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8452C" w14:textId="25D417E1"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Running head: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 xml:space="preserve">shift selection on </w:t>
      </w:r>
      <w:r w:rsidR="007D12C9">
        <w:rPr>
          <w:rFonts w:ascii="Times New Roman" w:hAnsi="Times New Roman" w:cs="Times New Roman"/>
          <w:sz w:val="24"/>
          <w:szCs w:val="24"/>
          <w:lang w:val="en-US"/>
        </w:rPr>
        <w:t>phenology</w:t>
      </w:r>
    </w:p>
    <w:p w14:paraId="16E28706" w14:textId="54A4D98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TITLE: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seed predators mediate shifts in selection on flowering phenology in their host plant</w:t>
      </w:r>
    </w:p>
    <w:p w14:paraId="0B62A316"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Valdés, Alicia* and Ehrlén, Johan</w:t>
      </w:r>
    </w:p>
    <w:p w14:paraId="6217356B" w14:textId="77777777" w:rsidR="00A23060" w:rsidRDefault="00D43E10">
      <w:pPr>
        <w:spacing w:line="480" w:lineRule="auto"/>
        <w:rPr>
          <w:rFonts w:ascii="Times New Roman" w:hAnsi="Times New Roman" w:cs="Times New Roman"/>
          <w:sz w:val="24"/>
          <w:szCs w:val="24"/>
          <w:lang w:val="en-US"/>
        </w:rPr>
        <w:sectPr w:rsidR="00A23060" w:rsidSect="00AD4822">
          <w:footerReference w:type="default" r:id="rId8"/>
          <w:pgSz w:w="12242" w:h="15842"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14:paraId="586D95EE" w14:textId="4E6A8F96"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ABSTRACT</w:t>
      </w:r>
    </w:p>
    <w:p w14:paraId="2EC013A1" w14:textId="5748153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r w:rsidR="004B2ED9">
        <w:rPr>
          <w:rFonts w:ascii="Times New Roman" w:hAnsi="Times New Roman" w:cs="Times New Roman"/>
          <w:sz w:val="24"/>
          <w:szCs w:val="24"/>
          <w:lang w:val="en-US"/>
        </w:rPr>
        <w:t>Yet</w:t>
      </w:r>
      <w:r>
        <w:rPr>
          <w:rFonts w:ascii="Times New Roman" w:hAnsi="Times New Roman" w:cs="Times New Roman"/>
          <w:sz w:val="24"/>
          <w:szCs w:val="24"/>
          <w:lang w:val="en-US"/>
        </w:rPr>
        <w:t xml:space="preserve">, the agents of selection causing this variation have rarely been identified. </w:t>
      </w:r>
      <w:r w:rsidR="00341A18">
        <w:rPr>
          <w:rFonts w:ascii="Times New Roman" w:hAnsi="Times New Roman" w:cs="Times New Roman"/>
          <w:sz w:val="24"/>
          <w:szCs w:val="24"/>
          <w:lang w:val="en-US"/>
        </w:rPr>
        <w:t>S</w:t>
      </w:r>
      <w:r w:rsidR="004B2ED9">
        <w:rPr>
          <w:rFonts w:ascii="Times New Roman" w:hAnsi="Times New Roman" w:cs="Times New Roman"/>
          <w:sz w:val="24"/>
          <w:szCs w:val="24"/>
          <w:lang w:val="en-US"/>
        </w:rPr>
        <w:t xml:space="preserve">election </w:t>
      </w:r>
      <w:r w:rsidR="00341A18">
        <w:rPr>
          <w:rFonts w:ascii="Times New Roman" w:hAnsi="Times New Roman" w:cs="Times New Roman"/>
          <w:sz w:val="24"/>
          <w:szCs w:val="24"/>
          <w:lang w:val="en-US"/>
        </w:rPr>
        <w:t>on</w:t>
      </w:r>
      <w:r w:rsidR="004B2ED9">
        <w:rPr>
          <w:rFonts w:ascii="Times New Roman" w:hAnsi="Times New Roman" w:cs="Times New Roman"/>
          <w:sz w:val="24"/>
          <w:szCs w:val="24"/>
          <w:lang w:val="en-US"/>
        </w:rPr>
        <w:t xml:space="preserve"> timing reproduction within a season</w:t>
      </w:r>
      <w:r w:rsidR="00341A18">
        <w:rPr>
          <w:rFonts w:ascii="Times New Roman" w:hAnsi="Times New Roman" w:cs="Times New Roman"/>
          <w:sz w:val="24"/>
          <w:szCs w:val="24"/>
          <w:lang w:val="en-US"/>
        </w:rPr>
        <w:t xml:space="preserve"> in plants might differ both among populations and among years</w:t>
      </w:r>
      <w:r w:rsidR="004B2ED9">
        <w:rPr>
          <w:rFonts w:ascii="Times New Roman" w:hAnsi="Times New Roman" w:cs="Times New Roman"/>
          <w:sz w:val="24"/>
          <w:szCs w:val="24"/>
          <w:lang w:val="en-US"/>
        </w:rPr>
        <w:t xml:space="preserve">, </w:t>
      </w:r>
      <w:r w:rsidR="00341A18">
        <w:rPr>
          <w:rFonts w:ascii="Times New Roman" w:hAnsi="Times New Roman" w:cs="Times New Roman"/>
          <w:sz w:val="24"/>
          <w:szCs w:val="24"/>
          <w:lang w:val="en-US"/>
        </w:rPr>
        <w:t xml:space="preserve">and selection can be </w:t>
      </w:r>
      <w:r w:rsidR="004B2ED9">
        <w:rPr>
          <w:rFonts w:ascii="Times New Roman" w:hAnsi="Times New Roman" w:cs="Times New Roman"/>
          <w:sz w:val="24"/>
          <w:szCs w:val="24"/>
          <w:lang w:val="en-US"/>
        </w:rPr>
        <w:t xml:space="preserve">mediated by </w:t>
      </w:r>
      <w:r w:rsidR="00341A18">
        <w:rPr>
          <w:rFonts w:ascii="Times New Roman" w:hAnsi="Times New Roman" w:cs="Times New Roman"/>
          <w:sz w:val="24"/>
          <w:szCs w:val="24"/>
          <w:lang w:val="en-US"/>
        </w:rPr>
        <w:t>both mutualists and antagonists</w:t>
      </w:r>
      <w:r w:rsidR="004B2ED9">
        <w:rPr>
          <w:rFonts w:ascii="Times New Roman" w:hAnsi="Times New Roman" w:cs="Times New Roman"/>
          <w:sz w:val="24"/>
          <w:szCs w:val="24"/>
          <w:lang w:val="en-US"/>
        </w:rPr>
        <w:t xml:space="preserve">. </w:t>
      </w:r>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populations of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sidR="0004585D">
        <w:rPr>
          <w:rFonts w:ascii="Times New Roman" w:hAnsi="Times New Roman" w:cs="Times New Roman"/>
          <w:sz w:val="24"/>
          <w:szCs w:val="24"/>
          <w:lang w:val="en-US"/>
        </w:rPr>
        <w:t xml:space="preserve">during two years </w:t>
      </w:r>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Phengaris alcon</w:t>
      </w:r>
      <w:r>
        <w:rPr>
          <w:rFonts w:ascii="Times New Roman" w:hAnsi="Times New Roman" w:cs="Times New Roman"/>
          <w:sz w:val="24"/>
          <w:szCs w:val="24"/>
          <w:lang w:val="en-US"/>
        </w:rPr>
        <w:t xml:space="preserve">, and if butterfly incidence was associated with the abundance of </w:t>
      </w:r>
      <w:r w:rsidR="0004585D" w:rsidRPr="0004585D">
        <w:rPr>
          <w:rFonts w:ascii="Times New Roman" w:hAnsi="Times New Roman" w:cs="Times New Roman"/>
          <w:sz w:val="24"/>
          <w:szCs w:val="24"/>
          <w:lang w:val="en-US"/>
        </w:rPr>
        <w:t>the butterfly’s</w:t>
      </w:r>
      <w:r>
        <w:rPr>
          <w:rFonts w:ascii="Times New Roman" w:hAnsi="Times New Roman" w:cs="Times New Roman"/>
          <w:sz w:val="24"/>
          <w:szCs w:val="24"/>
          <w:lang w:val="en-US"/>
        </w:rPr>
        <w:t xml:space="preserve"> second host,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w:t>
      </w:r>
      <w:r w:rsidR="000D649E">
        <w:rPr>
          <w:rFonts w:ascii="Times New Roman" w:hAnsi="Times New Roman" w:cs="Times New Roman"/>
          <w:sz w:val="24"/>
          <w:szCs w:val="24"/>
          <w:lang w:val="en-US"/>
        </w:rPr>
        <w:t xml:space="preserve">caterpillars </w:t>
      </w:r>
      <w:r>
        <w:rPr>
          <w:rFonts w:ascii="Times New Roman" w:hAnsi="Times New Roman" w:cs="Times New Roman"/>
          <w:sz w:val="24"/>
          <w:szCs w:val="24"/>
          <w:lang w:val="en-US"/>
        </w:rPr>
        <w:t>preferentially attacked early-flowering individuals, shifting the direction of selection to favoring later flowering. Butterfly incidence</w:t>
      </w:r>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14:paraId="2343B328" w14:textId="77777777" w:rsidR="000D5DE6" w:rsidRDefault="000D5DE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Keywords: phenotypic selection, timing of reproduction,</w:t>
      </w:r>
      <w:r w:rsidR="004B2ED9">
        <w:rPr>
          <w:rFonts w:ascii="Times New Roman" w:hAnsi="Times New Roman" w:cs="Times New Roman"/>
          <w:sz w:val="24"/>
          <w:szCs w:val="24"/>
          <w:lang w:val="en-US"/>
        </w:rPr>
        <w:t xml:space="preserve"> plant phenology,</w:t>
      </w:r>
      <w:r>
        <w:rPr>
          <w:rFonts w:ascii="Times New Roman" w:hAnsi="Times New Roman" w:cs="Times New Roman"/>
          <w:sz w:val="24"/>
          <w:szCs w:val="24"/>
          <w:lang w:val="en-US"/>
        </w:rPr>
        <w:t xml:space="preserve"> plant-animal interactions, predispersal seed predation, community context,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Myrmica</w:t>
      </w:r>
      <w:r>
        <w:rPr>
          <w:rFonts w:ascii="Times New Roman" w:hAnsi="Times New Roman" w:cs="Times New Roman"/>
          <w:sz w:val="24"/>
          <w:szCs w:val="24"/>
          <w:lang w:val="en-US"/>
        </w:rPr>
        <w:t>, spatial variation, myrmecophily</w:t>
      </w:r>
    </w:p>
    <w:p w14:paraId="773CCFA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14:paraId="72F66C57" w14:textId="2942B11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Timing of reproduction within a season is a key trait influencing interactions both with the physical environment and with other organisms. For plants in temperate regions, selection on flowering phenology is mediated by abiotic conditions (Franks et al., 2007, Giménez-Benavides et al., 2011) and by species interactions (Elzinga et al., 2007, Sletvold et al., 2015). Mutualistic pollinators might select for both earlier (e.g. Munguía-Rosas et al., 2011a, Chapurlat et al., 2015), and later flowering (e.g. Sandring &amp; Ågren, 2009). Likewise, antagonistic interactions with herbivores or pre-dispersal seed predators might favor both later (e.g. Parachnowitsch &amp; Caruso, 2008, König et al., 2015) and earlier flowering (e.g. Fukano et al., 2013</w:t>
      </w:r>
      <w:r w:rsidR="00B648C6">
        <w:rPr>
          <w:rFonts w:ascii="Times New Roman" w:hAnsi="Times New Roman" w:cs="Times New Roman"/>
          <w:sz w:val="24"/>
          <w:szCs w:val="24"/>
          <w:lang w:val="en-US"/>
        </w:rPr>
        <w:t xml:space="preserve">, </w:t>
      </w:r>
      <w:r w:rsidR="00B648C6" w:rsidRPr="003F2477">
        <w:rPr>
          <w:rFonts w:ascii="Times New Roman" w:hAnsi="Times New Roman" w:cs="Times New Roman"/>
          <w:sz w:val="24"/>
          <w:szCs w:val="24"/>
          <w:lang w:val="en-US"/>
        </w:rPr>
        <w:t>Austen and Weis 2015</w:t>
      </w:r>
      <w:r>
        <w:rPr>
          <w:rFonts w:ascii="Times New Roman" w:hAnsi="Times New Roman" w:cs="Times New Roman"/>
          <w:sz w:val="24"/>
          <w:szCs w:val="24"/>
          <w:lang w:val="en-US"/>
        </w:rPr>
        <w:t>).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(Munguía-Rosas et al., 2011b), but at the same time costly if early flowering increases the exposure to antagonists. In these cases, net selection depends on the relative strengths of these interactions (e.g. Ehrlén and Münzbergová 2009, Sletvold et al. 2015).</w:t>
      </w:r>
    </w:p>
    <w:p w14:paraId="72A7346C" w14:textId="03918E85"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Spatial variation in selection mediated by species interactions has been documented in many systems (Thompson 2005, Siepielski et al. 2013), and may result in local adaptation and adaptive population divergence. Variation in selection strength may potentially be driven by differences in interaction intensities or trait preferences of the interactors among populations. For plant-animal interactions, such as pre-dispersal seed predation, studies have demonstrated that differences in selection on plant traits among populations or years can be associated with differences in both interaction intensities (Benkman 2013, Benkman et al., 2013, Vanhoenacker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b</w:t>
      </w:r>
      <w:r>
        <w:rPr>
          <w:rFonts w:ascii="Times New Roman" w:hAnsi="Times New Roman" w:cs="Times New Roman"/>
          <w:sz w:val="24"/>
          <w:szCs w:val="24"/>
          <w:lang w:val="en-US"/>
        </w:rPr>
        <w:t xml:space="preserve">). Interaction intensities </w:t>
      </w:r>
      <w:r>
        <w:rPr>
          <w:rFonts w:ascii="Times New Roman" w:hAnsi="Times New Roman" w:cs="Times New Roman"/>
          <w:sz w:val="24"/>
          <w:szCs w:val="24"/>
          <w:lang w:val="en-US"/>
        </w:rPr>
        <w:lastRenderedPageBreak/>
        <w:t>and animal preferences for plant traits might, in turn, depend on the environmental context in terms of the abiotic conditions (e.g. light availability, Arvanitis et al., 2007; Kolb &amp; Ehrlén, 2010, soil moisture,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2014). The community context, in terms of natural enemies, competitors or alternative hosts, has also been shown to influence the outcome of plant-animal interactions (Strauss &amp; Irwin, 2004; Siepielski &amp; Benkman,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ubiquitous spatial and temporal variation in selection, the biotic selective agents causing this variation as well as how the environmental context influences the impact of a given selective agent have been little explored. </w:t>
      </w:r>
    </w:p>
    <w:p w14:paraId="139305F4" w14:textId="11D79D0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Large Blue butterflies of the genus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Doherty, 1891 (the senior synonym of </w:t>
      </w:r>
      <w:r>
        <w:rPr>
          <w:rFonts w:ascii="Times New Roman" w:hAnsi="Times New Roman" w:cs="Times New Roman"/>
          <w:i/>
          <w:iCs/>
          <w:sz w:val="24"/>
          <w:szCs w:val="24"/>
          <w:lang w:val="en-US"/>
        </w:rPr>
        <w:t xml:space="preserve">Maculinea </w:t>
      </w:r>
      <w:r>
        <w:rPr>
          <w:rFonts w:ascii="Times New Roman" w:hAnsi="Times New Roman" w:cs="Times New Roman"/>
          <w:sz w:val="24"/>
          <w:szCs w:val="24"/>
          <w:lang w:val="en-US"/>
        </w:rPr>
        <w:t xml:space="preserve">van Eecke, 1915) are specialist predispersal seed predators during their first larval instars, and often show strong preferences for particular plant developmental stages (Thomas &amp; Elmes, 2001; Van Dyck &amp; Regniers, 2010). This means that plant individuals for which the developmental stage preferred for oviposition coincides with the peak of butterfly activity suffer most from seed predator attacks.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larvae need also a second host to complete their development, and most species are parasites of ant nests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spp.) during later instars (Als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examined if among-population variation in phenotypic selection on flowering phenology in the perennial herb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result of differences in the intensity of interactions with its specialist predispersal seed predator, the </w:t>
      </w:r>
      <w:r w:rsidR="000D649E">
        <w:rPr>
          <w:rFonts w:ascii="Times New Roman" w:hAnsi="Times New Roman" w:cs="Times New Roman"/>
          <w:sz w:val="24"/>
          <w:szCs w:val="24"/>
          <w:lang w:val="en-US"/>
        </w:rPr>
        <w:t xml:space="preserve">caterpillar of the </w:t>
      </w:r>
      <w:r>
        <w:rPr>
          <w:rFonts w:ascii="Times New Roman" w:hAnsi="Times New Roman" w:cs="Times New Roman"/>
          <w:sz w:val="24"/>
          <w:szCs w:val="24"/>
          <w:lang w:val="en-US"/>
        </w:rPr>
        <w:t xml:space="preserve">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Pr>
          <w:rFonts w:ascii="Times New Roman" w:hAnsi="Times New Roman" w:cs="Times New Roman"/>
          <w:i/>
          <w:iCs/>
          <w:sz w:val="24"/>
          <w:szCs w:val="24"/>
          <w:lang w:val="en-US"/>
        </w:rPr>
        <w:t xml:space="preserve"> Myrmica</w:t>
      </w:r>
      <w:r>
        <w:rPr>
          <w:rFonts w:ascii="Times New Roman" w:hAnsi="Times New Roman" w:cs="Times New Roman"/>
          <w:sz w:val="24"/>
          <w:szCs w:val="24"/>
          <w:lang w:val="en-US"/>
        </w:rPr>
        <w:t xml:space="preserve"> ants. As developmental stages preferred for oviposition in early-flowering plants usually </w:t>
      </w:r>
      <w:r>
        <w:rPr>
          <w:rFonts w:ascii="Times New Roman" w:hAnsi="Times New Roman" w:cs="Times New Roman"/>
          <w:sz w:val="24"/>
          <w:szCs w:val="24"/>
          <w:lang w:val="en-US"/>
        </w:rPr>
        <w:lastRenderedPageBreak/>
        <w:t xml:space="preserve">coincide with the oviposition period of the butterfly (A. Valdés and J. Ehrlén,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populations where the butterfly was present and 9 where it was absent. </w:t>
      </w:r>
    </w:p>
    <w:p w14:paraId="0A5818B7" w14:textId="5F6719CF"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METHODS</w:t>
      </w:r>
    </w:p>
    <w:p w14:paraId="70B8EB5C"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14:paraId="012A222F" w14:textId="3E8077AA"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r>
        <w:rPr>
          <w:rFonts w:ascii="Times New Roman" w:hAnsi="Times New Roman" w:cs="Times New Roman"/>
          <w:i/>
          <w:iCs/>
          <w:sz w:val="24"/>
          <w:szCs w:val="24"/>
          <w:lang w:val="en-US"/>
        </w:rPr>
        <w:t xml:space="preserve">Gentiana pneumonanthe </w:t>
      </w:r>
      <w:r>
        <w:rPr>
          <w:rFonts w:ascii="Times New Roman" w:hAnsi="Times New Roman" w:cs="Times New Roman"/>
          <w:sz w:val="24"/>
          <w:szCs w:val="24"/>
          <w:lang w:val="en-US"/>
        </w:rPr>
        <w:t>L.) is a rare, long-lived perennial herb (10-20 years, Oostermeijer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Appelqvist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r>
        <w:rPr>
          <w:rFonts w:ascii="Times New Roman" w:hAnsi="Times New Roman" w:cs="Times New Roman"/>
          <w:i/>
          <w:iCs/>
          <w:sz w:val="24"/>
          <w:szCs w:val="24"/>
          <w:lang w:val="en-US"/>
        </w:rPr>
        <w:t>Gentiana pneumonanthe</w:t>
      </w:r>
      <w:r>
        <w:rPr>
          <w:rFonts w:ascii="Times New Roman" w:hAnsi="Times New Roman" w:cs="Times New Roman"/>
          <w:sz w:val="24"/>
          <w:szCs w:val="24"/>
          <w:lang w:val="en-US"/>
        </w:rPr>
        <w:t xml:space="preserve"> is the primary host of the Alcon Blue butterfly (</w:t>
      </w:r>
      <w:r>
        <w:rPr>
          <w:rFonts w:ascii="Times New Roman" w:hAnsi="Times New Roman" w:cs="Times New Roman"/>
          <w:i/>
          <w:iCs/>
          <w:sz w:val="24"/>
          <w:szCs w:val="24"/>
          <w:lang w:val="en-US"/>
        </w:rPr>
        <w:t>Phengaris alcon</w:t>
      </w:r>
      <w:r>
        <w:rPr>
          <w:rFonts w:ascii="Times New Roman" w:hAnsi="Times New Roman" w:cs="Times New Roman"/>
          <w:sz w:val="24"/>
          <w:szCs w:val="24"/>
          <w:lang w:val="en-US"/>
        </w:rPr>
        <w:t>), a specialist predispersal seed predator which oviposits on young buds in July and August (Appelqvist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 (Mouquet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(Mouquet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w:t>
      </w:r>
      <w:r w:rsidR="008B63BB">
        <w:rPr>
          <w:rFonts w:ascii="Times New Roman" w:hAnsi="Times New Roman" w:cs="Times New Roman"/>
          <w:sz w:val="24"/>
          <w:szCs w:val="24"/>
          <w:lang w:val="en-US"/>
        </w:rPr>
        <w:t>Distinct from</w:t>
      </w:r>
      <w:r>
        <w:rPr>
          <w:rFonts w:ascii="Times New Roman" w:hAnsi="Times New Roman" w:cs="Times New Roman"/>
          <w:sz w:val="24"/>
          <w:szCs w:val="24"/>
          <w:lang w:val="en-US"/>
        </w:rPr>
        <w:t xml:space="preserve"> the majority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a “cuckoo” species (Als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(Mouquet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M. ruginodis</w:t>
      </w:r>
      <w:r>
        <w:rPr>
          <w:rFonts w:ascii="Times New Roman" w:hAnsi="Times New Roman" w:cs="Times New Roman"/>
          <w:sz w:val="24"/>
          <w:szCs w:val="24"/>
          <w:lang w:val="en-US"/>
        </w:rPr>
        <w:t xml:space="preserve"> is thought to be the most commonly used host ant species (Appelqvist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14:paraId="486E1EFE"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43A7DFC6" w14:textId="0498802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located in the county of Västra Götaland in SW Sweden (see Appendix S1 for details). The populations are mainly located in moist heathlands.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present (Appendix S1).</w:t>
      </w:r>
    </w:p>
    <w:p w14:paraId="7C3BD840" w14:textId="43245A3F" w:rsidR="00056815" w:rsidRDefault="00D43E10" w:rsidP="00D46D38">
      <w:pPr>
        <w:spacing w:line="480" w:lineRule="auto"/>
        <w:ind w:firstLine="708"/>
        <w:rPr>
          <w:ins w:id="2" w:author="Alicia" w:date="2016-05-11T13:30:00Z"/>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flowers,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r w:rsidR="002E5DA3">
        <w:rPr>
          <w:rFonts w:ascii="Times New Roman" w:hAnsi="Times New Roman" w:cs="Times New Roman"/>
          <w:sz w:val="24"/>
          <w:szCs w:val="24"/>
          <w:lang w:val="en-US"/>
        </w:rPr>
        <w:t xml:space="preserve">Each of these stages corresponded to a time interval </w:t>
      </w:r>
      <w:r w:rsidR="00341A18">
        <w:rPr>
          <w:rFonts w:ascii="Times New Roman" w:hAnsi="Times New Roman" w:cs="Times New Roman"/>
          <w:sz w:val="24"/>
          <w:szCs w:val="24"/>
          <w:lang w:val="en-US"/>
        </w:rPr>
        <w:t xml:space="preserve">of </w:t>
      </w:r>
      <w:r w:rsidR="002E5DA3">
        <w:rPr>
          <w:rFonts w:ascii="Times New Roman" w:hAnsi="Times New Roman" w:cs="Times New Roman"/>
          <w:sz w:val="24"/>
          <w:szCs w:val="24"/>
          <w:lang w:val="en-US"/>
        </w:rPr>
        <w:lastRenderedPageBreak/>
        <w:t xml:space="preserve">flower development, and the average duration of stages 2-5 was about one week </w:t>
      </w:r>
      <w:r w:rsidR="00341A18">
        <w:rPr>
          <w:rFonts w:ascii="Times New Roman" w:hAnsi="Times New Roman" w:cs="Times New Roman"/>
          <w:sz w:val="24"/>
          <w:szCs w:val="24"/>
          <w:lang w:val="en-US"/>
        </w:rPr>
        <w:t xml:space="preserve">during this study </w:t>
      </w:r>
      <w:r w:rsidR="002E5DA3">
        <w:rPr>
          <w:rFonts w:ascii="Times New Roman" w:hAnsi="Times New Roman" w:cs="Times New Roman"/>
          <w:sz w:val="24"/>
          <w:szCs w:val="24"/>
          <w:lang w:val="en-US"/>
        </w:rPr>
        <w:t xml:space="preserve">(A.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r w:rsidR="002E5DA3">
        <w:rPr>
          <w:rFonts w:ascii="Times New Roman" w:hAnsi="Times New Roman" w:cs="Times New Roman"/>
          <w:sz w:val="24"/>
          <w:szCs w:val="24"/>
          <w:lang w:val="en-US"/>
        </w:rPr>
        <w:t>According to the observed average</w:t>
      </w:r>
      <w:r>
        <w:rPr>
          <w:rFonts w:ascii="Times New Roman" w:hAnsi="Times New Roman" w:cs="Times New Roman"/>
          <w:sz w:val="24"/>
          <w:szCs w:val="24"/>
          <w:lang w:val="en-US"/>
        </w:rPr>
        <w:t xml:space="preserve"> duration of </w:t>
      </w:r>
      <w:r w:rsidR="002E5DA3">
        <w:rPr>
          <w:rFonts w:ascii="Times New Roman" w:hAnsi="Times New Roman" w:cs="Times New Roman"/>
          <w:sz w:val="24"/>
          <w:szCs w:val="24"/>
          <w:lang w:val="en-US"/>
        </w:rPr>
        <w:t xml:space="preserve">the </w:t>
      </w:r>
      <w:r>
        <w:rPr>
          <w:rFonts w:ascii="Times New Roman" w:hAnsi="Times New Roman" w:cs="Times New Roman"/>
          <w:sz w:val="24"/>
          <w:szCs w:val="24"/>
          <w:lang w:val="en-US"/>
        </w:rPr>
        <w:t>stages</w:t>
      </w:r>
      <w:r w:rsidR="002E5DA3">
        <w:rPr>
          <w:rFonts w:ascii="Times New Roman" w:hAnsi="Times New Roman" w:cs="Times New Roman"/>
          <w:sz w:val="24"/>
          <w:szCs w:val="24"/>
          <w:lang w:val="en-US"/>
        </w:rPr>
        <w:t>, a</w:t>
      </w:r>
      <w:r>
        <w:rPr>
          <w:rFonts w:ascii="Times New Roman" w:hAnsi="Times New Roman" w:cs="Times New Roman"/>
          <w:sz w:val="24"/>
          <w:szCs w:val="24"/>
          <w:lang w:val="en-US"/>
        </w:rPr>
        <w:t xml:space="preserve"> one-unit increase in these measures roughly corresponds to one week earlier development</w:t>
      </w:r>
      <w:r w:rsidR="00DF3CC9">
        <w:rPr>
          <w:rFonts w:ascii="Times New Roman" w:hAnsi="Times New Roman" w:cs="Times New Roman"/>
          <w:sz w:val="24"/>
          <w:szCs w:val="24"/>
          <w:lang w:val="en-US"/>
        </w:rPr>
        <w:t xml:space="preserve">. </w:t>
      </w:r>
      <w:commentRangeStart w:id="3"/>
      <w:commentRangeStart w:id="4"/>
      <w:r w:rsidR="00D46D38">
        <w:rPr>
          <w:rFonts w:ascii="Times New Roman" w:hAnsi="Times New Roman" w:cs="Times New Roman"/>
          <w:sz w:val="24"/>
          <w:szCs w:val="24"/>
          <w:lang w:val="en-US"/>
        </w:rPr>
        <w:t>Our method</w:t>
      </w:r>
      <w:r w:rsidR="00D46D38" w:rsidRPr="00D46D38">
        <w:rPr>
          <w:rFonts w:ascii="Times New Roman" w:hAnsi="Times New Roman" w:cs="Times New Roman"/>
          <w:sz w:val="24"/>
          <w:szCs w:val="24"/>
          <w:lang w:val="en-US"/>
        </w:rPr>
        <w:t xml:space="preserve"> to assess differences in timing of development among individuals</w:t>
      </w:r>
      <w:r w:rsidR="00D46D38">
        <w:rPr>
          <w:rFonts w:ascii="Times New Roman" w:hAnsi="Times New Roman" w:cs="Times New Roman"/>
          <w:sz w:val="24"/>
          <w:szCs w:val="24"/>
          <w:lang w:val="en-US"/>
        </w:rPr>
        <w:t xml:space="preserve"> differ</w:t>
      </w:r>
      <w:ins w:id="5" w:author="Alicia" w:date="2016-06-01T13:59:00Z">
        <w:r w:rsidR="003F2477">
          <w:rPr>
            <w:rFonts w:ascii="Times New Roman" w:hAnsi="Times New Roman" w:cs="Times New Roman"/>
            <w:sz w:val="24"/>
            <w:szCs w:val="24"/>
            <w:lang w:val="en-US"/>
          </w:rPr>
          <w:t>s</w:t>
        </w:r>
      </w:ins>
      <w:r w:rsidR="00D46D38">
        <w:rPr>
          <w:rFonts w:ascii="Times New Roman" w:hAnsi="Times New Roman" w:cs="Times New Roman"/>
          <w:sz w:val="24"/>
          <w:szCs w:val="24"/>
          <w:lang w:val="en-US"/>
        </w:rPr>
        <w:t xml:space="preserve"> from t</w:t>
      </w:r>
      <w:r w:rsidR="00D46D38" w:rsidRPr="00D46D38">
        <w:rPr>
          <w:rFonts w:ascii="Times New Roman" w:hAnsi="Times New Roman" w:cs="Times New Roman"/>
          <w:sz w:val="24"/>
          <w:szCs w:val="24"/>
          <w:lang w:val="en-US"/>
        </w:rPr>
        <w:t xml:space="preserve">he traditional </w:t>
      </w:r>
      <w:r w:rsidR="00D46D38">
        <w:rPr>
          <w:rFonts w:ascii="Times New Roman" w:hAnsi="Times New Roman" w:cs="Times New Roman"/>
          <w:sz w:val="24"/>
          <w:szCs w:val="24"/>
          <w:lang w:val="en-US"/>
        </w:rPr>
        <w:t>method</w:t>
      </w:r>
      <w:r w:rsidR="00D46D38" w:rsidRPr="00D46D38">
        <w:rPr>
          <w:rFonts w:ascii="Times New Roman" w:hAnsi="Times New Roman" w:cs="Times New Roman"/>
          <w:sz w:val="24"/>
          <w:szCs w:val="24"/>
          <w:lang w:val="en-US"/>
        </w:rPr>
        <w:t xml:space="preserve"> to record the calendar date </w:t>
      </w:r>
      <w:r w:rsidR="0076147F">
        <w:rPr>
          <w:rFonts w:ascii="Times New Roman" w:hAnsi="Times New Roman" w:cs="Times New Roman"/>
          <w:sz w:val="24"/>
          <w:szCs w:val="24"/>
          <w:lang w:val="en-US"/>
        </w:rPr>
        <w:t>at which</w:t>
      </w:r>
      <w:r w:rsidR="00D46D38" w:rsidRPr="00D46D38">
        <w:rPr>
          <w:rFonts w:ascii="Times New Roman" w:hAnsi="Times New Roman" w:cs="Times New Roman"/>
          <w:sz w:val="24"/>
          <w:szCs w:val="24"/>
          <w:lang w:val="en-US"/>
        </w:rPr>
        <w:t xml:space="preserve"> an individual reach a pre-defined stage of development, e.g. the opening of the first flower</w:t>
      </w:r>
      <w:del w:id="6" w:author="Alicia" w:date="2016-06-01T13:59:00Z">
        <w:r w:rsidR="00D46D38" w:rsidRPr="00D46D38" w:rsidDel="003F2477">
          <w:rPr>
            <w:rFonts w:ascii="Times New Roman" w:hAnsi="Times New Roman" w:cs="Times New Roman"/>
            <w:sz w:val="24"/>
            <w:szCs w:val="24"/>
            <w:lang w:val="en-US"/>
          </w:rPr>
          <w:delText xml:space="preserve"> open</w:delText>
        </w:r>
      </w:del>
      <w:r w:rsidR="00D46D38" w:rsidRPr="00D46D38">
        <w:rPr>
          <w:rFonts w:ascii="Times New Roman" w:hAnsi="Times New Roman" w:cs="Times New Roman"/>
          <w:sz w:val="24"/>
          <w:szCs w:val="24"/>
          <w:lang w:val="en-US"/>
        </w:rPr>
        <w:t xml:space="preserve">. </w:t>
      </w:r>
      <w:r w:rsidR="00D46D38">
        <w:rPr>
          <w:rFonts w:ascii="Times New Roman" w:hAnsi="Times New Roman" w:cs="Times New Roman"/>
          <w:sz w:val="24"/>
          <w:szCs w:val="24"/>
          <w:lang w:val="en-US"/>
        </w:rPr>
        <w:t>We chose this method because we considered it to be advantageous in two important respects</w:t>
      </w:r>
      <w:r w:rsidR="00D46D38" w:rsidRPr="00D46D38">
        <w:rPr>
          <w:rFonts w:ascii="Times New Roman" w:hAnsi="Times New Roman" w:cs="Times New Roman"/>
          <w:sz w:val="24"/>
          <w:szCs w:val="24"/>
          <w:lang w:val="en-US"/>
        </w:rPr>
        <w:t xml:space="preserve">. First, </w:t>
      </w:r>
      <w:r w:rsidR="00D46D38">
        <w:rPr>
          <w:rFonts w:ascii="Times New Roman" w:hAnsi="Times New Roman" w:cs="Times New Roman"/>
          <w:sz w:val="24"/>
          <w:szCs w:val="24"/>
          <w:lang w:val="en-US"/>
        </w:rPr>
        <w:t>g</w:t>
      </w:r>
      <w:r w:rsidR="00D46D38" w:rsidRPr="00D46D38">
        <w:rPr>
          <w:rFonts w:ascii="Times New Roman" w:hAnsi="Times New Roman" w:cs="Times New Roman"/>
          <w:sz w:val="24"/>
          <w:szCs w:val="24"/>
          <w:lang w:val="en-US"/>
        </w:rPr>
        <w:t>iven that recordings are carried synchronously and at a relevant stage, this second option has two main advantages</w:t>
      </w:r>
      <w:r w:rsidR="00D46D38">
        <w:rPr>
          <w:rFonts w:ascii="Times New Roman" w:hAnsi="Times New Roman" w:cs="Times New Roman"/>
          <w:sz w:val="24"/>
          <w:szCs w:val="24"/>
          <w:lang w:val="en-US"/>
        </w:rPr>
        <w:t>,</w:t>
      </w:r>
      <w:r w:rsidR="00D46D38" w:rsidRPr="00D46D38">
        <w:rPr>
          <w:rFonts w:ascii="Times New Roman" w:hAnsi="Times New Roman" w:cs="Times New Roman"/>
          <w:sz w:val="24"/>
          <w:szCs w:val="24"/>
          <w:lang w:val="en-US"/>
        </w:rPr>
        <w:t xml:space="preserve"> it allows assessment of differences in development among </w:t>
      </w:r>
      <w:ins w:id="7" w:author="Alicia" w:date="2016-06-01T14:00:00Z">
        <w:r w:rsidR="003F2477">
          <w:rPr>
            <w:rFonts w:ascii="Times New Roman" w:hAnsi="Times New Roman" w:cs="Times New Roman"/>
            <w:sz w:val="24"/>
            <w:szCs w:val="24"/>
            <w:lang w:val="en-US"/>
          </w:rPr>
          <w:t xml:space="preserve">a </w:t>
        </w:r>
      </w:ins>
      <w:r w:rsidR="00D46D38" w:rsidRPr="00D46D38">
        <w:rPr>
          <w:rFonts w:ascii="Times New Roman" w:hAnsi="Times New Roman" w:cs="Times New Roman"/>
          <w:sz w:val="24"/>
          <w:szCs w:val="24"/>
          <w:lang w:val="en-US"/>
        </w:rPr>
        <w:t xml:space="preserve">large number of individuals </w:t>
      </w:r>
      <w:r w:rsidR="0076147F">
        <w:rPr>
          <w:rFonts w:ascii="Times New Roman" w:hAnsi="Times New Roman" w:cs="Times New Roman"/>
          <w:sz w:val="24"/>
          <w:szCs w:val="24"/>
          <w:lang w:val="en-US"/>
        </w:rPr>
        <w:t>during</w:t>
      </w:r>
      <w:r w:rsidR="00D46D38" w:rsidRPr="00D46D38">
        <w:rPr>
          <w:rFonts w:ascii="Times New Roman" w:hAnsi="Times New Roman" w:cs="Times New Roman"/>
          <w:sz w:val="24"/>
          <w:szCs w:val="24"/>
          <w:lang w:val="en-US"/>
        </w:rPr>
        <w:t xml:space="preserve"> a single recording. Second, it provides a measure of differences in the rate of development that is much less dependent on seasonal variation in temperature</w:t>
      </w:r>
      <w:r w:rsidR="00D46D38">
        <w:rPr>
          <w:rFonts w:ascii="Times New Roman" w:hAnsi="Times New Roman" w:cs="Times New Roman"/>
          <w:sz w:val="24"/>
          <w:szCs w:val="24"/>
          <w:lang w:val="en-US"/>
        </w:rPr>
        <w:t xml:space="preserve"> and thus more adequate for assessments of selection</w:t>
      </w:r>
      <w:r w:rsidR="00D46D38" w:rsidRPr="00D46D38">
        <w:rPr>
          <w:rFonts w:ascii="Times New Roman" w:hAnsi="Times New Roman" w:cs="Times New Roman"/>
          <w:sz w:val="24"/>
          <w:szCs w:val="24"/>
          <w:lang w:val="en-US"/>
        </w:rPr>
        <w:t xml:space="preserve">. At the same time, it is clear that one possible disadvantage of measuring developmental rate at one occasion is that unstandardized estimates might be difficult to compare among populations if recordings are not carried out simultaneously. However, in the current study visits to the different populations were made within a short period of time, and our measure of phenology was not </w:t>
      </w:r>
      <w:del w:id="8" w:author="Alicia" w:date="2016-06-01T14:07:00Z">
        <w:r w:rsidR="00D46D38" w:rsidRPr="00D46D38" w:rsidDel="00021DFC">
          <w:rPr>
            <w:rFonts w:ascii="Times New Roman" w:hAnsi="Times New Roman" w:cs="Times New Roman"/>
            <w:sz w:val="24"/>
            <w:szCs w:val="24"/>
            <w:lang w:val="en-US"/>
          </w:rPr>
          <w:delText>cor</w:delText>
        </w:r>
      </w:del>
      <w:r w:rsidR="00D46D38" w:rsidRPr="00D46D38">
        <w:rPr>
          <w:rFonts w:ascii="Times New Roman" w:hAnsi="Times New Roman" w:cs="Times New Roman"/>
          <w:sz w:val="24"/>
          <w:szCs w:val="24"/>
          <w:lang w:val="en-US"/>
        </w:rPr>
        <w:t xml:space="preserve">related </w:t>
      </w:r>
      <w:del w:id="9" w:author="Alicia" w:date="2016-06-01T14:07:00Z">
        <w:r w:rsidR="00D46D38" w:rsidRPr="00D46D38" w:rsidDel="00021DFC">
          <w:rPr>
            <w:rFonts w:ascii="Times New Roman" w:hAnsi="Times New Roman" w:cs="Times New Roman"/>
            <w:sz w:val="24"/>
            <w:szCs w:val="24"/>
            <w:lang w:val="en-US"/>
          </w:rPr>
          <w:delText xml:space="preserve">with </w:delText>
        </w:r>
      </w:del>
      <w:ins w:id="10" w:author="Alicia" w:date="2016-06-01T14:07:00Z">
        <w:r w:rsidR="00021DFC">
          <w:rPr>
            <w:rFonts w:ascii="Times New Roman" w:hAnsi="Times New Roman" w:cs="Times New Roman"/>
            <w:sz w:val="24"/>
            <w:szCs w:val="24"/>
            <w:lang w:val="en-US"/>
          </w:rPr>
          <w:t>to</w:t>
        </w:r>
        <w:r w:rsidR="00021DFC" w:rsidRPr="00D46D38">
          <w:rPr>
            <w:rFonts w:ascii="Times New Roman" w:hAnsi="Times New Roman" w:cs="Times New Roman"/>
            <w:sz w:val="24"/>
            <w:szCs w:val="24"/>
            <w:lang w:val="en-US"/>
          </w:rPr>
          <w:t xml:space="preserve"> </w:t>
        </w:r>
      </w:ins>
      <w:r w:rsidR="00D46D38" w:rsidRPr="00D46D38">
        <w:rPr>
          <w:rFonts w:ascii="Times New Roman" w:hAnsi="Times New Roman" w:cs="Times New Roman"/>
          <w:sz w:val="24"/>
          <w:szCs w:val="24"/>
          <w:lang w:val="en-US"/>
        </w:rPr>
        <w:t xml:space="preserve">the date of </w:t>
      </w:r>
      <w:r w:rsidR="00D46D38" w:rsidRPr="00D46D38">
        <w:rPr>
          <w:rFonts w:ascii="Times New Roman" w:hAnsi="Times New Roman" w:cs="Times New Roman"/>
          <w:sz w:val="24"/>
          <w:szCs w:val="24"/>
          <w:lang w:val="en-US"/>
        </w:rPr>
        <w:lastRenderedPageBreak/>
        <w:t xml:space="preserve">recording in any of the two years </w:t>
      </w:r>
      <w:r w:rsidR="00056815">
        <w:rPr>
          <w:rFonts w:ascii="Times New Roman" w:hAnsi="Times New Roman" w:cs="Times New Roman"/>
          <w:sz w:val="24"/>
          <w:szCs w:val="24"/>
          <w:lang w:val="en-US"/>
        </w:rPr>
        <w:t>(</w:t>
      </w:r>
      <w:ins w:id="11" w:author="Alicia" w:date="2016-06-01T14:01:00Z">
        <w:r w:rsidR="00745DF0" w:rsidRPr="00745DF0">
          <w:rPr>
            <w:rFonts w:ascii="Times New Roman" w:hAnsi="Times New Roman" w:cs="Times New Roman"/>
            <w:sz w:val="24"/>
            <w:szCs w:val="24"/>
            <w:lang w:val="en-US"/>
          </w:rPr>
          <w:t>linear regression</w:t>
        </w:r>
        <w:del w:id="12" w:author="ehrlen" w:date="2016-06-04T12:03:00Z">
          <w:r w:rsidR="00745DF0" w:rsidRPr="00745DF0" w:rsidDel="00582EDF">
            <w:rPr>
              <w:rFonts w:ascii="Times New Roman" w:hAnsi="Times New Roman" w:cs="Times New Roman"/>
              <w:sz w:val="24"/>
              <w:szCs w:val="24"/>
              <w:lang w:val="en-US"/>
            </w:rPr>
            <w:delText>s</w:delText>
          </w:r>
        </w:del>
        <w:r w:rsidR="00745DF0" w:rsidRPr="00745DF0">
          <w:rPr>
            <w:rFonts w:ascii="Times New Roman" w:hAnsi="Times New Roman" w:cs="Times New Roman"/>
            <w:sz w:val="24"/>
            <w:szCs w:val="24"/>
            <w:lang w:val="en-US"/>
          </w:rPr>
          <w:t xml:space="preserve"> of population mean phenology vs. recording date</w:t>
        </w:r>
        <w:del w:id="13" w:author="ehrlen" w:date="2016-06-04T12:03:00Z">
          <w:r w:rsidR="00745DF0" w:rsidRPr="00745DF0" w:rsidDel="00582EDF">
            <w:rPr>
              <w:rFonts w:ascii="Times New Roman" w:hAnsi="Times New Roman" w:cs="Times New Roman"/>
              <w:sz w:val="24"/>
              <w:szCs w:val="24"/>
              <w:lang w:val="en-US"/>
            </w:rPr>
            <w:delText>,</w:delText>
          </w:r>
        </w:del>
      </w:ins>
      <w:ins w:id="14" w:author="ehrlen" w:date="2016-06-04T12:03:00Z">
        <w:r w:rsidR="00582EDF">
          <w:rPr>
            <w:rFonts w:ascii="Times New Roman" w:hAnsi="Times New Roman" w:cs="Times New Roman"/>
            <w:sz w:val="24"/>
            <w:szCs w:val="24"/>
            <w:lang w:val="en-US"/>
          </w:rPr>
          <w:t>; 2010:</w:t>
        </w:r>
      </w:ins>
      <w:ins w:id="15" w:author="Alicia" w:date="2016-06-01T14:01:00Z">
        <w:r w:rsidR="00745DF0" w:rsidRPr="00745DF0">
          <w:rPr>
            <w:rFonts w:ascii="Times New Roman" w:hAnsi="Times New Roman" w:cs="Times New Roman"/>
            <w:sz w:val="24"/>
            <w:szCs w:val="24"/>
            <w:lang w:val="en-US"/>
          </w:rPr>
          <w:t xml:space="preserve"> </w:t>
        </w:r>
      </w:ins>
      <w:commentRangeStart w:id="16"/>
      <w:commentRangeStart w:id="17"/>
      <w:ins w:id="18" w:author="Alicia" w:date="2016-06-01T14:06:00Z">
        <w:r w:rsidR="00021DFC">
          <w:rPr>
            <w:rFonts w:ascii="Times New Roman" w:hAnsi="Times New Roman" w:cs="Times New Roman"/>
            <w:sz w:val="24"/>
            <w:szCs w:val="24"/>
            <w:lang w:val="en-US"/>
          </w:rPr>
          <w:t xml:space="preserve">t </w:t>
        </w:r>
      </w:ins>
      <w:commentRangeEnd w:id="16"/>
      <w:ins w:id="19" w:author="Alicia" w:date="2016-06-01T14:08:00Z">
        <w:r w:rsidR="00021DFC">
          <w:rPr>
            <w:rStyle w:val="CommentReference"/>
          </w:rPr>
          <w:commentReference w:id="16"/>
        </w:r>
      </w:ins>
      <w:commentRangeEnd w:id="17"/>
      <w:r w:rsidR="00582EDF">
        <w:rPr>
          <w:rStyle w:val="CommentReference"/>
        </w:rPr>
        <w:commentReference w:id="17"/>
      </w:r>
      <w:ins w:id="20" w:author="Alicia" w:date="2016-06-01T14:06:00Z">
        <w:r w:rsidR="00021DFC">
          <w:rPr>
            <w:rFonts w:ascii="Times New Roman" w:hAnsi="Times New Roman" w:cs="Times New Roman"/>
            <w:sz w:val="24"/>
            <w:szCs w:val="24"/>
            <w:lang w:val="en-US"/>
          </w:rPr>
          <w:t xml:space="preserve">= -1.01, </w:t>
        </w:r>
      </w:ins>
      <w:ins w:id="21" w:author="Alicia" w:date="2016-06-01T14:01:00Z">
        <w:r w:rsidR="00745DF0" w:rsidRPr="00745DF0">
          <w:rPr>
            <w:rFonts w:ascii="Times New Roman" w:hAnsi="Times New Roman" w:cs="Times New Roman"/>
            <w:sz w:val="24"/>
            <w:szCs w:val="24"/>
            <w:lang w:val="en-US"/>
          </w:rPr>
          <w:t>p = 0.326</w:t>
        </w:r>
      </w:ins>
      <w:ins w:id="22" w:author="ehrlen" w:date="2016-06-04T12:04:00Z">
        <w:r w:rsidR="00582EDF">
          <w:rPr>
            <w:rFonts w:ascii="Times New Roman" w:hAnsi="Times New Roman" w:cs="Times New Roman"/>
            <w:sz w:val="24"/>
            <w:szCs w:val="24"/>
            <w:lang w:val="en-US"/>
          </w:rPr>
          <w:t>, 2011:</w:t>
        </w:r>
      </w:ins>
      <w:ins w:id="23" w:author="Alicia" w:date="2016-06-01T14:01:00Z">
        <w:r w:rsidR="00745DF0" w:rsidRPr="00745DF0">
          <w:rPr>
            <w:rFonts w:ascii="Times New Roman" w:hAnsi="Times New Roman" w:cs="Times New Roman"/>
            <w:sz w:val="24"/>
            <w:szCs w:val="24"/>
            <w:lang w:val="en-US"/>
          </w:rPr>
          <w:t xml:space="preserve"> </w:t>
        </w:r>
        <w:del w:id="24" w:author="ehrlen" w:date="2016-06-04T12:04:00Z">
          <w:r w:rsidR="00745DF0" w:rsidRPr="00745DF0" w:rsidDel="00582EDF">
            <w:rPr>
              <w:rFonts w:ascii="Times New Roman" w:hAnsi="Times New Roman" w:cs="Times New Roman"/>
              <w:sz w:val="24"/>
              <w:szCs w:val="24"/>
              <w:lang w:val="en-US"/>
            </w:rPr>
            <w:delText xml:space="preserve">for 2010 and </w:delText>
          </w:r>
        </w:del>
      </w:ins>
      <w:ins w:id="25" w:author="Alicia" w:date="2016-06-01T14:06:00Z">
        <w:r w:rsidR="00021DFC">
          <w:rPr>
            <w:rFonts w:ascii="Times New Roman" w:hAnsi="Times New Roman" w:cs="Times New Roman"/>
            <w:sz w:val="24"/>
            <w:szCs w:val="24"/>
            <w:lang w:val="en-US"/>
          </w:rPr>
          <w:t xml:space="preserve">t =  </w:t>
        </w:r>
      </w:ins>
      <w:ins w:id="26" w:author="Alicia" w:date="2016-06-01T14:07:00Z">
        <w:r w:rsidR="00021DFC">
          <w:rPr>
            <w:rFonts w:ascii="Times New Roman" w:hAnsi="Times New Roman" w:cs="Times New Roman"/>
            <w:sz w:val="24"/>
            <w:szCs w:val="24"/>
            <w:lang w:val="en-US"/>
          </w:rPr>
          <w:t xml:space="preserve">0.89, </w:t>
        </w:r>
      </w:ins>
      <w:ins w:id="27" w:author="Alicia" w:date="2016-06-01T14:01:00Z">
        <w:r w:rsidR="00745DF0" w:rsidRPr="00745DF0">
          <w:rPr>
            <w:rFonts w:ascii="Times New Roman" w:hAnsi="Times New Roman" w:cs="Times New Roman"/>
            <w:sz w:val="24"/>
            <w:szCs w:val="24"/>
            <w:lang w:val="en-US"/>
          </w:rPr>
          <w:t>p = 0.388</w:t>
        </w:r>
        <w:del w:id="28" w:author="ehrlen" w:date="2016-06-04T12:04:00Z">
          <w:r w:rsidR="00745DF0" w:rsidRPr="00745DF0" w:rsidDel="00582EDF">
            <w:rPr>
              <w:rFonts w:ascii="Times New Roman" w:hAnsi="Times New Roman" w:cs="Times New Roman"/>
              <w:sz w:val="24"/>
              <w:szCs w:val="24"/>
              <w:lang w:val="en-US"/>
            </w:rPr>
            <w:delText xml:space="preserve"> for 2011</w:delText>
          </w:r>
        </w:del>
      </w:ins>
      <w:commentRangeStart w:id="29"/>
      <w:del w:id="30" w:author="Alicia" w:date="2016-06-01T14:01:00Z">
        <w:r w:rsidR="00056815" w:rsidDel="00745DF0">
          <w:rPr>
            <w:rFonts w:ascii="Times New Roman" w:hAnsi="Times New Roman" w:cs="Times New Roman"/>
            <w:sz w:val="24"/>
            <w:szCs w:val="24"/>
            <w:lang w:val="en-US"/>
          </w:rPr>
          <w:delText xml:space="preserve">p &gt; </w:delText>
        </w:r>
        <w:r w:rsidR="00681ECC" w:rsidDel="00745DF0">
          <w:rPr>
            <w:rFonts w:ascii="Times New Roman" w:hAnsi="Times New Roman" w:cs="Times New Roman"/>
            <w:sz w:val="24"/>
            <w:szCs w:val="24"/>
            <w:lang w:val="en-US"/>
          </w:rPr>
          <w:delText>0.05</w:delText>
        </w:r>
        <w:commentRangeEnd w:id="29"/>
        <w:r w:rsidR="00DF3CC9" w:rsidDel="00745DF0">
          <w:rPr>
            <w:rStyle w:val="CommentReference"/>
          </w:rPr>
          <w:commentReference w:id="29"/>
        </w:r>
      </w:del>
      <w:r w:rsidR="00681ECC">
        <w:rPr>
          <w:rFonts w:ascii="Times New Roman" w:hAnsi="Times New Roman" w:cs="Times New Roman"/>
          <w:sz w:val="24"/>
          <w:szCs w:val="24"/>
          <w:lang w:val="en-US"/>
        </w:rPr>
        <w:t>).</w:t>
      </w:r>
      <w:commentRangeEnd w:id="3"/>
      <w:r w:rsidR="00D46D38">
        <w:rPr>
          <w:rStyle w:val="CommentReference"/>
        </w:rPr>
        <w:commentReference w:id="3"/>
      </w:r>
      <w:commentRangeEnd w:id="4"/>
      <w:r w:rsidR="00745DF0">
        <w:rPr>
          <w:rStyle w:val="CommentReference"/>
        </w:rPr>
        <w:commentReference w:id="4"/>
      </w:r>
    </w:p>
    <w:p w14:paraId="39139C01" w14:textId="08DACB48"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commentRangeStart w:id="31"/>
      <w:ins w:id="32" w:author="Alicia" w:date="2016-06-02T17:37:00Z">
        <w:r w:rsidR="000955DB">
          <w:rPr>
            <w:rFonts w:ascii="Times New Roman" w:hAnsi="Times New Roman" w:cs="Times New Roman"/>
            <w:sz w:val="24"/>
            <w:szCs w:val="24"/>
            <w:lang w:val="en-US"/>
          </w:rPr>
          <w:t>During these visits, w</w:t>
        </w:r>
      </w:ins>
      <w:ins w:id="33" w:author="Alicia" w:date="2016-06-02T17:36:00Z">
        <w:r w:rsidR="000955DB">
          <w:rPr>
            <w:rFonts w:ascii="Times New Roman" w:hAnsi="Times New Roman" w:cs="Times New Roman"/>
            <w:sz w:val="24"/>
            <w:szCs w:val="24"/>
            <w:lang w:val="en-US"/>
          </w:rPr>
          <w:t xml:space="preserve">e also </w:t>
        </w:r>
        <w:del w:id="34" w:author="ehrlen" w:date="2016-06-04T11:58:00Z">
          <w:r w:rsidR="000955DB" w:rsidDel="00582EDF">
            <w:rPr>
              <w:rFonts w:ascii="Times New Roman" w:hAnsi="Times New Roman" w:cs="Times New Roman"/>
              <w:sz w:val="24"/>
              <w:szCs w:val="24"/>
              <w:lang w:val="en-US"/>
            </w:rPr>
            <w:delText>assess</w:delText>
          </w:r>
        </w:del>
      </w:ins>
      <w:ins w:id="35" w:author="ehrlen" w:date="2016-06-04T11:58:00Z">
        <w:r w:rsidR="00582EDF">
          <w:rPr>
            <w:rFonts w:ascii="Times New Roman" w:hAnsi="Times New Roman" w:cs="Times New Roman"/>
            <w:sz w:val="24"/>
            <w:szCs w:val="24"/>
            <w:lang w:val="en-US"/>
          </w:rPr>
          <w:t>count</w:t>
        </w:r>
      </w:ins>
      <w:ins w:id="36" w:author="Alicia" w:date="2016-06-02T17:36:00Z">
        <w:r w:rsidR="000955DB">
          <w:rPr>
            <w:rFonts w:ascii="Times New Roman" w:hAnsi="Times New Roman" w:cs="Times New Roman"/>
            <w:sz w:val="24"/>
            <w:szCs w:val="24"/>
            <w:lang w:val="en-US"/>
          </w:rPr>
          <w:t>ed the number of fruits, flowers and buds</w:t>
        </w:r>
      </w:ins>
      <w:ins w:id="37" w:author="Alicia" w:date="2016-06-02T17:37:00Z">
        <w:r w:rsidR="000955DB">
          <w:rPr>
            <w:rFonts w:ascii="Times New Roman" w:hAnsi="Times New Roman" w:cs="Times New Roman"/>
            <w:sz w:val="24"/>
            <w:szCs w:val="24"/>
            <w:lang w:val="en-US"/>
          </w:rPr>
          <w:t xml:space="preserve"> damaged by the caterpillar</w:t>
        </w:r>
      </w:ins>
      <w:ins w:id="38" w:author="Alicia" w:date="2016-06-02T17:38:00Z">
        <w:r w:rsidR="000955DB">
          <w:rPr>
            <w:rFonts w:ascii="Times New Roman" w:hAnsi="Times New Roman" w:cs="Times New Roman"/>
            <w:sz w:val="24"/>
            <w:szCs w:val="24"/>
            <w:lang w:val="en-US"/>
          </w:rPr>
          <w:t xml:space="preserve"> (i.e. showing exit holes made by the larvae)</w:t>
        </w:r>
      </w:ins>
      <w:ins w:id="39" w:author="Alicia" w:date="2016-06-02T17:37:00Z">
        <w:r w:rsidR="000955DB">
          <w:rPr>
            <w:rFonts w:ascii="Times New Roman" w:hAnsi="Times New Roman" w:cs="Times New Roman"/>
            <w:sz w:val="24"/>
            <w:szCs w:val="24"/>
            <w:lang w:val="en-US"/>
          </w:rPr>
          <w:t xml:space="preserve">. </w:t>
        </w:r>
      </w:ins>
      <w:commentRangeEnd w:id="31"/>
      <w:ins w:id="40" w:author="Alicia" w:date="2016-06-02T17:38:00Z">
        <w:r w:rsidR="000955DB">
          <w:rPr>
            <w:rStyle w:val="CommentReference"/>
          </w:rPr>
          <w:commentReference w:id="31"/>
        </w:r>
      </w:ins>
    </w:p>
    <w:p w14:paraId="4054B7D1" w14:textId="1C604E70"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w:t>
      </w:r>
      <w:r w:rsidR="000D649E">
        <w:rPr>
          <w:rFonts w:ascii="Times New Roman" w:hAnsi="Times New Roman" w:cs="Times New Roman"/>
          <w:sz w:val="24"/>
          <w:szCs w:val="24"/>
          <w:lang w:val="en-US"/>
        </w:rPr>
        <w:t>caterpillar</w:t>
      </w:r>
      <w:r>
        <w:rPr>
          <w:rFonts w:ascii="Times New Roman" w:hAnsi="Times New Roman" w:cs="Times New Roman"/>
          <w:sz w:val="24"/>
          <w:szCs w:val="24"/>
          <w:lang w:val="en-US"/>
        </w:rPr>
        <w:t xml:space="preserve">)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14:paraId="0D1CA485"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w:t>
      </w:r>
      <w:r>
        <w:rPr>
          <w:rFonts w:ascii="Times New Roman" w:hAnsi="Times New Roman" w:cs="Times New Roman"/>
          <w:sz w:val="24"/>
          <w:szCs w:val="24"/>
          <w:lang w:val="en-US"/>
        </w:rPr>
        <w:lastRenderedPageBreak/>
        <w:t xml:space="preserve">conditions. To further reduce variation due to varying weather conditions during ant counts, we used the highest yearly value of the average number of ants per sugar cube in each population as a measure of ant abundance. </w:t>
      </w:r>
    </w:p>
    <w:p w14:paraId="1EE042C2" w14:textId="77777777"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14:paraId="1C6DC80C" w14:textId="044B7E0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assess phenotypic selection on flowering phenology, we performed selection gradient analyses in each of the two years by regressing relative fitness on standardized estimates of phenology, flower number and shoot height (Lande &amp; Arnold, 1983). Fitness, in terms of the number of intact fruits, was relativized within populations by dividing individual values by population mean values. Traits were standardized by subtracting the population mean and dividing by the population standard deviation. 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We fitted a linear model with Type II sums of squares.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(Lande &amp; Arnold, 1983; Arnold, 1986). Non-linear selection was assessed by examining the effects of 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w:t>
      </w:r>
    </w:p>
    <w:p w14:paraId="3AA03759"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test if linear selection on reproductive traits differed among populations with vs.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to avoid basing contrasts on estimated selection coefficients, we created a variable “Predation”, coded as 0 in populations without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and constructed a linear hierarchical mixed model (Type II sums of squares) for each year. Predictors included standardized reproductive traits and their interactions with population as random effects, and predation as a fixed effect. Effects of trait × population and trait × predation interactions were only included in these models if the trait × population interaction was significant.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14:paraId="2F7813A5" w14:textId="014685E9"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butterfly 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on</w:t>
      </w:r>
      <w:r w:rsidR="00AA07B4">
        <w:rPr>
          <w:rFonts w:ascii="Times New Roman" w:hAnsi="Times New Roman" w:cs="Times New Roman"/>
          <w:sz w:val="24"/>
          <w:szCs w:val="24"/>
          <w:lang w:val="en-US"/>
        </w:rPr>
        <w:t xml:space="preserve"> standardized</w:t>
      </w:r>
      <w:r>
        <w:rPr>
          <w:rFonts w:ascii="Times New Roman" w:hAnsi="Times New Roman" w:cs="Times New Roman"/>
          <w:sz w:val="24"/>
          <w:szCs w:val="24"/>
          <w:lang w:val="en-US"/>
        </w:rPr>
        <w:t xml:space="preserve"> reproductive traits, population and their interactions in each of the two years. We excluded population D (Appendix S1) in 2010 from these analyses because only one plant individual was attacked. </w:t>
      </w:r>
    </w:p>
    <w:p w14:paraId="28535CDD" w14:textId="3F17B0BF" w:rsidR="003238BC" w:rsidRDefault="00D43E10" w:rsidP="003238B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used path analyses</w:t>
      </w:r>
      <w:r w:rsidR="009C0F3A">
        <w:rPr>
          <w:rFonts w:ascii="Times New Roman" w:hAnsi="Times New Roman" w:cs="Times New Roman"/>
          <w:sz w:val="24"/>
          <w:szCs w:val="24"/>
          <w:lang w:val="en-US"/>
        </w:rPr>
        <w:t xml:space="preserve"> (Grace, 2006)</w:t>
      </w:r>
      <w:r>
        <w:rPr>
          <w:rFonts w:ascii="Times New Roman" w:hAnsi="Times New Roman" w:cs="Times New Roman"/>
          <w:sz w:val="24"/>
          <w:szCs w:val="24"/>
          <w:lang w:val="en-US"/>
        </w:rPr>
        <w:t xml:space="preserve"> to examine the relative importance of direct and indirect effects of reproductive traits on fitness</w:t>
      </w:r>
      <w:r w:rsidR="009521DA">
        <w:rPr>
          <w:rFonts w:ascii="Times New Roman" w:hAnsi="Times New Roman" w:cs="Times New Roman"/>
          <w:sz w:val="24"/>
          <w:szCs w:val="24"/>
          <w:lang w:val="en-US"/>
        </w:rPr>
        <w:t xml:space="preserve"> in the populations </w:t>
      </w:r>
      <w:r w:rsidR="00DF3CC9">
        <w:rPr>
          <w:rFonts w:ascii="Times New Roman" w:hAnsi="Times New Roman" w:cs="Times New Roman"/>
          <w:sz w:val="24"/>
          <w:szCs w:val="24"/>
          <w:lang w:val="en-US"/>
        </w:rPr>
        <w:t>where</w:t>
      </w:r>
      <w:r w:rsidR="009521DA">
        <w:rPr>
          <w:rFonts w:ascii="Times New Roman" w:hAnsi="Times New Roman" w:cs="Times New Roman"/>
          <w:sz w:val="24"/>
          <w:szCs w:val="24"/>
          <w:lang w:val="en-US"/>
        </w:rPr>
        <w:t xml:space="preserve"> the predator</w:t>
      </w:r>
      <w:r w:rsidR="005A4AF9">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 xml:space="preserve">was present </w:t>
      </w:r>
      <w:r w:rsidR="005A4AF9" w:rsidRPr="006E5FF5">
        <w:rPr>
          <w:rFonts w:ascii="Times New Roman" w:hAnsi="Times New Roman" w:cs="Times New Roman"/>
          <w:sz w:val="24"/>
          <w:szCs w:val="24"/>
          <w:lang w:val="en-US"/>
        </w:rPr>
        <w:t>(excluding population D in 2010</w:t>
      </w:r>
      <w:r w:rsidR="005A4AF9">
        <w:rPr>
          <w:rFonts w:ascii="Times New Roman" w:hAnsi="Times New Roman" w:cs="Times New Roman"/>
          <w:sz w:val="24"/>
          <w:szCs w:val="24"/>
          <w:lang w:val="en-US"/>
        </w:rPr>
        <w:t xml:space="preserve"> for the </w:t>
      </w:r>
      <w:r w:rsidR="00881224">
        <w:rPr>
          <w:rFonts w:ascii="Times New Roman" w:hAnsi="Times New Roman" w:cs="Times New Roman"/>
          <w:sz w:val="24"/>
          <w:szCs w:val="24"/>
          <w:lang w:val="en-US"/>
        </w:rPr>
        <w:t xml:space="preserve">same </w:t>
      </w:r>
      <w:r w:rsidR="005A4AF9">
        <w:rPr>
          <w:rFonts w:ascii="Times New Roman" w:hAnsi="Times New Roman" w:cs="Times New Roman"/>
          <w:sz w:val="24"/>
          <w:szCs w:val="24"/>
          <w:lang w:val="en-US"/>
        </w:rPr>
        <w:t>reason stated above</w:t>
      </w:r>
      <w:r w:rsidR="005A4AF9" w:rsidRPr="006E5FF5">
        <w:rPr>
          <w:rFonts w:ascii="Times New Roman" w:hAnsi="Times New Roman" w:cs="Times New Roman"/>
          <w:sz w:val="24"/>
          <w:szCs w:val="24"/>
          <w:lang w:val="en-US"/>
        </w:rPr>
        <w:t>)</w:t>
      </w:r>
      <w:r w:rsidR="009521DA">
        <w:rPr>
          <w:rFonts w:ascii="Times New Roman" w:hAnsi="Times New Roman" w:cs="Times New Roman"/>
          <w:sz w:val="24"/>
          <w:szCs w:val="24"/>
          <w:lang w:val="en-US"/>
        </w:rPr>
        <w:t>. We considered</w:t>
      </w:r>
      <w:r>
        <w:rPr>
          <w:rFonts w:ascii="Times New Roman" w:hAnsi="Times New Roman" w:cs="Times New Roman"/>
          <w:sz w:val="24"/>
          <w:szCs w:val="24"/>
          <w:lang w:val="en-US"/>
        </w:rPr>
        <w:t xml:space="preserve"> indirect effects </w:t>
      </w:r>
      <w:r w:rsidR="009521DA">
        <w:rPr>
          <w:rFonts w:ascii="Times New Roman" w:hAnsi="Times New Roman" w:cs="Times New Roman"/>
          <w:sz w:val="24"/>
          <w:szCs w:val="24"/>
          <w:lang w:val="en-US"/>
        </w:rPr>
        <w:t xml:space="preserve">to be </w:t>
      </w:r>
      <w:r>
        <w:rPr>
          <w:rFonts w:ascii="Times New Roman" w:hAnsi="Times New Roman" w:cs="Times New Roman"/>
          <w:sz w:val="24"/>
          <w:szCs w:val="24"/>
          <w:lang w:val="en-US"/>
        </w:rPr>
        <w:t xml:space="preserve">mediated by </w:t>
      </w:r>
      <w:r w:rsidR="00DF0233">
        <w:rPr>
          <w:rFonts w:ascii="Times New Roman" w:hAnsi="Times New Roman" w:cs="Times New Roman"/>
          <w:sz w:val="24"/>
          <w:szCs w:val="24"/>
          <w:lang w:val="en-US"/>
        </w:rPr>
        <w:t xml:space="preserve">either </w:t>
      </w:r>
      <w:r>
        <w:rPr>
          <w:rFonts w:ascii="Times New Roman" w:hAnsi="Times New Roman" w:cs="Times New Roman"/>
          <w:sz w:val="24"/>
          <w:szCs w:val="24"/>
          <w:lang w:val="en-US"/>
        </w:rPr>
        <w:t xml:space="preserve">the intensity of </w:t>
      </w:r>
      <w:r w:rsidR="009521DA">
        <w:rPr>
          <w:rFonts w:ascii="Times New Roman" w:hAnsi="Times New Roman" w:cs="Times New Roman"/>
          <w:sz w:val="24"/>
          <w:szCs w:val="24"/>
          <w:lang w:val="en-US"/>
        </w:rPr>
        <w:t xml:space="preserve">predation </w:t>
      </w:r>
      <w:r w:rsidR="00DF0233">
        <w:rPr>
          <w:rFonts w:ascii="Times New Roman" w:hAnsi="Times New Roman" w:cs="Times New Roman"/>
          <w:sz w:val="24"/>
          <w:szCs w:val="24"/>
          <w:lang w:val="en-US"/>
        </w:rPr>
        <w:t xml:space="preserve">or </w:t>
      </w:r>
      <w:r w:rsidR="009521DA">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009521DA">
        <w:rPr>
          <w:rFonts w:ascii="Times New Roman" w:hAnsi="Times New Roman" w:cs="Times New Roman"/>
          <w:sz w:val="24"/>
          <w:szCs w:val="24"/>
          <w:lang w:val="en-US"/>
        </w:rPr>
        <w:t>probability of attack</w:t>
      </w:r>
      <w:r w:rsidR="00245AFD">
        <w:rPr>
          <w:rFonts w:ascii="Times New Roman" w:hAnsi="Times New Roman" w:cs="Times New Roman"/>
          <w:sz w:val="24"/>
          <w:szCs w:val="24"/>
          <w:lang w:val="en-US"/>
        </w:rPr>
        <w:t xml:space="preserve"> </w:t>
      </w:r>
      <w:r w:rsidR="00DF0233">
        <w:rPr>
          <w:rFonts w:ascii="Times New Roman" w:hAnsi="Times New Roman" w:cs="Times New Roman"/>
          <w:sz w:val="24"/>
          <w:szCs w:val="24"/>
          <w:lang w:val="en-US"/>
        </w:rPr>
        <w:t>(</w:t>
      </w:r>
      <w:r w:rsidR="00391598">
        <w:rPr>
          <w:rFonts w:ascii="Times New Roman" w:hAnsi="Times New Roman" w:cs="Times New Roman"/>
          <w:sz w:val="24"/>
          <w:szCs w:val="24"/>
          <w:lang w:val="en-US"/>
        </w:rPr>
        <w:t>Appendix S3-</w:t>
      </w:r>
      <w:r w:rsidR="006223D7">
        <w:rPr>
          <w:rFonts w:ascii="Times New Roman" w:hAnsi="Times New Roman" w:cs="Times New Roman"/>
          <w:sz w:val="24"/>
          <w:szCs w:val="24"/>
          <w:lang w:val="en-US"/>
        </w:rPr>
        <w:t>5</w:t>
      </w:r>
      <w:r>
        <w:rPr>
          <w:rFonts w:ascii="Times New Roman" w:hAnsi="Times New Roman" w:cs="Times New Roman"/>
          <w:sz w:val="24"/>
          <w:szCs w:val="24"/>
          <w:lang w:val="en-US"/>
        </w:rPr>
        <w:t>).</w:t>
      </w:r>
      <w:r w:rsidR="00065BF3">
        <w:rPr>
          <w:rFonts w:ascii="Times New Roman" w:hAnsi="Times New Roman" w:cs="Times New Roman"/>
          <w:sz w:val="24"/>
          <w:szCs w:val="24"/>
          <w:lang w:val="en-US"/>
        </w:rPr>
        <w:t xml:space="preserve"> </w:t>
      </w:r>
      <w:r w:rsidR="005A4AF9">
        <w:rPr>
          <w:rFonts w:ascii="Times New Roman" w:hAnsi="Times New Roman" w:cs="Times New Roman"/>
          <w:sz w:val="24"/>
          <w:szCs w:val="24"/>
          <w:lang w:val="en-US"/>
        </w:rPr>
        <w:t>We constructed saturated model</w:t>
      </w:r>
      <w:r w:rsidR="00DF0233">
        <w:rPr>
          <w:rFonts w:ascii="Times New Roman" w:hAnsi="Times New Roman" w:cs="Times New Roman"/>
          <w:sz w:val="24"/>
          <w:szCs w:val="24"/>
          <w:lang w:val="en-US"/>
        </w:rPr>
        <w:t>s</w:t>
      </w:r>
      <w:r w:rsidR="005A4AF9">
        <w:rPr>
          <w:rFonts w:ascii="Times New Roman" w:hAnsi="Times New Roman" w:cs="Times New Roman"/>
          <w:sz w:val="24"/>
          <w:szCs w:val="24"/>
          <w:lang w:val="en-US"/>
        </w:rPr>
        <w:t xml:space="preserve"> that </w:t>
      </w:r>
      <w:r w:rsidR="006E5FF5" w:rsidRPr="006E5FF5">
        <w:rPr>
          <w:rFonts w:ascii="Times New Roman" w:hAnsi="Times New Roman" w:cs="Times New Roman"/>
          <w:sz w:val="24"/>
          <w:szCs w:val="24"/>
          <w:lang w:val="en-US"/>
        </w:rPr>
        <w:t>included direct effects of phenology, flower number and shoot height on number of intact fruits</w:t>
      </w:r>
      <w:r w:rsidR="005A4AF9">
        <w:rPr>
          <w:rFonts w:ascii="Times New Roman" w:hAnsi="Times New Roman" w:cs="Times New Roman"/>
          <w:sz w:val="24"/>
          <w:szCs w:val="24"/>
          <w:lang w:val="en-US"/>
        </w:rPr>
        <w:t xml:space="preserve">, effects of these traits on predation by </w:t>
      </w:r>
      <w:r w:rsidR="005A4AF9" w:rsidRPr="00F04AC7">
        <w:rPr>
          <w:rFonts w:ascii="Times New Roman" w:hAnsi="Times New Roman" w:cs="Times New Roman"/>
          <w:i/>
          <w:sz w:val="24"/>
          <w:szCs w:val="24"/>
          <w:lang w:val="en-US"/>
        </w:rPr>
        <w:t>P. alcon</w:t>
      </w:r>
      <w:r w:rsidR="006E5FF5" w:rsidRPr="006E5FF5">
        <w:rPr>
          <w:rFonts w:ascii="Times New Roman" w:hAnsi="Times New Roman" w:cs="Times New Roman"/>
          <w:sz w:val="24"/>
          <w:szCs w:val="24"/>
          <w:lang w:val="en-US"/>
        </w:rPr>
        <w:t xml:space="preserve">, and the effect of </w:t>
      </w:r>
      <w:r w:rsidR="005A4AF9">
        <w:rPr>
          <w:rFonts w:ascii="Times New Roman" w:hAnsi="Times New Roman" w:cs="Times New Roman"/>
          <w:sz w:val="24"/>
          <w:szCs w:val="24"/>
          <w:lang w:val="en-US"/>
        </w:rPr>
        <w:t>predation</w:t>
      </w:r>
      <w:r w:rsidR="006E5FF5" w:rsidRPr="006E5FF5">
        <w:rPr>
          <w:rFonts w:ascii="Times New Roman" w:hAnsi="Times New Roman" w:cs="Times New Roman"/>
          <w:sz w:val="24"/>
          <w:szCs w:val="24"/>
          <w:lang w:val="en-US"/>
        </w:rPr>
        <w:t xml:space="preserve"> on number of intact fruits. </w:t>
      </w:r>
      <w:r w:rsidR="005A4AF9">
        <w:rPr>
          <w:rFonts w:ascii="Times New Roman" w:hAnsi="Times New Roman" w:cs="Times New Roman"/>
          <w:sz w:val="24"/>
          <w:szCs w:val="24"/>
          <w:lang w:val="en-US"/>
        </w:rPr>
        <w:t>We also included c</w:t>
      </w:r>
      <w:r w:rsidR="006E5FF5" w:rsidRPr="006E5FF5">
        <w:rPr>
          <w:rFonts w:ascii="Times New Roman" w:hAnsi="Times New Roman" w:cs="Times New Roman"/>
          <w:sz w:val="24"/>
          <w:szCs w:val="24"/>
          <w:lang w:val="en-US"/>
        </w:rPr>
        <w:t xml:space="preserve">orrelations </w:t>
      </w:r>
      <w:r w:rsidR="005A4AF9">
        <w:rPr>
          <w:rFonts w:ascii="Times New Roman" w:hAnsi="Times New Roman" w:cs="Times New Roman"/>
          <w:sz w:val="24"/>
          <w:szCs w:val="24"/>
          <w:lang w:val="en-US"/>
        </w:rPr>
        <w:t>between reproductive traits</w:t>
      </w:r>
      <w:r w:rsidR="006E5FF5" w:rsidRPr="006E5FF5">
        <w:rPr>
          <w:rFonts w:ascii="Times New Roman" w:hAnsi="Times New Roman" w:cs="Times New Roman"/>
          <w:sz w:val="24"/>
          <w:szCs w:val="24"/>
          <w:lang w:val="en-US"/>
        </w:rPr>
        <w:t xml:space="preserve">. </w:t>
      </w:r>
      <w:r w:rsidR="003238BC">
        <w:rPr>
          <w:rFonts w:ascii="Times New Roman" w:hAnsi="Times New Roman" w:cs="Times New Roman"/>
          <w:sz w:val="24"/>
          <w:szCs w:val="24"/>
          <w:lang w:val="en-US"/>
        </w:rPr>
        <w:t>We first fitted global model</w:t>
      </w:r>
      <w:r w:rsidR="00DF0233">
        <w:rPr>
          <w:rFonts w:ascii="Times New Roman" w:hAnsi="Times New Roman" w:cs="Times New Roman"/>
          <w:sz w:val="24"/>
          <w:szCs w:val="24"/>
          <w:lang w:val="en-US"/>
        </w:rPr>
        <w:t>s</w:t>
      </w:r>
      <w:r w:rsidR="003238BC">
        <w:rPr>
          <w:rFonts w:ascii="Times New Roman" w:hAnsi="Times New Roman" w:cs="Times New Roman"/>
          <w:sz w:val="24"/>
          <w:szCs w:val="24"/>
          <w:lang w:val="en-US"/>
        </w:rPr>
        <w:t xml:space="preserve"> for each of the two years </w:t>
      </w:r>
      <w:r w:rsidR="00DF3CC9">
        <w:rPr>
          <w:rFonts w:ascii="Times New Roman" w:hAnsi="Times New Roman" w:cs="Times New Roman"/>
          <w:sz w:val="24"/>
          <w:szCs w:val="24"/>
          <w:lang w:val="en-US"/>
        </w:rPr>
        <w:t>using</w:t>
      </w:r>
      <w:r w:rsidR="003238BC">
        <w:rPr>
          <w:rFonts w:ascii="Times New Roman" w:hAnsi="Times New Roman" w:cs="Times New Roman"/>
          <w:sz w:val="24"/>
          <w:szCs w:val="24"/>
          <w:lang w:val="en-US"/>
        </w:rPr>
        <w:t xml:space="preserve"> data from all populations. </w:t>
      </w:r>
      <w:r w:rsidR="00591453">
        <w:rPr>
          <w:rFonts w:ascii="Times New Roman" w:hAnsi="Times New Roman" w:cs="Times New Roman"/>
          <w:sz w:val="24"/>
          <w:szCs w:val="24"/>
          <w:lang w:val="en-US"/>
        </w:rPr>
        <w:t xml:space="preserve">Before analysis, all data were standardized within populations by </w:t>
      </w:r>
      <w:r w:rsidR="00591453">
        <w:rPr>
          <w:rFonts w:ascii="Times New Roman" w:hAnsi="Times New Roman" w:cs="Times New Roman"/>
          <w:sz w:val="24"/>
          <w:szCs w:val="24"/>
          <w:lang w:val="en-US"/>
        </w:rPr>
        <w:lastRenderedPageBreak/>
        <w:t xml:space="preserve">subtracting the population mean and dividing by the population standard deviation. </w:t>
      </w:r>
      <w:r w:rsidR="00CB3E3A" w:rsidRPr="00CB3E3A">
        <w:rPr>
          <w:rFonts w:ascii="Times New Roman" w:hAnsi="Times New Roman" w:cs="Times New Roman"/>
          <w:sz w:val="24"/>
          <w:szCs w:val="24"/>
          <w:lang w:val="en-US"/>
        </w:rPr>
        <w:t xml:space="preserve">For each of the </w:t>
      </w:r>
      <w:r w:rsidR="00DF3CC9">
        <w:rPr>
          <w:rFonts w:ascii="Times New Roman" w:hAnsi="Times New Roman" w:cs="Times New Roman"/>
          <w:sz w:val="24"/>
          <w:szCs w:val="24"/>
          <w:lang w:val="en-US"/>
        </w:rPr>
        <w:t>two</w:t>
      </w:r>
      <w:r w:rsidR="00CB3E3A" w:rsidRPr="00CB3E3A">
        <w:rPr>
          <w:rFonts w:ascii="Times New Roman" w:hAnsi="Times New Roman" w:cs="Times New Roman"/>
          <w:sz w:val="24"/>
          <w:szCs w:val="24"/>
          <w:lang w:val="en-US"/>
        </w:rPr>
        <w:t xml:space="preserve"> years, we considered possible alternatives to the saturated model by constructing nested models sharing the same causal structure, and </w:t>
      </w:r>
      <w:r w:rsidR="00DF3CC9">
        <w:rPr>
          <w:rFonts w:ascii="Times New Roman" w:hAnsi="Times New Roman" w:cs="Times New Roman"/>
          <w:sz w:val="24"/>
          <w:szCs w:val="24"/>
          <w:lang w:val="en-US"/>
        </w:rPr>
        <w:t>selected</w:t>
      </w:r>
      <w:r w:rsidR="00CB3E3A" w:rsidRPr="00CB3E3A">
        <w:rPr>
          <w:rFonts w:ascii="Times New Roman" w:hAnsi="Times New Roman" w:cs="Times New Roman"/>
          <w:sz w:val="24"/>
          <w:szCs w:val="24"/>
          <w:lang w:val="en-US"/>
        </w:rPr>
        <w:t xml:space="preserve"> the model with lowest AICc. </w:t>
      </w:r>
      <w:r w:rsidR="00B750E8">
        <w:rPr>
          <w:rFonts w:ascii="Times New Roman" w:hAnsi="Times New Roman" w:cs="Times New Roman"/>
          <w:sz w:val="24"/>
          <w:szCs w:val="24"/>
          <w:lang w:val="en-US"/>
        </w:rPr>
        <w:t xml:space="preserve">The overall fit of this model was evaluated using the Bollen-Stine bootstrap test </w:t>
      </w:r>
      <w:ins w:id="41" w:author="Alicia" w:date="2016-06-01T14:23:00Z">
        <w:r w:rsidR="00433B42">
          <w:rPr>
            <w:rFonts w:ascii="Times New Roman" w:hAnsi="Times New Roman" w:cs="Times New Roman"/>
            <w:sz w:val="24"/>
            <w:szCs w:val="24"/>
            <w:lang w:val="en-US"/>
          </w:rPr>
          <w:t xml:space="preserve">(Bollen &amp; Stine 1993) </w:t>
        </w:r>
      </w:ins>
      <w:r w:rsidR="00B750E8" w:rsidRPr="00B750E8">
        <w:rPr>
          <w:rFonts w:ascii="Times New Roman" w:hAnsi="Times New Roman" w:cs="Times New Roman"/>
          <w:sz w:val="24"/>
          <w:szCs w:val="24"/>
          <w:lang w:val="en-US"/>
        </w:rPr>
        <w:t>based on 5000 bootstrap samples</w:t>
      </w:r>
      <w:r w:rsidR="00B750E8">
        <w:rPr>
          <w:rFonts w:ascii="Times New Roman" w:hAnsi="Times New Roman" w:cs="Times New Roman"/>
          <w:sz w:val="24"/>
          <w:szCs w:val="24"/>
          <w:lang w:val="en-US"/>
        </w:rPr>
        <w:t>.</w:t>
      </w:r>
      <w:r w:rsidR="00FB5D05">
        <w:rPr>
          <w:rFonts w:ascii="Times New Roman" w:hAnsi="Times New Roman" w:cs="Times New Roman"/>
          <w:sz w:val="24"/>
          <w:szCs w:val="24"/>
          <w:lang w:val="en-US"/>
        </w:rPr>
        <w:t xml:space="preserve"> </w:t>
      </w:r>
      <w:r w:rsidR="00DF3CC9">
        <w:rPr>
          <w:rFonts w:ascii="Times New Roman" w:hAnsi="Times New Roman" w:cs="Times New Roman"/>
          <w:sz w:val="24"/>
          <w:szCs w:val="24"/>
          <w:lang w:val="en-US"/>
        </w:rPr>
        <w:t>W</w:t>
      </w:r>
      <w:r w:rsidR="00DF3CC9" w:rsidRPr="006E5FF5">
        <w:rPr>
          <w:rFonts w:ascii="Times New Roman" w:hAnsi="Times New Roman" w:cs="Times New Roman"/>
          <w:sz w:val="24"/>
          <w:szCs w:val="24"/>
          <w:lang w:val="en-US"/>
        </w:rPr>
        <w:t xml:space="preserve">e </w:t>
      </w:r>
      <w:r w:rsidR="00DF3CC9">
        <w:rPr>
          <w:rFonts w:ascii="Times New Roman" w:hAnsi="Times New Roman" w:cs="Times New Roman"/>
          <w:sz w:val="24"/>
          <w:szCs w:val="24"/>
          <w:lang w:val="en-US"/>
        </w:rPr>
        <w:t>t</w:t>
      </w:r>
      <w:r w:rsidR="00881224">
        <w:rPr>
          <w:rFonts w:ascii="Times New Roman" w:hAnsi="Times New Roman" w:cs="Times New Roman"/>
          <w:sz w:val="24"/>
          <w:szCs w:val="24"/>
          <w:lang w:val="en-US"/>
        </w:rPr>
        <w:t>hen</w:t>
      </w:r>
      <w:r w:rsidR="00881224" w:rsidRPr="006E5FF5">
        <w:rPr>
          <w:rFonts w:ascii="Times New Roman" w:hAnsi="Times New Roman" w:cs="Times New Roman"/>
          <w:sz w:val="24"/>
          <w:szCs w:val="24"/>
          <w:lang w:val="en-US"/>
        </w:rPr>
        <w:t xml:space="preserve"> used multigroup analysis (Grace, 2006)</w:t>
      </w:r>
      <w:r w:rsidR="00881224">
        <w:rPr>
          <w:rFonts w:ascii="Times New Roman" w:hAnsi="Times New Roman" w:cs="Times New Roman"/>
          <w:sz w:val="24"/>
          <w:szCs w:val="24"/>
          <w:lang w:val="en-US"/>
        </w:rPr>
        <w:t>, t</w:t>
      </w:r>
      <w:r w:rsidR="003238BC" w:rsidRPr="006E5FF5">
        <w:rPr>
          <w:rFonts w:ascii="Times New Roman" w:hAnsi="Times New Roman" w:cs="Times New Roman"/>
          <w:sz w:val="24"/>
          <w:szCs w:val="24"/>
          <w:lang w:val="en-US"/>
        </w:rPr>
        <w:t xml:space="preserve">o test for </w:t>
      </w:r>
      <w:r w:rsidR="00DF3CC9">
        <w:rPr>
          <w:rFonts w:ascii="Times New Roman" w:hAnsi="Times New Roman" w:cs="Times New Roman"/>
          <w:sz w:val="24"/>
          <w:szCs w:val="24"/>
          <w:lang w:val="en-US"/>
        </w:rPr>
        <w:t xml:space="preserve">differences </w:t>
      </w:r>
      <w:r w:rsidR="003238BC" w:rsidRPr="006E5FF5">
        <w:rPr>
          <w:rFonts w:ascii="Times New Roman" w:hAnsi="Times New Roman" w:cs="Times New Roman"/>
          <w:sz w:val="24"/>
          <w:szCs w:val="24"/>
          <w:lang w:val="en-US"/>
        </w:rPr>
        <w:t>among</w:t>
      </w:r>
      <w:r w:rsidR="00DF3CC9">
        <w:rPr>
          <w:rFonts w:ascii="Times New Roman" w:hAnsi="Times New Roman" w:cs="Times New Roman"/>
          <w:sz w:val="24"/>
          <w:szCs w:val="24"/>
          <w:lang w:val="en-US"/>
        </w:rPr>
        <w:t xml:space="preserve"> </w:t>
      </w:r>
      <w:r w:rsidR="003238BC" w:rsidRPr="006E5FF5">
        <w:rPr>
          <w:rFonts w:ascii="Times New Roman" w:hAnsi="Times New Roman" w:cs="Times New Roman"/>
          <w:sz w:val="24"/>
          <w:szCs w:val="24"/>
          <w:lang w:val="en-US"/>
        </w:rPr>
        <w:t>population</w:t>
      </w:r>
      <w:r w:rsidR="00DF3CC9">
        <w:rPr>
          <w:rFonts w:ascii="Times New Roman" w:hAnsi="Times New Roman" w:cs="Times New Roman"/>
          <w:sz w:val="24"/>
          <w:szCs w:val="24"/>
          <w:lang w:val="en-US"/>
        </w:rPr>
        <w:t>s</w:t>
      </w:r>
      <w:r w:rsidR="003238BC" w:rsidRPr="006E5FF5">
        <w:rPr>
          <w:rFonts w:ascii="Times New Roman" w:hAnsi="Times New Roman" w:cs="Times New Roman"/>
          <w:sz w:val="24"/>
          <w:szCs w:val="24"/>
          <w:lang w:val="en-US"/>
        </w:rPr>
        <w:t xml:space="preserve"> in </w:t>
      </w:r>
      <w:del w:id="42" w:author="Alicia" w:date="2016-06-01T14:12:00Z">
        <w:r w:rsidR="003238BC" w:rsidRPr="006E5FF5" w:rsidDel="00021DFC">
          <w:rPr>
            <w:rFonts w:ascii="Times New Roman" w:hAnsi="Times New Roman" w:cs="Times New Roman"/>
            <w:sz w:val="24"/>
            <w:szCs w:val="24"/>
            <w:lang w:val="en-US"/>
          </w:rPr>
          <w:delText>selection on flowering phenology</w:delText>
        </w:r>
      </w:del>
      <w:ins w:id="43" w:author="Alicia" w:date="2016-06-01T14:12:00Z">
        <w:r w:rsidR="00021DFC">
          <w:rPr>
            <w:rFonts w:ascii="Times New Roman" w:hAnsi="Times New Roman" w:cs="Times New Roman"/>
            <w:sz w:val="24"/>
            <w:szCs w:val="24"/>
            <w:lang w:val="en-US"/>
          </w:rPr>
          <w:t>path coefficients</w:t>
        </w:r>
      </w:ins>
      <w:r w:rsidR="003238BC" w:rsidRPr="006E5FF5">
        <w:rPr>
          <w:rFonts w:ascii="Times New Roman" w:hAnsi="Times New Roman" w:cs="Times New Roman"/>
          <w:sz w:val="24"/>
          <w:szCs w:val="24"/>
          <w:lang w:val="en-US"/>
        </w:rPr>
        <w:t>.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w:t>
      </w:r>
      <w:r w:rsidR="006223D7">
        <w:rPr>
          <w:rFonts w:ascii="Times New Roman" w:hAnsi="Times New Roman" w:cs="Times New Roman"/>
          <w:sz w:val="24"/>
          <w:szCs w:val="24"/>
          <w:lang w:val="en-US"/>
        </w:rPr>
        <w:t>6</w:t>
      </w:r>
      <w:r w:rsidR="003238BC" w:rsidRPr="006E5FF5">
        <w:rPr>
          <w:rFonts w:ascii="Times New Roman" w:hAnsi="Times New Roman" w:cs="Times New Roman"/>
          <w:sz w:val="24"/>
          <w:szCs w:val="24"/>
          <w:lang w:val="en-US"/>
        </w:rPr>
        <w:t xml:space="preserve">). The constraints for which the imposition of the equality assumption causes a significant decrease in the chi-square value indicate path coefficients that are significantly different between groups. </w:t>
      </w:r>
      <w:r w:rsidR="00DF3CC9">
        <w:rPr>
          <w:rFonts w:ascii="Times New Roman" w:hAnsi="Times New Roman" w:cs="Times New Roman"/>
          <w:sz w:val="24"/>
          <w:szCs w:val="24"/>
          <w:lang w:val="en-US"/>
        </w:rPr>
        <w:t>B</w:t>
      </w:r>
      <w:r w:rsidR="00DF3CC9" w:rsidRPr="006E5FF5">
        <w:rPr>
          <w:rFonts w:ascii="Times New Roman" w:hAnsi="Times New Roman" w:cs="Times New Roman"/>
          <w:sz w:val="24"/>
          <w:szCs w:val="24"/>
          <w:lang w:val="en-US"/>
        </w:rPr>
        <w:t xml:space="preserve">ecause the multigroup analysis </w:t>
      </w:r>
      <w:r w:rsidR="00DF3CC9">
        <w:rPr>
          <w:rFonts w:ascii="Times New Roman" w:hAnsi="Times New Roman" w:cs="Times New Roman"/>
          <w:sz w:val="24"/>
          <w:szCs w:val="24"/>
          <w:lang w:val="en-US"/>
        </w:rPr>
        <w:t>indicat</w:t>
      </w:r>
      <w:r w:rsidR="00DF3CC9" w:rsidRPr="006E5FF5">
        <w:rPr>
          <w:rFonts w:ascii="Times New Roman" w:hAnsi="Times New Roman" w:cs="Times New Roman"/>
          <w:sz w:val="24"/>
          <w:szCs w:val="24"/>
          <w:lang w:val="en-US"/>
        </w:rPr>
        <w:t xml:space="preserve">ed that </w:t>
      </w:r>
      <w:ins w:id="44" w:author="Alicia" w:date="2016-06-01T14:12:00Z">
        <w:r w:rsidR="00021DFC">
          <w:rPr>
            <w:rFonts w:ascii="Times New Roman" w:hAnsi="Times New Roman" w:cs="Times New Roman"/>
            <w:sz w:val="24"/>
            <w:szCs w:val="24"/>
            <w:lang w:val="en-US"/>
          </w:rPr>
          <w:t xml:space="preserve">several path coefficients </w:t>
        </w:r>
        <w:r w:rsidR="00021DFC" w:rsidRPr="006E5FF5">
          <w:rPr>
            <w:rFonts w:ascii="Times New Roman" w:hAnsi="Times New Roman" w:cs="Times New Roman"/>
            <w:sz w:val="24"/>
            <w:szCs w:val="24"/>
            <w:lang w:val="en-US"/>
          </w:rPr>
          <w:t>differed</w:t>
        </w:r>
        <w:r w:rsidR="00021DFC">
          <w:rPr>
            <w:rFonts w:ascii="Times New Roman" w:hAnsi="Times New Roman" w:cs="Times New Roman"/>
            <w:sz w:val="24"/>
            <w:szCs w:val="24"/>
            <w:lang w:val="en-US"/>
          </w:rPr>
          <w:t xml:space="preserve"> among </w:t>
        </w:r>
      </w:ins>
      <w:r w:rsidR="00DF3CC9">
        <w:rPr>
          <w:rFonts w:ascii="Times New Roman" w:hAnsi="Times New Roman" w:cs="Times New Roman"/>
          <w:sz w:val="24"/>
          <w:szCs w:val="24"/>
          <w:lang w:val="en-US"/>
        </w:rPr>
        <w:t>populations, w</w:t>
      </w:r>
      <w:r w:rsidR="003238BC" w:rsidRPr="006E5FF5">
        <w:rPr>
          <w:rFonts w:ascii="Times New Roman" w:hAnsi="Times New Roman" w:cs="Times New Roman"/>
          <w:sz w:val="24"/>
          <w:szCs w:val="24"/>
          <w:lang w:val="en-US"/>
        </w:rPr>
        <w:t xml:space="preserve">e fitted </w:t>
      </w:r>
      <w:r w:rsidR="00DF3CC9">
        <w:rPr>
          <w:rFonts w:ascii="Times New Roman" w:hAnsi="Times New Roman" w:cs="Times New Roman"/>
          <w:sz w:val="24"/>
          <w:szCs w:val="24"/>
          <w:lang w:val="en-US"/>
        </w:rPr>
        <w:t>separate</w:t>
      </w:r>
      <w:r w:rsidR="00CB3E3A">
        <w:rPr>
          <w:rFonts w:ascii="Times New Roman" w:hAnsi="Times New Roman" w:cs="Times New Roman"/>
          <w:sz w:val="24"/>
          <w:szCs w:val="24"/>
          <w:lang w:val="en-US"/>
        </w:rPr>
        <w:t xml:space="preserve"> saturated</w:t>
      </w:r>
      <w:r w:rsidR="003238BC" w:rsidRPr="006E5FF5">
        <w:rPr>
          <w:rFonts w:ascii="Times New Roman" w:hAnsi="Times New Roman" w:cs="Times New Roman"/>
          <w:sz w:val="24"/>
          <w:szCs w:val="24"/>
          <w:lang w:val="en-US"/>
        </w:rPr>
        <w:t xml:space="preserve"> path models </w:t>
      </w:r>
      <w:r w:rsidR="00DF3CC9">
        <w:rPr>
          <w:rFonts w:ascii="Times New Roman" w:hAnsi="Times New Roman" w:cs="Times New Roman"/>
          <w:sz w:val="24"/>
          <w:szCs w:val="24"/>
          <w:lang w:val="en-US"/>
        </w:rPr>
        <w:t>to</w:t>
      </w:r>
      <w:r w:rsidR="003238BC" w:rsidRPr="006E5FF5">
        <w:rPr>
          <w:rFonts w:ascii="Times New Roman" w:hAnsi="Times New Roman" w:cs="Times New Roman"/>
          <w:sz w:val="24"/>
          <w:szCs w:val="24"/>
          <w:lang w:val="en-US"/>
        </w:rPr>
        <w:t xml:space="preserve"> each population. </w:t>
      </w:r>
      <w:r w:rsidR="00881224" w:rsidRPr="006E5FF5">
        <w:rPr>
          <w:rFonts w:ascii="Times New Roman" w:hAnsi="Times New Roman" w:cs="Times New Roman"/>
          <w:sz w:val="24"/>
          <w:szCs w:val="24"/>
          <w:lang w:val="en-US"/>
        </w:rPr>
        <w:t xml:space="preserve">The adequacy of the hypotheses of our causal models to our data (given by a non-significant </w:t>
      </w:r>
      <w:r w:rsidR="00881224" w:rsidRPr="005A4AF9">
        <w:rPr>
          <w:rFonts w:ascii="Symbol" w:hAnsi="Symbol" w:cs="Times New Roman"/>
          <w:sz w:val="24"/>
          <w:szCs w:val="24"/>
          <w:lang w:val="en-US"/>
        </w:rPr>
        <w:t></w:t>
      </w:r>
      <w:r w:rsidR="00881224" w:rsidRPr="005A4AF9">
        <w:rPr>
          <w:rFonts w:ascii="Times New Roman" w:hAnsi="Times New Roman" w:cs="Times New Roman"/>
          <w:sz w:val="24"/>
          <w:szCs w:val="24"/>
          <w:vertAlign w:val="superscript"/>
          <w:lang w:val="en-US"/>
        </w:rPr>
        <w:t>2</w:t>
      </w:r>
      <w:r w:rsidR="00881224" w:rsidRPr="006E5FF5">
        <w:rPr>
          <w:rFonts w:ascii="Times New Roman" w:hAnsi="Times New Roman" w:cs="Times New Roman"/>
          <w:sz w:val="24"/>
          <w:szCs w:val="24"/>
          <w:lang w:val="en-US"/>
        </w:rPr>
        <w:t xml:space="preserve"> value) was not a major issue</w:t>
      </w:r>
      <w:r w:rsidR="00CB3E3A">
        <w:rPr>
          <w:rFonts w:ascii="Times New Roman" w:hAnsi="Times New Roman" w:cs="Times New Roman"/>
          <w:sz w:val="24"/>
          <w:szCs w:val="24"/>
          <w:lang w:val="en-US"/>
        </w:rPr>
        <w:t xml:space="preserve"> here</w:t>
      </w:r>
      <w:r w:rsidR="00881224" w:rsidRPr="006E5FF5">
        <w:rPr>
          <w:rFonts w:ascii="Times New Roman" w:hAnsi="Times New Roman" w:cs="Times New Roman"/>
          <w:sz w:val="24"/>
          <w:szCs w:val="24"/>
          <w:lang w:val="en-US"/>
        </w:rPr>
        <w:t xml:space="preserve">, as our aim </w:t>
      </w:r>
      <w:r w:rsidR="00881224">
        <w:rPr>
          <w:rFonts w:ascii="Times New Roman" w:hAnsi="Times New Roman" w:cs="Times New Roman"/>
          <w:sz w:val="24"/>
          <w:szCs w:val="24"/>
          <w:lang w:val="en-US"/>
        </w:rPr>
        <w:t xml:space="preserve">here </w:t>
      </w:r>
      <w:r w:rsidR="00881224" w:rsidRPr="006E5FF5">
        <w:rPr>
          <w:rFonts w:ascii="Times New Roman" w:hAnsi="Times New Roman" w:cs="Times New Roman"/>
          <w:sz w:val="24"/>
          <w:szCs w:val="24"/>
          <w:lang w:val="en-US"/>
        </w:rPr>
        <w:t>was to compare the relationships depicted in these models among populations (cf. Rey et al., 2006).</w:t>
      </w:r>
      <w:r w:rsidR="00881224">
        <w:rPr>
          <w:rFonts w:ascii="Times New Roman" w:hAnsi="Times New Roman" w:cs="Times New Roman"/>
          <w:sz w:val="24"/>
          <w:szCs w:val="24"/>
          <w:lang w:val="en-US"/>
        </w:rPr>
        <w:t xml:space="preserve"> A</w:t>
      </w:r>
      <w:r w:rsidR="003238BC" w:rsidRPr="006E5FF5">
        <w:rPr>
          <w:rFonts w:ascii="Times New Roman" w:hAnsi="Times New Roman" w:cs="Times New Roman"/>
          <w:sz w:val="24"/>
          <w:szCs w:val="24"/>
          <w:lang w:val="en-US"/>
        </w:rPr>
        <w:t>s data departed from multivariate normality (results not shown), we calculated bootstrap parameter estimates and test statistics for path coefficients, based on 5000 bootstrap samples.</w:t>
      </w:r>
      <w:r w:rsidR="00591453">
        <w:rPr>
          <w:rFonts w:ascii="Times New Roman" w:hAnsi="Times New Roman" w:cs="Times New Roman"/>
          <w:sz w:val="24"/>
          <w:szCs w:val="24"/>
          <w:lang w:val="en-US"/>
        </w:rPr>
        <w:t xml:space="preserve"> </w:t>
      </w:r>
    </w:p>
    <w:p w14:paraId="22840CC1" w14:textId="77777777"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associated with an increased probability of predator presence or an increased interaction intensity. First, we performed a logistic regression of butterfly presence on log-transformed ant abundance, using the 20 study populations. Second, we regressed the mean number of eggs per plant and the </w:t>
      </w:r>
      <w:r>
        <w:rPr>
          <w:rFonts w:ascii="Times New Roman" w:hAnsi="Times New Roman" w:cs="Times New Roman"/>
          <w:sz w:val="24"/>
          <w:szCs w:val="24"/>
          <w:lang w:val="en-US"/>
        </w:rPr>
        <w:lastRenderedPageBreak/>
        <w:t xml:space="preserve">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in each of the two years on log-transformed ant-abundance, using the 11 populations where the butterfly was present.</w:t>
      </w:r>
    </w:p>
    <w:p w14:paraId="0247AADC" w14:textId="71072823" w:rsidR="008E0FB1"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Path analyses were carried out in Amos 16.0 (Arbukle, 2007). All other analyses were conducted in R 3.1.2 (R Development Core Team, 2014). </w:t>
      </w:r>
    </w:p>
    <w:p w14:paraId="350617C2"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14:paraId="45CA2C1E" w14:textId="3EF88501"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Among-population variation in selection on flowering phenology was strongly associated with the incidence of the predator in plant populations (Table 2, Appendix 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In populations where the predator was absent, there was selection for earlier flowering (mean ± 95% CI of selection gradients, 2010: 0.22 ± 0.15, 2011: 0.30 ± 0.17), while in populations where the predator was present there was selection for later flowering (mean ± 95% CI of selection gradients, 2010: - 0.19 ± 0.15, 2011: - 0.10 ± 0.11, Fig. 1). The intensity of selection varied also among populations with the butterfly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7</w:t>
      </w:r>
      <w:r>
        <w:rPr>
          <w:rFonts w:ascii="Times New Roman" w:hAnsi="Times New Roman" w:cs="Times New Roman"/>
          <w:sz w:val="24"/>
          <w:szCs w:val="24"/>
          <w:lang w:val="en-US"/>
        </w:rPr>
        <w:t xml:space="preserve">). Differences in selection gradients for phenology among populations with the seed predator were not significantly related to predation intensity, in terms of the mean number of eggs per individual (2010: </w:t>
      </w:r>
      <w:r w:rsidRPr="00B26402">
        <w:rPr>
          <w:rFonts w:ascii="Symbol" w:hAnsi="Symbol" w:cs="Times New Roman"/>
          <w:sz w:val="24"/>
          <w:szCs w:val="24"/>
          <w:lang w:val="en-US"/>
        </w:rPr>
        <w:t></w:t>
      </w:r>
      <w:r w:rsidRPr="00B26402">
        <w:rPr>
          <w:rFonts w:ascii="Symbol" w:hAnsi="Symbol" w:cs="Times New Roman"/>
          <w:sz w:val="24"/>
          <w:szCs w:val="24"/>
          <w:lang w:val="en-US"/>
        </w:rPr>
        <w:t></w:t>
      </w:r>
      <w:r>
        <w:rPr>
          <w:rFonts w:ascii="Times New Roman" w:hAnsi="Times New Roman" w:cs="Times New Roman"/>
          <w:sz w:val="24"/>
          <w:szCs w:val="24"/>
          <w:lang w:val="en-US"/>
        </w:rPr>
        <w:t xml:space="preserve">= -0.01, p = 0.808; 2011: </w:t>
      </w:r>
      <w:r w:rsidRPr="00B26402">
        <w:rPr>
          <w:rFonts w:ascii="Symbol" w:hAnsi="Symbol" w:cs="Times New Roman"/>
          <w:sz w:val="24"/>
          <w:szCs w:val="24"/>
          <w:lang w:val="en-US"/>
        </w:rPr>
        <w:t></w:t>
      </w:r>
      <w:r>
        <w:rPr>
          <w:rFonts w:ascii="Times New Roman" w:hAnsi="Times New Roman" w:cs="Times New Roman"/>
          <w:sz w:val="24"/>
          <w:szCs w:val="24"/>
          <w:lang w:val="en-US"/>
        </w:rPr>
        <w:t xml:space="preserve"> = -0.03, p = 0.080). </w:t>
      </w:r>
    </w:p>
    <w:p w14:paraId="780B4F0A" w14:textId="468EDA6C"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 in both study years, and again selection varied among populations (except for selection on shoot height in 2010, Table 1A). We found evidence of non-linear selection, in terms of quadratic effects of flower number and correlational effects of flower number × phenology, and these effects varied among populations (Table 1B).</w:t>
      </w:r>
    </w:p>
    <w:p w14:paraId="12768E29" w14:textId="145D29B5" w:rsidR="0078238E"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both study years, early development of floral structures increased the probability of being attacked by the predator within all populations where the predator was present (Table 3). The probability of being attacked was higher in plants with higher number of flowers in 2011, while the effect of flower number differed among populations in 2010. Shoot height did not influence probability of attack in </w:t>
      </w:r>
      <w:r w:rsidR="00405A95">
        <w:rPr>
          <w:rFonts w:ascii="Times New Roman" w:hAnsi="Times New Roman" w:cs="Times New Roman"/>
          <w:sz w:val="24"/>
          <w:szCs w:val="24"/>
          <w:lang w:val="en-US"/>
        </w:rPr>
        <w:t>any of the two study years</w:t>
      </w:r>
      <w:r>
        <w:rPr>
          <w:rFonts w:ascii="Times New Roman" w:hAnsi="Times New Roman" w:cs="Times New Roman"/>
          <w:sz w:val="24"/>
          <w:szCs w:val="24"/>
          <w:lang w:val="en-US"/>
        </w:rPr>
        <w:t>. Also the number of eggs per plant was correlated with phenology and flower number within populations, but relationships varied among populations in both study years (Table 3</w:t>
      </w:r>
      <w:r w:rsidR="008B63BB">
        <w:rPr>
          <w:rFonts w:ascii="Times New Roman" w:hAnsi="Times New Roman" w:cs="Times New Roman"/>
          <w:sz w:val="24"/>
          <w:szCs w:val="24"/>
          <w:lang w:val="en-US"/>
        </w:rPr>
        <w:t>-4</w:t>
      </w:r>
      <w:r>
        <w:rPr>
          <w:rFonts w:ascii="Times New Roman" w:hAnsi="Times New Roman" w:cs="Times New Roman"/>
          <w:sz w:val="24"/>
          <w:szCs w:val="24"/>
          <w:lang w:val="en-US"/>
        </w:rPr>
        <w:t xml:space="preserve">, Appendix </w:t>
      </w:r>
      <w:r w:rsidR="008B63BB">
        <w:rPr>
          <w:rFonts w:ascii="Times New Roman" w:hAnsi="Times New Roman" w:cs="Times New Roman"/>
          <w:sz w:val="24"/>
          <w:szCs w:val="24"/>
          <w:lang w:val="en-US"/>
        </w:rPr>
        <w:t>S</w:t>
      </w:r>
      <w:r w:rsidR="006223D7">
        <w:rPr>
          <w:rFonts w:ascii="Times New Roman" w:hAnsi="Times New Roman" w:cs="Times New Roman"/>
          <w:sz w:val="24"/>
          <w:szCs w:val="24"/>
          <w:lang w:val="en-US"/>
        </w:rPr>
        <w:t>8</w:t>
      </w:r>
      <w:r>
        <w:rPr>
          <w:rFonts w:ascii="Times New Roman" w:hAnsi="Times New Roman" w:cs="Times New Roman"/>
          <w:sz w:val="24"/>
          <w:szCs w:val="24"/>
          <w:lang w:val="en-US"/>
        </w:rPr>
        <w:t>).</w:t>
      </w:r>
    </w:p>
    <w:p w14:paraId="75417555" w14:textId="35B40719" w:rsidR="001742F2" w:rsidRDefault="001913F2" w:rsidP="000955DB">
      <w:pPr>
        <w:spacing w:line="480" w:lineRule="auto"/>
        <w:ind w:firstLine="708"/>
        <w:rPr>
          <w:ins w:id="45" w:author="Alicia" w:date="2016-06-02T17:29:00Z"/>
          <w:rFonts w:ascii="Times New Roman" w:hAnsi="Times New Roman" w:cs="Times New Roman"/>
          <w:sz w:val="24"/>
          <w:szCs w:val="24"/>
          <w:lang w:val="en-US"/>
        </w:rPr>
      </w:pPr>
      <w:r w:rsidRPr="001913F2">
        <w:rPr>
          <w:rFonts w:ascii="Times New Roman" w:hAnsi="Times New Roman" w:cs="Times New Roman"/>
          <w:sz w:val="24"/>
          <w:szCs w:val="24"/>
          <w:lang w:val="en-US"/>
        </w:rPr>
        <w:t>The global path analys</w:t>
      </w:r>
      <w:r>
        <w:rPr>
          <w:rFonts w:ascii="Times New Roman" w:hAnsi="Times New Roman" w:cs="Times New Roman"/>
          <w:sz w:val="24"/>
          <w:szCs w:val="24"/>
          <w:lang w:val="en-US"/>
        </w:rPr>
        <w:t>es</w:t>
      </w:r>
      <w:r w:rsidR="001A1D25">
        <w:rPr>
          <w:rFonts w:ascii="Times New Roman" w:hAnsi="Times New Roman" w:cs="Times New Roman"/>
          <w:sz w:val="24"/>
          <w:szCs w:val="24"/>
          <w:lang w:val="en-US"/>
        </w:rPr>
        <w:t xml:space="preserve"> </w:t>
      </w:r>
      <w:r w:rsidR="00C407BE">
        <w:rPr>
          <w:rFonts w:ascii="Times New Roman" w:hAnsi="Times New Roman" w:cs="Times New Roman"/>
          <w:sz w:val="24"/>
          <w:szCs w:val="24"/>
          <w:lang w:val="en-US"/>
        </w:rPr>
        <w:t xml:space="preserve">showed that flowering phenology affected fitness through effects on </w:t>
      </w:r>
      <w:r w:rsidR="00DF0233">
        <w:rPr>
          <w:rFonts w:ascii="Times New Roman" w:hAnsi="Times New Roman" w:cs="Times New Roman"/>
          <w:sz w:val="24"/>
          <w:szCs w:val="24"/>
          <w:lang w:val="en-US"/>
        </w:rPr>
        <w:t xml:space="preserve">the intensity of </w:t>
      </w:r>
      <w:r w:rsidR="00C407BE">
        <w:rPr>
          <w:rFonts w:ascii="Times New Roman" w:hAnsi="Times New Roman" w:cs="Times New Roman"/>
          <w:sz w:val="24"/>
          <w:szCs w:val="24"/>
          <w:lang w:val="en-US"/>
        </w:rPr>
        <w:t xml:space="preserve">predation by </w:t>
      </w:r>
      <w:r w:rsidR="00C407BE" w:rsidRPr="00C407BE">
        <w:rPr>
          <w:rFonts w:ascii="Times New Roman" w:hAnsi="Times New Roman" w:cs="Times New Roman"/>
          <w:i/>
          <w:sz w:val="24"/>
          <w:szCs w:val="24"/>
          <w:lang w:val="en-US"/>
        </w:rPr>
        <w:t>P. alcon</w:t>
      </w:r>
      <w:r w:rsidR="0076677B">
        <w:rPr>
          <w:rFonts w:ascii="Times New Roman" w:hAnsi="Times New Roman" w:cs="Times New Roman"/>
          <w:i/>
          <w:sz w:val="24"/>
          <w:szCs w:val="24"/>
          <w:lang w:val="en-US"/>
        </w:rPr>
        <w:t xml:space="preserve"> </w:t>
      </w:r>
      <w:r w:rsidR="0076677B">
        <w:rPr>
          <w:rFonts w:ascii="Times New Roman" w:hAnsi="Times New Roman" w:cs="Times New Roman"/>
          <w:sz w:val="24"/>
          <w:szCs w:val="24"/>
          <w:lang w:val="en-US"/>
        </w:rPr>
        <w:t>in both years (Fig. 2)</w:t>
      </w:r>
      <w:r w:rsidR="00C407BE">
        <w:rPr>
          <w:rFonts w:ascii="Times New Roman" w:hAnsi="Times New Roman" w:cs="Times New Roman"/>
          <w:sz w:val="24"/>
          <w:szCs w:val="24"/>
          <w:lang w:val="en-US"/>
        </w:rPr>
        <w:t xml:space="preserve">. Early development of floral structures </w:t>
      </w:r>
      <w:r w:rsidR="0076677B">
        <w:rPr>
          <w:rFonts w:ascii="Times New Roman" w:hAnsi="Times New Roman" w:cs="Times New Roman"/>
          <w:sz w:val="24"/>
          <w:szCs w:val="24"/>
          <w:lang w:val="en-US"/>
        </w:rPr>
        <w:t xml:space="preserve">had a direct negative effect on </w:t>
      </w:r>
      <w:r w:rsidR="00C407BE">
        <w:rPr>
          <w:rFonts w:ascii="Times New Roman" w:hAnsi="Times New Roman" w:cs="Times New Roman"/>
          <w:sz w:val="24"/>
          <w:szCs w:val="24"/>
          <w:lang w:val="en-US"/>
        </w:rPr>
        <w:t>the number of intact fruits in 2010</w:t>
      </w:r>
      <w:r w:rsidR="0076677B">
        <w:rPr>
          <w:rFonts w:ascii="Times New Roman" w:hAnsi="Times New Roman" w:cs="Times New Roman"/>
          <w:sz w:val="24"/>
          <w:szCs w:val="24"/>
          <w:lang w:val="en-US"/>
        </w:rPr>
        <w:t xml:space="preserve"> but not i</w:t>
      </w:r>
      <w:r w:rsidR="00C407BE">
        <w:rPr>
          <w:rFonts w:ascii="Times New Roman" w:hAnsi="Times New Roman" w:cs="Times New Roman"/>
          <w:sz w:val="24"/>
          <w:szCs w:val="24"/>
          <w:lang w:val="en-US"/>
        </w:rPr>
        <w:t xml:space="preserve">n 2011. </w:t>
      </w:r>
      <w:r w:rsidR="0076677B">
        <w:rPr>
          <w:rFonts w:ascii="Times New Roman" w:hAnsi="Times New Roman" w:cs="Times New Roman"/>
          <w:sz w:val="24"/>
          <w:szCs w:val="24"/>
          <w:lang w:val="en-US"/>
        </w:rPr>
        <w:t>In both study years, a h</w:t>
      </w:r>
      <w:r w:rsidR="00C407BE">
        <w:rPr>
          <w:rFonts w:ascii="Times New Roman" w:hAnsi="Times New Roman" w:cs="Times New Roman"/>
          <w:sz w:val="24"/>
          <w:szCs w:val="24"/>
          <w:lang w:val="en-US"/>
        </w:rPr>
        <w:t xml:space="preserve">igher flower </w:t>
      </w:r>
      <w:r w:rsidR="0076677B">
        <w:rPr>
          <w:rFonts w:ascii="Times New Roman" w:hAnsi="Times New Roman" w:cs="Times New Roman"/>
          <w:sz w:val="24"/>
          <w:szCs w:val="24"/>
          <w:lang w:val="en-US"/>
        </w:rPr>
        <w:t>number</w:t>
      </w:r>
      <w:r w:rsidR="00C407BE">
        <w:rPr>
          <w:rFonts w:ascii="Times New Roman" w:hAnsi="Times New Roman" w:cs="Times New Roman"/>
          <w:sz w:val="24"/>
          <w:szCs w:val="24"/>
          <w:lang w:val="en-US"/>
        </w:rPr>
        <w:t xml:space="preserve"> directly increased the number of intact fruits, but also increased predation, which lead to a decrease in fitness.</w:t>
      </w:r>
      <w:r w:rsidR="001A1D25">
        <w:rPr>
          <w:rFonts w:ascii="Times New Roman" w:hAnsi="Times New Roman" w:cs="Times New Roman"/>
          <w:sz w:val="24"/>
          <w:szCs w:val="24"/>
          <w:lang w:val="en-US"/>
        </w:rPr>
        <w:t xml:space="preserve"> </w:t>
      </w:r>
      <w:r w:rsidR="0076677B">
        <w:rPr>
          <w:rFonts w:ascii="Times New Roman" w:hAnsi="Times New Roman" w:cs="Times New Roman"/>
          <w:sz w:val="24"/>
          <w:szCs w:val="24"/>
          <w:lang w:val="en-US"/>
        </w:rPr>
        <w:t>There were no</w:t>
      </w:r>
      <w:r w:rsidR="001A1D25">
        <w:rPr>
          <w:rFonts w:ascii="Times New Roman" w:hAnsi="Times New Roman" w:cs="Times New Roman"/>
          <w:sz w:val="24"/>
          <w:szCs w:val="24"/>
          <w:lang w:val="en-US"/>
        </w:rPr>
        <w:t xml:space="preserve"> effect</w:t>
      </w:r>
      <w:r w:rsidR="0076677B">
        <w:rPr>
          <w:rFonts w:ascii="Times New Roman" w:hAnsi="Times New Roman" w:cs="Times New Roman"/>
          <w:sz w:val="24"/>
          <w:szCs w:val="24"/>
          <w:lang w:val="en-US"/>
        </w:rPr>
        <w:t>s</w:t>
      </w:r>
      <w:r w:rsidR="001A1D25">
        <w:rPr>
          <w:rFonts w:ascii="Times New Roman" w:hAnsi="Times New Roman" w:cs="Times New Roman"/>
          <w:sz w:val="24"/>
          <w:szCs w:val="24"/>
          <w:lang w:val="en-US"/>
        </w:rPr>
        <w:t xml:space="preserve"> of s</w:t>
      </w:r>
      <w:r w:rsidR="00C407BE" w:rsidRPr="00C407BE">
        <w:rPr>
          <w:rFonts w:ascii="Times New Roman" w:hAnsi="Times New Roman" w:cs="Times New Roman"/>
          <w:sz w:val="24"/>
          <w:szCs w:val="24"/>
          <w:lang w:val="en-US"/>
        </w:rPr>
        <w:t>hoot height</w:t>
      </w:r>
      <w:r w:rsidR="001A1D25">
        <w:rPr>
          <w:rFonts w:ascii="Times New Roman" w:hAnsi="Times New Roman" w:cs="Times New Roman"/>
          <w:sz w:val="24"/>
          <w:szCs w:val="24"/>
          <w:lang w:val="en-US"/>
        </w:rPr>
        <w:t xml:space="preserve"> on predation </w:t>
      </w:r>
      <w:r w:rsidR="0076677B">
        <w:rPr>
          <w:rFonts w:ascii="Times New Roman" w:hAnsi="Times New Roman" w:cs="Times New Roman"/>
          <w:sz w:val="24"/>
          <w:szCs w:val="24"/>
          <w:lang w:val="en-US"/>
        </w:rPr>
        <w:t>or</w:t>
      </w:r>
      <w:r w:rsidR="001A1D25">
        <w:rPr>
          <w:rFonts w:ascii="Times New Roman" w:hAnsi="Times New Roman" w:cs="Times New Roman"/>
          <w:sz w:val="24"/>
          <w:szCs w:val="24"/>
          <w:lang w:val="en-US"/>
        </w:rPr>
        <w:t xml:space="preserve"> fitness. The results were similar for the model where indirect effects were mediated by the probability of predator attack (Appendix S3).</w:t>
      </w:r>
      <w:r w:rsidR="00906BF6">
        <w:rPr>
          <w:rFonts w:ascii="Times New Roman" w:hAnsi="Times New Roman" w:cs="Times New Roman"/>
          <w:sz w:val="24"/>
          <w:szCs w:val="24"/>
          <w:lang w:val="en-US"/>
        </w:rPr>
        <w:t xml:space="preserve"> </w:t>
      </w:r>
      <w:r w:rsidR="00D43E10" w:rsidRPr="001913F2">
        <w:rPr>
          <w:rFonts w:ascii="Times New Roman" w:hAnsi="Times New Roman" w:cs="Times New Roman"/>
          <w:sz w:val="24"/>
          <w:szCs w:val="24"/>
          <w:lang w:val="en-US"/>
        </w:rPr>
        <w:t xml:space="preserve">Multigroup path-analyses revealed significant among-population differences in trait-fitness relationships (Appendix S6). </w:t>
      </w:r>
      <w:r w:rsidR="00B25594">
        <w:rPr>
          <w:rFonts w:ascii="Times New Roman" w:hAnsi="Times New Roman" w:cs="Times New Roman"/>
          <w:sz w:val="24"/>
          <w:szCs w:val="24"/>
          <w:lang w:val="en-US"/>
        </w:rPr>
        <w:t>M</w:t>
      </w:r>
      <w:r w:rsidR="00D43E10" w:rsidRPr="001913F2">
        <w:rPr>
          <w:rFonts w:ascii="Times New Roman" w:hAnsi="Times New Roman" w:cs="Times New Roman"/>
          <w:sz w:val="24"/>
          <w:szCs w:val="24"/>
          <w:lang w:val="en-US"/>
        </w:rPr>
        <w:t xml:space="preserve">odels fitted for each population and year </w:t>
      </w:r>
      <w:r w:rsidR="00B53242">
        <w:rPr>
          <w:rFonts w:ascii="Times New Roman" w:hAnsi="Times New Roman" w:cs="Times New Roman"/>
          <w:sz w:val="24"/>
          <w:szCs w:val="24"/>
          <w:lang w:val="en-US"/>
        </w:rPr>
        <w:t xml:space="preserve">(Table 4, Appendices S4-5) </w:t>
      </w:r>
      <w:r w:rsidR="00D43E10" w:rsidRPr="001913F2">
        <w:rPr>
          <w:rFonts w:ascii="Times New Roman" w:hAnsi="Times New Roman" w:cs="Times New Roman"/>
          <w:sz w:val="24"/>
          <w:szCs w:val="24"/>
          <w:lang w:val="en-US"/>
        </w:rPr>
        <w:t xml:space="preserve">identified </w:t>
      </w:r>
      <w:r w:rsidR="00B25594">
        <w:rPr>
          <w:rFonts w:ascii="Times New Roman" w:hAnsi="Times New Roman" w:cs="Times New Roman"/>
          <w:sz w:val="24"/>
          <w:szCs w:val="24"/>
          <w:lang w:val="en-US"/>
        </w:rPr>
        <w:t xml:space="preserve">both direct and indirect </w:t>
      </w:r>
      <w:r w:rsidR="00D43E10" w:rsidRPr="001913F2">
        <w:rPr>
          <w:rFonts w:ascii="Times New Roman" w:hAnsi="Times New Roman" w:cs="Times New Roman"/>
          <w:sz w:val="24"/>
          <w:szCs w:val="24"/>
          <w:lang w:val="en-US"/>
        </w:rPr>
        <w:t xml:space="preserve">effects of phenology </w:t>
      </w:r>
      <w:r w:rsidR="00B53242">
        <w:rPr>
          <w:rFonts w:ascii="Times New Roman" w:hAnsi="Times New Roman" w:cs="Times New Roman"/>
          <w:sz w:val="24"/>
          <w:szCs w:val="24"/>
          <w:lang w:val="en-US"/>
        </w:rPr>
        <w:t xml:space="preserve">and number of flowers </w:t>
      </w:r>
      <w:r w:rsidR="00D43E10" w:rsidRPr="001913F2">
        <w:rPr>
          <w:rFonts w:ascii="Times New Roman" w:hAnsi="Times New Roman" w:cs="Times New Roman"/>
          <w:sz w:val="24"/>
          <w:szCs w:val="24"/>
          <w:lang w:val="en-US"/>
        </w:rPr>
        <w:t>on fitness</w:t>
      </w:r>
      <w:r w:rsidR="00B53242">
        <w:rPr>
          <w:rFonts w:ascii="Times New Roman" w:hAnsi="Times New Roman" w:cs="Times New Roman"/>
          <w:sz w:val="24"/>
          <w:szCs w:val="24"/>
          <w:lang w:val="en-US"/>
        </w:rPr>
        <w:t xml:space="preserve">, </w:t>
      </w:r>
      <w:r w:rsidR="00892326">
        <w:rPr>
          <w:rFonts w:ascii="Times New Roman" w:hAnsi="Times New Roman" w:cs="Times New Roman"/>
          <w:sz w:val="24"/>
          <w:szCs w:val="24"/>
          <w:lang w:val="en-US"/>
        </w:rPr>
        <w:t xml:space="preserve">while </w:t>
      </w:r>
      <w:r w:rsidR="00B53242">
        <w:rPr>
          <w:rFonts w:ascii="Times New Roman" w:hAnsi="Times New Roman" w:cs="Times New Roman"/>
          <w:sz w:val="24"/>
          <w:szCs w:val="24"/>
          <w:lang w:val="en-US"/>
        </w:rPr>
        <w:t xml:space="preserve">effects of shoot height </w:t>
      </w:r>
      <w:r w:rsidR="00892326">
        <w:rPr>
          <w:rFonts w:ascii="Times New Roman" w:hAnsi="Times New Roman" w:cs="Times New Roman"/>
          <w:sz w:val="24"/>
          <w:szCs w:val="24"/>
          <w:lang w:val="en-US"/>
        </w:rPr>
        <w:t>were</w:t>
      </w:r>
      <w:r w:rsidR="00B53242">
        <w:rPr>
          <w:rFonts w:ascii="Times New Roman" w:hAnsi="Times New Roman" w:cs="Times New Roman"/>
          <w:sz w:val="24"/>
          <w:szCs w:val="24"/>
          <w:lang w:val="en-US"/>
        </w:rPr>
        <w:t xml:space="preserve"> not significant in most of the cases. </w:t>
      </w:r>
      <w:r w:rsidR="0076677B">
        <w:rPr>
          <w:rFonts w:ascii="Times New Roman" w:hAnsi="Times New Roman" w:cs="Times New Roman"/>
          <w:sz w:val="24"/>
          <w:szCs w:val="24"/>
          <w:lang w:val="en-US"/>
        </w:rPr>
        <w:t>The size</w:t>
      </w:r>
      <w:r w:rsidR="00B53242">
        <w:rPr>
          <w:rFonts w:ascii="Times New Roman" w:hAnsi="Times New Roman" w:cs="Times New Roman"/>
          <w:sz w:val="24"/>
          <w:szCs w:val="24"/>
          <w:lang w:val="en-US"/>
        </w:rPr>
        <w:t xml:space="preserve"> of effects varied among populations and years</w:t>
      </w:r>
      <w:r w:rsidR="00136EFC">
        <w:rPr>
          <w:rFonts w:ascii="Times New Roman" w:hAnsi="Times New Roman" w:cs="Times New Roman"/>
          <w:sz w:val="24"/>
          <w:szCs w:val="24"/>
          <w:lang w:val="en-US"/>
        </w:rPr>
        <w:t xml:space="preserve">, as </w:t>
      </w:r>
      <w:r w:rsidR="0076677B">
        <w:rPr>
          <w:rFonts w:ascii="Times New Roman" w:hAnsi="Times New Roman" w:cs="Times New Roman"/>
          <w:sz w:val="24"/>
          <w:szCs w:val="24"/>
          <w:lang w:val="en-US"/>
        </w:rPr>
        <w:t>eviden</w:t>
      </w:r>
      <w:del w:id="46" w:author="Alicia" w:date="2016-06-01T16:42:00Z">
        <w:r w:rsidR="0076677B" w:rsidDel="00AA1AD4">
          <w:rPr>
            <w:rFonts w:ascii="Times New Roman" w:hAnsi="Times New Roman" w:cs="Times New Roman"/>
            <w:sz w:val="24"/>
            <w:szCs w:val="24"/>
            <w:lang w:val="en-US"/>
          </w:rPr>
          <w:delText>t</w:delText>
        </w:r>
      </w:del>
      <w:ins w:id="47" w:author="Alicia" w:date="2016-06-01T16:42:00Z">
        <w:r w:rsidR="00AA1AD4">
          <w:rPr>
            <w:rFonts w:ascii="Times New Roman" w:hAnsi="Times New Roman" w:cs="Times New Roman"/>
            <w:sz w:val="24"/>
            <w:szCs w:val="24"/>
            <w:lang w:val="en-US"/>
          </w:rPr>
          <w:t>ced</w:t>
        </w:r>
      </w:ins>
      <w:r w:rsidR="0076677B">
        <w:rPr>
          <w:rFonts w:ascii="Times New Roman" w:hAnsi="Times New Roman" w:cs="Times New Roman"/>
          <w:sz w:val="24"/>
          <w:szCs w:val="24"/>
          <w:lang w:val="en-US"/>
        </w:rPr>
        <w:t xml:space="preserve"> </w:t>
      </w:r>
      <w:del w:id="48" w:author="ehrlen" w:date="2016-06-04T11:59:00Z">
        <w:r w:rsidR="0076677B" w:rsidDel="00582EDF">
          <w:rPr>
            <w:rFonts w:ascii="Times New Roman" w:hAnsi="Times New Roman" w:cs="Times New Roman"/>
            <w:sz w:val="24"/>
            <w:szCs w:val="24"/>
            <w:lang w:val="en-US"/>
          </w:rPr>
          <w:delText>from</w:delText>
        </w:r>
        <w:r w:rsidR="00892326" w:rsidDel="00582EDF">
          <w:rPr>
            <w:rFonts w:ascii="Times New Roman" w:hAnsi="Times New Roman" w:cs="Times New Roman"/>
            <w:sz w:val="24"/>
            <w:szCs w:val="24"/>
            <w:lang w:val="en-US"/>
          </w:rPr>
          <w:delText xml:space="preserve"> </w:delText>
        </w:r>
      </w:del>
      <w:ins w:id="49" w:author="ehrlen" w:date="2016-06-04T11:59:00Z">
        <w:r w:rsidR="00582EDF">
          <w:rPr>
            <w:rFonts w:ascii="Times New Roman" w:hAnsi="Times New Roman" w:cs="Times New Roman"/>
            <w:sz w:val="24"/>
            <w:szCs w:val="24"/>
            <w:lang w:val="en-US"/>
          </w:rPr>
          <w:t>by</w:t>
        </w:r>
        <w:r w:rsidR="00582EDF">
          <w:rPr>
            <w:rFonts w:ascii="Times New Roman" w:hAnsi="Times New Roman" w:cs="Times New Roman"/>
            <w:sz w:val="24"/>
            <w:szCs w:val="24"/>
            <w:lang w:val="en-US"/>
          </w:rPr>
          <w:t xml:space="preserve"> </w:t>
        </w:r>
      </w:ins>
      <w:r w:rsidR="00892326">
        <w:rPr>
          <w:rFonts w:ascii="Times New Roman" w:hAnsi="Times New Roman" w:cs="Times New Roman"/>
          <w:sz w:val="24"/>
          <w:szCs w:val="24"/>
          <w:lang w:val="en-US"/>
        </w:rPr>
        <w:t>the</w:t>
      </w:r>
      <w:r w:rsidR="00136EFC">
        <w:rPr>
          <w:rFonts w:ascii="Times New Roman" w:hAnsi="Times New Roman" w:cs="Times New Roman"/>
          <w:sz w:val="24"/>
          <w:szCs w:val="24"/>
          <w:lang w:val="en-US"/>
        </w:rPr>
        <w:t xml:space="preserve"> unstandardized coefficients</w:t>
      </w:r>
      <w:r w:rsidR="00892326">
        <w:rPr>
          <w:rFonts w:ascii="Times New Roman" w:hAnsi="Times New Roman" w:cs="Times New Roman"/>
          <w:sz w:val="24"/>
          <w:szCs w:val="24"/>
          <w:lang w:val="en-US"/>
        </w:rPr>
        <w:t xml:space="preserve"> (Appendix S9)</w:t>
      </w:r>
      <w:r w:rsidR="00136EFC">
        <w:rPr>
          <w:rFonts w:ascii="Times New Roman" w:hAnsi="Times New Roman" w:cs="Times New Roman"/>
          <w:sz w:val="24"/>
          <w:szCs w:val="24"/>
          <w:lang w:val="en-US"/>
        </w:rPr>
        <w:t xml:space="preserve">. </w:t>
      </w:r>
      <w:r w:rsidR="002123D7">
        <w:rPr>
          <w:rFonts w:ascii="Times New Roman" w:hAnsi="Times New Roman" w:cs="Times New Roman"/>
          <w:sz w:val="24"/>
          <w:szCs w:val="24"/>
          <w:lang w:val="en-US"/>
        </w:rPr>
        <w:t>On average, advancing phenology by one stage</w:t>
      </w:r>
      <w:r w:rsidR="002123D7" w:rsidRPr="003D1A99">
        <w:rPr>
          <w:rFonts w:ascii="Times New Roman" w:hAnsi="Times New Roman" w:cs="Times New Roman"/>
          <w:sz w:val="24"/>
          <w:szCs w:val="24"/>
          <w:lang w:val="en-US"/>
        </w:rPr>
        <w:t xml:space="preserve"> (i.e. flowering</w:t>
      </w:r>
      <w:r w:rsidR="002123D7">
        <w:rPr>
          <w:rFonts w:ascii="Times New Roman" w:hAnsi="Times New Roman" w:cs="Times New Roman"/>
          <w:sz w:val="24"/>
          <w:szCs w:val="24"/>
          <w:lang w:val="en-US"/>
        </w:rPr>
        <w:t xml:space="preserve"> approximately</w:t>
      </w:r>
      <w:r w:rsidR="002123D7" w:rsidRPr="003D1A99">
        <w:rPr>
          <w:rFonts w:ascii="Times New Roman" w:hAnsi="Times New Roman" w:cs="Times New Roman"/>
          <w:sz w:val="24"/>
          <w:szCs w:val="24"/>
          <w:lang w:val="en-US"/>
        </w:rPr>
        <w:t xml:space="preserve"> one week earlier)</w:t>
      </w:r>
      <w:r w:rsidR="002123D7">
        <w:rPr>
          <w:lang w:val="en-US"/>
        </w:rPr>
        <w:t xml:space="preserve"> </w:t>
      </w:r>
      <w:r w:rsidR="002123D7">
        <w:rPr>
          <w:rFonts w:ascii="Times New Roman" w:hAnsi="Times New Roman" w:cs="Times New Roman"/>
          <w:sz w:val="24"/>
          <w:szCs w:val="24"/>
          <w:lang w:val="en-US"/>
        </w:rPr>
        <w:t>increase</w:t>
      </w:r>
      <w:r w:rsidR="00DF0233">
        <w:rPr>
          <w:rFonts w:ascii="Times New Roman" w:hAnsi="Times New Roman" w:cs="Times New Roman"/>
          <w:sz w:val="24"/>
          <w:szCs w:val="24"/>
          <w:lang w:val="en-US"/>
        </w:rPr>
        <w:t>d</w:t>
      </w:r>
      <w:r w:rsidR="002123D7">
        <w:rPr>
          <w:rFonts w:ascii="Times New Roman" w:hAnsi="Times New Roman" w:cs="Times New Roman"/>
          <w:sz w:val="24"/>
          <w:szCs w:val="24"/>
          <w:lang w:val="en-US"/>
        </w:rPr>
        <w:t xml:space="preserve"> the probability of being attacked by the predator by 9% (Appendix S5) and lead to an additional 0.87 eggs laid per plant (Appendix S9). Each additional egg laid on a plant, in turn, reduced the number of intact fruits by 0.08 on average (Appendix S9). Multiplying these effects gives an estimated mean butterfly-</w:t>
      </w:r>
      <w:r w:rsidR="002123D7">
        <w:rPr>
          <w:rFonts w:ascii="Times New Roman" w:hAnsi="Times New Roman" w:cs="Times New Roman"/>
          <w:sz w:val="24"/>
          <w:szCs w:val="24"/>
          <w:lang w:val="en-US"/>
        </w:rPr>
        <w:lastRenderedPageBreak/>
        <w:t xml:space="preserve">mediated reduction in fitness of a one-stage advancement in phenology of 0.05 intact fruits, approximately </w:t>
      </w:r>
      <w:commentRangeStart w:id="50"/>
      <w:r w:rsidR="002123D7">
        <w:rPr>
          <w:rFonts w:ascii="Times New Roman" w:hAnsi="Times New Roman" w:cs="Times New Roman"/>
          <w:sz w:val="24"/>
          <w:szCs w:val="24"/>
          <w:lang w:val="en-US"/>
        </w:rPr>
        <w:t xml:space="preserve">corresponding to </w:t>
      </w:r>
      <w:commentRangeStart w:id="51"/>
      <w:r w:rsidR="002123D7">
        <w:rPr>
          <w:rFonts w:ascii="Times New Roman" w:hAnsi="Times New Roman" w:cs="Times New Roman"/>
          <w:sz w:val="24"/>
          <w:szCs w:val="24"/>
          <w:lang w:val="en-US"/>
        </w:rPr>
        <w:t>25 seeds</w:t>
      </w:r>
      <w:commentRangeEnd w:id="50"/>
      <w:r w:rsidR="002123D7">
        <w:rPr>
          <w:rStyle w:val="CommentReference"/>
        </w:rPr>
        <w:commentReference w:id="50"/>
      </w:r>
      <w:ins w:id="52" w:author="Alicia" w:date="2016-06-01T16:49:00Z">
        <w:r w:rsidR="00944C80">
          <w:rPr>
            <w:rFonts w:ascii="Times New Roman" w:hAnsi="Times New Roman" w:cs="Times New Roman"/>
            <w:sz w:val="24"/>
            <w:szCs w:val="24"/>
            <w:lang w:val="en-US"/>
          </w:rPr>
          <w:t xml:space="preserve"> </w:t>
        </w:r>
      </w:ins>
      <w:commentRangeEnd w:id="51"/>
      <w:ins w:id="53" w:author="Alicia" w:date="2016-06-01T16:54:00Z">
        <w:r w:rsidR="00944C80">
          <w:rPr>
            <w:rStyle w:val="CommentReference"/>
          </w:rPr>
          <w:commentReference w:id="51"/>
        </w:r>
      </w:ins>
      <w:ins w:id="54" w:author="Alicia" w:date="2016-06-01T16:49:00Z">
        <w:r w:rsidR="00944C80">
          <w:rPr>
            <w:rFonts w:ascii="Times New Roman" w:hAnsi="Times New Roman" w:cs="Times New Roman"/>
            <w:sz w:val="24"/>
            <w:szCs w:val="24"/>
            <w:lang w:val="en-US"/>
          </w:rPr>
          <w:t>(</w:t>
        </w:r>
      </w:ins>
      <w:ins w:id="55" w:author="ehrlen" w:date="2016-06-04T12:00:00Z">
        <w:r w:rsidR="00582EDF">
          <w:rPr>
            <w:rFonts w:ascii="Times New Roman" w:hAnsi="Times New Roman" w:cs="Times New Roman"/>
            <w:sz w:val="24"/>
            <w:szCs w:val="24"/>
            <w:lang w:val="en-US"/>
          </w:rPr>
          <w:t>based on that intact fruits on average contain</w:t>
        </w:r>
      </w:ins>
      <w:ins w:id="56" w:author="Alicia" w:date="2016-06-01T16:49:00Z">
        <w:del w:id="57" w:author="ehrlen" w:date="2016-06-04T12:00:00Z">
          <w:r w:rsidR="00944C80" w:rsidDel="00582EDF">
            <w:rPr>
              <w:rFonts w:ascii="Times New Roman" w:hAnsi="Times New Roman" w:cs="Times New Roman"/>
              <w:sz w:val="24"/>
              <w:szCs w:val="24"/>
              <w:lang w:val="en-US"/>
            </w:rPr>
            <w:delText>consider</w:delText>
          </w:r>
        </w:del>
      </w:ins>
      <w:ins w:id="58" w:author="Alicia" w:date="2016-06-01T16:56:00Z">
        <w:del w:id="59" w:author="ehrlen" w:date="2016-06-04T12:00:00Z">
          <w:r w:rsidR="00944C80" w:rsidDel="00582EDF">
            <w:rPr>
              <w:rFonts w:ascii="Times New Roman" w:hAnsi="Times New Roman" w:cs="Times New Roman"/>
              <w:sz w:val="24"/>
              <w:szCs w:val="24"/>
              <w:lang w:val="en-US"/>
            </w:rPr>
            <w:delText>ing</w:delText>
          </w:r>
        </w:del>
      </w:ins>
      <w:ins w:id="60" w:author="Alicia" w:date="2016-06-01T16:49:00Z">
        <w:del w:id="61" w:author="ehrlen" w:date="2016-06-04T12:00:00Z">
          <w:r w:rsidR="00944C80" w:rsidDel="00582EDF">
            <w:rPr>
              <w:rFonts w:ascii="Times New Roman" w:hAnsi="Times New Roman" w:cs="Times New Roman"/>
              <w:sz w:val="24"/>
              <w:szCs w:val="24"/>
              <w:lang w:val="en-US"/>
            </w:rPr>
            <w:delText xml:space="preserve"> the mean number of seeds per</w:delText>
          </w:r>
        </w:del>
      </w:ins>
      <w:ins w:id="62" w:author="Alicia" w:date="2016-06-01T16:50:00Z">
        <w:del w:id="63" w:author="ehrlen" w:date="2016-06-04T12:00:00Z">
          <w:r w:rsidR="00944C80" w:rsidDel="00582EDF">
            <w:rPr>
              <w:rFonts w:ascii="Times New Roman" w:hAnsi="Times New Roman" w:cs="Times New Roman"/>
              <w:sz w:val="24"/>
              <w:szCs w:val="24"/>
              <w:lang w:val="en-US"/>
            </w:rPr>
            <w:delText xml:space="preserve"> fruit</w:delText>
          </w:r>
        </w:del>
        <w:del w:id="64" w:author="ehrlen" w:date="2016-06-04T12:01:00Z">
          <w:r w:rsidR="00944C80" w:rsidDel="00582EDF">
            <w:rPr>
              <w:rFonts w:ascii="Times New Roman" w:hAnsi="Times New Roman" w:cs="Times New Roman"/>
              <w:sz w:val="24"/>
              <w:szCs w:val="24"/>
              <w:lang w:val="en-US"/>
            </w:rPr>
            <w:delText xml:space="preserve"> to be</w:delText>
          </w:r>
        </w:del>
        <w:r w:rsidR="00944C80">
          <w:rPr>
            <w:rFonts w:ascii="Times New Roman" w:hAnsi="Times New Roman" w:cs="Times New Roman"/>
            <w:sz w:val="24"/>
            <w:szCs w:val="24"/>
            <w:lang w:val="en-US"/>
          </w:rPr>
          <w:t xml:space="preserve"> 500</w:t>
        </w:r>
      </w:ins>
      <w:ins w:id="65" w:author="ehrlen" w:date="2016-06-04T12:01:00Z">
        <w:r w:rsidR="00582EDF">
          <w:rPr>
            <w:rFonts w:ascii="Times New Roman" w:hAnsi="Times New Roman" w:cs="Times New Roman"/>
            <w:sz w:val="24"/>
            <w:szCs w:val="24"/>
            <w:lang w:val="en-US"/>
          </w:rPr>
          <w:t xml:space="preserve"> seeds</w:t>
        </w:r>
      </w:ins>
      <w:ins w:id="66" w:author="Alicia" w:date="2016-06-01T16:50:00Z">
        <w:r w:rsidR="00944C80">
          <w:rPr>
            <w:rFonts w:ascii="Times New Roman" w:hAnsi="Times New Roman" w:cs="Times New Roman"/>
            <w:sz w:val="24"/>
            <w:szCs w:val="24"/>
            <w:lang w:val="en-US"/>
          </w:rPr>
          <w:t>, Appelqvist et al</w:t>
        </w:r>
        <w:r w:rsidR="00944C80">
          <w:rPr>
            <w:rFonts w:ascii="Times New Roman" w:hAnsi="Times New Roman" w:cs="Times New Roman"/>
            <w:i/>
            <w:iCs/>
            <w:sz w:val="24"/>
            <w:szCs w:val="24"/>
            <w:lang w:val="en-US"/>
          </w:rPr>
          <w:t>.</w:t>
        </w:r>
        <w:r w:rsidR="00944C80">
          <w:rPr>
            <w:rFonts w:ascii="Times New Roman" w:hAnsi="Times New Roman" w:cs="Times New Roman"/>
            <w:sz w:val="24"/>
            <w:szCs w:val="24"/>
            <w:lang w:val="en-US"/>
          </w:rPr>
          <w:t>, 2007</w:t>
        </w:r>
      </w:ins>
      <w:ins w:id="67" w:author="Alicia" w:date="2016-06-01T16:54:00Z">
        <w:r w:rsidR="00944C80">
          <w:rPr>
            <w:rFonts w:ascii="Times New Roman" w:hAnsi="Times New Roman" w:cs="Times New Roman"/>
            <w:sz w:val="24"/>
            <w:szCs w:val="24"/>
            <w:lang w:val="en-US"/>
          </w:rPr>
          <w:t xml:space="preserve">, </w:t>
        </w:r>
        <w:commentRangeStart w:id="68"/>
        <w:commentRangeStart w:id="69"/>
        <w:r w:rsidR="00944C80">
          <w:rPr>
            <w:rFonts w:ascii="Times New Roman" w:hAnsi="Times New Roman" w:cs="Times New Roman"/>
            <w:sz w:val="24"/>
            <w:szCs w:val="24"/>
            <w:lang w:val="en-US"/>
          </w:rPr>
          <w:t xml:space="preserve">A. Valdés and J. Ehrlén, </w:t>
        </w:r>
        <w:r w:rsidR="00944C80">
          <w:rPr>
            <w:rFonts w:ascii="Times New Roman" w:hAnsi="Times New Roman" w:cs="Times New Roman"/>
            <w:i/>
            <w:iCs/>
            <w:sz w:val="24"/>
            <w:szCs w:val="24"/>
            <w:lang w:val="en-US"/>
          </w:rPr>
          <w:t>pers. obs.</w:t>
        </w:r>
      </w:ins>
      <w:commentRangeEnd w:id="68"/>
      <w:ins w:id="70" w:author="Alicia" w:date="2016-06-01T16:55:00Z">
        <w:r w:rsidR="00944C80">
          <w:rPr>
            <w:rStyle w:val="CommentReference"/>
          </w:rPr>
          <w:commentReference w:id="68"/>
        </w:r>
      </w:ins>
      <w:commentRangeEnd w:id="69"/>
      <w:r w:rsidR="00582EDF">
        <w:rPr>
          <w:rStyle w:val="CommentReference"/>
        </w:rPr>
        <w:commentReference w:id="69"/>
      </w:r>
      <w:ins w:id="71" w:author="Alicia" w:date="2016-06-01T16:54:00Z">
        <w:r w:rsidR="00944C80">
          <w:rPr>
            <w:rFonts w:ascii="Times New Roman" w:hAnsi="Times New Roman" w:cs="Times New Roman"/>
            <w:sz w:val="24"/>
            <w:szCs w:val="24"/>
            <w:lang w:val="en-US"/>
          </w:rPr>
          <w:t>)</w:t>
        </w:r>
      </w:ins>
      <w:r w:rsidR="002123D7">
        <w:rPr>
          <w:rFonts w:ascii="Times New Roman" w:hAnsi="Times New Roman" w:cs="Times New Roman"/>
          <w:sz w:val="24"/>
          <w:szCs w:val="24"/>
          <w:lang w:val="en-US"/>
        </w:rPr>
        <w:t>.</w:t>
      </w:r>
      <w:ins w:id="72" w:author="Alicia" w:date="2016-06-02T17:24:00Z">
        <w:r w:rsidR="001742F2">
          <w:rPr>
            <w:rFonts w:ascii="Times New Roman" w:hAnsi="Times New Roman" w:cs="Times New Roman"/>
            <w:sz w:val="24"/>
            <w:szCs w:val="24"/>
            <w:lang w:val="en-US"/>
          </w:rPr>
          <w:t xml:space="preserve"> </w:t>
        </w:r>
      </w:ins>
      <w:ins w:id="73" w:author="ehrlen" w:date="2016-06-04T11:05:00Z">
        <w:r w:rsidR="00267BD6">
          <w:rPr>
            <w:rFonts w:ascii="Times New Roman" w:hAnsi="Times New Roman" w:cs="Times New Roman"/>
            <w:sz w:val="24"/>
            <w:szCs w:val="24"/>
            <w:lang w:val="en-US"/>
          </w:rPr>
          <w:t xml:space="preserve">Plant individuals in populations where the </w:t>
        </w:r>
      </w:ins>
      <w:commentRangeStart w:id="74"/>
      <w:commentRangeStart w:id="75"/>
      <w:ins w:id="76" w:author="Alicia" w:date="2016-06-02T17:25:00Z">
        <w:del w:id="77" w:author="ehrlen" w:date="2016-06-04T11:05:00Z">
          <w:r w:rsidR="001742F2" w:rsidRPr="001742F2" w:rsidDel="00267BD6">
            <w:rPr>
              <w:rFonts w:ascii="Times New Roman" w:hAnsi="Times New Roman" w:cs="Times New Roman"/>
              <w:sz w:val="24"/>
              <w:szCs w:val="24"/>
              <w:lang w:val="en-US"/>
            </w:rPr>
            <w:delText xml:space="preserve">The presence of the </w:delText>
          </w:r>
        </w:del>
        <w:r w:rsidR="001742F2" w:rsidRPr="001742F2">
          <w:rPr>
            <w:rFonts w:ascii="Times New Roman" w:hAnsi="Times New Roman" w:cs="Times New Roman"/>
            <w:sz w:val="24"/>
            <w:szCs w:val="24"/>
            <w:lang w:val="en-US"/>
          </w:rPr>
          <w:t xml:space="preserve">predator </w:t>
        </w:r>
      </w:ins>
      <w:ins w:id="78" w:author="ehrlen" w:date="2016-06-04T11:06:00Z">
        <w:r w:rsidR="00267BD6">
          <w:rPr>
            <w:rFonts w:ascii="Times New Roman" w:hAnsi="Times New Roman" w:cs="Times New Roman"/>
            <w:sz w:val="24"/>
            <w:szCs w:val="24"/>
            <w:lang w:val="en-US"/>
          </w:rPr>
          <w:t xml:space="preserve">was present </w:t>
        </w:r>
      </w:ins>
      <w:ins w:id="79" w:author="Alicia" w:date="2016-06-02T17:26:00Z">
        <w:del w:id="80" w:author="ehrlen" w:date="2016-06-04T11:06:00Z">
          <w:r w:rsidR="001742F2" w:rsidDel="00267BD6">
            <w:rPr>
              <w:rFonts w:ascii="Times New Roman" w:hAnsi="Times New Roman" w:cs="Times New Roman"/>
              <w:sz w:val="24"/>
              <w:szCs w:val="24"/>
              <w:lang w:val="en-US"/>
            </w:rPr>
            <w:delText xml:space="preserve">in the population </w:delText>
          </w:r>
        </w:del>
      </w:ins>
      <w:ins w:id="81" w:author="Alicia" w:date="2016-06-02T17:25:00Z">
        <w:del w:id="82" w:author="ehrlen" w:date="2016-06-04T11:06:00Z">
          <w:r w:rsidR="001742F2" w:rsidRPr="001742F2" w:rsidDel="00267BD6">
            <w:rPr>
              <w:rFonts w:ascii="Times New Roman" w:hAnsi="Times New Roman" w:cs="Times New Roman"/>
              <w:sz w:val="24"/>
              <w:szCs w:val="24"/>
              <w:lang w:val="en-US"/>
            </w:rPr>
            <w:delText xml:space="preserve">reduced </w:delText>
          </w:r>
        </w:del>
      </w:ins>
      <w:ins w:id="83" w:author="Alicia" w:date="2016-06-02T17:32:00Z">
        <w:del w:id="84" w:author="ehrlen" w:date="2016-06-04T11:06:00Z">
          <w:r w:rsidR="000955DB" w:rsidDel="00267BD6">
            <w:rPr>
              <w:rFonts w:ascii="Times New Roman" w:hAnsi="Times New Roman" w:cs="Times New Roman"/>
              <w:sz w:val="24"/>
              <w:szCs w:val="24"/>
              <w:lang w:val="en-US"/>
            </w:rPr>
            <w:delText xml:space="preserve">its </w:delText>
          </w:r>
        </w:del>
      </w:ins>
      <w:ins w:id="85" w:author="Alicia" w:date="2016-06-02T17:25:00Z">
        <w:del w:id="86" w:author="ehrlen" w:date="2016-06-04T11:06:00Z">
          <w:r w:rsidR="001742F2" w:rsidRPr="001742F2" w:rsidDel="00267BD6">
            <w:rPr>
              <w:rFonts w:ascii="Times New Roman" w:hAnsi="Times New Roman" w:cs="Times New Roman"/>
              <w:sz w:val="24"/>
              <w:szCs w:val="24"/>
              <w:lang w:val="en-US"/>
            </w:rPr>
            <w:delText xml:space="preserve">mean fitness by </w:delText>
          </w:r>
        </w:del>
      </w:ins>
      <w:ins w:id="87" w:author="ehrlen" w:date="2016-06-04T11:06:00Z">
        <w:r w:rsidR="00267BD6">
          <w:rPr>
            <w:rFonts w:ascii="Times New Roman" w:hAnsi="Times New Roman" w:cs="Times New Roman"/>
            <w:sz w:val="24"/>
            <w:szCs w:val="24"/>
            <w:lang w:val="en-US"/>
          </w:rPr>
          <w:t xml:space="preserve">produced on average </w:t>
        </w:r>
      </w:ins>
      <w:ins w:id="88" w:author="Alicia" w:date="2016-06-02T17:25:00Z">
        <w:r w:rsidR="001742F2" w:rsidRPr="001742F2">
          <w:rPr>
            <w:rFonts w:ascii="Times New Roman" w:hAnsi="Times New Roman" w:cs="Times New Roman"/>
            <w:sz w:val="24"/>
            <w:szCs w:val="24"/>
            <w:lang w:val="en-US"/>
          </w:rPr>
          <w:t xml:space="preserve">15% </w:t>
        </w:r>
      </w:ins>
      <w:ins w:id="89" w:author="ehrlen" w:date="2016-06-04T11:06:00Z">
        <w:r w:rsidR="00267BD6">
          <w:rPr>
            <w:rFonts w:ascii="Times New Roman" w:hAnsi="Times New Roman" w:cs="Times New Roman"/>
            <w:sz w:val="24"/>
            <w:szCs w:val="24"/>
            <w:lang w:val="en-US"/>
          </w:rPr>
          <w:t xml:space="preserve">less </w:t>
        </w:r>
      </w:ins>
      <w:ins w:id="90" w:author="ehrlen" w:date="2016-06-04T11:07:00Z">
        <w:r w:rsidR="00267BD6">
          <w:rPr>
            <w:rFonts w:ascii="Times New Roman" w:hAnsi="Times New Roman" w:cs="Times New Roman"/>
            <w:sz w:val="24"/>
            <w:szCs w:val="24"/>
            <w:lang w:val="en-US"/>
          </w:rPr>
          <w:t xml:space="preserve">intact </w:t>
        </w:r>
      </w:ins>
      <w:ins w:id="91" w:author="ehrlen" w:date="2016-06-04T11:06:00Z">
        <w:r w:rsidR="00267BD6">
          <w:rPr>
            <w:rFonts w:ascii="Times New Roman" w:hAnsi="Times New Roman" w:cs="Times New Roman"/>
            <w:sz w:val="24"/>
            <w:szCs w:val="24"/>
            <w:lang w:val="en-US"/>
          </w:rPr>
          <w:t xml:space="preserve">fruits </w:t>
        </w:r>
      </w:ins>
      <w:ins w:id="92" w:author="Alicia" w:date="2016-06-02T17:25:00Z">
        <w:r w:rsidR="001742F2" w:rsidRPr="001742F2">
          <w:rPr>
            <w:rFonts w:ascii="Times New Roman" w:hAnsi="Times New Roman" w:cs="Times New Roman"/>
            <w:sz w:val="24"/>
            <w:szCs w:val="24"/>
            <w:lang w:val="en-US"/>
          </w:rPr>
          <w:t>in 2010 (</w:t>
        </w:r>
      </w:ins>
      <w:ins w:id="93" w:author="Alicia" w:date="2016-06-02T17:27:00Z">
        <w:del w:id="94" w:author="ehrlen" w:date="2016-06-04T11:07:00Z">
          <w:r w:rsidR="001742F2" w:rsidDel="00267BD6">
            <w:rPr>
              <w:rFonts w:ascii="Times New Roman" w:hAnsi="Times New Roman" w:cs="Times New Roman"/>
              <w:sz w:val="24"/>
              <w:szCs w:val="24"/>
              <w:lang w:val="en-US"/>
            </w:rPr>
            <w:delText>from</w:delText>
          </w:r>
        </w:del>
      </w:ins>
      <w:ins w:id="95" w:author="Alicia" w:date="2016-06-02T17:25:00Z">
        <w:del w:id="96" w:author="ehrlen" w:date="2016-06-04T11:07:00Z">
          <w:r w:rsidR="001742F2" w:rsidRPr="001742F2" w:rsidDel="00267BD6">
            <w:rPr>
              <w:rFonts w:ascii="Times New Roman" w:hAnsi="Times New Roman" w:cs="Times New Roman"/>
              <w:sz w:val="24"/>
              <w:szCs w:val="24"/>
              <w:lang w:val="en-US"/>
            </w:rPr>
            <w:delText xml:space="preserve"> </w:delText>
          </w:r>
        </w:del>
      </w:ins>
      <w:ins w:id="97" w:author="ehrlen" w:date="2016-06-04T11:07:00Z">
        <w:r w:rsidR="00267BD6">
          <w:rPr>
            <w:rFonts w:ascii="Times New Roman" w:hAnsi="Times New Roman" w:cs="Times New Roman"/>
            <w:sz w:val="24"/>
            <w:szCs w:val="24"/>
            <w:lang w:val="en-US"/>
          </w:rPr>
          <w:t xml:space="preserve">0.83 vs. </w:t>
        </w:r>
      </w:ins>
      <w:ins w:id="98" w:author="Alicia" w:date="2016-06-02T17:25:00Z">
        <w:r w:rsidR="001742F2" w:rsidRPr="001742F2">
          <w:rPr>
            <w:rFonts w:ascii="Times New Roman" w:hAnsi="Times New Roman" w:cs="Times New Roman"/>
            <w:sz w:val="24"/>
            <w:szCs w:val="24"/>
            <w:lang w:val="en-US"/>
          </w:rPr>
          <w:t>0.97</w:t>
        </w:r>
      </w:ins>
      <w:ins w:id="99" w:author="Alicia" w:date="2016-06-02T17:27:00Z">
        <w:del w:id="100" w:author="ehrlen" w:date="2016-06-04T11:07:00Z">
          <w:r w:rsidR="001742F2" w:rsidDel="00267BD6">
            <w:rPr>
              <w:rFonts w:ascii="Times New Roman" w:hAnsi="Times New Roman" w:cs="Times New Roman"/>
              <w:sz w:val="24"/>
              <w:szCs w:val="24"/>
              <w:lang w:val="en-US"/>
            </w:rPr>
            <w:delText xml:space="preserve"> intact fruits per plant </w:delText>
          </w:r>
        </w:del>
      </w:ins>
      <w:ins w:id="101" w:author="Alicia" w:date="2016-06-02T17:25:00Z">
        <w:del w:id="102" w:author="ehrlen" w:date="2016-06-04T11:07:00Z">
          <w:r w:rsidR="001742F2" w:rsidRPr="001742F2" w:rsidDel="00267BD6">
            <w:rPr>
              <w:rFonts w:ascii="Times New Roman" w:hAnsi="Times New Roman" w:cs="Times New Roman"/>
              <w:sz w:val="24"/>
              <w:szCs w:val="24"/>
              <w:lang w:val="en-US"/>
            </w:rPr>
            <w:delText xml:space="preserve">in populations without the predator </w:delText>
          </w:r>
        </w:del>
      </w:ins>
      <w:ins w:id="103" w:author="Alicia" w:date="2016-06-02T17:28:00Z">
        <w:del w:id="104" w:author="ehrlen" w:date="2016-06-04T11:07:00Z">
          <w:r w:rsidR="001742F2" w:rsidDel="00267BD6">
            <w:rPr>
              <w:rFonts w:ascii="Times New Roman" w:hAnsi="Times New Roman" w:cs="Times New Roman"/>
              <w:sz w:val="24"/>
              <w:szCs w:val="24"/>
              <w:lang w:val="en-US"/>
            </w:rPr>
            <w:delText>to</w:delText>
          </w:r>
        </w:del>
      </w:ins>
      <w:ins w:id="105" w:author="Alicia" w:date="2016-06-02T17:25:00Z">
        <w:del w:id="106" w:author="ehrlen" w:date="2016-06-04T11:07:00Z">
          <w:r w:rsidR="001742F2" w:rsidRPr="001742F2" w:rsidDel="00267BD6">
            <w:rPr>
              <w:rFonts w:ascii="Times New Roman" w:hAnsi="Times New Roman" w:cs="Times New Roman"/>
              <w:sz w:val="24"/>
              <w:szCs w:val="24"/>
              <w:lang w:val="en-US"/>
            </w:rPr>
            <w:delText xml:space="preserve"> 0.83 in populations with the predator</w:delText>
          </w:r>
        </w:del>
        <w:r w:rsidR="001742F2" w:rsidRPr="001742F2">
          <w:rPr>
            <w:rFonts w:ascii="Times New Roman" w:hAnsi="Times New Roman" w:cs="Times New Roman"/>
            <w:sz w:val="24"/>
            <w:szCs w:val="24"/>
            <w:lang w:val="en-US"/>
          </w:rPr>
          <w:t xml:space="preserve">) and </w:t>
        </w:r>
        <w:del w:id="107" w:author="ehrlen" w:date="2016-06-04T11:06:00Z">
          <w:r w:rsidR="001742F2" w:rsidRPr="001742F2" w:rsidDel="00267BD6">
            <w:rPr>
              <w:rFonts w:ascii="Times New Roman" w:hAnsi="Times New Roman" w:cs="Times New Roman"/>
              <w:sz w:val="24"/>
              <w:szCs w:val="24"/>
              <w:lang w:val="en-US"/>
            </w:rPr>
            <w:delText xml:space="preserve">by </w:delText>
          </w:r>
        </w:del>
        <w:r w:rsidR="001742F2" w:rsidRPr="001742F2">
          <w:rPr>
            <w:rFonts w:ascii="Times New Roman" w:hAnsi="Times New Roman" w:cs="Times New Roman"/>
            <w:sz w:val="24"/>
            <w:szCs w:val="24"/>
            <w:lang w:val="en-US"/>
          </w:rPr>
          <w:t xml:space="preserve">20% </w:t>
        </w:r>
        <w:del w:id="108" w:author="ehrlen" w:date="2016-06-04T11:06:00Z">
          <w:r w:rsidR="001742F2" w:rsidRPr="001742F2" w:rsidDel="00267BD6">
            <w:rPr>
              <w:rFonts w:ascii="Times New Roman" w:hAnsi="Times New Roman" w:cs="Times New Roman"/>
              <w:sz w:val="24"/>
              <w:szCs w:val="24"/>
              <w:lang w:val="en-US"/>
            </w:rPr>
            <w:delText>in</w:delText>
          </w:r>
        </w:del>
      </w:ins>
      <w:ins w:id="109" w:author="ehrlen" w:date="2016-06-04T11:06:00Z">
        <w:r w:rsidR="00267BD6">
          <w:rPr>
            <w:rFonts w:ascii="Times New Roman" w:hAnsi="Times New Roman" w:cs="Times New Roman"/>
            <w:sz w:val="24"/>
            <w:szCs w:val="24"/>
            <w:lang w:val="en-US"/>
          </w:rPr>
          <w:t xml:space="preserve">less </w:t>
        </w:r>
      </w:ins>
      <w:ins w:id="110" w:author="ehrlen" w:date="2016-06-04T11:08:00Z">
        <w:r w:rsidR="00267BD6">
          <w:rPr>
            <w:rFonts w:ascii="Times New Roman" w:hAnsi="Times New Roman" w:cs="Times New Roman"/>
            <w:sz w:val="24"/>
            <w:szCs w:val="24"/>
            <w:lang w:val="en-US"/>
          </w:rPr>
          <w:t xml:space="preserve">intact </w:t>
        </w:r>
      </w:ins>
      <w:ins w:id="111" w:author="ehrlen" w:date="2016-06-04T11:06:00Z">
        <w:r w:rsidR="00267BD6">
          <w:rPr>
            <w:rFonts w:ascii="Times New Roman" w:hAnsi="Times New Roman" w:cs="Times New Roman"/>
            <w:sz w:val="24"/>
            <w:szCs w:val="24"/>
            <w:lang w:val="en-US"/>
          </w:rPr>
          <w:t>fruits</w:t>
        </w:r>
      </w:ins>
      <w:ins w:id="112" w:author="Alicia" w:date="2016-06-02T17:25:00Z">
        <w:r w:rsidR="001742F2" w:rsidRPr="001742F2">
          <w:rPr>
            <w:rFonts w:ascii="Times New Roman" w:hAnsi="Times New Roman" w:cs="Times New Roman"/>
            <w:sz w:val="24"/>
            <w:szCs w:val="24"/>
            <w:lang w:val="en-US"/>
          </w:rPr>
          <w:t xml:space="preserve"> 2011 (</w:t>
        </w:r>
      </w:ins>
      <w:ins w:id="113" w:author="ehrlen" w:date="2016-06-04T11:08:00Z">
        <w:r w:rsidR="00267BD6">
          <w:rPr>
            <w:rFonts w:ascii="Times New Roman" w:hAnsi="Times New Roman" w:cs="Times New Roman"/>
            <w:sz w:val="24"/>
            <w:szCs w:val="24"/>
            <w:lang w:val="en-US"/>
          </w:rPr>
          <w:t>0.61 vs.</w:t>
        </w:r>
      </w:ins>
      <w:ins w:id="114" w:author="Alicia" w:date="2016-06-02T17:28:00Z">
        <w:del w:id="115" w:author="ehrlen" w:date="2016-06-04T11:08:00Z">
          <w:r w:rsidR="001742F2" w:rsidDel="00267BD6">
            <w:rPr>
              <w:rFonts w:ascii="Times New Roman" w:hAnsi="Times New Roman" w:cs="Times New Roman"/>
              <w:sz w:val="24"/>
              <w:szCs w:val="24"/>
              <w:lang w:val="en-US"/>
            </w:rPr>
            <w:delText>from</w:delText>
          </w:r>
        </w:del>
        <w:r w:rsidR="001742F2">
          <w:rPr>
            <w:rFonts w:ascii="Times New Roman" w:hAnsi="Times New Roman" w:cs="Times New Roman"/>
            <w:sz w:val="24"/>
            <w:szCs w:val="24"/>
            <w:lang w:val="en-US"/>
          </w:rPr>
          <w:t xml:space="preserve"> </w:t>
        </w:r>
      </w:ins>
      <w:ins w:id="116" w:author="Alicia" w:date="2016-06-02T17:25:00Z">
        <w:r w:rsidR="001742F2" w:rsidRPr="001742F2">
          <w:rPr>
            <w:rFonts w:ascii="Times New Roman" w:hAnsi="Times New Roman" w:cs="Times New Roman"/>
            <w:sz w:val="24"/>
            <w:szCs w:val="24"/>
            <w:lang w:val="en-US"/>
          </w:rPr>
          <w:t>0.76</w:t>
        </w:r>
        <w:del w:id="117" w:author="ehrlen" w:date="2016-06-04T11:08:00Z">
          <w:r w:rsidR="001742F2" w:rsidRPr="001742F2" w:rsidDel="00267BD6">
            <w:rPr>
              <w:rFonts w:ascii="Times New Roman" w:hAnsi="Times New Roman" w:cs="Times New Roman"/>
              <w:sz w:val="24"/>
              <w:szCs w:val="24"/>
              <w:lang w:val="en-US"/>
            </w:rPr>
            <w:delText xml:space="preserve"> </w:delText>
          </w:r>
        </w:del>
      </w:ins>
      <w:ins w:id="118" w:author="Alicia" w:date="2016-06-02T17:28:00Z">
        <w:del w:id="119" w:author="ehrlen" w:date="2016-06-04T11:08:00Z">
          <w:r w:rsidR="001742F2" w:rsidDel="00267BD6">
            <w:rPr>
              <w:rFonts w:ascii="Times New Roman" w:hAnsi="Times New Roman" w:cs="Times New Roman"/>
              <w:sz w:val="24"/>
              <w:szCs w:val="24"/>
              <w:lang w:val="en-US"/>
            </w:rPr>
            <w:delText xml:space="preserve">intact fruits per plant </w:delText>
          </w:r>
        </w:del>
      </w:ins>
      <w:ins w:id="120" w:author="Alicia" w:date="2016-06-02T17:25:00Z">
        <w:del w:id="121" w:author="ehrlen" w:date="2016-06-04T11:08:00Z">
          <w:r w:rsidR="001742F2" w:rsidRPr="001742F2" w:rsidDel="00267BD6">
            <w:rPr>
              <w:rFonts w:ascii="Times New Roman" w:hAnsi="Times New Roman" w:cs="Times New Roman"/>
              <w:sz w:val="24"/>
              <w:szCs w:val="24"/>
              <w:lang w:val="en-US"/>
            </w:rPr>
            <w:delText xml:space="preserve">in populations without the predator </w:delText>
          </w:r>
        </w:del>
      </w:ins>
      <w:ins w:id="122" w:author="Alicia" w:date="2016-06-02T17:28:00Z">
        <w:del w:id="123" w:author="ehrlen" w:date="2016-06-04T11:08:00Z">
          <w:r w:rsidR="001742F2" w:rsidDel="00267BD6">
            <w:rPr>
              <w:rFonts w:ascii="Times New Roman" w:hAnsi="Times New Roman" w:cs="Times New Roman"/>
              <w:sz w:val="24"/>
              <w:szCs w:val="24"/>
              <w:lang w:val="en-US"/>
            </w:rPr>
            <w:delText>to</w:delText>
          </w:r>
        </w:del>
      </w:ins>
      <w:ins w:id="124" w:author="Alicia" w:date="2016-06-02T17:25:00Z">
        <w:del w:id="125" w:author="ehrlen" w:date="2016-06-04T11:08:00Z">
          <w:r w:rsidR="001742F2" w:rsidRPr="001742F2" w:rsidDel="00267BD6">
            <w:rPr>
              <w:rFonts w:ascii="Times New Roman" w:hAnsi="Times New Roman" w:cs="Times New Roman"/>
              <w:sz w:val="24"/>
              <w:szCs w:val="24"/>
              <w:lang w:val="en-US"/>
            </w:rPr>
            <w:delText xml:space="preserve"> 0.61 in populations with the predator</w:delText>
          </w:r>
        </w:del>
        <w:r w:rsidR="001742F2" w:rsidRPr="001742F2">
          <w:rPr>
            <w:rFonts w:ascii="Times New Roman" w:hAnsi="Times New Roman" w:cs="Times New Roman"/>
            <w:sz w:val="24"/>
            <w:szCs w:val="24"/>
            <w:lang w:val="en-US"/>
          </w:rPr>
          <w:t>)</w:t>
        </w:r>
      </w:ins>
      <w:ins w:id="126" w:author="ehrlen" w:date="2016-06-04T11:06:00Z">
        <w:r w:rsidR="00267BD6">
          <w:rPr>
            <w:rFonts w:ascii="Times New Roman" w:hAnsi="Times New Roman" w:cs="Times New Roman"/>
            <w:sz w:val="24"/>
            <w:szCs w:val="24"/>
            <w:lang w:val="en-US"/>
          </w:rPr>
          <w:t xml:space="preserve"> compared with populations where the p</w:t>
        </w:r>
      </w:ins>
      <w:ins w:id="127" w:author="ehrlen" w:date="2016-06-04T11:07:00Z">
        <w:r w:rsidR="00267BD6">
          <w:rPr>
            <w:rFonts w:ascii="Times New Roman" w:hAnsi="Times New Roman" w:cs="Times New Roman"/>
            <w:sz w:val="24"/>
            <w:szCs w:val="24"/>
            <w:lang w:val="en-US"/>
          </w:rPr>
          <w:t>redator was absent</w:t>
        </w:r>
      </w:ins>
      <w:ins w:id="128" w:author="Alicia" w:date="2016-06-02T17:25:00Z">
        <w:r w:rsidR="001742F2" w:rsidRPr="001742F2">
          <w:rPr>
            <w:rFonts w:ascii="Times New Roman" w:hAnsi="Times New Roman" w:cs="Times New Roman"/>
            <w:sz w:val="24"/>
            <w:szCs w:val="24"/>
            <w:lang w:val="en-US"/>
          </w:rPr>
          <w:t>.</w:t>
        </w:r>
      </w:ins>
      <w:ins w:id="129" w:author="Alicia" w:date="2016-06-02T17:30:00Z">
        <w:r w:rsidR="001742F2" w:rsidRPr="001742F2">
          <w:rPr>
            <w:rFonts w:ascii="Times New Roman" w:hAnsi="Times New Roman" w:cs="Times New Roman"/>
            <w:sz w:val="24"/>
            <w:szCs w:val="24"/>
            <w:lang w:val="en-US"/>
          </w:rPr>
          <w:t xml:space="preserve"> </w:t>
        </w:r>
      </w:ins>
      <w:ins w:id="130" w:author="Alicia" w:date="2016-06-02T17:40:00Z">
        <w:r w:rsidR="000955DB">
          <w:rPr>
            <w:rFonts w:ascii="Times New Roman" w:hAnsi="Times New Roman" w:cs="Times New Roman"/>
            <w:sz w:val="24"/>
            <w:szCs w:val="24"/>
            <w:lang w:val="en-US"/>
          </w:rPr>
          <w:t>In populations with the predator, t</w:t>
        </w:r>
      </w:ins>
      <w:ins w:id="131" w:author="Alicia" w:date="2016-06-02T17:31:00Z">
        <w:r w:rsidR="001742F2">
          <w:rPr>
            <w:rFonts w:ascii="Times New Roman" w:hAnsi="Times New Roman" w:cs="Times New Roman"/>
            <w:sz w:val="24"/>
            <w:szCs w:val="24"/>
            <w:lang w:val="en-US"/>
          </w:rPr>
          <w:t xml:space="preserve">he </w:t>
        </w:r>
        <w:r w:rsidR="000955DB">
          <w:rPr>
            <w:rFonts w:ascii="Times New Roman" w:hAnsi="Times New Roman" w:cs="Times New Roman"/>
            <w:sz w:val="24"/>
            <w:szCs w:val="24"/>
            <w:lang w:val="en-US"/>
          </w:rPr>
          <w:t>proportion of fruits, flowers and buds</w:t>
        </w:r>
      </w:ins>
      <w:ins w:id="132" w:author="Alicia" w:date="2016-06-02T17:30:00Z">
        <w:r w:rsidR="001742F2" w:rsidRPr="001742F2">
          <w:rPr>
            <w:rFonts w:ascii="Times New Roman" w:hAnsi="Times New Roman" w:cs="Times New Roman"/>
            <w:sz w:val="24"/>
            <w:szCs w:val="24"/>
            <w:lang w:val="en-US"/>
          </w:rPr>
          <w:t xml:space="preserve"> </w:t>
        </w:r>
      </w:ins>
      <w:ins w:id="133" w:author="Alicia" w:date="2016-06-02T17:39:00Z">
        <w:r w:rsidR="000955DB">
          <w:rPr>
            <w:rFonts w:ascii="Times New Roman" w:hAnsi="Times New Roman" w:cs="Times New Roman"/>
            <w:sz w:val="24"/>
            <w:szCs w:val="24"/>
            <w:lang w:val="en-US"/>
          </w:rPr>
          <w:t>damaged</w:t>
        </w:r>
      </w:ins>
      <w:ins w:id="134" w:author="Alicia" w:date="2016-06-02T17:34:00Z">
        <w:r w:rsidR="000955DB">
          <w:rPr>
            <w:rFonts w:ascii="Times New Roman" w:hAnsi="Times New Roman" w:cs="Times New Roman"/>
            <w:sz w:val="24"/>
            <w:szCs w:val="24"/>
            <w:lang w:val="en-US"/>
          </w:rPr>
          <w:t xml:space="preserve"> by </w:t>
        </w:r>
      </w:ins>
      <w:ins w:id="135" w:author="Alicia" w:date="2016-06-02T17:41:00Z">
        <w:r w:rsidR="000955DB">
          <w:rPr>
            <w:rFonts w:ascii="Times New Roman" w:hAnsi="Times New Roman" w:cs="Times New Roman"/>
            <w:sz w:val="24"/>
            <w:szCs w:val="24"/>
            <w:lang w:val="en-US"/>
          </w:rPr>
          <w:t>the caterpillar</w:t>
        </w:r>
      </w:ins>
      <w:ins w:id="136" w:author="Alicia" w:date="2016-06-02T17:34:00Z">
        <w:r w:rsidR="000955DB">
          <w:rPr>
            <w:rFonts w:ascii="Times New Roman" w:hAnsi="Times New Roman" w:cs="Times New Roman"/>
            <w:sz w:val="24"/>
            <w:szCs w:val="24"/>
            <w:lang w:val="en-US"/>
          </w:rPr>
          <w:t xml:space="preserve"> </w:t>
        </w:r>
      </w:ins>
      <w:ins w:id="137" w:author="Alicia" w:date="2016-06-02T17:30:00Z">
        <w:r w:rsidR="001742F2" w:rsidRPr="000955DB">
          <w:rPr>
            <w:rFonts w:ascii="Times New Roman" w:hAnsi="Times New Roman" w:cs="Times New Roman"/>
            <w:sz w:val="24"/>
            <w:szCs w:val="24"/>
            <w:lang w:val="en-US"/>
          </w:rPr>
          <w:t>explained</w:t>
        </w:r>
        <w:r w:rsidR="001742F2" w:rsidRPr="001742F2">
          <w:rPr>
            <w:rFonts w:ascii="Times New Roman" w:hAnsi="Times New Roman" w:cs="Times New Roman"/>
            <w:sz w:val="24"/>
            <w:szCs w:val="24"/>
            <w:lang w:val="en-US"/>
          </w:rPr>
          <w:t xml:space="preserve"> between 0.22 and 49.54 % </w:t>
        </w:r>
      </w:ins>
      <w:ins w:id="138" w:author="ehrlen" w:date="2016-06-04T11:09:00Z">
        <w:r w:rsidR="00267BD6" w:rsidRPr="001742F2">
          <w:rPr>
            <w:rFonts w:ascii="Times New Roman" w:hAnsi="Times New Roman" w:cs="Times New Roman"/>
            <w:sz w:val="24"/>
            <w:szCs w:val="24"/>
            <w:lang w:val="en-US"/>
          </w:rPr>
          <w:t>(</w:t>
        </w:r>
      </w:ins>
      <w:ins w:id="139" w:author="ehrlen" w:date="2016-06-04T11:10:00Z">
        <w:r w:rsidR="00267BD6">
          <w:rPr>
            <w:rFonts w:ascii="Times New Roman" w:hAnsi="Times New Roman" w:cs="Times New Roman"/>
            <w:sz w:val="24"/>
            <w:szCs w:val="24"/>
            <w:lang w:val="en-US"/>
          </w:rPr>
          <w:t xml:space="preserve">mean = </w:t>
        </w:r>
      </w:ins>
      <w:ins w:id="140" w:author="ehrlen" w:date="2016-06-04T11:09:00Z">
        <w:r w:rsidR="00267BD6" w:rsidRPr="001742F2">
          <w:rPr>
            <w:rFonts w:ascii="Times New Roman" w:hAnsi="Times New Roman" w:cs="Times New Roman"/>
            <w:sz w:val="24"/>
            <w:szCs w:val="24"/>
            <w:lang w:val="en-US"/>
          </w:rPr>
          <w:t>27.72 %, R</w:t>
        </w:r>
        <w:r w:rsidR="00267BD6" w:rsidRPr="001742F2">
          <w:rPr>
            <w:rFonts w:ascii="Times New Roman" w:hAnsi="Times New Roman" w:cs="Times New Roman"/>
            <w:sz w:val="24"/>
            <w:szCs w:val="24"/>
            <w:vertAlign w:val="superscript"/>
            <w:lang w:val="en-US"/>
          </w:rPr>
          <w:t>2</w:t>
        </w:r>
      </w:ins>
      <w:ins w:id="141" w:author="ehrlen" w:date="2016-06-04T11:10:00Z">
        <w:r w:rsidR="00267BD6">
          <w:rPr>
            <w:rFonts w:ascii="Times New Roman" w:hAnsi="Times New Roman" w:cs="Times New Roman"/>
            <w:sz w:val="24"/>
            <w:szCs w:val="24"/>
            <w:lang w:val="en-US"/>
          </w:rPr>
          <w:t>-</w:t>
        </w:r>
      </w:ins>
      <w:ins w:id="142" w:author="ehrlen" w:date="2016-06-04T11:09:00Z">
        <w:r w:rsidR="00267BD6" w:rsidRPr="001742F2">
          <w:rPr>
            <w:rFonts w:ascii="Times New Roman" w:hAnsi="Times New Roman" w:cs="Times New Roman"/>
            <w:sz w:val="24"/>
            <w:szCs w:val="24"/>
            <w:lang w:val="en-US"/>
          </w:rPr>
          <w:t>values from Poisson GLMs</w:t>
        </w:r>
        <w:r w:rsidR="00267BD6">
          <w:rPr>
            <w:rFonts w:ascii="Times New Roman" w:hAnsi="Times New Roman" w:cs="Times New Roman"/>
            <w:sz w:val="24"/>
            <w:szCs w:val="24"/>
            <w:lang w:val="en-US"/>
          </w:rPr>
          <w:t>)</w:t>
        </w:r>
      </w:ins>
      <w:ins w:id="143" w:author="ehrlen" w:date="2016-06-04T11:10:00Z">
        <w:r w:rsidR="00267BD6">
          <w:rPr>
            <w:rFonts w:ascii="Times New Roman" w:hAnsi="Times New Roman" w:cs="Times New Roman"/>
            <w:sz w:val="24"/>
            <w:szCs w:val="24"/>
            <w:lang w:val="en-US"/>
          </w:rPr>
          <w:t xml:space="preserve"> </w:t>
        </w:r>
      </w:ins>
      <w:ins w:id="144" w:author="Alicia" w:date="2016-06-02T17:30:00Z">
        <w:r w:rsidR="001742F2" w:rsidRPr="001742F2">
          <w:rPr>
            <w:rFonts w:ascii="Times New Roman" w:hAnsi="Times New Roman" w:cs="Times New Roman"/>
            <w:sz w:val="24"/>
            <w:szCs w:val="24"/>
            <w:lang w:val="en-US"/>
          </w:rPr>
          <w:t xml:space="preserve">of the </w:t>
        </w:r>
      </w:ins>
      <w:ins w:id="145" w:author="ehrlen" w:date="2016-06-04T11:09:00Z">
        <w:r w:rsidR="00267BD6">
          <w:rPr>
            <w:rFonts w:ascii="Times New Roman" w:hAnsi="Times New Roman" w:cs="Times New Roman"/>
            <w:sz w:val="24"/>
            <w:szCs w:val="24"/>
            <w:lang w:val="en-US"/>
          </w:rPr>
          <w:t xml:space="preserve">total </w:t>
        </w:r>
      </w:ins>
      <w:ins w:id="146" w:author="Alicia" w:date="2016-06-02T17:30:00Z">
        <w:r w:rsidR="001742F2" w:rsidRPr="001742F2">
          <w:rPr>
            <w:rFonts w:ascii="Times New Roman" w:hAnsi="Times New Roman" w:cs="Times New Roman"/>
            <w:sz w:val="24"/>
            <w:szCs w:val="24"/>
            <w:lang w:val="en-US"/>
          </w:rPr>
          <w:t>variation in fitness within populations and years</w:t>
        </w:r>
        <w:del w:id="147" w:author="ehrlen" w:date="2016-06-04T11:09:00Z">
          <w:r w:rsidR="001742F2" w:rsidRPr="001742F2" w:rsidDel="00267BD6">
            <w:rPr>
              <w:rFonts w:ascii="Times New Roman" w:hAnsi="Times New Roman" w:cs="Times New Roman"/>
              <w:sz w:val="24"/>
              <w:szCs w:val="24"/>
              <w:lang w:val="en-US"/>
            </w:rPr>
            <w:delText xml:space="preserve"> (27.72 % on average, R</w:delText>
          </w:r>
          <w:r w:rsidR="001742F2" w:rsidRPr="001742F2" w:rsidDel="00267BD6">
            <w:rPr>
              <w:rFonts w:ascii="Times New Roman" w:hAnsi="Times New Roman" w:cs="Times New Roman"/>
              <w:sz w:val="24"/>
              <w:szCs w:val="24"/>
              <w:vertAlign w:val="superscript"/>
              <w:lang w:val="en-US"/>
            </w:rPr>
            <w:delText>2</w:delText>
          </w:r>
          <w:r w:rsidR="001742F2" w:rsidRPr="001742F2" w:rsidDel="00267BD6">
            <w:rPr>
              <w:rFonts w:ascii="Times New Roman" w:hAnsi="Times New Roman" w:cs="Times New Roman"/>
              <w:sz w:val="24"/>
              <w:szCs w:val="24"/>
              <w:lang w:val="en-US"/>
            </w:rPr>
            <w:delText xml:space="preserve"> values from Poisson GLMs</w:delText>
          </w:r>
          <w:r w:rsidR="000955DB" w:rsidDel="00267BD6">
            <w:rPr>
              <w:rFonts w:ascii="Times New Roman" w:hAnsi="Times New Roman" w:cs="Times New Roman"/>
              <w:sz w:val="24"/>
              <w:szCs w:val="24"/>
              <w:lang w:val="en-US"/>
            </w:rPr>
            <w:delText>)</w:delText>
          </w:r>
        </w:del>
        <w:r w:rsidR="000955DB">
          <w:rPr>
            <w:rFonts w:ascii="Times New Roman" w:hAnsi="Times New Roman" w:cs="Times New Roman"/>
            <w:sz w:val="24"/>
            <w:szCs w:val="24"/>
            <w:lang w:val="en-US"/>
          </w:rPr>
          <w:t xml:space="preserve">. </w:t>
        </w:r>
      </w:ins>
      <w:commentRangeStart w:id="148"/>
      <w:ins w:id="149" w:author="Alicia" w:date="2016-06-02T17:33:00Z">
        <w:del w:id="150" w:author="ehrlen" w:date="2016-06-04T11:10:00Z">
          <w:r w:rsidR="000955DB" w:rsidDel="00267BD6">
            <w:rPr>
              <w:rFonts w:ascii="Times New Roman" w:hAnsi="Times New Roman" w:cs="Times New Roman"/>
              <w:sz w:val="24"/>
              <w:szCs w:val="24"/>
              <w:lang w:val="en-US"/>
            </w:rPr>
            <w:delText>The</w:delText>
          </w:r>
        </w:del>
      </w:ins>
      <w:ins w:id="151" w:author="Alicia" w:date="2016-06-02T17:30:00Z">
        <w:del w:id="152" w:author="ehrlen" w:date="2016-06-04T11:10:00Z">
          <w:r w:rsidR="001742F2" w:rsidRPr="001742F2" w:rsidDel="00267BD6">
            <w:rPr>
              <w:rFonts w:ascii="Times New Roman" w:hAnsi="Times New Roman" w:cs="Times New Roman"/>
              <w:sz w:val="24"/>
              <w:szCs w:val="24"/>
              <w:lang w:val="en-US"/>
            </w:rPr>
            <w:delText xml:space="preserve"> </w:delText>
          </w:r>
        </w:del>
      </w:ins>
      <w:ins w:id="153" w:author="Alicia" w:date="2016-06-02T17:33:00Z">
        <w:del w:id="154" w:author="ehrlen" w:date="2016-06-04T11:10:00Z">
          <w:r w:rsidR="000955DB" w:rsidRPr="001742F2" w:rsidDel="00267BD6">
            <w:rPr>
              <w:rFonts w:ascii="Times New Roman" w:hAnsi="Times New Roman" w:cs="Times New Roman"/>
              <w:sz w:val="24"/>
              <w:szCs w:val="24"/>
              <w:lang w:val="en-US"/>
            </w:rPr>
            <w:delText xml:space="preserve">mean proportion of </w:delText>
          </w:r>
        </w:del>
      </w:ins>
      <w:ins w:id="155" w:author="Alicia" w:date="2016-06-02T17:39:00Z">
        <w:del w:id="156" w:author="ehrlen" w:date="2016-06-04T11:10:00Z">
          <w:r w:rsidR="000955DB" w:rsidDel="00267BD6">
            <w:rPr>
              <w:rFonts w:ascii="Times New Roman" w:hAnsi="Times New Roman" w:cs="Times New Roman"/>
              <w:sz w:val="24"/>
              <w:szCs w:val="24"/>
              <w:lang w:val="en-US"/>
            </w:rPr>
            <w:delText>damaged</w:delText>
          </w:r>
        </w:del>
      </w:ins>
      <w:ins w:id="157" w:author="Alicia" w:date="2016-06-02T17:33:00Z">
        <w:del w:id="158" w:author="ehrlen" w:date="2016-06-04T11:10:00Z">
          <w:r w:rsidR="000955DB" w:rsidRPr="001742F2" w:rsidDel="00267BD6">
            <w:rPr>
              <w:rFonts w:ascii="Times New Roman" w:hAnsi="Times New Roman" w:cs="Times New Roman"/>
              <w:sz w:val="24"/>
              <w:szCs w:val="24"/>
              <w:lang w:val="en-US"/>
            </w:rPr>
            <w:delText xml:space="preserve"> fruits, flowers and buds</w:delText>
          </w:r>
        </w:del>
      </w:ins>
      <w:ins w:id="159" w:author="ehrlen" w:date="2016-06-04T11:11:00Z">
        <w:r w:rsidR="00267BD6">
          <w:rPr>
            <w:rFonts w:ascii="Times New Roman" w:hAnsi="Times New Roman" w:cs="Times New Roman"/>
            <w:sz w:val="24"/>
            <w:szCs w:val="24"/>
            <w:lang w:val="en-US"/>
          </w:rPr>
          <w:t>Caterpillar</w:t>
        </w:r>
      </w:ins>
      <w:ins w:id="160" w:author="ehrlen" w:date="2016-06-04T11:10:00Z">
        <w:r w:rsidR="00267BD6">
          <w:rPr>
            <w:rFonts w:ascii="Times New Roman" w:hAnsi="Times New Roman" w:cs="Times New Roman"/>
            <w:sz w:val="24"/>
            <w:szCs w:val="24"/>
            <w:lang w:val="en-US"/>
          </w:rPr>
          <w:t xml:space="preserve"> predation</w:t>
        </w:r>
      </w:ins>
      <w:ins w:id="161" w:author="Alicia" w:date="2016-06-02T17:33:00Z">
        <w:r w:rsidR="000955DB" w:rsidRPr="001742F2">
          <w:rPr>
            <w:rFonts w:ascii="Times New Roman" w:hAnsi="Times New Roman" w:cs="Times New Roman"/>
            <w:sz w:val="24"/>
            <w:szCs w:val="24"/>
            <w:lang w:val="en-US"/>
          </w:rPr>
          <w:t xml:space="preserve"> </w:t>
        </w:r>
      </w:ins>
      <w:ins w:id="162" w:author="Alicia" w:date="2016-06-02T17:30:00Z">
        <w:r w:rsidR="001742F2" w:rsidRPr="001742F2">
          <w:rPr>
            <w:rFonts w:ascii="Times New Roman" w:hAnsi="Times New Roman" w:cs="Times New Roman"/>
            <w:sz w:val="24"/>
            <w:szCs w:val="24"/>
            <w:lang w:val="en-US"/>
          </w:rPr>
          <w:t xml:space="preserve">explained also 26.39 % of the variation in </w:t>
        </w:r>
      </w:ins>
      <w:ins w:id="163" w:author="Alicia" w:date="2016-06-02T17:33:00Z">
        <w:r w:rsidR="000955DB">
          <w:rPr>
            <w:rFonts w:ascii="Times New Roman" w:hAnsi="Times New Roman" w:cs="Times New Roman"/>
            <w:sz w:val="24"/>
            <w:szCs w:val="24"/>
            <w:lang w:val="en-US"/>
          </w:rPr>
          <w:t xml:space="preserve">mean </w:t>
        </w:r>
      </w:ins>
      <w:ins w:id="164" w:author="Alicia" w:date="2016-06-02T17:30:00Z">
        <w:r w:rsidR="001742F2" w:rsidRPr="001742F2">
          <w:rPr>
            <w:rFonts w:ascii="Times New Roman" w:hAnsi="Times New Roman" w:cs="Times New Roman"/>
            <w:sz w:val="24"/>
            <w:szCs w:val="24"/>
            <w:lang w:val="en-US"/>
          </w:rPr>
          <w:t>fitness among populations and years (R</w:t>
        </w:r>
        <w:r w:rsidR="001742F2" w:rsidRPr="001742F2">
          <w:rPr>
            <w:rFonts w:ascii="Times New Roman" w:hAnsi="Times New Roman" w:cs="Times New Roman"/>
            <w:sz w:val="24"/>
            <w:szCs w:val="24"/>
            <w:vertAlign w:val="superscript"/>
            <w:lang w:val="en-US"/>
          </w:rPr>
          <w:t>2</w:t>
        </w:r>
        <w:del w:id="165" w:author="ehrlen" w:date="2016-06-04T11:12:00Z">
          <w:r w:rsidR="001742F2" w:rsidRPr="001742F2" w:rsidDel="0089084F">
            <w:rPr>
              <w:rFonts w:ascii="Times New Roman" w:hAnsi="Times New Roman" w:cs="Times New Roman"/>
              <w:sz w:val="24"/>
              <w:szCs w:val="24"/>
              <w:lang w:val="en-US"/>
            </w:rPr>
            <w:delText xml:space="preserve"> </w:delText>
          </w:r>
        </w:del>
      </w:ins>
      <w:ins w:id="166" w:author="ehrlen" w:date="2016-06-04T11:12:00Z">
        <w:r w:rsidR="0089084F">
          <w:rPr>
            <w:rFonts w:ascii="Times New Roman" w:hAnsi="Times New Roman" w:cs="Times New Roman"/>
            <w:sz w:val="24"/>
            <w:szCs w:val="24"/>
            <w:lang w:val="en-US"/>
          </w:rPr>
          <w:t>-</w:t>
        </w:r>
      </w:ins>
      <w:ins w:id="167" w:author="Alicia" w:date="2016-06-02T17:30:00Z">
        <w:r w:rsidR="001742F2" w:rsidRPr="001742F2">
          <w:rPr>
            <w:rFonts w:ascii="Times New Roman" w:hAnsi="Times New Roman" w:cs="Times New Roman"/>
            <w:sz w:val="24"/>
            <w:szCs w:val="24"/>
            <w:lang w:val="en-US"/>
          </w:rPr>
          <w:t>value from linear model).</w:t>
        </w:r>
      </w:ins>
      <w:commentRangeEnd w:id="74"/>
      <w:ins w:id="168" w:author="Alicia" w:date="2016-06-02T17:42:00Z">
        <w:r w:rsidR="003E54F1">
          <w:rPr>
            <w:rStyle w:val="CommentReference"/>
          </w:rPr>
          <w:commentReference w:id="74"/>
        </w:r>
      </w:ins>
      <w:commentRangeEnd w:id="75"/>
      <w:commentRangeEnd w:id="148"/>
      <w:r w:rsidR="009718E0">
        <w:rPr>
          <w:rStyle w:val="CommentReference"/>
        </w:rPr>
        <w:commentReference w:id="75"/>
      </w:r>
      <w:r w:rsidR="0089084F">
        <w:rPr>
          <w:rStyle w:val="CommentReference"/>
        </w:rPr>
        <w:commentReference w:id="148"/>
      </w:r>
    </w:p>
    <w:p w14:paraId="21652EBB" w14:textId="4AFCC0B2"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probability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presence increased significantly with increasing abundance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 in the population (Fig.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Although there were populations with high ant abundance where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absent, ant abundance was rarely low in populations where it was present. In populations where the butterfly was present, neither the proportion of plants with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eggs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-3.74, p = 0.571;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-5.31, p = 0.246) nor the mean number of eggs per plant (2010: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-0.30, p = 0.552; 2011: </w:t>
      </w:r>
      <w:r w:rsidRPr="00945DF1">
        <w:rPr>
          <w:rFonts w:ascii="Symbol" w:hAnsi="Symbol" w:cs="Times New Roman"/>
          <w:sz w:val="24"/>
          <w:szCs w:val="24"/>
          <w:lang w:val="en-US"/>
        </w:rPr>
        <w:t></w:t>
      </w:r>
      <w:r>
        <w:rPr>
          <w:rFonts w:ascii="Times New Roman" w:hAnsi="Times New Roman" w:cs="Times New Roman"/>
          <w:sz w:val="24"/>
          <w:szCs w:val="24"/>
          <w:lang w:val="en-US"/>
        </w:rPr>
        <w:t xml:space="preserve"> = -0.61, p = 0.575) were significantly related to ant abundance.</w:t>
      </w:r>
    </w:p>
    <w:p w14:paraId="41BE7B9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14:paraId="43996BBD"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pneumonanthe</w:t>
      </w:r>
      <w:r>
        <w:rPr>
          <w:rFonts w:ascii="Times New Roman" w:hAnsi="Times New Roman" w:cs="Times New Roman"/>
          <w:sz w:val="24"/>
          <w:szCs w:val="24"/>
          <w:lang w:val="en-US"/>
        </w:rPr>
        <w:t xml:space="preserve">. In the absence of the seed predator, phenotypic selection favored earlier flowering.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preferentially attacked earlier-flowering individuals within populations, selection favored </w:t>
      </w:r>
      <w:r>
        <w:rPr>
          <w:rFonts w:ascii="Times New Roman" w:hAnsi="Times New Roman" w:cs="Times New Roman"/>
          <w:sz w:val="24"/>
          <w:szCs w:val="24"/>
          <w:lang w:val="en-US"/>
        </w:rPr>
        <w:lastRenderedPageBreak/>
        <w:t xml:space="preserve">later flowering in populations where the predator was present. Moreover, the incidence of the predator in host plant populations was higher in populations with a high abundance of host ants, suggesting that community context in terms of the second host of the seed predator influences selection on flowering phenology in the host plant. </w:t>
      </w:r>
    </w:p>
    <w:p w14:paraId="6FC6F77E" w14:textId="38475E9A"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seed predator was absent, phenotypic selection favored early flowering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earlier flowering might be beneficial at northern latitudes, where the growing season is short, because it increases the time and resources available for seed maturation. It is also possible that the availability of pollinators is higher or that the competition with other plants is less intense earlier during the season. The pattern of early-flowering plants having higher fitness in the absence of seed predators found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is consistent with the general trend suggested by Munguía-Rosas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(Rausher, 1992; Ehrlén, 2015). In our study, we tried to alleviate problems by incorporating traits that we considered likely to be correlated with flowering phenology, as well as traits likely to be correlated with plant resource state, as covariates in our models. </w:t>
      </w:r>
      <w:ins w:id="170" w:author="ehrlen" w:date="2016-06-04T11:53:00Z">
        <w:r w:rsidR="00D66698">
          <w:rPr>
            <w:rFonts w:ascii="Times New Roman" w:hAnsi="Times New Roman" w:cs="Times New Roman"/>
            <w:sz w:val="24"/>
            <w:szCs w:val="24"/>
            <w:lang w:val="en-US"/>
          </w:rPr>
          <w:t>In apparent contra</w:t>
        </w:r>
      </w:ins>
      <w:ins w:id="171" w:author="ehrlen" w:date="2016-06-04T11:54:00Z">
        <w:r w:rsidR="00D66698">
          <w:rPr>
            <w:rFonts w:ascii="Times New Roman" w:hAnsi="Times New Roman" w:cs="Times New Roman"/>
            <w:sz w:val="24"/>
            <w:szCs w:val="24"/>
            <w:lang w:val="en-US"/>
          </w:rPr>
          <w:t>diction</w:t>
        </w:r>
      </w:ins>
      <w:ins w:id="172" w:author="ehrlen" w:date="2016-06-04T11:53:00Z">
        <w:r w:rsidR="00D66698">
          <w:rPr>
            <w:rFonts w:ascii="Times New Roman" w:hAnsi="Times New Roman" w:cs="Times New Roman"/>
            <w:sz w:val="24"/>
            <w:szCs w:val="24"/>
            <w:lang w:val="en-US"/>
          </w:rPr>
          <w:t xml:space="preserve"> to </w:t>
        </w:r>
      </w:ins>
      <w:ins w:id="173" w:author="ehrlen" w:date="2016-06-04T11:54:00Z">
        <w:r w:rsidR="00F4590E">
          <w:rPr>
            <w:rFonts w:ascii="Times New Roman" w:hAnsi="Times New Roman" w:cs="Times New Roman"/>
            <w:sz w:val="24"/>
            <w:szCs w:val="24"/>
            <w:lang w:val="en-US"/>
          </w:rPr>
          <w:t>that</w:t>
        </w:r>
      </w:ins>
      <w:ins w:id="174" w:author="ehrlen" w:date="2016-06-04T11:53:00Z">
        <w:r w:rsidR="00D66698">
          <w:rPr>
            <w:rFonts w:ascii="Times New Roman" w:hAnsi="Times New Roman" w:cs="Times New Roman"/>
            <w:sz w:val="24"/>
            <w:szCs w:val="24"/>
            <w:lang w:val="en-US"/>
          </w:rPr>
          <w:t xml:space="preserve"> selection </w:t>
        </w:r>
      </w:ins>
      <w:ins w:id="175" w:author="ehrlen" w:date="2016-06-04T11:54:00Z">
        <w:r w:rsidR="00F4590E">
          <w:rPr>
            <w:rFonts w:ascii="Times New Roman" w:hAnsi="Times New Roman" w:cs="Times New Roman"/>
            <w:sz w:val="24"/>
            <w:szCs w:val="24"/>
            <w:lang w:val="en-US"/>
          </w:rPr>
          <w:t xml:space="preserve">consistently </w:t>
        </w:r>
      </w:ins>
      <w:ins w:id="176" w:author="ehrlen" w:date="2016-06-04T11:53:00Z">
        <w:r w:rsidR="00D66698">
          <w:rPr>
            <w:rFonts w:ascii="Times New Roman" w:hAnsi="Times New Roman" w:cs="Times New Roman"/>
            <w:sz w:val="24"/>
            <w:szCs w:val="24"/>
            <w:lang w:val="en-US"/>
          </w:rPr>
          <w:t>favor</w:t>
        </w:r>
      </w:ins>
      <w:ins w:id="177" w:author="ehrlen" w:date="2016-06-04T11:54:00Z">
        <w:r w:rsidR="00F4590E">
          <w:rPr>
            <w:rFonts w:ascii="Times New Roman" w:hAnsi="Times New Roman" w:cs="Times New Roman"/>
            <w:sz w:val="24"/>
            <w:szCs w:val="24"/>
            <w:lang w:val="en-US"/>
          </w:rPr>
          <w:t>ed</w:t>
        </w:r>
      </w:ins>
      <w:ins w:id="178" w:author="ehrlen" w:date="2016-06-04T11:53:00Z">
        <w:r w:rsidR="00D66698">
          <w:rPr>
            <w:rFonts w:ascii="Times New Roman" w:hAnsi="Times New Roman" w:cs="Times New Roman"/>
            <w:sz w:val="24"/>
            <w:szCs w:val="24"/>
            <w:lang w:val="en-US"/>
          </w:rPr>
          <w:t xml:space="preserve"> early flowering when the predator </w:t>
        </w:r>
      </w:ins>
      <w:ins w:id="179" w:author="ehrlen" w:date="2016-06-04T11:55:00Z">
        <w:r w:rsidR="00F4590E">
          <w:rPr>
            <w:rFonts w:ascii="Times New Roman" w:hAnsi="Times New Roman" w:cs="Times New Roman"/>
            <w:sz w:val="24"/>
            <w:szCs w:val="24"/>
            <w:lang w:val="en-US"/>
          </w:rPr>
          <w:t>wa</w:t>
        </w:r>
      </w:ins>
      <w:ins w:id="180" w:author="ehrlen" w:date="2016-06-04T11:53:00Z">
        <w:r w:rsidR="00D66698">
          <w:rPr>
            <w:rFonts w:ascii="Times New Roman" w:hAnsi="Times New Roman" w:cs="Times New Roman"/>
            <w:sz w:val="24"/>
            <w:szCs w:val="24"/>
            <w:lang w:val="en-US"/>
          </w:rPr>
          <w:t xml:space="preserve">s absent, we </w:t>
        </w:r>
      </w:ins>
      <w:ins w:id="181" w:author="ehrlen" w:date="2016-06-04T11:54:00Z">
        <w:r w:rsidR="00D66698">
          <w:rPr>
            <w:rFonts w:ascii="Times New Roman" w:hAnsi="Times New Roman" w:cs="Times New Roman"/>
            <w:sz w:val="24"/>
            <w:szCs w:val="24"/>
            <w:lang w:val="en-US"/>
          </w:rPr>
          <w:t xml:space="preserve">found </w:t>
        </w:r>
      </w:ins>
      <w:ins w:id="182" w:author="ehrlen" w:date="2016-06-04T11:55:00Z">
        <w:r w:rsidR="00F4590E">
          <w:rPr>
            <w:rFonts w:ascii="Times New Roman" w:hAnsi="Times New Roman" w:cs="Times New Roman"/>
            <w:sz w:val="24"/>
            <w:szCs w:val="24"/>
            <w:lang w:val="en-US"/>
          </w:rPr>
          <w:t xml:space="preserve">a positive direct effect of later flowering on fitness </w:t>
        </w:r>
        <w:r w:rsidR="00F4590E">
          <w:rPr>
            <w:rFonts w:ascii="Times New Roman" w:hAnsi="Times New Roman" w:cs="Times New Roman"/>
            <w:sz w:val="24"/>
            <w:szCs w:val="24"/>
            <w:lang w:val="en-US"/>
          </w:rPr>
          <w:t>after</w:t>
        </w:r>
        <w:r w:rsidR="00F4590E">
          <w:rPr>
            <w:rFonts w:ascii="Times New Roman" w:hAnsi="Times New Roman" w:cs="Times New Roman"/>
            <w:sz w:val="24"/>
            <w:szCs w:val="24"/>
            <w:lang w:val="en-US"/>
          </w:rPr>
          <w:t xml:space="preserve"> removing the effect of the number of eggs </w:t>
        </w:r>
      </w:ins>
      <w:ins w:id="183" w:author="ehrlen" w:date="2016-06-04T11:56:00Z">
        <w:r w:rsidR="00F4590E">
          <w:rPr>
            <w:rFonts w:ascii="Times New Roman" w:hAnsi="Times New Roman" w:cs="Times New Roman"/>
            <w:sz w:val="24"/>
            <w:szCs w:val="24"/>
            <w:lang w:val="en-US"/>
          </w:rPr>
          <w:t>i</w:t>
        </w:r>
      </w:ins>
      <w:ins w:id="184" w:author="ehrlen" w:date="2016-06-04T11:52:00Z">
        <w:r w:rsidR="00D66698">
          <w:rPr>
            <w:rFonts w:ascii="Times New Roman" w:hAnsi="Times New Roman" w:cs="Times New Roman"/>
            <w:sz w:val="24"/>
            <w:szCs w:val="24"/>
            <w:lang w:val="en-US"/>
          </w:rPr>
          <w:t>n the path models of some populations (Table 4). A possible explanation for this effect is that p</w:t>
        </w:r>
        <w:r w:rsidR="00D66698" w:rsidRPr="00DB5057">
          <w:rPr>
            <w:rFonts w:ascii="Times New Roman" w:hAnsi="Times New Roman" w:cs="Times New Roman"/>
            <w:sz w:val="24"/>
            <w:szCs w:val="24"/>
            <w:lang w:val="en-US"/>
          </w:rPr>
          <w:t xml:space="preserve">henology </w:t>
        </w:r>
        <w:r w:rsidR="00D66698">
          <w:rPr>
            <w:rFonts w:ascii="Times New Roman" w:hAnsi="Times New Roman" w:cs="Times New Roman"/>
            <w:sz w:val="24"/>
            <w:szCs w:val="24"/>
            <w:lang w:val="en-US"/>
          </w:rPr>
          <w:t xml:space="preserve">does not only influence the </w:t>
        </w:r>
        <w:r w:rsidR="00D66698">
          <w:rPr>
            <w:rFonts w:ascii="Times New Roman" w:hAnsi="Times New Roman" w:cs="Times New Roman"/>
            <w:sz w:val="24"/>
            <w:szCs w:val="24"/>
            <w:lang w:val="en-US"/>
          </w:rPr>
          <w:lastRenderedPageBreak/>
          <w:t xml:space="preserve">total number of eggs but also the distribution of eggs </w:t>
        </w:r>
        <w:r w:rsidR="00D66698" w:rsidRPr="00DB5057">
          <w:rPr>
            <w:rFonts w:ascii="Times New Roman" w:hAnsi="Times New Roman" w:cs="Times New Roman"/>
            <w:sz w:val="24"/>
            <w:szCs w:val="24"/>
            <w:lang w:val="en-US"/>
          </w:rPr>
          <w:t xml:space="preserve">among flowers </w:t>
        </w:r>
        <w:r w:rsidR="00D66698">
          <w:rPr>
            <w:rFonts w:ascii="Times New Roman" w:hAnsi="Times New Roman" w:cs="Times New Roman"/>
            <w:sz w:val="24"/>
            <w:szCs w:val="24"/>
            <w:lang w:val="en-US"/>
          </w:rPr>
          <w:t>with</w:t>
        </w:r>
        <w:r w:rsidR="00D66698" w:rsidRPr="00DB5057">
          <w:rPr>
            <w:rFonts w:ascii="Times New Roman" w:hAnsi="Times New Roman" w:cs="Times New Roman"/>
            <w:sz w:val="24"/>
            <w:szCs w:val="24"/>
            <w:lang w:val="en-US"/>
          </w:rPr>
          <w:t>in individual</w:t>
        </w:r>
        <w:r w:rsidR="00D66698">
          <w:rPr>
            <w:rFonts w:ascii="Times New Roman" w:hAnsi="Times New Roman" w:cs="Times New Roman"/>
            <w:sz w:val="24"/>
            <w:szCs w:val="24"/>
            <w:lang w:val="en-US"/>
          </w:rPr>
          <w:t xml:space="preserve">. </w:t>
        </w:r>
        <w:r w:rsidR="00D66698" w:rsidRPr="008A21D6">
          <w:rPr>
            <w:rFonts w:ascii="Times New Roman" w:hAnsi="Times New Roman" w:cs="Times New Roman"/>
            <w:sz w:val="24"/>
            <w:szCs w:val="24"/>
            <w:lang w:val="en-US"/>
          </w:rPr>
          <w:t>In early-flowering plants, all flowers might develop during the period when butterflies fly and therefore being potentially available for oviposition. In late-flowering plants, however, late flowers might escape predation if they develop after the period of butterfly oviposition</w:t>
        </w:r>
        <w:r w:rsidR="00D66698">
          <w:rPr>
            <w:rFonts w:ascii="Times New Roman" w:hAnsi="Times New Roman" w:cs="Times New Roman"/>
            <w:sz w:val="24"/>
            <w:szCs w:val="24"/>
            <w:lang w:val="en-US"/>
          </w:rPr>
          <w:t xml:space="preserve"> </w:t>
        </w:r>
        <w:r w:rsidR="00D66698" w:rsidRPr="008A21D6">
          <w:rPr>
            <w:rFonts w:ascii="Times New Roman" w:hAnsi="Times New Roman" w:cs="Times New Roman"/>
            <w:sz w:val="24"/>
            <w:szCs w:val="24"/>
            <w:lang w:val="en-US"/>
          </w:rPr>
          <w:t>(</w:t>
        </w:r>
        <w:r w:rsidR="00D66698">
          <w:rPr>
            <w:rFonts w:ascii="Times New Roman" w:hAnsi="Times New Roman" w:cs="Times New Roman"/>
            <w:sz w:val="24"/>
            <w:szCs w:val="24"/>
            <w:lang w:val="en-US"/>
          </w:rPr>
          <w:t xml:space="preserve">cf. </w:t>
        </w:r>
        <w:r w:rsidR="00D66698" w:rsidRPr="008A21D6">
          <w:rPr>
            <w:rFonts w:ascii="Times New Roman" w:hAnsi="Times New Roman" w:cs="Times New Roman"/>
            <w:sz w:val="24"/>
            <w:szCs w:val="24"/>
            <w:lang w:val="en-US"/>
          </w:rPr>
          <w:t>Mahoro 2003, Ehrlén et al. 2015). This leads to that for a given egg load per plant, a higher number of fruits will escape attacks in early-flowering than in late-flowering individuals.</w:t>
        </w:r>
      </w:ins>
    </w:p>
    <w:p w14:paraId="09D13757" w14:textId="646B0CAC" w:rsidR="00C45594" w:rsidRDefault="00D43E10">
      <w:pPr>
        <w:spacing w:line="480" w:lineRule="auto"/>
        <w:ind w:firstLine="708"/>
        <w:rPr>
          <w:ins w:id="185" w:author="Alicia" w:date="2016-06-02T17:14:00Z"/>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r>
        <w:rPr>
          <w:rFonts w:ascii="Times New Roman" w:hAnsi="Times New Roman" w:cs="Times New Roman"/>
          <w:i/>
          <w:iCs/>
          <w:sz w:val="24"/>
          <w:szCs w:val="24"/>
          <w:lang w:val="en-US"/>
        </w:rPr>
        <w:t>Gentiana</w:t>
      </w:r>
      <w:r>
        <w:rPr>
          <w:rFonts w:ascii="Times New Roman" w:hAnsi="Times New Roman" w:cs="Times New Roman"/>
          <w:sz w:val="24"/>
          <w:szCs w:val="24"/>
          <w:lang w:val="en-US"/>
        </w:rPr>
        <w:t xml:space="preserve"> populations with vs. without the butterfly pre-dispersal seed predator. This happened because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w:t>
      </w:r>
      <w:commentRangeStart w:id="186"/>
      <w:ins w:id="187" w:author="Alicia" w:date="2016-06-02T16:46:00Z">
        <w:del w:id="188" w:author="ehrlen" w:date="2016-06-04T11:52:00Z">
          <w:r w:rsidR="00123904" w:rsidDel="00D66698">
            <w:rPr>
              <w:rFonts w:ascii="Times New Roman" w:hAnsi="Times New Roman" w:cs="Times New Roman"/>
              <w:sz w:val="24"/>
              <w:szCs w:val="24"/>
              <w:lang w:val="en-US"/>
            </w:rPr>
            <w:delText xml:space="preserve">In some populations </w:delText>
          </w:r>
        </w:del>
      </w:ins>
      <w:ins w:id="189" w:author="Alicia" w:date="2016-06-02T16:47:00Z">
        <w:del w:id="190" w:author="ehrlen" w:date="2016-06-04T11:52:00Z">
          <w:r w:rsidR="00123904" w:rsidDel="00D66698">
            <w:rPr>
              <w:rFonts w:ascii="Times New Roman" w:hAnsi="Times New Roman" w:cs="Times New Roman"/>
              <w:sz w:val="24"/>
              <w:szCs w:val="24"/>
              <w:lang w:val="en-US"/>
            </w:rPr>
            <w:delText xml:space="preserve">with </w:delText>
          </w:r>
        </w:del>
      </w:ins>
      <w:ins w:id="191" w:author="Alicia" w:date="2016-06-02T16:48:00Z">
        <w:del w:id="192" w:author="ehrlen" w:date="2016-06-04T11:52:00Z">
          <w:r w:rsidR="00123904" w:rsidDel="00D66698">
            <w:rPr>
              <w:rFonts w:ascii="Times New Roman" w:hAnsi="Times New Roman" w:cs="Times New Roman"/>
              <w:sz w:val="24"/>
              <w:szCs w:val="24"/>
              <w:lang w:val="en-US"/>
            </w:rPr>
            <w:delText>the predator</w:delText>
          </w:r>
        </w:del>
      </w:ins>
      <w:ins w:id="193" w:author="Alicia" w:date="2016-06-02T16:47:00Z">
        <w:del w:id="194" w:author="ehrlen" w:date="2016-06-04T11:52:00Z">
          <w:r w:rsidR="00123904" w:rsidDel="00D66698">
            <w:rPr>
              <w:rFonts w:ascii="Times New Roman" w:hAnsi="Times New Roman" w:cs="Times New Roman"/>
              <w:sz w:val="24"/>
              <w:szCs w:val="24"/>
              <w:lang w:val="en-US"/>
            </w:rPr>
            <w:delText xml:space="preserve">, </w:delText>
          </w:r>
        </w:del>
      </w:ins>
      <w:ins w:id="195" w:author="Alicia" w:date="2016-06-02T17:00:00Z">
        <w:del w:id="196" w:author="ehrlen" w:date="2016-06-04T11:52:00Z">
          <w:r w:rsidR="00DB5057" w:rsidDel="00D66698">
            <w:rPr>
              <w:rFonts w:ascii="Times New Roman" w:hAnsi="Times New Roman" w:cs="Times New Roman"/>
              <w:sz w:val="24"/>
              <w:szCs w:val="24"/>
              <w:lang w:val="en-US"/>
            </w:rPr>
            <w:delText>late</w:delText>
          </w:r>
        </w:del>
      </w:ins>
      <w:ins w:id="197" w:author="Alicia" w:date="2016-06-02T16:49:00Z">
        <w:del w:id="198" w:author="ehrlen" w:date="2016-06-04T11:41:00Z">
          <w:r w:rsidR="00123904" w:rsidDel="008A21D6">
            <w:rPr>
              <w:rFonts w:ascii="Times New Roman" w:hAnsi="Times New Roman" w:cs="Times New Roman"/>
              <w:sz w:val="24"/>
              <w:szCs w:val="24"/>
              <w:lang w:val="en-US"/>
            </w:rPr>
            <w:delText>-</w:delText>
          </w:r>
        </w:del>
        <w:del w:id="199" w:author="ehrlen" w:date="2016-06-04T11:52:00Z">
          <w:r w:rsidR="00123904" w:rsidDel="00D66698">
            <w:rPr>
              <w:rFonts w:ascii="Times New Roman" w:hAnsi="Times New Roman" w:cs="Times New Roman"/>
              <w:sz w:val="24"/>
              <w:szCs w:val="24"/>
              <w:lang w:val="en-US"/>
            </w:rPr>
            <w:delText xml:space="preserve">flowering </w:delText>
          </w:r>
        </w:del>
        <w:del w:id="200" w:author="ehrlen" w:date="2016-06-04T11:41:00Z">
          <w:r w:rsidR="00123904" w:rsidDel="008A21D6">
            <w:rPr>
              <w:rFonts w:ascii="Times New Roman" w:hAnsi="Times New Roman" w:cs="Times New Roman"/>
              <w:sz w:val="24"/>
              <w:szCs w:val="24"/>
              <w:lang w:val="en-US"/>
            </w:rPr>
            <w:delText xml:space="preserve">plants had </w:delText>
          </w:r>
        </w:del>
      </w:ins>
      <w:ins w:id="201" w:author="Alicia" w:date="2016-06-02T17:00:00Z">
        <w:del w:id="202" w:author="ehrlen" w:date="2016-06-04T11:41:00Z">
          <w:r w:rsidR="00DB5057" w:rsidDel="008A21D6">
            <w:rPr>
              <w:rFonts w:ascii="Times New Roman" w:hAnsi="Times New Roman" w:cs="Times New Roman"/>
              <w:sz w:val="24"/>
              <w:szCs w:val="24"/>
              <w:lang w:val="en-US"/>
            </w:rPr>
            <w:delText>higher</w:delText>
          </w:r>
        </w:del>
      </w:ins>
      <w:ins w:id="203" w:author="Alicia" w:date="2016-06-02T16:49:00Z">
        <w:del w:id="204" w:author="ehrlen" w:date="2016-06-04T11:52:00Z">
          <w:r w:rsidR="00123904" w:rsidDel="00D66698">
            <w:rPr>
              <w:rFonts w:ascii="Times New Roman" w:hAnsi="Times New Roman" w:cs="Times New Roman"/>
              <w:sz w:val="24"/>
              <w:szCs w:val="24"/>
              <w:lang w:val="en-US"/>
            </w:rPr>
            <w:delText xml:space="preserve"> fitness </w:delText>
          </w:r>
        </w:del>
        <w:del w:id="205" w:author="ehrlen" w:date="2016-06-04T11:41:00Z">
          <w:r w:rsidR="00123904" w:rsidDel="008A21D6">
            <w:rPr>
              <w:rFonts w:ascii="Times New Roman" w:hAnsi="Times New Roman" w:cs="Times New Roman"/>
              <w:sz w:val="24"/>
              <w:szCs w:val="24"/>
              <w:lang w:val="en-US"/>
            </w:rPr>
            <w:delText>even</w:delText>
          </w:r>
        </w:del>
        <w:del w:id="206" w:author="ehrlen" w:date="2016-06-04T11:52:00Z">
          <w:r w:rsidR="00123904" w:rsidDel="00D66698">
            <w:rPr>
              <w:rFonts w:ascii="Times New Roman" w:hAnsi="Times New Roman" w:cs="Times New Roman"/>
              <w:sz w:val="24"/>
              <w:szCs w:val="24"/>
              <w:lang w:val="en-US"/>
            </w:rPr>
            <w:delText xml:space="preserve"> when </w:delText>
          </w:r>
        </w:del>
      </w:ins>
      <w:ins w:id="207" w:author="Alicia" w:date="2016-06-02T17:00:00Z">
        <w:del w:id="208" w:author="ehrlen" w:date="2016-06-04T11:52:00Z">
          <w:r w:rsidR="00FC469E" w:rsidDel="00D66698">
            <w:rPr>
              <w:rFonts w:ascii="Times New Roman" w:hAnsi="Times New Roman" w:cs="Times New Roman"/>
              <w:sz w:val="24"/>
              <w:szCs w:val="24"/>
              <w:lang w:val="en-US"/>
            </w:rPr>
            <w:delText>removing</w:delText>
          </w:r>
        </w:del>
      </w:ins>
      <w:ins w:id="209" w:author="Alicia" w:date="2016-06-02T16:49:00Z">
        <w:del w:id="210" w:author="ehrlen" w:date="2016-06-04T11:52:00Z">
          <w:r w:rsidR="00123904" w:rsidDel="00D66698">
            <w:rPr>
              <w:rFonts w:ascii="Times New Roman" w:hAnsi="Times New Roman" w:cs="Times New Roman"/>
              <w:sz w:val="24"/>
              <w:szCs w:val="24"/>
              <w:lang w:val="en-US"/>
            </w:rPr>
            <w:delText xml:space="preserve"> the effect of the number of eggs</w:delText>
          </w:r>
        </w:del>
      </w:ins>
      <w:ins w:id="211" w:author="Alicia" w:date="2016-06-02T16:50:00Z">
        <w:del w:id="212" w:author="ehrlen" w:date="2016-06-04T11:52:00Z">
          <w:r w:rsidR="00123904" w:rsidDel="00D66698">
            <w:rPr>
              <w:rFonts w:ascii="Times New Roman" w:hAnsi="Times New Roman" w:cs="Times New Roman"/>
              <w:sz w:val="24"/>
              <w:szCs w:val="24"/>
              <w:lang w:val="en-US"/>
            </w:rPr>
            <w:delText xml:space="preserve"> (Table 4</w:delText>
          </w:r>
        </w:del>
      </w:ins>
      <w:ins w:id="213" w:author="Alicia" w:date="2016-06-02T16:56:00Z">
        <w:del w:id="214" w:author="ehrlen" w:date="2016-06-04T11:52:00Z">
          <w:r w:rsidR="00DB5057" w:rsidDel="00D66698">
            <w:rPr>
              <w:rFonts w:ascii="Times New Roman" w:hAnsi="Times New Roman" w:cs="Times New Roman"/>
              <w:sz w:val="24"/>
              <w:szCs w:val="24"/>
              <w:lang w:val="en-US"/>
            </w:rPr>
            <w:delText xml:space="preserve">). </w:delText>
          </w:r>
        </w:del>
        <w:del w:id="215" w:author="ehrlen" w:date="2016-06-04T11:42:00Z">
          <w:r w:rsidR="00DB5057" w:rsidDel="008A21D6">
            <w:rPr>
              <w:rFonts w:ascii="Times New Roman" w:hAnsi="Times New Roman" w:cs="Times New Roman"/>
              <w:sz w:val="24"/>
              <w:szCs w:val="24"/>
              <w:lang w:val="en-US"/>
            </w:rPr>
            <w:delText>P</w:delText>
          </w:r>
        </w:del>
      </w:ins>
      <w:ins w:id="216" w:author="Alicia" w:date="2016-06-02T16:53:00Z">
        <w:del w:id="217" w:author="ehrlen" w:date="2016-06-04T11:52:00Z">
          <w:r w:rsidR="00DB5057" w:rsidRPr="00DB5057" w:rsidDel="00D66698">
            <w:rPr>
              <w:rFonts w:ascii="Times New Roman" w:hAnsi="Times New Roman" w:cs="Times New Roman"/>
              <w:sz w:val="24"/>
              <w:szCs w:val="24"/>
              <w:lang w:val="en-US"/>
            </w:rPr>
            <w:delText xml:space="preserve">henology </w:delText>
          </w:r>
        </w:del>
      </w:ins>
      <w:ins w:id="218" w:author="Alicia" w:date="2016-06-02T16:56:00Z">
        <w:del w:id="219" w:author="ehrlen" w:date="2016-06-04T11:43:00Z">
          <w:r w:rsidR="00DB5057" w:rsidDel="008A21D6">
            <w:rPr>
              <w:rFonts w:ascii="Times New Roman" w:hAnsi="Times New Roman" w:cs="Times New Roman"/>
              <w:sz w:val="24"/>
              <w:szCs w:val="24"/>
              <w:lang w:val="en-US"/>
            </w:rPr>
            <w:delText>might also affect</w:delText>
          </w:r>
        </w:del>
      </w:ins>
      <w:ins w:id="220" w:author="Alicia" w:date="2016-06-02T16:53:00Z">
        <w:del w:id="221" w:author="ehrlen" w:date="2016-06-04T11:43:00Z">
          <w:r w:rsidR="00DB5057" w:rsidRPr="00DB5057" w:rsidDel="008A21D6">
            <w:rPr>
              <w:rFonts w:ascii="Times New Roman" w:hAnsi="Times New Roman" w:cs="Times New Roman"/>
              <w:sz w:val="24"/>
              <w:szCs w:val="24"/>
              <w:lang w:val="en-US"/>
            </w:rPr>
            <w:delText xml:space="preserve"> egg concentration </w:delText>
          </w:r>
        </w:del>
        <w:del w:id="222" w:author="ehrlen" w:date="2016-06-04T11:52:00Z">
          <w:r w:rsidR="00DB5057" w:rsidRPr="00DB5057" w:rsidDel="00D66698">
            <w:rPr>
              <w:rFonts w:ascii="Times New Roman" w:hAnsi="Times New Roman" w:cs="Times New Roman"/>
              <w:sz w:val="24"/>
              <w:szCs w:val="24"/>
              <w:lang w:val="en-US"/>
            </w:rPr>
            <w:delText xml:space="preserve">among </w:delText>
          </w:r>
        </w:del>
        <w:del w:id="223" w:author="ehrlen" w:date="2016-06-04T11:43:00Z">
          <w:r w:rsidR="00DB5057" w:rsidRPr="00DB5057" w:rsidDel="008A21D6">
            <w:rPr>
              <w:rFonts w:ascii="Times New Roman" w:hAnsi="Times New Roman" w:cs="Times New Roman"/>
              <w:sz w:val="24"/>
              <w:szCs w:val="24"/>
              <w:lang w:val="en-US"/>
            </w:rPr>
            <w:delText xml:space="preserve">the different </w:delText>
          </w:r>
        </w:del>
        <w:del w:id="224" w:author="ehrlen" w:date="2016-06-04T11:52:00Z">
          <w:r w:rsidR="00DB5057" w:rsidRPr="00DB5057" w:rsidDel="00D66698">
            <w:rPr>
              <w:rFonts w:ascii="Times New Roman" w:hAnsi="Times New Roman" w:cs="Times New Roman"/>
              <w:sz w:val="24"/>
              <w:szCs w:val="24"/>
              <w:lang w:val="en-US"/>
            </w:rPr>
            <w:delText xml:space="preserve">flowers in </w:delText>
          </w:r>
        </w:del>
        <w:del w:id="225" w:author="ehrlen" w:date="2016-06-04T11:43:00Z">
          <w:r w:rsidR="00DB5057" w:rsidRPr="00DB5057" w:rsidDel="008A21D6">
            <w:rPr>
              <w:rFonts w:ascii="Times New Roman" w:hAnsi="Times New Roman" w:cs="Times New Roman"/>
              <w:sz w:val="24"/>
              <w:szCs w:val="24"/>
              <w:lang w:val="en-US"/>
            </w:rPr>
            <w:delText xml:space="preserve">an </w:delText>
          </w:r>
        </w:del>
        <w:del w:id="226" w:author="ehrlen" w:date="2016-06-04T11:52:00Z">
          <w:r w:rsidR="00DB5057" w:rsidRPr="00DB5057" w:rsidDel="00D66698">
            <w:rPr>
              <w:rFonts w:ascii="Times New Roman" w:hAnsi="Times New Roman" w:cs="Times New Roman"/>
              <w:sz w:val="24"/>
              <w:szCs w:val="24"/>
              <w:lang w:val="en-US"/>
            </w:rPr>
            <w:delText>individual</w:delText>
          </w:r>
        </w:del>
      </w:ins>
      <w:ins w:id="227" w:author="Alicia" w:date="2016-06-02T16:56:00Z">
        <w:del w:id="228" w:author="ehrlen" w:date="2016-06-04T11:45:00Z">
          <w:r w:rsidR="00DB5057" w:rsidDel="009A24F9">
            <w:rPr>
              <w:rFonts w:ascii="Times New Roman" w:hAnsi="Times New Roman" w:cs="Times New Roman"/>
              <w:sz w:val="24"/>
              <w:szCs w:val="24"/>
              <w:lang w:val="en-US"/>
            </w:rPr>
            <w:delText>, and</w:delText>
          </w:r>
        </w:del>
      </w:ins>
      <w:ins w:id="229" w:author="Alicia" w:date="2016-06-02T16:57:00Z">
        <w:del w:id="230" w:author="ehrlen" w:date="2016-06-04T11:43:00Z">
          <w:r w:rsidR="00DB5057" w:rsidDel="009A24F9">
            <w:rPr>
              <w:rFonts w:ascii="Times New Roman" w:hAnsi="Times New Roman" w:cs="Times New Roman"/>
              <w:sz w:val="24"/>
              <w:szCs w:val="24"/>
              <w:lang w:val="en-US"/>
            </w:rPr>
            <w:delText>,</w:delText>
          </w:r>
        </w:del>
        <w:del w:id="231" w:author="ehrlen" w:date="2016-06-04T11:45:00Z">
          <w:r w:rsidR="00DB5057" w:rsidDel="009A24F9">
            <w:rPr>
              <w:rFonts w:ascii="Times New Roman" w:hAnsi="Times New Roman" w:cs="Times New Roman"/>
              <w:sz w:val="24"/>
              <w:szCs w:val="24"/>
              <w:lang w:val="en-US"/>
            </w:rPr>
            <w:delText xml:space="preserve"> for a given egg </w:delText>
          </w:r>
        </w:del>
      </w:ins>
      <w:ins w:id="232" w:author="Alicia" w:date="2016-06-02T16:58:00Z">
        <w:del w:id="233" w:author="ehrlen" w:date="2016-06-04T11:45:00Z">
          <w:r w:rsidR="00DB5057" w:rsidDel="009A24F9">
            <w:rPr>
              <w:rFonts w:ascii="Times New Roman" w:hAnsi="Times New Roman" w:cs="Times New Roman"/>
              <w:sz w:val="24"/>
              <w:szCs w:val="24"/>
              <w:lang w:val="en-US"/>
            </w:rPr>
            <w:delText>load</w:delText>
          </w:r>
        </w:del>
      </w:ins>
      <w:ins w:id="234" w:author="Alicia" w:date="2016-06-02T16:57:00Z">
        <w:del w:id="235" w:author="ehrlen" w:date="2016-06-04T11:45:00Z">
          <w:r w:rsidR="00DB5057" w:rsidDel="009A24F9">
            <w:rPr>
              <w:rFonts w:ascii="Times New Roman" w:hAnsi="Times New Roman" w:cs="Times New Roman"/>
              <w:sz w:val="24"/>
              <w:szCs w:val="24"/>
              <w:lang w:val="en-US"/>
            </w:rPr>
            <w:delText xml:space="preserve"> per plant, </w:delText>
          </w:r>
        </w:del>
      </w:ins>
      <w:ins w:id="236" w:author="Alicia" w:date="2016-06-02T16:52:00Z">
        <w:del w:id="237" w:author="ehrlen" w:date="2016-06-04T11:45:00Z">
          <w:r w:rsidR="00DB5057" w:rsidDel="009A24F9">
            <w:rPr>
              <w:rFonts w:ascii="Times New Roman" w:hAnsi="Times New Roman" w:cs="Times New Roman"/>
              <w:sz w:val="24"/>
              <w:szCs w:val="24"/>
              <w:lang w:val="en-US"/>
            </w:rPr>
            <w:delText>late-flowering plants</w:delText>
          </w:r>
        </w:del>
      </w:ins>
      <w:ins w:id="238" w:author="Alicia" w:date="2016-06-02T16:54:00Z">
        <w:del w:id="239" w:author="ehrlen" w:date="2016-06-04T11:45:00Z">
          <w:r w:rsidR="00DB5057" w:rsidDel="009A24F9">
            <w:rPr>
              <w:rFonts w:ascii="Times New Roman" w:hAnsi="Times New Roman" w:cs="Times New Roman"/>
              <w:sz w:val="24"/>
              <w:szCs w:val="24"/>
              <w:lang w:val="en-US"/>
            </w:rPr>
            <w:delText xml:space="preserve"> </w:delText>
          </w:r>
        </w:del>
      </w:ins>
      <w:ins w:id="240" w:author="Alicia" w:date="2016-06-02T16:52:00Z">
        <w:del w:id="241" w:author="ehrlen" w:date="2016-06-04T11:45:00Z">
          <w:r w:rsidR="00DB5057" w:rsidDel="009A24F9">
            <w:rPr>
              <w:rFonts w:ascii="Times New Roman" w:hAnsi="Times New Roman" w:cs="Times New Roman"/>
              <w:sz w:val="24"/>
              <w:szCs w:val="24"/>
              <w:lang w:val="en-US"/>
            </w:rPr>
            <w:delText xml:space="preserve">could </w:delText>
          </w:r>
        </w:del>
      </w:ins>
      <w:ins w:id="242" w:author="Alicia" w:date="2016-06-02T16:54:00Z">
        <w:del w:id="243" w:author="ehrlen" w:date="2016-06-04T11:45:00Z">
          <w:r w:rsidR="00DB5057" w:rsidDel="009A24F9">
            <w:rPr>
              <w:rFonts w:ascii="Times New Roman" w:hAnsi="Times New Roman" w:cs="Times New Roman"/>
              <w:sz w:val="24"/>
              <w:szCs w:val="24"/>
              <w:lang w:val="en-US"/>
            </w:rPr>
            <w:delText>have higher fitness because late-opening flowers on these plants</w:delText>
          </w:r>
        </w:del>
      </w:ins>
      <w:ins w:id="244" w:author="Alicia" w:date="2016-06-02T16:55:00Z">
        <w:del w:id="245" w:author="ehrlen" w:date="2016-06-04T11:45:00Z">
          <w:r w:rsidR="00DB5057" w:rsidDel="009A24F9">
            <w:rPr>
              <w:rFonts w:ascii="Times New Roman" w:hAnsi="Times New Roman" w:cs="Times New Roman"/>
              <w:sz w:val="24"/>
              <w:szCs w:val="24"/>
              <w:lang w:val="en-US"/>
            </w:rPr>
            <w:delText xml:space="preserve"> might esc</w:delText>
          </w:r>
        </w:del>
      </w:ins>
      <w:ins w:id="246" w:author="Alicia" w:date="2016-06-02T16:52:00Z">
        <w:del w:id="247" w:author="ehrlen" w:date="2016-06-04T11:45:00Z">
          <w:r w:rsidR="00DB5057" w:rsidDel="009A24F9">
            <w:rPr>
              <w:rFonts w:ascii="Times New Roman" w:hAnsi="Times New Roman" w:cs="Times New Roman"/>
              <w:sz w:val="24"/>
              <w:szCs w:val="24"/>
              <w:lang w:val="en-US"/>
            </w:rPr>
            <w:delText xml:space="preserve">ape predation </w:delText>
          </w:r>
        </w:del>
      </w:ins>
      <w:ins w:id="248" w:author="Alicia" w:date="2016-06-02T16:54:00Z">
        <w:del w:id="249" w:author="ehrlen" w:date="2016-06-04T11:45:00Z">
          <w:r w:rsidR="00DB5057" w:rsidRPr="00123904" w:rsidDel="009A24F9">
            <w:rPr>
              <w:rFonts w:ascii="Times New Roman" w:hAnsi="Times New Roman" w:cs="Times New Roman"/>
              <w:sz w:val="24"/>
              <w:szCs w:val="24"/>
              <w:lang w:val="en-US"/>
            </w:rPr>
            <w:delText>(Mahoro 2003, Ehrlén et al. 2015)</w:delText>
          </w:r>
          <w:r w:rsidR="00DB5057" w:rsidDel="009A24F9">
            <w:rPr>
              <w:rFonts w:ascii="Times New Roman" w:hAnsi="Times New Roman" w:cs="Times New Roman"/>
              <w:sz w:val="24"/>
              <w:szCs w:val="24"/>
              <w:lang w:val="en-US"/>
            </w:rPr>
            <w:delText xml:space="preserve"> </w:delText>
          </w:r>
        </w:del>
      </w:ins>
      <w:ins w:id="250" w:author="Alicia" w:date="2016-06-02T16:52:00Z">
        <w:del w:id="251" w:author="ehrlen" w:date="2016-06-04T11:45:00Z">
          <w:r w:rsidR="00DB5057" w:rsidDel="009A24F9">
            <w:rPr>
              <w:rFonts w:ascii="Times New Roman" w:hAnsi="Times New Roman" w:cs="Times New Roman"/>
              <w:sz w:val="24"/>
              <w:szCs w:val="24"/>
              <w:lang w:val="en-US"/>
            </w:rPr>
            <w:delText xml:space="preserve">due to a temporal </w:delText>
          </w:r>
        </w:del>
      </w:ins>
      <w:ins w:id="252" w:author="Alicia" w:date="2016-06-02T16:53:00Z">
        <w:del w:id="253" w:author="ehrlen" w:date="2016-06-04T11:45:00Z">
          <w:r w:rsidR="00DB5057" w:rsidDel="009A24F9">
            <w:rPr>
              <w:rFonts w:ascii="Times New Roman" w:hAnsi="Times New Roman" w:cs="Times New Roman"/>
              <w:sz w:val="24"/>
              <w:szCs w:val="24"/>
              <w:lang w:val="en-US"/>
            </w:rPr>
            <w:delText>mismatch</w:delText>
          </w:r>
        </w:del>
      </w:ins>
      <w:ins w:id="254" w:author="Alicia" w:date="2016-06-02T16:52:00Z">
        <w:del w:id="255" w:author="ehrlen" w:date="2016-06-04T11:45:00Z">
          <w:r w:rsidR="00DB5057" w:rsidDel="009A24F9">
            <w:rPr>
              <w:rFonts w:ascii="Times New Roman" w:hAnsi="Times New Roman" w:cs="Times New Roman"/>
              <w:sz w:val="24"/>
              <w:szCs w:val="24"/>
              <w:lang w:val="en-US"/>
            </w:rPr>
            <w:delText xml:space="preserve"> with the oviposition period of the </w:delText>
          </w:r>
        </w:del>
      </w:ins>
      <w:ins w:id="256" w:author="Alicia" w:date="2016-06-02T16:53:00Z">
        <w:del w:id="257" w:author="ehrlen" w:date="2016-06-04T11:45:00Z">
          <w:r w:rsidR="00DB5057" w:rsidDel="009A24F9">
            <w:rPr>
              <w:rFonts w:ascii="Times New Roman" w:hAnsi="Times New Roman" w:cs="Times New Roman"/>
              <w:sz w:val="24"/>
              <w:szCs w:val="24"/>
              <w:lang w:val="en-US"/>
            </w:rPr>
            <w:delText>butterfly</w:delText>
          </w:r>
        </w:del>
      </w:ins>
      <w:ins w:id="258" w:author="Alicia" w:date="2016-06-02T16:52:00Z">
        <w:del w:id="259" w:author="ehrlen" w:date="2016-06-04T11:45:00Z">
          <w:r w:rsidR="00DB5057" w:rsidDel="009A24F9">
            <w:rPr>
              <w:rFonts w:ascii="Times New Roman" w:hAnsi="Times New Roman" w:cs="Times New Roman"/>
              <w:sz w:val="24"/>
              <w:szCs w:val="24"/>
              <w:lang w:val="en-US"/>
            </w:rPr>
            <w:delText>.</w:delText>
          </w:r>
        </w:del>
      </w:ins>
      <w:commentRangeEnd w:id="186"/>
      <w:ins w:id="260" w:author="Alicia" w:date="2016-06-02T16:59:00Z">
        <w:del w:id="261" w:author="ehrlen" w:date="2016-06-04T11:45:00Z">
          <w:r w:rsidR="00DB5057" w:rsidDel="009A24F9">
            <w:rPr>
              <w:rStyle w:val="CommentReference"/>
            </w:rPr>
            <w:commentReference w:id="186"/>
          </w:r>
        </w:del>
      </w:ins>
      <w:ins w:id="262" w:author="Alicia" w:date="2016-06-02T16:53:00Z">
        <w:del w:id="263" w:author="ehrlen" w:date="2016-06-04T11:45:00Z">
          <w:r w:rsidR="00DB5057" w:rsidDel="009A24F9">
            <w:rPr>
              <w:rFonts w:ascii="Times New Roman" w:hAnsi="Times New Roman" w:cs="Times New Roman"/>
              <w:sz w:val="24"/>
              <w:szCs w:val="24"/>
              <w:lang w:val="en-US"/>
            </w:rPr>
            <w:delText xml:space="preserve"> </w:delText>
          </w:r>
        </w:del>
      </w:ins>
      <w:ins w:id="264" w:author="Alicia" w:date="2016-06-02T16:59:00Z">
        <w:del w:id="265" w:author="ehrlen" w:date="2016-06-04T11:57:00Z">
          <w:r w:rsidR="00DB5057" w:rsidDel="00F4590E">
            <w:rPr>
              <w:rFonts w:ascii="Times New Roman" w:hAnsi="Times New Roman" w:cs="Times New Roman"/>
              <w:sz w:val="24"/>
              <w:szCs w:val="24"/>
              <w:lang w:val="en-US"/>
            </w:rPr>
            <w:delText xml:space="preserve">In any case, </w:delText>
          </w:r>
        </w:del>
      </w:ins>
      <w:ins w:id="266" w:author="ehrlen" w:date="2016-06-04T11:57:00Z">
        <w:r w:rsidR="00F4590E">
          <w:rPr>
            <w:rFonts w:ascii="Times New Roman" w:hAnsi="Times New Roman" w:cs="Times New Roman"/>
            <w:sz w:val="24"/>
            <w:szCs w:val="24"/>
            <w:lang w:val="en-US"/>
          </w:rPr>
          <w:t>B</w:t>
        </w:r>
      </w:ins>
      <w:ins w:id="267" w:author="Alicia" w:date="2016-06-02T16:59:00Z">
        <w:del w:id="268" w:author="ehrlen" w:date="2016-06-04T11:57:00Z">
          <w:r w:rsidR="00DB5057" w:rsidDel="00F4590E">
            <w:rPr>
              <w:rFonts w:ascii="Times New Roman" w:hAnsi="Times New Roman" w:cs="Times New Roman"/>
              <w:sz w:val="24"/>
              <w:szCs w:val="24"/>
              <w:lang w:val="en-US"/>
            </w:rPr>
            <w:delText>b</w:delText>
          </w:r>
        </w:del>
      </w:ins>
      <w:del w:id="269" w:author="Alicia" w:date="2016-06-02T16:59:00Z">
        <w:r w:rsidR="002123D7" w:rsidDel="00DB5057">
          <w:rPr>
            <w:rFonts w:ascii="Times New Roman" w:hAnsi="Times New Roman" w:cs="Times New Roman"/>
            <w:sz w:val="24"/>
            <w:szCs w:val="24"/>
            <w:lang w:val="en-US"/>
          </w:rPr>
          <w:delText>B</w:delText>
        </w:r>
      </w:del>
      <w:r w:rsidR="002123D7">
        <w:rPr>
          <w:rFonts w:ascii="Times New Roman" w:hAnsi="Times New Roman" w:cs="Times New Roman"/>
          <w:sz w:val="24"/>
          <w:szCs w:val="24"/>
          <w:lang w:val="en-US"/>
        </w:rPr>
        <w:t>ecause of</w:t>
      </w:r>
      <w:r w:rsidR="00720E28">
        <w:rPr>
          <w:rFonts w:ascii="Times New Roman" w:hAnsi="Times New Roman" w:cs="Times New Roman"/>
          <w:sz w:val="24"/>
          <w:szCs w:val="24"/>
          <w:lang w:val="en-US"/>
        </w:rPr>
        <w:t xml:space="preserve"> its preference for early-flowering plants, </w:t>
      </w:r>
      <w:r>
        <w:rPr>
          <w:rFonts w:ascii="Times New Roman" w:hAnsi="Times New Roman" w:cs="Times New Roman"/>
          <w:sz w:val="24"/>
          <w:szCs w:val="24"/>
          <w:lang w:val="en-US"/>
        </w:rPr>
        <w:t>the predator mediate</w:t>
      </w:r>
      <w:ins w:id="270" w:author="Alicia" w:date="2016-06-01T17:08:00Z">
        <w:r w:rsidR="00CC35F4">
          <w:rPr>
            <w:rFonts w:ascii="Times New Roman" w:hAnsi="Times New Roman" w:cs="Times New Roman"/>
            <w:sz w:val="24"/>
            <w:szCs w:val="24"/>
            <w:lang w:val="en-US"/>
          </w:rPr>
          <w:t>s</w:t>
        </w:r>
      </w:ins>
      <w:r>
        <w:rPr>
          <w:rFonts w:ascii="Times New Roman" w:hAnsi="Times New Roman" w:cs="Times New Roman"/>
          <w:sz w:val="24"/>
          <w:szCs w:val="24"/>
          <w:lang w:val="en-US"/>
        </w:rPr>
        <w:t xml:space="preserve">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that </w:t>
      </w:r>
      <w:r w:rsidR="000D649E">
        <w:rPr>
          <w:rFonts w:ascii="Times New Roman" w:hAnsi="Times New Roman" w:cs="Times New Roman"/>
          <w:sz w:val="24"/>
          <w:szCs w:val="24"/>
          <w:lang w:val="en-US"/>
        </w:rPr>
        <w:t xml:space="preserve">caterpillar </w:t>
      </w:r>
      <w:r>
        <w:rPr>
          <w:rFonts w:ascii="Times New Roman" w:hAnsi="Times New Roman" w:cs="Times New Roman"/>
          <w:sz w:val="24"/>
          <w:szCs w:val="24"/>
          <w:lang w:val="en-US"/>
        </w:rPr>
        <w:t xml:space="preserve">attack reduces fitness by larval feeding on seeds, and that butterflies preferentially </w:t>
      </w:r>
      <w:r w:rsidR="000D649E">
        <w:rPr>
          <w:rFonts w:ascii="Times New Roman" w:hAnsi="Times New Roman" w:cs="Times New Roman"/>
          <w:sz w:val="24"/>
          <w:szCs w:val="24"/>
          <w:lang w:val="en-US"/>
        </w:rPr>
        <w:t xml:space="preserve">oviposit on </w:t>
      </w:r>
      <w:r>
        <w:rPr>
          <w:rFonts w:ascii="Times New Roman" w:hAnsi="Times New Roman" w:cs="Times New Roman"/>
          <w:sz w:val="24"/>
          <w:szCs w:val="24"/>
          <w:lang w:val="en-US"/>
        </w:rPr>
        <w:t xml:space="preserve">early-flowering individuals, strongly suggest that the observed relationship is indeed a </w:t>
      </w:r>
      <w:r w:rsidR="003A39FB">
        <w:rPr>
          <w:rFonts w:ascii="Times New Roman" w:hAnsi="Times New Roman" w:cs="Times New Roman"/>
          <w:sz w:val="24"/>
          <w:szCs w:val="24"/>
          <w:lang w:val="en-US"/>
        </w:rPr>
        <w:t xml:space="preserve">causal </w:t>
      </w:r>
      <w:r>
        <w:rPr>
          <w:rFonts w:ascii="Times New Roman" w:hAnsi="Times New Roman" w:cs="Times New Roman"/>
          <w:sz w:val="24"/>
          <w:szCs w:val="24"/>
          <w:lang w:val="en-US"/>
        </w:rPr>
        <w:t xml:space="preserve">one. Previous studies with this system have examined butterfly preferences and shown that females of </w:t>
      </w:r>
      <w:r>
        <w:rPr>
          <w:rFonts w:ascii="Times New Roman" w:hAnsi="Times New Roman" w:cs="Times New Roman"/>
          <w:i/>
          <w:iCs/>
          <w:sz w:val="24"/>
          <w:szCs w:val="24"/>
          <w:lang w:val="en-US"/>
        </w:rPr>
        <w:t>Phengaris</w:t>
      </w:r>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Elmes,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instead focused on the response of the predator to the timing of bud development of </w:t>
      </w:r>
      <w:r>
        <w:rPr>
          <w:rFonts w:ascii="Times New Roman" w:hAnsi="Times New Roman" w:cs="Times New Roman"/>
          <w:sz w:val="24"/>
          <w:szCs w:val="24"/>
          <w:lang w:val="en-US"/>
        </w:rPr>
        <w:lastRenderedPageBreak/>
        <w:t xml:space="preserve">individuals, and showed that given the butterfly preference for a </w:t>
      </w:r>
      <w:r w:rsidR="00720E28">
        <w:rPr>
          <w:rFonts w:ascii="Times New Roman" w:hAnsi="Times New Roman" w:cs="Times New Roman"/>
          <w:sz w:val="24"/>
          <w:szCs w:val="24"/>
          <w:lang w:val="en-US"/>
        </w:rPr>
        <w:t xml:space="preserve">particular </w:t>
      </w:r>
      <w:r>
        <w:rPr>
          <w:rFonts w:ascii="Times New Roman" w:hAnsi="Times New Roman" w:cs="Times New Roman"/>
          <w:sz w:val="24"/>
          <w:szCs w:val="24"/>
          <w:lang w:val="en-US"/>
        </w:rPr>
        <w:t xml:space="preserve">developmental stage, plants starting bud development early in the season are more prone to be attacked by the butterfly than plants flowering late. This is most likely because the presence of suitable floral developmental stages overlaps more with the oviposition period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early-flowering plants than in late-flowering.</w:t>
      </w:r>
      <w:r w:rsidR="0013268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Our findings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agree with studies in other systems demonstrating predator-mediated selection for late flowering (Pilson,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Parachnowitsch &amp; Caruso, 2008). However, selection for early flowering mediated by pre-dispersal seed predators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2007</w:t>
      </w:r>
      <w:r w:rsidR="000C5DC4">
        <w:rPr>
          <w:rFonts w:ascii="Times New Roman" w:hAnsi="Times New Roman" w:cs="Times New Roman"/>
          <w:sz w:val="24"/>
          <w:szCs w:val="24"/>
          <w:lang w:val="en-US"/>
        </w:rPr>
        <w:t>a</w:t>
      </w:r>
      <w:r>
        <w:rPr>
          <w:rFonts w:ascii="Times New Roman" w:hAnsi="Times New Roman" w:cs="Times New Roman"/>
          <w:sz w:val="24"/>
          <w:szCs w:val="24"/>
          <w:lang w:val="en-US"/>
        </w:rPr>
        <w:t xml:space="preserve">). </w:t>
      </w:r>
    </w:p>
    <w:p w14:paraId="3F1181B4" w14:textId="3A44AC2C" w:rsidR="00D43E10" w:rsidRDefault="00D43E10">
      <w:pPr>
        <w:spacing w:line="480" w:lineRule="auto"/>
        <w:ind w:firstLine="708"/>
        <w:rPr>
          <w:rFonts w:ascii="Times New Roman" w:hAnsi="Times New Roman" w:cs="Times New Roman"/>
          <w:sz w:val="24"/>
          <w:szCs w:val="24"/>
          <w:lang w:val="en-US"/>
        </w:rPr>
      </w:pPr>
      <w:commentRangeStart w:id="271"/>
      <w:commentRangeStart w:id="272"/>
      <w:r>
        <w:rPr>
          <w:rFonts w:ascii="Times New Roman" w:hAnsi="Times New Roman" w:cs="Times New Roman"/>
          <w:sz w:val="24"/>
          <w:szCs w:val="24"/>
          <w:lang w:val="en-US"/>
        </w:rPr>
        <w:t xml:space="preserve">Although </w:t>
      </w:r>
      <w:commentRangeEnd w:id="271"/>
      <w:r w:rsidR="00C45594">
        <w:rPr>
          <w:rStyle w:val="CommentReference"/>
        </w:rPr>
        <w:commentReference w:id="271"/>
      </w:r>
      <w:commentRangeEnd w:id="272"/>
      <w:r w:rsidR="00582EDF">
        <w:rPr>
          <w:rStyle w:val="CommentReference"/>
        </w:rPr>
        <w:commentReference w:id="272"/>
      </w:r>
      <w:r>
        <w:rPr>
          <w:rFonts w:ascii="Times New Roman" w:hAnsi="Times New Roman" w:cs="Times New Roman"/>
          <w:sz w:val="24"/>
          <w:szCs w:val="24"/>
          <w:lang w:val="en-US"/>
        </w:rPr>
        <w:t>most plant populations where the seed predator was present experienced selection for later flowering in our study, the intensity of this selection varied</w:t>
      </w:r>
      <w:r w:rsidR="006F111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fact that these differences in intensity of selection were not related to predation intensity within populations suggests that also other, unidentified, selective agents </w:t>
      </w:r>
      <w:r w:rsidR="00E8677F">
        <w:rPr>
          <w:rFonts w:ascii="Times New Roman" w:hAnsi="Times New Roman" w:cs="Times New Roman"/>
          <w:sz w:val="24"/>
          <w:szCs w:val="24"/>
          <w:lang w:val="en-US"/>
        </w:rPr>
        <w:t xml:space="preserve">(e.g. abiotic factors) </w:t>
      </w:r>
      <w:r>
        <w:rPr>
          <w:rFonts w:ascii="Times New Roman" w:hAnsi="Times New Roman" w:cs="Times New Roman"/>
          <w:sz w:val="24"/>
          <w:szCs w:val="24"/>
          <w:lang w:val="en-US"/>
        </w:rPr>
        <w:t xml:space="preserve">contributed to net selection on flowering phenology. </w:t>
      </w:r>
      <w:r w:rsidR="002123D7">
        <w:rPr>
          <w:rFonts w:ascii="Times New Roman" w:hAnsi="Times New Roman" w:cs="Times New Roman"/>
          <w:sz w:val="24"/>
          <w:szCs w:val="24"/>
          <w:lang w:val="en-US"/>
        </w:rPr>
        <w:t>Our study was observational</w:t>
      </w:r>
      <w:r w:rsidR="001E708E">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 xml:space="preserve">the </w:t>
      </w:r>
      <w:r w:rsidR="001E708E">
        <w:rPr>
          <w:rFonts w:ascii="Times New Roman" w:hAnsi="Times New Roman" w:cs="Times New Roman"/>
          <w:sz w:val="24"/>
          <w:szCs w:val="24"/>
          <w:lang w:val="en-US"/>
        </w:rPr>
        <w:t xml:space="preserve">causal relationships </w:t>
      </w:r>
      <w:r w:rsidR="001F1E60">
        <w:rPr>
          <w:rFonts w:ascii="Times New Roman" w:hAnsi="Times New Roman" w:cs="Times New Roman"/>
          <w:sz w:val="24"/>
          <w:szCs w:val="24"/>
          <w:lang w:val="en-US"/>
        </w:rPr>
        <w:t>suggested by</w:t>
      </w:r>
      <w:ins w:id="273" w:author="Alicia" w:date="2016-06-01T17:18:00Z">
        <w:r w:rsidR="009006B9">
          <w:rPr>
            <w:rFonts w:ascii="Times New Roman" w:hAnsi="Times New Roman" w:cs="Times New Roman"/>
            <w:sz w:val="24"/>
            <w:szCs w:val="24"/>
            <w:lang w:val="en-US"/>
          </w:rPr>
          <w:t xml:space="preserve"> the</w:t>
        </w:r>
      </w:ins>
      <w:r w:rsidR="001F1E60">
        <w:rPr>
          <w:rFonts w:ascii="Times New Roman" w:hAnsi="Times New Roman" w:cs="Times New Roman"/>
          <w:sz w:val="24"/>
          <w:szCs w:val="24"/>
          <w:lang w:val="en-US"/>
        </w:rPr>
        <w:t xml:space="preserve"> analyses </w:t>
      </w:r>
      <w:r w:rsidR="001E708E">
        <w:rPr>
          <w:rFonts w:ascii="Times New Roman" w:hAnsi="Times New Roman" w:cs="Times New Roman"/>
          <w:sz w:val="24"/>
          <w:szCs w:val="24"/>
          <w:lang w:val="en-US"/>
        </w:rPr>
        <w:t>were not experimentally tested. It is thus possible that</w:t>
      </w:r>
      <w:del w:id="274" w:author="Alicia" w:date="2016-06-01T17:19:00Z">
        <w:r w:rsidR="001E708E" w:rsidDel="009006B9">
          <w:rPr>
            <w:rFonts w:ascii="Times New Roman" w:hAnsi="Times New Roman" w:cs="Times New Roman"/>
            <w:sz w:val="24"/>
            <w:szCs w:val="24"/>
            <w:lang w:val="en-US"/>
          </w:rPr>
          <w:delText>,</w:delText>
        </w:r>
      </w:del>
      <w:r w:rsidR="001E708E">
        <w:rPr>
          <w:rFonts w:ascii="Times New Roman" w:hAnsi="Times New Roman" w:cs="Times New Roman"/>
          <w:sz w:val="24"/>
          <w:szCs w:val="24"/>
          <w:lang w:val="en-US"/>
        </w:rPr>
        <w:t xml:space="preserve"> unmeasured environmental factors might have influenced both incidence of the </w:t>
      </w:r>
      <w:ins w:id="275" w:author="Alicia" w:date="2016-06-01T17:19:00Z">
        <w:r w:rsidR="00C65199">
          <w:rPr>
            <w:rFonts w:ascii="Times New Roman" w:hAnsi="Times New Roman" w:cs="Times New Roman"/>
            <w:sz w:val="24"/>
            <w:szCs w:val="24"/>
            <w:lang w:val="en-US"/>
          </w:rPr>
          <w:t xml:space="preserve">seed </w:t>
        </w:r>
      </w:ins>
      <w:del w:id="276" w:author="Alicia" w:date="2016-06-01T17:19:00Z">
        <w:r w:rsidR="001E708E" w:rsidDel="009006B9">
          <w:rPr>
            <w:rFonts w:ascii="Times New Roman" w:hAnsi="Times New Roman" w:cs="Times New Roman"/>
            <w:sz w:val="24"/>
            <w:szCs w:val="24"/>
            <w:lang w:val="en-US"/>
          </w:rPr>
          <w:delText xml:space="preserve">butterfly </w:delText>
        </w:r>
      </w:del>
      <w:r w:rsidR="001E708E">
        <w:rPr>
          <w:rFonts w:ascii="Times New Roman" w:hAnsi="Times New Roman" w:cs="Times New Roman"/>
          <w:sz w:val="24"/>
          <w:szCs w:val="24"/>
          <w:lang w:val="en-US"/>
        </w:rPr>
        <w:t xml:space="preserve">predator and mean phenology or fitness. </w:t>
      </w:r>
      <w:r w:rsidR="002123D7">
        <w:rPr>
          <w:rFonts w:ascii="Times New Roman" w:hAnsi="Times New Roman" w:cs="Times New Roman"/>
          <w:sz w:val="24"/>
          <w:szCs w:val="24"/>
          <w:lang w:val="en-US"/>
        </w:rPr>
        <w:t>Indeed, c</w:t>
      </w:r>
      <w:r w:rsidR="002123D7" w:rsidRPr="0013268E">
        <w:rPr>
          <w:rFonts w:ascii="Times New Roman" w:hAnsi="Times New Roman" w:cs="Times New Roman"/>
          <w:sz w:val="24"/>
          <w:szCs w:val="24"/>
          <w:lang w:val="en-US"/>
        </w:rPr>
        <w:t xml:space="preserve">ombinations of populations and years with earlier mean phenology </w:t>
      </w:r>
      <w:r w:rsidR="002123D7">
        <w:rPr>
          <w:rFonts w:ascii="Times New Roman" w:hAnsi="Times New Roman" w:cs="Times New Roman"/>
          <w:sz w:val="24"/>
          <w:szCs w:val="24"/>
          <w:lang w:val="en-US"/>
        </w:rPr>
        <w:t>showed</w:t>
      </w:r>
      <w:r w:rsidR="002123D7" w:rsidRPr="0013268E">
        <w:rPr>
          <w:rFonts w:ascii="Times New Roman" w:hAnsi="Times New Roman" w:cs="Times New Roman"/>
          <w:sz w:val="24"/>
          <w:szCs w:val="24"/>
          <w:lang w:val="en-US"/>
        </w:rPr>
        <w:t xml:space="preserve"> higher proportions of plants attacked by the butterfly (binomial GLM</w:t>
      </w:r>
      <w:r w:rsidR="002123D7">
        <w:rPr>
          <w:rFonts w:ascii="Times New Roman" w:hAnsi="Times New Roman" w:cs="Times New Roman"/>
          <w:sz w:val="24"/>
          <w:szCs w:val="24"/>
          <w:lang w:val="en-US"/>
        </w:rPr>
        <w:t>,</w:t>
      </w:r>
      <w:r w:rsidR="002123D7" w:rsidRPr="0013268E">
        <w:rPr>
          <w:rFonts w:ascii="Times New Roman" w:hAnsi="Times New Roman" w:cs="Times New Roman"/>
          <w:sz w:val="24"/>
          <w:szCs w:val="24"/>
          <w:lang w:val="en-US"/>
        </w:rPr>
        <w:t xml:space="preserve"> </w:t>
      </w:r>
      <w:r w:rsidR="002123D7" w:rsidRPr="009B5CDA">
        <w:rPr>
          <w:rFonts w:ascii="Symbol" w:hAnsi="Symbol" w:cs="Times New Roman"/>
          <w:sz w:val="24"/>
          <w:szCs w:val="24"/>
          <w:lang w:val="en-US"/>
        </w:rPr>
        <w:t></w:t>
      </w:r>
      <w:r w:rsidR="002123D7" w:rsidRPr="0013268E">
        <w:rPr>
          <w:rFonts w:ascii="Times New Roman" w:hAnsi="Times New Roman" w:cs="Times New Roman"/>
          <w:sz w:val="24"/>
          <w:szCs w:val="24"/>
          <w:lang w:val="en-US"/>
        </w:rPr>
        <w:t xml:space="preserve"> = 0.528, p &lt; 0.001)</w:t>
      </w:r>
      <w:r w:rsidR="002123D7">
        <w:rPr>
          <w:rFonts w:ascii="Times New Roman" w:hAnsi="Times New Roman" w:cs="Times New Roman"/>
          <w:sz w:val="24"/>
          <w:szCs w:val="24"/>
          <w:lang w:val="en-US"/>
        </w:rPr>
        <w:t>, suggesting that this</w:t>
      </w:r>
      <w:r w:rsidR="002123D7" w:rsidRPr="0013268E">
        <w:rPr>
          <w:rFonts w:ascii="Times New Roman" w:hAnsi="Times New Roman" w:cs="Times New Roman"/>
          <w:sz w:val="24"/>
          <w:szCs w:val="24"/>
          <w:lang w:val="en-US"/>
        </w:rPr>
        <w:t xml:space="preserve"> seed predator not only prefer</w:t>
      </w:r>
      <w:r w:rsidR="002123D7">
        <w:rPr>
          <w:rFonts w:ascii="Times New Roman" w:hAnsi="Times New Roman" w:cs="Times New Roman"/>
          <w:sz w:val="24"/>
          <w:szCs w:val="24"/>
          <w:lang w:val="en-US"/>
        </w:rPr>
        <w:t>s</w:t>
      </w:r>
      <w:r w:rsidR="002123D7" w:rsidRPr="0013268E">
        <w:rPr>
          <w:rFonts w:ascii="Times New Roman" w:hAnsi="Times New Roman" w:cs="Times New Roman"/>
          <w:sz w:val="24"/>
          <w:szCs w:val="24"/>
          <w:lang w:val="en-US"/>
        </w:rPr>
        <w:t xml:space="preserve"> earlier-flowering plants within populations, but also earlier-flowering populations. </w:t>
      </w:r>
      <w:r w:rsidR="002123D7">
        <w:rPr>
          <w:rFonts w:ascii="Times New Roman" w:hAnsi="Times New Roman" w:cs="Times New Roman"/>
          <w:sz w:val="24"/>
          <w:szCs w:val="24"/>
          <w:lang w:val="en-US"/>
        </w:rPr>
        <w:t xml:space="preserve">However, </w:t>
      </w:r>
      <w:r w:rsidR="001E708E">
        <w:rPr>
          <w:rFonts w:ascii="Times New Roman" w:hAnsi="Times New Roman" w:cs="Times New Roman"/>
          <w:sz w:val="24"/>
          <w:szCs w:val="24"/>
          <w:lang w:val="en-US"/>
        </w:rPr>
        <w:t xml:space="preserve">differences in selection gradients among populations were not </w:t>
      </w:r>
      <w:del w:id="277" w:author="Alicia" w:date="2016-06-01T17:20:00Z">
        <w:r w:rsidR="001E708E" w:rsidDel="00C65199">
          <w:rPr>
            <w:rFonts w:ascii="Times New Roman" w:hAnsi="Times New Roman" w:cs="Times New Roman"/>
            <w:sz w:val="24"/>
            <w:szCs w:val="24"/>
            <w:lang w:val="en-US"/>
          </w:rPr>
          <w:delText>cor</w:delText>
        </w:r>
      </w:del>
      <w:r w:rsidR="001E708E">
        <w:rPr>
          <w:rFonts w:ascii="Times New Roman" w:hAnsi="Times New Roman" w:cs="Times New Roman"/>
          <w:sz w:val="24"/>
          <w:szCs w:val="24"/>
          <w:lang w:val="en-US"/>
        </w:rPr>
        <w:t xml:space="preserve">related </w:t>
      </w:r>
      <w:del w:id="278" w:author="Alicia" w:date="2016-06-01T17:20:00Z">
        <w:r w:rsidR="001E708E" w:rsidDel="00C65199">
          <w:rPr>
            <w:rFonts w:ascii="Times New Roman" w:hAnsi="Times New Roman" w:cs="Times New Roman"/>
            <w:sz w:val="24"/>
            <w:szCs w:val="24"/>
            <w:lang w:val="en-US"/>
          </w:rPr>
          <w:delText xml:space="preserve">with </w:delText>
        </w:r>
      </w:del>
      <w:ins w:id="279" w:author="Alicia" w:date="2016-06-01T17:20:00Z">
        <w:r w:rsidR="00C65199">
          <w:rPr>
            <w:rFonts w:ascii="Times New Roman" w:hAnsi="Times New Roman" w:cs="Times New Roman"/>
            <w:sz w:val="24"/>
            <w:szCs w:val="24"/>
            <w:lang w:val="en-US"/>
          </w:rPr>
          <w:t xml:space="preserve">to </w:t>
        </w:r>
      </w:ins>
      <w:r w:rsidR="001E708E">
        <w:rPr>
          <w:rFonts w:ascii="Times New Roman" w:hAnsi="Times New Roman" w:cs="Times New Roman"/>
          <w:sz w:val="24"/>
          <w:szCs w:val="24"/>
          <w:lang w:val="en-US"/>
        </w:rPr>
        <w:t xml:space="preserve">mean phenology (2010: </w:t>
      </w:r>
      <w:r w:rsidR="001E708E" w:rsidRPr="00E64A83">
        <w:rPr>
          <w:rFonts w:ascii="Symbol" w:hAnsi="Symbol" w:cs="Times New Roman"/>
          <w:sz w:val="24"/>
          <w:szCs w:val="24"/>
          <w:lang w:val="en-US"/>
        </w:rPr>
        <w:t></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0.19, p = 0.250; 2011: </w:t>
      </w:r>
      <w:r w:rsidR="001E708E" w:rsidRPr="00E64A83">
        <w:rPr>
          <w:rFonts w:ascii="Symbol" w:hAnsi="Symbol" w:cs="Times New Roman"/>
          <w:sz w:val="24"/>
          <w:szCs w:val="24"/>
          <w:lang w:val="en-US"/>
        </w:rPr>
        <w:t></w:t>
      </w:r>
      <w:r w:rsidR="001E708E">
        <w:rPr>
          <w:rFonts w:ascii="Times New Roman" w:hAnsi="Times New Roman" w:cs="Times New Roman"/>
          <w:sz w:val="24"/>
          <w:szCs w:val="24"/>
          <w:lang w:val="en-US"/>
        </w:rPr>
        <w:t xml:space="preserve"> = 0.12, p = 0.281). This suggests</w:t>
      </w:r>
      <w:r w:rsidR="001F1E60">
        <w:rPr>
          <w:rFonts w:ascii="Times New Roman" w:hAnsi="Times New Roman" w:cs="Times New Roman"/>
          <w:sz w:val="24"/>
          <w:szCs w:val="24"/>
          <w:lang w:val="en-US"/>
        </w:rPr>
        <w:t xml:space="preserve"> differences in mean phenology among the study populations did not strongly bias our main results. </w:t>
      </w:r>
      <w:r>
        <w:rPr>
          <w:rFonts w:ascii="Times New Roman" w:hAnsi="Times New Roman" w:cs="Times New Roman"/>
          <w:sz w:val="24"/>
          <w:szCs w:val="24"/>
          <w:lang w:val="en-US"/>
        </w:rPr>
        <w:t xml:space="preserve">In conclusion, our results with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demonstrate that the presence of antagonists in plant populations can shift the </w:t>
      </w:r>
      <w:r>
        <w:rPr>
          <w:rFonts w:ascii="Times New Roman" w:hAnsi="Times New Roman" w:cs="Times New Roman"/>
          <w:sz w:val="24"/>
          <w:szCs w:val="24"/>
          <w:lang w:val="en-US"/>
        </w:rPr>
        <w:lastRenderedPageBreak/>
        <w:t>direction of selection, and that the distribution of antagonists among plant populations is strongly related to the observed patterns of among-population variation in the direction of selection.</w:t>
      </w:r>
    </w:p>
    <w:p w14:paraId="1DA9A3A5" w14:textId="1D152B83" w:rsidR="00D43E10" w:rsidRDefault="001E708E" w:rsidP="00C6519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The effects of s</w:t>
      </w:r>
      <w:r w:rsidR="00D37BCD">
        <w:rPr>
          <w:rFonts w:ascii="Times New Roman" w:hAnsi="Times New Roman" w:cs="Times New Roman"/>
          <w:sz w:val="24"/>
          <w:szCs w:val="24"/>
          <w:lang w:val="en-US"/>
        </w:rPr>
        <w:t xml:space="preserve">hoot height </w:t>
      </w:r>
      <w:r>
        <w:rPr>
          <w:rFonts w:ascii="Times New Roman" w:hAnsi="Times New Roman" w:cs="Times New Roman"/>
          <w:sz w:val="24"/>
          <w:szCs w:val="24"/>
          <w:lang w:val="en-US"/>
        </w:rPr>
        <w:t>on</w:t>
      </w:r>
      <w:r w:rsidR="00D37BCD">
        <w:rPr>
          <w:rFonts w:ascii="Times New Roman" w:hAnsi="Times New Roman" w:cs="Times New Roman"/>
          <w:sz w:val="24"/>
          <w:szCs w:val="24"/>
          <w:lang w:val="en-US"/>
        </w:rPr>
        <w:t xml:space="preserve"> butterfly oviposition </w:t>
      </w:r>
      <w:r>
        <w:rPr>
          <w:rFonts w:ascii="Times New Roman" w:hAnsi="Times New Roman" w:cs="Times New Roman"/>
          <w:sz w:val="24"/>
          <w:szCs w:val="24"/>
          <w:lang w:val="en-US"/>
        </w:rPr>
        <w:t>differed among</w:t>
      </w:r>
      <w:r w:rsidR="00D37BCD">
        <w:rPr>
          <w:rFonts w:ascii="Times New Roman" w:hAnsi="Times New Roman" w:cs="Times New Roman"/>
          <w:sz w:val="24"/>
          <w:szCs w:val="24"/>
          <w:lang w:val="en-US"/>
        </w:rPr>
        <w:t xml:space="preserve"> plant populations</w:t>
      </w:r>
      <w:r>
        <w:rPr>
          <w:rFonts w:ascii="Times New Roman" w:hAnsi="Times New Roman" w:cs="Times New Roman"/>
          <w:sz w:val="24"/>
          <w:szCs w:val="24"/>
          <w:lang w:val="en-US"/>
        </w:rPr>
        <w:t xml:space="preserve"> and between years according to the</w:t>
      </w:r>
      <w:r w:rsidR="007B4F9C">
        <w:rPr>
          <w:rFonts w:ascii="Times New Roman" w:hAnsi="Times New Roman" w:cs="Times New Roman"/>
          <w:sz w:val="24"/>
          <w:szCs w:val="24"/>
          <w:lang w:val="en-US"/>
        </w:rPr>
        <w:t xml:space="preserve"> path analyses. T</w:t>
      </w:r>
      <w:r w:rsidR="00D43E10">
        <w:rPr>
          <w:rFonts w:ascii="Times New Roman" w:hAnsi="Times New Roman" w:cs="Times New Roman"/>
          <w:sz w:val="24"/>
          <w:szCs w:val="24"/>
          <w:lang w:val="en-US"/>
        </w:rPr>
        <w:t>aller shoots are more conspicuous and visually attractive (Nowicki et al. 2005</w:t>
      </w:r>
      <w:r w:rsidR="007B4F9C">
        <w:rPr>
          <w:rFonts w:ascii="Times New Roman" w:hAnsi="Times New Roman" w:cs="Times New Roman"/>
          <w:sz w:val="24"/>
          <w:szCs w:val="24"/>
          <w:lang w:val="en-US"/>
        </w:rPr>
        <w:t xml:space="preserve">), and </w:t>
      </w:r>
      <w:r w:rsidR="001F1E60">
        <w:rPr>
          <w:rFonts w:ascii="Times New Roman" w:hAnsi="Times New Roman" w:cs="Times New Roman"/>
          <w:sz w:val="24"/>
          <w:szCs w:val="24"/>
          <w:lang w:val="en-US"/>
        </w:rPr>
        <w:t>might</w:t>
      </w:r>
      <w:r w:rsidR="00D43E10">
        <w:rPr>
          <w:rFonts w:ascii="Times New Roman" w:hAnsi="Times New Roman" w:cs="Times New Roman"/>
          <w:sz w:val="24"/>
          <w:szCs w:val="24"/>
          <w:lang w:val="en-US"/>
        </w:rPr>
        <w:t xml:space="preserve"> also constitute safer oviposition sites for the female butterflies (Van Dyck &amp; Regniers, 2010). Moreover, eggs laid on taller shoots might experience higher temperatures and a more suitable microclimate for larval growth (Alonso, 1997). </w:t>
      </w:r>
      <w:r w:rsidR="001F1E60">
        <w:rPr>
          <w:rFonts w:ascii="Times New Roman" w:hAnsi="Times New Roman" w:cs="Times New Roman"/>
          <w:sz w:val="24"/>
          <w:szCs w:val="24"/>
          <w:lang w:val="en-US"/>
        </w:rPr>
        <w:t>T</w:t>
      </w:r>
      <w:r w:rsidR="007B4F9C">
        <w:rPr>
          <w:rFonts w:ascii="Times New Roman" w:hAnsi="Times New Roman" w:cs="Times New Roman"/>
          <w:sz w:val="24"/>
          <w:szCs w:val="24"/>
          <w:lang w:val="en-US"/>
        </w:rPr>
        <w:t xml:space="preserve">he </w:t>
      </w:r>
      <w:r w:rsidR="00F85B3E">
        <w:rPr>
          <w:rFonts w:ascii="Times New Roman" w:hAnsi="Times New Roman" w:cs="Times New Roman"/>
          <w:sz w:val="24"/>
          <w:szCs w:val="24"/>
          <w:lang w:val="en-US"/>
        </w:rPr>
        <w:t>differences in the</w:t>
      </w:r>
      <w:r w:rsidR="007B4F9C">
        <w:rPr>
          <w:rFonts w:ascii="Times New Roman" w:hAnsi="Times New Roman" w:cs="Times New Roman"/>
          <w:sz w:val="24"/>
          <w:szCs w:val="24"/>
          <w:lang w:val="en-US"/>
        </w:rPr>
        <w:t xml:space="preserve"> preference for taller shoots </w:t>
      </w:r>
      <w:r w:rsidR="00F85B3E">
        <w:rPr>
          <w:rFonts w:ascii="Times New Roman" w:hAnsi="Times New Roman" w:cs="Times New Roman"/>
          <w:sz w:val="24"/>
          <w:szCs w:val="24"/>
          <w:lang w:val="en-US"/>
        </w:rPr>
        <w:t xml:space="preserve">among populations </w:t>
      </w:r>
      <w:r w:rsidR="007B4F9C">
        <w:rPr>
          <w:rFonts w:ascii="Times New Roman" w:hAnsi="Times New Roman" w:cs="Times New Roman"/>
          <w:sz w:val="24"/>
          <w:szCs w:val="24"/>
          <w:lang w:val="en-US"/>
        </w:rPr>
        <w:t xml:space="preserve">found in our study suggest that the positive effect of higher shoots </w:t>
      </w:r>
      <w:r w:rsidR="00F85B3E">
        <w:rPr>
          <w:rFonts w:ascii="Times New Roman" w:hAnsi="Times New Roman" w:cs="Times New Roman"/>
          <w:sz w:val="24"/>
          <w:szCs w:val="24"/>
          <w:lang w:val="en-US"/>
        </w:rPr>
        <w:t xml:space="preserve">is relatively weak and </w:t>
      </w:r>
      <w:r w:rsidR="007B4F9C">
        <w:rPr>
          <w:rFonts w:ascii="Times New Roman" w:hAnsi="Times New Roman" w:cs="Times New Roman"/>
          <w:sz w:val="24"/>
          <w:szCs w:val="24"/>
          <w:lang w:val="en-US"/>
        </w:rPr>
        <w:t>depends on environmental context, e.g. in terms of the height of the surrounding vegetation.</w:t>
      </w:r>
    </w:p>
    <w:p w14:paraId="0FF7AED6" w14:textId="466D2C17"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was more probable to be present in host plant populations with a high abundance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ants.</w:t>
      </w:r>
      <w:r w:rsidR="00AB2324">
        <w:rPr>
          <w:rFonts w:ascii="Times New Roman" w:hAnsi="Times New Roman" w:cs="Times New Roman"/>
          <w:sz w:val="24"/>
          <w:szCs w:val="24"/>
          <w:lang w:val="en-US"/>
        </w:rPr>
        <w:t xml:space="preserve"> </w:t>
      </w:r>
      <w:r w:rsidR="005B2036">
        <w:rPr>
          <w:rFonts w:ascii="Times New Roman" w:hAnsi="Times New Roman" w:cs="Times New Roman"/>
          <w:sz w:val="24"/>
          <w:szCs w:val="24"/>
          <w:lang w:val="en-US"/>
        </w:rPr>
        <w:t xml:space="preserve">This </w:t>
      </w:r>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(Mouquet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abundance of its second host</w:t>
      </w:r>
      <w:r w:rsidR="005B2036">
        <w:rPr>
          <w:rFonts w:ascii="Times New Roman" w:hAnsi="Times New Roman" w:cs="Times New Roman"/>
          <w:sz w:val="24"/>
          <w:szCs w:val="24"/>
          <w:lang w:val="en-US"/>
        </w:rPr>
        <w:t xml:space="preserve">, and </w:t>
      </w:r>
      <w:r w:rsidR="00E8677F">
        <w:rPr>
          <w:rFonts w:ascii="Times New Roman" w:hAnsi="Times New Roman" w:cs="Times New Roman"/>
          <w:sz w:val="24"/>
          <w:szCs w:val="24"/>
          <w:lang w:val="en-US"/>
        </w:rPr>
        <w:t xml:space="preserve">the environmental factors </w:t>
      </w:r>
      <w:r w:rsidR="00D76F96">
        <w:rPr>
          <w:rFonts w:ascii="Times New Roman" w:hAnsi="Times New Roman" w:cs="Times New Roman"/>
          <w:sz w:val="24"/>
          <w:szCs w:val="24"/>
          <w:lang w:val="en-US"/>
        </w:rPr>
        <w:t>determining</w:t>
      </w:r>
      <w:r w:rsidR="00E8677F">
        <w:rPr>
          <w:rFonts w:ascii="Times New Roman" w:hAnsi="Times New Roman" w:cs="Times New Roman"/>
          <w:sz w:val="24"/>
          <w:szCs w:val="24"/>
          <w:lang w:val="en-US"/>
        </w:rPr>
        <w:t xml:space="preserve"> ant abundance</w:t>
      </w:r>
      <w:r w:rsidR="00AB232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Several other studies showing that selection on plant traits by </w:t>
      </w:r>
      <w:r>
        <w:rPr>
          <w:rFonts w:ascii="Times New Roman" w:hAnsi="Times New Roman" w:cs="Times New Roman"/>
          <w:sz w:val="24"/>
          <w:szCs w:val="24"/>
          <w:lang w:val="en-US"/>
        </w:rPr>
        <w:lastRenderedPageBreak/>
        <w:t>mutualists and antagonists is altered by interactions with other community members (Biere &amp; Tack, 2013, Fedriani &amp; Delibes, 2013, Arceo-Gómez &amp; Ashman, 2014), also suggest that the community context has important effects on the outcome of plant-animal interactions.</w:t>
      </w:r>
    </w:p>
    <w:p w14:paraId="2BFAFC91" w14:textId="77777777"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In this study we examined how seed predators influenced selection on flowering time by estimating effects on one fitness component, fruit production. To assess the likelihood of that observed differences in the direction of selection on flowering time translate into population divergence, we need to know also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Ehrlén, unpublished data). However, we still lack data from a sufficient number of populations to confirm if these differences are related to the presence of the predator in the population of origin.</w:t>
      </w:r>
    </w:p>
    <w:p w14:paraId="56B822B0" w14:textId="16967EDF"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recent years, the ubiquitous variation in selection among populations and years and its important implications for evolutionary trajectories of populations have been increasingly acknowledged (e.g. Thompson, 2005; Siepielski et al. 2013). Yet, the environmental factors causing this variation have been rarely identified (Siepielski et al., 2013). In this study, we have shown how an antagonistic interactor mediates selection on timing of reproduction in its host plant, and how the presence of this interaction is related to among-population variation in the direction of selection. We have also shown that the presence of the antagonist is associated with </w:t>
      </w:r>
      <w:r>
        <w:rPr>
          <w:rFonts w:ascii="Times New Roman" w:hAnsi="Times New Roman" w:cs="Times New Roman"/>
          <w:sz w:val="24"/>
          <w:szCs w:val="24"/>
          <w:lang w:val="en-US"/>
        </w:rPr>
        <w:lastRenderedPageBreak/>
        <w:t xml:space="preserve">the abundance of a second host, suggesting that the community context might contribute to among-population variation in selection. These results illustrate that in order to link variation in the environment to variation in natural selection, we need to both assess the effects of species interactions on fitness of different phenotypes, and examine how the physical environment and the community context influence the incidence and abundance of the interacting species.  </w:t>
      </w:r>
    </w:p>
    <w:p w14:paraId="711795DF"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14:paraId="30DD8758" w14:textId="0075CD60"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 thank Susanne Govella, Anna Herrström and Jessica Oremus for field data collection, Johan P. Dahlgren for statistical advice and Ove Eriksson, Per-Olof Wickman</w:t>
      </w:r>
      <w:r w:rsidR="00F85B3E">
        <w:rPr>
          <w:rFonts w:ascii="Times New Roman" w:hAnsi="Times New Roman" w:cs="Times New Roman"/>
          <w:sz w:val="24"/>
          <w:szCs w:val="24"/>
          <w:lang w:val="en-US"/>
        </w:rPr>
        <w:t xml:space="preserve"> and</w:t>
      </w:r>
      <w:r w:rsidR="0078238E">
        <w:rPr>
          <w:rFonts w:ascii="Times New Roman" w:hAnsi="Times New Roman" w:cs="Times New Roman"/>
          <w:sz w:val="24"/>
          <w:szCs w:val="24"/>
          <w:lang w:val="en-US"/>
        </w:rPr>
        <w:t xml:space="preserve"> </w:t>
      </w:r>
      <w:r w:rsidR="0078238E" w:rsidRPr="0078238E">
        <w:rPr>
          <w:rFonts w:ascii="Times New Roman" w:hAnsi="Times New Roman" w:cs="Times New Roman"/>
          <w:sz w:val="24"/>
          <w:szCs w:val="24"/>
          <w:lang w:val="en-US"/>
        </w:rPr>
        <w:t>Arthur E. Weis</w:t>
      </w:r>
      <w:r>
        <w:rPr>
          <w:rFonts w:ascii="Times New Roman" w:hAnsi="Times New Roman" w:cs="Times New Roman"/>
          <w:sz w:val="24"/>
          <w:szCs w:val="24"/>
          <w:lang w:val="en-US"/>
        </w:rPr>
        <w:t xml:space="preserve"> for valuable comments on a previous version of the manuscript. We acknowledge funding from the Swedish Research Council (VR) to JE and from the “Clarín” postdoctoral program (FICYT, Gobierno del Principado de Asturias, Spain, and Marie Curie-Cofund Actions, EU) to AV.</w:t>
      </w:r>
    </w:p>
    <w:p w14:paraId="3D9E1435" w14:textId="424D640A" w:rsidR="00D43E10" w:rsidRDefault="005A3A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LITERATURE CITED</w:t>
      </w:r>
    </w:p>
    <w:p w14:paraId="149FDDC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Alonso, C. 1997. Choosing a place to grow. Importance of within-plant abiotic microenvironment for </w:t>
      </w:r>
      <w:r w:rsidRPr="0065458F">
        <w:rPr>
          <w:rFonts w:ascii="Times New Roman" w:hAnsi="Times New Roman" w:cs="Times New Roman"/>
          <w:i/>
          <w:sz w:val="24"/>
          <w:szCs w:val="24"/>
          <w:lang w:val="en-US"/>
        </w:rPr>
        <w:t>Yponomeuta mahalebella</w:t>
      </w:r>
      <w:r w:rsidRPr="0065458F">
        <w:rPr>
          <w:rFonts w:ascii="Times New Roman" w:hAnsi="Times New Roman" w:cs="Times New Roman"/>
          <w:sz w:val="24"/>
          <w:szCs w:val="24"/>
          <w:lang w:val="en-US"/>
        </w:rPr>
        <w:t>. Entomologia Experimentalis et Applicata 83:171–180.</w:t>
      </w:r>
    </w:p>
    <w:p w14:paraId="540BE7C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sv-SE"/>
        </w:rPr>
      </w:pPr>
      <w:r w:rsidRPr="0065458F">
        <w:rPr>
          <w:rFonts w:ascii="Times New Roman" w:hAnsi="Times New Roman" w:cs="Times New Roman"/>
          <w:sz w:val="24"/>
          <w:szCs w:val="24"/>
          <w:lang w:val="en-US"/>
        </w:rPr>
        <w:t xml:space="preserve">Als, T. D., R. Vila, N. P. Kandul, D. R. Nash, S.-H. Yen, Y.-F. Hsu, A. A. Mignault, J. J. Boomsma, and N. E. Pierce. 2004. The evolution of alternative parasitic life histories in large blue butterflies. </w:t>
      </w:r>
      <w:r w:rsidRPr="0065458F">
        <w:rPr>
          <w:rFonts w:ascii="Times New Roman" w:hAnsi="Times New Roman" w:cs="Times New Roman"/>
          <w:sz w:val="24"/>
          <w:szCs w:val="24"/>
          <w:lang w:val="sv-SE"/>
        </w:rPr>
        <w:t>Nature 432:386–390.</w:t>
      </w:r>
    </w:p>
    <w:p w14:paraId="67C8420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r w:rsidRPr="0065458F">
        <w:rPr>
          <w:rFonts w:ascii="Times New Roman" w:hAnsi="Times New Roman" w:cs="Times New Roman"/>
          <w:sz w:val="24"/>
          <w:szCs w:val="24"/>
          <w:lang w:val="en-US"/>
        </w:rPr>
        <w:t>Naturvårdsverket, Stockholm.</w:t>
      </w:r>
    </w:p>
    <w:p w14:paraId="089A7E09" w14:textId="77F4E83E"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Arbukle, J. L. 2007. AMOS 16 Users Guide.</w:t>
      </w:r>
    </w:p>
    <w:p w14:paraId="29E1D12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Arceo-Gómez, G., and T.-L. Ashman. 2014. Coflowering community context influences female fitness and alters the adaptive value of flower longevity in </w:t>
      </w:r>
      <w:r w:rsidRPr="0065458F">
        <w:rPr>
          <w:rFonts w:ascii="Times New Roman" w:hAnsi="Times New Roman" w:cs="Times New Roman"/>
          <w:i/>
          <w:sz w:val="24"/>
          <w:szCs w:val="24"/>
          <w:lang w:val="en-US"/>
        </w:rPr>
        <w:t>Mimulus guttatus</w:t>
      </w:r>
      <w:r w:rsidRPr="0065458F">
        <w:rPr>
          <w:rFonts w:ascii="Times New Roman" w:hAnsi="Times New Roman" w:cs="Times New Roman"/>
          <w:sz w:val="24"/>
          <w:szCs w:val="24"/>
          <w:lang w:val="en-US"/>
        </w:rPr>
        <w:t>. The American Naturalist 183:E50–E63.</w:t>
      </w:r>
    </w:p>
    <w:p w14:paraId="57225DC6"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p>
    <w:p w14:paraId="5C745822" w14:textId="77777777" w:rsidR="00366CD6" w:rsidRDefault="00366CD6" w:rsidP="00366CD6">
      <w:pPr>
        <w:pStyle w:val="Bibliography"/>
        <w:spacing w:line="480" w:lineRule="auto"/>
        <w:ind w:left="0" w:firstLine="0"/>
        <w:rPr>
          <w:ins w:id="280" w:author="Alicia" w:date="2016-05-10T17:07:00Z"/>
          <w:rFonts w:ascii="Times New Roman" w:hAnsi="Times New Roman" w:cs="Times New Roman"/>
          <w:sz w:val="24"/>
          <w:szCs w:val="24"/>
          <w:lang w:val="en-US"/>
        </w:rPr>
      </w:pPr>
      <w:r w:rsidRPr="0065458F">
        <w:rPr>
          <w:rFonts w:ascii="Times New Roman" w:hAnsi="Times New Roman" w:cs="Times New Roman"/>
          <w:sz w:val="24"/>
          <w:szCs w:val="24"/>
          <w:lang w:val="en-US"/>
        </w:rPr>
        <w:t>Arvanitis, L., C. Wiklund, and J. Ehrlén. 2007. Butterfly seed predation: effects of landscape characteristics, plant ploidy level and population structure. Oecologia 152:275–285.</w:t>
      </w:r>
    </w:p>
    <w:p w14:paraId="42635925" w14:textId="77777777" w:rsidR="00B648C6" w:rsidRPr="00291663" w:rsidRDefault="00B648C6" w:rsidP="00B648C6">
      <w:pPr>
        <w:pStyle w:val="Bibliography"/>
        <w:spacing w:line="480" w:lineRule="auto"/>
        <w:ind w:left="0" w:firstLine="0"/>
        <w:rPr>
          <w:ins w:id="281" w:author="Alicia" w:date="2016-05-10T17:07:00Z"/>
          <w:rFonts w:ascii="Times New Roman" w:hAnsi="Times New Roman" w:cs="Times New Roman"/>
          <w:sz w:val="24"/>
          <w:szCs w:val="24"/>
        </w:rPr>
      </w:pPr>
      <w:ins w:id="282" w:author="Alicia" w:date="2016-05-10T17:07:00Z">
        <w:r w:rsidRPr="00123904">
          <w:rPr>
            <w:rFonts w:ascii="Times New Roman" w:hAnsi="Times New Roman" w:cs="Times New Roman"/>
            <w:sz w:val="24"/>
            <w:szCs w:val="24"/>
            <w:lang w:val="de-DE"/>
            <w:rPrChange w:id="283" w:author="Alicia" w:date="2016-06-02T10:28:00Z">
              <w:rPr>
                <w:rFonts w:ascii="Times New Roman" w:hAnsi="Times New Roman" w:cs="Times New Roman"/>
                <w:sz w:val="24"/>
                <w:szCs w:val="24"/>
                <w:lang w:val="en-US"/>
              </w:rPr>
            </w:rPrChange>
          </w:rPr>
          <w:t xml:space="preserve">Austen, E. J., and A. E. Weis. 2015. </w:t>
        </w:r>
        <w:r w:rsidRPr="00291663">
          <w:rPr>
            <w:rFonts w:ascii="Times New Roman" w:hAnsi="Times New Roman" w:cs="Times New Roman"/>
            <w:sz w:val="24"/>
            <w:szCs w:val="24"/>
            <w:lang w:val="en-US"/>
          </w:rPr>
          <w:t xml:space="preserve">What drives selection on flowering time? An experimental manipulation of the inherent correlation between genotype and environment. </w:t>
        </w:r>
        <w:r w:rsidRPr="00291663">
          <w:rPr>
            <w:rFonts w:ascii="Times New Roman" w:hAnsi="Times New Roman" w:cs="Times New Roman"/>
            <w:sz w:val="24"/>
            <w:szCs w:val="24"/>
          </w:rPr>
          <w:t>Evolution 69:2018–2033.</w:t>
        </w:r>
      </w:ins>
    </w:p>
    <w:p w14:paraId="52A4C722" w14:textId="677F55E5" w:rsidR="00B648C6" w:rsidRPr="00B648C6" w:rsidDel="00B648C6" w:rsidRDefault="00B648C6">
      <w:pPr>
        <w:rPr>
          <w:del w:id="284" w:author="Alicia" w:date="2016-05-10T17:07:00Z"/>
          <w:lang w:val="en-US"/>
          <w:rPrChange w:id="285" w:author="Alicia" w:date="2016-05-10T17:07:00Z">
            <w:rPr>
              <w:del w:id="286" w:author="Alicia" w:date="2016-05-10T17:07:00Z"/>
              <w:rFonts w:ascii="Times New Roman" w:hAnsi="Times New Roman" w:cs="Times New Roman"/>
              <w:sz w:val="24"/>
              <w:szCs w:val="24"/>
              <w:lang w:val="en-US"/>
            </w:rPr>
          </w:rPrChange>
        </w:rPr>
        <w:pPrChange w:id="287" w:author="Alicia" w:date="2016-05-10T17:07:00Z">
          <w:pPr>
            <w:pStyle w:val="Bibliography"/>
            <w:spacing w:line="480" w:lineRule="auto"/>
            <w:ind w:left="0" w:firstLine="0"/>
          </w:pPr>
        </w:pPrChange>
      </w:pPr>
    </w:p>
    <w:p w14:paraId="7665FD1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Benkman, C. W. 2013. Biotic interaction strength and the intensity of selection. Ecology Letters 16:1054–1060.</w:t>
      </w:r>
    </w:p>
    <w:p w14:paraId="41AA8AE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76147F">
        <w:rPr>
          <w:rFonts w:ascii="Times New Roman" w:hAnsi="Times New Roman" w:cs="Times New Roman"/>
          <w:sz w:val="24"/>
          <w:szCs w:val="24"/>
          <w:lang w:val="en-US"/>
        </w:rPr>
        <w:t xml:space="preserve">Benkman, C. W., J. W. Smith, M. Maier, L. Hansen, and M. V. Talluto. </w:t>
      </w:r>
      <w:r w:rsidRPr="0065458F">
        <w:rPr>
          <w:rFonts w:ascii="Times New Roman" w:hAnsi="Times New Roman" w:cs="Times New Roman"/>
          <w:sz w:val="24"/>
          <w:szCs w:val="24"/>
          <w:lang w:val="en-US"/>
        </w:rPr>
        <w:t>2013. Consistency and variation in phenotypic selection exerted by a community of seed predators. Evolution 67:157–169.</w:t>
      </w:r>
    </w:p>
    <w:p w14:paraId="469ED6F2" w14:textId="77777777" w:rsidR="00366CD6" w:rsidRDefault="00366CD6" w:rsidP="00366CD6">
      <w:pPr>
        <w:pStyle w:val="Bibliography"/>
        <w:spacing w:line="480" w:lineRule="auto"/>
        <w:ind w:left="0" w:firstLine="0"/>
        <w:rPr>
          <w:ins w:id="288" w:author="Alicia" w:date="2016-06-01T14:23:00Z"/>
          <w:rFonts w:ascii="Times New Roman" w:hAnsi="Times New Roman" w:cs="Times New Roman"/>
          <w:sz w:val="24"/>
          <w:szCs w:val="24"/>
          <w:lang w:val="en-US"/>
        </w:rPr>
      </w:pPr>
      <w:r w:rsidRPr="0065458F">
        <w:rPr>
          <w:rFonts w:ascii="Times New Roman" w:hAnsi="Times New Roman" w:cs="Times New Roman"/>
          <w:sz w:val="24"/>
          <w:szCs w:val="24"/>
          <w:lang w:val="en-US"/>
        </w:rPr>
        <w:t>Biere, A., and A. J. M. Tack. 2013. Evolutionary adaptation in three-way interactions between plants, microbes and arthropods. Functional Ecology 27:646–660.</w:t>
      </w:r>
    </w:p>
    <w:p w14:paraId="165FC1E3" w14:textId="66DAD537" w:rsidR="00433B42" w:rsidRPr="00433B42" w:rsidRDefault="00433B42" w:rsidP="00433B42">
      <w:pPr>
        <w:pStyle w:val="Bibliography"/>
        <w:spacing w:line="480" w:lineRule="auto"/>
        <w:ind w:left="0" w:firstLine="0"/>
        <w:rPr>
          <w:rFonts w:ascii="Times New Roman" w:hAnsi="Times New Roman" w:cs="Times New Roman"/>
          <w:sz w:val="24"/>
          <w:szCs w:val="24"/>
          <w:lang w:val="en-US"/>
        </w:rPr>
      </w:pPr>
      <w:ins w:id="289" w:author="Alicia" w:date="2016-06-01T14:23:00Z">
        <w:r>
          <w:rPr>
            <w:rFonts w:ascii="Times New Roman" w:hAnsi="Times New Roman" w:cs="Times New Roman"/>
            <w:sz w:val="24"/>
            <w:szCs w:val="24"/>
            <w:lang w:val="en-US"/>
          </w:rPr>
          <w:t>Bollen K</w:t>
        </w:r>
      </w:ins>
      <w:ins w:id="290" w:author="Alicia" w:date="2016-06-01T14:24:00Z">
        <w:r>
          <w:rPr>
            <w:rFonts w:ascii="Times New Roman" w:hAnsi="Times New Roman" w:cs="Times New Roman"/>
            <w:sz w:val="24"/>
            <w:szCs w:val="24"/>
            <w:lang w:val="en-US"/>
          </w:rPr>
          <w:t>.</w:t>
        </w:r>
      </w:ins>
      <w:ins w:id="291" w:author="Alicia" w:date="2016-06-01T14:23:00Z">
        <w:r>
          <w:rPr>
            <w:rFonts w:ascii="Times New Roman" w:hAnsi="Times New Roman" w:cs="Times New Roman"/>
            <w:sz w:val="24"/>
            <w:szCs w:val="24"/>
            <w:lang w:val="en-US"/>
          </w:rPr>
          <w:t>A</w:t>
        </w:r>
      </w:ins>
      <w:ins w:id="292" w:author="Alicia" w:date="2016-06-01T14:24:00Z">
        <w:r>
          <w:rPr>
            <w:rFonts w:ascii="Times New Roman" w:hAnsi="Times New Roman" w:cs="Times New Roman"/>
            <w:sz w:val="24"/>
            <w:szCs w:val="24"/>
            <w:lang w:val="en-US"/>
          </w:rPr>
          <w:t>.</w:t>
        </w:r>
      </w:ins>
      <w:ins w:id="293" w:author="Alicia" w:date="2016-06-01T14:23:00Z">
        <w:r>
          <w:rPr>
            <w:rFonts w:ascii="Times New Roman" w:hAnsi="Times New Roman" w:cs="Times New Roman"/>
            <w:sz w:val="24"/>
            <w:szCs w:val="24"/>
            <w:lang w:val="en-US"/>
          </w:rPr>
          <w:t xml:space="preserve">, </w:t>
        </w:r>
      </w:ins>
      <w:ins w:id="294" w:author="Alicia" w:date="2016-06-01T14:24:00Z">
        <w:r>
          <w:rPr>
            <w:rFonts w:ascii="Times New Roman" w:hAnsi="Times New Roman" w:cs="Times New Roman"/>
            <w:sz w:val="24"/>
            <w:szCs w:val="24"/>
            <w:lang w:val="en-US"/>
          </w:rPr>
          <w:t xml:space="preserve">and R. A. </w:t>
        </w:r>
      </w:ins>
      <w:ins w:id="295" w:author="Alicia" w:date="2016-06-01T14:23:00Z">
        <w:r>
          <w:rPr>
            <w:rFonts w:ascii="Times New Roman" w:hAnsi="Times New Roman" w:cs="Times New Roman"/>
            <w:sz w:val="24"/>
            <w:szCs w:val="24"/>
            <w:lang w:val="en-US"/>
          </w:rPr>
          <w:t>Stine</w:t>
        </w:r>
      </w:ins>
      <w:ins w:id="296" w:author="Alicia" w:date="2016-06-01T14:24:00Z">
        <w:r>
          <w:rPr>
            <w:rFonts w:ascii="Times New Roman" w:hAnsi="Times New Roman" w:cs="Times New Roman"/>
            <w:sz w:val="24"/>
            <w:szCs w:val="24"/>
            <w:lang w:val="en-US"/>
          </w:rPr>
          <w:t>.</w:t>
        </w:r>
      </w:ins>
      <w:ins w:id="297" w:author="Alicia" w:date="2016-06-01T14:23:00Z">
        <w:r>
          <w:rPr>
            <w:rFonts w:ascii="Times New Roman" w:hAnsi="Times New Roman" w:cs="Times New Roman"/>
            <w:sz w:val="24"/>
            <w:szCs w:val="24"/>
            <w:lang w:val="en-US"/>
          </w:rPr>
          <w:t xml:space="preserve"> 1993.Bootstrapping </w:t>
        </w:r>
      </w:ins>
      <w:ins w:id="298" w:author="Alicia" w:date="2016-06-01T14:24:00Z">
        <w:r>
          <w:rPr>
            <w:rFonts w:ascii="Times New Roman" w:hAnsi="Times New Roman" w:cs="Times New Roman"/>
            <w:sz w:val="24"/>
            <w:szCs w:val="24"/>
            <w:lang w:val="en-US"/>
          </w:rPr>
          <w:t>g</w:t>
        </w:r>
      </w:ins>
      <w:ins w:id="299" w:author="Alicia" w:date="2016-06-01T14:23:00Z">
        <w:r w:rsidRPr="00433B42">
          <w:rPr>
            <w:rFonts w:ascii="Times New Roman" w:hAnsi="Times New Roman" w:cs="Times New Roman"/>
            <w:sz w:val="24"/>
            <w:szCs w:val="24"/>
            <w:lang w:val="en-US"/>
          </w:rPr>
          <w:t>oodness-of-</w:t>
        </w:r>
      </w:ins>
      <w:ins w:id="300" w:author="Alicia" w:date="2016-06-01T14:24:00Z">
        <w:r>
          <w:rPr>
            <w:rFonts w:ascii="Times New Roman" w:hAnsi="Times New Roman" w:cs="Times New Roman"/>
            <w:sz w:val="24"/>
            <w:szCs w:val="24"/>
            <w:lang w:val="en-US"/>
          </w:rPr>
          <w:t>fi</w:t>
        </w:r>
      </w:ins>
      <w:ins w:id="301" w:author="Alicia" w:date="2016-06-01T14:23:00Z">
        <w:r>
          <w:rPr>
            <w:rFonts w:ascii="Times New Roman" w:hAnsi="Times New Roman" w:cs="Times New Roman"/>
            <w:sz w:val="24"/>
            <w:szCs w:val="24"/>
            <w:lang w:val="en-US"/>
          </w:rPr>
          <w:t xml:space="preserve">t </w:t>
        </w:r>
      </w:ins>
      <w:ins w:id="302" w:author="Alicia" w:date="2016-06-01T14:24:00Z">
        <w:r>
          <w:rPr>
            <w:rFonts w:ascii="Times New Roman" w:hAnsi="Times New Roman" w:cs="Times New Roman"/>
            <w:sz w:val="24"/>
            <w:szCs w:val="24"/>
            <w:lang w:val="en-US"/>
          </w:rPr>
          <w:t>m</w:t>
        </w:r>
      </w:ins>
      <w:ins w:id="303" w:author="Alicia" w:date="2016-06-01T14:23:00Z">
        <w:r>
          <w:rPr>
            <w:rFonts w:ascii="Times New Roman" w:hAnsi="Times New Roman" w:cs="Times New Roman"/>
            <w:sz w:val="24"/>
            <w:szCs w:val="24"/>
            <w:lang w:val="en-US"/>
          </w:rPr>
          <w:t xml:space="preserve">easures in </w:t>
        </w:r>
      </w:ins>
      <w:ins w:id="304" w:author="Alicia" w:date="2016-06-01T14:24:00Z">
        <w:r>
          <w:rPr>
            <w:rFonts w:ascii="Times New Roman" w:hAnsi="Times New Roman" w:cs="Times New Roman"/>
            <w:sz w:val="24"/>
            <w:szCs w:val="24"/>
            <w:lang w:val="en-US"/>
          </w:rPr>
          <w:t>s</w:t>
        </w:r>
      </w:ins>
      <w:ins w:id="305" w:author="Alicia" w:date="2016-06-01T14:23:00Z">
        <w:r>
          <w:rPr>
            <w:rFonts w:ascii="Times New Roman" w:hAnsi="Times New Roman" w:cs="Times New Roman"/>
            <w:sz w:val="24"/>
            <w:szCs w:val="24"/>
            <w:lang w:val="en-US"/>
          </w:rPr>
          <w:t xml:space="preserve">tructural </w:t>
        </w:r>
      </w:ins>
      <w:ins w:id="306" w:author="Alicia" w:date="2016-06-01T14:24:00Z">
        <w:r>
          <w:rPr>
            <w:rFonts w:ascii="Times New Roman" w:hAnsi="Times New Roman" w:cs="Times New Roman"/>
            <w:sz w:val="24"/>
            <w:szCs w:val="24"/>
            <w:lang w:val="en-US"/>
          </w:rPr>
          <w:t>e</w:t>
        </w:r>
      </w:ins>
      <w:ins w:id="307" w:author="Alicia" w:date="2016-06-01T14:23:00Z">
        <w:r>
          <w:rPr>
            <w:rFonts w:ascii="Times New Roman" w:hAnsi="Times New Roman" w:cs="Times New Roman"/>
            <w:sz w:val="24"/>
            <w:szCs w:val="24"/>
            <w:lang w:val="en-US"/>
          </w:rPr>
          <w:t>quation</w:t>
        </w:r>
      </w:ins>
      <w:ins w:id="308" w:author="Alicia" w:date="2016-06-01T14:24:00Z">
        <w:r>
          <w:rPr>
            <w:rFonts w:ascii="Times New Roman" w:hAnsi="Times New Roman" w:cs="Times New Roman"/>
            <w:sz w:val="24"/>
            <w:szCs w:val="24"/>
            <w:lang w:val="en-US"/>
          </w:rPr>
          <w:t xml:space="preserve"> m</w:t>
        </w:r>
      </w:ins>
      <w:ins w:id="309" w:author="Alicia" w:date="2016-06-01T14:23:00Z">
        <w:r w:rsidRPr="00433B42">
          <w:rPr>
            <w:rFonts w:ascii="Times New Roman" w:hAnsi="Times New Roman" w:cs="Times New Roman"/>
            <w:sz w:val="24"/>
            <w:szCs w:val="24"/>
            <w:lang w:val="en-US"/>
          </w:rPr>
          <w:t>odels." In K</w:t>
        </w:r>
      </w:ins>
      <w:ins w:id="310" w:author="Alicia" w:date="2016-06-01T14:24:00Z">
        <w:r>
          <w:rPr>
            <w:rFonts w:ascii="Times New Roman" w:hAnsi="Times New Roman" w:cs="Times New Roman"/>
            <w:sz w:val="24"/>
            <w:szCs w:val="24"/>
            <w:lang w:val="en-US"/>
          </w:rPr>
          <w:t xml:space="preserve">. </w:t>
        </w:r>
      </w:ins>
      <w:ins w:id="311" w:author="Alicia" w:date="2016-06-01T14:23:00Z">
        <w:r w:rsidRPr="00433B42">
          <w:rPr>
            <w:rFonts w:ascii="Times New Roman" w:hAnsi="Times New Roman" w:cs="Times New Roman"/>
            <w:sz w:val="24"/>
            <w:szCs w:val="24"/>
            <w:lang w:val="en-US"/>
          </w:rPr>
          <w:t>A</w:t>
        </w:r>
      </w:ins>
      <w:ins w:id="312" w:author="Alicia" w:date="2016-06-01T14:25:00Z">
        <w:r>
          <w:rPr>
            <w:rFonts w:ascii="Times New Roman" w:hAnsi="Times New Roman" w:cs="Times New Roman"/>
            <w:sz w:val="24"/>
            <w:szCs w:val="24"/>
            <w:lang w:val="en-US"/>
          </w:rPr>
          <w:t xml:space="preserve">. </w:t>
        </w:r>
      </w:ins>
      <w:ins w:id="313" w:author="Alicia" w:date="2016-06-01T14:23:00Z">
        <w:r w:rsidRPr="00433B42">
          <w:rPr>
            <w:rFonts w:ascii="Times New Roman" w:hAnsi="Times New Roman" w:cs="Times New Roman"/>
            <w:sz w:val="24"/>
            <w:szCs w:val="24"/>
            <w:lang w:val="en-US"/>
          </w:rPr>
          <w:t>Bollen, J</w:t>
        </w:r>
      </w:ins>
      <w:ins w:id="314" w:author="Alicia" w:date="2016-06-01T14:25:00Z">
        <w:r>
          <w:rPr>
            <w:rFonts w:ascii="Times New Roman" w:hAnsi="Times New Roman" w:cs="Times New Roman"/>
            <w:sz w:val="24"/>
            <w:szCs w:val="24"/>
            <w:lang w:val="en-US"/>
          </w:rPr>
          <w:t xml:space="preserve">. </w:t>
        </w:r>
      </w:ins>
      <w:ins w:id="315" w:author="Alicia" w:date="2016-06-01T14:23:00Z">
        <w:r w:rsidRPr="00433B42">
          <w:rPr>
            <w:rFonts w:ascii="Times New Roman" w:hAnsi="Times New Roman" w:cs="Times New Roman"/>
            <w:sz w:val="24"/>
            <w:szCs w:val="24"/>
            <w:lang w:val="en-US"/>
          </w:rPr>
          <w:t>S</w:t>
        </w:r>
      </w:ins>
      <w:ins w:id="316" w:author="Alicia" w:date="2016-06-01T14:25:00Z">
        <w:r>
          <w:rPr>
            <w:rFonts w:ascii="Times New Roman" w:hAnsi="Times New Roman" w:cs="Times New Roman"/>
            <w:sz w:val="24"/>
            <w:szCs w:val="24"/>
            <w:lang w:val="en-US"/>
          </w:rPr>
          <w:t>.</w:t>
        </w:r>
      </w:ins>
      <w:ins w:id="317" w:author="Alicia" w:date="2016-06-01T14:23:00Z">
        <w:r>
          <w:rPr>
            <w:rFonts w:ascii="Times New Roman" w:hAnsi="Times New Roman" w:cs="Times New Roman"/>
            <w:sz w:val="24"/>
            <w:szCs w:val="24"/>
            <w:lang w:val="en-US"/>
          </w:rPr>
          <w:t xml:space="preserve"> Long (eds.), Testing </w:t>
        </w:r>
      </w:ins>
      <w:ins w:id="318" w:author="Alicia" w:date="2016-06-01T14:25:00Z">
        <w:r>
          <w:rPr>
            <w:rFonts w:ascii="Times New Roman" w:hAnsi="Times New Roman" w:cs="Times New Roman"/>
            <w:sz w:val="24"/>
            <w:szCs w:val="24"/>
            <w:lang w:val="en-US"/>
          </w:rPr>
          <w:t>s</w:t>
        </w:r>
      </w:ins>
      <w:ins w:id="319" w:author="Alicia" w:date="2016-06-01T14:23:00Z">
        <w:r>
          <w:rPr>
            <w:rFonts w:ascii="Times New Roman" w:hAnsi="Times New Roman" w:cs="Times New Roman"/>
            <w:sz w:val="24"/>
            <w:szCs w:val="24"/>
            <w:lang w:val="en-US"/>
          </w:rPr>
          <w:t xml:space="preserve">tructural </w:t>
        </w:r>
      </w:ins>
      <w:ins w:id="320" w:author="Alicia" w:date="2016-06-01T14:25:00Z">
        <w:r>
          <w:rPr>
            <w:rFonts w:ascii="Times New Roman" w:hAnsi="Times New Roman" w:cs="Times New Roman"/>
            <w:sz w:val="24"/>
            <w:szCs w:val="24"/>
            <w:lang w:val="en-US"/>
          </w:rPr>
          <w:t>e</w:t>
        </w:r>
      </w:ins>
      <w:ins w:id="321" w:author="Alicia" w:date="2016-06-01T14:23:00Z">
        <w:r>
          <w:rPr>
            <w:rFonts w:ascii="Times New Roman" w:hAnsi="Times New Roman" w:cs="Times New Roman"/>
            <w:sz w:val="24"/>
            <w:szCs w:val="24"/>
            <w:lang w:val="en-US"/>
          </w:rPr>
          <w:t xml:space="preserve">quation </w:t>
        </w:r>
      </w:ins>
      <w:ins w:id="322" w:author="Alicia" w:date="2016-06-01T14:25:00Z">
        <w:r>
          <w:rPr>
            <w:rFonts w:ascii="Times New Roman" w:hAnsi="Times New Roman" w:cs="Times New Roman"/>
            <w:sz w:val="24"/>
            <w:szCs w:val="24"/>
            <w:lang w:val="en-US"/>
          </w:rPr>
          <w:t>m</w:t>
        </w:r>
      </w:ins>
      <w:ins w:id="323" w:author="Alicia" w:date="2016-06-01T14:23:00Z">
        <w:r>
          <w:rPr>
            <w:rFonts w:ascii="Times New Roman" w:hAnsi="Times New Roman" w:cs="Times New Roman"/>
            <w:sz w:val="24"/>
            <w:szCs w:val="24"/>
            <w:lang w:val="en-US"/>
          </w:rPr>
          <w:t>odels, pp. 111</w:t>
        </w:r>
      </w:ins>
      <w:ins w:id="324" w:author="Alicia" w:date="2016-06-01T14:25:00Z">
        <w:r>
          <w:rPr>
            <w:rFonts w:ascii="Times New Roman" w:hAnsi="Times New Roman" w:cs="Times New Roman"/>
            <w:sz w:val="24"/>
            <w:szCs w:val="24"/>
            <w:lang w:val="en-US"/>
          </w:rPr>
          <w:t>-</w:t>
        </w:r>
      </w:ins>
      <w:ins w:id="325" w:author="Alicia" w:date="2016-06-01T14:23:00Z">
        <w:r w:rsidRPr="00433B42">
          <w:rPr>
            <w:rFonts w:ascii="Times New Roman" w:hAnsi="Times New Roman" w:cs="Times New Roman"/>
            <w:sz w:val="24"/>
            <w:szCs w:val="24"/>
            <w:lang w:val="en-US"/>
          </w:rPr>
          <w:t>135.</w:t>
        </w:r>
      </w:ins>
      <w:ins w:id="326" w:author="Alicia" w:date="2016-06-01T14:25:00Z">
        <w:r>
          <w:rPr>
            <w:rFonts w:ascii="Times New Roman" w:hAnsi="Times New Roman" w:cs="Times New Roman"/>
            <w:sz w:val="24"/>
            <w:szCs w:val="24"/>
            <w:lang w:val="en-US"/>
          </w:rPr>
          <w:t xml:space="preserve"> </w:t>
        </w:r>
      </w:ins>
      <w:ins w:id="327" w:author="Alicia" w:date="2016-06-01T14:23:00Z">
        <w:r w:rsidRPr="00433B42">
          <w:rPr>
            <w:rFonts w:ascii="Times New Roman" w:hAnsi="Times New Roman" w:cs="Times New Roman"/>
            <w:sz w:val="24"/>
            <w:szCs w:val="24"/>
            <w:lang w:val="en-US"/>
          </w:rPr>
          <w:t>Sage Publications, Newbury Park.</w:t>
        </w:r>
      </w:ins>
    </w:p>
    <w:p w14:paraId="56A8C96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Chamberlain, S. A., J. L. Bronstein, and J. A. Rudgers. 2014. How context dependent are species interactions? Ecology Letters 17:881–890.</w:t>
      </w:r>
    </w:p>
    <w:p w14:paraId="24430C7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Chapurlat, E., J. Ågren, and N. Sletvold. 2015. Spatial variation in pollinator-mediated selection on phenology, floral display and spur length in the orchid </w:t>
      </w:r>
      <w:r w:rsidRPr="0065458F">
        <w:rPr>
          <w:rFonts w:ascii="Times New Roman" w:hAnsi="Times New Roman" w:cs="Times New Roman"/>
          <w:i/>
          <w:sz w:val="24"/>
          <w:szCs w:val="24"/>
          <w:lang w:val="en-US"/>
        </w:rPr>
        <w:t>Gymnadenia conopsea</w:t>
      </w:r>
      <w:r w:rsidRPr="0065458F">
        <w:rPr>
          <w:rFonts w:ascii="Times New Roman" w:hAnsi="Times New Roman" w:cs="Times New Roman"/>
          <w:sz w:val="24"/>
          <w:szCs w:val="24"/>
          <w:lang w:val="en-US"/>
        </w:rPr>
        <w:t>. New Phytologist 208:1264–1275.</w:t>
      </w:r>
    </w:p>
    <w:p w14:paraId="3B423D3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Ehrlén, J. 2015. Selection on flowering time in a life-cycle context. Oikos 124:92–101.</w:t>
      </w:r>
    </w:p>
    <w:p w14:paraId="77328CB0" w14:textId="77777777" w:rsidR="00366CD6" w:rsidRDefault="00366CD6" w:rsidP="00366CD6">
      <w:pPr>
        <w:pStyle w:val="Bibliography"/>
        <w:spacing w:line="480" w:lineRule="auto"/>
        <w:ind w:left="0" w:firstLine="0"/>
        <w:rPr>
          <w:ins w:id="328" w:author="Alicia" w:date="2016-06-02T17:13:00Z"/>
          <w:rFonts w:ascii="Times New Roman" w:hAnsi="Times New Roman" w:cs="Times New Roman"/>
          <w:sz w:val="24"/>
          <w:szCs w:val="24"/>
          <w:lang w:val="en-US"/>
        </w:rPr>
      </w:pPr>
      <w:r w:rsidRPr="0065458F">
        <w:rPr>
          <w:rFonts w:ascii="Times New Roman" w:hAnsi="Times New Roman" w:cs="Times New Roman"/>
          <w:sz w:val="24"/>
          <w:szCs w:val="24"/>
          <w:lang w:val="en-US"/>
        </w:rPr>
        <w:t>Ehrlén, J., and Z. Münzbergová. 2009. Timing of flowering: opposed selection on different fitness components and trait covariation. The American Naturalist 173:819–830.</w:t>
      </w:r>
    </w:p>
    <w:p w14:paraId="669F869C" w14:textId="6912ED1A" w:rsidR="00C45594" w:rsidRPr="00C45594" w:rsidRDefault="00C45594" w:rsidP="00C45594">
      <w:pPr>
        <w:pStyle w:val="Bibliography"/>
        <w:spacing w:line="480" w:lineRule="auto"/>
        <w:ind w:left="0" w:firstLine="0"/>
        <w:rPr>
          <w:rFonts w:ascii="Times New Roman" w:hAnsi="Times New Roman" w:cs="Times New Roman"/>
          <w:sz w:val="24"/>
          <w:szCs w:val="24"/>
          <w:lang w:val="en-US"/>
        </w:rPr>
      </w:pPr>
      <w:ins w:id="329" w:author="Alicia" w:date="2016-06-02T17:13:00Z">
        <w:r w:rsidRPr="00C45594">
          <w:rPr>
            <w:rFonts w:ascii="Times New Roman" w:hAnsi="Times New Roman" w:cs="Times New Roman"/>
            <w:sz w:val="24"/>
            <w:szCs w:val="24"/>
            <w:lang w:val="en-US"/>
          </w:rPr>
          <w:t>Ehrlén, J., J. Raabova, and J. P. Dahlgren. 2015. Flowering schedule in a perennial plant; life-history trade-offs, seed predation, and total offspring fitness. Ecology 96:2280–2288.</w:t>
        </w:r>
      </w:ins>
    </w:p>
    <w:p w14:paraId="694C40D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Elzinga, J. A., A. Atlan, A. Biere, L. Gigord, A. E. Weis, and G. Bernasconi. 2007. Time after time: flowering phenology and biotic interactions. Trends in Ecology &amp; Evolution 22:432–439.</w:t>
      </w:r>
    </w:p>
    <w:p w14:paraId="014C27F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Fedriani, J. M., and M. Delibes. 2013. Pulp feeders alter plant interactions with subsequent animal associates. Journal of Ecology 101:1581–1588.</w:t>
      </w:r>
    </w:p>
    <w:p w14:paraId="61A718D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Franks, S. J., S. Sim, and A. E. Weis. 2007. Rapid evolution of flowering time by an annual plant in response to a climate fluctuation. Proceedings of the National Academy of Sciences 104:1278.</w:t>
      </w:r>
    </w:p>
    <w:p w14:paraId="627184B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13268E">
        <w:rPr>
          <w:rFonts w:ascii="Times New Roman" w:hAnsi="Times New Roman" w:cs="Times New Roman"/>
          <w:sz w:val="24"/>
          <w:szCs w:val="24"/>
          <w:lang w:val="en-US"/>
        </w:rPr>
        <w:t xml:space="preserve">Fukano, Y., K. Tanaka, and T. Yahara. </w:t>
      </w:r>
      <w:r w:rsidRPr="0065458F">
        <w:rPr>
          <w:rFonts w:ascii="Times New Roman" w:hAnsi="Times New Roman" w:cs="Times New Roman"/>
          <w:sz w:val="24"/>
          <w:szCs w:val="24"/>
          <w:lang w:val="en-US"/>
        </w:rPr>
        <w:t>2013. Directional selection for early flowering is imposed by a re-associated herbivore - but no evidence of directional evolution. Basic and Applied Ecology 14:387–395.</w:t>
      </w:r>
    </w:p>
    <w:p w14:paraId="37FE43A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13268E">
        <w:rPr>
          <w:rFonts w:ascii="Times New Roman" w:hAnsi="Times New Roman" w:cs="Times New Roman"/>
          <w:sz w:val="24"/>
          <w:szCs w:val="24"/>
          <w:lang w:val="en-US"/>
        </w:rPr>
        <w:t xml:space="preserve">Giménez-Benavides, L., R. García-Camacho, J. M. Iriondo, and A. Escudero. </w:t>
      </w:r>
      <w:r w:rsidRPr="0065458F">
        <w:rPr>
          <w:rFonts w:ascii="Times New Roman" w:hAnsi="Times New Roman" w:cs="Times New Roman"/>
          <w:sz w:val="24"/>
          <w:szCs w:val="24"/>
          <w:lang w:val="en-US"/>
        </w:rPr>
        <w:t>2011. Selection on flowering time in Mediterranean high-mountain plants under global warming. Evolutionary Ecology 25:777–794.</w:t>
      </w:r>
    </w:p>
    <w:p w14:paraId="3075C38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Grace, J. B. 2006. Structural equation modeling and natural systems. Cambridge University Press, Cambridge, UK ; New York.</w:t>
      </w:r>
    </w:p>
    <w:p w14:paraId="30DA9019"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Ison, J. L., and S. Wagenius. 2014. Both flowering time and distance to conspecific plants affect reproduction in </w:t>
      </w:r>
      <w:r w:rsidRPr="0065458F">
        <w:rPr>
          <w:rFonts w:ascii="Times New Roman" w:hAnsi="Times New Roman" w:cs="Times New Roman"/>
          <w:i/>
          <w:sz w:val="24"/>
          <w:szCs w:val="24"/>
          <w:lang w:val="en-US"/>
        </w:rPr>
        <w:t>Echinacea angustifolia</w:t>
      </w:r>
      <w:r w:rsidRPr="0065458F">
        <w:rPr>
          <w:rFonts w:ascii="Times New Roman" w:hAnsi="Times New Roman" w:cs="Times New Roman"/>
          <w:sz w:val="24"/>
          <w:szCs w:val="24"/>
          <w:lang w:val="en-US"/>
        </w:rPr>
        <w:t>, a common prairie perennial. Journal of Ecology 102:920–929.</w:t>
      </w:r>
    </w:p>
    <w:p w14:paraId="4BD6CD32"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Kéry, M., D. Matthies, and M. Fischer. 2001. The effect of plant population size on the interactions between the rare plant </w:t>
      </w:r>
      <w:r w:rsidRPr="0065458F">
        <w:rPr>
          <w:rFonts w:ascii="Times New Roman" w:hAnsi="Times New Roman" w:cs="Times New Roman"/>
          <w:i/>
          <w:sz w:val="24"/>
          <w:szCs w:val="24"/>
          <w:lang w:val="en-US"/>
        </w:rPr>
        <w:t>Gentiana cruciata</w:t>
      </w:r>
      <w:r w:rsidRPr="0065458F">
        <w:rPr>
          <w:rFonts w:ascii="Times New Roman" w:hAnsi="Times New Roman" w:cs="Times New Roman"/>
          <w:sz w:val="24"/>
          <w:szCs w:val="24"/>
          <w:lang w:val="en-US"/>
        </w:rPr>
        <w:t xml:space="preserve"> and its specialized herbivore </w:t>
      </w:r>
      <w:r w:rsidRPr="0065458F">
        <w:rPr>
          <w:rFonts w:ascii="Times New Roman" w:hAnsi="Times New Roman" w:cs="Times New Roman"/>
          <w:i/>
          <w:sz w:val="24"/>
          <w:szCs w:val="24"/>
          <w:lang w:val="en-US"/>
        </w:rPr>
        <w:t>Maculinea rebeli</w:t>
      </w:r>
      <w:r w:rsidRPr="0065458F">
        <w:rPr>
          <w:rFonts w:ascii="Times New Roman" w:hAnsi="Times New Roman" w:cs="Times New Roman"/>
          <w:sz w:val="24"/>
          <w:szCs w:val="24"/>
          <w:lang w:val="en-US"/>
        </w:rPr>
        <w:t>. Journal of Ecology 89:418–427.</w:t>
      </w:r>
    </w:p>
    <w:p w14:paraId="0A8AE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123904">
        <w:rPr>
          <w:rFonts w:ascii="Times New Roman" w:hAnsi="Times New Roman" w:cs="Times New Roman"/>
          <w:sz w:val="24"/>
          <w:szCs w:val="24"/>
          <w:lang w:val="de-DE"/>
          <w:rPrChange w:id="330" w:author="Alicia" w:date="2016-06-02T10:28:00Z">
            <w:rPr>
              <w:rFonts w:ascii="Times New Roman" w:hAnsi="Times New Roman" w:cs="Times New Roman"/>
              <w:sz w:val="24"/>
              <w:szCs w:val="24"/>
              <w:lang w:val="en-US"/>
            </w:rPr>
          </w:rPrChange>
        </w:rPr>
        <w:t xml:space="preserve">Kolb, A., J. Ehrlén, and O. Eriksson. </w:t>
      </w:r>
      <w:r w:rsidRPr="0065458F">
        <w:rPr>
          <w:rFonts w:ascii="Times New Roman" w:hAnsi="Times New Roman" w:cs="Times New Roman"/>
          <w:sz w:val="24"/>
          <w:szCs w:val="24"/>
          <w:lang w:val="en-US"/>
        </w:rPr>
        <w:t>2007a. Ecological and evolutionary consequences of spatial and temporal variation in pre-dispersal seed predation. Perspectives in Plant Ecology, Evolution and Systematics 9:79–100.</w:t>
      </w:r>
    </w:p>
    <w:p w14:paraId="0DD69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de-DE"/>
        </w:rPr>
      </w:pPr>
      <w:r w:rsidRPr="0013268E">
        <w:rPr>
          <w:rFonts w:ascii="Times New Roman" w:hAnsi="Times New Roman" w:cs="Times New Roman"/>
          <w:sz w:val="24"/>
          <w:szCs w:val="24"/>
          <w:lang w:val="en-US"/>
        </w:rPr>
        <w:t xml:space="preserve">Kolb, A., R. Leimu, and J. Ehrlén. </w:t>
      </w:r>
      <w:r w:rsidRPr="0065458F">
        <w:rPr>
          <w:rFonts w:ascii="Times New Roman" w:hAnsi="Times New Roman" w:cs="Times New Roman"/>
          <w:sz w:val="24"/>
          <w:szCs w:val="24"/>
          <w:lang w:val="en-US"/>
        </w:rPr>
        <w:t xml:space="preserve">2007b. Environmental context influences the outcome of a plant-seed predator interaction. </w:t>
      </w:r>
      <w:r w:rsidRPr="0065458F">
        <w:rPr>
          <w:rFonts w:ascii="Times New Roman" w:hAnsi="Times New Roman" w:cs="Times New Roman"/>
          <w:sz w:val="24"/>
          <w:szCs w:val="24"/>
          <w:lang w:val="de-DE"/>
        </w:rPr>
        <w:t>Oikos 116:864–872.</w:t>
      </w:r>
    </w:p>
    <w:p w14:paraId="7D903D2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2015. Timing of flowering and intensity of attack by a butterfly herbivore in a polyploid herb. Ecology and Evolution 5:1863–1872.</w:t>
      </w:r>
    </w:p>
    <w:p w14:paraId="4EBE594A" w14:textId="06F1B86F" w:rsidR="00881224" w:rsidRDefault="00366CD6" w:rsidP="00881224">
      <w:pPr>
        <w:pStyle w:val="Bibliography"/>
        <w:spacing w:line="480" w:lineRule="auto"/>
        <w:ind w:left="0" w:firstLine="0"/>
        <w:rPr>
          <w:ins w:id="331" w:author="Alicia" w:date="2016-06-02T17:10:00Z"/>
          <w:rFonts w:ascii="Times New Roman" w:hAnsi="Times New Roman" w:cs="Times New Roman"/>
          <w:sz w:val="24"/>
          <w:szCs w:val="24"/>
          <w:lang w:val="en-US"/>
        </w:rPr>
      </w:pPr>
      <w:r w:rsidRPr="006223D7">
        <w:rPr>
          <w:rFonts w:ascii="Times New Roman" w:hAnsi="Times New Roman" w:cs="Times New Roman"/>
          <w:sz w:val="24"/>
          <w:szCs w:val="24"/>
          <w:lang w:val="en-US"/>
          <w:rPrChange w:id="332" w:author="Alicia" w:date="2016-05-18T09:58:00Z">
            <w:rPr>
              <w:rFonts w:ascii="Times New Roman" w:hAnsi="Times New Roman" w:cs="Times New Roman"/>
              <w:sz w:val="24"/>
              <w:szCs w:val="24"/>
              <w:lang w:val="de-DE"/>
            </w:rPr>
          </w:rPrChange>
        </w:rPr>
        <w:t>Lande, R., and S. J. Arnold. 1983. The measurement of selection on correlated characters. Evolution 37:1210.</w:t>
      </w:r>
    </w:p>
    <w:p w14:paraId="2AB90E42" w14:textId="1D97EB81" w:rsidR="003A1E2B" w:rsidRPr="00C45594" w:rsidRDefault="003A1E2B" w:rsidP="00C45594">
      <w:pPr>
        <w:pStyle w:val="Bibliography"/>
        <w:spacing w:line="480" w:lineRule="auto"/>
        <w:ind w:left="0" w:firstLine="0"/>
        <w:rPr>
          <w:rFonts w:ascii="Times New Roman" w:hAnsi="Times New Roman" w:cs="Times New Roman"/>
          <w:sz w:val="24"/>
          <w:szCs w:val="24"/>
          <w:lang w:val="en-US"/>
        </w:rPr>
      </w:pPr>
      <w:ins w:id="333" w:author="Alicia" w:date="2016-06-02T17:11:00Z">
        <w:r w:rsidRPr="00C45594">
          <w:rPr>
            <w:rFonts w:ascii="Times New Roman" w:hAnsi="Times New Roman" w:cs="Times New Roman"/>
            <w:sz w:val="24"/>
            <w:szCs w:val="24"/>
            <w:lang w:val="en-US"/>
          </w:rPr>
          <w:t>Mahoro, S. 2003. Effects of flower and seed predators and pollinators on fruit production in two sequentially flowering congeners. Plant Ecology 166:37–48.</w:t>
        </w:r>
      </w:ins>
    </w:p>
    <w:p w14:paraId="7EFA342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Mouquet, N., V. Belrose, J. A. Thomas, G. W. Elmes, and R. T. Clarke. 2005. Conserving community modules: a case study of the endangered lycaenid butterfly </w:t>
      </w:r>
      <w:r w:rsidRPr="0065458F">
        <w:rPr>
          <w:rFonts w:ascii="Times New Roman" w:hAnsi="Times New Roman" w:cs="Times New Roman"/>
          <w:i/>
          <w:sz w:val="24"/>
          <w:szCs w:val="24"/>
          <w:lang w:val="en-US"/>
        </w:rPr>
        <w:t>Maculinea alcon</w:t>
      </w:r>
      <w:r w:rsidRPr="0065458F">
        <w:rPr>
          <w:rFonts w:ascii="Times New Roman" w:hAnsi="Times New Roman" w:cs="Times New Roman"/>
          <w:sz w:val="24"/>
          <w:szCs w:val="24"/>
          <w:lang w:val="en-US"/>
        </w:rPr>
        <w:t>. Ecology 86:3160–3173.</w:t>
      </w:r>
    </w:p>
    <w:p w14:paraId="5FB0AE0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Munguia-Rosas, M. A., J. Ollerton, and V. Parra-Tabla. 2011. Phenotypic selection on flowering phenology and size in two dioecious plant species with different pollen vectors. Plant Species Biology 26:205–212.</w:t>
      </w:r>
    </w:p>
    <w:p w14:paraId="1810991C"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Munguía-Rosas, M. A., J. Ollerton, V. Parra-Tabla, and J. A. De-Nova. 2011. Meta-analysis of phenotypic selection on flowering phenology suggests that early flowering plants are favoured. Ecology Letters 14:511–521.</w:t>
      </w:r>
    </w:p>
    <w:p w14:paraId="4FCE8FD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Nash, D. R., T. D. Als, R. Maile, G. R. Jones, and J. J. Boomsma. 2008. A mosaic of chemical coevolution in a Large Blue butterfly. Science 319:88–90.</w:t>
      </w:r>
    </w:p>
    <w:p w14:paraId="42717F6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Nowicki, P., M. Witek, P. Skorka, and M. Woyciechowski. 2005. Oviposition patterns in the myrmecophilous butterfly </w:t>
      </w:r>
      <w:r w:rsidRPr="0065458F">
        <w:rPr>
          <w:rFonts w:ascii="Times New Roman" w:hAnsi="Times New Roman" w:cs="Times New Roman"/>
          <w:i/>
          <w:sz w:val="24"/>
          <w:szCs w:val="24"/>
          <w:lang w:val="en-US"/>
        </w:rPr>
        <w:t>Maculinea alcon</w:t>
      </w:r>
      <w:r w:rsidRPr="0065458F">
        <w:rPr>
          <w:rFonts w:ascii="Times New Roman" w:hAnsi="Times New Roman" w:cs="Times New Roman"/>
          <w:sz w:val="24"/>
          <w:szCs w:val="24"/>
          <w:lang w:val="en-US"/>
        </w:rPr>
        <w:t xml:space="preserve"> Denis &amp; Schiffermueller (Lepidoptera: Lycaenidae) in relation to characteristics of foodplants and presence of ant hosts. Polish Journal of Ecology 53:409–417.</w:t>
      </w:r>
    </w:p>
    <w:p w14:paraId="1730764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76147F">
        <w:rPr>
          <w:rFonts w:ascii="Times New Roman" w:hAnsi="Times New Roman" w:cs="Times New Roman"/>
          <w:sz w:val="24"/>
          <w:szCs w:val="24"/>
          <w:lang w:val="en-US"/>
        </w:rPr>
        <w:t xml:space="preserve">Oostermeijer, J. G. B., J. C. M. Den Nijs, L. E. L. Raijmann, and S. B. J. Menken. </w:t>
      </w:r>
      <w:r w:rsidRPr="0065458F">
        <w:rPr>
          <w:rFonts w:ascii="Times New Roman" w:hAnsi="Times New Roman" w:cs="Times New Roman"/>
          <w:sz w:val="24"/>
          <w:szCs w:val="24"/>
          <w:lang w:val="en-US"/>
        </w:rPr>
        <w:t>1992. Population biology and management of the marsh gentian (</w:t>
      </w:r>
      <w:r w:rsidRPr="0065458F">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a rare species in The Netherlands. Botanical Journal of the Linnean Society 108:117–130.</w:t>
      </w:r>
    </w:p>
    <w:p w14:paraId="3935FA3A"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Parachnowitsch, A. L., and C. M. Caruso. 2008. Predispersal seed herbivores, not pollinators, exert selection on floral traits via female fitness. Ecology 89:1802–1810.</w:t>
      </w:r>
    </w:p>
    <w:p w14:paraId="66CD4FA5"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Patricelli, D., F. Barbero, V. La Morgia, L. P. Casacci, M. Witek, E. Balletto, and S. Bonelli. 2011. To lay or not to lay: oviposition of </w:t>
      </w:r>
      <w:r w:rsidRPr="007C0ABB">
        <w:rPr>
          <w:rFonts w:ascii="Times New Roman" w:hAnsi="Times New Roman" w:cs="Times New Roman"/>
          <w:i/>
          <w:sz w:val="24"/>
          <w:szCs w:val="24"/>
          <w:lang w:val="en-US"/>
        </w:rPr>
        <w:t>Maculinea arion</w:t>
      </w:r>
      <w:r w:rsidRPr="0065458F">
        <w:rPr>
          <w:rFonts w:ascii="Times New Roman" w:hAnsi="Times New Roman" w:cs="Times New Roman"/>
          <w:sz w:val="24"/>
          <w:szCs w:val="24"/>
          <w:lang w:val="en-US"/>
        </w:rPr>
        <w:t xml:space="preserve"> in relation to </w:t>
      </w:r>
      <w:r w:rsidRPr="007C0ABB">
        <w:rPr>
          <w:rFonts w:ascii="Times New Roman" w:hAnsi="Times New Roman" w:cs="Times New Roman"/>
          <w:i/>
          <w:sz w:val="24"/>
          <w:szCs w:val="24"/>
          <w:lang w:val="en-US"/>
        </w:rPr>
        <w:t>Myrmica</w:t>
      </w:r>
      <w:r w:rsidRPr="0065458F">
        <w:rPr>
          <w:rFonts w:ascii="Times New Roman" w:hAnsi="Times New Roman" w:cs="Times New Roman"/>
          <w:sz w:val="24"/>
          <w:szCs w:val="24"/>
          <w:lang w:val="en-US"/>
        </w:rPr>
        <w:t xml:space="preserve"> ant presence and host plant phenology. Animal Behaviour 82:791–799.</w:t>
      </w:r>
    </w:p>
    <w:p w14:paraId="6D755F3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Pilson, D. 2000. Herbivory and natural selection on flowering phenology in wild sunflower, </w:t>
      </w:r>
      <w:r w:rsidRPr="007C0ABB">
        <w:rPr>
          <w:rFonts w:ascii="Times New Roman" w:hAnsi="Times New Roman" w:cs="Times New Roman"/>
          <w:i/>
          <w:sz w:val="24"/>
          <w:szCs w:val="24"/>
          <w:lang w:val="en-US"/>
        </w:rPr>
        <w:t>Helianthus annuus</w:t>
      </w:r>
      <w:r w:rsidRPr="0065458F">
        <w:rPr>
          <w:rFonts w:ascii="Times New Roman" w:hAnsi="Times New Roman" w:cs="Times New Roman"/>
          <w:sz w:val="24"/>
          <w:szCs w:val="24"/>
          <w:lang w:val="en-US"/>
        </w:rPr>
        <w:t>. Oecologia 122:72–82.</w:t>
      </w:r>
    </w:p>
    <w:p w14:paraId="4AD24E2B"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Rausher, M. D. 1992. The measurement of selection on quantitative traits: biases due to environmental covariances between traits and fitness. Evolution 46:616–626.</w:t>
      </w:r>
    </w:p>
    <w:p w14:paraId="010DA044" w14:textId="77777777" w:rsidR="00366CD6" w:rsidRDefault="00366CD6" w:rsidP="00A26EF8">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 xml:space="preserve">Core Team. 2014. R: A language and environment for statistical computing. R Foundation for Statistical Computing, Vienna, Austria. URL   </w:t>
      </w:r>
      <w:r w:rsidR="00123904">
        <w:fldChar w:fldCharType="begin"/>
      </w:r>
      <w:r w:rsidR="00123904" w:rsidRPr="00123904">
        <w:rPr>
          <w:lang w:val="en-US"/>
          <w:rPrChange w:id="334" w:author="Alicia" w:date="2016-06-02T10:28:00Z">
            <w:rPr/>
          </w:rPrChange>
        </w:rPr>
        <w:instrText xml:space="preserve"> HYPERLINK "http://www.R-project.org/" </w:instrText>
      </w:r>
      <w:r w:rsidR="00123904">
        <w:fldChar w:fldCharType="separate"/>
      </w:r>
      <w:r w:rsidRPr="00DA5DE2">
        <w:rPr>
          <w:rStyle w:val="Hyperlink"/>
          <w:sz w:val="24"/>
          <w:szCs w:val="24"/>
          <w:lang w:val="en-US"/>
        </w:rPr>
        <w:t>http://www.R-project.org/</w:t>
      </w:r>
      <w:r w:rsidR="00123904">
        <w:rPr>
          <w:rStyle w:val="Hyperlink"/>
          <w:sz w:val="24"/>
          <w:szCs w:val="24"/>
          <w:lang w:val="en-US"/>
        </w:rPr>
        <w:fldChar w:fldCharType="end"/>
      </w:r>
      <w:r w:rsidRPr="0065458F">
        <w:rPr>
          <w:rFonts w:ascii="Times New Roman" w:hAnsi="Times New Roman" w:cs="Times New Roman"/>
          <w:sz w:val="24"/>
          <w:szCs w:val="24"/>
          <w:lang w:val="en-US"/>
        </w:rPr>
        <w:t>.</w:t>
      </w:r>
    </w:p>
    <w:p w14:paraId="02C9FF9D"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rPr>
        <w:lastRenderedPageBreak/>
        <w:t xml:space="preserve">Rey, P. J., C. M. Herrera, J. Guitián, X. Cerdá, A. M. Sanchez-Lafuente,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r w:rsidRPr="007C0ABB">
        <w:rPr>
          <w:rFonts w:ascii="Times New Roman" w:hAnsi="Times New Roman" w:cs="Times New Roman"/>
          <w:i/>
          <w:sz w:val="24"/>
          <w:szCs w:val="24"/>
          <w:lang w:val="en-US"/>
        </w:rPr>
        <w:t>Helleborus foetidus</w:t>
      </w:r>
      <w:r w:rsidRPr="0065458F">
        <w:rPr>
          <w:rFonts w:ascii="Times New Roman" w:hAnsi="Times New Roman" w:cs="Times New Roman"/>
          <w:sz w:val="24"/>
          <w:szCs w:val="24"/>
          <w:lang w:val="en-US"/>
        </w:rPr>
        <w:t xml:space="preserve"> (Ranunculaceae). Journal of Evolutionary Biology 19:21–34.</w:t>
      </w:r>
    </w:p>
    <w:p w14:paraId="1A5FD2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Sala, M., L. P. Casacci, E. Balletto, S. Bonelli, and F. Barbero. 2014. Variation in butterfly larval acoustics as a strategy to infiltrate and exploit host ant colony resources. PLoS ONE 9:e94341.</w:t>
      </w:r>
    </w:p>
    <w:p w14:paraId="58CB1DBB" w14:textId="01E12DE7" w:rsidR="00F06981" w:rsidRPr="00F06981" w:rsidRDefault="00366CD6" w:rsidP="00F06981">
      <w:pPr>
        <w:pStyle w:val="Bibliography"/>
        <w:spacing w:line="480" w:lineRule="auto"/>
        <w:ind w:left="0" w:firstLine="0"/>
        <w:rPr>
          <w:rFonts w:ascii="Times New Roman" w:hAnsi="Times New Roman" w:cs="Times New Roman"/>
          <w:sz w:val="24"/>
          <w:szCs w:val="24"/>
          <w:lang w:val="en-US"/>
        </w:rPr>
      </w:pPr>
      <w:r w:rsidRPr="0076147F">
        <w:rPr>
          <w:rFonts w:ascii="Times New Roman" w:hAnsi="Times New Roman" w:cs="Times New Roman"/>
          <w:sz w:val="24"/>
          <w:szCs w:val="24"/>
          <w:lang w:val="en-US"/>
        </w:rPr>
        <w:t xml:space="preserve">Sandring, S., and J. Ågren. </w:t>
      </w:r>
      <w:r w:rsidRPr="0065458F">
        <w:rPr>
          <w:rFonts w:ascii="Times New Roman" w:hAnsi="Times New Roman" w:cs="Times New Roman"/>
          <w:sz w:val="24"/>
          <w:szCs w:val="24"/>
          <w:lang w:val="en-US"/>
        </w:rPr>
        <w:t xml:space="preserve">2009. Pollinator-mediated selection on floral display and flowering time in the perennial herb </w:t>
      </w:r>
      <w:r w:rsidRPr="007C0ABB">
        <w:rPr>
          <w:rFonts w:ascii="Times New Roman" w:hAnsi="Times New Roman" w:cs="Times New Roman"/>
          <w:i/>
          <w:sz w:val="24"/>
          <w:szCs w:val="24"/>
          <w:lang w:val="en-US"/>
        </w:rPr>
        <w:t>Arabidopsis lyrata</w:t>
      </w:r>
      <w:r w:rsidRPr="0065458F">
        <w:rPr>
          <w:rFonts w:ascii="Times New Roman" w:hAnsi="Times New Roman" w:cs="Times New Roman"/>
          <w:sz w:val="24"/>
          <w:szCs w:val="24"/>
          <w:lang w:val="en-US"/>
        </w:rPr>
        <w:t>. Evolution 63:1292–1300.</w:t>
      </w:r>
    </w:p>
    <w:p w14:paraId="09D7494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Siepielski, A. M., and C. W. Benkman. 2007. Selection by a predispersal seed predator constrains the evolution of avian seed dispersal in pines. Functional Ecology 21:611–618.</w:t>
      </w:r>
    </w:p>
    <w:p w14:paraId="2322EEA1"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Siepielski, A. M., K. M. Gotanda, M. B. Morrissey, S. E. Diamond, J. D. DiBattista, and S. M. Carlson. 2013. The spatial patterns of directional phenotypic selection. Ecology Letters 16:1382–1392.</w:t>
      </w:r>
    </w:p>
    <w:p w14:paraId="0E29550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Simmonds, N. W. 1946. </w:t>
      </w:r>
      <w:r w:rsidRPr="007C0ABB">
        <w:rPr>
          <w:rFonts w:ascii="Times New Roman" w:hAnsi="Times New Roman" w:cs="Times New Roman"/>
          <w:i/>
          <w:sz w:val="24"/>
          <w:szCs w:val="24"/>
          <w:lang w:val="en-US"/>
        </w:rPr>
        <w:t>Gentiana pneumonanthe</w:t>
      </w:r>
      <w:r w:rsidRPr="0065458F">
        <w:rPr>
          <w:rFonts w:ascii="Times New Roman" w:hAnsi="Times New Roman" w:cs="Times New Roman"/>
          <w:sz w:val="24"/>
          <w:szCs w:val="24"/>
          <w:lang w:val="en-US"/>
        </w:rPr>
        <w:t xml:space="preserve"> L. Journal of Ecology 33:295–307.</w:t>
      </w:r>
    </w:p>
    <w:p w14:paraId="62B0C743"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Sletvold, N., K. K. Moritz, and J. Ågren. 2015. Additive effects of pollinators and herbivores result in both conflicting and reinforcing selection on floral traits. Ecology 96:214–221.</w:t>
      </w:r>
    </w:p>
    <w:p w14:paraId="32D932A0"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Strauss, S. Y., and R. E. Irwin. 2004. Ecological and evolutionary consequences of multispecies plant-animal interactions. Annual Review of Ecology, Evolution, and Systematics 35:435–466.</w:t>
      </w:r>
    </w:p>
    <w:p w14:paraId="5178036F"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 xml:space="preserve">Thomas, J. A., and G. W. Elmes. 2001. Food–plant niche selection rather than the presence of ant nests explains oviposition patterns in the myrmecophilous butterfly genus </w:t>
      </w:r>
      <w:r w:rsidRPr="007C0ABB">
        <w:rPr>
          <w:rFonts w:ascii="Times New Roman" w:hAnsi="Times New Roman" w:cs="Times New Roman"/>
          <w:i/>
          <w:sz w:val="24"/>
          <w:szCs w:val="24"/>
          <w:lang w:val="en-US"/>
        </w:rPr>
        <w:t>Maculinea</w:t>
      </w:r>
      <w:r w:rsidRPr="0065458F">
        <w:rPr>
          <w:rFonts w:ascii="Times New Roman" w:hAnsi="Times New Roman" w:cs="Times New Roman"/>
          <w:sz w:val="24"/>
          <w:szCs w:val="24"/>
          <w:lang w:val="en-US"/>
        </w:rPr>
        <w:t>. Proceedings of the Royal Society of London B: Biological Sciences 268:471–477.</w:t>
      </w:r>
    </w:p>
    <w:p w14:paraId="042894F7"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t>Thompson, J. N. 2005. The geographic mosaic of coevolution. 1 edition. University Of Chicago Press, Chicago.</w:t>
      </w:r>
    </w:p>
    <w:p w14:paraId="23E780D4" w14:textId="77777777" w:rsidR="00366CD6" w:rsidRPr="0065458F" w:rsidRDefault="00366CD6" w:rsidP="00366CD6">
      <w:pPr>
        <w:pStyle w:val="Bibliography"/>
        <w:spacing w:line="480" w:lineRule="auto"/>
        <w:ind w:left="0" w:firstLine="0"/>
        <w:rPr>
          <w:rFonts w:ascii="Times New Roman" w:hAnsi="Times New Roman" w:cs="Times New Roman"/>
          <w:sz w:val="24"/>
          <w:szCs w:val="24"/>
          <w:lang w:val="en-US"/>
        </w:rPr>
      </w:pPr>
      <w:r w:rsidRPr="0065458F">
        <w:rPr>
          <w:rFonts w:ascii="Times New Roman" w:hAnsi="Times New Roman" w:cs="Times New Roman"/>
          <w:sz w:val="24"/>
          <w:szCs w:val="24"/>
          <w:lang w:val="en-US"/>
        </w:rPr>
        <w:lastRenderedPageBreak/>
        <w:t xml:space="preserve">Van Dyck, H., and S. Regniers. 2010. Egg spreading in the ant-parasitic butterfly, </w:t>
      </w:r>
      <w:r w:rsidRPr="007C0ABB">
        <w:rPr>
          <w:rFonts w:ascii="Times New Roman" w:hAnsi="Times New Roman" w:cs="Times New Roman"/>
          <w:i/>
          <w:sz w:val="24"/>
          <w:szCs w:val="24"/>
          <w:lang w:val="en-US"/>
        </w:rPr>
        <w:t>Maculinea alcon</w:t>
      </w:r>
      <w:r w:rsidRPr="0065458F">
        <w:rPr>
          <w:rFonts w:ascii="Times New Roman" w:hAnsi="Times New Roman" w:cs="Times New Roman"/>
          <w:sz w:val="24"/>
          <w:szCs w:val="24"/>
          <w:lang w:val="en-US"/>
        </w:rPr>
        <w:t>: from individual behaviour to egg distribution pattern. Animal Behaviour 80:621–627.</w:t>
      </w:r>
    </w:p>
    <w:p w14:paraId="0346083B" w14:textId="77777777" w:rsidR="00366CD6" w:rsidRPr="00A26EF8" w:rsidRDefault="00366CD6" w:rsidP="00366CD6">
      <w:pPr>
        <w:pStyle w:val="Bibliography"/>
        <w:spacing w:line="480" w:lineRule="auto"/>
        <w:ind w:left="0" w:firstLine="0"/>
        <w:rPr>
          <w:rFonts w:ascii="Times New Roman" w:hAnsi="Times New Roman" w:cs="Times New Roman"/>
          <w:sz w:val="24"/>
          <w:szCs w:val="24"/>
          <w:lang w:val="en-US"/>
        </w:rPr>
      </w:pPr>
      <w:r w:rsidRPr="0076147F">
        <w:rPr>
          <w:rFonts w:ascii="Times New Roman" w:hAnsi="Times New Roman" w:cs="Times New Roman"/>
          <w:sz w:val="24"/>
          <w:szCs w:val="24"/>
          <w:lang w:val="en-US"/>
        </w:rPr>
        <w:t xml:space="preserve">Vanhoenacker, D., J. Ågren, and J. Ehrlén. </w:t>
      </w:r>
      <w:r w:rsidRPr="0065458F">
        <w:rPr>
          <w:rFonts w:ascii="Times New Roman" w:hAnsi="Times New Roman" w:cs="Times New Roman"/>
          <w:sz w:val="24"/>
          <w:szCs w:val="24"/>
          <w:lang w:val="en-US"/>
        </w:rPr>
        <w:t xml:space="preserve">2013. Non-linear relationship between intensity of plant–animal interactions and selection strength. </w:t>
      </w:r>
      <w:r w:rsidRPr="00A26EF8">
        <w:rPr>
          <w:rFonts w:ascii="Times New Roman" w:hAnsi="Times New Roman" w:cs="Times New Roman"/>
          <w:sz w:val="24"/>
          <w:szCs w:val="24"/>
          <w:lang w:val="en-US"/>
        </w:rPr>
        <w:t>Ecology Letters 16:198–205.</w:t>
      </w:r>
    </w:p>
    <w:p w14:paraId="4F3AEDF8" w14:textId="77777777" w:rsidR="004A6230" w:rsidRPr="0065458F" w:rsidRDefault="004A6230" w:rsidP="004A6230">
      <w:pPr>
        <w:pStyle w:val="Bibliography"/>
        <w:spacing w:line="480" w:lineRule="auto"/>
        <w:ind w:left="0" w:firstLine="0"/>
        <w:rPr>
          <w:rFonts w:ascii="Times New Roman" w:hAnsi="Times New Roman" w:cs="Times New Roman"/>
          <w:sz w:val="24"/>
          <w:szCs w:val="24"/>
          <w:lang w:val="en-US"/>
        </w:rPr>
      </w:pPr>
      <w:r w:rsidRPr="00172333">
        <w:rPr>
          <w:rFonts w:ascii="Times New Roman" w:hAnsi="Times New Roman" w:cs="Times New Roman"/>
          <w:sz w:val="24"/>
          <w:szCs w:val="24"/>
          <w:lang w:val="sv-SE"/>
          <w:rPrChange w:id="335" w:author="ehrlen" w:date="2016-06-04T10:51:00Z">
            <w:rPr>
              <w:rFonts w:ascii="Times New Roman" w:hAnsi="Times New Roman" w:cs="Times New Roman"/>
              <w:sz w:val="24"/>
              <w:szCs w:val="24"/>
              <w:lang w:val="de-DE"/>
            </w:rPr>
          </w:rPrChange>
        </w:rPr>
        <w:t xml:space="preserve">von Euler, T., J. Ågren, and J. Ehrlén.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p>
    <w:p w14:paraId="30B6704A"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14:paraId="61FE8AD8" w14:textId="5E8B0E4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lang w:val="en-US"/>
        </w:rPr>
        <w:t xml:space="preserve"> </w:t>
      </w:r>
      <w:r w:rsidR="00F16AC6" w:rsidRPr="00F16AC6">
        <w:rPr>
          <w:rFonts w:ascii="Times New Roman" w:hAnsi="Times New Roman" w:cs="Times New Roman"/>
          <w:sz w:val="24"/>
          <w:szCs w:val="24"/>
          <w:lang w:val="en-US"/>
        </w:rPr>
        <w:t xml:space="preserve">Quadratic regression coefficients were doubled to properly estimate </w:t>
      </w:r>
      <w:r w:rsidR="00F16AC6">
        <w:rPr>
          <w:rFonts w:ascii="Times New Roman" w:hAnsi="Times New Roman" w:cs="Times New Roman"/>
          <w:sz w:val="24"/>
          <w:szCs w:val="24"/>
          <w:lang w:val="en-US"/>
        </w:rPr>
        <w:t>non-linear</w:t>
      </w:r>
      <w:r w:rsidR="00F16AC6" w:rsidRPr="00F16AC6">
        <w:rPr>
          <w:rFonts w:ascii="Times New Roman" w:hAnsi="Times New Roman" w:cs="Times New Roman"/>
          <w:sz w:val="24"/>
          <w:szCs w:val="24"/>
          <w:lang w:val="en-US"/>
        </w:rPr>
        <w:t xml:space="preserve"> selection</w:t>
      </w:r>
      <w:r w:rsidR="00F16AC6">
        <w:rPr>
          <w:rFonts w:ascii="Times New Roman" w:hAnsi="Times New Roman" w:cs="Times New Roman"/>
          <w:sz w:val="24"/>
          <w:szCs w:val="24"/>
          <w:lang w:val="en-US"/>
        </w:rPr>
        <w:t xml:space="preserve"> </w:t>
      </w:r>
      <w:r w:rsidR="00F16AC6">
        <w:rPr>
          <w:rFonts w:ascii="Times New Roman" w:hAnsi="Times New Roman" w:cs="Times New Roman"/>
          <w:sz w:val="24"/>
          <w:szCs w:val="24"/>
          <w:lang w:val="en-US"/>
        </w:rPr>
        <w:fldChar w:fldCharType="begin"/>
      </w:r>
      <w:r w:rsid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Pr>
          <w:rFonts w:ascii="Times New Roman" w:hAnsi="Times New Roman" w:cs="Times New Roman"/>
          <w:sz w:val="24"/>
          <w:szCs w:val="24"/>
          <w:lang w:val="en-US"/>
        </w:rPr>
        <w:fldChar w:fldCharType="end"/>
      </w:r>
      <w:r w:rsidR="00F16AC6">
        <w:rPr>
          <w:rFonts w:ascii="Times New Roman" w:hAnsi="Times New Roman" w:cs="Times New Roman"/>
          <w:sz w:val="24"/>
          <w:szCs w:val="24"/>
          <w:lang w:val="en-US"/>
        </w:rPr>
        <w:t>.</w:t>
      </w:r>
    </w:p>
    <w:tbl>
      <w:tblPr>
        <w:tblW w:w="9590" w:type="dxa"/>
        <w:tblInd w:w="2" w:type="dxa"/>
        <w:tblLayout w:type="fixed"/>
        <w:tblLook w:val="0000" w:firstRow="0" w:lastRow="0" w:firstColumn="0" w:lastColumn="0" w:noHBand="0" w:noVBand="0"/>
      </w:tblPr>
      <w:tblGrid>
        <w:gridCol w:w="245"/>
        <w:gridCol w:w="4563"/>
        <w:gridCol w:w="473"/>
        <w:gridCol w:w="1298"/>
        <w:gridCol w:w="1121"/>
        <w:gridCol w:w="296"/>
        <w:gridCol w:w="473"/>
        <w:gridCol w:w="1121"/>
      </w:tblGrid>
      <w:tr w:rsidR="00D43E10" w:rsidRPr="00F16AC6" w14:paraId="67F13346" w14:textId="77777777">
        <w:trPr>
          <w:cantSplit/>
        </w:trPr>
        <w:tc>
          <w:tcPr>
            <w:tcW w:w="4808" w:type="dxa"/>
            <w:gridSpan w:val="2"/>
            <w:vMerge w:val="restart"/>
            <w:tcBorders>
              <w:top w:val="single" w:sz="18" w:space="0" w:color="auto"/>
              <w:left w:val="nil"/>
              <w:bottom w:val="nil"/>
              <w:right w:val="nil"/>
            </w:tcBorders>
            <w:vAlign w:val="center"/>
          </w:tcPr>
          <w:p w14:paraId="7D2167A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14:paraId="0592035B"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14:paraId="4D97687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21" w:type="dxa"/>
            <w:tcBorders>
              <w:top w:val="single" w:sz="18" w:space="0" w:color="auto"/>
              <w:left w:val="nil"/>
              <w:bottom w:val="single" w:sz="2" w:space="0" w:color="auto"/>
              <w:right w:val="nil"/>
            </w:tcBorders>
          </w:tcPr>
          <w:p w14:paraId="448E7B3C" w14:textId="77777777" w:rsidR="00D43E10" w:rsidRDefault="00D43E10">
            <w:pPr>
              <w:spacing w:after="0" w:line="240" w:lineRule="auto"/>
              <w:jc w:val="center"/>
              <w:rPr>
                <w:rFonts w:ascii="Times New Roman" w:hAnsi="Times New Roman" w:cs="Times New Roman"/>
                <w:sz w:val="24"/>
                <w:szCs w:val="24"/>
                <w:lang w:val="en-US"/>
              </w:rPr>
            </w:pPr>
          </w:p>
        </w:tc>
        <w:tc>
          <w:tcPr>
            <w:tcW w:w="296" w:type="dxa"/>
            <w:tcBorders>
              <w:top w:val="single" w:sz="18" w:space="0" w:color="auto"/>
              <w:left w:val="nil"/>
              <w:bottom w:val="nil"/>
              <w:right w:val="nil"/>
            </w:tcBorders>
          </w:tcPr>
          <w:p w14:paraId="291A91E0"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14:paraId="7B5B197C" w14:textId="77777777" w:rsidR="00D43E10" w:rsidRDefault="00D43E10">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14:paraId="70EDA5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rsidRPr="00F16AC6" w14:paraId="1C79EA39" w14:textId="77777777">
        <w:trPr>
          <w:cantSplit/>
        </w:trPr>
        <w:tc>
          <w:tcPr>
            <w:tcW w:w="4808" w:type="dxa"/>
            <w:gridSpan w:val="2"/>
            <w:vMerge/>
            <w:tcBorders>
              <w:top w:val="nil"/>
              <w:left w:val="nil"/>
              <w:bottom w:val="single" w:sz="18" w:space="0" w:color="auto"/>
              <w:right w:val="nil"/>
            </w:tcBorders>
          </w:tcPr>
          <w:p w14:paraId="2B48E012" w14:textId="77777777" w:rsidR="00D43E10" w:rsidRDefault="00D43E10">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14:paraId="25C8CBA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98" w:type="dxa"/>
            <w:tcBorders>
              <w:top w:val="single" w:sz="2" w:space="0" w:color="auto"/>
              <w:left w:val="nil"/>
              <w:bottom w:val="single" w:sz="2" w:space="0" w:color="auto"/>
              <w:right w:val="nil"/>
            </w:tcBorders>
            <w:vAlign w:val="center"/>
          </w:tcPr>
          <w:p w14:paraId="2338EF6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1121" w:type="dxa"/>
            <w:tcBorders>
              <w:top w:val="single" w:sz="2" w:space="0" w:color="auto"/>
              <w:left w:val="nil"/>
              <w:bottom w:val="single" w:sz="2" w:space="0" w:color="auto"/>
              <w:right w:val="nil"/>
            </w:tcBorders>
            <w:vAlign w:val="center"/>
          </w:tcPr>
          <w:p w14:paraId="5A45FFD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96" w:type="dxa"/>
            <w:tcBorders>
              <w:top w:val="nil"/>
              <w:left w:val="nil"/>
              <w:bottom w:val="single" w:sz="2" w:space="0" w:color="auto"/>
              <w:right w:val="nil"/>
            </w:tcBorders>
          </w:tcPr>
          <w:p w14:paraId="4A73B8E3"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14:paraId="5488ACA3"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121" w:type="dxa"/>
            <w:tcBorders>
              <w:top w:val="single" w:sz="2" w:space="0" w:color="auto"/>
              <w:left w:val="nil"/>
              <w:bottom w:val="single" w:sz="2" w:space="0" w:color="auto"/>
              <w:right w:val="nil"/>
            </w:tcBorders>
            <w:vAlign w:val="center"/>
          </w:tcPr>
          <w:p w14:paraId="1A53D0B2"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rsidRPr="00F16AC6" w14:paraId="0D32411D" w14:textId="77777777">
        <w:tc>
          <w:tcPr>
            <w:tcW w:w="4808" w:type="dxa"/>
            <w:gridSpan w:val="2"/>
            <w:tcBorders>
              <w:top w:val="single" w:sz="18" w:space="0" w:color="auto"/>
              <w:left w:val="nil"/>
              <w:bottom w:val="single" w:sz="4" w:space="0" w:color="auto"/>
              <w:right w:val="nil"/>
            </w:tcBorders>
          </w:tcPr>
          <w:p w14:paraId="0C1B50F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14:paraId="0EFDFFC8" w14:textId="77777777"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14:paraId="414A4C49" w14:textId="77777777" w:rsidR="00D43E10" w:rsidRDefault="00D43E10">
            <w:pPr>
              <w:spacing w:after="0"/>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5A5D61F0" w14:textId="77777777" w:rsidR="00D43E10" w:rsidRDefault="00D43E10">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14:paraId="4B8310B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14:paraId="7E256F8E"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14:paraId="7D359F6E" w14:textId="77777777" w:rsidR="00D43E10" w:rsidRDefault="00D43E10">
            <w:pPr>
              <w:spacing w:after="0"/>
              <w:rPr>
                <w:rFonts w:ascii="Times New Roman" w:hAnsi="Times New Roman" w:cs="Times New Roman"/>
                <w:sz w:val="24"/>
                <w:szCs w:val="24"/>
                <w:lang w:val="en-US"/>
              </w:rPr>
            </w:pPr>
          </w:p>
        </w:tc>
      </w:tr>
      <w:tr w:rsidR="00D43E10" w14:paraId="58D27323" w14:textId="77777777">
        <w:tc>
          <w:tcPr>
            <w:tcW w:w="245" w:type="dxa"/>
            <w:tcBorders>
              <w:top w:val="single" w:sz="4" w:space="0" w:color="auto"/>
              <w:left w:val="nil"/>
              <w:bottom w:val="nil"/>
              <w:right w:val="nil"/>
            </w:tcBorders>
          </w:tcPr>
          <w:p w14:paraId="5BF8BCA4"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7069C7E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14:paraId="2525D6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7A5F5D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c>
          <w:tcPr>
            <w:tcW w:w="1121" w:type="dxa"/>
            <w:tcBorders>
              <w:top w:val="single" w:sz="4" w:space="0" w:color="auto"/>
              <w:left w:val="nil"/>
              <w:bottom w:val="nil"/>
              <w:right w:val="nil"/>
            </w:tcBorders>
            <w:vAlign w:val="center"/>
          </w:tcPr>
          <w:p w14:paraId="74D5C9B1"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48A78429"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5D85F24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76ACA8B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0.50</w:t>
            </w:r>
          </w:p>
        </w:tc>
      </w:tr>
      <w:tr w:rsidR="00D43E10" w14:paraId="2F929A6B" w14:textId="77777777">
        <w:tc>
          <w:tcPr>
            <w:tcW w:w="245" w:type="dxa"/>
            <w:tcBorders>
              <w:top w:val="nil"/>
              <w:left w:val="nil"/>
              <w:bottom w:val="nil"/>
              <w:right w:val="nil"/>
            </w:tcBorders>
          </w:tcPr>
          <w:p w14:paraId="1C97F82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D16F1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14:paraId="4448958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2F9C4BE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183.73***</w:t>
            </w:r>
          </w:p>
        </w:tc>
        <w:tc>
          <w:tcPr>
            <w:tcW w:w="1121" w:type="dxa"/>
            <w:tcBorders>
              <w:top w:val="nil"/>
              <w:left w:val="nil"/>
              <w:bottom w:val="nil"/>
              <w:right w:val="nil"/>
            </w:tcBorders>
            <w:vAlign w:val="center"/>
          </w:tcPr>
          <w:p w14:paraId="1A17E4A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21ABECC8"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5BA76FC6"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4177E4D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50.81***</w:t>
            </w:r>
          </w:p>
        </w:tc>
      </w:tr>
      <w:tr w:rsidR="00D43E10" w14:paraId="17179685" w14:textId="77777777">
        <w:tc>
          <w:tcPr>
            <w:tcW w:w="245" w:type="dxa"/>
            <w:tcBorders>
              <w:top w:val="nil"/>
              <w:left w:val="nil"/>
              <w:bottom w:val="nil"/>
              <w:right w:val="nil"/>
            </w:tcBorders>
          </w:tcPr>
          <w:p w14:paraId="263AC8F3"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383BD01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14:paraId="69AAFCF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FB66352"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7.18 **</w:t>
            </w:r>
          </w:p>
        </w:tc>
        <w:tc>
          <w:tcPr>
            <w:tcW w:w="1121" w:type="dxa"/>
            <w:tcBorders>
              <w:top w:val="nil"/>
              <w:left w:val="nil"/>
              <w:bottom w:val="nil"/>
              <w:right w:val="nil"/>
            </w:tcBorders>
            <w:vAlign w:val="center"/>
          </w:tcPr>
          <w:p w14:paraId="730D1C5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0.128</w:t>
            </w:r>
          </w:p>
        </w:tc>
        <w:tc>
          <w:tcPr>
            <w:tcW w:w="296" w:type="dxa"/>
            <w:tcBorders>
              <w:top w:val="nil"/>
              <w:left w:val="nil"/>
              <w:bottom w:val="nil"/>
              <w:right w:val="nil"/>
            </w:tcBorders>
          </w:tcPr>
          <w:p w14:paraId="5905812F"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4339D5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CCD9D4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0.47</w:t>
            </w:r>
          </w:p>
        </w:tc>
      </w:tr>
      <w:tr w:rsidR="00D43E10" w14:paraId="6E1B56B7" w14:textId="77777777">
        <w:tc>
          <w:tcPr>
            <w:tcW w:w="245" w:type="dxa"/>
            <w:tcBorders>
              <w:top w:val="nil"/>
              <w:left w:val="nil"/>
              <w:bottom w:val="nil"/>
              <w:right w:val="nil"/>
            </w:tcBorders>
          </w:tcPr>
          <w:p w14:paraId="7EF62B1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E08CE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14:paraId="7589D7D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4429A10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1121" w:type="dxa"/>
            <w:tcBorders>
              <w:top w:val="nil"/>
              <w:left w:val="nil"/>
              <w:bottom w:val="nil"/>
              <w:right w:val="nil"/>
            </w:tcBorders>
            <w:vAlign w:val="center"/>
          </w:tcPr>
          <w:p w14:paraId="0C14630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5283F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740641C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F15B05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D43E10" w14:paraId="6A87FE1A" w14:textId="77777777">
        <w:tc>
          <w:tcPr>
            <w:tcW w:w="245" w:type="dxa"/>
            <w:tcBorders>
              <w:top w:val="nil"/>
              <w:left w:val="nil"/>
              <w:bottom w:val="nil"/>
              <w:right w:val="nil"/>
            </w:tcBorders>
          </w:tcPr>
          <w:p w14:paraId="29DAAB8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44F26B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14:paraId="23250FD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5FDC8F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1121" w:type="dxa"/>
            <w:tcBorders>
              <w:top w:val="nil"/>
              <w:left w:val="nil"/>
              <w:bottom w:val="nil"/>
              <w:right w:val="nil"/>
            </w:tcBorders>
            <w:vAlign w:val="center"/>
          </w:tcPr>
          <w:p w14:paraId="2B67F20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DBD0BB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6877AAD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1E21D3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D43E10" w14:paraId="24DBBA51" w14:textId="77777777">
        <w:tc>
          <w:tcPr>
            <w:tcW w:w="245" w:type="dxa"/>
            <w:tcBorders>
              <w:top w:val="nil"/>
              <w:left w:val="nil"/>
              <w:bottom w:val="nil"/>
              <w:right w:val="nil"/>
            </w:tcBorders>
          </w:tcPr>
          <w:p w14:paraId="7E2C28F2"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F2BD5A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14:paraId="4FAF7C4C"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403E5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1121" w:type="dxa"/>
            <w:tcBorders>
              <w:top w:val="nil"/>
              <w:left w:val="nil"/>
              <w:bottom w:val="nil"/>
              <w:right w:val="nil"/>
            </w:tcBorders>
            <w:vAlign w:val="center"/>
          </w:tcPr>
          <w:p w14:paraId="2DA5259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39FE75A"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187B24D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7410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D43E10" w14:paraId="32D57EA4" w14:textId="77777777">
        <w:tc>
          <w:tcPr>
            <w:tcW w:w="245" w:type="dxa"/>
            <w:tcBorders>
              <w:top w:val="nil"/>
              <w:left w:val="nil"/>
              <w:bottom w:val="nil"/>
              <w:right w:val="nil"/>
            </w:tcBorders>
          </w:tcPr>
          <w:p w14:paraId="1C878D9E" w14:textId="77777777" w:rsidR="00D43E10" w:rsidRDefault="00D43E10">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14:paraId="1750B839" w14:textId="77777777" w:rsidR="00D43E10" w:rsidRDefault="00D43E10">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14:paraId="0EB823AC" w14:textId="77777777" w:rsidR="00D43E10" w:rsidRDefault="00D43E10">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14:paraId="493D4378" w14:textId="77777777" w:rsidR="00D43E10" w:rsidRDefault="00D43E10">
            <w:pPr>
              <w:tabs>
                <w:tab w:val="decimal" w:pos="-7922"/>
              </w:tabs>
              <w:spacing w:after="0" w:line="240" w:lineRule="auto"/>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4E521F18" w14:textId="77777777" w:rsidR="00D43E10" w:rsidRDefault="00D43E10">
            <w:pPr>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14:paraId="3F7FC704" w14:textId="77777777"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14:paraId="2402C27D" w14:textId="77777777"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14:paraId="18EC0DAE" w14:textId="77777777" w:rsidR="00D43E10" w:rsidRDefault="00D43E10">
            <w:pPr>
              <w:spacing w:after="0" w:line="240" w:lineRule="auto"/>
              <w:rPr>
                <w:rFonts w:ascii="Times New Roman" w:hAnsi="Times New Roman" w:cs="Times New Roman"/>
                <w:sz w:val="24"/>
                <w:szCs w:val="24"/>
                <w:lang w:val="en-US"/>
              </w:rPr>
            </w:pPr>
          </w:p>
        </w:tc>
      </w:tr>
      <w:tr w:rsidR="00D43E10" w14:paraId="5ABABB09" w14:textId="77777777">
        <w:tc>
          <w:tcPr>
            <w:tcW w:w="4808" w:type="dxa"/>
            <w:gridSpan w:val="2"/>
            <w:tcBorders>
              <w:top w:val="nil"/>
              <w:left w:val="nil"/>
              <w:bottom w:val="single" w:sz="4" w:space="0" w:color="auto"/>
              <w:right w:val="nil"/>
            </w:tcBorders>
          </w:tcPr>
          <w:p w14:paraId="4368166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14:paraId="0B30F398" w14:textId="77777777" w:rsidR="00D43E10" w:rsidRDefault="00D43E10">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14:paraId="6FFDD732" w14:textId="77777777" w:rsidR="00D43E10" w:rsidRDefault="00D43E10">
            <w:pPr>
              <w:tabs>
                <w:tab w:val="decimal" w:pos="-7922"/>
              </w:tabs>
              <w:spacing w:after="0"/>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7835963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14:paraId="3AD0C25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14:paraId="75BBDE37" w14:textId="77777777" w:rsidR="00D43E10" w:rsidRDefault="00D43E10">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14:paraId="4348CBAE" w14:textId="77777777" w:rsidR="00D43E10" w:rsidRDefault="00D43E10">
            <w:pPr>
              <w:spacing w:after="0"/>
              <w:rPr>
                <w:rFonts w:ascii="Times New Roman" w:hAnsi="Times New Roman" w:cs="Times New Roman"/>
                <w:sz w:val="24"/>
                <w:szCs w:val="24"/>
                <w:lang w:val="en-US"/>
              </w:rPr>
            </w:pPr>
          </w:p>
        </w:tc>
      </w:tr>
      <w:tr w:rsidR="00D43E10" w14:paraId="2F13A57A" w14:textId="77777777">
        <w:tc>
          <w:tcPr>
            <w:tcW w:w="245" w:type="dxa"/>
            <w:tcBorders>
              <w:top w:val="single" w:sz="4" w:space="0" w:color="auto"/>
              <w:left w:val="nil"/>
              <w:bottom w:val="nil"/>
              <w:right w:val="nil"/>
            </w:tcBorders>
          </w:tcPr>
          <w:p w14:paraId="48A62687" w14:textId="77777777"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14:paraId="2920F63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14:paraId="7092686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14:paraId="3BBC421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3.51</w:t>
            </w:r>
          </w:p>
        </w:tc>
        <w:tc>
          <w:tcPr>
            <w:tcW w:w="1121" w:type="dxa"/>
            <w:tcBorders>
              <w:top w:val="single" w:sz="4" w:space="0" w:color="auto"/>
              <w:left w:val="nil"/>
              <w:bottom w:val="nil"/>
              <w:right w:val="nil"/>
            </w:tcBorders>
            <w:vAlign w:val="center"/>
          </w:tcPr>
          <w:p w14:paraId="40410E67" w14:textId="77777777"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14:paraId="1AD26448" w14:textId="77777777" w:rsidR="00D43E10" w:rsidRDefault="00D43E10">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14:paraId="145DCFF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14:paraId="6E00C8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0.32</w:t>
            </w:r>
          </w:p>
        </w:tc>
      </w:tr>
      <w:tr w:rsidR="00D43E10" w14:paraId="76756E94" w14:textId="77777777">
        <w:tc>
          <w:tcPr>
            <w:tcW w:w="245" w:type="dxa"/>
            <w:tcBorders>
              <w:top w:val="nil"/>
              <w:left w:val="nil"/>
              <w:bottom w:val="nil"/>
              <w:right w:val="nil"/>
            </w:tcBorders>
          </w:tcPr>
          <w:p w14:paraId="1FBFFF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23B4FFB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C2A9ED"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3FDED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0.95</w:t>
            </w:r>
          </w:p>
        </w:tc>
        <w:tc>
          <w:tcPr>
            <w:tcW w:w="1121" w:type="dxa"/>
            <w:tcBorders>
              <w:top w:val="nil"/>
              <w:left w:val="nil"/>
              <w:bottom w:val="nil"/>
              <w:right w:val="nil"/>
            </w:tcBorders>
            <w:vAlign w:val="center"/>
          </w:tcPr>
          <w:p w14:paraId="4F9B58C1"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5A8CEAA"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80D0E7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77F1131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r>
      <w:tr w:rsidR="00D43E10" w14:paraId="562A3D25" w14:textId="77777777">
        <w:tc>
          <w:tcPr>
            <w:tcW w:w="245" w:type="dxa"/>
            <w:tcBorders>
              <w:top w:val="nil"/>
              <w:left w:val="nil"/>
              <w:bottom w:val="nil"/>
              <w:right w:val="nil"/>
            </w:tcBorders>
          </w:tcPr>
          <w:p w14:paraId="12202A4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70227F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8C4814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15A06A8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0.19</w:t>
            </w:r>
          </w:p>
        </w:tc>
        <w:tc>
          <w:tcPr>
            <w:tcW w:w="1121" w:type="dxa"/>
            <w:tcBorders>
              <w:top w:val="nil"/>
              <w:left w:val="nil"/>
              <w:bottom w:val="nil"/>
              <w:right w:val="nil"/>
            </w:tcBorders>
            <w:vAlign w:val="center"/>
          </w:tcPr>
          <w:p w14:paraId="46232F1B"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ED300E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0FD5FBC1"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1F27D52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0.00</w:t>
            </w:r>
          </w:p>
        </w:tc>
      </w:tr>
      <w:tr w:rsidR="00D43E10" w14:paraId="0161D42F" w14:textId="77777777">
        <w:tc>
          <w:tcPr>
            <w:tcW w:w="245" w:type="dxa"/>
            <w:tcBorders>
              <w:top w:val="nil"/>
              <w:left w:val="nil"/>
              <w:bottom w:val="nil"/>
              <w:right w:val="nil"/>
            </w:tcBorders>
          </w:tcPr>
          <w:p w14:paraId="2D78A2D0"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080ACE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219CC17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5B61A9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1121" w:type="dxa"/>
            <w:tcBorders>
              <w:top w:val="nil"/>
              <w:left w:val="nil"/>
              <w:bottom w:val="nil"/>
              <w:right w:val="nil"/>
            </w:tcBorders>
            <w:vAlign w:val="center"/>
          </w:tcPr>
          <w:p w14:paraId="0625F29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78D82A0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7D1179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4B83265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D43E10" w14:paraId="5ACB5A9D" w14:textId="77777777">
        <w:tc>
          <w:tcPr>
            <w:tcW w:w="245" w:type="dxa"/>
            <w:tcBorders>
              <w:top w:val="nil"/>
              <w:left w:val="nil"/>
              <w:bottom w:val="nil"/>
              <w:right w:val="nil"/>
            </w:tcBorders>
          </w:tcPr>
          <w:p w14:paraId="2115D1FD"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5D25924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0568A79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1AF0F6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1121" w:type="dxa"/>
            <w:tcBorders>
              <w:top w:val="nil"/>
              <w:left w:val="nil"/>
              <w:bottom w:val="nil"/>
              <w:right w:val="nil"/>
            </w:tcBorders>
            <w:vAlign w:val="center"/>
          </w:tcPr>
          <w:p w14:paraId="29261AF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5E5C05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4A10831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768155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D43E10" w14:paraId="2BDBE00B" w14:textId="77777777">
        <w:tc>
          <w:tcPr>
            <w:tcW w:w="245" w:type="dxa"/>
            <w:tcBorders>
              <w:top w:val="nil"/>
              <w:left w:val="nil"/>
              <w:bottom w:val="nil"/>
              <w:right w:val="nil"/>
            </w:tcBorders>
          </w:tcPr>
          <w:p w14:paraId="4660254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1840D3B"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14:paraId="71FC7FD9"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EC1ABE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1121" w:type="dxa"/>
            <w:tcBorders>
              <w:top w:val="nil"/>
              <w:left w:val="nil"/>
              <w:bottom w:val="nil"/>
              <w:right w:val="nil"/>
            </w:tcBorders>
            <w:vAlign w:val="center"/>
          </w:tcPr>
          <w:p w14:paraId="66EDAC4A"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46F78333"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71201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EE8965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D43E10" w14:paraId="7A997336" w14:textId="77777777">
        <w:tc>
          <w:tcPr>
            <w:tcW w:w="245" w:type="dxa"/>
            <w:tcBorders>
              <w:top w:val="nil"/>
              <w:left w:val="nil"/>
              <w:bottom w:val="nil"/>
              <w:right w:val="nil"/>
            </w:tcBorders>
          </w:tcPr>
          <w:p w14:paraId="2D2EE36F"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AD7E034"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14:paraId="46C124A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7AA7D49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2.09</w:t>
            </w:r>
          </w:p>
        </w:tc>
        <w:tc>
          <w:tcPr>
            <w:tcW w:w="1121" w:type="dxa"/>
            <w:tcBorders>
              <w:top w:val="nil"/>
              <w:left w:val="nil"/>
              <w:bottom w:val="nil"/>
              <w:right w:val="nil"/>
            </w:tcBorders>
            <w:vAlign w:val="center"/>
          </w:tcPr>
          <w:p w14:paraId="139367F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19094B86"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14A31BC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06CD7A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0.06</w:t>
            </w:r>
          </w:p>
        </w:tc>
      </w:tr>
      <w:tr w:rsidR="00D43E10" w14:paraId="635995A9" w14:textId="77777777">
        <w:tc>
          <w:tcPr>
            <w:tcW w:w="245" w:type="dxa"/>
            <w:tcBorders>
              <w:top w:val="nil"/>
              <w:left w:val="nil"/>
              <w:bottom w:val="nil"/>
              <w:right w:val="nil"/>
            </w:tcBorders>
          </w:tcPr>
          <w:p w14:paraId="6BE5C724"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691598E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14:paraId="7C97B4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62EAEF6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0.45</w:t>
            </w:r>
          </w:p>
        </w:tc>
        <w:tc>
          <w:tcPr>
            <w:tcW w:w="1121" w:type="dxa"/>
            <w:tcBorders>
              <w:top w:val="nil"/>
              <w:left w:val="nil"/>
              <w:bottom w:val="nil"/>
              <w:right w:val="nil"/>
            </w:tcBorders>
            <w:vAlign w:val="center"/>
          </w:tcPr>
          <w:p w14:paraId="69EE97C8"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141C64D"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361280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5148726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2.16</w:t>
            </w:r>
          </w:p>
        </w:tc>
      </w:tr>
      <w:tr w:rsidR="00D43E10" w14:paraId="2361B939" w14:textId="77777777">
        <w:tc>
          <w:tcPr>
            <w:tcW w:w="245" w:type="dxa"/>
            <w:tcBorders>
              <w:top w:val="nil"/>
              <w:left w:val="nil"/>
              <w:bottom w:val="nil"/>
              <w:right w:val="nil"/>
            </w:tcBorders>
          </w:tcPr>
          <w:p w14:paraId="7ECF4FBB"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232A2E1"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14:paraId="1B9F8BF3"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14:paraId="52C8A6A5"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1.33</w:t>
            </w:r>
          </w:p>
        </w:tc>
        <w:tc>
          <w:tcPr>
            <w:tcW w:w="1121" w:type="dxa"/>
            <w:tcBorders>
              <w:top w:val="nil"/>
              <w:left w:val="nil"/>
              <w:bottom w:val="nil"/>
              <w:right w:val="nil"/>
            </w:tcBorders>
            <w:vAlign w:val="center"/>
          </w:tcPr>
          <w:p w14:paraId="76ADD8B6"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065FB6FB"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0FB6E3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14:paraId="68BFDBD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0.84</w:t>
            </w:r>
          </w:p>
        </w:tc>
      </w:tr>
      <w:tr w:rsidR="00D43E10" w14:paraId="4ECF753B" w14:textId="77777777">
        <w:tc>
          <w:tcPr>
            <w:tcW w:w="245" w:type="dxa"/>
            <w:tcBorders>
              <w:top w:val="nil"/>
              <w:left w:val="nil"/>
              <w:bottom w:val="nil"/>
              <w:right w:val="nil"/>
            </w:tcBorders>
          </w:tcPr>
          <w:p w14:paraId="770B8BAE"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10FA997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14:paraId="78DDF218"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59D85B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1121" w:type="dxa"/>
            <w:tcBorders>
              <w:top w:val="nil"/>
              <w:left w:val="nil"/>
              <w:bottom w:val="nil"/>
              <w:right w:val="nil"/>
            </w:tcBorders>
            <w:vAlign w:val="center"/>
          </w:tcPr>
          <w:p w14:paraId="371EC49F"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3269E234"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2317A196"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5C9EAFE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D43E10" w14:paraId="24E407DE" w14:textId="77777777">
        <w:tc>
          <w:tcPr>
            <w:tcW w:w="245" w:type="dxa"/>
            <w:tcBorders>
              <w:top w:val="nil"/>
              <w:left w:val="nil"/>
              <w:bottom w:val="nil"/>
              <w:right w:val="nil"/>
            </w:tcBorders>
          </w:tcPr>
          <w:p w14:paraId="07D12E61"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14:paraId="7EECFFD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14:paraId="651F318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14:paraId="78BB9C7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1121" w:type="dxa"/>
            <w:tcBorders>
              <w:top w:val="nil"/>
              <w:left w:val="nil"/>
              <w:bottom w:val="nil"/>
              <w:right w:val="nil"/>
            </w:tcBorders>
            <w:vAlign w:val="center"/>
          </w:tcPr>
          <w:p w14:paraId="506FA487"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14:paraId="6607BA90" w14:textId="77777777"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14:paraId="518D194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14:paraId="2D0E9E84" w14:textId="77777777" w:rsidR="00D43E10" w:rsidRDefault="00D43E10">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D43E10" w14:paraId="1E37C78D" w14:textId="77777777">
        <w:tc>
          <w:tcPr>
            <w:tcW w:w="245" w:type="dxa"/>
            <w:tcBorders>
              <w:top w:val="nil"/>
              <w:left w:val="nil"/>
              <w:bottom w:val="single" w:sz="18" w:space="0" w:color="auto"/>
              <w:right w:val="nil"/>
            </w:tcBorders>
          </w:tcPr>
          <w:p w14:paraId="5B0EA84A" w14:textId="77777777" w:rsidR="00D43E10" w:rsidRDefault="00D43E10">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14:paraId="5C5AF426"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14:paraId="28554AC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14:paraId="6B222F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1121" w:type="dxa"/>
            <w:tcBorders>
              <w:top w:val="nil"/>
              <w:left w:val="nil"/>
              <w:bottom w:val="single" w:sz="18" w:space="0" w:color="auto"/>
              <w:right w:val="nil"/>
            </w:tcBorders>
            <w:vAlign w:val="center"/>
          </w:tcPr>
          <w:p w14:paraId="199082D9" w14:textId="77777777"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18" w:space="0" w:color="auto"/>
              <w:right w:val="nil"/>
            </w:tcBorders>
          </w:tcPr>
          <w:p w14:paraId="57F87B4C" w14:textId="77777777" w:rsidR="00D43E10" w:rsidRDefault="00D43E10">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14:paraId="729F02D9"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14:paraId="593D42C8" w14:textId="77777777" w:rsidR="00D43E10" w:rsidRDefault="00D43E10">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14:paraId="5CEF3E58"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p &lt; 0.05; ** p &lt; 0.01; *** p &lt; 0.001</w:t>
      </w:r>
    </w:p>
    <w:p w14:paraId="613792CE" w14:textId="6B7A0A75"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The presence of butterfly seed predators (Predation), coded as 0 in populations without the predator and as 1 in populations with the predator, was included in all models. Results are from linear hierarchical mixed models with Type II sums of squares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Effects of population × trait (random effects, not shown) and predation × trait interactions were only included in the models if the population × trait interaction was significant. Fitness was estimated by the number of intact fruits. Traits were standardized and fitness relativized </w:t>
      </w:r>
      <w:r w:rsidR="001F1E60">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 xml:space="preserve">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D43E10" w14:paraId="49148FE6" w14:textId="77777777">
        <w:trPr>
          <w:cantSplit/>
        </w:trPr>
        <w:tc>
          <w:tcPr>
            <w:tcW w:w="3056" w:type="dxa"/>
            <w:vMerge w:val="restart"/>
            <w:tcBorders>
              <w:top w:val="single" w:sz="18" w:space="0" w:color="auto"/>
              <w:left w:val="nil"/>
              <w:bottom w:val="nil"/>
              <w:right w:val="nil"/>
            </w:tcBorders>
            <w:vAlign w:val="center"/>
          </w:tcPr>
          <w:p w14:paraId="2C07C4B3"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14:paraId="4111D507" w14:textId="77777777" w:rsidR="00D43E10" w:rsidRDefault="00D43E10">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14:paraId="64264AC0" w14:textId="77777777" w:rsidR="00D43E10" w:rsidRDefault="00D43E10">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14:paraId="2C0EA67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098A50ED" w14:textId="77777777">
        <w:trPr>
          <w:cantSplit/>
        </w:trPr>
        <w:tc>
          <w:tcPr>
            <w:tcW w:w="3056" w:type="dxa"/>
            <w:vMerge/>
            <w:tcBorders>
              <w:top w:val="nil"/>
              <w:left w:val="nil"/>
              <w:bottom w:val="single" w:sz="18" w:space="0" w:color="auto"/>
              <w:right w:val="nil"/>
            </w:tcBorders>
          </w:tcPr>
          <w:p w14:paraId="34E149A4" w14:textId="77777777" w:rsidR="00D43E10" w:rsidRDefault="00D43E10">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14:paraId="41D2DF50"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465" w:type="dxa"/>
            <w:tcBorders>
              <w:top w:val="single" w:sz="4" w:space="0" w:color="auto"/>
              <w:left w:val="nil"/>
              <w:bottom w:val="single" w:sz="18" w:space="0" w:color="auto"/>
              <w:right w:val="nil"/>
            </w:tcBorders>
            <w:vAlign w:val="center"/>
          </w:tcPr>
          <w:p w14:paraId="51CDC585"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14:paraId="5E1F67C4"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14:paraId="75DCAB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465" w:type="dxa"/>
            <w:tcBorders>
              <w:top w:val="single" w:sz="4" w:space="0" w:color="auto"/>
              <w:left w:val="nil"/>
              <w:bottom w:val="single" w:sz="18" w:space="0" w:color="auto"/>
              <w:right w:val="nil"/>
            </w:tcBorders>
            <w:vAlign w:val="center"/>
          </w:tcPr>
          <w:p w14:paraId="2DBEBDF6" w14:textId="77777777"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D43E10" w14:paraId="1CFCA085" w14:textId="77777777">
        <w:tc>
          <w:tcPr>
            <w:tcW w:w="3056" w:type="dxa"/>
            <w:tcBorders>
              <w:top w:val="single" w:sz="4" w:space="0" w:color="auto"/>
              <w:left w:val="nil"/>
              <w:bottom w:val="nil"/>
              <w:right w:val="nil"/>
            </w:tcBorders>
          </w:tcPr>
          <w:p w14:paraId="1A4F3D5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6CEFD5CA"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7E99B4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236" w:type="dxa"/>
            <w:tcBorders>
              <w:top w:val="single" w:sz="4" w:space="0" w:color="auto"/>
              <w:left w:val="nil"/>
              <w:bottom w:val="nil"/>
              <w:right w:val="nil"/>
            </w:tcBorders>
          </w:tcPr>
          <w:p w14:paraId="67F68DB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14:paraId="78A6A1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14:paraId="2B815DE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0.86</w:t>
            </w:r>
          </w:p>
        </w:tc>
      </w:tr>
      <w:tr w:rsidR="00D43E10" w14:paraId="44773F74" w14:textId="77777777">
        <w:tc>
          <w:tcPr>
            <w:tcW w:w="3056" w:type="dxa"/>
            <w:tcBorders>
              <w:top w:val="nil"/>
              <w:left w:val="nil"/>
              <w:bottom w:val="nil"/>
              <w:right w:val="nil"/>
            </w:tcBorders>
          </w:tcPr>
          <w:p w14:paraId="22A6BED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1F53F75"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890728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53.85***</w:t>
            </w:r>
          </w:p>
        </w:tc>
        <w:tc>
          <w:tcPr>
            <w:tcW w:w="236" w:type="dxa"/>
            <w:tcBorders>
              <w:top w:val="nil"/>
              <w:left w:val="nil"/>
              <w:bottom w:val="nil"/>
              <w:right w:val="nil"/>
            </w:tcBorders>
          </w:tcPr>
          <w:p w14:paraId="088664D0"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26D622C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001145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27.82***</w:t>
            </w:r>
          </w:p>
        </w:tc>
      </w:tr>
      <w:tr w:rsidR="00D43E10" w14:paraId="60CDA0FA" w14:textId="77777777">
        <w:tc>
          <w:tcPr>
            <w:tcW w:w="3056" w:type="dxa"/>
            <w:tcBorders>
              <w:top w:val="nil"/>
              <w:left w:val="nil"/>
              <w:bottom w:val="nil"/>
              <w:right w:val="nil"/>
            </w:tcBorders>
          </w:tcPr>
          <w:p w14:paraId="2DCA0E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3BA67EA7"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7D559EA3"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236" w:type="dxa"/>
            <w:tcBorders>
              <w:top w:val="nil"/>
              <w:left w:val="nil"/>
              <w:bottom w:val="nil"/>
              <w:right w:val="nil"/>
            </w:tcBorders>
          </w:tcPr>
          <w:p w14:paraId="58B3C87A"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041ED481"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DCB06B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0.21</w:t>
            </w:r>
          </w:p>
        </w:tc>
      </w:tr>
      <w:tr w:rsidR="00D43E10" w14:paraId="3D2E9C4D" w14:textId="77777777">
        <w:tc>
          <w:tcPr>
            <w:tcW w:w="3056" w:type="dxa"/>
            <w:tcBorders>
              <w:top w:val="nil"/>
              <w:left w:val="nil"/>
              <w:bottom w:val="nil"/>
              <w:right w:val="nil"/>
            </w:tcBorders>
          </w:tcPr>
          <w:p w14:paraId="4BA57262" w14:textId="77777777" w:rsidR="00D43E10" w:rsidRDefault="00D43E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14:paraId="2521F21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2514A0D"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6" w:type="dxa"/>
            <w:tcBorders>
              <w:top w:val="nil"/>
              <w:left w:val="nil"/>
              <w:bottom w:val="nil"/>
              <w:right w:val="nil"/>
            </w:tcBorders>
          </w:tcPr>
          <w:p w14:paraId="2392AB91"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CCCA12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14F604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D43E10" w14:paraId="24F9ABA8" w14:textId="77777777">
        <w:tc>
          <w:tcPr>
            <w:tcW w:w="3056" w:type="dxa"/>
            <w:tcBorders>
              <w:top w:val="nil"/>
              <w:left w:val="nil"/>
              <w:bottom w:val="nil"/>
              <w:right w:val="nil"/>
            </w:tcBorders>
          </w:tcPr>
          <w:p w14:paraId="402F1B80"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14:paraId="6A3EDC0F"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88D0E2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14.72***</w:t>
            </w:r>
          </w:p>
        </w:tc>
        <w:tc>
          <w:tcPr>
            <w:tcW w:w="236" w:type="dxa"/>
            <w:tcBorders>
              <w:top w:val="nil"/>
              <w:left w:val="nil"/>
              <w:bottom w:val="nil"/>
              <w:right w:val="nil"/>
            </w:tcBorders>
          </w:tcPr>
          <w:p w14:paraId="2663EA4C"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62202512"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63B1DF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D43E10" w14:paraId="5A81707B" w14:textId="77777777">
        <w:tc>
          <w:tcPr>
            <w:tcW w:w="3056" w:type="dxa"/>
            <w:tcBorders>
              <w:top w:val="nil"/>
              <w:left w:val="nil"/>
              <w:bottom w:val="nil"/>
              <w:right w:val="nil"/>
            </w:tcBorders>
          </w:tcPr>
          <w:p w14:paraId="193B097A"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14:paraId="08E73EB4"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A5D276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14:paraId="52BD741B"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14:paraId="491C19E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561ABAE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D43E10" w14:paraId="087BEDE6" w14:textId="77777777">
        <w:tc>
          <w:tcPr>
            <w:tcW w:w="3056" w:type="dxa"/>
            <w:tcBorders>
              <w:top w:val="nil"/>
              <w:left w:val="nil"/>
              <w:bottom w:val="single" w:sz="18" w:space="0" w:color="auto"/>
              <w:right w:val="nil"/>
            </w:tcBorders>
          </w:tcPr>
          <w:p w14:paraId="32C517D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14:paraId="4E30884B" w14:textId="77777777"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36E98262" w14:textId="77777777"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36" w:type="dxa"/>
            <w:tcBorders>
              <w:top w:val="nil"/>
              <w:left w:val="nil"/>
              <w:bottom w:val="single" w:sz="18" w:space="0" w:color="auto"/>
              <w:right w:val="nil"/>
            </w:tcBorders>
          </w:tcPr>
          <w:p w14:paraId="373BBAF9" w14:textId="77777777"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14:paraId="0980C65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14:paraId="2C45AFF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14:paraId="15624442"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p &lt; 0.05; ** p &lt; 0.01; *** p &lt; 0.001</w:t>
      </w:r>
    </w:p>
    <w:p w14:paraId="75E15830" w14:textId="77777777" w:rsidR="00D43E10" w:rsidRDefault="00D43E10">
      <w:pPr>
        <w:spacing w:line="480" w:lineRule="auto"/>
        <w:rPr>
          <w:rFonts w:ascii="Times New Roman" w:hAnsi="Times New Roman" w:cs="Times New Roman"/>
          <w:sz w:val="24"/>
          <w:szCs w:val="24"/>
          <w:lang w:val="en-US"/>
        </w:rPr>
        <w:sectPr w:rsidR="00D43E10" w:rsidSect="00AD4822">
          <w:footerReference w:type="default" r:id="rId11"/>
          <w:pgSz w:w="12242" w:h="15842" w:code="1"/>
          <w:pgMar w:top="1440" w:right="1440" w:bottom="1440" w:left="1440" w:header="709" w:footer="709" w:gutter="0"/>
          <w:lnNumType w:countBy="1" w:restart="continuous"/>
          <w:cols w:space="708"/>
          <w:docGrid w:linePitch="360"/>
        </w:sectPr>
      </w:pPr>
    </w:p>
    <w:p w14:paraId="61011CD3" w14:textId="56452958"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1000 plants) and 11 populations in 2011 (N = 1099 plants) where the predator 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-values are shown for logistic regressions, and F values for linear regressions. Estimates from a model without interaction terms are given for significant main effects where the interaction with population is not significant</w:t>
      </w:r>
      <w:r w:rsidR="00A90BEE">
        <w:rPr>
          <w:rFonts w:ascii="Times New Roman" w:hAnsi="Times New Roman" w:cs="Times New Roman"/>
          <w:sz w:val="24"/>
          <w:szCs w:val="24"/>
          <w:lang w:val="en-US"/>
        </w:rPr>
        <w:t xml:space="preserve">. Traits were standardized </w:t>
      </w:r>
      <w:r w:rsidR="001F1E60">
        <w:rPr>
          <w:rFonts w:ascii="Times New Roman" w:hAnsi="Times New Roman" w:cs="Times New Roman"/>
          <w:sz w:val="24"/>
          <w:szCs w:val="24"/>
          <w:lang w:val="en-US"/>
        </w:rPr>
        <w:t xml:space="preserve">within populations </w:t>
      </w:r>
      <w:r w:rsidR="00A90BEE">
        <w:rPr>
          <w:rFonts w:ascii="Times New Roman" w:hAnsi="Times New Roman" w:cs="Times New Roman"/>
          <w:sz w:val="24"/>
          <w:szCs w:val="24"/>
          <w:lang w:val="en-US"/>
        </w:rPr>
        <w:t xml:space="preserve">before analyses.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14:paraId="1E9FB935" w14:textId="77777777">
        <w:trPr>
          <w:cantSplit/>
        </w:trPr>
        <w:tc>
          <w:tcPr>
            <w:tcW w:w="3826" w:type="dxa"/>
            <w:vMerge w:val="restart"/>
            <w:tcBorders>
              <w:top w:val="single" w:sz="18" w:space="0" w:color="auto"/>
              <w:left w:val="nil"/>
              <w:bottom w:val="nil"/>
              <w:right w:val="nil"/>
            </w:tcBorders>
            <w:vAlign w:val="center"/>
          </w:tcPr>
          <w:p w14:paraId="02BBC05E"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14:paraId="77CF97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14:paraId="71ED9921" w14:textId="77777777"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14:paraId="4318847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14:paraId="0A77D032" w14:textId="77777777">
        <w:trPr>
          <w:cantSplit/>
          <w:trHeight w:val="330"/>
        </w:trPr>
        <w:tc>
          <w:tcPr>
            <w:tcW w:w="3826" w:type="dxa"/>
            <w:vMerge/>
            <w:tcBorders>
              <w:top w:val="single" w:sz="18" w:space="0" w:color="auto"/>
              <w:left w:val="nil"/>
              <w:bottom w:val="nil"/>
              <w:right w:val="nil"/>
            </w:tcBorders>
            <w:vAlign w:val="center"/>
          </w:tcPr>
          <w:p w14:paraId="7090DB27" w14:textId="77777777"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14:paraId="00344A27"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14:paraId="710D6BB1" w14:textId="77777777"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14:paraId="2AE967FB"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14:paraId="5746C1A7" w14:textId="77777777"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14:paraId="508009B8"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14:paraId="5B01C0D1" w14:textId="77777777"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14:paraId="6D4EFE1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14:paraId="4CAB381B" w14:textId="77777777">
        <w:tc>
          <w:tcPr>
            <w:tcW w:w="3826" w:type="dxa"/>
            <w:tcBorders>
              <w:top w:val="single" w:sz="2" w:space="0" w:color="auto"/>
              <w:left w:val="nil"/>
              <w:bottom w:val="single" w:sz="18" w:space="0" w:color="auto"/>
              <w:right w:val="nil"/>
            </w:tcBorders>
          </w:tcPr>
          <w:p w14:paraId="317AB50E" w14:textId="77777777"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14:paraId="4B8097FA"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76" w:type="dxa"/>
            <w:tcBorders>
              <w:top w:val="single" w:sz="2" w:space="0" w:color="auto"/>
              <w:left w:val="nil"/>
              <w:bottom w:val="single" w:sz="18" w:space="0" w:color="auto"/>
              <w:right w:val="nil"/>
            </w:tcBorders>
          </w:tcPr>
          <w:p w14:paraId="1F532D03"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54F281BD"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76680B98"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091C18E"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76" w:type="dxa"/>
            <w:tcBorders>
              <w:top w:val="single" w:sz="2" w:space="0" w:color="auto"/>
              <w:left w:val="nil"/>
              <w:bottom w:val="single" w:sz="18" w:space="0" w:color="auto"/>
              <w:right w:val="nil"/>
            </w:tcBorders>
          </w:tcPr>
          <w:p w14:paraId="42BB1776" w14:textId="77777777"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14:paraId="1E7FF08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14:paraId="2D3AF250"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496EB24A"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134" w:type="dxa"/>
            <w:tcBorders>
              <w:top w:val="single" w:sz="2" w:space="0" w:color="auto"/>
              <w:left w:val="nil"/>
              <w:bottom w:val="single" w:sz="18" w:space="0" w:color="auto"/>
              <w:right w:val="nil"/>
            </w:tcBorders>
          </w:tcPr>
          <w:p w14:paraId="36BAA8CF"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14:paraId="31EAE491" w14:textId="77777777"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14:paraId="1B4F6093"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284" w:type="dxa"/>
            <w:tcBorders>
              <w:top w:val="single" w:sz="2" w:space="0" w:color="auto"/>
              <w:left w:val="nil"/>
              <w:bottom w:val="single" w:sz="18" w:space="0" w:color="auto"/>
              <w:right w:val="nil"/>
            </w:tcBorders>
          </w:tcPr>
          <w:p w14:paraId="4F38AF55" w14:textId="77777777"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14:paraId="525DAAE5" w14:textId="77777777">
        <w:tc>
          <w:tcPr>
            <w:tcW w:w="3826" w:type="dxa"/>
            <w:tcBorders>
              <w:top w:val="single" w:sz="18" w:space="0" w:color="auto"/>
              <w:left w:val="nil"/>
              <w:bottom w:val="nil"/>
              <w:right w:val="nil"/>
            </w:tcBorders>
          </w:tcPr>
          <w:p w14:paraId="5F9430A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14:paraId="531C9159"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0A00F321" w14:textId="33BF2E3D" w:rsidR="00D43E10" w:rsidRDefault="00D43E10"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911406">
              <w:rPr>
                <w:rFonts w:ascii="Times New Roman" w:hAnsi="Times New Roman" w:cs="Times New Roman"/>
                <w:sz w:val="24"/>
                <w:szCs w:val="24"/>
                <w:lang w:val="en-US"/>
              </w:rPr>
              <w:t>8</w:t>
            </w:r>
            <w:r>
              <w:rPr>
                <w:rFonts w:ascii="Times New Roman" w:hAnsi="Times New Roman" w:cs="Times New Roman"/>
                <w:sz w:val="24"/>
                <w:szCs w:val="24"/>
                <w:lang w:val="en-US"/>
              </w:rPr>
              <w:t>.</w:t>
            </w:r>
            <w:r w:rsidR="00911406">
              <w:rPr>
                <w:rFonts w:ascii="Times New Roman" w:hAnsi="Times New Roman" w:cs="Times New Roman"/>
                <w:sz w:val="24"/>
                <w:szCs w:val="24"/>
                <w:lang w:val="en-US"/>
              </w:rPr>
              <w:t>84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617BECC3" w14:textId="179625F3" w:rsidR="00D43E10" w:rsidRDefault="00D43E10" w:rsidP="007707DD">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7707DD">
              <w:rPr>
                <w:rFonts w:ascii="Times New Roman" w:hAnsi="Times New Roman" w:cs="Times New Roman"/>
                <w:sz w:val="24"/>
                <w:szCs w:val="24"/>
                <w:lang w:val="en-US"/>
              </w:rPr>
              <w:t>30</w:t>
            </w:r>
            <w:r>
              <w:rPr>
                <w:rFonts w:ascii="Times New Roman" w:hAnsi="Times New Roman" w:cs="Times New Roman"/>
                <w:sz w:val="24"/>
                <w:szCs w:val="24"/>
                <w:lang w:val="en-US"/>
              </w:rPr>
              <w:t>0</w:t>
            </w:r>
          </w:p>
        </w:tc>
        <w:tc>
          <w:tcPr>
            <w:tcW w:w="283" w:type="dxa"/>
            <w:tcBorders>
              <w:top w:val="single" w:sz="18" w:space="0" w:color="auto"/>
              <w:left w:val="nil"/>
              <w:bottom w:val="nil"/>
              <w:right w:val="nil"/>
            </w:tcBorders>
          </w:tcPr>
          <w:p w14:paraId="6A36E26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5697B8D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14:paraId="159C12BD" w14:textId="268E0B51" w:rsidR="00D43E10" w:rsidRDefault="00D43E10" w:rsidP="00AE3770">
            <w:pPr>
              <w:tabs>
                <w:tab w:val="decimal" w:pos="851"/>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7707DD">
              <w:rPr>
                <w:rFonts w:ascii="Times New Roman" w:hAnsi="Times New Roman" w:cs="Times New Roman"/>
                <w:sz w:val="24"/>
                <w:szCs w:val="24"/>
                <w:lang w:val="en-US"/>
              </w:rPr>
              <w:t>8</w:t>
            </w:r>
            <w:r>
              <w:rPr>
                <w:rFonts w:ascii="Times New Roman" w:hAnsi="Times New Roman" w:cs="Times New Roman"/>
                <w:sz w:val="24"/>
                <w:szCs w:val="24"/>
                <w:lang w:val="en-US"/>
              </w:rPr>
              <w:t>.</w:t>
            </w:r>
            <w:r w:rsidR="007707DD">
              <w:rPr>
                <w:rFonts w:ascii="Times New Roman" w:hAnsi="Times New Roman" w:cs="Times New Roman"/>
                <w:sz w:val="24"/>
                <w:szCs w:val="24"/>
                <w:lang w:val="en-US"/>
              </w:rPr>
              <w:t>24</w:t>
            </w:r>
            <w:r>
              <w:rPr>
                <w:rFonts w:ascii="Times New Roman" w:hAnsi="Times New Roman" w:cs="Times New Roman"/>
                <w:sz w:val="24"/>
                <w:szCs w:val="24"/>
                <w:lang w:val="en-US"/>
              </w:rPr>
              <w:t>***</w:t>
            </w:r>
          </w:p>
        </w:tc>
        <w:tc>
          <w:tcPr>
            <w:tcW w:w="1134" w:type="dxa"/>
            <w:tcBorders>
              <w:top w:val="single" w:sz="18" w:space="0" w:color="auto"/>
              <w:left w:val="nil"/>
              <w:bottom w:val="nil"/>
              <w:right w:val="nil"/>
            </w:tcBorders>
          </w:tcPr>
          <w:p w14:paraId="1F879A54" w14:textId="169C553A"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968</w:t>
            </w:r>
          </w:p>
        </w:tc>
        <w:tc>
          <w:tcPr>
            <w:tcW w:w="283" w:type="dxa"/>
            <w:tcBorders>
              <w:top w:val="single" w:sz="18" w:space="0" w:color="auto"/>
              <w:left w:val="nil"/>
              <w:bottom w:val="nil"/>
              <w:right w:val="nil"/>
            </w:tcBorders>
          </w:tcPr>
          <w:p w14:paraId="30384ECD"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7B33D07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14:paraId="0DD1FFDD" w14:textId="44286B3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85.25</w:t>
            </w:r>
            <w:r w:rsidR="00D43E10">
              <w:rPr>
                <w:rFonts w:ascii="Times New Roman" w:hAnsi="Times New Roman" w:cs="Times New Roman"/>
                <w:sz w:val="24"/>
                <w:szCs w:val="24"/>
                <w:lang w:val="en-US"/>
              </w:rPr>
              <w:t>***</w:t>
            </w:r>
          </w:p>
        </w:tc>
        <w:tc>
          <w:tcPr>
            <w:tcW w:w="284" w:type="dxa"/>
            <w:tcBorders>
              <w:top w:val="single" w:sz="18" w:space="0" w:color="auto"/>
              <w:left w:val="nil"/>
              <w:bottom w:val="nil"/>
              <w:right w:val="nil"/>
            </w:tcBorders>
          </w:tcPr>
          <w:p w14:paraId="4C517A74"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14:paraId="6CD3A4A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14:paraId="0E61A0AC" w14:textId="2FBA34E5" w:rsidR="00D43E10" w:rsidRDefault="00D43E10"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911406">
              <w:rPr>
                <w:rFonts w:ascii="Times New Roman" w:hAnsi="Times New Roman" w:cs="Times New Roman"/>
                <w:sz w:val="24"/>
                <w:szCs w:val="24"/>
                <w:lang w:val="en-US"/>
              </w:rPr>
              <w:t>7.42</w:t>
            </w:r>
            <w:r>
              <w:rPr>
                <w:rFonts w:ascii="Times New Roman" w:hAnsi="Times New Roman" w:cs="Times New Roman"/>
                <w:sz w:val="24"/>
                <w:szCs w:val="24"/>
                <w:lang w:val="en-US"/>
              </w:rPr>
              <w:t>***</w:t>
            </w:r>
          </w:p>
        </w:tc>
      </w:tr>
      <w:tr w:rsidR="00D43E10" w14:paraId="5024C040" w14:textId="77777777">
        <w:tc>
          <w:tcPr>
            <w:tcW w:w="3826" w:type="dxa"/>
            <w:tcBorders>
              <w:top w:val="nil"/>
              <w:left w:val="nil"/>
              <w:bottom w:val="nil"/>
              <w:right w:val="nil"/>
            </w:tcBorders>
          </w:tcPr>
          <w:p w14:paraId="6E71E6CF"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14:paraId="22B0885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696A3B4E" w14:textId="6FA74852" w:rsidR="00D43E10" w:rsidRDefault="00911406" w:rsidP="00911406">
            <w:pPr>
              <w:tabs>
                <w:tab w:val="decimal" w:pos="850"/>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D43E10">
              <w:rPr>
                <w:rFonts w:ascii="Times New Roman" w:hAnsi="Times New Roman" w:cs="Times New Roman"/>
                <w:sz w:val="24"/>
                <w:szCs w:val="24"/>
                <w:lang w:val="en-US"/>
              </w:rPr>
              <w:t>.</w:t>
            </w:r>
            <w:r>
              <w:rPr>
                <w:rFonts w:ascii="Times New Roman" w:hAnsi="Times New Roman" w:cs="Times New Roman"/>
                <w:sz w:val="24"/>
                <w:szCs w:val="24"/>
                <w:lang w:val="en-US"/>
              </w:rPr>
              <w:t>32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2B71FBCD"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ED5A07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47AE46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29983894" w14:textId="068500E2" w:rsidR="00D43E10" w:rsidRDefault="00D43E10" w:rsidP="00AE3770">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81.</w:t>
            </w:r>
            <w:r w:rsidR="007707DD">
              <w:rPr>
                <w:rFonts w:ascii="Times New Roman" w:hAnsi="Times New Roman" w:cs="Times New Roman"/>
                <w:sz w:val="24"/>
                <w:szCs w:val="24"/>
                <w:lang w:val="en-US"/>
              </w:rPr>
              <w:t>77</w:t>
            </w:r>
            <w:r>
              <w:rPr>
                <w:rFonts w:ascii="Times New Roman" w:hAnsi="Times New Roman" w:cs="Times New Roman"/>
                <w:sz w:val="24"/>
                <w:szCs w:val="24"/>
                <w:lang w:val="en-US"/>
              </w:rPr>
              <w:t>***</w:t>
            </w:r>
          </w:p>
        </w:tc>
        <w:tc>
          <w:tcPr>
            <w:tcW w:w="1134" w:type="dxa"/>
            <w:tcBorders>
              <w:top w:val="nil"/>
              <w:left w:val="nil"/>
              <w:bottom w:val="nil"/>
              <w:right w:val="nil"/>
            </w:tcBorders>
          </w:tcPr>
          <w:p w14:paraId="4FBF496D" w14:textId="60BD52D7" w:rsidR="00D43E10" w:rsidRDefault="00D43E10" w:rsidP="00AE377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AE3770">
              <w:rPr>
                <w:rFonts w:ascii="Times New Roman" w:hAnsi="Times New Roman" w:cs="Times New Roman"/>
                <w:sz w:val="24"/>
                <w:szCs w:val="24"/>
                <w:lang w:val="en-US"/>
              </w:rPr>
              <w:t>533</w:t>
            </w:r>
          </w:p>
        </w:tc>
        <w:tc>
          <w:tcPr>
            <w:tcW w:w="283" w:type="dxa"/>
            <w:tcBorders>
              <w:top w:val="nil"/>
              <w:left w:val="nil"/>
              <w:bottom w:val="nil"/>
              <w:right w:val="nil"/>
            </w:tcBorders>
          </w:tcPr>
          <w:p w14:paraId="7870B54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6E69CF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281F75AF" w14:textId="0A6B94B3"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47.12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9F293E3"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A205916"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560670DD" w14:textId="13ACFC64"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198</w:t>
            </w:r>
            <w:r w:rsidR="00D43E10">
              <w:rPr>
                <w:rFonts w:ascii="Times New Roman" w:hAnsi="Times New Roman" w:cs="Times New Roman"/>
                <w:sz w:val="24"/>
                <w:szCs w:val="24"/>
                <w:lang w:val="en-US"/>
              </w:rPr>
              <w:t>.</w:t>
            </w:r>
            <w:r>
              <w:rPr>
                <w:rFonts w:ascii="Times New Roman" w:hAnsi="Times New Roman" w:cs="Times New Roman"/>
                <w:sz w:val="24"/>
                <w:szCs w:val="24"/>
                <w:lang w:val="en-US"/>
              </w:rPr>
              <w:t>09</w:t>
            </w:r>
            <w:r w:rsidR="00D43E10">
              <w:rPr>
                <w:rFonts w:ascii="Times New Roman" w:hAnsi="Times New Roman" w:cs="Times New Roman"/>
                <w:sz w:val="24"/>
                <w:szCs w:val="24"/>
                <w:lang w:val="en-US"/>
              </w:rPr>
              <w:t>***</w:t>
            </w:r>
          </w:p>
        </w:tc>
      </w:tr>
      <w:tr w:rsidR="00D43E10" w14:paraId="60578CA7" w14:textId="77777777">
        <w:tc>
          <w:tcPr>
            <w:tcW w:w="3826" w:type="dxa"/>
            <w:tcBorders>
              <w:top w:val="nil"/>
              <w:left w:val="nil"/>
              <w:bottom w:val="nil"/>
              <w:right w:val="nil"/>
            </w:tcBorders>
          </w:tcPr>
          <w:p w14:paraId="2CF03BA8"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14:paraId="172D5EC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429A6584" w14:textId="132EDA7D"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sidR="00911406">
              <w:rPr>
                <w:rFonts w:ascii="Times New Roman" w:hAnsi="Times New Roman" w:cs="Times New Roman"/>
                <w:sz w:val="24"/>
                <w:szCs w:val="24"/>
                <w:lang w:val="en-US"/>
              </w:rPr>
              <w:t>76</w:t>
            </w:r>
          </w:p>
        </w:tc>
        <w:tc>
          <w:tcPr>
            <w:tcW w:w="1134" w:type="dxa"/>
            <w:tcBorders>
              <w:top w:val="nil"/>
              <w:left w:val="nil"/>
              <w:bottom w:val="nil"/>
              <w:right w:val="nil"/>
            </w:tcBorders>
          </w:tcPr>
          <w:p w14:paraId="383555A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7123428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0BB251A"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14:paraId="568B5958" w14:textId="41517D3C"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w:t>
            </w:r>
            <w:r w:rsidR="007707DD">
              <w:rPr>
                <w:rFonts w:ascii="Times New Roman" w:hAnsi="Times New Roman" w:cs="Times New Roman"/>
                <w:sz w:val="24"/>
                <w:szCs w:val="24"/>
                <w:lang w:val="en-US"/>
              </w:rPr>
              <w:t>17</w:t>
            </w:r>
          </w:p>
        </w:tc>
        <w:tc>
          <w:tcPr>
            <w:tcW w:w="1134" w:type="dxa"/>
            <w:tcBorders>
              <w:top w:val="nil"/>
              <w:left w:val="nil"/>
              <w:bottom w:val="nil"/>
              <w:right w:val="nil"/>
            </w:tcBorders>
          </w:tcPr>
          <w:p w14:paraId="3AEF6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DF7E72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A6B4E08"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14:paraId="019D6FB6"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14:paraId="0FD354B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3964A6ED"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14:paraId="65649FE9" w14:textId="3EB2ECC2" w:rsidR="00D43E10" w:rsidRDefault="00D43E10" w:rsidP="00911406">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w:t>
            </w:r>
            <w:r w:rsidR="00911406">
              <w:rPr>
                <w:rFonts w:ascii="Times New Roman" w:hAnsi="Times New Roman" w:cs="Times New Roman"/>
                <w:sz w:val="24"/>
                <w:szCs w:val="24"/>
                <w:lang w:val="en-US"/>
              </w:rPr>
              <w:t>2</w:t>
            </w:r>
          </w:p>
        </w:tc>
      </w:tr>
      <w:tr w:rsidR="00D43E10" w:rsidRPr="00770859" w14:paraId="40284FE3" w14:textId="77777777">
        <w:tc>
          <w:tcPr>
            <w:tcW w:w="3826" w:type="dxa"/>
            <w:tcBorders>
              <w:top w:val="nil"/>
              <w:left w:val="nil"/>
              <w:bottom w:val="nil"/>
              <w:right w:val="nil"/>
            </w:tcBorders>
          </w:tcPr>
          <w:p w14:paraId="19BBC8CC"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14:paraId="541303B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8815F03" w14:textId="58F8E13C"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144</w:t>
            </w:r>
            <w:r w:rsidR="00D43E10">
              <w:rPr>
                <w:rFonts w:ascii="Times New Roman" w:hAnsi="Times New Roman" w:cs="Times New Roman"/>
                <w:sz w:val="24"/>
                <w:szCs w:val="24"/>
                <w:lang w:val="en-US"/>
              </w:rPr>
              <w:t>.</w:t>
            </w:r>
            <w:r>
              <w:rPr>
                <w:rFonts w:ascii="Times New Roman" w:hAnsi="Times New Roman" w:cs="Times New Roman"/>
                <w:sz w:val="24"/>
                <w:szCs w:val="24"/>
                <w:lang w:val="en-US"/>
              </w:rPr>
              <w:t>16</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626DB65"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6BBB7B58"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277CE04"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19272A6D" w14:textId="64BFE975" w:rsidR="00D43E10" w:rsidRDefault="007707DD" w:rsidP="00AE377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152</w:t>
            </w:r>
            <w:r w:rsidR="00D43E10">
              <w:rPr>
                <w:rFonts w:ascii="Times New Roman" w:hAnsi="Times New Roman" w:cs="Times New Roman"/>
                <w:sz w:val="24"/>
                <w:szCs w:val="24"/>
                <w:lang w:val="en-US"/>
              </w:rPr>
              <w:t>.</w:t>
            </w:r>
            <w:r>
              <w:rPr>
                <w:rFonts w:ascii="Times New Roman" w:hAnsi="Times New Roman" w:cs="Times New Roman"/>
                <w:sz w:val="24"/>
                <w:szCs w:val="24"/>
                <w:lang w:val="en-US"/>
              </w:rPr>
              <w:t>02</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0E934934"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36C0CCF"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3342E87"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23E9B5E7" w14:textId="7875F0D9" w:rsidR="00D43E10" w:rsidRDefault="00770859"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D43E10">
              <w:rPr>
                <w:rFonts w:ascii="Times New Roman" w:hAnsi="Times New Roman" w:cs="Times New Roman"/>
                <w:sz w:val="24"/>
                <w:szCs w:val="24"/>
                <w:lang w:val="en-US"/>
              </w:rPr>
              <w:t>.</w:t>
            </w:r>
            <w:r>
              <w:rPr>
                <w:rFonts w:ascii="Times New Roman" w:hAnsi="Times New Roman" w:cs="Times New Roman"/>
                <w:sz w:val="24"/>
                <w:szCs w:val="24"/>
                <w:lang w:val="en-US"/>
              </w:rPr>
              <w:t>67</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57F435FC"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EC7E0E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650D093D" w14:textId="4027DC10"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D43E10">
              <w:rPr>
                <w:rFonts w:ascii="Times New Roman" w:hAnsi="Times New Roman" w:cs="Times New Roman"/>
                <w:sz w:val="24"/>
                <w:szCs w:val="24"/>
                <w:lang w:val="en-US"/>
              </w:rPr>
              <w:t>.</w:t>
            </w:r>
            <w:r>
              <w:rPr>
                <w:rFonts w:ascii="Times New Roman" w:hAnsi="Times New Roman" w:cs="Times New Roman"/>
                <w:sz w:val="24"/>
                <w:szCs w:val="24"/>
                <w:lang w:val="en-US"/>
              </w:rPr>
              <w:t>79</w:t>
            </w:r>
            <w:r w:rsidR="00D43E10">
              <w:rPr>
                <w:rFonts w:ascii="Times New Roman" w:hAnsi="Times New Roman" w:cs="Times New Roman"/>
                <w:sz w:val="24"/>
                <w:szCs w:val="24"/>
                <w:lang w:val="en-US"/>
              </w:rPr>
              <w:t>***</w:t>
            </w:r>
          </w:p>
        </w:tc>
      </w:tr>
      <w:tr w:rsidR="00D43E10" w:rsidRPr="00770859" w14:paraId="53840E2C" w14:textId="77777777">
        <w:tc>
          <w:tcPr>
            <w:tcW w:w="3826" w:type="dxa"/>
            <w:tcBorders>
              <w:top w:val="nil"/>
              <w:left w:val="nil"/>
              <w:bottom w:val="nil"/>
              <w:right w:val="nil"/>
            </w:tcBorders>
          </w:tcPr>
          <w:p w14:paraId="658D926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14:paraId="03374D1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7B946D79" w14:textId="4EB00B95" w:rsidR="00D43E10" w:rsidRDefault="00D43E10"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11406">
              <w:rPr>
                <w:rFonts w:ascii="Times New Roman" w:hAnsi="Times New Roman" w:cs="Times New Roman"/>
                <w:sz w:val="24"/>
                <w:szCs w:val="24"/>
                <w:lang w:val="en-US"/>
              </w:rPr>
              <w:t>9.10</w:t>
            </w:r>
          </w:p>
        </w:tc>
        <w:tc>
          <w:tcPr>
            <w:tcW w:w="1134" w:type="dxa"/>
            <w:tcBorders>
              <w:top w:val="nil"/>
              <w:left w:val="nil"/>
              <w:bottom w:val="nil"/>
              <w:right w:val="nil"/>
            </w:tcBorders>
          </w:tcPr>
          <w:p w14:paraId="0838B52C"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028B0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2A95261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36E3D79E" w14:textId="546F8DE6"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7</w:t>
            </w:r>
            <w:r>
              <w:rPr>
                <w:rFonts w:ascii="Times New Roman" w:hAnsi="Times New Roman" w:cs="Times New Roman"/>
                <w:sz w:val="24"/>
                <w:szCs w:val="24"/>
                <w:lang w:val="en-US"/>
              </w:rPr>
              <w:t>.</w:t>
            </w:r>
            <w:r w:rsidR="007707DD">
              <w:rPr>
                <w:rFonts w:ascii="Times New Roman" w:hAnsi="Times New Roman" w:cs="Times New Roman"/>
                <w:sz w:val="24"/>
                <w:szCs w:val="24"/>
                <w:lang w:val="en-US"/>
              </w:rPr>
              <w:t>40</w:t>
            </w:r>
          </w:p>
        </w:tc>
        <w:tc>
          <w:tcPr>
            <w:tcW w:w="1134" w:type="dxa"/>
            <w:tcBorders>
              <w:top w:val="nil"/>
              <w:left w:val="nil"/>
              <w:bottom w:val="nil"/>
              <w:right w:val="nil"/>
            </w:tcBorders>
          </w:tcPr>
          <w:p w14:paraId="5DD391E7"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18912C07"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452CB9B"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4759C297" w14:textId="45DD5982" w:rsidR="00D43E10" w:rsidRDefault="00D43E10" w:rsidP="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r w:rsidR="00770859">
              <w:rPr>
                <w:rFonts w:ascii="Times New Roman" w:hAnsi="Times New Roman" w:cs="Times New Roman"/>
                <w:sz w:val="24"/>
                <w:szCs w:val="24"/>
                <w:lang w:val="en-US"/>
              </w:rPr>
              <w:t>28</w:t>
            </w:r>
            <w:r>
              <w:rPr>
                <w:rFonts w:ascii="Times New Roman" w:hAnsi="Times New Roman" w:cs="Times New Roman"/>
                <w:sz w:val="24"/>
                <w:szCs w:val="24"/>
                <w:lang w:val="en-US"/>
              </w:rPr>
              <w:t>***</w:t>
            </w:r>
          </w:p>
        </w:tc>
        <w:tc>
          <w:tcPr>
            <w:tcW w:w="284" w:type="dxa"/>
            <w:tcBorders>
              <w:top w:val="nil"/>
              <w:left w:val="nil"/>
              <w:bottom w:val="nil"/>
              <w:right w:val="nil"/>
            </w:tcBorders>
          </w:tcPr>
          <w:p w14:paraId="598AE70E"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40CEF9E0"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5F54CE88" w14:textId="69CF9A2B" w:rsidR="00D43E10" w:rsidRDefault="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5.50</w:t>
            </w:r>
            <w:r w:rsidR="00D43E10">
              <w:rPr>
                <w:rFonts w:ascii="Times New Roman" w:hAnsi="Times New Roman" w:cs="Times New Roman"/>
                <w:sz w:val="24"/>
                <w:szCs w:val="24"/>
                <w:lang w:val="en-US"/>
              </w:rPr>
              <w:t>***</w:t>
            </w:r>
          </w:p>
        </w:tc>
      </w:tr>
      <w:tr w:rsidR="00D43E10" w14:paraId="3D36834D" w14:textId="77777777">
        <w:tc>
          <w:tcPr>
            <w:tcW w:w="3826" w:type="dxa"/>
            <w:tcBorders>
              <w:top w:val="nil"/>
              <w:left w:val="nil"/>
              <w:bottom w:val="nil"/>
              <w:right w:val="nil"/>
            </w:tcBorders>
          </w:tcPr>
          <w:p w14:paraId="0C2094DD"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14:paraId="58FBA4D2"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14:paraId="48EEF184" w14:textId="4D4E7C44" w:rsidR="00D43E10" w:rsidRDefault="00911406" w:rsidP="00911406">
            <w:pPr>
              <w:tabs>
                <w:tab w:val="decimal" w:pos="992"/>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44.04 </w:t>
            </w:r>
            <w:r w:rsidR="00D43E10">
              <w:rPr>
                <w:rFonts w:ascii="Times New Roman" w:hAnsi="Times New Roman" w:cs="Times New Roman"/>
                <w:sz w:val="24"/>
                <w:szCs w:val="24"/>
                <w:lang w:val="en-US"/>
              </w:rPr>
              <w:t>***</w:t>
            </w:r>
          </w:p>
        </w:tc>
        <w:tc>
          <w:tcPr>
            <w:tcW w:w="1134" w:type="dxa"/>
            <w:tcBorders>
              <w:top w:val="nil"/>
              <w:left w:val="nil"/>
              <w:bottom w:val="nil"/>
              <w:right w:val="nil"/>
            </w:tcBorders>
          </w:tcPr>
          <w:p w14:paraId="11B43E01"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4ABB792A"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1524211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14:paraId="261556BA" w14:textId="2EE9CC8F" w:rsidR="00D43E10" w:rsidRDefault="00D43E1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707DD">
              <w:rPr>
                <w:rFonts w:ascii="Times New Roman" w:hAnsi="Times New Roman" w:cs="Times New Roman"/>
                <w:sz w:val="24"/>
                <w:szCs w:val="24"/>
                <w:lang w:val="en-US"/>
              </w:rPr>
              <w:t>3.48</w:t>
            </w:r>
          </w:p>
        </w:tc>
        <w:tc>
          <w:tcPr>
            <w:tcW w:w="1134" w:type="dxa"/>
            <w:tcBorders>
              <w:top w:val="nil"/>
              <w:left w:val="nil"/>
              <w:bottom w:val="nil"/>
              <w:right w:val="nil"/>
            </w:tcBorders>
          </w:tcPr>
          <w:p w14:paraId="1BACF75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14:paraId="559968F2"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795BE96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14:paraId="5616C872" w14:textId="1D32EE10" w:rsidR="00D43E10" w:rsidRDefault="00770859">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11.92</w:t>
            </w:r>
            <w:r w:rsidR="00D43E10">
              <w:rPr>
                <w:rFonts w:ascii="Times New Roman" w:hAnsi="Times New Roman" w:cs="Times New Roman"/>
                <w:sz w:val="24"/>
                <w:szCs w:val="24"/>
                <w:lang w:val="en-US"/>
              </w:rPr>
              <w:t>***</w:t>
            </w:r>
          </w:p>
        </w:tc>
        <w:tc>
          <w:tcPr>
            <w:tcW w:w="284" w:type="dxa"/>
            <w:tcBorders>
              <w:top w:val="nil"/>
              <w:left w:val="nil"/>
              <w:bottom w:val="nil"/>
              <w:right w:val="nil"/>
            </w:tcBorders>
          </w:tcPr>
          <w:p w14:paraId="4314B320"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14:paraId="0C28BA2E"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14:paraId="117B2B3D" w14:textId="775A1CFE" w:rsidR="00D43E10" w:rsidRDefault="00911406" w:rsidP="00911406">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D43E10">
              <w:rPr>
                <w:rFonts w:ascii="Times New Roman" w:hAnsi="Times New Roman" w:cs="Times New Roman"/>
                <w:sz w:val="24"/>
                <w:szCs w:val="24"/>
                <w:lang w:val="en-US"/>
              </w:rPr>
              <w:t>.</w:t>
            </w:r>
            <w:r>
              <w:rPr>
                <w:rFonts w:ascii="Times New Roman" w:hAnsi="Times New Roman" w:cs="Times New Roman"/>
                <w:sz w:val="24"/>
                <w:szCs w:val="24"/>
                <w:lang w:val="en-US"/>
              </w:rPr>
              <w:t>89</w:t>
            </w:r>
            <w:r w:rsidR="00D43E10">
              <w:rPr>
                <w:rFonts w:ascii="Times New Roman" w:hAnsi="Times New Roman" w:cs="Times New Roman"/>
                <w:sz w:val="24"/>
                <w:szCs w:val="24"/>
                <w:lang w:val="en-US"/>
              </w:rPr>
              <w:t>***</w:t>
            </w:r>
          </w:p>
        </w:tc>
      </w:tr>
      <w:tr w:rsidR="00D43E10" w14:paraId="3EA49396" w14:textId="77777777">
        <w:tc>
          <w:tcPr>
            <w:tcW w:w="3826" w:type="dxa"/>
            <w:tcBorders>
              <w:top w:val="nil"/>
              <w:left w:val="nil"/>
              <w:bottom w:val="single" w:sz="18" w:space="0" w:color="auto"/>
              <w:right w:val="nil"/>
            </w:tcBorders>
          </w:tcPr>
          <w:p w14:paraId="6F57E707" w14:textId="77777777"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14:paraId="1A46F161"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14:paraId="2EA6D734" w14:textId="3D0AB182" w:rsidR="00D43E10" w:rsidRDefault="00911406" w:rsidP="00911406">
            <w:pPr>
              <w:tabs>
                <w:tab w:val="decimal" w:pos="709"/>
              </w:tabs>
              <w:spacing w:after="0"/>
              <w:rPr>
                <w:rFonts w:ascii="Times New Roman" w:hAnsi="Times New Roman" w:cs="Times New Roman"/>
                <w:sz w:val="24"/>
                <w:szCs w:val="24"/>
                <w:lang w:val="en-US"/>
              </w:rPr>
            </w:pPr>
            <w:r>
              <w:rPr>
                <w:rFonts w:ascii="Times New Roman" w:hAnsi="Times New Roman" w:cs="Times New Roman"/>
                <w:sz w:val="24"/>
                <w:szCs w:val="24"/>
                <w:lang w:val="en-US"/>
              </w:rPr>
              <w:t>10.15</w:t>
            </w:r>
          </w:p>
        </w:tc>
        <w:tc>
          <w:tcPr>
            <w:tcW w:w="1134" w:type="dxa"/>
            <w:tcBorders>
              <w:top w:val="nil"/>
              <w:left w:val="nil"/>
              <w:bottom w:val="single" w:sz="18" w:space="0" w:color="auto"/>
              <w:right w:val="nil"/>
            </w:tcBorders>
          </w:tcPr>
          <w:p w14:paraId="519AABDF"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35C07CE1"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8388AC"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14:paraId="351F0C85" w14:textId="2FF1DE01" w:rsidR="00D43E10" w:rsidRDefault="00AE3770" w:rsidP="00AE377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18.25</w:t>
            </w:r>
          </w:p>
        </w:tc>
        <w:tc>
          <w:tcPr>
            <w:tcW w:w="1134" w:type="dxa"/>
            <w:tcBorders>
              <w:top w:val="nil"/>
              <w:left w:val="nil"/>
              <w:bottom w:val="single" w:sz="18" w:space="0" w:color="auto"/>
              <w:right w:val="nil"/>
            </w:tcBorders>
          </w:tcPr>
          <w:p w14:paraId="03302296" w14:textId="77777777"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14:paraId="68AB86EB"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1763C895"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14:paraId="6A12B320"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14:paraId="6A6EB8E6" w14:textId="77777777"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14:paraId="34B84D6F" w14:textId="77777777"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14:paraId="1D7F7B29" w14:textId="77777777"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14:paraId="4ABEA41A" w14:textId="77777777"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p &lt; 0.05; ** p &lt; 0.01; *** p &lt; 0.001</w:t>
      </w:r>
    </w:p>
    <w:p w14:paraId="6B892763" w14:textId="07B8ED2B" w:rsidR="0082334D" w:rsidRDefault="0082334D">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7B47A9CC" w14:textId="64EB1004" w:rsidR="00720E28" w:rsidRDefault="00720E28" w:rsidP="00720E2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 Standardized path coefficients for </w:t>
      </w:r>
      <w:r w:rsidR="001F1E60">
        <w:rPr>
          <w:rFonts w:ascii="Times New Roman" w:hAnsi="Times New Roman" w:cs="Times New Roman"/>
          <w:sz w:val="24"/>
          <w:szCs w:val="24"/>
          <w:lang w:val="en-US"/>
        </w:rPr>
        <w:t>effects</w:t>
      </w:r>
      <w:r w:rsidRPr="00CC545B">
        <w:rPr>
          <w:rFonts w:ascii="Times New Roman" w:hAnsi="Times New Roman" w:cs="Times New Roman"/>
          <w:sz w:val="24"/>
          <w:lang w:val="en-US"/>
        </w:rPr>
        <w:t xml:space="preserve"> </w:t>
      </w:r>
      <w:r>
        <w:rPr>
          <w:rFonts w:ascii="Times New Roman" w:hAnsi="Times New Roman" w:cs="Times New Roman"/>
          <w:sz w:val="24"/>
          <w:lang w:val="en-US"/>
        </w:rPr>
        <w:t xml:space="preserve">of reproductive traits and </w:t>
      </w:r>
      <w:r w:rsidR="00CF51E4">
        <w:rPr>
          <w:rFonts w:ascii="Times New Roman" w:hAnsi="Times New Roman" w:cs="Times New Roman"/>
          <w:sz w:val="24"/>
          <w:lang w:val="en-US"/>
        </w:rPr>
        <w:t>numb</w:t>
      </w:r>
      <w:r w:rsidR="00C65199">
        <w:rPr>
          <w:rFonts w:ascii="Times New Roman" w:hAnsi="Times New Roman" w:cs="Times New Roman"/>
          <w:sz w:val="24"/>
          <w:lang w:val="en-US"/>
        </w:rPr>
        <w:t>e</w:t>
      </w:r>
      <w:r w:rsidR="00CF51E4">
        <w:rPr>
          <w:rFonts w:ascii="Times New Roman" w:hAnsi="Times New Roman" w:cs="Times New Roman"/>
          <w:sz w:val="24"/>
          <w:lang w:val="en-US"/>
        </w:rPr>
        <w:t>r of eggs laid</w:t>
      </w:r>
      <w:r>
        <w:rPr>
          <w:rFonts w:ascii="Times New Roman" w:hAnsi="Times New Roman" w:cs="Times New Roman"/>
          <w:sz w:val="24"/>
          <w:lang w:val="en-US"/>
        </w:rPr>
        <w:t xml:space="preserve"> by </w:t>
      </w:r>
      <w:r w:rsidR="002B054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1F1E60">
        <w:rPr>
          <w:rFonts w:ascii="Times New Roman" w:hAnsi="Times New Roman" w:cs="Times New Roman"/>
          <w:sz w:val="24"/>
          <w:lang w:val="en-US"/>
        </w:rPr>
        <w:t>on</w:t>
      </w:r>
      <w:r>
        <w:rPr>
          <w:rFonts w:ascii="Times New Roman" w:hAnsi="Times New Roman" w:cs="Times New Roman"/>
          <w:sz w:val="24"/>
          <w:lang w:val="en-US"/>
        </w:rPr>
        <w:t xml:space="preserve"> </w:t>
      </w:r>
      <w:r w:rsidR="002B0544">
        <w:rPr>
          <w:rFonts w:ascii="Times New Roman" w:hAnsi="Times New Roman" w:cs="Times New Roman"/>
          <w:sz w:val="24"/>
          <w:lang w:val="en-US"/>
        </w:rPr>
        <w:t>the number of intact fruits in the plant</w:t>
      </w:r>
      <w:r>
        <w:rPr>
          <w:rFonts w:ascii="Times New Roman" w:hAnsi="Times New Roman" w:cs="Times New Roman"/>
          <w:sz w:val="24"/>
          <w:lang w:val="en-US"/>
        </w:rPr>
        <w:t xml:space="preserve"> </w:t>
      </w:r>
      <w:r>
        <w:rPr>
          <w:rFonts w:ascii="Times New Roman" w:hAnsi="Times New Roman" w:cs="Times New Roman"/>
          <w:i/>
          <w:sz w:val="24"/>
          <w:lang w:val="en-US"/>
        </w:rPr>
        <w:t>G. pneumonanthe</w:t>
      </w:r>
      <w:r w:rsidR="001F1E60">
        <w:rPr>
          <w:rFonts w:ascii="Times New Roman" w:hAnsi="Times New Roman" w:cs="Times New Roman"/>
          <w:sz w:val="24"/>
          <w:lang w:val="en-US"/>
        </w:rPr>
        <w:t>. Estimates are from</w:t>
      </w:r>
      <w:r>
        <w:rPr>
          <w:rFonts w:ascii="Times New Roman" w:hAnsi="Times New Roman" w:cs="Times New Roman"/>
          <w:sz w:val="24"/>
          <w:lang w:val="en-US"/>
        </w:rPr>
        <w:t xml:space="preserve"> saturated model</w:t>
      </w:r>
      <w:r w:rsidR="001F1E60">
        <w:rPr>
          <w:rFonts w:ascii="Times New Roman" w:hAnsi="Times New Roman" w:cs="Times New Roman"/>
          <w:sz w:val="24"/>
          <w:lang w:val="en-US"/>
        </w:rPr>
        <w:t>s fitted</w:t>
      </w:r>
      <w:r>
        <w:rPr>
          <w:rFonts w:ascii="Times New Roman" w:hAnsi="Times New Roman" w:cs="Times New Roman"/>
          <w:sz w:val="24"/>
          <w:lang w:val="en-US"/>
        </w:rPr>
        <w:t xml:space="preserve"> to each population </w:t>
      </w:r>
      <w:r w:rsidR="001F1E60">
        <w:rPr>
          <w:rFonts w:ascii="Times New Roman" w:hAnsi="Times New Roman" w:cs="Times New Roman"/>
          <w:sz w:val="24"/>
          <w:lang w:val="en-US"/>
        </w:rPr>
        <w:t>in each</w:t>
      </w:r>
      <w:r>
        <w:rPr>
          <w:rFonts w:ascii="Times New Roman" w:hAnsi="Times New Roman" w:cs="Times New Roman"/>
          <w:sz w:val="24"/>
          <w:lang w:val="en-US"/>
        </w:rPr>
        <w:t xml:space="preserve"> year. </w:t>
      </w:r>
      <w:r w:rsidR="002B0544">
        <w:rPr>
          <w:rFonts w:ascii="Times New Roman" w:hAnsi="Times New Roman" w:cs="Times New Roman"/>
          <w:sz w:val="24"/>
          <w:lang w:val="en-US"/>
        </w:rPr>
        <w:t xml:space="preserve">Phen = flowering phenology, Shoot h = shoot height, N fl = number of flowers, N eggs= number of eggs and N int fr = number of intact fruits. </w:t>
      </w:r>
      <w:r>
        <w:rPr>
          <w:rFonts w:ascii="Times New Roman" w:hAnsi="Times New Roman" w:cs="Times New Roman"/>
          <w:sz w:val="24"/>
          <w:szCs w:val="24"/>
          <w:lang w:val="en-US"/>
        </w:rPr>
        <w:t>Significant coefficients (bootstrap-corrected p &lt; 0.05) are depicted in bold, and marginally significant coefficients (p &lt; 0.1) in italics.</w:t>
      </w:r>
    </w:p>
    <w:tbl>
      <w:tblPr>
        <w:tblW w:w="13894" w:type="dxa"/>
        <w:tblInd w:w="55" w:type="dxa"/>
        <w:tblCellMar>
          <w:left w:w="70" w:type="dxa"/>
          <w:right w:w="70" w:type="dxa"/>
        </w:tblCellMar>
        <w:tblLook w:val="04A0" w:firstRow="1" w:lastRow="0" w:firstColumn="1" w:lastColumn="0" w:noHBand="0" w:noVBand="1"/>
      </w:tblPr>
      <w:tblGrid>
        <w:gridCol w:w="1204"/>
        <w:gridCol w:w="690"/>
        <w:gridCol w:w="1200"/>
        <w:gridCol w:w="1200"/>
        <w:gridCol w:w="1200"/>
        <w:gridCol w:w="1200"/>
        <w:gridCol w:w="1200"/>
        <w:gridCol w:w="1200"/>
        <w:gridCol w:w="1200"/>
        <w:gridCol w:w="1200"/>
        <w:gridCol w:w="1200"/>
        <w:gridCol w:w="1200"/>
      </w:tblGrid>
      <w:tr w:rsidR="00720E28" w:rsidRPr="00720E28" w14:paraId="1BEF1452" w14:textId="77777777" w:rsidTr="006223D7">
        <w:trPr>
          <w:trHeight w:val="315"/>
        </w:trPr>
        <w:tc>
          <w:tcPr>
            <w:tcW w:w="1204" w:type="dxa"/>
            <w:vMerge w:val="restart"/>
            <w:tcBorders>
              <w:top w:val="single" w:sz="12" w:space="0" w:color="auto"/>
              <w:left w:val="nil"/>
              <w:bottom w:val="single" w:sz="12" w:space="0" w:color="000000"/>
              <w:right w:val="nil"/>
            </w:tcBorders>
            <w:shd w:val="clear" w:color="auto" w:fill="auto"/>
            <w:noWrap/>
            <w:vAlign w:val="center"/>
            <w:hideMark/>
          </w:tcPr>
          <w:p w14:paraId="7BAD181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Population</w:t>
            </w:r>
          </w:p>
        </w:tc>
        <w:tc>
          <w:tcPr>
            <w:tcW w:w="690" w:type="dxa"/>
            <w:vMerge w:val="restart"/>
            <w:tcBorders>
              <w:top w:val="single" w:sz="12" w:space="0" w:color="auto"/>
              <w:left w:val="nil"/>
              <w:bottom w:val="single" w:sz="12" w:space="0" w:color="000000"/>
              <w:right w:val="nil"/>
            </w:tcBorders>
            <w:shd w:val="clear" w:color="auto" w:fill="auto"/>
            <w:noWrap/>
            <w:vAlign w:val="center"/>
            <w:hideMark/>
          </w:tcPr>
          <w:p w14:paraId="3A83372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56E89D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34F0184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79DFA278"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1368D78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C65199">
              <w:rPr>
                <w:rFonts w:ascii="Times" w:eastAsia="Times New Roman" w:hAnsi="Times" w:cs="Times New Roman"/>
                <w:color w:val="000000"/>
                <w:lang w:val="en-US" w:eastAsia="es-ES"/>
              </w:rPr>
              <w:t>N eggs →</w:t>
            </w:r>
          </w:p>
        </w:tc>
        <w:tc>
          <w:tcPr>
            <w:tcW w:w="1200" w:type="dxa"/>
            <w:tcBorders>
              <w:top w:val="single" w:sz="12" w:space="0" w:color="auto"/>
              <w:left w:val="nil"/>
              <w:bottom w:val="nil"/>
              <w:right w:val="nil"/>
            </w:tcBorders>
            <w:shd w:val="clear" w:color="auto" w:fill="auto"/>
            <w:noWrap/>
            <w:vAlign w:val="center"/>
            <w:hideMark/>
          </w:tcPr>
          <w:p w14:paraId="3820E1CF"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60838987"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313FFD4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7EE347B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7043B5B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709EECCB"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Phen ↔</w:t>
            </w:r>
          </w:p>
        </w:tc>
      </w:tr>
      <w:tr w:rsidR="00720E28" w:rsidRPr="00720E28" w14:paraId="38220B48" w14:textId="77777777" w:rsidTr="006223D7">
        <w:trPr>
          <w:trHeight w:val="315"/>
        </w:trPr>
        <w:tc>
          <w:tcPr>
            <w:tcW w:w="1204" w:type="dxa"/>
            <w:vMerge/>
            <w:tcBorders>
              <w:top w:val="single" w:sz="12" w:space="0" w:color="auto"/>
              <w:left w:val="nil"/>
              <w:bottom w:val="single" w:sz="12" w:space="0" w:color="000000"/>
              <w:right w:val="nil"/>
            </w:tcBorders>
            <w:vAlign w:val="center"/>
            <w:hideMark/>
          </w:tcPr>
          <w:p w14:paraId="3DEB48E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vMerge/>
            <w:tcBorders>
              <w:top w:val="single" w:sz="12" w:space="0" w:color="auto"/>
              <w:left w:val="nil"/>
              <w:bottom w:val="single" w:sz="12" w:space="0" w:color="000000"/>
              <w:right w:val="nil"/>
            </w:tcBorders>
            <w:vAlign w:val="center"/>
            <w:hideMark/>
          </w:tcPr>
          <w:p w14:paraId="0658D2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884301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2236969D"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233CC2D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6D0BF96A"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7F6C37A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val="en-US" w:eastAsia="es-ES"/>
              </w:rPr>
              <w:t>N int fr</w:t>
            </w:r>
          </w:p>
        </w:tc>
        <w:tc>
          <w:tcPr>
            <w:tcW w:w="1200" w:type="dxa"/>
            <w:tcBorders>
              <w:top w:val="nil"/>
              <w:left w:val="nil"/>
              <w:bottom w:val="single" w:sz="12" w:space="0" w:color="auto"/>
              <w:right w:val="nil"/>
            </w:tcBorders>
            <w:shd w:val="clear" w:color="auto" w:fill="auto"/>
            <w:noWrap/>
            <w:vAlign w:val="center"/>
            <w:hideMark/>
          </w:tcPr>
          <w:p w14:paraId="759F6A36"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7FBA9F83"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35865535"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7D7FAC64"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260565E0" w14:textId="777777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N fl</w:t>
            </w:r>
          </w:p>
        </w:tc>
      </w:tr>
      <w:tr w:rsidR="00720E28" w:rsidRPr="00720E28" w14:paraId="2708148D" w14:textId="77777777" w:rsidTr="006223D7">
        <w:trPr>
          <w:trHeight w:val="315"/>
        </w:trPr>
        <w:tc>
          <w:tcPr>
            <w:tcW w:w="1204" w:type="dxa"/>
            <w:vMerge w:val="restart"/>
            <w:tcBorders>
              <w:top w:val="nil"/>
              <w:left w:val="nil"/>
              <w:bottom w:val="single" w:sz="12" w:space="0" w:color="000000"/>
              <w:right w:val="nil"/>
            </w:tcBorders>
            <w:shd w:val="clear" w:color="auto" w:fill="auto"/>
            <w:noWrap/>
            <w:vAlign w:val="center"/>
            <w:hideMark/>
          </w:tcPr>
          <w:p w14:paraId="0D1798E2"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A</w:t>
            </w:r>
          </w:p>
        </w:tc>
        <w:tc>
          <w:tcPr>
            <w:tcW w:w="690" w:type="dxa"/>
            <w:tcBorders>
              <w:top w:val="nil"/>
              <w:left w:val="nil"/>
              <w:bottom w:val="nil"/>
              <w:right w:val="nil"/>
            </w:tcBorders>
            <w:shd w:val="clear" w:color="auto" w:fill="auto"/>
            <w:noWrap/>
            <w:vAlign w:val="center"/>
            <w:hideMark/>
          </w:tcPr>
          <w:p w14:paraId="5D50D3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0D8F2DA" w14:textId="5411679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1DE95736" w14:textId="705CDE01"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18</w:t>
            </w:r>
          </w:p>
        </w:tc>
        <w:tc>
          <w:tcPr>
            <w:tcW w:w="1200" w:type="dxa"/>
            <w:tcBorders>
              <w:top w:val="nil"/>
              <w:left w:val="nil"/>
              <w:bottom w:val="nil"/>
              <w:right w:val="nil"/>
            </w:tcBorders>
            <w:shd w:val="clear" w:color="auto" w:fill="auto"/>
            <w:noWrap/>
            <w:vAlign w:val="center"/>
            <w:hideMark/>
          </w:tcPr>
          <w:p w14:paraId="1BC36712" w14:textId="4B07C3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255E236" w14:textId="527BC22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23D40A72" w14:textId="0F654E13"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18A18AED" w14:textId="547DD45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85B5738" w14:textId="164F629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332DA226" w14:textId="7BB4A13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78B260BC" w14:textId="41FCE70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63</w:t>
            </w:r>
          </w:p>
        </w:tc>
        <w:tc>
          <w:tcPr>
            <w:tcW w:w="1200" w:type="dxa"/>
            <w:tcBorders>
              <w:top w:val="nil"/>
              <w:left w:val="nil"/>
              <w:bottom w:val="nil"/>
              <w:right w:val="nil"/>
            </w:tcBorders>
            <w:shd w:val="clear" w:color="auto" w:fill="auto"/>
            <w:noWrap/>
            <w:vAlign w:val="center"/>
            <w:hideMark/>
          </w:tcPr>
          <w:p w14:paraId="6E35F515" w14:textId="0E3527B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r>
      <w:tr w:rsidR="00720E28" w:rsidRPr="00720E28" w14:paraId="07B7BB02" w14:textId="77777777" w:rsidTr="00720E28">
        <w:trPr>
          <w:trHeight w:val="315"/>
        </w:trPr>
        <w:tc>
          <w:tcPr>
            <w:tcW w:w="1204" w:type="dxa"/>
            <w:vMerge/>
            <w:tcBorders>
              <w:top w:val="nil"/>
              <w:left w:val="nil"/>
              <w:bottom w:val="single" w:sz="4" w:space="0" w:color="auto"/>
              <w:right w:val="nil"/>
            </w:tcBorders>
            <w:vAlign w:val="center"/>
            <w:hideMark/>
          </w:tcPr>
          <w:p w14:paraId="7C092AAE"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06B73DA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EC55E2D" w14:textId="0CA091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31</w:t>
            </w:r>
          </w:p>
        </w:tc>
        <w:tc>
          <w:tcPr>
            <w:tcW w:w="1200" w:type="dxa"/>
            <w:tcBorders>
              <w:top w:val="nil"/>
              <w:left w:val="nil"/>
              <w:bottom w:val="single" w:sz="8" w:space="0" w:color="auto"/>
              <w:right w:val="nil"/>
            </w:tcBorders>
            <w:shd w:val="clear" w:color="auto" w:fill="auto"/>
            <w:noWrap/>
            <w:vAlign w:val="center"/>
            <w:hideMark/>
          </w:tcPr>
          <w:p w14:paraId="34BABFC3" w14:textId="73E7597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B5B6664" w14:textId="20CC1E1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C740043" w14:textId="386AF55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93B06CD" w14:textId="6791B42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38808EB6" w14:textId="4016177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36EFA459" w14:textId="5258E2F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2280C812" w14:textId="42AF676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418816EE" w14:textId="4921670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1CE491BD" w14:textId="5E9ECEE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40837286"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2E8DE9C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B</w:t>
            </w:r>
          </w:p>
        </w:tc>
        <w:tc>
          <w:tcPr>
            <w:tcW w:w="690" w:type="dxa"/>
            <w:tcBorders>
              <w:top w:val="nil"/>
              <w:left w:val="nil"/>
              <w:bottom w:val="nil"/>
              <w:right w:val="nil"/>
            </w:tcBorders>
            <w:shd w:val="clear" w:color="auto" w:fill="auto"/>
            <w:noWrap/>
            <w:vAlign w:val="center"/>
            <w:hideMark/>
          </w:tcPr>
          <w:p w14:paraId="154F78E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4DCF894" w14:textId="38AE46A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4C38F904" w14:textId="21D8AAE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40B5F195" w14:textId="110925F4"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1F01C6E2" w14:textId="09823B1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2379934" w14:textId="5C4DB87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9FD3635" w14:textId="28D8238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121572B0" w14:textId="759FD37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5BDD7ED6" w14:textId="69AC8F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5B57BAB9" w14:textId="179489C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4FA32306" w14:textId="39AFC88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r>
      <w:tr w:rsidR="00720E28" w:rsidRPr="00720E28" w14:paraId="7B76BE08" w14:textId="77777777" w:rsidTr="00720E28">
        <w:trPr>
          <w:trHeight w:val="315"/>
        </w:trPr>
        <w:tc>
          <w:tcPr>
            <w:tcW w:w="1204" w:type="dxa"/>
            <w:vMerge/>
            <w:tcBorders>
              <w:top w:val="nil"/>
              <w:left w:val="nil"/>
              <w:bottom w:val="single" w:sz="4" w:space="0" w:color="auto"/>
              <w:right w:val="nil"/>
            </w:tcBorders>
            <w:vAlign w:val="center"/>
            <w:hideMark/>
          </w:tcPr>
          <w:p w14:paraId="0DCD544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925DF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CF6AA88" w14:textId="21D82C58"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7DF902A3" w14:textId="4FAC4D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c>
          <w:tcPr>
            <w:tcW w:w="1200" w:type="dxa"/>
            <w:tcBorders>
              <w:top w:val="nil"/>
              <w:left w:val="nil"/>
              <w:bottom w:val="single" w:sz="8" w:space="0" w:color="auto"/>
              <w:right w:val="nil"/>
            </w:tcBorders>
            <w:shd w:val="clear" w:color="auto" w:fill="auto"/>
            <w:noWrap/>
            <w:vAlign w:val="center"/>
            <w:hideMark/>
          </w:tcPr>
          <w:p w14:paraId="54E7223F" w14:textId="05BED76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4219AE77" w14:textId="648BE70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6E46F46D" w14:textId="3B5265C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31BFAB3" w14:textId="6EA7CE4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536D7DAB" w14:textId="6976588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2A7ADE64" w14:textId="497D74E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46B270EE" w14:textId="5383FEF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A322B1" w14:textId="6BDA16D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r>
      <w:tr w:rsidR="00720E28" w:rsidRPr="00720E28" w14:paraId="16F2B46F"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565420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C</w:t>
            </w:r>
          </w:p>
        </w:tc>
        <w:tc>
          <w:tcPr>
            <w:tcW w:w="690" w:type="dxa"/>
            <w:tcBorders>
              <w:top w:val="nil"/>
              <w:left w:val="nil"/>
              <w:bottom w:val="nil"/>
              <w:right w:val="nil"/>
            </w:tcBorders>
            <w:shd w:val="clear" w:color="auto" w:fill="auto"/>
            <w:noWrap/>
            <w:vAlign w:val="center"/>
            <w:hideMark/>
          </w:tcPr>
          <w:p w14:paraId="68A2C97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81748D9" w14:textId="3610BB2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0528147" w14:textId="6955AD6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38364F78" w14:textId="2B4B9C8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16937DCC" w14:textId="0F78C088"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34DAE5D" w14:textId="6D85739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626E28D" w14:textId="7077F6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5CCE20F9" w14:textId="243015F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6AD3E3EB" w14:textId="4B4893C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5DDBAB0D" w14:textId="4A72596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4F3DF527" w14:textId="70F4960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r>
      <w:tr w:rsidR="00720E28" w:rsidRPr="00720E28" w14:paraId="4B045F71" w14:textId="77777777" w:rsidTr="006223D7">
        <w:trPr>
          <w:trHeight w:val="315"/>
        </w:trPr>
        <w:tc>
          <w:tcPr>
            <w:tcW w:w="1204" w:type="dxa"/>
            <w:vMerge/>
            <w:tcBorders>
              <w:top w:val="nil"/>
              <w:left w:val="nil"/>
              <w:bottom w:val="single" w:sz="8" w:space="0" w:color="000000"/>
              <w:right w:val="nil"/>
            </w:tcBorders>
            <w:vAlign w:val="center"/>
            <w:hideMark/>
          </w:tcPr>
          <w:p w14:paraId="7800C2F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0436F5E"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6143E7E" w14:textId="19450DE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11AE3D58" w14:textId="7FEFDDBF"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64741D14" w14:textId="14FD67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558C6660" w14:textId="64AAE60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640501D" w14:textId="67A92C81"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6C4E16D7" w14:textId="5E7139B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ACF19B0" w14:textId="3FD0119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461937D9" w14:textId="44A66F8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080618A" w14:textId="51D164A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81</w:t>
            </w:r>
          </w:p>
        </w:tc>
        <w:tc>
          <w:tcPr>
            <w:tcW w:w="1200" w:type="dxa"/>
            <w:tcBorders>
              <w:top w:val="nil"/>
              <w:left w:val="nil"/>
              <w:bottom w:val="single" w:sz="8" w:space="0" w:color="auto"/>
              <w:right w:val="nil"/>
            </w:tcBorders>
            <w:shd w:val="clear" w:color="auto" w:fill="auto"/>
            <w:noWrap/>
            <w:vAlign w:val="center"/>
            <w:hideMark/>
          </w:tcPr>
          <w:p w14:paraId="682ABF93" w14:textId="7A4F274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r>
      <w:tr w:rsidR="00720E28" w:rsidRPr="00720E28" w14:paraId="27E7A04A" w14:textId="77777777" w:rsidTr="00720E28">
        <w:trPr>
          <w:trHeight w:val="315"/>
        </w:trPr>
        <w:tc>
          <w:tcPr>
            <w:tcW w:w="1204" w:type="dxa"/>
            <w:tcBorders>
              <w:top w:val="nil"/>
              <w:left w:val="nil"/>
              <w:bottom w:val="single" w:sz="4" w:space="0" w:color="auto"/>
              <w:right w:val="nil"/>
            </w:tcBorders>
            <w:shd w:val="clear" w:color="auto" w:fill="auto"/>
            <w:noWrap/>
            <w:vAlign w:val="center"/>
            <w:hideMark/>
          </w:tcPr>
          <w:p w14:paraId="01CE4141"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D</w:t>
            </w:r>
          </w:p>
        </w:tc>
        <w:tc>
          <w:tcPr>
            <w:tcW w:w="690" w:type="dxa"/>
            <w:tcBorders>
              <w:top w:val="nil"/>
              <w:left w:val="nil"/>
              <w:bottom w:val="single" w:sz="8" w:space="0" w:color="auto"/>
              <w:right w:val="nil"/>
            </w:tcBorders>
            <w:shd w:val="clear" w:color="auto" w:fill="auto"/>
            <w:noWrap/>
            <w:vAlign w:val="center"/>
            <w:hideMark/>
          </w:tcPr>
          <w:p w14:paraId="60AA0DD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6E2BA6A" w14:textId="27F476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73167143" w14:textId="14C9152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3F0401D0" w14:textId="3C2D048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17C666C0" w14:textId="2F4446B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31609397" w14:textId="30310D6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10AD867" w14:textId="0D31FB4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81CCB5F" w14:textId="1C6BE30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03B2E132" w14:textId="4D54527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28</w:t>
            </w:r>
          </w:p>
        </w:tc>
        <w:tc>
          <w:tcPr>
            <w:tcW w:w="1200" w:type="dxa"/>
            <w:tcBorders>
              <w:top w:val="nil"/>
              <w:left w:val="nil"/>
              <w:bottom w:val="single" w:sz="8" w:space="0" w:color="auto"/>
              <w:right w:val="nil"/>
            </w:tcBorders>
            <w:shd w:val="clear" w:color="auto" w:fill="auto"/>
            <w:noWrap/>
            <w:vAlign w:val="center"/>
            <w:hideMark/>
          </w:tcPr>
          <w:p w14:paraId="0075DB03" w14:textId="0047CD60"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42</w:t>
            </w:r>
          </w:p>
        </w:tc>
        <w:tc>
          <w:tcPr>
            <w:tcW w:w="1200" w:type="dxa"/>
            <w:tcBorders>
              <w:top w:val="nil"/>
              <w:left w:val="nil"/>
              <w:bottom w:val="single" w:sz="8" w:space="0" w:color="auto"/>
              <w:right w:val="nil"/>
            </w:tcBorders>
            <w:shd w:val="clear" w:color="auto" w:fill="auto"/>
            <w:noWrap/>
            <w:vAlign w:val="center"/>
            <w:hideMark/>
          </w:tcPr>
          <w:p w14:paraId="445FBD22" w14:textId="26198AF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r>
      <w:tr w:rsidR="00720E28" w:rsidRPr="00720E28" w14:paraId="21B4A3C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FCFB2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E</w:t>
            </w:r>
          </w:p>
        </w:tc>
        <w:tc>
          <w:tcPr>
            <w:tcW w:w="690" w:type="dxa"/>
            <w:tcBorders>
              <w:top w:val="nil"/>
              <w:left w:val="nil"/>
              <w:bottom w:val="nil"/>
              <w:right w:val="nil"/>
            </w:tcBorders>
            <w:shd w:val="clear" w:color="auto" w:fill="auto"/>
            <w:noWrap/>
            <w:vAlign w:val="center"/>
            <w:hideMark/>
          </w:tcPr>
          <w:p w14:paraId="333B802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CAF229F" w14:textId="778B108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35CFDCD1" w14:textId="4F459341"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02571A77" w14:textId="159F516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29F0738" w14:textId="34DF310C"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15</w:t>
            </w:r>
          </w:p>
        </w:tc>
        <w:tc>
          <w:tcPr>
            <w:tcW w:w="1200" w:type="dxa"/>
            <w:tcBorders>
              <w:top w:val="nil"/>
              <w:left w:val="nil"/>
              <w:bottom w:val="nil"/>
              <w:right w:val="nil"/>
            </w:tcBorders>
            <w:shd w:val="clear" w:color="auto" w:fill="auto"/>
            <w:noWrap/>
            <w:vAlign w:val="center"/>
            <w:hideMark/>
          </w:tcPr>
          <w:p w14:paraId="09E4CDD6" w14:textId="7389B35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29B930BC" w14:textId="124EA0D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408F534B" w14:textId="2183185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57B4A86" w14:textId="2234D5E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5E6CE31" w14:textId="3512049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73</w:t>
            </w:r>
          </w:p>
        </w:tc>
        <w:tc>
          <w:tcPr>
            <w:tcW w:w="1200" w:type="dxa"/>
            <w:tcBorders>
              <w:top w:val="nil"/>
              <w:left w:val="nil"/>
              <w:bottom w:val="nil"/>
              <w:right w:val="nil"/>
            </w:tcBorders>
            <w:shd w:val="clear" w:color="auto" w:fill="auto"/>
            <w:noWrap/>
            <w:vAlign w:val="center"/>
            <w:hideMark/>
          </w:tcPr>
          <w:p w14:paraId="32813400" w14:textId="0826F6A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r>
      <w:tr w:rsidR="00720E28" w:rsidRPr="00720E28" w14:paraId="1579C595" w14:textId="77777777" w:rsidTr="00720E28">
        <w:trPr>
          <w:trHeight w:val="315"/>
        </w:trPr>
        <w:tc>
          <w:tcPr>
            <w:tcW w:w="1204" w:type="dxa"/>
            <w:vMerge/>
            <w:tcBorders>
              <w:top w:val="single" w:sz="12" w:space="0" w:color="auto"/>
              <w:left w:val="nil"/>
              <w:bottom w:val="single" w:sz="4" w:space="0" w:color="auto"/>
              <w:right w:val="nil"/>
            </w:tcBorders>
            <w:vAlign w:val="center"/>
            <w:hideMark/>
          </w:tcPr>
          <w:p w14:paraId="29FB5FC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B9663BC"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7CE23D" w14:textId="45C6130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290007D1" w14:textId="49639F9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0138A59C" w14:textId="6634A9C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5360C7D" w14:textId="6F05623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358A07CE" w14:textId="4FA0DE6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0B5A3A8A" w14:textId="31D53EA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F84654D" w14:textId="7B645F6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352EF20C" w14:textId="305F743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5087D3D" w14:textId="2EBCD796"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11B986EC" w14:textId="3BA8FE94"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46</w:t>
            </w:r>
          </w:p>
        </w:tc>
      </w:tr>
      <w:tr w:rsidR="00720E28" w:rsidRPr="00720E28" w14:paraId="41CA6A04"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B9DA14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F</w:t>
            </w:r>
          </w:p>
        </w:tc>
        <w:tc>
          <w:tcPr>
            <w:tcW w:w="690" w:type="dxa"/>
            <w:tcBorders>
              <w:top w:val="nil"/>
              <w:left w:val="nil"/>
              <w:bottom w:val="nil"/>
              <w:right w:val="nil"/>
            </w:tcBorders>
            <w:shd w:val="clear" w:color="auto" w:fill="auto"/>
            <w:noWrap/>
            <w:vAlign w:val="center"/>
            <w:hideMark/>
          </w:tcPr>
          <w:p w14:paraId="6941B4F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18C8C8E5" w14:textId="445704ED"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69CFA625" w14:textId="0916758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5E25D90B" w14:textId="79F0139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6D0461A5" w14:textId="0120881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C22F14C" w14:textId="5DFDF7EF"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38FE247" w14:textId="4AAC729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1E88654" w14:textId="4AF2D75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5075F166" w14:textId="4823C84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57BAA854" w14:textId="35605082"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2ED879EE" w14:textId="74E49CD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55</w:t>
            </w:r>
          </w:p>
        </w:tc>
      </w:tr>
      <w:tr w:rsidR="00720E28" w:rsidRPr="00720E28" w14:paraId="18EC9EA7" w14:textId="77777777" w:rsidTr="00720E28">
        <w:trPr>
          <w:trHeight w:val="315"/>
        </w:trPr>
        <w:tc>
          <w:tcPr>
            <w:tcW w:w="1204" w:type="dxa"/>
            <w:vMerge/>
            <w:tcBorders>
              <w:top w:val="nil"/>
              <w:left w:val="nil"/>
              <w:bottom w:val="single" w:sz="4" w:space="0" w:color="auto"/>
              <w:right w:val="nil"/>
            </w:tcBorders>
            <w:vAlign w:val="center"/>
            <w:hideMark/>
          </w:tcPr>
          <w:p w14:paraId="0D51EB08"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AB241A3"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8CD8BD" w14:textId="78E6A7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D63B24A" w14:textId="45DB3D4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44BB7C60" w14:textId="26C94DA3"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79F5141" w14:textId="0471D19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65FD1768" w14:textId="4F7AD12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977E718" w14:textId="149DAFE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7E9564A" w14:textId="523EF3A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40</w:t>
            </w:r>
          </w:p>
        </w:tc>
        <w:tc>
          <w:tcPr>
            <w:tcW w:w="1200" w:type="dxa"/>
            <w:tcBorders>
              <w:top w:val="nil"/>
              <w:left w:val="nil"/>
              <w:bottom w:val="single" w:sz="8" w:space="0" w:color="auto"/>
              <w:right w:val="nil"/>
            </w:tcBorders>
            <w:shd w:val="clear" w:color="auto" w:fill="auto"/>
            <w:noWrap/>
            <w:vAlign w:val="center"/>
            <w:hideMark/>
          </w:tcPr>
          <w:p w14:paraId="5DA0352A" w14:textId="4FC2A1C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662475C1" w14:textId="413A72D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1FC663BA" w14:textId="082BE57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r>
      <w:tr w:rsidR="00720E28" w:rsidRPr="00720E28" w14:paraId="659CB095"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488F3C7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G</w:t>
            </w:r>
          </w:p>
        </w:tc>
        <w:tc>
          <w:tcPr>
            <w:tcW w:w="690" w:type="dxa"/>
            <w:tcBorders>
              <w:top w:val="nil"/>
              <w:left w:val="nil"/>
              <w:bottom w:val="nil"/>
              <w:right w:val="nil"/>
            </w:tcBorders>
            <w:shd w:val="clear" w:color="auto" w:fill="auto"/>
            <w:noWrap/>
            <w:vAlign w:val="center"/>
            <w:hideMark/>
          </w:tcPr>
          <w:p w14:paraId="3A0F8C3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1837599" w14:textId="3448FB1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B4330F8" w14:textId="08274C6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c>
          <w:tcPr>
            <w:tcW w:w="1200" w:type="dxa"/>
            <w:tcBorders>
              <w:top w:val="nil"/>
              <w:left w:val="nil"/>
              <w:bottom w:val="nil"/>
              <w:right w:val="nil"/>
            </w:tcBorders>
            <w:shd w:val="clear" w:color="auto" w:fill="auto"/>
            <w:noWrap/>
            <w:vAlign w:val="center"/>
            <w:hideMark/>
          </w:tcPr>
          <w:p w14:paraId="4BBA7163" w14:textId="6FF1B9EA"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4A9CB965" w14:textId="7DC6EA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14</w:t>
            </w:r>
          </w:p>
        </w:tc>
        <w:tc>
          <w:tcPr>
            <w:tcW w:w="1200" w:type="dxa"/>
            <w:tcBorders>
              <w:top w:val="nil"/>
              <w:left w:val="nil"/>
              <w:bottom w:val="nil"/>
              <w:right w:val="nil"/>
            </w:tcBorders>
            <w:shd w:val="clear" w:color="auto" w:fill="auto"/>
            <w:noWrap/>
            <w:vAlign w:val="center"/>
            <w:hideMark/>
          </w:tcPr>
          <w:p w14:paraId="7981326D" w14:textId="6F00D68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6C787E86" w14:textId="5BA0C63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659ACF57" w14:textId="6D53615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F1135C3" w14:textId="3CAB5C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52486F07" w14:textId="630CF134"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3FD83CAE" w14:textId="2801D77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51</w:t>
            </w:r>
          </w:p>
        </w:tc>
      </w:tr>
      <w:tr w:rsidR="00720E28" w:rsidRPr="00720E28" w14:paraId="0A453914" w14:textId="77777777" w:rsidTr="00720E28">
        <w:trPr>
          <w:trHeight w:val="315"/>
        </w:trPr>
        <w:tc>
          <w:tcPr>
            <w:tcW w:w="1204" w:type="dxa"/>
            <w:vMerge/>
            <w:tcBorders>
              <w:top w:val="nil"/>
              <w:left w:val="nil"/>
              <w:bottom w:val="single" w:sz="4" w:space="0" w:color="auto"/>
              <w:right w:val="nil"/>
            </w:tcBorders>
            <w:vAlign w:val="center"/>
            <w:hideMark/>
          </w:tcPr>
          <w:p w14:paraId="472F2802"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771EB36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FD699F0" w14:textId="39F8BA0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6DC8CB1" w14:textId="617985E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c>
          <w:tcPr>
            <w:tcW w:w="1200" w:type="dxa"/>
            <w:tcBorders>
              <w:top w:val="nil"/>
              <w:left w:val="nil"/>
              <w:bottom w:val="single" w:sz="8" w:space="0" w:color="auto"/>
              <w:right w:val="nil"/>
            </w:tcBorders>
            <w:shd w:val="clear" w:color="auto" w:fill="auto"/>
            <w:noWrap/>
            <w:vAlign w:val="center"/>
            <w:hideMark/>
          </w:tcPr>
          <w:p w14:paraId="260E298F" w14:textId="08B3FB3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85D22D4" w14:textId="69E4D65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80DC440" w14:textId="7019E40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432ED604" w14:textId="4CC35D42"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6D54093" w14:textId="3613F6E7"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6E1B4188" w14:textId="3FE12D3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6AE0175" w14:textId="306CD98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7C7AB380" w14:textId="2E1A4C9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54</w:t>
            </w:r>
          </w:p>
        </w:tc>
      </w:tr>
      <w:tr w:rsidR="00720E28" w:rsidRPr="00720E28" w14:paraId="7FD5ADB2"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CAB663F"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H</w:t>
            </w:r>
          </w:p>
        </w:tc>
        <w:tc>
          <w:tcPr>
            <w:tcW w:w="690" w:type="dxa"/>
            <w:tcBorders>
              <w:top w:val="nil"/>
              <w:left w:val="nil"/>
              <w:bottom w:val="nil"/>
              <w:right w:val="nil"/>
            </w:tcBorders>
            <w:shd w:val="clear" w:color="auto" w:fill="auto"/>
            <w:noWrap/>
            <w:vAlign w:val="center"/>
            <w:hideMark/>
          </w:tcPr>
          <w:p w14:paraId="767E384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6342013D" w14:textId="28EC2E2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23</w:t>
            </w:r>
          </w:p>
        </w:tc>
        <w:tc>
          <w:tcPr>
            <w:tcW w:w="1200" w:type="dxa"/>
            <w:tcBorders>
              <w:top w:val="nil"/>
              <w:left w:val="nil"/>
              <w:bottom w:val="nil"/>
              <w:right w:val="nil"/>
            </w:tcBorders>
            <w:shd w:val="clear" w:color="auto" w:fill="auto"/>
            <w:noWrap/>
            <w:vAlign w:val="center"/>
            <w:hideMark/>
          </w:tcPr>
          <w:p w14:paraId="76366E54" w14:textId="10C54907"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1337F4F" w14:textId="44D00609"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A7B7AA" w14:textId="2299694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03DD6E9" w14:textId="5DF6060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0F6AA6E7" w14:textId="03F5FCE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0991A1F2" w14:textId="3CE8B8B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32FE72F8" w14:textId="52E1BDDF"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668D5475" w14:textId="19BD802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56EDE777" w14:textId="42F7D2E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r>
      <w:tr w:rsidR="00720E28" w:rsidRPr="00720E28" w14:paraId="6424CC46" w14:textId="77777777" w:rsidTr="00720E28">
        <w:trPr>
          <w:trHeight w:val="315"/>
        </w:trPr>
        <w:tc>
          <w:tcPr>
            <w:tcW w:w="1204" w:type="dxa"/>
            <w:vMerge/>
            <w:tcBorders>
              <w:top w:val="nil"/>
              <w:left w:val="nil"/>
              <w:bottom w:val="single" w:sz="4" w:space="0" w:color="auto"/>
              <w:right w:val="nil"/>
            </w:tcBorders>
            <w:vAlign w:val="center"/>
            <w:hideMark/>
          </w:tcPr>
          <w:p w14:paraId="43759454"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10C82E5D"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AA76313" w14:textId="5DA5281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3290C012" w14:textId="41B4715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76254927" w14:textId="14B117FE"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F745C79" w14:textId="2E331F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59</w:t>
            </w:r>
          </w:p>
        </w:tc>
        <w:tc>
          <w:tcPr>
            <w:tcW w:w="1200" w:type="dxa"/>
            <w:tcBorders>
              <w:top w:val="nil"/>
              <w:left w:val="nil"/>
              <w:bottom w:val="single" w:sz="8" w:space="0" w:color="auto"/>
              <w:right w:val="nil"/>
            </w:tcBorders>
            <w:shd w:val="clear" w:color="auto" w:fill="auto"/>
            <w:noWrap/>
            <w:vAlign w:val="center"/>
            <w:hideMark/>
          </w:tcPr>
          <w:p w14:paraId="7E0C58CF" w14:textId="66EF24CC"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3AB7E8A6" w14:textId="281094D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C64EDEA" w14:textId="699E0329"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0707FA09" w14:textId="17C23FAD"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80FDE72" w14:textId="44DC595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73D59793" w14:textId="73556368"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r>
      <w:tr w:rsidR="00720E28" w:rsidRPr="00720E28" w14:paraId="5D8EAA80"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72BD8C97"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I</w:t>
            </w:r>
          </w:p>
        </w:tc>
        <w:tc>
          <w:tcPr>
            <w:tcW w:w="690" w:type="dxa"/>
            <w:tcBorders>
              <w:top w:val="nil"/>
              <w:left w:val="nil"/>
              <w:bottom w:val="nil"/>
              <w:right w:val="nil"/>
            </w:tcBorders>
            <w:shd w:val="clear" w:color="auto" w:fill="auto"/>
            <w:noWrap/>
            <w:vAlign w:val="center"/>
            <w:hideMark/>
          </w:tcPr>
          <w:p w14:paraId="6CC7840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3D20CE18" w14:textId="27D4714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46</w:t>
            </w:r>
          </w:p>
        </w:tc>
        <w:tc>
          <w:tcPr>
            <w:tcW w:w="1200" w:type="dxa"/>
            <w:tcBorders>
              <w:top w:val="nil"/>
              <w:left w:val="nil"/>
              <w:bottom w:val="nil"/>
              <w:right w:val="nil"/>
            </w:tcBorders>
            <w:shd w:val="clear" w:color="auto" w:fill="auto"/>
            <w:noWrap/>
            <w:vAlign w:val="center"/>
            <w:hideMark/>
          </w:tcPr>
          <w:p w14:paraId="2E8F488F" w14:textId="736E466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9DF679F" w14:textId="7BA761AB"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A971827" w14:textId="39E1423C"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31865E65" w14:textId="2A50B186"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0AE01473" w14:textId="302080C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26</w:t>
            </w:r>
          </w:p>
        </w:tc>
        <w:tc>
          <w:tcPr>
            <w:tcW w:w="1200" w:type="dxa"/>
            <w:tcBorders>
              <w:top w:val="nil"/>
              <w:left w:val="nil"/>
              <w:bottom w:val="nil"/>
              <w:right w:val="nil"/>
            </w:tcBorders>
            <w:shd w:val="clear" w:color="auto" w:fill="auto"/>
            <w:noWrap/>
            <w:vAlign w:val="center"/>
            <w:hideMark/>
          </w:tcPr>
          <w:p w14:paraId="517D2564" w14:textId="191E8F0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9104E36" w14:textId="559B6C5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1954224" w14:textId="6DA94DD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26170E5C" w14:textId="23E58696"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39</w:t>
            </w:r>
          </w:p>
        </w:tc>
      </w:tr>
      <w:tr w:rsidR="00720E28" w:rsidRPr="00720E28" w14:paraId="6D7E414E" w14:textId="77777777" w:rsidTr="00720E28">
        <w:trPr>
          <w:trHeight w:val="315"/>
        </w:trPr>
        <w:tc>
          <w:tcPr>
            <w:tcW w:w="1204" w:type="dxa"/>
            <w:vMerge/>
            <w:tcBorders>
              <w:top w:val="nil"/>
              <w:left w:val="nil"/>
              <w:bottom w:val="single" w:sz="4" w:space="0" w:color="auto"/>
              <w:right w:val="nil"/>
            </w:tcBorders>
            <w:vAlign w:val="center"/>
            <w:hideMark/>
          </w:tcPr>
          <w:p w14:paraId="452FCA7D"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577FD05"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73279F6" w14:textId="4D0DA7CA"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667DC7B4" w14:textId="10567C1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69</w:t>
            </w:r>
          </w:p>
        </w:tc>
        <w:tc>
          <w:tcPr>
            <w:tcW w:w="1200" w:type="dxa"/>
            <w:tcBorders>
              <w:top w:val="nil"/>
              <w:left w:val="nil"/>
              <w:bottom w:val="single" w:sz="8" w:space="0" w:color="auto"/>
              <w:right w:val="nil"/>
            </w:tcBorders>
            <w:shd w:val="clear" w:color="auto" w:fill="auto"/>
            <w:noWrap/>
            <w:vAlign w:val="center"/>
            <w:hideMark/>
          </w:tcPr>
          <w:p w14:paraId="02632F78" w14:textId="26B9BC7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3220B15D" w14:textId="33D449FB"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2B40FB0E" w14:textId="5D545BB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6EC1064" w14:textId="5691745C"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593DB108" w14:textId="531275D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2EBD5E8B" w14:textId="792A84F5"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1E0BDC8" w14:textId="5DB3F28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15DD7FD8" w14:textId="00E92B7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39</w:t>
            </w:r>
          </w:p>
        </w:tc>
      </w:tr>
      <w:tr w:rsidR="00720E28" w:rsidRPr="00720E28" w14:paraId="729F0561" w14:textId="77777777" w:rsidTr="00720E28">
        <w:trPr>
          <w:trHeight w:val="315"/>
        </w:trPr>
        <w:tc>
          <w:tcPr>
            <w:tcW w:w="1204" w:type="dxa"/>
            <w:vMerge w:val="restart"/>
            <w:tcBorders>
              <w:top w:val="single" w:sz="4" w:space="0" w:color="auto"/>
              <w:left w:val="nil"/>
              <w:bottom w:val="single" w:sz="12" w:space="0" w:color="000000"/>
              <w:right w:val="nil"/>
            </w:tcBorders>
            <w:shd w:val="clear" w:color="auto" w:fill="auto"/>
            <w:noWrap/>
            <w:vAlign w:val="center"/>
            <w:hideMark/>
          </w:tcPr>
          <w:p w14:paraId="1F9C4440"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J</w:t>
            </w:r>
          </w:p>
        </w:tc>
        <w:tc>
          <w:tcPr>
            <w:tcW w:w="690" w:type="dxa"/>
            <w:tcBorders>
              <w:top w:val="nil"/>
              <w:left w:val="nil"/>
              <w:bottom w:val="nil"/>
              <w:right w:val="nil"/>
            </w:tcBorders>
            <w:shd w:val="clear" w:color="auto" w:fill="auto"/>
            <w:noWrap/>
            <w:vAlign w:val="center"/>
            <w:hideMark/>
          </w:tcPr>
          <w:p w14:paraId="48F308E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EA9E5A8" w14:textId="5326149E"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46DC200B" w14:textId="38885CD8"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05C620D0" w14:textId="62DB077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CE584BC" w14:textId="37DE37B5"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20</w:t>
            </w:r>
          </w:p>
        </w:tc>
        <w:tc>
          <w:tcPr>
            <w:tcW w:w="1200" w:type="dxa"/>
            <w:tcBorders>
              <w:top w:val="nil"/>
              <w:left w:val="nil"/>
              <w:bottom w:val="nil"/>
              <w:right w:val="nil"/>
            </w:tcBorders>
            <w:shd w:val="clear" w:color="auto" w:fill="auto"/>
            <w:noWrap/>
            <w:vAlign w:val="center"/>
            <w:hideMark/>
          </w:tcPr>
          <w:p w14:paraId="2C21EA7A" w14:textId="59FB9C30"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2C2D1D6B" w14:textId="37A3F180"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59CE5634" w14:textId="3DB1C65D"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5BCDFBE7" w14:textId="5994AE7B"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noWrap/>
            <w:vAlign w:val="center"/>
            <w:hideMark/>
          </w:tcPr>
          <w:p w14:paraId="0845C628" w14:textId="0AEFB7D9"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77CF9BF5" w14:textId="4C4F968A"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24</w:t>
            </w:r>
          </w:p>
        </w:tc>
      </w:tr>
      <w:tr w:rsidR="00720E28" w:rsidRPr="00720E28" w14:paraId="54FD4AFF" w14:textId="77777777" w:rsidTr="00720E28">
        <w:trPr>
          <w:trHeight w:val="315"/>
        </w:trPr>
        <w:tc>
          <w:tcPr>
            <w:tcW w:w="1204" w:type="dxa"/>
            <w:vMerge/>
            <w:tcBorders>
              <w:top w:val="nil"/>
              <w:left w:val="nil"/>
              <w:bottom w:val="single" w:sz="4" w:space="0" w:color="auto"/>
              <w:right w:val="nil"/>
            </w:tcBorders>
            <w:vAlign w:val="center"/>
            <w:hideMark/>
          </w:tcPr>
          <w:p w14:paraId="599E5259"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29CA00C4"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58C3047" w14:textId="08BB9B14" w:rsidR="006223D7" w:rsidRPr="006223D7" w:rsidRDefault="006223D7" w:rsidP="006223D7">
            <w:pPr>
              <w:spacing w:after="0" w:line="240" w:lineRule="auto"/>
              <w:jc w:val="center"/>
              <w:rPr>
                <w:rFonts w:ascii="Times New Roman" w:eastAsia="Times New Roman" w:hAnsi="Times New Roman" w:cs="Times New Roman"/>
                <w:i/>
                <w:iCs/>
                <w:color w:val="000000"/>
                <w:lang w:eastAsia="es-ES"/>
              </w:rPr>
            </w:pPr>
            <w:r w:rsidRPr="006223D7">
              <w:rPr>
                <w:rFonts w:ascii="Times New Roman" w:eastAsia="Times New Roman" w:hAnsi="Times New Roman" w:cs="Times New Roman"/>
                <w:i/>
                <w:iCs/>
                <w:color w:val="000000"/>
                <w:lang w:eastAsia="es-ES"/>
              </w:rPr>
              <w:t>0</w:t>
            </w:r>
            <w:r>
              <w:rPr>
                <w:rFonts w:ascii="Times New Roman" w:eastAsia="Times New Roman" w:hAnsi="Times New Roman" w:cs="Times New Roman"/>
                <w:i/>
                <w:iCs/>
                <w:color w:val="000000"/>
                <w:lang w:eastAsia="es-ES"/>
              </w:rPr>
              <w:t>.</w:t>
            </w:r>
            <w:r w:rsidRPr="006223D7">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E24DBCD" w14:textId="4610272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66</w:t>
            </w:r>
          </w:p>
        </w:tc>
        <w:tc>
          <w:tcPr>
            <w:tcW w:w="1200" w:type="dxa"/>
            <w:tcBorders>
              <w:top w:val="nil"/>
              <w:left w:val="nil"/>
              <w:bottom w:val="single" w:sz="8" w:space="0" w:color="auto"/>
              <w:right w:val="nil"/>
            </w:tcBorders>
            <w:shd w:val="clear" w:color="auto" w:fill="auto"/>
            <w:noWrap/>
            <w:vAlign w:val="center"/>
            <w:hideMark/>
          </w:tcPr>
          <w:p w14:paraId="5711104D" w14:textId="6571F51F"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44AB4917" w14:textId="1E272588"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15</w:t>
            </w:r>
          </w:p>
        </w:tc>
        <w:tc>
          <w:tcPr>
            <w:tcW w:w="1200" w:type="dxa"/>
            <w:tcBorders>
              <w:top w:val="nil"/>
              <w:left w:val="nil"/>
              <w:bottom w:val="single" w:sz="8" w:space="0" w:color="auto"/>
              <w:right w:val="nil"/>
            </w:tcBorders>
            <w:shd w:val="clear" w:color="auto" w:fill="auto"/>
            <w:noWrap/>
            <w:vAlign w:val="center"/>
            <w:hideMark/>
          </w:tcPr>
          <w:p w14:paraId="7A1FDF81" w14:textId="0F65A7B0"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33CE4423" w14:textId="0216305B"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B18B854" w14:textId="304F931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4E64182D" w14:textId="2C426A5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71004FE2" w14:textId="1226E66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40593A1" w14:textId="142D7F0C"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52</w:t>
            </w:r>
          </w:p>
        </w:tc>
      </w:tr>
      <w:tr w:rsidR="00720E28" w:rsidRPr="00720E28" w14:paraId="5509B587" w14:textId="77777777" w:rsidTr="00720E28">
        <w:trPr>
          <w:trHeight w:val="315"/>
        </w:trPr>
        <w:tc>
          <w:tcPr>
            <w:tcW w:w="1204" w:type="dxa"/>
            <w:vMerge w:val="restart"/>
            <w:tcBorders>
              <w:top w:val="single" w:sz="4" w:space="0" w:color="auto"/>
              <w:left w:val="nil"/>
              <w:bottom w:val="single" w:sz="8" w:space="0" w:color="000000"/>
              <w:right w:val="nil"/>
            </w:tcBorders>
            <w:shd w:val="clear" w:color="auto" w:fill="auto"/>
            <w:noWrap/>
            <w:vAlign w:val="center"/>
            <w:hideMark/>
          </w:tcPr>
          <w:p w14:paraId="14330BBB"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K</w:t>
            </w:r>
          </w:p>
        </w:tc>
        <w:tc>
          <w:tcPr>
            <w:tcW w:w="690" w:type="dxa"/>
            <w:tcBorders>
              <w:top w:val="nil"/>
              <w:left w:val="nil"/>
              <w:bottom w:val="nil"/>
              <w:right w:val="nil"/>
            </w:tcBorders>
            <w:shd w:val="clear" w:color="auto" w:fill="auto"/>
            <w:noWrap/>
            <w:vAlign w:val="center"/>
            <w:hideMark/>
          </w:tcPr>
          <w:p w14:paraId="0555B86A"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449065D1" w14:textId="48955D15"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29EDC50" w14:textId="767AEC78" w:rsidR="006223D7" w:rsidRPr="006223D7" w:rsidRDefault="006223D7" w:rsidP="006223D7">
            <w:pPr>
              <w:spacing w:after="0" w:line="240" w:lineRule="auto"/>
              <w:jc w:val="center"/>
              <w:rPr>
                <w:rFonts w:ascii="Times" w:eastAsia="Times New Roman" w:hAnsi="Times" w:cs="Times New Roman"/>
                <w:i/>
                <w:iCs/>
                <w:color w:val="000000"/>
                <w:lang w:eastAsia="es-ES"/>
              </w:rPr>
            </w:pPr>
            <w:r w:rsidRPr="006223D7">
              <w:rPr>
                <w:rFonts w:ascii="Times" w:eastAsia="Times New Roman" w:hAnsi="Times" w:cs="Times New Roman"/>
                <w:i/>
                <w:iCs/>
                <w:color w:val="000000"/>
                <w:lang w:eastAsia="es-ES"/>
              </w:rPr>
              <w:t>-0</w:t>
            </w:r>
            <w:r>
              <w:rPr>
                <w:rFonts w:ascii="Times" w:eastAsia="Times New Roman" w:hAnsi="Times" w:cs="Times New Roman"/>
                <w:i/>
                <w:iCs/>
                <w:color w:val="000000"/>
                <w:lang w:eastAsia="es-ES"/>
              </w:rPr>
              <w:t>.</w:t>
            </w:r>
            <w:r w:rsidRPr="006223D7">
              <w:rPr>
                <w:rFonts w:ascii="Times" w:eastAsia="Times New Roman" w:hAnsi="Times" w:cs="Times New Roman"/>
                <w:i/>
                <w:iCs/>
                <w:color w:val="000000"/>
                <w:lang w:eastAsia="es-ES"/>
              </w:rPr>
              <w:t>16</w:t>
            </w:r>
          </w:p>
        </w:tc>
        <w:tc>
          <w:tcPr>
            <w:tcW w:w="1200" w:type="dxa"/>
            <w:tcBorders>
              <w:top w:val="nil"/>
              <w:left w:val="nil"/>
              <w:bottom w:val="nil"/>
              <w:right w:val="nil"/>
            </w:tcBorders>
            <w:shd w:val="clear" w:color="auto" w:fill="auto"/>
            <w:noWrap/>
            <w:vAlign w:val="center"/>
            <w:hideMark/>
          </w:tcPr>
          <w:p w14:paraId="5376DDA6" w14:textId="679C33CE"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12221B6C" w14:textId="32EDDBA1"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4182CA36" w14:textId="6E4B4D42"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51945A80" w14:textId="7A12D807" w:rsidR="006223D7" w:rsidRPr="006223D7" w:rsidRDefault="006223D7" w:rsidP="006223D7">
            <w:pPr>
              <w:spacing w:after="0" w:line="240" w:lineRule="auto"/>
              <w:jc w:val="center"/>
              <w:rPr>
                <w:rFonts w:ascii="Times" w:eastAsia="Times New Roman" w:hAnsi="Times" w:cs="Times New Roman"/>
                <w:color w:val="000000"/>
                <w:lang w:eastAsia="es-ES"/>
              </w:rPr>
            </w:pPr>
            <w:r w:rsidRPr="006223D7">
              <w:rPr>
                <w:rFonts w:ascii="Times" w:eastAsia="Times New Roman" w:hAnsi="Times" w:cs="Times New Roman"/>
                <w:color w:val="000000"/>
                <w:lang w:eastAsia="es-ES"/>
              </w:rPr>
              <w:t>0</w:t>
            </w:r>
            <w:r>
              <w:rPr>
                <w:rFonts w:ascii="Times" w:eastAsia="Times New Roman" w:hAnsi="Times" w:cs="Times New Roman"/>
                <w:color w:val="000000"/>
                <w:lang w:eastAsia="es-ES"/>
              </w:rPr>
              <w:t>.</w:t>
            </w:r>
            <w:r w:rsidRPr="006223D7">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4360B505" w14:textId="6CE560D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79</w:t>
            </w:r>
          </w:p>
        </w:tc>
        <w:tc>
          <w:tcPr>
            <w:tcW w:w="1200" w:type="dxa"/>
            <w:tcBorders>
              <w:top w:val="nil"/>
              <w:left w:val="nil"/>
              <w:bottom w:val="nil"/>
              <w:right w:val="nil"/>
            </w:tcBorders>
            <w:shd w:val="clear" w:color="auto" w:fill="auto"/>
            <w:noWrap/>
            <w:vAlign w:val="center"/>
            <w:hideMark/>
          </w:tcPr>
          <w:p w14:paraId="700D5675" w14:textId="4608AFB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4ABAB7F2" w14:textId="0900ECF3"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70</w:t>
            </w:r>
          </w:p>
        </w:tc>
        <w:tc>
          <w:tcPr>
            <w:tcW w:w="1200" w:type="dxa"/>
            <w:tcBorders>
              <w:top w:val="nil"/>
              <w:left w:val="nil"/>
              <w:bottom w:val="nil"/>
              <w:right w:val="nil"/>
            </w:tcBorders>
            <w:shd w:val="clear" w:color="auto" w:fill="auto"/>
            <w:noWrap/>
            <w:vAlign w:val="center"/>
            <w:hideMark/>
          </w:tcPr>
          <w:p w14:paraId="782F98E6" w14:textId="1875C79C" w:rsidR="006223D7" w:rsidRPr="006223D7" w:rsidRDefault="006223D7" w:rsidP="006223D7">
            <w:pPr>
              <w:spacing w:after="0" w:line="240" w:lineRule="auto"/>
              <w:jc w:val="center"/>
              <w:rPr>
                <w:rFonts w:ascii="Times" w:eastAsia="Times New Roman" w:hAnsi="Times" w:cs="Times New Roman"/>
                <w:b/>
                <w:bCs/>
                <w:color w:val="000000"/>
                <w:lang w:eastAsia="es-ES"/>
              </w:rPr>
            </w:pPr>
            <w:r w:rsidRPr="006223D7">
              <w:rPr>
                <w:rFonts w:ascii="Times" w:eastAsia="Times New Roman" w:hAnsi="Times" w:cs="Times New Roman"/>
                <w:b/>
                <w:bCs/>
                <w:color w:val="000000"/>
                <w:lang w:eastAsia="es-ES"/>
              </w:rPr>
              <w:t>0</w:t>
            </w:r>
            <w:r>
              <w:rPr>
                <w:rFonts w:ascii="Times" w:eastAsia="Times New Roman" w:hAnsi="Times" w:cs="Times New Roman"/>
                <w:b/>
                <w:bCs/>
                <w:color w:val="000000"/>
                <w:lang w:eastAsia="es-ES"/>
              </w:rPr>
              <w:t>.</w:t>
            </w:r>
            <w:r w:rsidRPr="006223D7">
              <w:rPr>
                <w:rFonts w:ascii="Times" w:eastAsia="Times New Roman" w:hAnsi="Times" w:cs="Times New Roman"/>
                <w:b/>
                <w:bCs/>
                <w:color w:val="000000"/>
                <w:lang w:eastAsia="es-ES"/>
              </w:rPr>
              <w:t>58</w:t>
            </w:r>
          </w:p>
        </w:tc>
      </w:tr>
      <w:tr w:rsidR="00720E28" w:rsidRPr="00720E28" w14:paraId="445CC6F9" w14:textId="77777777" w:rsidTr="006223D7">
        <w:trPr>
          <w:trHeight w:val="315"/>
        </w:trPr>
        <w:tc>
          <w:tcPr>
            <w:tcW w:w="1204" w:type="dxa"/>
            <w:vMerge/>
            <w:tcBorders>
              <w:top w:val="nil"/>
              <w:left w:val="nil"/>
              <w:bottom w:val="single" w:sz="8" w:space="0" w:color="000000"/>
              <w:right w:val="nil"/>
            </w:tcBorders>
            <w:vAlign w:val="center"/>
            <w:hideMark/>
          </w:tcPr>
          <w:p w14:paraId="7085CD30" w14:textId="77777777" w:rsidR="006223D7" w:rsidRPr="006223D7" w:rsidRDefault="006223D7" w:rsidP="006223D7">
            <w:pPr>
              <w:spacing w:after="0" w:line="240" w:lineRule="auto"/>
              <w:rPr>
                <w:rFonts w:ascii="Times New Roman" w:eastAsia="Times New Roman" w:hAnsi="Times New Roman" w:cs="Times New Roman"/>
                <w:color w:val="000000"/>
                <w:lang w:eastAsia="es-ES"/>
              </w:rPr>
            </w:pPr>
          </w:p>
        </w:tc>
        <w:tc>
          <w:tcPr>
            <w:tcW w:w="690" w:type="dxa"/>
            <w:tcBorders>
              <w:top w:val="nil"/>
              <w:left w:val="nil"/>
              <w:bottom w:val="single" w:sz="8" w:space="0" w:color="auto"/>
              <w:right w:val="nil"/>
            </w:tcBorders>
            <w:shd w:val="clear" w:color="auto" w:fill="auto"/>
            <w:noWrap/>
            <w:vAlign w:val="center"/>
            <w:hideMark/>
          </w:tcPr>
          <w:p w14:paraId="581D9FC6" w14:textId="77777777"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3875A02" w14:textId="752AD3B9"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7A94A17D" w14:textId="0A6614B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33044367" w14:textId="401192B6"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20</w:t>
            </w:r>
          </w:p>
        </w:tc>
        <w:tc>
          <w:tcPr>
            <w:tcW w:w="1200" w:type="dxa"/>
            <w:tcBorders>
              <w:top w:val="nil"/>
              <w:left w:val="nil"/>
              <w:bottom w:val="single" w:sz="8" w:space="0" w:color="auto"/>
              <w:right w:val="nil"/>
            </w:tcBorders>
            <w:shd w:val="clear" w:color="auto" w:fill="auto"/>
            <w:noWrap/>
            <w:vAlign w:val="center"/>
            <w:hideMark/>
          </w:tcPr>
          <w:p w14:paraId="459A9E29" w14:textId="22FFC1A7"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73</w:t>
            </w:r>
          </w:p>
        </w:tc>
        <w:tc>
          <w:tcPr>
            <w:tcW w:w="1200" w:type="dxa"/>
            <w:tcBorders>
              <w:top w:val="nil"/>
              <w:left w:val="nil"/>
              <w:bottom w:val="single" w:sz="8" w:space="0" w:color="auto"/>
              <w:right w:val="nil"/>
            </w:tcBorders>
            <w:shd w:val="clear" w:color="auto" w:fill="auto"/>
            <w:noWrap/>
            <w:vAlign w:val="center"/>
            <w:hideMark/>
          </w:tcPr>
          <w:p w14:paraId="57B25945" w14:textId="5CAE781D"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1785C1" w14:textId="19495753" w:rsidR="006223D7" w:rsidRPr="006223D7" w:rsidRDefault="006223D7" w:rsidP="006223D7">
            <w:pPr>
              <w:spacing w:after="0" w:line="240" w:lineRule="auto"/>
              <w:jc w:val="center"/>
              <w:rPr>
                <w:rFonts w:ascii="Times New Roman" w:eastAsia="Times New Roman" w:hAnsi="Times New Roman" w:cs="Times New Roman"/>
                <w:color w:val="000000"/>
                <w:lang w:eastAsia="es-ES"/>
              </w:rPr>
            </w:pPr>
            <w:r w:rsidRPr="006223D7">
              <w:rPr>
                <w:rFonts w:ascii="Times New Roman" w:eastAsia="Times New Roman" w:hAnsi="Times New Roman" w:cs="Times New Roman"/>
                <w:color w:val="000000"/>
                <w:lang w:eastAsia="es-ES"/>
              </w:rPr>
              <w:t>0</w:t>
            </w:r>
            <w:r>
              <w:rPr>
                <w:rFonts w:ascii="Times New Roman" w:eastAsia="Times New Roman" w:hAnsi="Times New Roman" w:cs="Times New Roman"/>
                <w:color w:val="000000"/>
                <w:lang w:eastAsia="es-ES"/>
              </w:rPr>
              <w:t>.</w:t>
            </w:r>
            <w:r w:rsidRPr="006223D7">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1732736" w14:textId="1AEC4E43"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1</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49B42440" w14:textId="1EAA3E71"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1EDF78BA" w14:textId="658059BE"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71</w:t>
            </w:r>
          </w:p>
        </w:tc>
        <w:tc>
          <w:tcPr>
            <w:tcW w:w="1200" w:type="dxa"/>
            <w:tcBorders>
              <w:top w:val="nil"/>
              <w:left w:val="nil"/>
              <w:bottom w:val="single" w:sz="8" w:space="0" w:color="auto"/>
              <w:right w:val="nil"/>
            </w:tcBorders>
            <w:shd w:val="clear" w:color="auto" w:fill="auto"/>
            <w:noWrap/>
            <w:vAlign w:val="center"/>
            <w:hideMark/>
          </w:tcPr>
          <w:p w14:paraId="7E274A5D" w14:textId="75DD5AB2" w:rsidR="006223D7" w:rsidRPr="006223D7" w:rsidRDefault="006223D7" w:rsidP="006223D7">
            <w:pPr>
              <w:spacing w:after="0" w:line="240" w:lineRule="auto"/>
              <w:jc w:val="center"/>
              <w:rPr>
                <w:rFonts w:ascii="Times New Roman" w:eastAsia="Times New Roman" w:hAnsi="Times New Roman" w:cs="Times New Roman"/>
                <w:b/>
                <w:bCs/>
                <w:color w:val="000000"/>
                <w:lang w:eastAsia="es-ES"/>
              </w:rPr>
            </w:pPr>
            <w:r w:rsidRPr="006223D7">
              <w:rPr>
                <w:rFonts w:ascii="Times New Roman" w:eastAsia="Times New Roman" w:hAnsi="Times New Roman" w:cs="Times New Roman"/>
                <w:b/>
                <w:bCs/>
                <w:color w:val="000000"/>
                <w:lang w:eastAsia="es-ES"/>
              </w:rPr>
              <w:t>0</w:t>
            </w:r>
            <w:r>
              <w:rPr>
                <w:rFonts w:ascii="Times New Roman" w:eastAsia="Times New Roman" w:hAnsi="Times New Roman" w:cs="Times New Roman"/>
                <w:b/>
                <w:bCs/>
                <w:color w:val="000000"/>
                <w:lang w:eastAsia="es-ES"/>
              </w:rPr>
              <w:t>.</w:t>
            </w:r>
            <w:r w:rsidRPr="006223D7">
              <w:rPr>
                <w:rFonts w:ascii="Times New Roman" w:eastAsia="Times New Roman" w:hAnsi="Times New Roman" w:cs="Times New Roman"/>
                <w:b/>
                <w:bCs/>
                <w:color w:val="000000"/>
                <w:lang w:eastAsia="es-ES"/>
              </w:rPr>
              <w:t>75</w:t>
            </w:r>
          </w:p>
        </w:tc>
      </w:tr>
    </w:tbl>
    <w:p w14:paraId="49D52562" w14:textId="77777777" w:rsidR="0082334D" w:rsidRDefault="0082334D">
      <w:pPr>
        <w:spacing w:line="480" w:lineRule="auto"/>
        <w:rPr>
          <w:rFonts w:ascii="Times New Roman" w:hAnsi="Times New Roman" w:cs="Times New Roman"/>
          <w:sz w:val="24"/>
          <w:szCs w:val="24"/>
          <w:lang w:val="en-US"/>
        </w:rPr>
        <w:sectPr w:rsidR="0082334D" w:rsidSect="00AD4822">
          <w:pgSz w:w="15842" w:h="12242" w:code="1"/>
          <w:pgMar w:top="1440" w:right="1440" w:bottom="1440" w:left="1440" w:header="708" w:footer="708" w:gutter="0"/>
          <w:cols w:space="708"/>
          <w:docGrid w:linePitch="360"/>
        </w:sectPr>
      </w:pPr>
    </w:p>
    <w:p w14:paraId="32E72D67" w14:textId="77777777" w:rsidR="00D43E10" w:rsidRDefault="00D43E10" w:rsidP="004204E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14:paraId="69C5A5B4" w14:textId="77777777"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Figure 1: Differences in linear selection gradients for flowering phenology between populations where the predator was present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 0, N = 9) in 2010 and 2011. Filed circles represent means, and bars standard errors (P &lt; 0.001 in both years, one-way ANOVAs). </w:t>
      </w:r>
    </w:p>
    <w:p w14:paraId="00AD560F" w14:textId="1A9DC1C7" w:rsidR="00A54D9D" w:rsidRDefault="00A54D9D" w:rsidP="00CD6433">
      <w:pPr>
        <w:spacing w:line="480" w:lineRule="auto"/>
        <w:rPr>
          <w:rFonts w:ascii="Times New Roman" w:hAnsi="Times New Roman" w:cs="Times New Roman"/>
          <w:sz w:val="24"/>
          <w:lang w:val="en-US"/>
        </w:rPr>
      </w:pPr>
      <w:r>
        <w:rPr>
          <w:rFonts w:ascii="Times New Roman" w:hAnsi="Times New Roman" w:cs="Times New Roman"/>
          <w:sz w:val="24"/>
          <w:szCs w:val="24"/>
          <w:lang w:val="en-US"/>
        </w:rPr>
        <w:t xml:space="preserve">Figure 2: </w:t>
      </w:r>
      <w:r>
        <w:rPr>
          <w:rFonts w:ascii="Times New Roman" w:hAnsi="Times New Roman" w:cs="Times New Roman"/>
          <w:sz w:val="24"/>
          <w:lang w:val="en-US"/>
        </w:rPr>
        <w:t xml:space="preserve">Path </w:t>
      </w:r>
      <w:r w:rsidR="00CF51E4">
        <w:rPr>
          <w:rFonts w:ascii="Times New Roman" w:hAnsi="Times New Roman" w:cs="Times New Roman"/>
          <w:sz w:val="24"/>
          <w:lang w:val="en-US"/>
        </w:rPr>
        <w:t>models</w:t>
      </w:r>
      <w:r w:rsidR="00CD6433">
        <w:rPr>
          <w:rFonts w:ascii="Times New Roman" w:hAnsi="Times New Roman" w:cs="Times New Roman"/>
          <w:sz w:val="24"/>
          <w:lang w:val="en-US"/>
        </w:rPr>
        <w:t xml:space="preserve"> </w:t>
      </w:r>
      <w:r>
        <w:rPr>
          <w:rFonts w:ascii="Times New Roman" w:hAnsi="Times New Roman" w:cs="Times New Roman"/>
          <w:sz w:val="24"/>
          <w:lang w:val="en-US"/>
        </w:rPr>
        <w:t xml:space="preserve">of </w:t>
      </w:r>
      <w:r w:rsidR="00CF51E4">
        <w:rPr>
          <w:rFonts w:ascii="Times New Roman" w:hAnsi="Times New Roman" w:cs="Times New Roman"/>
          <w:sz w:val="24"/>
          <w:lang w:val="en-US"/>
        </w:rPr>
        <w:t xml:space="preserve">the effects of plant </w:t>
      </w:r>
      <w:r>
        <w:rPr>
          <w:rFonts w:ascii="Times New Roman" w:hAnsi="Times New Roman" w:cs="Times New Roman"/>
          <w:sz w:val="24"/>
          <w:lang w:val="en-US"/>
        </w:rPr>
        <w:t xml:space="preserve">reproductive traits (flowering phenology, shoot height and number of flowers) and intensity of predation </w:t>
      </w:r>
      <w:r w:rsidR="00CF51E4">
        <w:rPr>
          <w:rFonts w:ascii="Times New Roman" w:hAnsi="Times New Roman" w:cs="Times New Roman"/>
          <w:sz w:val="24"/>
          <w:lang w:val="en-US"/>
        </w:rPr>
        <w:t xml:space="preserve">(number of eggs) </w:t>
      </w:r>
      <w:r>
        <w:rPr>
          <w:rFonts w:ascii="Times New Roman" w:hAnsi="Times New Roman" w:cs="Times New Roman"/>
          <w:sz w:val="24"/>
          <w:lang w:val="en-US"/>
        </w:rPr>
        <w:t xml:space="preserve">by </w:t>
      </w:r>
      <w:r w:rsidR="00CF51E4">
        <w:rPr>
          <w:rFonts w:ascii="Times New Roman" w:hAnsi="Times New Roman" w:cs="Times New Roman"/>
          <w:sz w:val="24"/>
          <w:lang w:val="en-US"/>
        </w:rPr>
        <w:t xml:space="preserve">the butterfly </w:t>
      </w:r>
      <w:r>
        <w:rPr>
          <w:rFonts w:ascii="Times New Roman" w:hAnsi="Times New Roman" w:cs="Times New Roman"/>
          <w:i/>
          <w:sz w:val="24"/>
          <w:lang w:val="en-US"/>
        </w:rPr>
        <w:t>P. alcon</w:t>
      </w:r>
      <w:r>
        <w:rPr>
          <w:rFonts w:ascii="Times New Roman" w:hAnsi="Times New Roman" w:cs="Times New Roman"/>
          <w:sz w:val="24"/>
          <w:lang w:val="en-US"/>
        </w:rPr>
        <w:t xml:space="preserve"> </w:t>
      </w:r>
      <w:r w:rsidR="00CF51E4">
        <w:rPr>
          <w:rFonts w:ascii="Times New Roman" w:hAnsi="Times New Roman" w:cs="Times New Roman"/>
          <w:sz w:val="24"/>
          <w:lang w:val="en-US"/>
        </w:rPr>
        <w:t xml:space="preserve">on the </w:t>
      </w:r>
      <w:r>
        <w:rPr>
          <w:rFonts w:ascii="Times New Roman" w:hAnsi="Times New Roman" w:cs="Times New Roman"/>
          <w:sz w:val="24"/>
          <w:lang w:val="en-US"/>
        </w:rPr>
        <w:t xml:space="preserve">number of intact fruits </w:t>
      </w:r>
      <w:r w:rsidR="00CF51E4">
        <w:rPr>
          <w:rFonts w:ascii="Times New Roman" w:hAnsi="Times New Roman" w:cs="Times New Roman"/>
          <w:sz w:val="24"/>
          <w:lang w:val="en-US"/>
        </w:rPr>
        <w:t xml:space="preserve">in </w:t>
      </w:r>
      <w:r w:rsidR="00CF51E4">
        <w:rPr>
          <w:rFonts w:ascii="Times New Roman" w:hAnsi="Times New Roman" w:cs="Times New Roman"/>
          <w:i/>
          <w:sz w:val="24"/>
          <w:lang w:val="en-US"/>
        </w:rPr>
        <w:t>G. pneumonanthe</w:t>
      </w:r>
      <w:r w:rsidR="00CF51E4">
        <w:rPr>
          <w:rFonts w:ascii="Times New Roman" w:hAnsi="Times New Roman" w:cs="Times New Roman"/>
          <w:sz w:val="24"/>
          <w:lang w:val="en-US"/>
        </w:rPr>
        <w:t xml:space="preserve"> </w:t>
      </w:r>
      <w:r>
        <w:rPr>
          <w:rFonts w:ascii="Times New Roman" w:hAnsi="Times New Roman" w:cs="Times New Roman"/>
          <w:sz w:val="24"/>
          <w:lang w:val="en-US"/>
        </w:rPr>
        <w:t xml:space="preserve">in 2010 (A) and 2011 (B). The model with the lowest AICc is shown in each case. </w:t>
      </w:r>
      <w:r w:rsidR="00FB5D05">
        <w:rPr>
          <w:rFonts w:ascii="Times New Roman" w:hAnsi="Times New Roman" w:cs="Times New Roman"/>
          <w:sz w:val="24"/>
          <w:lang w:val="en-US"/>
        </w:rPr>
        <w:t>Dashed arrows indicate non-significant path coefficients</w:t>
      </w:r>
      <w:r w:rsidR="00CD6433">
        <w:rPr>
          <w:rFonts w:ascii="Times New Roman" w:hAnsi="Times New Roman" w:cs="Times New Roman"/>
          <w:sz w:val="24"/>
          <w:lang w:val="en-US"/>
        </w:rPr>
        <w:t xml:space="preserve">. </w:t>
      </w:r>
      <w:r w:rsidR="00CD6433" w:rsidRPr="001A4509">
        <w:rPr>
          <w:rFonts w:ascii="Times New Roman" w:hAnsi="Times New Roman" w:cs="Times New Roman"/>
          <w:sz w:val="24"/>
          <w:lang w:val="en-US"/>
        </w:rPr>
        <w:t>R</w:t>
      </w:r>
      <w:r w:rsidR="00CD6433" w:rsidRPr="00680D70">
        <w:rPr>
          <w:rFonts w:ascii="Times New Roman" w:hAnsi="Times New Roman" w:cs="Times New Roman"/>
          <w:sz w:val="24"/>
          <w:vertAlign w:val="superscript"/>
          <w:lang w:val="en-US"/>
        </w:rPr>
        <w:t>2</w:t>
      </w:r>
      <w:r w:rsidR="00CF51E4" w:rsidRPr="00C65199">
        <w:rPr>
          <w:rFonts w:ascii="Times New Roman" w:hAnsi="Times New Roman" w:cs="Times New Roman"/>
          <w:sz w:val="24"/>
          <w:lang w:val="en-US"/>
        </w:rPr>
        <w:t>-value</w:t>
      </w:r>
      <w:r w:rsidR="00CD6433">
        <w:rPr>
          <w:rFonts w:ascii="Times New Roman" w:hAnsi="Times New Roman" w:cs="Times New Roman"/>
          <w:sz w:val="24"/>
          <w:lang w:val="en-US"/>
        </w:rPr>
        <w:t>s are shown in the boxes of endogenous variables. A</w:t>
      </w:r>
      <w:r w:rsidR="00CD6433">
        <w:rPr>
          <w:rFonts w:ascii="Times New Roman" w:hAnsi="Times New Roman" w:cs="Times New Roman"/>
          <w:sz w:val="24"/>
          <w:szCs w:val="24"/>
          <w:lang w:val="en-US"/>
        </w:rPr>
        <w:t xml:space="preserve">ll data were standardized within populations before analyses. </w:t>
      </w:r>
      <w:commentRangeStart w:id="336"/>
      <w:commentRangeStart w:id="337"/>
      <w:del w:id="338" w:author="Alicia" w:date="2016-06-01T17:27:00Z">
        <w:r w:rsidR="00FB5D05" w:rsidDel="00C65199">
          <w:rPr>
            <w:rFonts w:ascii="Times New Roman" w:hAnsi="Times New Roman" w:cs="Times New Roman"/>
            <w:sz w:val="24"/>
            <w:szCs w:val="24"/>
            <w:lang w:val="en-US"/>
          </w:rPr>
          <w:delText xml:space="preserve">Number of </w:delText>
        </w:r>
        <w:commentRangeStart w:id="339"/>
        <w:commentRangeStart w:id="340"/>
        <w:r w:rsidR="00FB5D05" w:rsidDel="00C65199">
          <w:rPr>
            <w:rFonts w:ascii="Times New Roman" w:hAnsi="Times New Roman" w:cs="Times New Roman"/>
            <w:sz w:val="24"/>
            <w:szCs w:val="24"/>
            <w:lang w:val="en-US"/>
          </w:rPr>
          <w:delText>samples</w:delText>
        </w:r>
      </w:del>
      <w:commentRangeEnd w:id="336"/>
      <w:commentRangeEnd w:id="339"/>
      <w:r w:rsidR="00C65199">
        <w:rPr>
          <w:rStyle w:val="CommentReference"/>
        </w:rPr>
        <w:commentReference w:id="336"/>
      </w:r>
      <w:del w:id="341" w:author="Alicia" w:date="2016-06-01T17:27:00Z">
        <w:r w:rsidR="00CF51E4" w:rsidDel="00C65199">
          <w:rPr>
            <w:rStyle w:val="CommentReference"/>
          </w:rPr>
          <w:commentReference w:id="339"/>
        </w:r>
      </w:del>
      <w:commentRangeEnd w:id="337"/>
      <w:commentRangeEnd w:id="340"/>
      <w:ins w:id="342" w:author="Alicia" w:date="2016-06-01T17:27:00Z">
        <w:r w:rsidR="00C65199">
          <w:rPr>
            <w:rFonts w:ascii="Times New Roman" w:hAnsi="Times New Roman" w:cs="Times New Roman"/>
            <w:sz w:val="24"/>
            <w:szCs w:val="24"/>
            <w:lang w:val="en-US"/>
          </w:rPr>
          <w:t xml:space="preserve">Sample size (n = </w:t>
        </w:r>
      </w:ins>
      <w:ins w:id="343" w:author="Alicia" w:date="2016-06-01T17:28:00Z">
        <w:r w:rsidR="00C65199">
          <w:rPr>
            <w:rFonts w:ascii="Times New Roman" w:hAnsi="Times New Roman" w:cs="Times New Roman"/>
            <w:sz w:val="24"/>
            <w:szCs w:val="24"/>
            <w:lang w:val="en-US"/>
          </w:rPr>
          <w:t>number of plant individuals</w:t>
        </w:r>
      </w:ins>
      <w:ins w:id="344" w:author="Alicia" w:date="2016-06-01T17:27:00Z">
        <w:r w:rsidR="00C65199">
          <w:rPr>
            <w:rFonts w:ascii="Times New Roman" w:hAnsi="Times New Roman" w:cs="Times New Roman"/>
            <w:sz w:val="24"/>
            <w:szCs w:val="24"/>
            <w:lang w:val="en-US"/>
          </w:rPr>
          <w:t>)</w:t>
        </w:r>
      </w:ins>
      <w:r w:rsidR="00C65199">
        <w:rPr>
          <w:rStyle w:val="CommentReference"/>
        </w:rPr>
        <w:commentReference w:id="340"/>
      </w:r>
      <w:r w:rsidR="00CF51E4">
        <w:rPr>
          <w:rStyle w:val="CommentReference"/>
        </w:rPr>
        <w:commentReference w:id="337"/>
      </w:r>
      <w:r w:rsidR="00FB5D05">
        <w:rPr>
          <w:rFonts w:ascii="Times New Roman" w:hAnsi="Times New Roman" w:cs="Times New Roman"/>
          <w:sz w:val="24"/>
          <w:szCs w:val="24"/>
          <w:lang w:val="en-US"/>
        </w:rPr>
        <w:t xml:space="preserve">, </w:t>
      </w:r>
      <w:r w:rsidR="00FB5D05">
        <w:rPr>
          <w:rFonts w:ascii="Symbol" w:hAnsi="Symbol" w:cs="Times New Roman"/>
          <w:sz w:val="24"/>
          <w:szCs w:val="24"/>
          <w:lang w:val="en-US"/>
        </w:rPr>
        <w:t></w:t>
      </w:r>
      <w:r w:rsidR="00FB5D05" w:rsidRPr="00FB5D05">
        <w:rPr>
          <w:rFonts w:ascii="Times New Roman" w:hAnsi="Times New Roman" w:cs="Times New Roman"/>
          <w:sz w:val="24"/>
          <w:szCs w:val="24"/>
          <w:vertAlign w:val="superscript"/>
          <w:lang w:val="en-US"/>
        </w:rPr>
        <w:t>2</w:t>
      </w:r>
      <w:r w:rsidR="00FB5D05">
        <w:rPr>
          <w:rFonts w:ascii="Times New Roman" w:hAnsi="Times New Roman" w:cs="Times New Roman"/>
          <w:sz w:val="24"/>
          <w:szCs w:val="24"/>
          <w:lang w:val="en-US"/>
        </w:rPr>
        <w:t xml:space="preserve"> and Bollen-stine p-value are shown. </w:t>
      </w:r>
    </w:p>
    <w:p w14:paraId="5E72C9B3" w14:textId="6DF076D9"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A54D9D">
        <w:rPr>
          <w:rFonts w:ascii="Times New Roman" w:hAnsi="Times New Roman" w:cs="Times New Roman"/>
          <w:sz w:val="24"/>
          <w:szCs w:val="24"/>
          <w:lang w:val="en-US"/>
        </w:rPr>
        <w:t>3</w:t>
      </w:r>
      <w:r>
        <w:rPr>
          <w:rFonts w:ascii="Times New Roman" w:hAnsi="Times New Roman" w:cs="Times New Roman"/>
          <w:sz w:val="24"/>
          <w:szCs w:val="24"/>
          <w:lang w:val="en-US"/>
        </w:rPr>
        <w:t xml:space="preserve">: Relationship between abundance of </w:t>
      </w:r>
      <w:r>
        <w:rPr>
          <w:rFonts w:ascii="Times New Roman" w:hAnsi="Times New Roman" w:cs="Times New Roman"/>
          <w:i/>
          <w:iCs/>
          <w:sz w:val="24"/>
          <w:szCs w:val="24"/>
          <w:lang w:val="en-US"/>
        </w:rPr>
        <w:t>Myrmica</w:t>
      </w:r>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(fitted curve is a logistic regression, N = 20 populations, p = 0.045). </w:t>
      </w:r>
    </w:p>
    <w:p w14:paraId="32977C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4B0B3A9" w14:textId="53099B4B"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w:t>
      </w:r>
    </w:p>
    <w:p w14:paraId="39E96038" w14:textId="77777777" w:rsidR="00D43E10" w:rsidRDefault="00963BF8">
      <w:pPr>
        <w:spacing w:line="480" w:lineRule="auto"/>
        <w:rPr>
          <w:rFonts w:ascii="Times New Roman" w:hAnsi="Times New Roman" w:cs="Times New Roman"/>
          <w:sz w:val="24"/>
          <w:szCs w:val="24"/>
          <w:lang w:val="en-US"/>
        </w:rPr>
      </w:pPr>
      <w:r>
        <w:rPr>
          <w:noProof/>
          <w:lang w:val="sv-SE" w:eastAsia="sv-SE"/>
        </w:rPr>
        <w:drawing>
          <wp:inline distT="0" distB="0" distL="0" distR="0" wp14:anchorId="747E7F71" wp14:editId="33EC140D">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14:paraId="1A8DDEDB"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31A52" w14:textId="2AB27060" w:rsidR="00A54D9D" w:rsidRDefault="00A54D9D" w:rsidP="00A54D9D">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38586A5" w14:textId="59F49C8E" w:rsidR="00A54D9D" w:rsidRDefault="00993068" w:rsidP="00A54D9D">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inline distT="0" distB="0" distL="0" distR="0" wp14:anchorId="3F81C5F5" wp14:editId="71C77030">
            <wp:extent cx="5950800" cy="594000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800" cy="5940000"/>
                    </a:xfrm>
                    <a:prstGeom prst="rect">
                      <a:avLst/>
                    </a:prstGeom>
                    <a:noFill/>
                  </pic:spPr>
                </pic:pic>
              </a:graphicData>
            </a:graphic>
          </wp:inline>
        </w:drawing>
      </w:r>
    </w:p>
    <w:p w14:paraId="3615049A" w14:textId="77777777" w:rsidR="00A54D9D" w:rsidRDefault="00A54D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794556" w14:textId="653BCCE4" w:rsidR="00633CD7" w:rsidRDefault="00D43E10" w:rsidP="001D3A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Figure </w:t>
      </w:r>
      <w:r w:rsidR="00A54D9D">
        <w:rPr>
          <w:rFonts w:ascii="Times New Roman" w:hAnsi="Times New Roman" w:cs="Times New Roman"/>
          <w:sz w:val="24"/>
          <w:szCs w:val="24"/>
          <w:lang w:val="en-US"/>
        </w:rPr>
        <w:t>3</w:t>
      </w:r>
    </w:p>
    <w:p w14:paraId="56240084" w14:textId="04A2B540" w:rsidR="00633CD7" w:rsidRDefault="00633CD7">
      <w:pPr>
        <w:spacing w:after="0" w:line="240" w:lineRule="auto"/>
        <w:rPr>
          <w:rFonts w:ascii="Times New Roman" w:hAnsi="Times New Roman" w:cs="Times New Roman"/>
          <w:sz w:val="24"/>
          <w:szCs w:val="24"/>
          <w:lang w:val="en-US"/>
        </w:rPr>
      </w:pPr>
      <w:r>
        <w:rPr>
          <w:rFonts w:ascii="Times New Roman" w:hAnsi="Times New Roman" w:cs="Times New Roman"/>
          <w:noProof/>
          <w:sz w:val="24"/>
          <w:szCs w:val="24"/>
          <w:lang w:val="sv-SE" w:eastAsia="sv-SE"/>
        </w:rPr>
        <w:drawing>
          <wp:anchor distT="0" distB="0" distL="114300" distR="114300" simplePos="0" relativeHeight="251659264" behindDoc="0" locked="0" layoutInCell="1" allowOverlap="1" wp14:anchorId="710FFFE2" wp14:editId="0DD884AE">
            <wp:simplePos x="0" y="0"/>
            <wp:positionH relativeFrom="column">
              <wp:posOffset>217805</wp:posOffset>
            </wp:positionH>
            <wp:positionV relativeFrom="paragraph">
              <wp:posOffset>123190</wp:posOffset>
            </wp:positionV>
            <wp:extent cx="4157345" cy="3731260"/>
            <wp:effectExtent l="0" t="0" r="0" b="2540"/>
            <wp:wrapTopAndBottom/>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nts_transp.tiff"/>
                    <pic:cNvPicPr/>
                  </pic:nvPicPr>
                  <pic:blipFill>
                    <a:blip r:embed="rId14">
                      <a:extLst>
                        <a:ext uri="{28A0092B-C50C-407E-A947-70E740481C1C}">
                          <a14:useLocalDpi xmlns:a14="http://schemas.microsoft.com/office/drawing/2010/main" val="0"/>
                        </a:ext>
                      </a:extLst>
                    </a:blip>
                    <a:stretch>
                      <a:fillRect/>
                    </a:stretch>
                  </pic:blipFill>
                  <pic:spPr>
                    <a:xfrm>
                      <a:off x="0" y="0"/>
                      <a:ext cx="4157345" cy="3731260"/>
                    </a:xfrm>
                    <a:prstGeom prst="rect">
                      <a:avLst/>
                    </a:prstGeom>
                  </pic:spPr>
                </pic:pic>
              </a:graphicData>
            </a:graphic>
          </wp:anchor>
        </w:drawing>
      </w:r>
    </w:p>
    <w:p w14:paraId="6DDB4632" w14:textId="4FAB3214" w:rsidR="00633CD7" w:rsidRDefault="00633CD7">
      <w:pPr>
        <w:spacing w:after="0" w:line="240" w:lineRule="auto"/>
        <w:rPr>
          <w:rFonts w:ascii="Times New Roman" w:hAnsi="Times New Roman" w:cs="Times New Roman"/>
          <w:sz w:val="24"/>
          <w:szCs w:val="24"/>
          <w:lang w:val="en-US"/>
        </w:rPr>
      </w:pPr>
    </w:p>
    <w:p w14:paraId="0890DDAB" w14:textId="77777777" w:rsidR="00A54D9D" w:rsidRDefault="00A54D9D" w:rsidP="004204EA">
      <w:pPr>
        <w:rPr>
          <w:ins w:id="345" w:author="Alicia" w:date="2016-05-10T15:48:00Z"/>
          <w:rFonts w:ascii="Times New Roman" w:hAnsi="Times New Roman" w:cs="Times New Roman"/>
          <w:sz w:val="24"/>
          <w:szCs w:val="24"/>
          <w:lang w:val="en-US"/>
        </w:rPr>
        <w:sectPr w:rsidR="00A54D9D" w:rsidSect="00C65199">
          <w:pgSz w:w="12242" w:h="15842" w:code="1"/>
          <w:pgMar w:top="1440" w:right="1440" w:bottom="1440" w:left="1440" w:header="709" w:footer="709" w:gutter="0"/>
          <w:cols w:space="708"/>
          <w:docGrid w:linePitch="360"/>
        </w:sectPr>
      </w:pPr>
    </w:p>
    <w:p w14:paraId="3AA28DC4" w14:textId="77777777" w:rsidR="00D43E10" w:rsidRDefault="008C2A32" w:rsidP="004204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APPENDICES</w:t>
      </w:r>
    </w:p>
    <w:p w14:paraId="09255952"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Appendix S1: Description of the study populations. The colum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is present (1) or absent (0). The columns “Mean n eggs” and “Prop. attacked”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14:paraId="5AB637BE" w14:textId="77777777" w:rsidTr="008C2A32">
        <w:trPr>
          <w:cantSplit/>
          <w:trHeight w:val="300"/>
        </w:trPr>
        <w:tc>
          <w:tcPr>
            <w:tcW w:w="764" w:type="dxa"/>
            <w:vMerge w:val="restart"/>
            <w:tcBorders>
              <w:top w:val="single" w:sz="12" w:space="0" w:color="auto"/>
              <w:left w:val="nil"/>
              <w:bottom w:val="single" w:sz="4" w:space="0" w:color="auto"/>
              <w:right w:val="nil"/>
            </w:tcBorders>
            <w:vAlign w:val="center"/>
          </w:tcPr>
          <w:p w14:paraId="78E04C5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14:paraId="4FDDB6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14:paraId="07B2AAF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14:paraId="6C5616C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14:paraId="3DB4C7F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14:paraId="5B67B8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14:paraId="3522BBE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14:paraId="109038D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14:paraId="07E2078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14:paraId="05474A9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14:paraId="1B0645F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14:paraId="76B9E624" w14:textId="77777777" w:rsidTr="008C2A32">
        <w:trPr>
          <w:cantSplit/>
          <w:trHeight w:val="300"/>
        </w:trPr>
        <w:tc>
          <w:tcPr>
            <w:tcW w:w="764" w:type="dxa"/>
            <w:vMerge/>
            <w:tcBorders>
              <w:top w:val="single" w:sz="4" w:space="0" w:color="auto"/>
              <w:left w:val="nil"/>
              <w:bottom w:val="single" w:sz="12" w:space="0" w:color="auto"/>
              <w:right w:val="nil"/>
            </w:tcBorders>
            <w:vAlign w:val="center"/>
          </w:tcPr>
          <w:p w14:paraId="1B85644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14:paraId="67646249"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14:paraId="111B85B4" w14:textId="77777777"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14:paraId="67E515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14:paraId="5A785674" w14:textId="77777777"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14:paraId="55997BA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14:paraId="7C28A10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14:paraId="3DB5BB8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14:paraId="7FE89A0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14:paraId="196A439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14:paraId="1CB0605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356D751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14:paraId="43322B7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14:paraId="23A2E725" w14:textId="77777777" w:rsidTr="008C2A32">
        <w:trPr>
          <w:trHeight w:val="300"/>
        </w:trPr>
        <w:tc>
          <w:tcPr>
            <w:tcW w:w="764" w:type="dxa"/>
            <w:tcBorders>
              <w:top w:val="single" w:sz="12" w:space="0" w:color="auto"/>
              <w:left w:val="nil"/>
              <w:bottom w:val="nil"/>
              <w:right w:val="nil"/>
            </w:tcBorders>
          </w:tcPr>
          <w:p w14:paraId="54BEED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14:paraId="3BAD6CBB"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14:paraId="07312897" w14:textId="77777777"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Bockemossen</w:t>
            </w:r>
          </w:p>
        </w:tc>
        <w:tc>
          <w:tcPr>
            <w:tcW w:w="2150" w:type="dxa"/>
            <w:tcBorders>
              <w:top w:val="single" w:sz="12" w:space="0" w:color="auto"/>
              <w:left w:val="nil"/>
              <w:bottom w:val="nil"/>
              <w:right w:val="nil"/>
            </w:tcBorders>
          </w:tcPr>
          <w:p w14:paraId="03EED67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14:paraId="7CA744A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14:paraId="380109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14:paraId="1AC8818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14:paraId="191DA4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14:paraId="213062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14:paraId="584E60B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14:paraId="51E0A2B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14:paraId="31D04C8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14:paraId="1F15D541"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14:paraId="02CC6C53" w14:textId="77777777" w:rsidTr="008C2A32">
        <w:trPr>
          <w:trHeight w:val="300"/>
        </w:trPr>
        <w:tc>
          <w:tcPr>
            <w:tcW w:w="764" w:type="dxa"/>
            <w:tcBorders>
              <w:top w:val="nil"/>
              <w:left w:val="nil"/>
              <w:bottom w:val="nil"/>
              <w:right w:val="nil"/>
            </w:tcBorders>
          </w:tcPr>
          <w:p w14:paraId="3B8A49B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14:paraId="4339B73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18365708"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14:paraId="77B57B2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0842C90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052627F9"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14:paraId="23D8318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14:paraId="37F1F3F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14:paraId="582953B3"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14:paraId="447CD55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14:paraId="04123AB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14:paraId="4A6411F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14:paraId="7C1312F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14:paraId="46F0C02E" w14:textId="77777777" w:rsidTr="008C2A32">
        <w:trPr>
          <w:trHeight w:val="300"/>
        </w:trPr>
        <w:tc>
          <w:tcPr>
            <w:tcW w:w="764" w:type="dxa"/>
            <w:tcBorders>
              <w:top w:val="nil"/>
              <w:left w:val="nil"/>
              <w:bottom w:val="nil"/>
              <w:right w:val="nil"/>
            </w:tcBorders>
          </w:tcPr>
          <w:p w14:paraId="77645BB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14:paraId="601FFBE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14:paraId="460F140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14:paraId="4B80EF5E"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14:paraId="2C6BCF4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14:paraId="3EFBA05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14:paraId="5644449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14:paraId="140813C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EC42C4"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14:paraId="46CA21E2"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14:paraId="5382BC4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14:paraId="597E068C"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14:paraId="52CE146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14:paraId="1EF86F81" w14:textId="77777777" w:rsidTr="008C2A32">
        <w:trPr>
          <w:trHeight w:val="300"/>
        </w:trPr>
        <w:tc>
          <w:tcPr>
            <w:tcW w:w="764" w:type="dxa"/>
            <w:tcBorders>
              <w:top w:val="nil"/>
              <w:left w:val="nil"/>
              <w:bottom w:val="nil"/>
              <w:right w:val="nil"/>
            </w:tcBorders>
          </w:tcPr>
          <w:p w14:paraId="1D0970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14:paraId="0E3210F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Göteborg</w:t>
            </w:r>
          </w:p>
        </w:tc>
        <w:tc>
          <w:tcPr>
            <w:tcW w:w="2844" w:type="dxa"/>
            <w:tcBorders>
              <w:top w:val="nil"/>
              <w:left w:val="nil"/>
              <w:bottom w:val="nil"/>
              <w:right w:val="nil"/>
            </w:tcBorders>
            <w:noWrap/>
            <w:vAlign w:val="bottom"/>
          </w:tcPr>
          <w:p w14:paraId="31C112E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Orremossen, Vättlefjäll</w:t>
            </w:r>
          </w:p>
        </w:tc>
        <w:tc>
          <w:tcPr>
            <w:tcW w:w="2150" w:type="dxa"/>
            <w:tcBorders>
              <w:top w:val="nil"/>
              <w:left w:val="nil"/>
              <w:bottom w:val="nil"/>
              <w:right w:val="nil"/>
            </w:tcBorders>
          </w:tcPr>
          <w:p w14:paraId="56FF96A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2642E0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6E9F0CF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14:paraId="66C0574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14:paraId="7BE16E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2533C9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14:paraId="1E47B12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14:paraId="3F636E7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14:paraId="6491DAD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14:paraId="4A86585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14:paraId="6E0DA811" w14:textId="77777777" w:rsidTr="008C2A32">
        <w:trPr>
          <w:trHeight w:val="300"/>
        </w:trPr>
        <w:tc>
          <w:tcPr>
            <w:tcW w:w="764" w:type="dxa"/>
            <w:tcBorders>
              <w:top w:val="nil"/>
              <w:left w:val="nil"/>
              <w:bottom w:val="nil"/>
              <w:right w:val="nil"/>
            </w:tcBorders>
          </w:tcPr>
          <w:p w14:paraId="3BDA76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14:paraId="47025B5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Herrljunga</w:t>
            </w:r>
          </w:p>
        </w:tc>
        <w:tc>
          <w:tcPr>
            <w:tcW w:w="2844" w:type="dxa"/>
            <w:tcBorders>
              <w:top w:val="nil"/>
              <w:left w:val="nil"/>
              <w:bottom w:val="nil"/>
              <w:right w:val="nil"/>
            </w:tcBorders>
            <w:noWrap/>
            <w:vAlign w:val="bottom"/>
          </w:tcPr>
          <w:p w14:paraId="4076A57E"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14:paraId="22B7B5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7CCA44A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76B9479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14:paraId="3CFC1BE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14:paraId="2EC6979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3B1C08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14:paraId="253340D3"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14:paraId="3A4AB35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14:paraId="5ECE34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14:paraId="27BBE35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14:paraId="396F7B18" w14:textId="77777777" w:rsidTr="008C2A32">
        <w:trPr>
          <w:trHeight w:val="300"/>
        </w:trPr>
        <w:tc>
          <w:tcPr>
            <w:tcW w:w="764" w:type="dxa"/>
            <w:tcBorders>
              <w:top w:val="nil"/>
              <w:left w:val="nil"/>
              <w:bottom w:val="nil"/>
              <w:right w:val="nil"/>
            </w:tcBorders>
          </w:tcPr>
          <w:p w14:paraId="1CF5931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14:paraId="1419414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Herrljunga</w:t>
            </w:r>
          </w:p>
        </w:tc>
        <w:tc>
          <w:tcPr>
            <w:tcW w:w="2844" w:type="dxa"/>
            <w:tcBorders>
              <w:top w:val="nil"/>
              <w:left w:val="nil"/>
              <w:bottom w:val="nil"/>
              <w:right w:val="nil"/>
            </w:tcBorders>
            <w:noWrap/>
            <w:vAlign w:val="bottom"/>
          </w:tcPr>
          <w:p w14:paraId="27E961A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Remmene skjutfält, pop. 2</w:t>
            </w:r>
          </w:p>
        </w:tc>
        <w:tc>
          <w:tcPr>
            <w:tcW w:w="2150" w:type="dxa"/>
            <w:tcBorders>
              <w:top w:val="nil"/>
              <w:left w:val="nil"/>
              <w:bottom w:val="nil"/>
              <w:right w:val="nil"/>
            </w:tcBorders>
          </w:tcPr>
          <w:p w14:paraId="3F5369D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7E0FCC0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F12CC2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14:paraId="4F2E18F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14:paraId="36812CD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14A26E9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14:paraId="3679E7C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14:paraId="7DBCC0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14:paraId="4D3EB6E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14:paraId="79FB51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14:paraId="52A224A3" w14:textId="77777777" w:rsidTr="008C2A32">
        <w:trPr>
          <w:trHeight w:val="300"/>
        </w:trPr>
        <w:tc>
          <w:tcPr>
            <w:tcW w:w="764" w:type="dxa"/>
            <w:tcBorders>
              <w:top w:val="nil"/>
              <w:left w:val="nil"/>
              <w:bottom w:val="nil"/>
              <w:right w:val="nil"/>
            </w:tcBorders>
          </w:tcPr>
          <w:p w14:paraId="04D220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14:paraId="0C24BF3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Herrljunga</w:t>
            </w:r>
          </w:p>
        </w:tc>
        <w:tc>
          <w:tcPr>
            <w:tcW w:w="2844" w:type="dxa"/>
            <w:tcBorders>
              <w:top w:val="nil"/>
              <w:left w:val="nil"/>
              <w:bottom w:val="nil"/>
              <w:right w:val="nil"/>
            </w:tcBorders>
            <w:noWrap/>
            <w:vAlign w:val="bottom"/>
          </w:tcPr>
          <w:p w14:paraId="78C833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Remmene skjutfält, pop. 3</w:t>
            </w:r>
          </w:p>
        </w:tc>
        <w:tc>
          <w:tcPr>
            <w:tcW w:w="2150" w:type="dxa"/>
            <w:tcBorders>
              <w:top w:val="nil"/>
              <w:left w:val="nil"/>
              <w:bottom w:val="nil"/>
              <w:right w:val="nil"/>
            </w:tcBorders>
          </w:tcPr>
          <w:p w14:paraId="3366575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78316A1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ABED04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14:paraId="25487C4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14:paraId="68D44C6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3384672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14:paraId="7977466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14:paraId="6FD4861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14:paraId="472985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14:paraId="1EF5B1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14:paraId="7749FB1A" w14:textId="77777777" w:rsidTr="008C2A32">
        <w:trPr>
          <w:trHeight w:val="300"/>
        </w:trPr>
        <w:tc>
          <w:tcPr>
            <w:tcW w:w="764" w:type="dxa"/>
            <w:tcBorders>
              <w:top w:val="nil"/>
              <w:left w:val="nil"/>
              <w:bottom w:val="nil"/>
              <w:right w:val="nil"/>
            </w:tcBorders>
          </w:tcPr>
          <w:p w14:paraId="316451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14:paraId="709BCA0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Lerum</w:t>
            </w:r>
          </w:p>
        </w:tc>
        <w:tc>
          <w:tcPr>
            <w:tcW w:w="2844" w:type="dxa"/>
            <w:tcBorders>
              <w:top w:val="nil"/>
              <w:left w:val="nil"/>
              <w:bottom w:val="nil"/>
              <w:right w:val="nil"/>
            </w:tcBorders>
            <w:noWrap/>
            <w:vAlign w:val="bottom"/>
          </w:tcPr>
          <w:p w14:paraId="23A342A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Vite mosse</w:t>
            </w:r>
          </w:p>
        </w:tc>
        <w:tc>
          <w:tcPr>
            <w:tcW w:w="2150" w:type="dxa"/>
            <w:tcBorders>
              <w:top w:val="nil"/>
              <w:left w:val="nil"/>
              <w:bottom w:val="nil"/>
              <w:right w:val="nil"/>
            </w:tcBorders>
          </w:tcPr>
          <w:p w14:paraId="4940796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Bog</w:t>
            </w:r>
          </w:p>
        </w:tc>
        <w:tc>
          <w:tcPr>
            <w:tcW w:w="434" w:type="dxa"/>
            <w:tcBorders>
              <w:top w:val="nil"/>
              <w:left w:val="nil"/>
              <w:bottom w:val="nil"/>
              <w:right w:val="nil"/>
            </w:tcBorders>
            <w:vAlign w:val="bottom"/>
          </w:tcPr>
          <w:p w14:paraId="497E26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79804A6"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14:paraId="6DF7095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14:paraId="392EB29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4F8700AF"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14:paraId="093216A4"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14:paraId="619B359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14:paraId="1A64D66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14:paraId="2981E56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14:paraId="374FB4DF" w14:textId="77777777" w:rsidTr="008C2A32">
        <w:trPr>
          <w:trHeight w:val="300"/>
        </w:trPr>
        <w:tc>
          <w:tcPr>
            <w:tcW w:w="764" w:type="dxa"/>
            <w:tcBorders>
              <w:top w:val="nil"/>
              <w:left w:val="nil"/>
              <w:bottom w:val="nil"/>
              <w:right w:val="nil"/>
            </w:tcBorders>
          </w:tcPr>
          <w:p w14:paraId="6C33031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14:paraId="7C0B544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Partille</w:t>
            </w:r>
          </w:p>
        </w:tc>
        <w:tc>
          <w:tcPr>
            <w:tcW w:w="2844" w:type="dxa"/>
            <w:tcBorders>
              <w:top w:val="nil"/>
              <w:left w:val="nil"/>
              <w:bottom w:val="nil"/>
              <w:right w:val="nil"/>
            </w:tcBorders>
            <w:noWrap/>
            <w:vAlign w:val="bottom"/>
          </w:tcPr>
          <w:p w14:paraId="59AE66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Maderna-Haketjärn</w:t>
            </w:r>
          </w:p>
        </w:tc>
        <w:tc>
          <w:tcPr>
            <w:tcW w:w="2150" w:type="dxa"/>
            <w:tcBorders>
              <w:top w:val="nil"/>
              <w:left w:val="nil"/>
              <w:bottom w:val="nil"/>
              <w:right w:val="nil"/>
            </w:tcBorders>
          </w:tcPr>
          <w:p w14:paraId="12A84D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bog</w:t>
            </w:r>
          </w:p>
        </w:tc>
        <w:tc>
          <w:tcPr>
            <w:tcW w:w="434" w:type="dxa"/>
            <w:tcBorders>
              <w:top w:val="nil"/>
              <w:left w:val="nil"/>
              <w:bottom w:val="nil"/>
              <w:right w:val="nil"/>
            </w:tcBorders>
            <w:vAlign w:val="bottom"/>
          </w:tcPr>
          <w:p w14:paraId="5DA7B1D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055E640B"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14:paraId="1130B2C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14:paraId="1447E37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4ED741E"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14:paraId="448C655C"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14:paraId="591958A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14:paraId="3C6BF86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14:paraId="1524940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14:paraId="654FB231" w14:textId="77777777" w:rsidTr="008C2A32">
        <w:trPr>
          <w:trHeight w:val="300"/>
        </w:trPr>
        <w:tc>
          <w:tcPr>
            <w:tcW w:w="764" w:type="dxa"/>
            <w:tcBorders>
              <w:top w:val="nil"/>
              <w:left w:val="nil"/>
              <w:bottom w:val="nil"/>
              <w:right w:val="nil"/>
            </w:tcBorders>
          </w:tcPr>
          <w:p w14:paraId="07DAB12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14:paraId="6BCB968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Vårgårda</w:t>
            </w:r>
          </w:p>
        </w:tc>
        <w:tc>
          <w:tcPr>
            <w:tcW w:w="2844" w:type="dxa"/>
            <w:tcBorders>
              <w:top w:val="nil"/>
              <w:left w:val="nil"/>
              <w:bottom w:val="nil"/>
              <w:right w:val="nil"/>
            </w:tcBorders>
            <w:noWrap/>
            <w:vAlign w:val="bottom"/>
          </w:tcPr>
          <w:p w14:paraId="7C59FBE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14:paraId="23219E5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5BC540B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39504150"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14:paraId="56E66092"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14:paraId="5F1397F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0DB96075"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14:paraId="1BB622CD"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14:paraId="3561D21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14:paraId="04C57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14:paraId="269961F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14:paraId="49628077" w14:textId="77777777" w:rsidTr="008C2A32">
        <w:trPr>
          <w:trHeight w:val="300"/>
        </w:trPr>
        <w:tc>
          <w:tcPr>
            <w:tcW w:w="764" w:type="dxa"/>
            <w:tcBorders>
              <w:top w:val="nil"/>
              <w:left w:val="nil"/>
              <w:bottom w:val="nil"/>
              <w:right w:val="nil"/>
            </w:tcBorders>
          </w:tcPr>
          <w:p w14:paraId="3D73F8D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14:paraId="251F01D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Vårgårda</w:t>
            </w:r>
          </w:p>
        </w:tc>
        <w:tc>
          <w:tcPr>
            <w:tcW w:w="2844" w:type="dxa"/>
            <w:tcBorders>
              <w:top w:val="nil"/>
              <w:left w:val="nil"/>
              <w:bottom w:val="nil"/>
              <w:right w:val="nil"/>
            </w:tcBorders>
            <w:noWrap/>
            <w:vAlign w:val="bottom"/>
          </w:tcPr>
          <w:p w14:paraId="31956600"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Tånga hed</w:t>
            </w:r>
          </w:p>
        </w:tc>
        <w:tc>
          <w:tcPr>
            <w:tcW w:w="2150" w:type="dxa"/>
            <w:tcBorders>
              <w:top w:val="nil"/>
              <w:left w:val="nil"/>
              <w:bottom w:val="nil"/>
              <w:right w:val="nil"/>
            </w:tcBorders>
          </w:tcPr>
          <w:p w14:paraId="4B76D4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14:paraId="28D1B5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14:paraId="102CA959"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14:paraId="1C697780" w14:textId="77777777"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14:paraId="151A3D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14:paraId="2AC45BB8"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14:paraId="49FF752A" w14:textId="77777777"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14:paraId="683EA57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14:paraId="465FDF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14:paraId="67191C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14:paraId="56051E6C" w14:textId="77777777" w:rsidTr="008C2A32">
        <w:trPr>
          <w:trHeight w:val="300"/>
        </w:trPr>
        <w:tc>
          <w:tcPr>
            <w:tcW w:w="764" w:type="dxa"/>
            <w:tcBorders>
              <w:top w:val="nil"/>
              <w:left w:val="nil"/>
              <w:bottom w:val="nil"/>
              <w:right w:val="nil"/>
            </w:tcBorders>
          </w:tcPr>
          <w:p w14:paraId="62E73D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14:paraId="5C21FEE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14:paraId="1F3C8F7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Stora Kroksjön</w:t>
            </w:r>
          </w:p>
        </w:tc>
        <w:tc>
          <w:tcPr>
            <w:tcW w:w="2150" w:type="dxa"/>
            <w:tcBorders>
              <w:top w:val="nil"/>
              <w:left w:val="nil"/>
              <w:bottom w:val="nil"/>
              <w:right w:val="nil"/>
            </w:tcBorders>
          </w:tcPr>
          <w:p w14:paraId="71581D1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5C6023C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F48E32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A3F3D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4736FF7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3F360A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AD0D4F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4887EFB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14:paraId="2202FD7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14:paraId="67C39A5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14:paraId="323ADE91" w14:textId="77777777" w:rsidTr="008C2A32">
        <w:trPr>
          <w:trHeight w:val="300"/>
        </w:trPr>
        <w:tc>
          <w:tcPr>
            <w:tcW w:w="764" w:type="dxa"/>
            <w:tcBorders>
              <w:top w:val="nil"/>
              <w:left w:val="nil"/>
              <w:bottom w:val="nil"/>
              <w:right w:val="nil"/>
            </w:tcBorders>
          </w:tcPr>
          <w:p w14:paraId="1D6D0A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14:paraId="7B2A2EE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Borås</w:t>
            </w:r>
          </w:p>
        </w:tc>
        <w:tc>
          <w:tcPr>
            <w:tcW w:w="2844" w:type="dxa"/>
            <w:tcBorders>
              <w:top w:val="nil"/>
              <w:left w:val="nil"/>
              <w:bottom w:val="nil"/>
              <w:right w:val="nil"/>
            </w:tcBorders>
            <w:noWrap/>
            <w:vAlign w:val="bottom"/>
          </w:tcPr>
          <w:p w14:paraId="1C559C53"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14:paraId="1B5AD8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0729962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61726A9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D70694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5C832EF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2FACBA4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107310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956A99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14:paraId="7CB4A16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14:paraId="38A1CCC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14:paraId="648BF11A" w14:textId="77777777" w:rsidTr="008C2A32">
        <w:trPr>
          <w:trHeight w:val="300"/>
        </w:trPr>
        <w:tc>
          <w:tcPr>
            <w:tcW w:w="764" w:type="dxa"/>
            <w:tcBorders>
              <w:top w:val="nil"/>
              <w:left w:val="nil"/>
              <w:bottom w:val="nil"/>
              <w:right w:val="nil"/>
            </w:tcBorders>
          </w:tcPr>
          <w:p w14:paraId="1779317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14:paraId="1F6ADB4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14:paraId="616AE5B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Härsnäs, Härsjön</w:t>
            </w:r>
          </w:p>
        </w:tc>
        <w:tc>
          <w:tcPr>
            <w:tcW w:w="2150" w:type="dxa"/>
            <w:tcBorders>
              <w:top w:val="nil"/>
              <w:left w:val="nil"/>
              <w:bottom w:val="nil"/>
              <w:right w:val="nil"/>
            </w:tcBorders>
          </w:tcPr>
          <w:p w14:paraId="5CFC97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15264D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30F2718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5FFA2C7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B87FA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4AA353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76D6A1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2302853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14:paraId="32BE250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14:paraId="439FCD1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14:paraId="6603AA66" w14:textId="77777777" w:rsidTr="008C2A32">
        <w:trPr>
          <w:trHeight w:val="300"/>
        </w:trPr>
        <w:tc>
          <w:tcPr>
            <w:tcW w:w="764" w:type="dxa"/>
            <w:tcBorders>
              <w:top w:val="nil"/>
              <w:left w:val="nil"/>
              <w:bottom w:val="nil"/>
              <w:right w:val="nil"/>
            </w:tcBorders>
          </w:tcPr>
          <w:p w14:paraId="67AD550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14:paraId="7FA4AF0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6BDCBC65"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r>
              <w:rPr>
                <w:rFonts w:ascii="Times New Roman" w:hAnsi="Times New Roman" w:cs="Times New Roman"/>
                <w:color w:val="000000"/>
                <w:sz w:val="24"/>
                <w:szCs w:val="24"/>
                <w:lang w:eastAsia="es-ES"/>
              </w:rPr>
              <w:t>ås</w:t>
            </w:r>
          </w:p>
        </w:tc>
        <w:tc>
          <w:tcPr>
            <w:tcW w:w="2150" w:type="dxa"/>
            <w:tcBorders>
              <w:top w:val="nil"/>
              <w:left w:val="nil"/>
              <w:bottom w:val="nil"/>
              <w:right w:val="nil"/>
            </w:tcBorders>
          </w:tcPr>
          <w:p w14:paraId="0E3468E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meadow</w:t>
            </w:r>
          </w:p>
        </w:tc>
        <w:tc>
          <w:tcPr>
            <w:tcW w:w="434" w:type="dxa"/>
            <w:tcBorders>
              <w:top w:val="nil"/>
              <w:left w:val="nil"/>
              <w:bottom w:val="nil"/>
              <w:right w:val="nil"/>
            </w:tcBorders>
            <w:vAlign w:val="bottom"/>
          </w:tcPr>
          <w:p w14:paraId="0BA923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72BB784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1D02A7B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09E9FD6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0AB99B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02358D0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B70F7C6"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14:paraId="17DE4EC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14:paraId="468136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14:paraId="6FF0B910" w14:textId="77777777" w:rsidTr="008C2A32">
        <w:trPr>
          <w:trHeight w:val="300"/>
        </w:trPr>
        <w:tc>
          <w:tcPr>
            <w:tcW w:w="764" w:type="dxa"/>
            <w:tcBorders>
              <w:top w:val="nil"/>
              <w:left w:val="nil"/>
              <w:bottom w:val="nil"/>
              <w:right w:val="nil"/>
            </w:tcBorders>
          </w:tcPr>
          <w:p w14:paraId="35ACF9C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14:paraId="47F7F2C8"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0E29BD2C" w14:textId="77777777"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14:paraId="724B04A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meadow</w:t>
            </w:r>
          </w:p>
        </w:tc>
        <w:tc>
          <w:tcPr>
            <w:tcW w:w="434" w:type="dxa"/>
            <w:tcBorders>
              <w:top w:val="nil"/>
              <w:left w:val="nil"/>
              <w:bottom w:val="nil"/>
              <w:right w:val="nil"/>
            </w:tcBorders>
            <w:vAlign w:val="bottom"/>
          </w:tcPr>
          <w:p w14:paraId="42FE089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269CF40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E4B9D7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5E3E8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35C028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2BD977B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50D37C2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14:paraId="5C4FC7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14:paraId="7BA47A3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14:paraId="14808D4D" w14:textId="77777777" w:rsidTr="008C2A32">
        <w:trPr>
          <w:trHeight w:val="300"/>
        </w:trPr>
        <w:tc>
          <w:tcPr>
            <w:tcW w:w="764" w:type="dxa"/>
            <w:tcBorders>
              <w:top w:val="nil"/>
              <w:left w:val="nil"/>
              <w:bottom w:val="nil"/>
              <w:right w:val="nil"/>
            </w:tcBorders>
          </w:tcPr>
          <w:p w14:paraId="00F8800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14:paraId="5854E8C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4C722E3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Kalv Camping</w:t>
            </w:r>
          </w:p>
        </w:tc>
        <w:tc>
          <w:tcPr>
            <w:tcW w:w="2150" w:type="dxa"/>
            <w:tcBorders>
              <w:top w:val="nil"/>
              <w:left w:val="nil"/>
              <w:bottom w:val="nil"/>
              <w:right w:val="nil"/>
            </w:tcBorders>
          </w:tcPr>
          <w:p w14:paraId="53650F0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66FEB88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54FA72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26F565F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2F556C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7B1E24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E649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0424A6F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14:paraId="0D269C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14:paraId="1D59AE4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14:paraId="3CC494F0" w14:textId="77777777" w:rsidTr="008C2A32">
        <w:trPr>
          <w:trHeight w:val="300"/>
        </w:trPr>
        <w:tc>
          <w:tcPr>
            <w:tcW w:w="764" w:type="dxa"/>
            <w:tcBorders>
              <w:top w:val="nil"/>
              <w:left w:val="nil"/>
              <w:bottom w:val="nil"/>
              <w:right w:val="nil"/>
            </w:tcBorders>
          </w:tcPr>
          <w:p w14:paraId="22B987D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14:paraId="429CCD72"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Svenljunga</w:t>
            </w:r>
          </w:p>
        </w:tc>
        <w:tc>
          <w:tcPr>
            <w:tcW w:w="2844" w:type="dxa"/>
            <w:tcBorders>
              <w:top w:val="nil"/>
              <w:left w:val="nil"/>
              <w:bottom w:val="nil"/>
              <w:right w:val="nil"/>
            </w:tcBorders>
            <w:noWrap/>
            <w:vAlign w:val="bottom"/>
          </w:tcPr>
          <w:p w14:paraId="14826AC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Olshult</w:t>
            </w:r>
          </w:p>
        </w:tc>
        <w:tc>
          <w:tcPr>
            <w:tcW w:w="2150" w:type="dxa"/>
            <w:tcBorders>
              <w:top w:val="nil"/>
              <w:left w:val="nil"/>
              <w:bottom w:val="nil"/>
              <w:right w:val="nil"/>
            </w:tcBorders>
          </w:tcPr>
          <w:p w14:paraId="6A4812E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 meadow</w:t>
            </w:r>
          </w:p>
        </w:tc>
        <w:tc>
          <w:tcPr>
            <w:tcW w:w="434" w:type="dxa"/>
            <w:tcBorders>
              <w:top w:val="nil"/>
              <w:left w:val="nil"/>
              <w:bottom w:val="nil"/>
              <w:right w:val="nil"/>
            </w:tcBorders>
            <w:vAlign w:val="bottom"/>
          </w:tcPr>
          <w:p w14:paraId="6A09753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07E1B3C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78BA2D4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1969180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6FCA8BD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4863C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35F4B29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14:paraId="0773BC5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14:paraId="7E0C667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14:paraId="5F908A08" w14:textId="77777777" w:rsidTr="008C2A32">
        <w:trPr>
          <w:trHeight w:val="300"/>
        </w:trPr>
        <w:tc>
          <w:tcPr>
            <w:tcW w:w="764" w:type="dxa"/>
            <w:tcBorders>
              <w:top w:val="nil"/>
              <w:left w:val="nil"/>
              <w:bottom w:val="nil"/>
              <w:right w:val="nil"/>
            </w:tcBorders>
          </w:tcPr>
          <w:p w14:paraId="5C92989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14:paraId="7EF5F90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Tranemo</w:t>
            </w:r>
          </w:p>
        </w:tc>
        <w:tc>
          <w:tcPr>
            <w:tcW w:w="2844" w:type="dxa"/>
            <w:tcBorders>
              <w:top w:val="nil"/>
              <w:left w:val="nil"/>
              <w:bottom w:val="nil"/>
              <w:right w:val="nil"/>
            </w:tcBorders>
            <w:noWrap/>
            <w:vAlign w:val="bottom"/>
          </w:tcPr>
          <w:p w14:paraId="3D5E951F"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Blåbo, Marjebosjön</w:t>
            </w:r>
          </w:p>
        </w:tc>
        <w:tc>
          <w:tcPr>
            <w:tcW w:w="2150" w:type="dxa"/>
            <w:tcBorders>
              <w:top w:val="nil"/>
              <w:left w:val="nil"/>
              <w:bottom w:val="nil"/>
              <w:right w:val="nil"/>
            </w:tcBorders>
          </w:tcPr>
          <w:p w14:paraId="708BA6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14:paraId="38810BF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14:paraId="49B605E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14:paraId="670C9D8B"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14:paraId="6A04D3A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14:paraId="5638BF0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14:paraId="5A05581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14:paraId="1A106CE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14:paraId="032F97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14:paraId="53CFA2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14:paraId="0DB2C92F" w14:textId="77777777" w:rsidTr="008C2A32">
        <w:trPr>
          <w:trHeight w:val="300"/>
        </w:trPr>
        <w:tc>
          <w:tcPr>
            <w:tcW w:w="764" w:type="dxa"/>
            <w:tcBorders>
              <w:top w:val="nil"/>
              <w:left w:val="nil"/>
              <w:bottom w:val="single" w:sz="12" w:space="0" w:color="auto"/>
              <w:right w:val="nil"/>
            </w:tcBorders>
          </w:tcPr>
          <w:p w14:paraId="470C2D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220" w:type="dxa"/>
            <w:tcBorders>
              <w:top w:val="nil"/>
              <w:left w:val="nil"/>
              <w:bottom w:val="single" w:sz="12" w:space="0" w:color="auto"/>
              <w:right w:val="nil"/>
            </w:tcBorders>
            <w:noWrap/>
            <w:vAlign w:val="bottom"/>
          </w:tcPr>
          <w:p w14:paraId="3936696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Tranemo</w:t>
            </w:r>
          </w:p>
        </w:tc>
        <w:tc>
          <w:tcPr>
            <w:tcW w:w="2844" w:type="dxa"/>
            <w:tcBorders>
              <w:top w:val="nil"/>
              <w:left w:val="nil"/>
              <w:bottom w:val="single" w:sz="12" w:space="0" w:color="auto"/>
              <w:right w:val="nil"/>
            </w:tcBorders>
            <w:noWrap/>
            <w:vAlign w:val="bottom"/>
          </w:tcPr>
          <w:p w14:paraId="7775D1C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Algutstorpasjön</w:t>
            </w:r>
          </w:p>
        </w:tc>
        <w:tc>
          <w:tcPr>
            <w:tcW w:w="2150" w:type="dxa"/>
            <w:tcBorders>
              <w:top w:val="nil"/>
              <w:left w:val="nil"/>
              <w:bottom w:val="single" w:sz="12" w:space="0" w:color="auto"/>
              <w:right w:val="nil"/>
            </w:tcBorders>
          </w:tcPr>
          <w:p w14:paraId="7DFEB9AD"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14:paraId="30262D2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14:paraId="439E8B54"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14:paraId="3453F9C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14:paraId="14A1D5C2"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14:paraId="1F92292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14:paraId="45408C9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14:paraId="585D454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14:paraId="0D37B44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14:paraId="2D0AAD9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14:paraId="1EDCDA8E" w14:textId="77777777" w:rsidR="008C2A32" w:rsidRDefault="008C2A32" w:rsidP="008C2A32">
      <w:pPr>
        <w:rPr>
          <w:rFonts w:ascii="Times New Roman" w:hAnsi="Times New Roman" w:cs="Times New Roman"/>
          <w:sz w:val="24"/>
          <w:szCs w:val="24"/>
          <w:lang w:val="en-US"/>
        </w:rPr>
        <w:sectPr w:rsidR="008C2A32" w:rsidSect="00AD4822">
          <w:pgSz w:w="15842" w:h="12242" w:code="1"/>
          <w:pgMar w:top="1440" w:right="1440" w:bottom="1440" w:left="1440" w:header="709" w:footer="709" w:gutter="0"/>
          <w:cols w:space="708"/>
          <w:docGrid w:linePitch="360"/>
        </w:sectPr>
      </w:pPr>
    </w:p>
    <w:p w14:paraId="19B94232" w14:textId="702896E4"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w:t>
      </w:r>
      <w:r w:rsidR="001A3F46">
        <w:rPr>
          <w:rFonts w:ascii="Times New Roman" w:hAnsi="Times New Roman" w:cs="Times New Roman"/>
          <w:sz w:val="24"/>
          <w:szCs w:val="24"/>
          <w:lang w:val="en-US"/>
        </w:rPr>
        <w:t xml:space="preserve">within populations </w:t>
      </w:r>
      <w:r>
        <w:rPr>
          <w:rFonts w:ascii="Times New Roman" w:hAnsi="Times New Roman" w:cs="Times New Roman"/>
          <w:sz w:val="24"/>
          <w:szCs w:val="24"/>
          <w:lang w:val="en-US"/>
        </w:rPr>
        <w:t>before analyses.</w:t>
      </w:r>
      <w:r w:rsidR="00F16AC6" w:rsidRPr="00F16AC6">
        <w:rPr>
          <w:rFonts w:ascii="Times New Roman" w:hAnsi="Times New Roman" w:cs="Times New Roman"/>
          <w:sz w:val="24"/>
          <w:szCs w:val="24"/>
          <w:lang w:val="en-US"/>
        </w:rPr>
        <w:t xml:space="preserve"> Quadratic regression coefficients were doubled to properly estimate non-linear selection </w:t>
      </w:r>
      <w:r w:rsidR="00F16AC6" w:rsidRPr="00F16AC6">
        <w:rPr>
          <w:rFonts w:ascii="Times New Roman" w:hAnsi="Times New Roman" w:cs="Times New Roman"/>
          <w:sz w:val="24"/>
          <w:szCs w:val="24"/>
          <w:lang w:val="en-US"/>
        </w:rPr>
        <w:fldChar w:fldCharType="begin"/>
      </w:r>
      <w:r w:rsidR="00F16AC6" w:rsidRPr="00F16AC6">
        <w:rPr>
          <w:rFonts w:ascii="Times New Roman" w:hAnsi="Times New Roman" w:cs="Times New Roman"/>
          <w:sz w:val="24"/>
          <w:szCs w:val="24"/>
          <w:lang w:val="en-US"/>
        </w:rPr>
        <w:instrText xml:space="preserve"> ADDIN ZOTERO_ITEM CSL_CITATION {"citationID":"18uhje5umt","properties":{"formattedCitation":"{\\rtf (Stinchcombe {\\i{}et al.}, 2008)}","plainCitation":"(Stinchcombe et al., 2008)"},"citationItems":[{"id":3473,"uris":["http://zotero.org/users/624279/items/TUWRBSHK"],"uri":["http://zotero.org/users/624279/items/TUWRBSHK"],"itemData":{"id":3473,"type":"article-journal","title":"Estimating nonlinear selection gradients using quadratic regression coefficients: double or nothing?","container-title":"Evolution","page":"2435-2440","volume":"62","issue":"9","source":"Wiley Online Library","abstract":"The use of regression analysis has been instrumental in allowing evolutionary biologists to estimate the strength and mode of natural selection. Although directional and correlational selection gradients are equal to their corresponding regression coefficients, quadratic regression coefficients must be doubled to estimate stabilizing/disruptive selection gradients. Based on a sample of 33 papers published in Evolution between 2002 and 2007, at least 78% of papers have not doubled quadratic regression coefficients, leading to an appreciable underestimate of the strength of stabilizing and disruptive selection. Proper treatment of quadratic regression coefficients is necessary for estimation of fitness surfaces and contour plots, canonical analysis of the γ matrix, and modeling the evolution of populations on an adaptive landscape.","DOI":"10.1111/j.1558-5646.2008.00449.x","ISSN":"1558-5646","shortTitle":"Estimating Nonlinear Selection Gradients Using Quadratic Regression Coefficients","language":"en","author":[{"family":"Stinchcombe","given":"John R."},{"family":"Agrawal","given":"Aneil F."},{"family":"Hohenlohe","given":"Paul A."},{"family":"Arnold","given":"Stevan J."},{"family":"Blows","given":"Mark W."}],"issued":{"date-parts":[["2008",9,1]]}}}],"schema":"https://github.com/citation-style-language/schema/raw/master/csl-citation.json"} </w:instrText>
      </w:r>
      <w:r w:rsidR="00F16AC6" w:rsidRPr="00F16AC6">
        <w:rPr>
          <w:rFonts w:ascii="Times New Roman" w:hAnsi="Times New Roman" w:cs="Times New Roman"/>
          <w:sz w:val="24"/>
          <w:szCs w:val="24"/>
          <w:lang w:val="en-US"/>
        </w:rPr>
        <w:fldChar w:fldCharType="separate"/>
      </w:r>
      <w:r w:rsidR="00F16AC6" w:rsidRPr="00F16AC6">
        <w:rPr>
          <w:rFonts w:ascii="Times New Roman" w:hAnsi="Times New Roman" w:cs="Times New Roman"/>
          <w:sz w:val="24"/>
          <w:szCs w:val="24"/>
          <w:lang w:val="en-US"/>
        </w:rPr>
        <w:t xml:space="preserve">(Stinchcombe </w:t>
      </w:r>
      <w:r w:rsidR="00F16AC6" w:rsidRPr="00F16AC6">
        <w:rPr>
          <w:rFonts w:ascii="Times New Roman" w:hAnsi="Times New Roman" w:cs="Times New Roman"/>
          <w:i/>
          <w:iCs/>
          <w:sz w:val="24"/>
          <w:szCs w:val="24"/>
          <w:lang w:val="en-US"/>
        </w:rPr>
        <w:t>et al.</w:t>
      </w:r>
      <w:r w:rsidR="00F16AC6" w:rsidRPr="00F16AC6">
        <w:rPr>
          <w:rFonts w:ascii="Times New Roman" w:hAnsi="Times New Roman" w:cs="Times New Roman"/>
          <w:sz w:val="24"/>
          <w:szCs w:val="24"/>
          <w:lang w:val="en-US"/>
        </w:rPr>
        <w:t>, 2008)</w:t>
      </w:r>
      <w:r w:rsidR="00F16AC6" w:rsidRPr="00F16AC6">
        <w:rPr>
          <w:rFonts w:ascii="Times New Roman" w:hAnsi="Times New Roman" w:cs="Times New Roman"/>
          <w:sz w:val="24"/>
          <w:szCs w:val="24"/>
          <w:lang w:val="en-US"/>
        </w:rPr>
        <w:fldChar w:fldCharType="end"/>
      </w:r>
      <w:r w:rsidR="00F16AC6" w:rsidRPr="00F16AC6">
        <w:rPr>
          <w:rFonts w:ascii="Times New Roman" w:hAnsi="Times New Roman" w:cs="Times New Roman"/>
          <w:sz w:val="24"/>
          <w:szCs w:val="24"/>
          <w:lang w:val="en-US"/>
        </w:rPr>
        <w:t>.</w:t>
      </w:r>
    </w:p>
    <w:tbl>
      <w:tblPr>
        <w:tblW w:w="9234" w:type="dxa"/>
        <w:tblInd w:w="-106" w:type="dxa"/>
        <w:tblLook w:val="0000" w:firstRow="0" w:lastRow="0" w:firstColumn="0" w:lastColumn="0" w:noHBand="0" w:noVBand="0"/>
      </w:tblPr>
      <w:tblGrid>
        <w:gridCol w:w="236"/>
        <w:gridCol w:w="3974"/>
        <w:gridCol w:w="456"/>
        <w:gridCol w:w="1465"/>
        <w:gridCol w:w="884"/>
        <w:gridCol w:w="236"/>
        <w:gridCol w:w="518"/>
        <w:gridCol w:w="1465"/>
      </w:tblGrid>
      <w:tr w:rsidR="008C2A32" w14:paraId="12D10162" w14:textId="77777777" w:rsidTr="008C2A32">
        <w:trPr>
          <w:cantSplit/>
        </w:trPr>
        <w:tc>
          <w:tcPr>
            <w:tcW w:w="4210" w:type="dxa"/>
            <w:gridSpan w:val="2"/>
            <w:vMerge w:val="restart"/>
            <w:tcBorders>
              <w:top w:val="single" w:sz="18" w:space="0" w:color="auto"/>
              <w:left w:val="nil"/>
              <w:bottom w:val="nil"/>
              <w:right w:val="nil"/>
            </w:tcBorders>
            <w:vAlign w:val="center"/>
          </w:tcPr>
          <w:p w14:paraId="732D2C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14:paraId="26FE639B"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083FF62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884" w:type="dxa"/>
            <w:tcBorders>
              <w:top w:val="single" w:sz="18" w:space="0" w:color="auto"/>
              <w:left w:val="nil"/>
              <w:bottom w:val="single" w:sz="2" w:space="0" w:color="auto"/>
              <w:right w:val="nil"/>
            </w:tcBorders>
          </w:tcPr>
          <w:p w14:paraId="18D3A6B1"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236" w:type="dxa"/>
            <w:tcBorders>
              <w:top w:val="single" w:sz="18" w:space="0" w:color="auto"/>
              <w:left w:val="nil"/>
              <w:bottom w:val="nil"/>
              <w:right w:val="nil"/>
            </w:tcBorders>
          </w:tcPr>
          <w:p w14:paraId="0AAE8A5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2" w:space="0" w:color="auto"/>
              <w:right w:val="nil"/>
            </w:tcBorders>
          </w:tcPr>
          <w:p w14:paraId="64FD6A91"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14:paraId="68EE236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14:paraId="24B5750C" w14:textId="77777777" w:rsidTr="008C2A32">
        <w:trPr>
          <w:cantSplit/>
        </w:trPr>
        <w:tc>
          <w:tcPr>
            <w:tcW w:w="4210" w:type="dxa"/>
            <w:gridSpan w:val="2"/>
            <w:vMerge/>
            <w:tcBorders>
              <w:top w:val="nil"/>
              <w:left w:val="nil"/>
              <w:bottom w:val="single" w:sz="18" w:space="0" w:color="auto"/>
              <w:right w:val="nil"/>
            </w:tcBorders>
          </w:tcPr>
          <w:p w14:paraId="772ED3B5" w14:textId="77777777" w:rsidR="008C2A32" w:rsidRDefault="008C2A32" w:rsidP="008C2A32">
            <w:pPr>
              <w:spacing w:after="0"/>
              <w:rPr>
                <w:rFonts w:ascii="Times New Roman" w:hAnsi="Times New Roman" w:cs="Times New Roman"/>
                <w:sz w:val="24"/>
                <w:szCs w:val="24"/>
                <w:lang w:val="en-US"/>
              </w:rPr>
            </w:pPr>
          </w:p>
        </w:tc>
        <w:tc>
          <w:tcPr>
            <w:tcW w:w="0" w:type="auto"/>
            <w:tcBorders>
              <w:top w:val="single" w:sz="2" w:space="0" w:color="auto"/>
              <w:left w:val="nil"/>
              <w:bottom w:val="single" w:sz="2" w:space="0" w:color="auto"/>
              <w:right w:val="nil"/>
            </w:tcBorders>
            <w:vAlign w:val="center"/>
          </w:tcPr>
          <w:p w14:paraId="5A7CAF0E"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465" w:type="dxa"/>
            <w:tcBorders>
              <w:top w:val="single" w:sz="2" w:space="0" w:color="auto"/>
              <w:left w:val="nil"/>
              <w:bottom w:val="single" w:sz="2" w:space="0" w:color="auto"/>
              <w:right w:val="nil"/>
            </w:tcBorders>
            <w:vAlign w:val="center"/>
          </w:tcPr>
          <w:p w14:paraId="7C547FE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884" w:type="dxa"/>
            <w:tcBorders>
              <w:top w:val="single" w:sz="2" w:space="0" w:color="auto"/>
              <w:left w:val="nil"/>
              <w:bottom w:val="single" w:sz="2" w:space="0" w:color="auto"/>
              <w:right w:val="nil"/>
            </w:tcBorders>
            <w:vAlign w:val="center"/>
          </w:tcPr>
          <w:p w14:paraId="50BCB11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w:t>
            </w:r>
          </w:p>
        </w:tc>
        <w:tc>
          <w:tcPr>
            <w:tcW w:w="236" w:type="dxa"/>
            <w:tcBorders>
              <w:top w:val="nil"/>
              <w:left w:val="nil"/>
              <w:bottom w:val="single" w:sz="2" w:space="0" w:color="auto"/>
              <w:right w:val="nil"/>
            </w:tcBorders>
          </w:tcPr>
          <w:p w14:paraId="71E395DA"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2" w:space="0" w:color="auto"/>
              <w:left w:val="nil"/>
              <w:bottom w:val="single" w:sz="2" w:space="0" w:color="auto"/>
              <w:right w:val="nil"/>
            </w:tcBorders>
          </w:tcPr>
          <w:p w14:paraId="42F8B0C0"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df</w:t>
            </w:r>
          </w:p>
        </w:tc>
        <w:tc>
          <w:tcPr>
            <w:tcW w:w="1465" w:type="dxa"/>
            <w:tcBorders>
              <w:top w:val="single" w:sz="2" w:space="0" w:color="auto"/>
              <w:left w:val="nil"/>
              <w:bottom w:val="single" w:sz="2" w:space="0" w:color="auto"/>
              <w:right w:val="nil"/>
            </w:tcBorders>
            <w:vAlign w:val="center"/>
          </w:tcPr>
          <w:p w14:paraId="59A186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8C2A32" w14:paraId="7A418A1D" w14:textId="77777777" w:rsidTr="008C2A32">
        <w:tc>
          <w:tcPr>
            <w:tcW w:w="4210" w:type="dxa"/>
            <w:gridSpan w:val="2"/>
            <w:tcBorders>
              <w:top w:val="single" w:sz="18" w:space="0" w:color="auto"/>
              <w:left w:val="nil"/>
              <w:bottom w:val="single" w:sz="4" w:space="0" w:color="auto"/>
              <w:right w:val="nil"/>
            </w:tcBorders>
          </w:tcPr>
          <w:p w14:paraId="6058228D"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right w:val="nil"/>
            </w:tcBorders>
            <w:vAlign w:val="center"/>
          </w:tcPr>
          <w:p w14:paraId="30326938"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18FB55B3" w14:textId="77777777" w:rsidR="008C2A32" w:rsidRDefault="008C2A32" w:rsidP="008C2A32">
            <w:pPr>
              <w:spacing w:after="0"/>
              <w:rPr>
                <w:rFonts w:ascii="Times New Roman" w:hAnsi="Times New Roman" w:cs="Times New Roman"/>
                <w:sz w:val="24"/>
                <w:szCs w:val="24"/>
                <w:lang w:val="en-US"/>
              </w:rPr>
            </w:pPr>
          </w:p>
        </w:tc>
        <w:tc>
          <w:tcPr>
            <w:tcW w:w="884" w:type="dxa"/>
            <w:tcBorders>
              <w:top w:val="single" w:sz="18" w:space="0" w:color="auto"/>
              <w:left w:val="nil"/>
              <w:bottom w:val="single" w:sz="4" w:space="0" w:color="auto"/>
              <w:right w:val="nil"/>
            </w:tcBorders>
            <w:vAlign w:val="center"/>
          </w:tcPr>
          <w:p w14:paraId="7D136B05"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18" w:space="0" w:color="auto"/>
              <w:left w:val="nil"/>
              <w:bottom w:val="single" w:sz="4" w:space="0" w:color="auto"/>
              <w:right w:val="nil"/>
            </w:tcBorders>
          </w:tcPr>
          <w:p w14:paraId="6CFDAB74"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4" w:space="0" w:color="auto"/>
              <w:right w:val="nil"/>
            </w:tcBorders>
          </w:tcPr>
          <w:p w14:paraId="5AA77F1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14:paraId="66C3A298" w14:textId="77777777" w:rsidR="008C2A32" w:rsidRDefault="008C2A32" w:rsidP="008C2A32">
            <w:pPr>
              <w:spacing w:after="0"/>
              <w:rPr>
                <w:rFonts w:ascii="Times New Roman" w:hAnsi="Times New Roman" w:cs="Times New Roman"/>
                <w:sz w:val="24"/>
                <w:szCs w:val="24"/>
                <w:lang w:val="en-US"/>
              </w:rPr>
            </w:pPr>
          </w:p>
        </w:tc>
      </w:tr>
      <w:tr w:rsidR="008C2A32" w14:paraId="0DF6F560" w14:textId="77777777" w:rsidTr="008C2A32">
        <w:tc>
          <w:tcPr>
            <w:tcW w:w="236" w:type="dxa"/>
            <w:tcBorders>
              <w:top w:val="single" w:sz="4" w:space="0" w:color="auto"/>
              <w:left w:val="nil"/>
              <w:bottom w:val="nil"/>
              <w:right w:val="nil"/>
            </w:tcBorders>
          </w:tcPr>
          <w:p w14:paraId="3F5C8620"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5B9262B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14:paraId="19E3338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3C3C520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0.42</w:t>
            </w:r>
          </w:p>
        </w:tc>
        <w:tc>
          <w:tcPr>
            <w:tcW w:w="884" w:type="dxa"/>
            <w:tcBorders>
              <w:top w:val="single" w:sz="4" w:space="0" w:color="auto"/>
              <w:left w:val="nil"/>
              <w:bottom w:val="nil"/>
              <w:right w:val="nil"/>
            </w:tcBorders>
            <w:vAlign w:val="center"/>
          </w:tcPr>
          <w:p w14:paraId="7122BE49"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5CEAF32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3C7DEF2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64CDE3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8C2A32" w14:paraId="21FAAC7E" w14:textId="77777777" w:rsidTr="008C2A32">
        <w:tc>
          <w:tcPr>
            <w:tcW w:w="236" w:type="dxa"/>
            <w:tcBorders>
              <w:top w:val="nil"/>
              <w:left w:val="nil"/>
              <w:bottom w:val="nil"/>
              <w:right w:val="nil"/>
            </w:tcBorders>
          </w:tcPr>
          <w:p w14:paraId="56301939"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E44862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14:paraId="75DAABC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0FDD56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207.08***</w:t>
            </w:r>
          </w:p>
        </w:tc>
        <w:tc>
          <w:tcPr>
            <w:tcW w:w="884" w:type="dxa"/>
            <w:tcBorders>
              <w:top w:val="nil"/>
              <w:left w:val="nil"/>
              <w:bottom w:val="nil"/>
              <w:right w:val="nil"/>
            </w:tcBorders>
            <w:vAlign w:val="center"/>
          </w:tcPr>
          <w:p w14:paraId="04F19D7A"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43313DB"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768D9DC9"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EB111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69.87***</w:t>
            </w:r>
          </w:p>
        </w:tc>
      </w:tr>
      <w:tr w:rsidR="008C2A32" w14:paraId="7A02D212" w14:textId="77777777" w:rsidTr="008C2A32">
        <w:tc>
          <w:tcPr>
            <w:tcW w:w="236" w:type="dxa"/>
            <w:tcBorders>
              <w:top w:val="nil"/>
              <w:left w:val="nil"/>
              <w:bottom w:val="nil"/>
              <w:right w:val="nil"/>
            </w:tcBorders>
          </w:tcPr>
          <w:p w14:paraId="28B82628"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B9C91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14:paraId="0093BF9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2AFA6C"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6.25 *</w:t>
            </w:r>
          </w:p>
        </w:tc>
        <w:tc>
          <w:tcPr>
            <w:tcW w:w="884" w:type="dxa"/>
            <w:tcBorders>
              <w:top w:val="nil"/>
              <w:left w:val="nil"/>
              <w:bottom w:val="nil"/>
              <w:right w:val="nil"/>
            </w:tcBorders>
            <w:vAlign w:val="center"/>
          </w:tcPr>
          <w:p w14:paraId="6ED5DBE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0.122</w:t>
            </w:r>
          </w:p>
        </w:tc>
        <w:tc>
          <w:tcPr>
            <w:tcW w:w="236" w:type="dxa"/>
            <w:tcBorders>
              <w:top w:val="nil"/>
              <w:left w:val="nil"/>
              <w:bottom w:val="nil"/>
              <w:right w:val="nil"/>
            </w:tcBorders>
          </w:tcPr>
          <w:p w14:paraId="1D61E39E"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4F65EEF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48CD63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0.41</w:t>
            </w:r>
          </w:p>
        </w:tc>
      </w:tr>
      <w:tr w:rsidR="008C2A32" w14:paraId="3F0D7C72" w14:textId="77777777" w:rsidTr="008C2A32">
        <w:tc>
          <w:tcPr>
            <w:tcW w:w="236" w:type="dxa"/>
            <w:tcBorders>
              <w:top w:val="nil"/>
              <w:left w:val="nil"/>
              <w:bottom w:val="nil"/>
              <w:right w:val="nil"/>
            </w:tcBorders>
          </w:tcPr>
          <w:p w14:paraId="5941F16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1D7CA3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0" w:type="auto"/>
            <w:tcBorders>
              <w:top w:val="nil"/>
              <w:left w:val="nil"/>
              <w:bottom w:val="nil"/>
              <w:right w:val="nil"/>
            </w:tcBorders>
            <w:vAlign w:val="center"/>
          </w:tcPr>
          <w:p w14:paraId="5E75CE90"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68824CB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884" w:type="dxa"/>
            <w:tcBorders>
              <w:top w:val="nil"/>
              <w:left w:val="nil"/>
              <w:bottom w:val="nil"/>
              <w:right w:val="nil"/>
            </w:tcBorders>
            <w:vAlign w:val="center"/>
          </w:tcPr>
          <w:p w14:paraId="69C50F1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47E10208"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E17BF7B"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0198B9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8C2A32" w14:paraId="3B18BA2F" w14:textId="77777777" w:rsidTr="008C2A32">
        <w:tc>
          <w:tcPr>
            <w:tcW w:w="236" w:type="dxa"/>
            <w:tcBorders>
              <w:top w:val="nil"/>
              <w:left w:val="nil"/>
              <w:bottom w:val="nil"/>
              <w:right w:val="nil"/>
            </w:tcBorders>
          </w:tcPr>
          <w:p w14:paraId="036BF1A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5F22CED6"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0" w:type="auto"/>
            <w:tcBorders>
              <w:top w:val="nil"/>
              <w:left w:val="nil"/>
              <w:bottom w:val="nil"/>
              <w:right w:val="nil"/>
            </w:tcBorders>
            <w:vAlign w:val="center"/>
          </w:tcPr>
          <w:p w14:paraId="5565DDE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FFED1EA"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884" w:type="dxa"/>
            <w:tcBorders>
              <w:top w:val="nil"/>
              <w:left w:val="nil"/>
              <w:bottom w:val="nil"/>
              <w:right w:val="nil"/>
            </w:tcBorders>
            <w:vAlign w:val="center"/>
          </w:tcPr>
          <w:p w14:paraId="2DC7E689"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8E3D82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E84DD4"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E6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8C2A32" w14:paraId="5BFD2717" w14:textId="77777777" w:rsidTr="008C2A32">
        <w:tc>
          <w:tcPr>
            <w:tcW w:w="236" w:type="dxa"/>
            <w:tcBorders>
              <w:top w:val="nil"/>
              <w:left w:val="nil"/>
              <w:bottom w:val="nil"/>
              <w:right w:val="nil"/>
            </w:tcBorders>
          </w:tcPr>
          <w:p w14:paraId="3EAB5E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F5A6A9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0" w:type="auto"/>
            <w:tcBorders>
              <w:top w:val="nil"/>
              <w:left w:val="nil"/>
              <w:bottom w:val="nil"/>
              <w:right w:val="nil"/>
            </w:tcBorders>
            <w:vAlign w:val="center"/>
          </w:tcPr>
          <w:p w14:paraId="5AB7A80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52B5DC7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884" w:type="dxa"/>
            <w:tcBorders>
              <w:top w:val="nil"/>
              <w:left w:val="nil"/>
              <w:bottom w:val="nil"/>
              <w:right w:val="nil"/>
            </w:tcBorders>
            <w:vAlign w:val="center"/>
          </w:tcPr>
          <w:p w14:paraId="25D7F62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90C35F3"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147E930E" w14:textId="77777777"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6DC498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8C2A32" w14:paraId="655E9129" w14:textId="77777777" w:rsidTr="008C2A32">
        <w:tc>
          <w:tcPr>
            <w:tcW w:w="236" w:type="dxa"/>
            <w:tcBorders>
              <w:top w:val="nil"/>
              <w:left w:val="nil"/>
              <w:bottom w:val="nil"/>
              <w:right w:val="nil"/>
            </w:tcBorders>
          </w:tcPr>
          <w:p w14:paraId="19D18AE7" w14:textId="77777777" w:rsidR="008C2A32" w:rsidRDefault="008C2A32"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14:paraId="16CA88D3" w14:textId="77777777" w:rsidR="008C2A32" w:rsidRDefault="008C2A32" w:rsidP="008C2A32">
            <w:pPr>
              <w:spacing w:after="0" w:line="240" w:lineRule="auto"/>
              <w:rPr>
                <w:rFonts w:ascii="Times New Roman" w:hAnsi="Times New Roman" w:cs="Times New Roman"/>
                <w:sz w:val="24"/>
                <w:szCs w:val="24"/>
                <w:lang w:val="en-US"/>
              </w:rPr>
            </w:pPr>
          </w:p>
        </w:tc>
        <w:tc>
          <w:tcPr>
            <w:tcW w:w="0" w:type="auto"/>
            <w:tcBorders>
              <w:top w:val="nil"/>
              <w:left w:val="nil"/>
              <w:bottom w:val="nil"/>
              <w:right w:val="nil"/>
            </w:tcBorders>
            <w:vAlign w:val="center"/>
          </w:tcPr>
          <w:p w14:paraId="72EFD660"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760004E7" w14:textId="77777777" w:rsidR="008C2A32" w:rsidRDefault="008C2A32" w:rsidP="008C2A32">
            <w:pPr>
              <w:tabs>
                <w:tab w:val="decimal" w:pos="-7922"/>
              </w:tabs>
              <w:spacing w:after="0" w:line="240" w:lineRule="auto"/>
              <w:rPr>
                <w:rFonts w:ascii="Times New Roman" w:hAnsi="Times New Roman" w:cs="Times New Roman"/>
                <w:sz w:val="24"/>
                <w:szCs w:val="24"/>
                <w:lang w:val="en-US"/>
              </w:rPr>
            </w:pPr>
          </w:p>
        </w:tc>
        <w:tc>
          <w:tcPr>
            <w:tcW w:w="884" w:type="dxa"/>
            <w:tcBorders>
              <w:top w:val="nil"/>
              <w:left w:val="nil"/>
              <w:bottom w:val="nil"/>
              <w:right w:val="nil"/>
            </w:tcBorders>
            <w:vAlign w:val="center"/>
          </w:tcPr>
          <w:p w14:paraId="79C8FEA3" w14:textId="77777777" w:rsidR="008C2A32" w:rsidRDefault="008C2A32" w:rsidP="008C2A32">
            <w:pPr>
              <w:spacing w:after="0" w:line="240" w:lineRule="auto"/>
              <w:rPr>
                <w:rFonts w:ascii="Times New Roman" w:hAnsi="Times New Roman" w:cs="Times New Roman"/>
                <w:sz w:val="24"/>
                <w:szCs w:val="24"/>
                <w:lang w:val="en-US"/>
              </w:rPr>
            </w:pPr>
          </w:p>
        </w:tc>
        <w:tc>
          <w:tcPr>
            <w:tcW w:w="236" w:type="dxa"/>
            <w:tcBorders>
              <w:top w:val="nil"/>
              <w:left w:val="nil"/>
              <w:bottom w:val="nil"/>
              <w:right w:val="nil"/>
            </w:tcBorders>
          </w:tcPr>
          <w:p w14:paraId="2EDDA2A2"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14:paraId="07B4FE97" w14:textId="77777777"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14:paraId="4597A33F" w14:textId="77777777" w:rsidR="008C2A32" w:rsidRDefault="008C2A32" w:rsidP="008C2A32">
            <w:pPr>
              <w:spacing w:after="0" w:line="240" w:lineRule="auto"/>
              <w:rPr>
                <w:rFonts w:ascii="Times New Roman" w:hAnsi="Times New Roman" w:cs="Times New Roman"/>
                <w:sz w:val="24"/>
                <w:szCs w:val="24"/>
                <w:lang w:val="en-US"/>
              </w:rPr>
            </w:pPr>
          </w:p>
        </w:tc>
      </w:tr>
      <w:tr w:rsidR="008C2A32" w14:paraId="75591810" w14:textId="77777777" w:rsidTr="008C2A32">
        <w:tc>
          <w:tcPr>
            <w:tcW w:w="4210" w:type="dxa"/>
            <w:gridSpan w:val="2"/>
            <w:tcBorders>
              <w:top w:val="nil"/>
              <w:left w:val="nil"/>
              <w:bottom w:val="single" w:sz="4" w:space="0" w:color="auto"/>
              <w:right w:val="nil"/>
            </w:tcBorders>
          </w:tcPr>
          <w:p w14:paraId="77F3B39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top w:val="nil"/>
              <w:left w:val="nil"/>
              <w:bottom w:val="single" w:sz="4" w:space="0" w:color="auto"/>
              <w:right w:val="nil"/>
            </w:tcBorders>
            <w:vAlign w:val="center"/>
          </w:tcPr>
          <w:p w14:paraId="5B3DEF63"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72159E13" w14:textId="77777777" w:rsidR="008C2A32" w:rsidRDefault="008C2A32" w:rsidP="008C2A32">
            <w:pPr>
              <w:tabs>
                <w:tab w:val="decimal" w:pos="-7922"/>
              </w:tabs>
              <w:spacing w:after="0"/>
              <w:rPr>
                <w:rFonts w:ascii="Times New Roman" w:hAnsi="Times New Roman" w:cs="Times New Roman"/>
                <w:sz w:val="24"/>
                <w:szCs w:val="24"/>
                <w:lang w:val="en-US"/>
              </w:rPr>
            </w:pPr>
          </w:p>
        </w:tc>
        <w:tc>
          <w:tcPr>
            <w:tcW w:w="884" w:type="dxa"/>
            <w:tcBorders>
              <w:top w:val="nil"/>
              <w:left w:val="nil"/>
              <w:bottom w:val="single" w:sz="4" w:space="0" w:color="auto"/>
              <w:right w:val="nil"/>
            </w:tcBorders>
            <w:vAlign w:val="center"/>
          </w:tcPr>
          <w:p w14:paraId="425E3B6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4" w:space="0" w:color="auto"/>
              <w:right w:val="nil"/>
            </w:tcBorders>
          </w:tcPr>
          <w:p w14:paraId="341AE6F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single" w:sz="4" w:space="0" w:color="auto"/>
              <w:right w:val="nil"/>
            </w:tcBorders>
          </w:tcPr>
          <w:p w14:paraId="071B832D" w14:textId="77777777"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14:paraId="458408F9" w14:textId="77777777" w:rsidR="008C2A32" w:rsidRDefault="008C2A32" w:rsidP="008C2A32">
            <w:pPr>
              <w:spacing w:after="0"/>
              <w:rPr>
                <w:rFonts w:ascii="Times New Roman" w:hAnsi="Times New Roman" w:cs="Times New Roman"/>
                <w:sz w:val="24"/>
                <w:szCs w:val="24"/>
                <w:lang w:val="en-US"/>
              </w:rPr>
            </w:pPr>
          </w:p>
        </w:tc>
      </w:tr>
      <w:tr w:rsidR="008C2A32" w14:paraId="5AFE5178" w14:textId="77777777" w:rsidTr="008C2A32">
        <w:tc>
          <w:tcPr>
            <w:tcW w:w="0" w:type="auto"/>
            <w:tcBorders>
              <w:top w:val="single" w:sz="4" w:space="0" w:color="auto"/>
              <w:left w:val="nil"/>
              <w:bottom w:val="nil"/>
              <w:right w:val="nil"/>
            </w:tcBorders>
          </w:tcPr>
          <w:p w14:paraId="75FD1552" w14:textId="77777777"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14:paraId="0927E03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0" w:type="auto"/>
            <w:tcBorders>
              <w:top w:val="single" w:sz="4" w:space="0" w:color="auto"/>
              <w:left w:val="nil"/>
              <w:bottom w:val="nil"/>
              <w:right w:val="nil"/>
            </w:tcBorders>
            <w:vAlign w:val="center"/>
          </w:tcPr>
          <w:p w14:paraId="59D0F6A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4092E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884" w:type="dxa"/>
            <w:tcBorders>
              <w:top w:val="single" w:sz="4" w:space="0" w:color="auto"/>
              <w:left w:val="nil"/>
              <w:bottom w:val="nil"/>
              <w:right w:val="nil"/>
            </w:tcBorders>
            <w:vAlign w:val="center"/>
          </w:tcPr>
          <w:p w14:paraId="5E3E8F40" w14:textId="77777777"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14:paraId="210A852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14:paraId="2BA23EF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14:paraId="0A5787B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0.52</w:t>
            </w:r>
          </w:p>
        </w:tc>
      </w:tr>
      <w:tr w:rsidR="008C2A32" w14:paraId="225252AB" w14:textId="77777777" w:rsidTr="008C2A32">
        <w:tc>
          <w:tcPr>
            <w:tcW w:w="0" w:type="auto"/>
            <w:tcBorders>
              <w:top w:val="nil"/>
              <w:left w:val="nil"/>
              <w:bottom w:val="nil"/>
              <w:right w:val="nil"/>
            </w:tcBorders>
          </w:tcPr>
          <w:p w14:paraId="6988483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C46C40A"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1DB829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4D2E5F61"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884" w:type="dxa"/>
            <w:tcBorders>
              <w:top w:val="nil"/>
              <w:left w:val="nil"/>
              <w:bottom w:val="nil"/>
              <w:right w:val="nil"/>
            </w:tcBorders>
            <w:vAlign w:val="center"/>
          </w:tcPr>
          <w:p w14:paraId="070DFBB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3E7F199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2D0480F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20D4E49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0.83</w:t>
            </w:r>
          </w:p>
        </w:tc>
      </w:tr>
      <w:tr w:rsidR="008C2A32" w14:paraId="0320C34D" w14:textId="77777777" w:rsidTr="008C2A32">
        <w:tc>
          <w:tcPr>
            <w:tcW w:w="0" w:type="auto"/>
            <w:tcBorders>
              <w:top w:val="nil"/>
              <w:left w:val="nil"/>
              <w:bottom w:val="nil"/>
              <w:right w:val="nil"/>
            </w:tcBorders>
          </w:tcPr>
          <w:p w14:paraId="4B3A2D7B"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11EFACD7"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32C66FD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1BCC29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c>
          <w:tcPr>
            <w:tcW w:w="884" w:type="dxa"/>
            <w:tcBorders>
              <w:top w:val="nil"/>
              <w:left w:val="nil"/>
              <w:bottom w:val="nil"/>
              <w:right w:val="nil"/>
            </w:tcBorders>
            <w:vAlign w:val="center"/>
          </w:tcPr>
          <w:p w14:paraId="418161D6"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B931FD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63873EF"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6EC47DF3"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8C2A32" w14:paraId="390A6E43" w14:textId="77777777" w:rsidTr="008C2A32">
        <w:tc>
          <w:tcPr>
            <w:tcW w:w="0" w:type="auto"/>
            <w:tcBorders>
              <w:top w:val="nil"/>
              <w:left w:val="nil"/>
              <w:bottom w:val="nil"/>
              <w:right w:val="nil"/>
            </w:tcBorders>
          </w:tcPr>
          <w:p w14:paraId="1AF1035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2B1AEEF0"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434D4A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72083E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884" w:type="dxa"/>
            <w:tcBorders>
              <w:top w:val="nil"/>
              <w:left w:val="nil"/>
              <w:bottom w:val="nil"/>
              <w:right w:val="nil"/>
            </w:tcBorders>
            <w:vAlign w:val="center"/>
          </w:tcPr>
          <w:p w14:paraId="057171E4"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6C2AEF0C"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6219A8B"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123291A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8C2A32" w14:paraId="0B5B6AC8" w14:textId="77777777" w:rsidTr="008C2A32">
        <w:tc>
          <w:tcPr>
            <w:tcW w:w="0" w:type="auto"/>
            <w:tcBorders>
              <w:top w:val="nil"/>
              <w:left w:val="nil"/>
              <w:bottom w:val="nil"/>
              <w:right w:val="nil"/>
            </w:tcBorders>
          </w:tcPr>
          <w:p w14:paraId="6034DBD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6E2258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0CC6EA97"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46225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884" w:type="dxa"/>
            <w:tcBorders>
              <w:top w:val="nil"/>
              <w:left w:val="nil"/>
              <w:bottom w:val="nil"/>
              <w:right w:val="nil"/>
            </w:tcBorders>
            <w:vAlign w:val="center"/>
          </w:tcPr>
          <w:p w14:paraId="2DD5725F"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091798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17F03A2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75F3218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8C2A32" w14:paraId="25BF7BCF" w14:textId="77777777" w:rsidTr="008C2A32">
        <w:tc>
          <w:tcPr>
            <w:tcW w:w="0" w:type="auto"/>
            <w:tcBorders>
              <w:top w:val="nil"/>
              <w:left w:val="nil"/>
              <w:bottom w:val="nil"/>
              <w:right w:val="nil"/>
            </w:tcBorders>
          </w:tcPr>
          <w:p w14:paraId="4D1C29A3"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C7627C8"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14:paraId="6BE10E21"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33E7E6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884" w:type="dxa"/>
            <w:tcBorders>
              <w:top w:val="nil"/>
              <w:left w:val="nil"/>
              <w:bottom w:val="nil"/>
              <w:right w:val="nil"/>
            </w:tcBorders>
            <w:vAlign w:val="center"/>
          </w:tcPr>
          <w:p w14:paraId="62732C50"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7777F41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FDC204C"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4ACFECE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8C2A32" w14:paraId="17B2E746" w14:textId="77777777" w:rsidTr="008C2A32">
        <w:tc>
          <w:tcPr>
            <w:tcW w:w="0" w:type="auto"/>
            <w:tcBorders>
              <w:top w:val="nil"/>
              <w:left w:val="nil"/>
              <w:bottom w:val="nil"/>
              <w:right w:val="nil"/>
            </w:tcBorders>
          </w:tcPr>
          <w:p w14:paraId="3DFD88A5"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426FF09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top w:val="nil"/>
              <w:left w:val="nil"/>
              <w:bottom w:val="nil"/>
              <w:right w:val="nil"/>
            </w:tcBorders>
            <w:vAlign w:val="center"/>
          </w:tcPr>
          <w:p w14:paraId="5B6EAC9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FE04332"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84" w:type="dxa"/>
            <w:tcBorders>
              <w:top w:val="nil"/>
              <w:left w:val="nil"/>
              <w:bottom w:val="nil"/>
              <w:right w:val="nil"/>
            </w:tcBorders>
            <w:vAlign w:val="center"/>
          </w:tcPr>
          <w:p w14:paraId="197EB84C"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D70FB00"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259FC1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312947C4"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8C2A32" w14:paraId="68F41F7D" w14:textId="77777777" w:rsidTr="008C2A32">
        <w:tc>
          <w:tcPr>
            <w:tcW w:w="0" w:type="auto"/>
            <w:tcBorders>
              <w:top w:val="nil"/>
              <w:left w:val="nil"/>
              <w:bottom w:val="nil"/>
              <w:right w:val="nil"/>
            </w:tcBorders>
          </w:tcPr>
          <w:p w14:paraId="455F1D54"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CF5027E"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top w:val="nil"/>
              <w:left w:val="nil"/>
              <w:bottom w:val="nil"/>
              <w:right w:val="nil"/>
            </w:tcBorders>
            <w:vAlign w:val="center"/>
          </w:tcPr>
          <w:p w14:paraId="0E6D99F5"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DB7FAF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884" w:type="dxa"/>
            <w:tcBorders>
              <w:top w:val="nil"/>
              <w:left w:val="nil"/>
              <w:bottom w:val="nil"/>
              <w:right w:val="nil"/>
            </w:tcBorders>
            <w:vAlign w:val="center"/>
          </w:tcPr>
          <w:p w14:paraId="36246B1E"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2E2E2202"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3ADB84D6"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283E4FB"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8C2A32" w14:paraId="2A4E72E7" w14:textId="77777777" w:rsidTr="008C2A32">
        <w:tc>
          <w:tcPr>
            <w:tcW w:w="0" w:type="auto"/>
            <w:tcBorders>
              <w:top w:val="nil"/>
              <w:left w:val="nil"/>
              <w:bottom w:val="nil"/>
              <w:right w:val="nil"/>
            </w:tcBorders>
          </w:tcPr>
          <w:p w14:paraId="7868E1FD"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6AB290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top w:val="nil"/>
              <w:left w:val="nil"/>
              <w:bottom w:val="nil"/>
              <w:right w:val="nil"/>
            </w:tcBorders>
            <w:vAlign w:val="center"/>
          </w:tcPr>
          <w:p w14:paraId="5F4F5CE9"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02AC2F37"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884" w:type="dxa"/>
            <w:tcBorders>
              <w:top w:val="nil"/>
              <w:left w:val="nil"/>
              <w:bottom w:val="nil"/>
              <w:right w:val="nil"/>
            </w:tcBorders>
            <w:vAlign w:val="center"/>
          </w:tcPr>
          <w:p w14:paraId="229BF8EB"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54A92218"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778DD19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14:paraId="16ADF2F6"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8C2A32" w14:paraId="1E46BD1F" w14:textId="77777777" w:rsidTr="008C2A32">
        <w:tc>
          <w:tcPr>
            <w:tcW w:w="0" w:type="auto"/>
            <w:tcBorders>
              <w:top w:val="nil"/>
              <w:left w:val="nil"/>
              <w:bottom w:val="nil"/>
              <w:right w:val="nil"/>
            </w:tcBorders>
          </w:tcPr>
          <w:p w14:paraId="1E9ACFDA"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3424A00F"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0" w:type="auto"/>
            <w:tcBorders>
              <w:top w:val="nil"/>
              <w:left w:val="nil"/>
              <w:bottom w:val="nil"/>
              <w:right w:val="nil"/>
            </w:tcBorders>
            <w:vAlign w:val="center"/>
          </w:tcPr>
          <w:p w14:paraId="7C1D2C53"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3A53EF"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884" w:type="dxa"/>
            <w:tcBorders>
              <w:top w:val="nil"/>
              <w:left w:val="nil"/>
              <w:bottom w:val="nil"/>
              <w:right w:val="nil"/>
            </w:tcBorders>
            <w:vAlign w:val="center"/>
          </w:tcPr>
          <w:p w14:paraId="06B29AF8"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0CEFD6D7"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6811B92A"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0AF96FE8"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8C2A32" w14:paraId="68EB90C4" w14:textId="77777777" w:rsidTr="008C2A32">
        <w:tc>
          <w:tcPr>
            <w:tcW w:w="0" w:type="auto"/>
            <w:tcBorders>
              <w:top w:val="nil"/>
              <w:left w:val="nil"/>
              <w:bottom w:val="nil"/>
              <w:right w:val="nil"/>
            </w:tcBorders>
          </w:tcPr>
          <w:p w14:paraId="1AD21DB0"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14:paraId="09C9B11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0" w:type="auto"/>
            <w:tcBorders>
              <w:top w:val="nil"/>
              <w:left w:val="nil"/>
              <w:bottom w:val="nil"/>
              <w:right w:val="nil"/>
            </w:tcBorders>
            <w:vAlign w:val="center"/>
          </w:tcPr>
          <w:p w14:paraId="199BBC7D"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14:paraId="069AC7ED"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884" w:type="dxa"/>
            <w:tcBorders>
              <w:top w:val="nil"/>
              <w:left w:val="nil"/>
              <w:bottom w:val="nil"/>
              <w:right w:val="nil"/>
            </w:tcBorders>
            <w:vAlign w:val="center"/>
          </w:tcPr>
          <w:p w14:paraId="7AF491A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14:paraId="1383D915" w14:textId="77777777"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14:paraId="442BBD64" w14:textId="77777777"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14:paraId="5D0D7919" w14:textId="77777777"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8C2A32" w14:paraId="45987829" w14:textId="77777777" w:rsidTr="008C2A32">
        <w:tc>
          <w:tcPr>
            <w:tcW w:w="0" w:type="auto"/>
            <w:tcBorders>
              <w:top w:val="nil"/>
              <w:left w:val="nil"/>
              <w:bottom w:val="single" w:sz="18" w:space="0" w:color="auto"/>
              <w:right w:val="nil"/>
            </w:tcBorders>
          </w:tcPr>
          <w:p w14:paraId="301DA37E" w14:textId="77777777"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14:paraId="7C15EF03"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0" w:type="auto"/>
            <w:tcBorders>
              <w:top w:val="nil"/>
              <w:left w:val="nil"/>
              <w:bottom w:val="single" w:sz="18" w:space="0" w:color="auto"/>
              <w:right w:val="nil"/>
            </w:tcBorders>
            <w:vAlign w:val="center"/>
          </w:tcPr>
          <w:p w14:paraId="707F48E9"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single" w:sz="18" w:space="0" w:color="auto"/>
              <w:right w:val="nil"/>
            </w:tcBorders>
            <w:vAlign w:val="center"/>
          </w:tcPr>
          <w:p w14:paraId="5E1D188A" w14:textId="77777777" w:rsidR="008C2A32" w:rsidRDefault="008C2A32" w:rsidP="002E105E">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884" w:type="dxa"/>
            <w:tcBorders>
              <w:top w:val="nil"/>
              <w:left w:val="nil"/>
              <w:bottom w:val="single" w:sz="18" w:space="0" w:color="auto"/>
              <w:right w:val="nil"/>
            </w:tcBorders>
            <w:vAlign w:val="center"/>
          </w:tcPr>
          <w:p w14:paraId="1D4356C1" w14:textId="77777777"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18" w:space="0" w:color="auto"/>
              <w:right w:val="nil"/>
            </w:tcBorders>
          </w:tcPr>
          <w:p w14:paraId="3B63DDD0" w14:textId="77777777" w:rsidR="008C2A32" w:rsidRDefault="008C2A32" w:rsidP="008C2A32">
            <w:pPr>
              <w:spacing w:after="0"/>
              <w:rPr>
                <w:rFonts w:ascii="Times New Roman" w:hAnsi="Times New Roman" w:cs="Times New Roman"/>
                <w:sz w:val="24"/>
                <w:szCs w:val="24"/>
                <w:lang w:val="en-US"/>
              </w:rPr>
            </w:pPr>
          </w:p>
        </w:tc>
        <w:tc>
          <w:tcPr>
            <w:tcW w:w="518" w:type="dxa"/>
            <w:tcBorders>
              <w:top w:val="nil"/>
              <w:left w:val="nil"/>
              <w:bottom w:val="single" w:sz="18" w:space="0" w:color="auto"/>
              <w:right w:val="nil"/>
            </w:tcBorders>
          </w:tcPr>
          <w:p w14:paraId="01415B25"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single" w:sz="18" w:space="0" w:color="auto"/>
              <w:right w:val="nil"/>
            </w:tcBorders>
            <w:vAlign w:val="center"/>
          </w:tcPr>
          <w:p w14:paraId="4352411B" w14:textId="77777777"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14:paraId="0546898D" w14:textId="77777777"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p &lt; 0.05; ** p &lt; 0.01; *** p &lt; 0.001</w:t>
      </w:r>
    </w:p>
    <w:p w14:paraId="48216245" w14:textId="77777777" w:rsidR="00391598" w:rsidRDefault="003915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126DC54" w14:textId="4B287551" w:rsidR="001B5A24" w:rsidRPr="001B5A24" w:rsidRDefault="006223D7" w:rsidP="00245AFD">
      <w:pPr>
        <w:rPr>
          <w:ins w:id="346" w:author="Alicia" w:date="2016-05-17T17:24:00Z"/>
          <w:rFonts w:ascii="Times New Roman" w:hAnsi="Times New Roman" w:cs="Times New Roman"/>
          <w:sz w:val="24"/>
          <w:szCs w:val="24"/>
          <w:lang w:val="en-US"/>
        </w:rPr>
      </w:pPr>
      <w:r>
        <w:rPr>
          <w:rFonts w:ascii="Times New Roman" w:hAnsi="Times New Roman" w:cs="Times New Roman"/>
          <w:sz w:val="24"/>
          <w:szCs w:val="24"/>
          <w:lang w:val="en-US"/>
        </w:rPr>
        <w:lastRenderedPageBreak/>
        <w:t>Appendix S3</w:t>
      </w:r>
      <w:r w:rsidR="00245AFD">
        <w:rPr>
          <w:rFonts w:ascii="Times New Roman" w:hAnsi="Times New Roman" w:cs="Times New Roman"/>
          <w:sz w:val="24"/>
          <w:szCs w:val="24"/>
          <w:lang w:val="en-US"/>
        </w:rPr>
        <w:t xml:space="preserve">: </w:t>
      </w:r>
      <w:r w:rsidR="00245AFD">
        <w:rPr>
          <w:rFonts w:ascii="Times New Roman" w:hAnsi="Times New Roman" w:cs="Times New Roman"/>
          <w:sz w:val="24"/>
          <w:lang w:val="en-US"/>
        </w:rPr>
        <w:t xml:space="preserve">Path </w:t>
      </w:r>
      <w:del w:id="347" w:author="Alicia" w:date="2016-06-02T17:47:00Z">
        <w:r w:rsidR="00245AFD" w:rsidDel="001B5A24">
          <w:rPr>
            <w:rFonts w:ascii="Times New Roman" w:hAnsi="Times New Roman" w:cs="Times New Roman"/>
            <w:sz w:val="24"/>
            <w:lang w:val="en-US"/>
          </w:rPr>
          <w:delText xml:space="preserve">analyses </w:delText>
        </w:r>
      </w:del>
      <w:ins w:id="348" w:author="Alicia" w:date="2016-06-02T17:47:00Z">
        <w:r w:rsidR="001B5A24">
          <w:rPr>
            <w:rFonts w:ascii="Times New Roman" w:hAnsi="Times New Roman" w:cs="Times New Roman"/>
            <w:sz w:val="24"/>
            <w:lang w:val="en-US"/>
          </w:rPr>
          <w:t xml:space="preserve">models </w:t>
        </w:r>
      </w:ins>
      <w:r w:rsidR="00245AFD">
        <w:rPr>
          <w:rFonts w:ascii="Times New Roman" w:hAnsi="Times New Roman" w:cs="Times New Roman"/>
          <w:sz w:val="24"/>
          <w:lang w:val="en-US"/>
        </w:rPr>
        <w:t>of</w:t>
      </w:r>
      <w:ins w:id="349" w:author="Alicia" w:date="2016-06-02T17:47:00Z">
        <w:r w:rsidR="001B5A24">
          <w:rPr>
            <w:rFonts w:ascii="Times New Roman" w:hAnsi="Times New Roman" w:cs="Times New Roman"/>
            <w:sz w:val="24"/>
            <w:lang w:val="en-US"/>
          </w:rPr>
          <w:t xml:space="preserve"> the effects of plant</w:t>
        </w:r>
      </w:ins>
      <w:r w:rsidR="00245AFD">
        <w:rPr>
          <w:rFonts w:ascii="Times New Roman" w:hAnsi="Times New Roman" w:cs="Times New Roman"/>
          <w:sz w:val="24"/>
          <w:lang w:val="en-US"/>
        </w:rPr>
        <w:t xml:space="preserve"> reproductive traits (flowering phenology, shoot height and number of flowers) and </w:t>
      </w:r>
      <w:r w:rsidR="00245AFD">
        <w:rPr>
          <w:rFonts w:ascii="Times New Roman" w:hAnsi="Times New Roman" w:cs="Times New Roman"/>
          <w:sz w:val="24"/>
          <w:szCs w:val="24"/>
          <w:lang w:val="en-US"/>
        </w:rPr>
        <w:t>probability of attack</w:t>
      </w:r>
      <w:r w:rsidR="00245AFD">
        <w:rPr>
          <w:rFonts w:ascii="Times New Roman" w:hAnsi="Times New Roman" w:cs="Times New Roman"/>
          <w:sz w:val="24"/>
          <w:lang w:val="en-US"/>
        </w:rPr>
        <w:t xml:space="preserve"> by</w:t>
      </w:r>
      <w:ins w:id="350" w:author="Alicia" w:date="2016-06-02T17:48:00Z">
        <w:r w:rsidR="001B5A24">
          <w:rPr>
            <w:rFonts w:ascii="Times New Roman" w:hAnsi="Times New Roman" w:cs="Times New Roman"/>
            <w:sz w:val="24"/>
            <w:lang w:val="en-US"/>
          </w:rPr>
          <w:t xml:space="preserve"> the butterfly</w:t>
        </w:r>
      </w:ins>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P. alcon</w:t>
      </w:r>
      <w:r w:rsidR="00245AFD">
        <w:rPr>
          <w:rFonts w:ascii="Times New Roman" w:hAnsi="Times New Roman" w:cs="Times New Roman"/>
          <w:sz w:val="24"/>
          <w:lang w:val="en-US"/>
        </w:rPr>
        <w:t xml:space="preserve"> </w:t>
      </w:r>
      <w:del w:id="351" w:author="Alicia" w:date="2016-06-02T17:48:00Z">
        <w:r w:rsidR="00245AFD" w:rsidDel="001B5A24">
          <w:rPr>
            <w:rFonts w:ascii="Times New Roman" w:hAnsi="Times New Roman" w:cs="Times New Roman"/>
            <w:sz w:val="24"/>
            <w:lang w:val="en-US"/>
          </w:rPr>
          <w:delText>as predictors of fitness</w:delText>
        </w:r>
      </w:del>
      <w:ins w:id="352" w:author="Alicia" w:date="2016-06-02T17:48:00Z">
        <w:r w:rsidR="001B5A24">
          <w:rPr>
            <w:rFonts w:ascii="Times New Roman" w:hAnsi="Times New Roman" w:cs="Times New Roman"/>
            <w:sz w:val="24"/>
            <w:lang w:val="en-US"/>
          </w:rPr>
          <w:t>on the number of intact fruits in</w:t>
        </w:r>
      </w:ins>
      <w:del w:id="353" w:author="Alicia" w:date="2016-06-02T17:48:00Z">
        <w:r w:rsidR="00245AFD" w:rsidDel="001B5A24">
          <w:rPr>
            <w:rFonts w:ascii="Times New Roman" w:hAnsi="Times New Roman" w:cs="Times New Roman"/>
            <w:sz w:val="24"/>
            <w:lang w:val="en-US"/>
          </w:rPr>
          <w:delText xml:space="preserve"> of</w:delText>
        </w:r>
      </w:del>
      <w:r w:rsidR="00245AFD">
        <w:rPr>
          <w:rFonts w:ascii="Times New Roman" w:hAnsi="Times New Roman" w:cs="Times New Roman"/>
          <w:sz w:val="24"/>
          <w:lang w:val="en-US"/>
        </w:rPr>
        <w:t xml:space="preserve"> </w:t>
      </w:r>
      <w:r w:rsidR="00245AFD">
        <w:rPr>
          <w:rFonts w:ascii="Times New Roman" w:hAnsi="Times New Roman" w:cs="Times New Roman"/>
          <w:i/>
          <w:sz w:val="24"/>
          <w:lang w:val="en-US"/>
        </w:rPr>
        <w:t>G. pneumonanthe</w:t>
      </w:r>
      <w:r w:rsidR="00245AFD">
        <w:rPr>
          <w:rFonts w:ascii="Times New Roman" w:hAnsi="Times New Roman" w:cs="Times New Roman"/>
          <w:sz w:val="24"/>
          <w:lang w:val="en-US"/>
        </w:rPr>
        <w:t xml:space="preserve"> </w:t>
      </w:r>
      <w:del w:id="354" w:author="Alicia" w:date="2016-06-02T17:48:00Z">
        <w:r w:rsidR="00245AFD" w:rsidDel="001B5A24">
          <w:rPr>
            <w:rFonts w:ascii="Times New Roman" w:hAnsi="Times New Roman" w:cs="Times New Roman"/>
            <w:sz w:val="24"/>
            <w:lang w:val="en-US"/>
          </w:rPr>
          <w:delText xml:space="preserve">(number of intact fruits) </w:delText>
        </w:r>
      </w:del>
      <w:r w:rsidR="00245AFD">
        <w:rPr>
          <w:rFonts w:ascii="Times New Roman" w:hAnsi="Times New Roman" w:cs="Times New Roman"/>
          <w:sz w:val="24"/>
          <w:lang w:val="en-US"/>
        </w:rPr>
        <w:t xml:space="preserve">in 2010 (A) and 2011 (B). The model with the lowest AICc is shown in each case. Dashed arrows indicate non-significant path coefficients. </w:t>
      </w:r>
      <w:r w:rsidR="00245AFD" w:rsidRPr="001A4509">
        <w:rPr>
          <w:rFonts w:ascii="Times New Roman" w:hAnsi="Times New Roman" w:cs="Times New Roman"/>
          <w:sz w:val="24"/>
          <w:lang w:val="en-US"/>
        </w:rPr>
        <w:t>R</w:t>
      </w:r>
      <w:r w:rsidR="00245AFD" w:rsidRPr="00680D70">
        <w:rPr>
          <w:rFonts w:ascii="Times New Roman" w:hAnsi="Times New Roman" w:cs="Times New Roman"/>
          <w:sz w:val="24"/>
          <w:vertAlign w:val="superscript"/>
          <w:lang w:val="en-US"/>
        </w:rPr>
        <w:t>2</w:t>
      </w:r>
      <w:del w:id="355" w:author="Alicia" w:date="2016-06-02T17:48:00Z">
        <w:r w:rsidR="00245AFD" w:rsidDel="001B5A24">
          <w:rPr>
            <w:rFonts w:ascii="Times New Roman" w:hAnsi="Times New Roman" w:cs="Times New Roman"/>
            <w:sz w:val="24"/>
            <w:lang w:val="en-US"/>
          </w:rPr>
          <w:delText>s</w:delText>
        </w:r>
      </w:del>
      <w:ins w:id="356" w:author="Alicia" w:date="2016-06-02T17:48:00Z">
        <w:r w:rsidR="001B5A24">
          <w:rPr>
            <w:rFonts w:ascii="Times New Roman" w:hAnsi="Times New Roman" w:cs="Times New Roman"/>
            <w:sz w:val="24"/>
            <w:lang w:val="en-US"/>
          </w:rPr>
          <w:t>-values</w:t>
        </w:r>
      </w:ins>
      <w:r w:rsidR="00245AFD">
        <w:rPr>
          <w:rFonts w:ascii="Times New Roman" w:hAnsi="Times New Roman" w:cs="Times New Roman"/>
          <w:sz w:val="24"/>
          <w:lang w:val="en-US"/>
        </w:rPr>
        <w:t xml:space="preserve"> are shown in the boxes of endogenous variables. A</w:t>
      </w:r>
      <w:r w:rsidR="00245AFD">
        <w:rPr>
          <w:rFonts w:ascii="Times New Roman" w:hAnsi="Times New Roman" w:cs="Times New Roman"/>
          <w:sz w:val="24"/>
          <w:szCs w:val="24"/>
          <w:lang w:val="en-US"/>
        </w:rPr>
        <w:t xml:space="preserve">ll data were standardized within populations before </w:t>
      </w:r>
      <w:del w:id="357" w:author="Alicia" w:date="2016-06-02T17:49:00Z">
        <w:r w:rsidR="00245AFD" w:rsidDel="001B5A24">
          <w:rPr>
            <w:rFonts w:ascii="Times New Roman" w:hAnsi="Times New Roman" w:cs="Times New Roman"/>
            <w:sz w:val="24"/>
            <w:szCs w:val="24"/>
            <w:lang w:val="en-US"/>
          </w:rPr>
          <w:delText xml:space="preserve">performing the </w:delText>
        </w:r>
      </w:del>
      <w:r w:rsidR="00245AFD">
        <w:rPr>
          <w:rFonts w:ascii="Times New Roman" w:hAnsi="Times New Roman" w:cs="Times New Roman"/>
          <w:sz w:val="24"/>
          <w:szCs w:val="24"/>
          <w:lang w:val="en-US"/>
        </w:rPr>
        <w:t xml:space="preserve">analyses. </w:t>
      </w:r>
      <w:ins w:id="358" w:author="Alicia" w:date="2016-06-02T17:49:00Z">
        <w:r w:rsidR="001B5A24">
          <w:rPr>
            <w:rFonts w:ascii="Times New Roman" w:hAnsi="Times New Roman" w:cs="Times New Roman"/>
            <w:sz w:val="24"/>
            <w:szCs w:val="24"/>
            <w:lang w:val="en-US"/>
          </w:rPr>
          <w:t>Sample size (n = number of plant individuals)</w:t>
        </w:r>
      </w:ins>
      <w:del w:id="359" w:author="Alicia" w:date="2016-06-02T17:49:00Z">
        <w:r w:rsidR="00245AFD" w:rsidDel="001B5A24">
          <w:rPr>
            <w:rFonts w:ascii="Times New Roman" w:hAnsi="Times New Roman" w:cs="Times New Roman"/>
            <w:sz w:val="24"/>
            <w:szCs w:val="24"/>
            <w:lang w:val="en-US"/>
          </w:rPr>
          <w:delText>Number of samples</w:delText>
        </w:r>
      </w:del>
      <w:r w:rsidR="00245AFD">
        <w:rPr>
          <w:rFonts w:ascii="Times New Roman" w:hAnsi="Times New Roman" w:cs="Times New Roman"/>
          <w:sz w:val="24"/>
          <w:szCs w:val="24"/>
          <w:lang w:val="en-US"/>
        </w:rPr>
        <w:t xml:space="preserve">, </w:t>
      </w:r>
      <w:r w:rsidR="00245AFD">
        <w:rPr>
          <w:rFonts w:ascii="Symbol" w:hAnsi="Symbol" w:cs="Times New Roman"/>
          <w:sz w:val="24"/>
          <w:szCs w:val="24"/>
          <w:lang w:val="en-US"/>
        </w:rPr>
        <w:t></w:t>
      </w:r>
      <w:r w:rsidR="00245AFD" w:rsidRPr="00FB5D05">
        <w:rPr>
          <w:rFonts w:ascii="Times New Roman" w:hAnsi="Times New Roman" w:cs="Times New Roman"/>
          <w:sz w:val="24"/>
          <w:szCs w:val="24"/>
          <w:vertAlign w:val="superscript"/>
          <w:lang w:val="en-US"/>
        </w:rPr>
        <w:t>2</w:t>
      </w:r>
      <w:r w:rsidR="00245AFD">
        <w:rPr>
          <w:rFonts w:ascii="Times New Roman" w:hAnsi="Times New Roman" w:cs="Times New Roman"/>
          <w:sz w:val="24"/>
          <w:szCs w:val="24"/>
          <w:lang w:val="en-US"/>
        </w:rPr>
        <w:t xml:space="preserve"> and Bollen-stine p-value are shown. </w:t>
      </w:r>
    </w:p>
    <w:p w14:paraId="7746A95E" w14:textId="10F7B733" w:rsidR="00245AFD" w:rsidRDefault="00245AFD" w:rsidP="00391598">
      <w:pPr>
        <w:rPr>
          <w:ins w:id="360" w:author="Alicia" w:date="2016-05-17T11:23:00Z"/>
          <w:rFonts w:ascii="Times New Roman" w:hAnsi="Times New Roman" w:cs="Times New Roman"/>
          <w:sz w:val="24"/>
          <w:szCs w:val="24"/>
          <w:lang w:val="en-US"/>
        </w:rPr>
        <w:sectPr w:rsidR="00245AFD" w:rsidSect="000167C7">
          <w:pgSz w:w="12242" w:h="15842" w:code="1"/>
          <w:pgMar w:top="1440" w:right="1440" w:bottom="1440" w:left="1440" w:header="708" w:footer="708" w:gutter="0"/>
          <w:cols w:space="708"/>
          <w:docGrid w:linePitch="360"/>
        </w:sectPr>
      </w:pPr>
      <w:ins w:id="361" w:author="Alicia" w:date="2016-05-17T17:24:00Z">
        <w:r>
          <w:rPr>
            <w:rFonts w:ascii="Times New Roman" w:hAnsi="Times New Roman" w:cs="Times New Roman"/>
            <w:noProof/>
            <w:sz w:val="24"/>
            <w:szCs w:val="24"/>
            <w:lang w:val="sv-SE" w:eastAsia="sv-SE"/>
          </w:rPr>
          <w:drawing>
            <wp:inline distT="0" distB="0" distL="0" distR="0" wp14:anchorId="74483D2C" wp14:editId="13C36781">
              <wp:extent cx="5961600" cy="5940000"/>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600" cy="5940000"/>
                      </a:xfrm>
                      <a:prstGeom prst="rect">
                        <a:avLst/>
                      </a:prstGeom>
                      <a:noFill/>
                    </pic:spPr>
                  </pic:pic>
                </a:graphicData>
              </a:graphic>
            </wp:inline>
          </w:drawing>
        </w:r>
      </w:ins>
    </w:p>
    <w:p w14:paraId="600B9297" w14:textId="53247007" w:rsidR="001D3A4A" w:rsidRDefault="00136EFC" w:rsidP="00391598">
      <w:pPr>
        <w:rPr>
          <w:ins w:id="362" w:author="Alicia" w:date="2016-06-01T17:31:00Z"/>
          <w:rFonts w:ascii="Times New Roman" w:hAnsi="Times New Roman" w:cs="Times New Roman"/>
          <w:sz w:val="24"/>
          <w:szCs w:val="24"/>
          <w:lang w:val="en-US"/>
        </w:rPr>
      </w:pPr>
      <w:ins w:id="363" w:author="Alicia" w:date="2016-05-19T13:24:00Z">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4</w:t>
        </w:r>
        <w:r w:rsidRPr="00A93B52">
          <w:rPr>
            <w:rFonts w:ascii="Times New Roman" w:hAnsi="Times New Roman" w:cs="Times New Roman"/>
            <w:sz w:val="24"/>
            <w:szCs w:val="24"/>
            <w:lang w:val="en-US"/>
          </w:rPr>
          <w:t xml:space="preserve">: </w:t>
        </w:r>
        <w:r w:rsidRPr="006223D7">
          <w:rPr>
            <w:rFonts w:ascii="Times New Roman" w:hAnsi="Times New Roman" w:cs="Times New Roman"/>
            <w:sz w:val="24"/>
            <w:szCs w:val="24"/>
            <w:lang w:val="en-US"/>
          </w:rPr>
          <w:t>Standardized path coefficients for</w:t>
        </w:r>
      </w:ins>
      <w:ins w:id="364" w:author="Alicia" w:date="2016-06-01T17:31:00Z">
        <w:r w:rsidR="001D3A4A" w:rsidRPr="001D3A4A">
          <w:rPr>
            <w:rFonts w:ascii="Times New Roman" w:hAnsi="Times New Roman" w:cs="Times New Roman"/>
            <w:sz w:val="24"/>
            <w:szCs w:val="24"/>
            <w:lang w:val="en-US"/>
          </w:rPr>
          <w:t xml:space="preserve"> </w:t>
        </w:r>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Phen = flowering phenology, Shoot h = shoot height, N fl = number of flowers, </w:t>
        </w:r>
      </w:ins>
      <w:ins w:id="365" w:author="Alicia" w:date="2016-06-01T17:32:00Z">
        <w:r w:rsidR="001D3A4A">
          <w:rPr>
            <w:rFonts w:ascii="Times New Roman" w:hAnsi="Times New Roman" w:cs="Times New Roman"/>
            <w:sz w:val="24"/>
            <w:lang w:val="en-US"/>
          </w:rPr>
          <w:t xml:space="preserve">Attack = probability of attack </w:t>
        </w:r>
      </w:ins>
      <w:ins w:id="366" w:author="Alicia" w:date="2016-06-01T17:31:00Z">
        <w:r w:rsidR="001D3A4A">
          <w:rPr>
            <w:rFonts w:ascii="Times New Roman" w:hAnsi="Times New Roman" w:cs="Times New Roman"/>
            <w:sz w:val="24"/>
            <w:lang w:val="en-US"/>
          </w:rPr>
          <w:t xml:space="preserve">and N int fr = number of intact fruits. </w:t>
        </w:r>
        <w:r w:rsidR="001D3A4A">
          <w:rPr>
            <w:rFonts w:ascii="Times New Roman" w:hAnsi="Times New Roman" w:cs="Times New Roman"/>
            <w:sz w:val="24"/>
            <w:szCs w:val="24"/>
            <w:lang w:val="en-US"/>
          </w:rPr>
          <w:t>Significant coefficients (bootstrap-corrected p &lt; 0.05) are depicted in bold, and marginally significant coefficients (p &lt; 0.1) in italics.</w:t>
        </w:r>
      </w:ins>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69614C" w:rsidRPr="0069614C" w14:paraId="79F3C429" w14:textId="77777777" w:rsidTr="001D3A4A">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7D47147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Population</w:t>
            </w:r>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2AE925B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4D58FF4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6A451A4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780F1D4A"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76E3A2DB"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 →</w:t>
            </w:r>
          </w:p>
        </w:tc>
        <w:tc>
          <w:tcPr>
            <w:tcW w:w="1200" w:type="dxa"/>
            <w:tcBorders>
              <w:top w:val="single" w:sz="12" w:space="0" w:color="auto"/>
              <w:left w:val="nil"/>
              <w:bottom w:val="nil"/>
              <w:right w:val="nil"/>
            </w:tcBorders>
            <w:shd w:val="clear" w:color="auto" w:fill="auto"/>
            <w:noWrap/>
            <w:vAlign w:val="center"/>
            <w:hideMark/>
          </w:tcPr>
          <w:p w14:paraId="15EB98E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0A54CA2E"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71DD036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46D86534"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76AF4D2F"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3E310759"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Phen ↔</w:t>
            </w:r>
          </w:p>
        </w:tc>
      </w:tr>
      <w:tr w:rsidR="0069614C" w:rsidRPr="0069614C" w14:paraId="0D1C5736" w14:textId="77777777" w:rsidTr="001D3A4A">
        <w:trPr>
          <w:trHeight w:val="315"/>
        </w:trPr>
        <w:tc>
          <w:tcPr>
            <w:tcW w:w="1094" w:type="dxa"/>
            <w:vMerge/>
            <w:tcBorders>
              <w:top w:val="single" w:sz="12" w:space="0" w:color="auto"/>
              <w:left w:val="nil"/>
              <w:bottom w:val="single" w:sz="12" w:space="0" w:color="000000"/>
              <w:right w:val="nil"/>
            </w:tcBorders>
            <w:vAlign w:val="center"/>
            <w:hideMark/>
          </w:tcPr>
          <w:p w14:paraId="17B94924"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3A37A14D"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0333DBCC"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7783C5E5"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154BE984"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1C4A3902"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6679C33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6842E560"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69669041"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1EB8FB89"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39967C27"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5D25C5A6" w14:textId="7777777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N fl</w:t>
            </w:r>
          </w:p>
        </w:tc>
      </w:tr>
      <w:tr w:rsidR="0069614C" w:rsidRPr="0069614C" w14:paraId="59F713EC" w14:textId="77777777" w:rsidTr="001D3A4A">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134A674B"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A</w:t>
            </w:r>
          </w:p>
        </w:tc>
        <w:tc>
          <w:tcPr>
            <w:tcW w:w="580" w:type="dxa"/>
            <w:tcBorders>
              <w:top w:val="nil"/>
              <w:left w:val="nil"/>
              <w:right w:val="nil"/>
            </w:tcBorders>
            <w:shd w:val="clear" w:color="auto" w:fill="auto"/>
            <w:noWrap/>
            <w:vAlign w:val="center"/>
            <w:hideMark/>
          </w:tcPr>
          <w:p w14:paraId="2869765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70ED0BF7" w14:textId="65C1CDD7"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vAlign w:val="center"/>
            <w:hideMark/>
          </w:tcPr>
          <w:p w14:paraId="50F0FD50" w14:textId="57028EEA"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24</w:t>
            </w:r>
          </w:p>
        </w:tc>
        <w:tc>
          <w:tcPr>
            <w:tcW w:w="1200" w:type="dxa"/>
            <w:tcBorders>
              <w:top w:val="nil"/>
              <w:left w:val="nil"/>
              <w:right w:val="nil"/>
            </w:tcBorders>
            <w:shd w:val="clear" w:color="auto" w:fill="auto"/>
            <w:vAlign w:val="center"/>
            <w:hideMark/>
          </w:tcPr>
          <w:p w14:paraId="4832C632" w14:textId="183190B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nil"/>
              <w:left w:val="nil"/>
              <w:right w:val="nil"/>
            </w:tcBorders>
            <w:shd w:val="clear" w:color="auto" w:fill="auto"/>
            <w:noWrap/>
            <w:vAlign w:val="center"/>
            <w:hideMark/>
          </w:tcPr>
          <w:p w14:paraId="5EEA47BA" w14:textId="408A3B1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right w:val="nil"/>
            </w:tcBorders>
            <w:shd w:val="clear" w:color="auto" w:fill="auto"/>
            <w:noWrap/>
            <w:vAlign w:val="center"/>
            <w:hideMark/>
          </w:tcPr>
          <w:p w14:paraId="5CCE830F" w14:textId="12099D1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7986C424" w14:textId="15DBB2D4"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421F9649" w14:textId="2868291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68</w:t>
            </w:r>
          </w:p>
        </w:tc>
        <w:tc>
          <w:tcPr>
            <w:tcW w:w="1200" w:type="dxa"/>
            <w:tcBorders>
              <w:top w:val="nil"/>
              <w:left w:val="nil"/>
              <w:right w:val="nil"/>
            </w:tcBorders>
            <w:shd w:val="clear" w:color="auto" w:fill="auto"/>
            <w:noWrap/>
            <w:vAlign w:val="center"/>
            <w:hideMark/>
          </w:tcPr>
          <w:p w14:paraId="50D53613" w14:textId="3EFD02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right w:val="nil"/>
            </w:tcBorders>
            <w:shd w:val="clear" w:color="auto" w:fill="auto"/>
            <w:noWrap/>
            <w:vAlign w:val="center"/>
            <w:hideMark/>
          </w:tcPr>
          <w:p w14:paraId="1E8862A7" w14:textId="0B450E2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63</w:t>
            </w:r>
          </w:p>
        </w:tc>
        <w:tc>
          <w:tcPr>
            <w:tcW w:w="1200" w:type="dxa"/>
            <w:tcBorders>
              <w:top w:val="nil"/>
              <w:left w:val="nil"/>
              <w:right w:val="nil"/>
            </w:tcBorders>
            <w:shd w:val="clear" w:color="auto" w:fill="auto"/>
            <w:noWrap/>
            <w:vAlign w:val="center"/>
            <w:hideMark/>
          </w:tcPr>
          <w:p w14:paraId="713D5BC9" w14:textId="733DE9E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r>
      <w:tr w:rsidR="0069614C" w:rsidRPr="0069614C" w14:paraId="67DF4AFE" w14:textId="77777777" w:rsidTr="001D3A4A">
        <w:trPr>
          <w:trHeight w:val="315"/>
        </w:trPr>
        <w:tc>
          <w:tcPr>
            <w:tcW w:w="1094" w:type="dxa"/>
            <w:vMerge/>
            <w:tcBorders>
              <w:top w:val="nil"/>
              <w:left w:val="nil"/>
              <w:bottom w:val="single" w:sz="2" w:space="0" w:color="auto"/>
              <w:right w:val="nil"/>
            </w:tcBorders>
            <w:vAlign w:val="center"/>
            <w:hideMark/>
          </w:tcPr>
          <w:p w14:paraId="76C41FC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5D03BD01"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376B38A" w14:textId="2943320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c>
          <w:tcPr>
            <w:tcW w:w="1200" w:type="dxa"/>
            <w:tcBorders>
              <w:top w:val="nil"/>
              <w:left w:val="nil"/>
              <w:bottom w:val="single" w:sz="2" w:space="0" w:color="auto"/>
              <w:right w:val="nil"/>
            </w:tcBorders>
            <w:shd w:val="clear" w:color="auto" w:fill="auto"/>
            <w:noWrap/>
            <w:vAlign w:val="center"/>
            <w:hideMark/>
          </w:tcPr>
          <w:p w14:paraId="2BD2AFB8" w14:textId="11E36B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CABDF9D" w14:textId="5C9FB40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78AE6598" w14:textId="75C9BED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20</w:t>
            </w:r>
          </w:p>
        </w:tc>
        <w:tc>
          <w:tcPr>
            <w:tcW w:w="1200" w:type="dxa"/>
            <w:tcBorders>
              <w:top w:val="nil"/>
              <w:left w:val="nil"/>
              <w:bottom w:val="single" w:sz="2" w:space="0" w:color="auto"/>
              <w:right w:val="nil"/>
            </w:tcBorders>
            <w:shd w:val="clear" w:color="auto" w:fill="auto"/>
            <w:noWrap/>
            <w:vAlign w:val="center"/>
            <w:hideMark/>
          </w:tcPr>
          <w:p w14:paraId="557C7712" w14:textId="57AC141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41</w:t>
            </w:r>
          </w:p>
        </w:tc>
        <w:tc>
          <w:tcPr>
            <w:tcW w:w="1200" w:type="dxa"/>
            <w:tcBorders>
              <w:top w:val="nil"/>
              <w:left w:val="nil"/>
              <w:bottom w:val="single" w:sz="2" w:space="0" w:color="auto"/>
              <w:right w:val="nil"/>
            </w:tcBorders>
            <w:shd w:val="clear" w:color="auto" w:fill="auto"/>
            <w:noWrap/>
            <w:vAlign w:val="center"/>
            <w:hideMark/>
          </w:tcPr>
          <w:p w14:paraId="22F0DB50" w14:textId="7F8B1D6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0D1A4383" w14:textId="16F3E5F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92</w:t>
            </w:r>
          </w:p>
        </w:tc>
        <w:tc>
          <w:tcPr>
            <w:tcW w:w="1200" w:type="dxa"/>
            <w:tcBorders>
              <w:top w:val="nil"/>
              <w:left w:val="nil"/>
              <w:bottom w:val="single" w:sz="2" w:space="0" w:color="auto"/>
              <w:right w:val="nil"/>
            </w:tcBorders>
            <w:shd w:val="clear" w:color="auto" w:fill="auto"/>
            <w:noWrap/>
            <w:vAlign w:val="center"/>
            <w:hideMark/>
          </w:tcPr>
          <w:p w14:paraId="439CBBF3" w14:textId="25C9FD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38</w:t>
            </w:r>
          </w:p>
        </w:tc>
        <w:tc>
          <w:tcPr>
            <w:tcW w:w="1200" w:type="dxa"/>
            <w:tcBorders>
              <w:top w:val="nil"/>
              <w:left w:val="nil"/>
              <w:bottom w:val="single" w:sz="2" w:space="0" w:color="auto"/>
              <w:right w:val="nil"/>
            </w:tcBorders>
            <w:shd w:val="clear" w:color="auto" w:fill="auto"/>
            <w:noWrap/>
            <w:vAlign w:val="center"/>
            <w:hideMark/>
          </w:tcPr>
          <w:p w14:paraId="6EE33E6E" w14:textId="511425F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2" w:space="0" w:color="auto"/>
              <w:right w:val="nil"/>
            </w:tcBorders>
            <w:shd w:val="clear" w:color="auto" w:fill="auto"/>
            <w:noWrap/>
            <w:vAlign w:val="center"/>
            <w:hideMark/>
          </w:tcPr>
          <w:p w14:paraId="1EDEE40B" w14:textId="0D004C3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3A5FFA2C"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C4CD9A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B</w:t>
            </w:r>
          </w:p>
        </w:tc>
        <w:tc>
          <w:tcPr>
            <w:tcW w:w="580" w:type="dxa"/>
            <w:tcBorders>
              <w:top w:val="single" w:sz="2" w:space="0" w:color="auto"/>
              <w:left w:val="nil"/>
              <w:right w:val="nil"/>
            </w:tcBorders>
            <w:shd w:val="clear" w:color="auto" w:fill="auto"/>
            <w:noWrap/>
            <w:vAlign w:val="center"/>
            <w:hideMark/>
          </w:tcPr>
          <w:p w14:paraId="2B478EC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33E16ED" w14:textId="5F78C6A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right w:val="nil"/>
            </w:tcBorders>
            <w:shd w:val="clear" w:color="auto" w:fill="auto"/>
            <w:vAlign w:val="center"/>
            <w:hideMark/>
          </w:tcPr>
          <w:p w14:paraId="300274BD" w14:textId="3768D08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single" w:sz="2" w:space="0" w:color="auto"/>
              <w:left w:val="nil"/>
              <w:right w:val="nil"/>
            </w:tcBorders>
            <w:shd w:val="clear" w:color="auto" w:fill="auto"/>
            <w:vAlign w:val="center"/>
            <w:hideMark/>
          </w:tcPr>
          <w:p w14:paraId="69454D0D" w14:textId="4B13995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2A9D61F" w14:textId="49ED719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right w:val="nil"/>
            </w:tcBorders>
            <w:shd w:val="clear" w:color="auto" w:fill="auto"/>
            <w:noWrap/>
            <w:vAlign w:val="center"/>
            <w:hideMark/>
          </w:tcPr>
          <w:p w14:paraId="68883A67" w14:textId="352BC4C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4D3564C6" w14:textId="6B283FEF"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c>
          <w:tcPr>
            <w:tcW w:w="1200" w:type="dxa"/>
            <w:tcBorders>
              <w:top w:val="single" w:sz="2" w:space="0" w:color="auto"/>
              <w:left w:val="nil"/>
              <w:right w:val="nil"/>
            </w:tcBorders>
            <w:shd w:val="clear" w:color="auto" w:fill="auto"/>
            <w:noWrap/>
            <w:vAlign w:val="center"/>
            <w:hideMark/>
          </w:tcPr>
          <w:p w14:paraId="1467D43A" w14:textId="02299E8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6E4575CE" w14:textId="11B3475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40</w:t>
            </w:r>
          </w:p>
        </w:tc>
        <w:tc>
          <w:tcPr>
            <w:tcW w:w="1200" w:type="dxa"/>
            <w:tcBorders>
              <w:top w:val="single" w:sz="2" w:space="0" w:color="auto"/>
              <w:left w:val="nil"/>
              <w:right w:val="nil"/>
            </w:tcBorders>
            <w:shd w:val="clear" w:color="auto" w:fill="auto"/>
            <w:noWrap/>
            <w:vAlign w:val="center"/>
            <w:hideMark/>
          </w:tcPr>
          <w:p w14:paraId="79C55DA3" w14:textId="25C45AC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single" w:sz="2" w:space="0" w:color="auto"/>
              <w:left w:val="nil"/>
              <w:right w:val="nil"/>
            </w:tcBorders>
            <w:shd w:val="clear" w:color="auto" w:fill="auto"/>
            <w:noWrap/>
            <w:vAlign w:val="center"/>
            <w:hideMark/>
          </w:tcPr>
          <w:p w14:paraId="23A63585" w14:textId="78DA648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r>
      <w:tr w:rsidR="0069614C" w:rsidRPr="0069614C" w14:paraId="21B1BBB6" w14:textId="77777777" w:rsidTr="001D3A4A">
        <w:trPr>
          <w:trHeight w:val="315"/>
        </w:trPr>
        <w:tc>
          <w:tcPr>
            <w:tcW w:w="1094" w:type="dxa"/>
            <w:vMerge/>
            <w:tcBorders>
              <w:top w:val="nil"/>
              <w:left w:val="nil"/>
              <w:bottom w:val="single" w:sz="2" w:space="0" w:color="auto"/>
              <w:right w:val="nil"/>
            </w:tcBorders>
            <w:vAlign w:val="center"/>
            <w:hideMark/>
          </w:tcPr>
          <w:p w14:paraId="0F0D2F12"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07D38B2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598E00D4" w14:textId="6D501EC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2" w:space="0" w:color="auto"/>
              <w:right w:val="nil"/>
            </w:tcBorders>
            <w:shd w:val="clear" w:color="auto" w:fill="auto"/>
            <w:noWrap/>
            <w:vAlign w:val="center"/>
            <w:hideMark/>
          </w:tcPr>
          <w:p w14:paraId="37C29E8E" w14:textId="35BABDD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2" w:space="0" w:color="auto"/>
              <w:right w:val="nil"/>
            </w:tcBorders>
            <w:shd w:val="clear" w:color="auto" w:fill="auto"/>
            <w:noWrap/>
            <w:vAlign w:val="center"/>
            <w:hideMark/>
          </w:tcPr>
          <w:p w14:paraId="404989BF" w14:textId="5811EEC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60364E42" w14:textId="4302CE1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2" w:space="0" w:color="auto"/>
              <w:right w:val="nil"/>
            </w:tcBorders>
            <w:shd w:val="clear" w:color="auto" w:fill="auto"/>
            <w:noWrap/>
            <w:vAlign w:val="center"/>
            <w:hideMark/>
          </w:tcPr>
          <w:p w14:paraId="1E652D12" w14:textId="5DA93B3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2" w:space="0" w:color="auto"/>
              <w:right w:val="nil"/>
            </w:tcBorders>
            <w:shd w:val="clear" w:color="auto" w:fill="auto"/>
            <w:noWrap/>
            <w:vAlign w:val="center"/>
            <w:hideMark/>
          </w:tcPr>
          <w:p w14:paraId="2A7EBF04" w14:textId="4051BEA4"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5B72CE20" w14:textId="1B0B77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5E5A7B03" w14:textId="21F89A4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2" w:space="0" w:color="auto"/>
              <w:right w:val="nil"/>
            </w:tcBorders>
            <w:shd w:val="clear" w:color="auto" w:fill="auto"/>
            <w:noWrap/>
            <w:vAlign w:val="center"/>
            <w:hideMark/>
          </w:tcPr>
          <w:p w14:paraId="502E16AD" w14:textId="594454C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2" w:space="0" w:color="auto"/>
              <w:right w:val="nil"/>
            </w:tcBorders>
            <w:shd w:val="clear" w:color="auto" w:fill="auto"/>
            <w:noWrap/>
            <w:vAlign w:val="center"/>
            <w:hideMark/>
          </w:tcPr>
          <w:p w14:paraId="1328DCF7" w14:textId="2D74A0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r>
      <w:tr w:rsidR="0069614C" w:rsidRPr="0069614C" w14:paraId="6F7D73D8" w14:textId="77777777" w:rsidTr="001D3A4A">
        <w:trPr>
          <w:trHeight w:val="315"/>
        </w:trPr>
        <w:tc>
          <w:tcPr>
            <w:tcW w:w="1094" w:type="dxa"/>
            <w:vMerge w:val="restart"/>
            <w:tcBorders>
              <w:top w:val="single" w:sz="2" w:space="0" w:color="auto"/>
              <w:left w:val="nil"/>
              <w:bottom w:val="single" w:sz="12" w:space="0" w:color="auto"/>
              <w:right w:val="nil"/>
            </w:tcBorders>
            <w:shd w:val="clear" w:color="auto" w:fill="auto"/>
            <w:noWrap/>
            <w:vAlign w:val="center"/>
            <w:hideMark/>
          </w:tcPr>
          <w:p w14:paraId="3A7AEFA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C</w:t>
            </w:r>
          </w:p>
        </w:tc>
        <w:tc>
          <w:tcPr>
            <w:tcW w:w="580" w:type="dxa"/>
            <w:tcBorders>
              <w:top w:val="single" w:sz="2" w:space="0" w:color="auto"/>
              <w:left w:val="nil"/>
              <w:right w:val="nil"/>
            </w:tcBorders>
            <w:shd w:val="clear" w:color="auto" w:fill="auto"/>
            <w:noWrap/>
            <w:vAlign w:val="center"/>
            <w:hideMark/>
          </w:tcPr>
          <w:p w14:paraId="194814BD"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right w:val="nil"/>
            </w:tcBorders>
            <w:shd w:val="clear" w:color="auto" w:fill="auto"/>
            <w:vAlign w:val="center"/>
            <w:hideMark/>
          </w:tcPr>
          <w:p w14:paraId="7D5045F0" w14:textId="6E2CB2B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single" w:sz="2" w:space="0" w:color="auto"/>
              <w:left w:val="nil"/>
              <w:right w:val="nil"/>
            </w:tcBorders>
            <w:shd w:val="clear" w:color="auto" w:fill="auto"/>
            <w:vAlign w:val="center"/>
            <w:hideMark/>
          </w:tcPr>
          <w:p w14:paraId="0B97F9A2" w14:textId="43D105D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06</w:t>
            </w:r>
          </w:p>
        </w:tc>
        <w:tc>
          <w:tcPr>
            <w:tcW w:w="1200" w:type="dxa"/>
            <w:tcBorders>
              <w:top w:val="single" w:sz="2" w:space="0" w:color="auto"/>
              <w:left w:val="nil"/>
              <w:right w:val="nil"/>
            </w:tcBorders>
            <w:shd w:val="clear" w:color="auto" w:fill="auto"/>
            <w:vAlign w:val="center"/>
            <w:hideMark/>
          </w:tcPr>
          <w:p w14:paraId="60506F7A" w14:textId="44D9465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26</w:t>
            </w:r>
          </w:p>
        </w:tc>
        <w:tc>
          <w:tcPr>
            <w:tcW w:w="1200" w:type="dxa"/>
            <w:tcBorders>
              <w:top w:val="single" w:sz="2" w:space="0" w:color="auto"/>
              <w:left w:val="nil"/>
              <w:right w:val="nil"/>
            </w:tcBorders>
            <w:shd w:val="clear" w:color="auto" w:fill="auto"/>
            <w:noWrap/>
            <w:vAlign w:val="center"/>
            <w:hideMark/>
          </w:tcPr>
          <w:p w14:paraId="08D17AEF" w14:textId="5E6C7DE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single" w:sz="2" w:space="0" w:color="auto"/>
              <w:left w:val="nil"/>
              <w:right w:val="nil"/>
            </w:tcBorders>
            <w:shd w:val="clear" w:color="auto" w:fill="auto"/>
            <w:noWrap/>
            <w:vAlign w:val="center"/>
            <w:hideMark/>
          </w:tcPr>
          <w:p w14:paraId="6765CD9B" w14:textId="0325E766"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single" w:sz="2" w:space="0" w:color="auto"/>
              <w:left w:val="nil"/>
              <w:right w:val="nil"/>
            </w:tcBorders>
            <w:shd w:val="clear" w:color="auto" w:fill="auto"/>
            <w:noWrap/>
            <w:vAlign w:val="center"/>
            <w:hideMark/>
          </w:tcPr>
          <w:p w14:paraId="478DA8A5" w14:textId="602AF28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single" w:sz="2" w:space="0" w:color="auto"/>
              <w:left w:val="nil"/>
              <w:right w:val="nil"/>
            </w:tcBorders>
            <w:shd w:val="clear" w:color="auto" w:fill="auto"/>
            <w:noWrap/>
            <w:vAlign w:val="center"/>
            <w:hideMark/>
          </w:tcPr>
          <w:p w14:paraId="208BAD04" w14:textId="6AA7AB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right w:val="nil"/>
            </w:tcBorders>
            <w:shd w:val="clear" w:color="auto" w:fill="auto"/>
            <w:noWrap/>
            <w:vAlign w:val="center"/>
            <w:hideMark/>
          </w:tcPr>
          <w:p w14:paraId="29793B96" w14:textId="3D5AA39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48</w:t>
            </w:r>
          </w:p>
        </w:tc>
        <w:tc>
          <w:tcPr>
            <w:tcW w:w="1200" w:type="dxa"/>
            <w:tcBorders>
              <w:top w:val="single" w:sz="2" w:space="0" w:color="auto"/>
              <w:left w:val="nil"/>
              <w:right w:val="nil"/>
            </w:tcBorders>
            <w:shd w:val="clear" w:color="auto" w:fill="auto"/>
            <w:noWrap/>
            <w:vAlign w:val="center"/>
            <w:hideMark/>
          </w:tcPr>
          <w:p w14:paraId="2AEFA7C2" w14:textId="5942875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37</w:t>
            </w:r>
          </w:p>
        </w:tc>
        <w:tc>
          <w:tcPr>
            <w:tcW w:w="1200" w:type="dxa"/>
            <w:tcBorders>
              <w:top w:val="single" w:sz="2" w:space="0" w:color="auto"/>
              <w:left w:val="nil"/>
              <w:right w:val="nil"/>
            </w:tcBorders>
            <w:shd w:val="clear" w:color="auto" w:fill="auto"/>
            <w:noWrap/>
            <w:vAlign w:val="center"/>
            <w:hideMark/>
          </w:tcPr>
          <w:p w14:paraId="47039524" w14:textId="684FB4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r>
      <w:tr w:rsidR="0069614C" w:rsidRPr="0069614C" w14:paraId="4430E7CC" w14:textId="77777777" w:rsidTr="001D3A4A">
        <w:trPr>
          <w:trHeight w:val="315"/>
        </w:trPr>
        <w:tc>
          <w:tcPr>
            <w:tcW w:w="1094" w:type="dxa"/>
            <w:vMerge/>
            <w:tcBorders>
              <w:top w:val="single" w:sz="8" w:space="0" w:color="000000"/>
              <w:left w:val="nil"/>
              <w:bottom w:val="single" w:sz="2" w:space="0" w:color="auto"/>
              <w:right w:val="nil"/>
            </w:tcBorders>
            <w:vAlign w:val="center"/>
            <w:hideMark/>
          </w:tcPr>
          <w:p w14:paraId="3AD229A5"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B94624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768C091F" w14:textId="54C8C76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2" w:space="0" w:color="auto"/>
              <w:right w:val="nil"/>
            </w:tcBorders>
            <w:shd w:val="clear" w:color="auto" w:fill="auto"/>
            <w:noWrap/>
            <w:vAlign w:val="center"/>
            <w:hideMark/>
          </w:tcPr>
          <w:p w14:paraId="7546F2B4" w14:textId="3596C18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51</w:t>
            </w:r>
          </w:p>
        </w:tc>
        <w:tc>
          <w:tcPr>
            <w:tcW w:w="1200" w:type="dxa"/>
            <w:tcBorders>
              <w:top w:val="nil"/>
              <w:left w:val="nil"/>
              <w:bottom w:val="single" w:sz="2" w:space="0" w:color="auto"/>
              <w:right w:val="nil"/>
            </w:tcBorders>
            <w:shd w:val="clear" w:color="auto" w:fill="auto"/>
            <w:noWrap/>
            <w:vAlign w:val="center"/>
            <w:hideMark/>
          </w:tcPr>
          <w:p w14:paraId="3DD9DAC0" w14:textId="738AAB8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2" w:space="0" w:color="auto"/>
              <w:right w:val="nil"/>
            </w:tcBorders>
            <w:shd w:val="clear" w:color="auto" w:fill="auto"/>
            <w:noWrap/>
            <w:vAlign w:val="center"/>
            <w:hideMark/>
          </w:tcPr>
          <w:p w14:paraId="69A9DF39" w14:textId="29E384A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34E587FE" w14:textId="1864EB7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25</w:t>
            </w:r>
          </w:p>
        </w:tc>
        <w:tc>
          <w:tcPr>
            <w:tcW w:w="1200" w:type="dxa"/>
            <w:tcBorders>
              <w:top w:val="nil"/>
              <w:left w:val="nil"/>
              <w:bottom w:val="single" w:sz="2" w:space="0" w:color="auto"/>
              <w:right w:val="nil"/>
            </w:tcBorders>
            <w:shd w:val="clear" w:color="auto" w:fill="auto"/>
            <w:noWrap/>
            <w:vAlign w:val="center"/>
            <w:hideMark/>
          </w:tcPr>
          <w:p w14:paraId="649EDF88" w14:textId="72A8E952"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2" w:space="0" w:color="auto"/>
              <w:right w:val="nil"/>
            </w:tcBorders>
            <w:shd w:val="clear" w:color="auto" w:fill="auto"/>
            <w:noWrap/>
            <w:vAlign w:val="center"/>
            <w:hideMark/>
          </w:tcPr>
          <w:p w14:paraId="3DF25074" w14:textId="550BF37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27</w:t>
            </w:r>
          </w:p>
        </w:tc>
        <w:tc>
          <w:tcPr>
            <w:tcW w:w="1200" w:type="dxa"/>
            <w:tcBorders>
              <w:top w:val="nil"/>
              <w:left w:val="nil"/>
              <w:bottom w:val="single" w:sz="2" w:space="0" w:color="auto"/>
              <w:right w:val="nil"/>
            </w:tcBorders>
            <w:shd w:val="clear" w:color="auto" w:fill="auto"/>
            <w:noWrap/>
            <w:vAlign w:val="center"/>
            <w:hideMark/>
          </w:tcPr>
          <w:p w14:paraId="14054923" w14:textId="4688D0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2" w:space="0" w:color="auto"/>
              <w:right w:val="nil"/>
            </w:tcBorders>
            <w:shd w:val="clear" w:color="auto" w:fill="auto"/>
            <w:noWrap/>
            <w:vAlign w:val="center"/>
            <w:hideMark/>
          </w:tcPr>
          <w:p w14:paraId="29D372C6" w14:textId="09AA69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81</w:t>
            </w:r>
          </w:p>
        </w:tc>
        <w:tc>
          <w:tcPr>
            <w:tcW w:w="1200" w:type="dxa"/>
            <w:tcBorders>
              <w:top w:val="nil"/>
              <w:left w:val="nil"/>
              <w:bottom w:val="single" w:sz="2" w:space="0" w:color="auto"/>
              <w:right w:val="nil"/>
            </w:tcBorders>
            <w:shd w:val="clear" w:color="auto" w:fill="auto"/>
            <w:noWrap/>
            <w:vAlign w:val="center"/>
            <w:hideMark/>
          </w:tcPr>
          <w:p w14:paraId="2FE6CC1B" w14:textId="69A28C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r>
      <w:tr w:rsidR="0069614C" w:rsidRPr="0069614C" w14:paraId="0408AF4B" w14:textId="77777777" w:rsidTr="001D3A4A">
        <w:trPr>
          <w:trHeight w:val="315"/>
        </w:trPr>
        <w:tc>
          <w:tcPr>
            <w:tcW w:w="1094" w:type="dxa"/>
            <w:tcBorders>
              <w:top w:val="single" w:sz="2" w:space="0" w:color="auto"/>
              <w:left w:val="nil"/>
              <w:bottom w:val="single" w:sz="2" w:space="0" w:color="auto"/>
              <w:right w:val="nil"/>
            </w:tcBorders>
            <w:shd w:val="clear" w:color="auto" w:fill="auto"/>
            <w:noWrap/>
            <w:vAlign w:val="center"/>
            <w:hideMark/>
          </w:tcPr>
          <w:p w14:paraId="23395B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D</w:t>
            </w:r>
          </w:p>
        </w:tc>
        <w:tc>
          <w:tcPr>
            <w:tcW w:w="580" w:type="dxa"/>
            <w:tcBorders>
              <w:top w:val="single" w:sz="2" w:space="0" w:color="auto"/>
              <w:left w:val="nil"/>
              <w:bottom w:val="single" w:sz="2" w:space="0" w:color="auto"/>
              <w:right w:val="nil"/>
            </w:tcBorders>
            <w:shd w:val="clear" w:color="auto" w:fill="auto"/>
            <w:noWrap/>
            <w:vAlign w:val="center"/>
            <w:hideMark/>
          </w:tcPr>
          <w:p w14:paraId="6A7BB1E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single" w:sz="2" w:space="0" w:color="auto"/>
              <w:left w:val="nil"/>
              <w:bottom w:val="single" w:sz="2" w:space="0" w:color="auto"/>
              <w:right w:val="nil"/>
            </w:tcBorders>
            <w:shd w:val="clear" w:color="auto" w:fill="auto"/>
            <w:noWrap/>
            <w:vAlign w:val="center"/>
            <w:hideMark/>
          </w:tcPr>
          <w:p w14:paraId="2665DDE4" w14:textId="1BF9686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22</w:t>
            </w:r>
          </w:p>
        </w:tc>
        <w:tc>
          <w:tcPr>
            <w:tcW w:w="1200" w:type="dxa"/>
            <w:tcBorders>
              <w:top w:val="single" w:sz="2" w:space="0" w:color="auto"/>
              <w:left w:val="nil"/>
              <w:bottom w:val="single" w:sz="2" w:space="0" w:color="auto"/>
              <w:right w:val="nil"/>
            </w:tcBorders>
            <w:shd w:val="clear" w:color="auto" w:fill="auto"/>
            <w:noWrap/>
            <w:vAlign w:val="center"/>
            <w:hideMark/>
          </w:tcPr>
          <w:p w14:paraId="2CFE32EB" w14:textId="4A2743E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2EF438F7" w14:textId="5F650B3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07</w:t>
            </w:r>
          </w:p>
        </w:tc>
        <w:tc>
          <w:tcPr>
            <w:tcW w:w="1200" w:type="dxa"/>
            <w:tcBorders>
              <w:top w:val="single" w:sz="2" w:space="0" w:color="auto"/>
              <w:left w:val="nil"/>
              <w:bottom w:val="single" w:sz="2" w:space="0" w:color="auto"/>
              <w:right w:val="nil"/>
            </w:tcBorders>
            <w:shd w:val="clear" w:color="auto" w:fill="auto"/>
            <w:noWrap/>
            <w:vAlign w:val="center"/>
            <w:hideMark/>
          </w:tcPr>
          <w:p w14:paraId="6A3A1C2B" w14:textId="426C71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26</w:t>
            </w:r>
          </w:p>
        </w:tc>
        <w:tc>
          <w:tcPr>
            <w:tcW w:w="1200" w:type="dxa"/>
            <w:tcBorders>
              <w:top w:val="single" w:sz="2" w:space="0" w:color="auto"/>
              <w:left w:val="nil"/>
              <w:bottom w:val="single" w:sz="2" w:space="0" w:color="auto"/>
              <w:right w:val="nil"/>
            </w:tcBorders>
            <w:shd w:val="clear" w:color="auto" w:fill="auto"/>
            <w:noWrap/>
            <w:vAlign w:val="center"/>
            <w:hideMark/>
          </w:tcPr>
          <w:p w14:paraId="52577F8D" w14:textId="5555EAF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single" w:sz="2" w:space="0" w:color="auto"/>
              <w:left w:val="nil"/>
              <w:bottom w:val="single" w:sz="2" w:space="0" w:color="auto"/>
              <w:right w:val="nil"/>
            </w:tcBorders>
            <w:shd w:val="clear" w:color="auto" w:fill="auto"/>
            <w:noWrap/>
            <w:vAlign w:val="center"/>
            <w:hideMark/>
          </w:tcPr>
          <w:p w14:paraId="01C52D93" w14:textId="5C23A90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single" w:sz="2" w:space="0" w:color="auto"/>
              <w:left w:val="nil"/>
              <w:bottom w:val="single" w:sz="2" w:space="0" w:color="auto"/>
              <w:right w:val="nil"/>
            </w:tcBorders>
            <w:shd w:val="clear" w:color="auto" w:fill="auto"/>
            <w:noWrap/>
            <w:vAlign w:val="center"/>
            <w:hideMark/>
          </w:tcPr>
          <w:p w14:paraId="047222B8" w14:textId="5F1813D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15</w:t>
            </w:r>
          </w:p>
        </w:tc>
        <w:tc>
          <w:tcPr>
            <w:tcW w:w="1200" w:type="dxa"/>
            <w:tcBorders>
              <w:top w:val="single" w:sz="2" w:space="0" w:color="auto"/>
              <w:left w:val="nil"/>
              <w:bottom w:val="single" w:sz="2" w:space="0" w:color="auto"/>
              <w:right w:val="nil"/>
            </w:tcBorders>
            <w:shd w:val="clear" w:color="auto" w:fill="auto"/>
            <w:noWrap/>
            <w:vAlign w:val="center"/>
            <w:hideMark/>
          </w:tcPr>
          <w:p w14:paraId="29AA96CF" w14:textId="39BEC0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28</w:t>
            </w:r>
          </w:p>
        </w:tc>
        <w:tc>
          <w:tcPr>
            <w:tcW w:w="1200" w:type="dxa"/>
            <w:tcBorders>
              <w:top w:val="single" w:sz="2" w:space="0" w:color="auto"/>
              <w:left w:val="nil"/>
              <w:bottom w:val="single" w:sz="2" w:space="0" w:color="auto"/>
              <w:right w:val="nil"/>
            </w:tcBorders>
            <w:shd w:val="clear" w:color="auto" w:fill="auto"/>
            <w:noWrap/>
            <w:vAlign w:val="center"/>
            <w:hideMark/>
          </w:tcPr>
          <w:p w14:paraId="106842E3" w14:textId="65DC95D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42</w:t>
            </w:r>
          </w:p>
        </w:tc>
        <w:tc>
          <w:tcPr>
            <w:tcW w:w="1200" w:type="dxa"/>
            <w:tcBorders>
              <w:top w:val="single" w:sz="2" w:space="0" w:color="auto"/>
              <w:left w:val="nil"/>
              <w:bottom w:val="single" w:sz="2" w:space="0" w:color="auto"/>
              <w:right w:val="nil"/>
            </w:tcBorders>
            <w:shd w:val="clear" w:color="auto" w:fill="auto"/>
            <w:noWrap/>
            <w:vAlign w:val="center"/>
            <w:hideMark/>
          </w:tcPr>
          <w:p w14:paraId="0ADAB970" w14:textId="5A6D1E4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59</w:t>
            </w:r>
          </w:p>
        </w:tc>
      </w:tr>
      <w:tr w:rsidR="0069614C" w:rsidRPr="0069614C" w14:paraId="704C590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C398D2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E</w:t>
            </w:r>
          </w:p>
        </w:tc>
        <w:tc>
          <w:tcPr>
            <w:tcW w:w="580" w:type="dxa"/>
            <w:tcBorders>
              <w:top w:val="single" w:sz="2" w:space="0" w:color="auto"/>
              <w:left w:val="nil"/>
              <w:bottom w:val="nil"/>
              <w:right w:val="nil"/>
            </w:tcBorders>
            <w:shd w:val="clear" w:color="auto" w:fill="auto"/>
            <w:noWrap/>
            <w:vAlign w:val="center"/>
            <w:hideMark/>
          </w:tcPr>
          <w:p w14:paraId="26E9519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5FEBAC5A" w14:textId="272EE34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30</w:t>
            </w:r>
          </w:p>
        </w:tc>
        <w:tc>
          <w:tcPr>
            <w:tcW w:w="1200" w:type="dxa"/>
            <w:tcBorders>
              <w:top w:val="single" w:sz="2" w:space="0" w:color="auto"/>
              <w:left w:val="nil"/>
              <w:bottom w:val="nil"/>
              <w:right w:val="nil"/>
            </w:tcBorders>
            <w:shd w:val="clear" w:color="auto" w:fill="auto"/>
            <w:vAlign w:val="center"/>
            <w:hideMark/>
          </w:tcPr>
          <w:p w14:paraId="6F3FCFC2" w14:textId="4CD20D0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single" w:sz="2" w:space="0" w:color="auto"/>
              <w:left w:val="nil"/>
              <w:bottom w:val="nil"/>
              <w:right w:val="nil"/>
            </w:tcBorders>
            <w:shd w:val="clear" w:color="auto" w:fill="auto"/>
            <w:vAlign w:val="center"/>
            <w:hideMark/>
          </w:tcPr>
          <w:p w14:paraId="7E124839" w14:textId="314BD25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05</w:t>
            </w:r>
          </w:p>
        </w:tc>
        <w:tc>
          <w:tcPr>
            <w:tcW w:w="1200" w:type="dxa"/>
            <w:tcBorders>
              <w:top w:val="single" w:sz="2" w:space="0" w:color="auto"/>
              <w:left w:val="nil"/>
              <w:bottom w:val="nil"/>
              <w:right w:val="nil"/>
            </w:tcBorders>
            <w:shd w:val="clear" w:color="auto" w:fill="auto"/>
            <w:noWrap/>
            <w:vAlign w:val="center"/>
            <w:hideMark/>
          </w:tcPr>
          <w:p w14:paraId="1E69B190" w14:textId="44D2126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single" w:sz="2" w:space="0" w:color="auto"/>
              <w:left w:val="nil"/>
              <w:bottom w:val="nil"/>
              <w:right w:val="nil"/>
            </w:tcBorders>
            <w:shd w:val="clear" w:color="auto" w:fill="auto"/>
            <w:noWrap/>
            <w:vAlign w:val="center"/>
            <w:hideMark/>
          </w:tcPr>
          <w:p w14:paraId="57CDA8B8" w14:textId="4A19B4D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single" w:sz="2" w:space="0" w:color="auto"/>
              <w:left w:val="nil"/>
              <w:bottom w:val="nil"/>
              <w:right w:val="nil"/>
            </w:tcBorders>
            <w:shd w:val="clear" w:color="auto" w:fill="auto"/>
            <w:noWrap/>
            <w:vAlign w:val="center"/>
            <w:hideMark/>
          </w:tcPr>
          <w:p w14:paraId="07CE78A8" w14:textId="573C773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single" w:sz="2" w:space="0" w:color="auto"/>
              <w:left w:val="nil"/>
              <w:bottom w:val="nil"/>
              <w:right w:val="nil"/>
            </w:tcBorders>
            <w:shd w:val="clear" w:color="auto" w:fill="auto"/>
            <w:noWrap/>
            <w:vAlign w:val="center"/>
            <w:hideMark/>
          </w:tcPr>
          <w:p w14:paraId="16F78865" w14:textId="45B79A7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47</w:t>
            </w:r>
          </w:p>
        </w:tc>
        <w:tc>
          <w:tcPr>
            <w:tcW w:w="1200" w:type="dxa"/>
            <w:tcBorders>
              <w:top w:val="single" w:sz="2" w:space="0" w:color="auto"/>
              <w:left w:val="nil"/>
              <w:bottom w:val="nil"/>
              <w:right w:val="nil"/>
            </w:tcBorders>
            <w:shd w:val="clear" w:color="auto" w:fill="auto"/>
            <w:noWrap/>
            <w:vAlign w:val="center"/>
            <w:hideMark/>
          </w:tcPr>
          <w:p w14:paraId="3138497C" w14:textId="2FAE3E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52</w:t>
            </w:r>
          </w:p>
        </w:tc>
        <w:tc>
          <w:tcPr>
            <w:tcW w:w="1200" w:type="dxa"/>
            <w:tcBorders>
              <w:top w:val="single" w:sz="2" w:space="0" w:color="auto"/>
              <w:left w:val="nil"/>
              <w:bottom w:val="nil"/>
              <w:right w:val="nil"/>
            </w:tcBorders>
            <w:shd w:val="clear" w:color="auto" w:fill="auto"/>
            <w:noWrap/>
            <w:vAlign w:val="center"/>
            <w:hideMark/>
          </w:tcPr>
          <w:p w14:paraId="5767D5C3" w14:textId="4A9D71A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73</w:t>
            </w:r>
          </w:p>
        </w:tc>
        <w:tc>
          <w:tcPr>
            <w:tcW w:w="1200" w:type="dxa"/>
            <w:tcBorders>
              <w:top w:val="single" w:sz="2" w:space="0" w:color="auto"/>
              <w:left w:val="nil"/>
              <w:bottom w:val="nil"/>
              <w:right w:val="nil"/>
            </w:tcBorders>
            <w:shd w:val="clear" w:color="auto" w:fill="auto"/>
            <w:noWrap/>
            <w:vAlign w:val="center"/>
            <w:hideMark/>
          </w:tcPr>
          <w:p w14:paraId="45809120" w14:textId="151CF067"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r>
      <w:tr w:rsidR="0069614C" w:rsidRPr="0069614C" w14:paraId="170D5711" w14:textId="77777777" w:rsidTr="001D3A4A">
        <w:trPr>
          <w:trHeight w:val="315"/>
        </w:trPr>
        <w:tc>
          <w:tcPr>
            <w:tcW w:w="1094" w:type="dxa"/>
            <w:vMerge/>
            <w:tcBorders>
              <w:top w:val="single" w:sz="12" w:space="0" w:color="auto"/>
              <w:left w:val="nil"/>
              <w:bottom w:val="single" w:sz="2" w:space="0" w:color="auto"/>
              <w:right w:val="nil"/>
            </w:tcBorders>
            <w:vAlign w:val="center"/>
            <w:hideMark/>
          </w:tcPr>
          <w:p w14:paraId="3C016586"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CA08DB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66861C4" w14:textId="123F5AC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D7B8B51" w14:textId="2389BF49"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79CB0F1" w14:textId="767C223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213CD376" w14:textId="1338A75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5891B67" w14:textId="7F79747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67ED0779" w14:textId="7176300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0B448A9F" w14:textId="5E1E6AB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5F86AB2F" w14:textId="4FF0E26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C621778" w14:textId="672A1674"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6A2B37EC" w14:textId="54AC513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r>
      <w:tr w:rsidR="0069614C" w:rsidRPr="0069614C" w14:paraId="4304E70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75D1E417"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10283A0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47A337" w14:textId="71B43BC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vAlign w:val="center"/>
            <w:hideMark/>
          </w:tcPr>
          <w:p w14:paraId="414D7269" w14:textId="2A659C0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532B0288" w14:textId="17209470"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340CF3D3" w14:textId="57EB4DE0" w:rsidR="0069614C" w:rsidRPr="0069614C" w:rsidRDefault="0069614C" w:rsidP="0069614C">
            <w:pPr>
              <w:spacing w:after="0" w:line="240" w:lineRule="auto"/>
              <w:jc w:val="center"/>
              <w:rPr>
                <w:rFonts w:ascii="Times" w:eastAsia="Times New Roman" w:hAnsi="Times" w:cs="Times New Roman"/>
                <w:i/>
                <w:iCs/>
                <w:color w:val="000000"/>
                <w:lang w:eastAsia="es-ES"/>
              </w:rPr>
            </w:pPr>
            <w:r w:rsidRPr="0069614C">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69614C">
              <w:rPr>
                <w:rFonts w:ascii="Times" w:eastAsia="Times New Roman" w:hAnsi="Times" w:cs="Times New Roman"/>
                <w:i/>
                <w:iCs/>
                <w:color w:val="000000"/>
                <w:lang w:eastAsia="es-ES"/>
              </w:rPr>
              <w:t>21</w:t>
            </w:r>
          </w:p>
        </w:tc>
        <w:tc>
          <w:tcPr>
            <w:tcW w:w="1200" w:type="dxa"/>
            <w:tcBorders>
              <w:top w:val="nil"/>
              <w:left w:val="nil"/>
              <w:bottom w:val="nil"/>
              <w:right w:val="nil"/>
            </w:tcBorders>
            <w:shd w:val="clear" w:color="auto" w:fill="auto"/>
            <w:noWrap/>
            <w:vAlign w:val="center"/>
            <w:hideMark/>
          </w:tcPr>
          <w:p w14:paraId="6FF2A603" w14:textId="7917654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AD7C26A" w14:textId="1194A1D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nil"/>
              <w:left w:val="nil"/>
              <w:bottom w:val="nil"/>
              <w:right w:val="nil"/>
            </w:tcBorders>
            <w:shd w:val="clear" w:color="auto" w:fill="auto"/>
            <w:noWrap/>
            <w:vAlign w:val="center"/>
            <w:hideMark/>
          </w:tcPr>
          <w:p w14:paraId="524A49FA" w14:textId="0E11A18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44</w:t>
            </w:r>
          </w:p>
        </w:tc>
        <w:tc>
          <w:tcPr>
            <w:tcW w:w="1200" w:type="dxa"/>
            <w:tcBorders>
              <w:top w:val="nil"/>
              <w:left w:val="nil"/>
              <w:bottom w:val="nil"/>
              <w:right w:val="nil"/>
            </w:tcBorders>
            <w:shd w:val="clear" w:color="auto" w:fill="auto"/>
            <w:noWrap/>
            <w:vAlign w:val="center"/>
            <w:hideMark/>
          </w:tcPr>
          <w:p w14:paraId="0704E420" w14:textId="556E8B8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49</w:t>
            </w:r>
          </w:p>
        </w:tc>
        <w:tc>
          <w:tcPr>
            <w:tcW w:w="1200" w:type="dxa"/>
            <w:tcBorders>
              <w:top w:val="nil"/>
              <w:left w:val="nil"/>
              <w:bottom w:val="nil"/>
              <w:right w:val="nil"/>
            </w:tcBorders>
            <w:shd w:val="clear" w:color="auto" w:fill="auto"/>
            <w:noWrap/>
            <w:vAlign w:val="center"/>
            <w:hideMark/>
          </w:tcPr>
          <w:p w14:paraId="61B04D1B" w14:textId="0CEB07C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67</w:t>
            </w:r>
          </w:p>
        </w:tc>
        <w:tc>
          <w:tcPr>
            <w:tcW w:w="1200" w:type="dxa"/>
            <w:tcBorders>
              <w:top w:val="nil"/>
              <w:left w:val="nil"/>
              <w:bottom w:val="nil"/>
              <w:right w:val="nil"/>
            </w:tcBorders>
            <w:shd w:val="clear" w:color="auto" w:fill="auto"/>
            <w:noWrap/>
            <w:vAlign w:val="center"/>
            <w:hideMark/>
          </w:tcPr>
          <w:p w14:paraId="438AE877" w14:textId="2F95C89D"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55</w:t>
            </w:r>
          </w:p>
        </w:tc>
      </w:tr>
      <w:tr w:rsidR="0069614C" w:rsidRPr="0069614C" w14:paraId="665488D1" w14:textId="77777777" w:rsidTr="001D3A4A">
        <w:trPr>
          <w:trHeight w:val="315"/>
        </w:trPr>
        <w:tc>
          <w:tcPr>
            <w:tcW w:w="1094" w:type="dxa"/>
            <w:vMerge/>
            <w:tcBorders>
              <w:top w:val="nil"/>
              <w:left w:val="nil"/>
              <w:bottom w:val="single" w:sz="2" w:space="0" w:color="auto"/>
              <w:right w:val="nil"/>
            </w:tcBorders>
            <w:vAlign w:val="center"/>
            <w:hideMark/>
          </w:tcPr>
          <w:p w14:paraId="2E201AE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0B44F6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057138F" w14:textId="203E03C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796396D" w14:textId="0623D3D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0925FAB2" w14:textId="2782C43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110F27F4" w14:textId="5EAD1A2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0D7C7257" w14:textId="31D2787B"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7A3B3E02" w14:textId="7264E6BD"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DC6BABA" w14:textId="23F4DB9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35</w:t>
            </w:r>
          </w:p>
        </w:tc>
        <w:tc>
          <w:tcPr>
            <w:tcW w:w="1200" w:type="dxa"/>
            <w:tcBorders>
              <w:top w:val="nil"/>
              <w:left w:val="nil"/>
              <w:bottom w:val="single" w:sz="8" w:space="0" w:color="auto"/>
              <w:right w:val="nil"/>
            </w:tcBorders>
            <w:shd w:val="clear" w:color="auto" w:fill="auto"/>
            <w:noWrap/>
            <w:vAlign w:val="center"/>
            <w:hideMark/>
          </w:tcPr>
          <w:p w14:paraId="5BF64FE7" w14:textId="039A19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56</w:t>
            </w:r>
          </w:p>
        </w:tc>
        <w:tc>
          <w:tcPr>
            <w:tcW w:w="1200" w:type="dxa"/>
            <w:tcBorders>
              <w:top w:val="nil"/>
              <w:left w:val="nil"/>
              <w:bottom w:val="single" w:sz="8" w:space="0" w:color="auto"/>
              <w:right w:val="nil"/>
            </w:tcBorders>
            <w:shd w:val="clear" w:color="auto" w:fill="auto"/>
            <w:noWrap/>
            <w:vAlign w:val="center"/>
            <w:hideMark/>
          </w:tcPr>
          <w:p w14:paraId="1364450F" w14:textId="49C12EE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67</w:t>
            </w:r>
          </w:p>
        </w:tc>
        <w:tc>
          <w:tcPr>
            <w:tcW w:w="1200" w:type="dxa"/>
            <w:tcBorders>
              <w:top w:val="nil"/>
              <w:left w:val="nil"/>
              <w:bottom w:val="single" w:sz="8" w:space="0" w:color="auto"/>
              <w:right w:val="nil"/>
            </w:tcBorders>
            <w:shd w:val="clear" w:color="auto" w:fill="auto"/>
            <w:noWrap/>
            <w:vAlign w:val="center"/>
            <w:hideMark/>
          </w:tcPr>
          <w:p w14:paraId="08BA18C2" w14:textId="1331C39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r>
      <w:tr w:rsidR="0069614C" w:rsidRPr="0069614C" w14:paraId="31504F5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5411988F"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42168F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68FBEC4" w14:textId="772A3A7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vAlign w:val="center"/>
            <w:hideMark/>
          </w:tcPr>
          <w:p w14:paraId="03964B69" w14:textId="2A12F98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vAlign w:val="center"/>
            <w:hideMark/>
          </w:tcPr>
          <w:p w14:paraId="37D7A554" w14:textId="34FB45F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66EE6B78" w14:textId="26B929F2"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39DC045" w14:textId="288AE86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5E60390" w14:textId="7401A54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542385C0" w14:textId="7E2F99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noWrap/>
            <w:vAlign w:val="center"/>
            <w:hideMark/>
          </w:tcPr>
          <w:p w14:paraId="71CEF9CD" w14:textId="032FCA1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38</w:t>
            </w:r>
          </w:p>
        </w:tc>
        <w:tc>
          <w:tcPr>
            <w:tcW w:w="1200" w:type="dxa"/>
            <w:tcBorders>
              <w:top w:val="nil"/>
              <w:left w:val="nil"/>
              <w:bottom w:val="nil"/>
              <w:right w:val="nil"/>
            </w:tcBorders>
            <w:shd w:val="clear" w:color="auto" w:fill="auto"/>
            <w:noWrap/>
            <w:vAlign w:val="center"/>
            <w:hideMark/>
          </w:tcPr>
          <w:p w14:paraId="2C52329F" w14:textId="5B67F35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54</w:t>
            </w:r>
          </w:p>
        </w:tc>
        <w:tc>
          <w:tcPr>
            <w:tcW w:w="1200" w:type="dxa"/>
            <w:tcBorders>
              <w:top w:val="nil"/>
              <w:left w:val="nil"/>
              <w:bottom w:val="nil"/>
              <w:right w:val="nil"/>
            </w:tcBorders>
            <w:shd w:val="clear" w:color="auto" w:fill="auto"/>
            <w:noWrap/>
            <w:vAlign w:val="center"/>
            <w:hideMark/>
          </w:tcPr>
          <w:p w14:paraId="686CCF0F" w14:textId="3DEE886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51</w:t>
            </w:r>
          </w:p>
        </w:tc>
      </w:tr>
      <w:tr w:rsidR="0069614C" w:rsidRPr="0069614C" w14:paraId="4D8C198A" w14:textId="77777777" w:rsidTr="001D3A4A">
        <w:trPr>
          <w:trHeight w:val="315"/>
        </w:trPr>
        <w:tc>
          <w:tcPr>
            <w:tcW w:w="1094" w:type="dxa"/>
            <w:vMerge/>
            <w:tcBorders>
              <w:top w:val="nil"/>
              <w:left w:val="nil"/>
              <w:bottom w:val="single" w:sz="2" w:space="0" w:color="auto"/>
              <w:right w:val="nil"/>
            </w:tcBorders>
            <w:vAlign w:val="center"/>
            <w:hideMark/>
          </w:tcPr>
          <w:p w14:paraId="71015F40"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CB00A7E"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88F615B" w14:textId="02F2B7D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F96DB3D" w14:textId="3482D12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46</w:t>
            </w:r>
          </w:p>
        </w:tc>
        <w:tc>
          <w:tcPr>
            <w:tcW w:w="1200" w:type="dxa"/>
            <w:tcBorders>
              <w:top w:val="nil"/>
              <w:left w:val="nil"/>
              <w:bottom w:val="single" w:sz="8" w:space="0" w:color="auto"/>
              <w:right w:val="nil"/>
            </w:tcBorders>
            <w:shd w:val="clear" w:color="auto" w:fill="auto"/>
            <w:noWrap/>
            <w:vAlign w:val="center"/>
            <w:hideMark/>
          </w:tcPr>
          <w:p w14:paraId="3965A4AD" w14:textId="199F75A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0B6B61CF" w14:textId="157265E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193F753" w14:textId="60BB687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1483FCAD" w14:textId="10A47800"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2681444D" w14:textId="109C63C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48261471" w14:textId="5AABAF17"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77EAFE0D" w14:textId="0768E63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0D21321C" w14:textId="5E5586A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54</w:t>
            </w:r>
          </w:p>
        </w:tc>
      </w:tr>
      <w:tr w:rsidR="0069614C" w:rsidRPr="0069614C" w14:paraId="5B364CBD"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2BC93E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782FDC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274E949C" w14:textId="121C96DB"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vAlign w:val="center"/>
            <w:hideMark/>
          </w:tcPr>
          <w:p w14:paraId="0CA7EBEF" w14:textId="6DD41AA2"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41</w:t>
            </w:r>
          </w:p>
        </w:tc>
        <w:tc>
          <w:tcPr>
            <w:tcW w:w="1200" w:type="dxa"/>
            <w:tcBorders>
              <w:top w:val="nil"/>
              <w:left w:val="nil"/>
              <w:bottom w:val="nil"/>
              <w:right w:val="nil"/>
            </w:tcBorders>
            <w:shd w:val="clear" w:color="auto" w:fill="auto"/>
            <w:vAlign w:val="center"/>
            <w:hideMark/>
          </w:tcPr>
          <w:p w14:paraId="2112D956" w14:textId="7D0EB933"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6B2883D8" w14:textId="38E3DF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22</w:t>
            </w:r>
          </w:p>
        </w:tc>
        <w:tc>
          <w:tcPr>
            <w:tcW w:w="1200" w:type="dxa"/>
            <w:tcBorders>
              <w:top w:val="nil"/>
              <w:left w:val="nil"/>
              <w:bottom w:val="nil"/>
              <w:right w:val="nil"/>
            </w:tcBorders>
            <w:shd w:val="clear" w:color="auto" w:fill="auto"/>
            <w:noWrap/>
            <w:vAlign w:val="center"/>
            <w:hideMark/>
          </w:tcPr>
          <w:p w14:paraId="0C56D9E0" w14:textId="1904E298"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AF12922" w14:textId="6B75B30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0C3F77D" w14:textId="1D626DF6"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nil"/>
              <w:left w:val="nil"/>
              <w:bottom w:val="nil"/>
              <w:right w:val="nil"/>
            </w:tcBorders>
            <w:shd w:val="clear" w:color="auto" w:fill="auto"/>
            <w:noWrap/>
            <w:vAlign w:val="center"/>
            <w:hideMark/>
          </w:tcPr>
          <w:p w14:paraId="48FA2CBC" w14:textId="64213C6C"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4092F639" w14:textId="6A17F511"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0FCBEF3" w14:textId="3421745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28</w:t>
            </w:r>
          </w:p>
        </w:tc>
      </w:tr>
      <w:tr w:rsidR="0069614C" w:rsidRPr="0069614C" w14:paraId="35AB8699" w14:textId="77777777" w:rsidTr="001D3A4A">
        <w:trPr>
          <w:trHeight w:val="315"/>
        </w:trPr>
        <w:tc>
          <w:tcPr>
            <w:tcW w:w="1094" w:type="dxa"/>
            <w:vMerge/>
            <w:tcBorders>
              <w:top w:val="nil"/>
              <w:left w:val="nil"/>
              <w:bottom w:val="single" w:sz="2" w:space="0" w:color="auto"/>
              <w:right w:val="nil"/>
            </w:tcBorders>
            <w:vAlign w:val="center"/>
            <w:hideMark/>
          </w:tcPr>
          <w:p w14:paraId="4D2ACE0B"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E2F5E9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A4D1548" w14:textId="02797F1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A36552D" w14:textId="0A0E038E"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116EA074" w14:textId="56AB22C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0E346B" w14:textId="7E61DBA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55</w:t>
            </w:r>
          </w:p>
        </w:tc>
        <w:tc>
          <w:tcPr>
            <w:tcW w:w="1200" w:type="dxa"/>
            <w:tcBorders>
              <w:top w:val="nil"/>
              <w:left w:val="nil"/>
              <w:bottom w:val="single" w:sz="8" w:space="0" w:color="auto"/>
              <w:right w:val="nil"/>
            </w:tcBorders>
            <w:shd w:val="clear" w:color="auto" w:fill="auto"/>
            <w:noWrap/>
            <w:vAlign w:val="center"/>
            <w:hideMark/>
          </w:tcPr>
          <w:p w14:paraId="27FDC224" w14:textId="0B33E558"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4D0DADAD" w14:textId="60F20E73"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0CCB472" w14:textId="4121356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683330C9" w14:textId="320BAD21"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EE371C7" w14:textId="04FDA19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4690A234" w14:textId="112D9040"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r>
      <w:tr w:rsidR="0069614C" w:rsidRPr="0069614C" w14:paraId="2CD7213E"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10577008"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05718B3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FF6B28A" w14:textId="1C03B20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vAlign w:val="center"/>
            <w:hideMark/>
          </w:tcPr>
          <w:p w14:paraId="662C581C" w14:textId="54D19B0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vAlign w:val="center"/>
            <w:hideMark/>
          </w:tcPr>
          <w:p w14:paraId="4E3D0D4D" w14:textId="0834FEE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73428BA" w14:textId="74240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470B34AC" w14:textId="242C1A4F"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3F080CE" w14:textId="4AFA131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C8A1BE8" w14:textId="76BBB471"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295D482F" w14:textId="1A0657C0"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7AA6EFB0" w14:textId="00612E9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33</w:t>
            </w:r>
          </w:p>
        </w:tc>
        <w:tc>
          <w:tcPr>
            <w:tcW w:w="1200" w:type="dxa"/>
            <w:tcBorders>
              <w:top w:val="nil"/>
              <w:left w:val="nil"/>
              <w:bottom w:val="nil"/>
              <w:right w:val="nil"/>
            </w:tcBorders>
            <w:shd w:val="clear" w:color="auto" w:fill="auto"/>
            <w:noWrap/>
            <w:vAlign w:val="center"/>
            <w:hideMark/>
          </w:tcPr>
          <w:p w14:paraId="7146311D" w14:textId="2B45993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r>
      <w:tr w:rsidR="0069614C" w:rsidRPr="0069614C" w14:paraId="4AD065B0" w14:textId="77777777" w:rsidTr="001D3A4A">
        <w:trPr>
          <w:trHeight w:val="315"/>
        </w:trPr>
        <w:tc>
          <w:tcPr>
            <w:tcW w:w="1094" w:type="dxa"/>
            <w:vMerge/>
            <w:tcBorders>
              <w:top w:val="nil"/>
              <w:left w:val="nil"/>
              <w:bottom w:val="single" w:sz="2" w:space="0" w:color="auto"/>
              <w:right w:val="nil"/>
            </w:tcBorders>
            <w:vAlign w:val="center"/>
            <w:hideMark/>
          </w:tcPr>
          <w:p w14:paraId="54231D2A"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222C5B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B073E04" w14:textId="2813D9EE"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FE2FF11" w14:textId="1C9C467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25FD9F7" w14:textId="3249311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02398159" w14:textId="3CEDB0C6"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323D1AD" w14:textId="05A37F3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02FC958" w14:textId="6C5407F1"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44C0A2B" w14:textId="6EC193C5"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42EB4E3" w14:textId="134EEA1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3EDE5B2E" w14:textId="557697F8"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735CD125" w14:textId="41B0E05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39</w:t>
            </w:r>
          </w:p>
        </w:tc>
      </w:tr>
      <w:tr w:rsidR="0069614C" w:rsidRPr="0069614C" w14:paraId="79E8A7E9" w14:textId="77777777" w:rsidTr="001D3A4A">
        <w:trPr>
          <w:trHeight w:val="315"/>
        </w:trPr>
        <w:tc>
          <w:tcPr>
            <w:tcW w:w="1094" w:type="dxa"/>
            <w:vMerge w:val="restart"/>
            <w:tcBorders>
              <w:top w:val="single" w:sz="2" w:space="0" w:color="auto"/>
              <w:left w:val="nil"/>
              <w:bottom w:val="single" w:sz="12" w:space="0" w:color="000000"/>
              <w:right w:val="nil"/>
            </w:tcBorders>
            <w:shd w:val="clear" w:color="auto" w:fill="auto"/>
            <w:noWrap/>
            <w:vAlign w:val="center"/>
            <w:hideMark/>
          </w:tcPr>
          <w:p w14:paraId="37D9E455"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J</w:t>
            </w:r>
          </w:p>
        </w:tc>
        <w:tc>
          <w:tcPr>
            <w:tcW w:w="580" w:type="dxa"/>
            <w:tcBorders>
              <w:top w:val="nil"/>
              <w:left w:val="nil"/>
              <w:right w:val="nil"/>
            </w:tcBorders>
            <w:shd w:val="clear" w:color="auto" w:fill="auto"/>
            <w:noWrap/>
            <w:vAlign w:val="center"/>
            <w:hideMark/>
          </w:tcPr>
          <w:p w14:paraId="3D197116"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nil"/>
              <w:left w:val="nil"/>
              <w:right w:val="nil"/>
            </w:tcBorders>
            <w:shd w:val="clear" w:color="auto" w:fill="auto"/>
            <w:vAlign w:val="center"/>
            <w:hideMark/>
          </w:tcPr>
          <w:p w14:paraId="14143B87" w14:textId="399BE60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673C580C" w14:textId="2CD4E57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vAlign w:val="center"/>
            <w:hideMark/>
          </w:tcPr>
          <w:p w14:paraId="110AB26F" w14:textId="7E73421E"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08</w:t>
            </w:r>
          </w:p>
        </w:tc>
        <w:tc>
          <w:tcPr>
            <w:tcW w:w="1200" w:type="dxa"/>
            <w:tcBorders>
              <w:top w:val="nil"/>
              <w:left w:val="nil"/>
              <w:right w:val="nil"/>
            </w:tcBorders>
            <w:shd w:val="clear" w:color="auto" w:fill="auto"/>
            <w:noWrap/>
            <w:vAlign w:val="center"/>
            <w:hideMark/>
          </w:tcPr>
          <w:p w14:paraId="626BF948" w14:textId="26BC74D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13</w:t>
            </w:r>
          </w:p>
        </w:tc>
        <w:tc>
          <w:tcPr>
            <w:tcW w:w="1200" w:type="dxa"/>
            <w:tcBorders>
              <w:top w:val="nil"/>
              <w:left w:val="nil"/>
              <w:right w:val="nil"/>
            </w:tcBorders>
            <w:shd w:val="clear" w:color="auto" w:fill="auto"/>
            <w:noWrap/>
            <w:vAlign w:val="center"/>
            <w:hideMark/>
          </w:tcPr>
          <w:p w14:paraId="63471865" w14:textId="26DAD37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nil"/>
              <w:left w:val="nil"/>
              <w:right w:val="nil"/>
            </w:tcBorders>
            <w:shd w:val="clear" w:color="auto" w:fill="auto"/>
            <w:noWrap/>
            <w:vAlign w:val="center"/>
            <w:hideMark/>
          </w:tcPr>
          <w:p w14:paraId="397FC158" w14:textId="33F04085"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07</w:t>
            </w:r>
          </w:p>
        </w:tc>
        <w:tc>
          <w:tcPr>
            <w:tcW w:w="1200" w:type="dxa"/>
            <w:tcBorders>
              <w:top w:val="nil"/>
              <w:left w:val="nil"/>
              <w:right w:val="nil"/>
            </w:tcBorders>
            <w:shd w:val="clear" w:color="auto" w:fill="auto"/>
            <w:noWrap/>
            <w:vAlign w:val="center"/>
            <w:hideMark/>
          </w:tcPr>
          <w:p w14:paraId="752920F6" w14:textId="22E80D8D"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10</w:t>
            </w:r>
          </w:p>
        </w:tc>
        <w:tc>
          <w:tcPr>
            <w:tcW w:w="1200" w:type="dxa"/>
            <w:tcBorders>
              <w:top w:val="nil"/>
              <w:left w:val="nil"/>
              <w:right w:val="nil"/>
            </w:tcBorders>
            <w:shd w:val="clear" w:color="auto" w:fill="auto"/>
            <w:noWrap/>
            <w:vAlign w:val="center"/>
            <w:hideMark/>
          </w:tcPr>
          <w:p w14:paraId="45E26EF5" w14:textId="3B5CAEE4"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10</w:t>
            </w:r>
          </w:p>
        </w:tc>
        <w:tc>
          <w:tcPr>
            <w:tcW w:w="1200" w:type="dxa"/>
            <w:tcBorders>
              <w:top w:val="nil"/>
              <w:left w:val="nil"/>
              <w:right w:val="nil"/>
            </w:tcBorders>
            <w:shd w:val="clear" w:color="auto" w:fill="auto"/>
            <w:noWrap/>
            <w:vAlign w:val="center"/>
            <w:hideMark/>
          </w:tcPr>
          <w:p w14:paraId="1AC794EF" w14:textId="6DAE4468"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c>
          <w:tcPr>
            <w:tcW w:w="1200" w:type="dxa"/>
            <w:tcBorders>
              <w:top w:val="nil"/>
              <w:left w:val="nil"/>
              <w:right w:val="nil"/>
            </w:tcBorders>
            <w:shd w:val="clear" w:color="auto" w:fill="auto"/>
            <w:noWrap/>
            <w:vAlign w:val="center"/>
            <w:hideMark/>
          </w:tcPr>
          <w:p w14:paraId="75A945D3" w14:textId="518332FB"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24</w:t>
            </w:r>
          </w:p>
        </w:tc>
      </w:tr>
      <w:tr w:rsidR="0069614C" w:rsidRPr="0069614C" w14:paraId="34E8915E" w14:textId="77777777" w:rsidTr="001D3A4A">
        <w:trPr>
          <w:trHeight w:val="315"/>
        </w:trPr>
        <w:tc>
          <w:tcPr>
            <w:tcW w:w="1094" w:type="dxa"/>
            <w:vMerge/>
            <w:tcBorders>
              <w:top w:val="nil"/>
              <w:left w:val="nil"/>
              <w:bottom w:val="single" w:sz="2" w:space="0" w:color="auto"/>
              <w:right w:val="nil"/>
            </w:tcBorders>
            <w:vAlign w:val="center"/>
            <w:hideMark/>
          </w:tcPr>
          <w:p w14:paraId="6D7E8403"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2" w:space="0" w:color="auto"/>
              <w:right w:val="nil"/>
            </w:tcBorders>
            <w:shd w:val="clear" w:color="auto" w:fill="auto"/>
            <w:noWrap/>
            <w:vAlign w:val="center"/>
            <w:hideMark/>
          </w:tcPr>
          <w:p w14:paraId="299B565C"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2" w:space="0" w:color="auto"/>
              <w:right w:val="nil"/>
            </w:tcBorders>
            <w:shd w:val="clear" w:color="auto" w:fill="auto"/>
            <w:noWrap/>
            <w:vAlign w:val="center"/>
            <w:hideMark/>
          </w:tcPr>
          <w:p w14:paraId="474CD738" w14:textId="3147A1E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69E96A57" w14:textId="241BB34D"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33</w:t>
            </w:r>
          </w:p>
        </w:tc>
        <w:tc>
          <w:tcPr>
            <w:tcW w:w="1200" w:type="dxa"/>
            <w:tcBorders>
              <w:top w:val="nil"/>
              <w:left w:val="nil"/>
              <w:bottom w:val="single" w:sz="2" w:space="0" w:color="auto"/>
              <w:right w:val="nil"/>
            </w:tcBorders>
            <w:shd w:val="clear" w:color="auto" w:fill="auto"/>
            <w:noWrap/>
            <w:vAlign w:val="center"/>
            <w:hideMark/>
          </w:tcPr>
          <w:p w14:paraId="3AA17422" w14:textId="55BA5F4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10</w:t>
            </w:r>
          </w:p>
        </w:tc>
        <w:tc>
          <w:tcPr>
            <w:tcW w:w="1200" w:type="dxa"/>
            <w:tcBorders>
              <w:top w:val="nil"/>
              <w:left w:val="nil"/>
              <w:bottom w:val="single" w:sz="2" w:space="0" w:color="auto"/>
              <w:right w:val="nil"/>
            </w:tcBorders>
            <w:shd w:val="clear" w:color="auto" w:fill="auto"/>
            <w:noWrap/>
            <w:vAlign w:val="center"/>
            <w:hideMark/>
          </w:tcPr>
          <w:p w14:paraId="5EF0FEBD" w14:textId="69E5D326"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02</w:t>
            </w:r>
          </w:p>
        </w:tc>
        <w:tc>
          <w:tcPr>
            <w:tcW w:w="1200" w:type="dxa"/>
            <w:tcBorders>
              <w:top w:val="nil"/>
              <w:left w:val="nil"/>
              <w:bottom w:val="single" w:sz="2" w:space="0" w:color="auto"/>
              <w:right w:val="nil"/>
            </w:tcBorders>
            <w:shd w:val="clear" w:color="auto" w:fill="auto"/>
            <w:noWrap/>
            <w:vAlign w:val="center"/>
            <w:hideMark/>
          </w:tcPr>
          <w:p w14:paraId="5E696FF3" w14:textId="30E2470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08</w:t>
            </w:r>
          </w:p>
        </w:tc>
        <w:tc>
          <w:tcPr>
            <w:tcW w:w="1200" w:type="dxa"/>
            <w:tcBorders>
              <w:top w:val="nil"/>
              <w:left w:val="nil"/>
              <w:bottom w:val="single" w:sz="2" w:space="0" w:color="auto"/>
              <w:right w:val="nil"/>
            </w:tcBorders>
            <w:shd w:val="clear" w:color="auto" w:fill="auto"/>
            <w:noWrap/>
            <w:vAlign w:val="center"/>
            <w:hideMark/>
          </w:tcPr>
          <w:p w14:paraId="0DF8AE93" w14:textId="73CB926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05</w:t>
            </w:r>
          </w:p>
        </w:tc>
        <w:tc>
          <w:tcPr>
            <w:tcW w:w="1200" w:type="dxa"/>
            <w:tcBorders>
              <w:top w:val="nil"/>
              <w:left w:val="nil"/>
              <w:bottom w:val="single" w:sz="2" w:space="0" w:color="auto"/>
              <w:right w:val="nil"/>
            </w:tcBorders>
            <w:shd w:val="clear" w:color="auto" w:fill="auto"/>
            <w:noWrap/>
            <w:vAlign w:val="center"/>
            <w:hideMark/>
          </w:tcPr>
          <w:p w14:paraId="184DE318" w14:textId="63BDA3AF"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09</w:t>
            </w:r>
          </w:p>
        </w:tc>
        <w:tc>
          <w:tcPr>
            <w:tcW w:w="1200" w:type="dxa"/>
            <w:tcBorders>
              <w:top w:val="nil"/>
              <w:left w:val="nil"/>
              <w:bottom w:val="single" w:sz="2" w:space="0" w:color="auto"/>
              <w:right w:val="nil"/>
            </w:tcBorders>
            <w:shd w:val="clear" w:color="auto" w:fill="auto"/>
            <w:noWrap/>
            <w:vAlign w:val="center"/>
            <w:hideMark/>
          </w:tcPr>
          <w:p w14:paraId="7F0DD134" w14:textId="7D3D580C"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23</w:t>
            </w:r>
          </w:p>
        </w:tc>
        <w:tc>
          <w:tcPr>
            <w:tcW w:w="1200" w:type="dxa"/>
            <w:tcBorders>
              <w:top w:val="nil"/>
              <w:left w:val="nil"/>
              <w:bottom w:val="single" w:sz="2" w:space="0" w:color="auto"/>
              <w:right w:val="nil"/>
            </w:tcBorders>
            <w:shd w:val="clear" w:color="auto" w:fill="auto"/>
            <w:noWrap/>
            <w:vAlign w:val="center"/>
            <w:hideMark/>
          </w:tcPr>
          <w:p w14:paraId="501FAEA7" w14:textId="3567BEA5"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44</w:t>
            </w:r>
          </w:p>
        </w:tc>
        <w:tc>
          <w:tcPr>
            <w:tcW w:w="1200" w:type="dxa"/>
            <w:tcBorders>
              <w:top w:val="nil"/>
              <w:left w:val="nil"/>
              <w:bottom w:val="single" w:sz="2" w:space="0" w:color="auto"/>
              <w:right w:val="nil"/>
            </w:tcBorders>
            <w:shd w:val="clear" w:color="auto" w:fill="auto"/>
            <w:noWrap/>
            <w:vAlign w:val="center"/>
            <w:hideMark/>
          </w:tcPr>
          <w:p w14:paraId="6A7C12C2" w14:textId="68098433"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52</w:t>
            </w:r>
          </w:p>
        </w:tc>
      </w:tr>
      <w:tr w:rsidR="0069614C" w:rsidRPr="0069614C" w14:paraId="4DC175B8" w14:textId="77777777" w:rsidTr="001D3A4A">
        <w:trPr>
          <w:trHeight w:val="315"/>
        </w:trPr>
        <w:tc>
          <w:tcPr>
            <w:tcW w:w="1094" w:type="dxa"/>
            <w:vMerge w:val="restart"/>
            <w:tcBorders>
              <w:top w:val="single" w:sz="2" w:space="0" w:color="auto"/>
              <w:left w:val="nil"/>
              <w:bottom w:val="single" w:sz="8" w:space="0" w:color="000000"/>
              <w:right w:val="nil"/>
            </w:tcBorders>
            <w:shd w:val="clear" w:color="auto" w:fill="auto"/>
            <w:noWrap/>
            <w:vAlign w:val="center"/>
            <w:hideMark/>
          </w:tcPr>
          <w:p w14:paraId="591D8469"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K</w:t>
            </w:r>
          </w:p>
        </w:tc>
        <w:tc>
          <w:tcPr>
            <w:tcW w:w="580" w:type="dxa"/>
            <w:tcBorders>
              <w:top w:val="single" w:sz="2" w:space="0" w:color="auto"/>
              <w:left w:val="nil"/>
              <w:bottom w:val="nil"/>
              <w:right w:val="nil"/>
            </w:tcBorders>
            <w:shd w:val="clear" w:color="auto" w:fill="auto"/>
            <w:noWrap/>
            <w:vAlign w:val="center"/>
            <w:hideMark/>
          </w:tcPr>
          <w:p w14:paraId="5C6D9200"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2010</w:t>
            </w:r>
          </w:p>
        </w:tc>
        <w:tc>
          <w:tcPr>
            <w:tcW w:w="1200" w:type="dxa"/>
            <w:tcBorders>
              <w:top w:val="single" w:sz="2" w:space="0" w:color="auto"/>
              <w:left w:val="nil"/>
              <w:bottom w:val="nil"/>
              <w:right w:val="nil"/>
            </w:tcBorders>
            <w:shd w:val="clear" w:color="auto" w:fill="auto"/>
            <w:vAlign w:val="center"/>
            <w:hideMark/>
          </w:tcPr>
          <w:p w14:paraId="7286EC61" w14:textId="50218493"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39</w:t>
            </w:r>
          </w:p>
        </w:tc>
        <w:tc>
          <w:tcPr>
            <w:tcW w:w="1200" w:type="dxa"/>
            <w:tcBorders>
              <w:top w:val="single" w:sz="2" w:space="0" w:color="auto"/>
              <w:left w:val="nil"/>
              <w:bottom w:val="nil"/>
              <w:right w:val="nil"/>
            </w:tcBorders>
            <w:shd w:val="clear" w:color="auto" w:fill="auto"/>
            <w:vAlign w:val="center"/>
            <w:hideMark/>
          </w:tcPr>
          <w:p w14:paraId="3D273209" w14:textId="30E7D26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29</w:t>
            </w:r>
          </w:p>
        </w:tc>
        <w:tc>
          <w:tcPr>
            <w:tcW w:w="1200" w:type="dxa"/>
            <w:tcBorders>
              <w:top w:val="single" w:sz="2" w:space="0" w:color="auto"/>
              <w:left w:val="nil"/>
              <w:bottom w:val="nil"/>
              <w:right w:val="nil"/>
            </w:tcBorders>
            <w:shd w:val="clear" w:color="auto" w:fill="auto"/>
            <w:vAlign w:val="center"/>
            <w:hideMark/>
          </w:tcPr>
          <w:p w14:paraId="23B75338" w14:textId="487F42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11</w:t>
            </w:r>
          </w:p>
        </w:tc>
        <w:tc>
          <w:tcPr>
            <w:tcW w:w="1200" w:type="dxa"/>
            <w:tcBorders>
              <w:top w:val="single" w:sz="2" w:space="0" w:color="auto"/>
              <w:left w:val="nil"/>
              <w:bottom w:val="nil"/>
              <w:right w:val="nil"/>
            </w:tcBorders>
            <w:shd w:val="clear" w:color="auto" w:fill="auto"/>
            <w:noWrap/>
            <w:vAlign w:val="center"/>
            <w:hideMark/>
          </w:tcPr>
          <w:p w14:paraId="4B005DEA" w14:textId="551808B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18</w:t>
            </w:r>
          </w:p>
        </w:tc>
        <w:tc>
          <w:tcPr>
            <w:tcW w:w="1200" w:type="dxa"/>
            <w:tcBorders>
              <w:top w:val="single" w:sz="2" w:space="0" w:color="auto"/>
              <w:left w:val="nil"/>
              <w:bottom w:val="nil"/>
              <w:right w:val="nil"/>
            </w:tcBorders>
            <w:shd w:val="clear" w:color="auto" w:fill="auto"/>
            <w:noWrap/>
            <w:vAlign w:val="center"/>
            <w:hideMark/>
          </w:tcPr>
          <w:p w14:paraId="681FBA4A" w14:textId="1612EE1C"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03</w:t>
            </w:r>
          </w:p>
        </w:tc>
        <w:tc>
          <w:tcPr>
            <w:tcW w:w="1200" w:type="dxa"/>
            <w:tcBorders>
              <w:top w:val="single" w:sz="2" w:space="0" w:color="auto"/>
              <w:left w:val="nil"/>
              <w:bottom w:val="nil"/>
              <w:right w:val="nil"/>
            </w:tcBorders>
            <w:shd w:val="clear" w:color="auto" w:fill="auto"/>
            <w:noWrap/>
            <w:vAlign w:val="center"/>
            <w:hideMark/>
          </w:tcPr>
          <w:p w14:paraId="243A9262" w14:textId="6F45604A" w:rsidR="0069614C" w:rsidRPr="0069614C" w:rsidRDefault="0069614C" w:rsidP="0069614C">
            <w:pPr>
              <w:spacing w:after="0" w:line="240" w:lineRule="auto"/>
              <w:jc w:val="center"/>
              <w:rPr>
                <w:rFonts w:ascii="Times" w:eastAsia="Times New Roman" w:hAnsi="Times" w:cs="Times New Roman"/>
                <w:color w:val="000000"/>
                <w:lang w:eastAsia="es-ES"/>
              </w:rPr>
            </w:pPr>
            <w:r w:rsidRPr="0069614C">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69614C">
              <w:rPr>
                <w:rFonts w:ascii="Times" w:eastAsia="Times New Roman" w:hAnsi="Times" w:cs="Times New Roman"/>
                <w:color w:val="000000"/>
                <w:lang w:eastAsia="es-ES"/>
              </w:rPr>
              <w:t>02</w:t>
            </w:r>
          </w:p>
        </w:tc>
        <w:tc>
          <w:tcPr>
            <w:tcW w:w="1200" w:type="dxa"/>
            <w:tcBorders>
              <w:top w:val="single" w:sz="2" w:space="0" w:color="auto"/>
              <w:left w:val="nil"/>
              <w:bottom w:val="nil"/>
              <w:right w:val="nil"/>
            </w:tcBorders>
            <w:shd w:val="clear" w:color="auto" w:fill="auto"/>
            <w:noWrap/>
            <w:vAlign w:val="center"/>
            <w:hideMark/>
          </w:tcPr>
          <w:p w14:paraId="760E89D9" w14:textId="538BF8F5"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78</w:t>
            </w:r>
          </w:p>
        </w:tc>
        <w:tc>
          <w:tcPr>
            <w:tcW w:w="1200" w:type="dxa"/>
            <w:tcBorders>
              <w:top w:val="single" w:sz="2" w:space="0" w:color="auto"/>
              <w:left w:val="nil"/>
              <w:bottom w:val="nil"/>
              <w:right w:val="nil"/>
            </w:tcBorders>
            <w:shd w:val="clear" w:color="auto" w:fill="auto"/>
            <w:noWrap/>
            <w:vAlign w:val="center"/>
            <w:hideMark/>
          </w:tcPr>
          <w:p w14:paraId="26CB3847" w14:textId="3BDAB56E"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57</w:t>
            </w:r>
          </w:p>
        </w:tc>
        <w:tc>
          <w:tcPr>
            <w:tcW w:w="1200" w:type="dxa"/>
            <w:tcBorders>
              <w:top w:val="single" w:sz="2" w:space="0" w:color="auto"/>
              <w:left w:val="nil"/>
              <w:bottom w:val="nil"/>
              <w:right w:val="nil"/>
            </w:tcBorders>
            <w:shd w:val="clear" w:color="auto" w:fill="auto"/>
            <w:noWrap/>
            <w:vAlign w:val="center"/>
            <w:hideMark/>
          </w:tcPr>
          <w:p w14:paraId="5D3ACB97" w14:textId="506F226A"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70</w:t>
            </w:r>
          </w:p>
        </w:tc>
        <w:tc>
          <w:tcPr>
            <w:tcW w:w="1200" w:type="dxa"/>
            <w:tcBorders>
              <w:top w:val="single" w:sz="2" w:space="0" w:color="auto"/>
              <w:left w:val="nil"/>
              <w:bottom w:val="nil"/>
              <w:right w:val="nil"/>
            </w:tcBorders>
            <w:shd w:val="clear" w:color="auto" w:fill="auto"/>
            <w:noWrap/>
            <w:vAlign w:val="center"/>
            <w:hideMark/>
          </w:tcPr>
          <w:p w14:paraId="33A14ADB" w14:textId="52881419" w:rsidR="0069614C" w:rsidRPr="0069614C" w:rsidRDefault="0069614C" w:rsidP="0069614C">
            <w:pPr>
              <w:spacing w:after="0" w:line="240" w:lineRule="auto"/>
              <w:jc w:val="center"/>
              <w:rPr>
                <w:rFonts w:ascii="Times" w:eastAsia="Times New Roman" w:hAnsi="Times" w:cs="Times New Roman"/>
                <w:b/>
                <w:bCs/>
                <w:color w:val="000000"/>
                <w:lang w:eastAsia="es-ES"/>
              </w:rPr>
            </w:pPr>
            <w:r w:rsidRPr="0069614C">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69614C">
              <w:rPr>
                <w:rFonts w:ascii="Times" w:eastAsia="Times New Roman" w:hAnsi="Times" w:cs="Times New Roman"/>
                <w:b/>
                <w:bCs/>
                <w:color w:val="000000"/>
                <w:lang w:eastAsia="es-ES"/>
              </w:rPr>
              <w:t>58</w:t>
            </w:r>
          </w:p>
        </w:tc>
      </w:tr>
      <w:tr w:rsidR="0069614C" w:rsidRPr="0069614C" w14:paraId="24E936BC" w14:textId="77777777" w:rsidTr="001D3A4A">
        <w:trPr>
          <w:trHeight w:val="315"/>
        </w:trPr>
        <w:tc>
          <w:tcPr>
            <w:tcW w:w="1094" w:type="dxa"/>
            <w:vMerge/>
            <w:tcBorders>
              <w:top w:val="nil"/>
              <w:left w:val="nil"/>
              <w:bottom w:val="single" w:sz="12" w:space="0" w:color="auto"/>
              <w:right w:val="nil"/>
            </w:tcBorders>
            <w:vAlign w:val="center"/>
            <w:hideMark/>
          </w:tcPr>
          <w:p w14:paraId="11CDFC99" w14:textId="77777777" w:rsidR="0069614C" w:rsidRPr="0069614C" w:rsidRDefault="0069614C" w:rsidP="0069614C">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
          <w:p w14:paraId="26602A83" w14:textId="77777777"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
          <w:p w14:paraId="524BAE84" w14:textId="4977E9E2"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27</w:t>
            </w:r>
          </w:p>
        </w:tc>
        <w:tc>
          <w:tcPr>
            <w:tcW w:w="1200" w:type="dxa"/>
            <w:tcBorders>
              <w:top w:val="nil"/>
              <w:left w:val="nil"/>
              <w:bottom w:val="single" w:sz="12" w:space="0" w:color="auto"/>
              <w:right w:val="nil"/>
            </w:tcBorders>
            <w:shd w:val="clear" w:color="auto" w:fill="auto"/>
            <w:noWrap/>
            <w:vAlign w:val="center"/>
            <w:hideMark/>
          </w:tcPr>
          <w:p w14:paraId="3C72F05F" w14:textId="18546509"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22</w:t>
            </w:r>
          </w:p>
        </w:tc>
        <w:tc>
          <w:tcPr>
            <w:tcW w:w="1200" w:type="dxa"/>
            <w:tcBorders>
              <w:top w:val="nil"/>
              <w:left w:val="nil"/>
              <w:bottom w:val="single" w:sz="12" w:space="0" w:color="auto"/>
              <w:right w:val="nil"/>
            </w:tcBorders>
            <w:shd w:val="clear" w:color="auto" w:fill="auto"/>
            <w:noWrap/>
            <w:vAlign w:val="center"/>
            <w:hideMark/>
          </w:tcPr>
          <w:p w14:paraId="207C2E00" w14:textId="78B4CD41"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23</w:t>
            </w:r>
          </w:p>
        </w:tc>
        <w:tc>
          <w:tcPr>
            <w:tcW w:w="1200" w:type="dxa"/>
            <w:tcBorders>
              <w:top w:val="nil"/>
              <w:left w:val="nil"/>
              <w:bottom w:val="single" w:sz="12" w:space="0" w:color="auto"/>
              <w:right w:val="nil"/>
            </w:tcBorders>
            <w:shd w:val="clear" w:color="auto" w:fill="auto"/>
            <w:noWrap/>
            <w:vAlign w:val="center"/>
            <w:hideMark/>
          </w:tcPr>
          <w:p w14:paraId="56FD8666" w14:textId="4B331F4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37</w:t>
            </w:r>
          </w:p>
        </w:tc>
        <w:tc>
          <w:tcPr>
            <w:tcW w:w="1200" w:type="dxa"/>
            <w:tcBorders>
              <w:top w:val="nil"/>
              <w:left w:val="nil"/>
              <w:bottom w:val="single" w:sz="12" w:space="0" w:color="auto"/>
              <w:right w:val="nil"/>
            </w:tcBorders>
            <w:shd w:val="clear" w:color="auto" w:fill="auto"/>
            <w:noWrap/>
            <w:vAlign w:val="center"/>
            <w:hideMark/>
          </w:tcPr>
          <w:p w14:paraId="5719CD12" w14:textId="03442A49"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12</w:t>
            </w:r>
          </w:p>
        </w:tc>
        <w:tc>
          <w:tcPr>
            <w:tcW w:w="1200" w:type="dxa"/>
            <w:tcBorders>
              <w:top w:val="nil"/>
              <w:left w:val="nil"/>
              <w:bottom w:val="single" w:sz="12" w:space="0" w:color="auto"/>
              <w:right w:val="nil"/>
            </w:tcBorders>
            <w:shd w:val="clear" w:color="auto" w:fill="auto"/>
            <w:noWrap/>
            <w:vAlign w:val="center"/>
            <w:hideMark/>
          </w:tcPr>
          <w:p w14:paraId="13DD1976" w14:textId="6916E22C" w:rsidR="0069614C" w:rsidRPr="0069614C" w:rsidRDefault="0069614C" w:rsidP="0069614C">
            <w:pPr>
              <w:spacing w:after="0" w:line="240" w:lineRule="auto"/>
              <w:jc w:val="center"/>
              <w:rPr>
                <w:rFonts w:ascii="Times New Roman" w:eastAsia="Times New Roman" w:hAnsi="Times New Roman" w:cs="Times New Roman"/>
                <w:color w:val="000000"/>
                <w:lang w:eastAsia="es-ES"/>
              </w:rPr>
            </w:pPr>
            <w:r w:rsidRPr="0069614C">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69614C">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
          <w:p w14:paraId="24268941" w14:textId="2DEF9FE8" w:rsidR="0069614C" w:rsidRPr="0069614C" w:rsidRDefault="0069614C" w:rsidP="0069614C">
            <w:pPr>
              <w:spacing w:after="0" w:line="240" w:lineRule="auto"/>
              <w:jc w:val="center"/>
              <w:rPr>
                <w:rFonts w:ascii="Times New Roman" w:eastAsia="Times New Roman" w:hAnsi="Times New Roman" w:cs="Times New Roman"/>
                <w:i/>
                <w:iCs/>
                <w:color w:val="000000"/>
                <w:lang w:eastAsia="es-ES"/>
              </w:rPr>
            </w:pPr>
            <w:r w:rsidRPr="0069614C">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69614C">
              <w:rPr>
                <w:rFonts w:ascii="Times New Roman" w:eastAsia="Times New Roman" w:hAnsi="Times New Roman" w:cs="Times New Roman"/>
                <w:i/>
                <w:iCs/>
                <w:color w:val="000000"/>
                <w:lang w:eastAsia="es-ES"/>
              </w:rPr>
              <w:t>84</w:t>
            </w:r>
          </w:p>
        </w:tc>
        <w:tc>
          <w:tcPr>
            <w:tcW w:w="1200" w:type="dxa"/>
            <w:tcBorders>
              <w:top w:val="nil"/>
              <w:left w:val="nil"/>
              <w:bottom w:val="single" w:sz="12" w:space="0" w:color="auto"/>
              <w:right w:val="nil"/>
            </w:tcBorders>
            <w:shd w:val="clear" w:color="auto" w:fill="auto"/>
            <w:noWrap/>
            <w:vAlign w:val="center"/>
            <w:hideMark/>
          </w:tcPr>
          <w:p w14:paraId="756C3DBB" w14:textId="5CD663AB"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61</w:t>
            </w:r>
          </w:p>
        </w:tc>
        <w:tc>
          <w:tcPr>
            <w:tcW w:w="1200" w:type="dxa"/>
            <w:tcBorders>
              <w:top w:val="nil"/>
              <w:left w:val="nil"/>
              <w:bottom w:val="single" w:sz="12" w:space="0" w:color="auto"/>
              <w:right w:val="nil"/>
            </w:tcBorders>
            <w:shd w:val="clear" w:color="auto" w:fill="auto"/>
            <w:noWrap/>
            <w:vAlign w:val="center"/>
            <w:hideMark/>
          </w:tcPr>
          <w:p w14:paraId="548914D6" w14:textId="27BA6F8A"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71</w:t>
            </w:r>
          </w:p>
        </w:tc>
        <w:tc>
          <w:tcPr>
            <w:tcW w:w="1200" w:type="dxa"/>
            <w:tcBorders>
              <w:top w:val="nil"/>
              <w:left w:val="nil"/>
              <w:bottom w:val="single" w:sz="12" w:space="0" w:color="auto"/>
              <w:right w:val="nil"/>
            </w:tcBorders>
            <w:shd w:val="clear" w:color="auto" w:fill="auto"/>
            <w:noWrap/>
            <w:vAlign w:val="center"/>
            <w:hideMark/>
          </w:tcPr>
          <w:p w14:paraId="29F130C8" w14:textId="3655C17F" w:rsidR="0069614C" w:rsidRPr="0069614C" w:rsidRDefault="0069614C" w:rsidP="0069614C">
            <w:pPr>
              <w:spacing w:after="0" w:line="240" w:lineRule="auto"/>
              <w:jc w:val="center"/>
              <w:rPr>
                <w:rFonts w:ascii="Times New Roman" w:eastAsia="Times New Roman" w:hAnsi="Times New Roman" w:cs="Times New Roman"/>
                <w:b/>
                <w:bCs/>
                <w:color w:val="000000"/>
                <w:lang w:eastAsia="es-ES"/>
              </w:rPr>
            </w:pPr>
            <w:r w:rsidRPr="0069614C">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69614C">
              <w:rPr>
                <w:rFonts w:ascii="Times New Roman" w:eastAsia="Times New Roman" w:hAnsi="Times New Roman" w:cs="Times New Roman"/>
                <w:b/>
                <w:bCs/>
                <w:color w:val="000000"/>
                <w:lang w:eastAsia="es-ES"/>
              </w:rPr>
              <w:t>75</w:t>
            </w:r>
          </w:p>
        </w:tc>
      </w:tr>
    </w:tbl>
    <w:p w14:paraId="65670BA2" w14:textId="77777777" w:rsidR="006223D7" w:rsidRDefault="006223D7" w:rsidP="006223D7">
      <w:pPr>
        <w:rPr>
          <w:ins w:id="367" w:author="Alicia" w:date="2016-05-18T15:52:00Z"/>
          <w:rFonts w:ascii="Times New Roman" w:hAnsi="Times New Roman" w:cs="Times New Roman"/>
          <w:sz w:val="24"/>
          <w:szCs w:val="24"/>
          <w:lang w:val="en-US"/>
        </w:rPr>
        <w:sectPr w:rsidR="006223D7" w:rsidSect="00391598">
          <w:pgSz w:w="15842" w:h="12242" w:orient="landscape" w:code="1"/>
          <w:pgMar w:top="1440" w:right="1440" w:bottom="1440" w:left="1440" w:header="708" w:footer="708" w:gutter="0"/>
          <w:cols w:space="708"/>
          <w:docGrid w:linePitch="360"/>
        </w:sectPr>
      </w:pPr>
    </w:p>
    <w:p w14:paraId="5F429552" w14:textId="3605D527" w:rsidR="006223D7" w:rsidRDefault="00136EFC" w:rsidP="006223D7">
      <w:pPr>
        <w:rPr>
          <w:ins w:id="368" w:author="Alicia" w:date="2016-06-01T17:32:00Z"/>
          <w:rFonts w:ascii="Times New Roman" w:hAnsi="Times New Roman" w:cs="Times New Roman"/>
          <w:sz w:val="24"/>
          <w:szCs w:val="24"/>
          <w:lang w:val="en-US"/>
        </w:rPr>
      </w:pPr>
      <w:ins w:id="369" w:author="Alicia" w:date="2016-05-19T13:25:00Z">
        <w:r w:rsidRPr="00A93B52">
          <w:rPr>
            <w:rFonts w:ascii="Times New Roman" w:hAnsi="Times New Roman" w:cs="Times New Roman"/>
            <w:sz w:val="24"/>
            <w:szCs w:val="24"/>
            <w:lang w:val="en-US"/>
          </w:rPr>
          <w:lastRenderedPageBreak/>
          <w:t>Appendix S</w:t>
        </w:r>
        <w:r>
          <w:rPr>
            <w:rFonts w:ascii="Times New Roman" w:hAnsi="Times New Roman" w:cs="Times New Roman"/>
            <w:sz w:val="24"/>
            <w:szCs w:val="24"/>
            <w:lang w:val="en-US"/>
          </w:rPr>
          <w:t>5</w:t>
        </w:r>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for </w:t>
        </w:r>
      </w:ins>
      <w:ins w:id="370" w:author="Alicia" w:date="2016-06-01T17:33:00Z">
        <w:r w:rsidR="001D3A4A">
          <w:rPr>
            <w:rFonts w:ascii="Times New Roman" w:hAnsi="Times New Roman" w:cs="Times New Roman"/>
            <w:sz w:val="24"/>
            <w:szCs w:val="24"/>
            <w:lang w:val="en-US"/>
          </w:rPr>
          <w:t>effects</w:t>
        </w:r>
        <w:r w:rsidR="001D3A4A" w:rsidRPr="00CC545B">
          <w:rPr>
            <w:rFonts w:ascii="Times New Roman" w:hAnsi="Times New Roman" w:cs="Times New Roman"/>
            <w:sz w:val="24"/>
            <w:lang w:val="en-US"/>
          </w:rPr>
          <w:t xml:space="preserve"> </w:t>
        </w:r>
        <w:r w:rsidR="001D3A4A">
          <w:rPr>
            <w:rFonts w:ascii="Times New Roman" w:hAnsi="Times New Roman" w:cs="Times New Roman"/>
            <w:sz w:val="24"/>
            <w:lang w:val="en-US"/>
          </w:rPr>
          <w:t xml:space="preserve">of reproductive traits and probability of attack by the butterfly </w:t>
        </w:r>
        <w:r w:rsidR="001D3A4A">
          <w:rPr>
            <w:rFonts w:ascii="Times New Roman" w:hAnsi="Times New Roman" w:cs="Times New Roman"/>
            <w:i/>
            <w:sz w:val="24"/>
            <w:lang w:val="en-US"/>
          </w:rPr>
          <w:t>P. alcon</w:t>
        </w:r>
        <w:r w:rsidR="001D3A4A">
          <w:rPr>
            <w:rFonts w:ascii="Times New Roman" w:hAnsi="Times New Roman" w:cs="Times New Roman"/>
            <w:sz w:val="24"/>
            <w:lang w:val="en-US"/>
          </w:rPr>
          <w:t xml:space="preserve"> on the number of intact fruits in the plant </w:t>
        </w:r>
        <w:r w:rsidR="001D3A4A">
          <w:rPr>
            <w:rFonts w:ascii="Times New Roman" w:hAnsi="Times New Roman" w:cs="Times New Roman"/>
            <w:i/>
            <w:sz w:val="24"/>
            <w:lang w:val="en-US"/>
          </w:rPr>
          <w:t>G. pneumonanthe</w:t>
        </w:r>
        <w:r w:rsidR="001D3A4A">
          <w:rPr>
            <w:rFonts w:ascii="Times New Roman" w:hAnsi="Times New Roman" w:cs="Times New Roman"/>
            <w:sz w:val="24"/>
            <w:lang w:val="en-US"/>
          </w:rPr>
          <w:t>.</w:t>
        </w:r>
        <w:r w:rsidR="001D3A4A" w:rsidRPr="001D3A4A">
          <w:rPr>
            <w:rFonts w:ascii="Times New Roman" w:hAnsi="Times New Roman" w:cs="Times New Roman"/>
            <w:sz w:val="24"/>
            <w:lang w:val="en-US"/>
          </w:rPr>
          <w:t xml:space="preserve"> </w:t>
        </w:r>
        <w:r w:rsidR="001D3A4A">
          <w:rPr>
            <w:rFonts w:ascii="Times New Roman" w:hAnsi="Times New Roman" w:cs="Times New Roman"/>
            <w:sz w:val="24"/>
            <w:lang w:val="en-US"/>
          </w:rPr>
          <w:t xml:space="preserve">Estimates are from saturated models fitted to each population in each year. Phen = flowering phenology, Shoot h = shoot height, N fl = number of flowers, Attack = probability of attack and N int fr = number of intact fruits. </w:t>
        </w:r>
        <w:r w:rsidR="001D3A4A">
          <w:rPr>
            <w:rFonts w:ascii="Times New Roman" w:hAnsi="Times New Roman" w:cs="Times New Roman"/>
            <w:sz w:val="24"/>
            <w:szCs w:val="24"/>
            <w:lang w:val="en-US"/>
          </w:rPr>
          <w:t xml:space="preserve">Significant coefficients (bootstrap-corrected p &lt; 0.05) are depicted in bold, and marginally significant coefficients (p &lt; 0.1) in italics. </w:t>
        </w:r>
      </w:ins>
      <w:ins w:id="371" w:author="Alicia" w:date="2016-05-19T14:12:00Z">
        <w:r w:rsidR="003D1A99">
          <w:rPr>
            <w:rFonts w:ascii="Times New Roman" w:hAnsi="Times New Roman" w:cs="Times New Roman"/>
            <w:sz w:val="24"/>
            <w:szCs w:val="24"/>
            <w:lang w:val="en-US"/>
          </w:rPr>
          <w:t>Average values are included in the last row.</w:t>
        </w:r>
      </w:ins>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Change w:id="372">
          <w:tblGrid>
            <w:gridCol w:w="70"/>
            <w:gridCol w:w="1024"/>
            <w:gridCol w:w="70"/>
            <w:gridCol w:w="510"/>
            <w:gridCol w:w="70"/>
            <w:gridCol w:w="1130"/>
            <w:gridCol w:w="70"/>
            <w:gridCol w:w="1130"/>
            <w:gridCol w:w="70"/>
            <w:gridCol w:w="1130"/>
            <w:gridCol w:w="70"/>
            <w:gridCol w:w="1130"/>
            <w:gridCol w:w="70"/>
            <w:gridCol w:w="1130"/>
            <w:gridCol w:w="70"/>
            <w:gridCol w:w="1130"/>
            <w:gridCol w:w="70"/>
            <w:gridCol w:w="1130"/>
            <w:gridCol w:w="70"/>
            <w:gridCol w:w="1130"/>
            <w:gridCol w:w="70"/>
            <w:gridCol w:w="1130"/>
            <w:gridCol w:w="70"/>
            <w:gridCol w:w="1130"/>
            <w:gridCol w:w="70"/>
          </w:tblGrid>
        </w:tblGridChange>
      </w:tblGrid>
      <w:tr w:rsidR="00C07F28" w:rsidRPr="00C07F28" w14:paraId="5C814013" w14:textId="77777777" w:rsidTr="00C07F28">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2E859D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Population</w:t>
            </w:r>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56E5A3B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42C616E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4469154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0E610BB9"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3C0B790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 →</w:t>
            </w:r>
          </w:p>
        </w:tc>
        <w:tc>
          <w:tcPr>
            <w:tcW w:w="1200" w:type="dxa"/>
            <w:tcBorders>
              <w:top w:val="single" w:sz="12" w:space="0" w:color="auto"/>
              <w:left w:val="nil"/>
              <w:bottom w:val="nil"/>
              <w:right w:val="nil"/>
            </w:tcBorders>
            <w:shd w:val="clear" w:color="auto" w:fill="auto"/>
            <w:noWrap/>
            <w:vAlign w:val="center"/>
            <w:hideMark/>
          </w:tcPr>
          <w:p w14:paraId="1F2E933A"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58D2ECD0"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2ED3D2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0F306141"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4E0FAF5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4AC757D4"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Phen ↔</w:t>
            </w:r>
          </w:p>
        </w:tc>
      </w:tr>
      <w:tr w:rsidR="00C07F28" w:rsidRPr="00C07F28" w14:paraId="02DBB526" w14:textId="77777777" w:rsidTr="00C07F28">
        <w:trPr>
          <w:trHeight w:val="315"/>
        </w:trPr>
        <w:tc>
          <w:tcPr>
            <w:tcW w:w="1094" w:type="dxa"/>
            <w:vMerge/>
            <w:tcBorders>
              <w:top w:val="single" w:sz="12" w:space="0" w:color="auto"/>
              <w:left w:val="nil"/>
              <w:bottom w:val="single" w:sz="12" w:space="0" w:color="000000"/>
              <w:right w:val="nil"/>
            </w:tcBorders>
            <w:vAlign w:val="center"/>
            <w:hideMark/>
          </w:tcPr>
          <w:p w14:paraId="6583ED7F"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13AFDC0"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1F2575B6"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7B217B1D"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4E7D09F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Attack</w:t>
            </w:r>
          </w:p>
        </w:tc>
        <w:tc>
          <w:tcPr>
            <w:tcW w:w="1200" w:type="dxa"/>
            <w:tcBorders>
              <w:top w:val="nil"/>
              <w:left w:val="nil"/>
              <w:bottom w:val="single" w:sz="12" w:space="0" w:color="auto"/>
              <w:right w:val="nil"/>
            </w:tcBorders>
            <w:shd w:val="clear" w:color="auto" w:fill="auto"/>
            <w:noWrap/>
            <w:vAlign w:val="center"/>
            <w:hideMark/>
          </w:tcPr>
          <w:p w14:paraId="2DF4EB87"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27FC71DC"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1AA8DA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5ACA3845"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1ADD998B"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4258213E"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4A0026C2" w14:textId="7777777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N fl</w:t>
            </w:r>
          </w:p>
        </w:tc>
      </w:tr>
      <w:tr w:rsidR="00C07F28" w:rsidRPr="00C07F28" w14:paraId="5EB64BA1" w14:textId="77777777" w:rsidTr="00C07F28">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41C130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2B5C1905"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738A033" w14:textId="2929AC8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2666DAA" w14:textId="6D883986"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06</w:t>
            </w:r>
          </w:p>
        </w:tc>
        <w:tc>
          <w:tcPr>
            <w:tcW w:w="1200" w:type="dxa"/>
            <w:tcBorders>
              <w:top w:val="nil"/>
              <w:left w:val="nil"/>
              <w:bottom w:val="nil"/>
              <w:right w:val="nil"/>
            </w:tcBorders>
            <w:shd w:val="clear" w:color="auto" w:fill="auto"/>
            <w:vAlign w:val="center"/>
            <w:hideMark/>
          </w:tcPr>
          <w:p w14:paraId="4E89E1E2" w14:textId="73ED860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1AAB6DC0" w14:textId="76FB5FC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47</w:t>
            </w:r>
          </w:p>
        </w:tc>
        <w:tc>
          <w:tcPr>
            <w:tcW w:w="1200" w:type="dxa"/>
            <w:tcBorders>
              <w:top w:val="nil"/>
              <w:left w:val="nil"/>
              <w:bottom w:val="nil"/>
              <w:right w:val="nil"/>
            </w:tcBorders>
            <w:shd w:val="clear" w:color="auto" w:fill="auto"/>
            <w:noWrap/>
            <w:vAlign w:val="center"/>
            <w:hideMark/>
          </w:tcPr>
          <w:p w14:paraId="3D9E1FA3" w14:textId="175D1FD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309597" w14:textId="4B1AD95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40E7B8D8" w14:textId="76C3E12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4AAFB08" w14:textId="0F3BCE3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E6D1D19" w14:textId="5FA6E15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5</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B0234F4" w14:textId="0AF051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r>
      <w:tr w:rsidR="00C07F28" w:rsidRPr="00C07F28" w14:paraId="18678111" w14:textId="77777777" w:rsidTr="00136EFC">
        <w:trPr>
          <w:trHeight w:val="315"/>
        </w:trPr>
        <w:tc>
          <w:tcPr>
            <w:tcW w:w="1094" w:type="dxa"/>
            <w:vMerge/>
            <w:tcBorders>
              <w:top w:val="nil"/>
              <w:left w:val="nil"/>
              <w:bottom w:val="single" w:sz="4" w:space="0" w:color="auto"/>
              <w:right w:val="nil"/>
            </w:tcBorders>
            <w:vAlign w:val="center"/>
            <w:hideMark/>
          </w:tcPr>
          <w:p w14:paraId="12805B46"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13A429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319F44D" w14:textId="1474ED6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17</w:t>
            </w:r>
          </w:p>
        </w:tc>
        <w:tc>
          <w:tcPr>
            <w:tcW w:w="1200" w:type="dxa"/>
            <w:tcBorders>
              <w:top w:val="nil"/>
              <w:left w:val="nil"/>
              <w:bottom w:val="single" w:sz="8" w:space="0" w:color="auto"/>
              <w:right w:val="nil"/>
            </w:tcBorders>
            <w:shd w:val="clear" w:color="auto" w:fill="auto"/>
            <w:noWrap/>
            <w:vAlign w:val="center"/>
            <w:hideMark/>
          </w:tcPr>
          <w:p w14:paraId="65BDE618" w14:textId="610DC0B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4131026E" w14:textId="7C6270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0371C64" w14:textId="1330432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2D48E76B" w14:textId="5A98CD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60E2CB76" w14:textId="715A6F7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7A454AA" w14:textId="2914DB0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651060D" w14:textId="38B517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D620A26" w14:textId="0B5E797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552C1D29" w14:textId="186933D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35</w:t>
            </w:r>
          </w:p>
        </w:tc>
      </w:tr>
      <w:tr w:rsidR="00C07F28" w:rsidRPr="00C07F28" w14:paraId="3578944D"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5CF347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091D1B3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3CA9E03A" w14:textId="156350D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5C0BE357" w14:textId="14ADE9B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4F1D6B61" w14:textId="64DEA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6AD3BDC" w14:textId="4B4798F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55</w:t>
            </w:r>
          </w:p>
        </w:tc>
        <w:tc>
          <w:tcPr>
            <w:tcW w:w="1200" w:type="dxa"/>
            <w:tcBorders>
              <w:top w:val="nil"/>
              <w:left w:val="nil"/>
              <w:bottom w:val="nil"/>
              <w:right w:val="nil"/>
            </w:tcBorders>
            <w:shd w:val="clear" w:color="auto" w:fill="auto"/>
            <w:noWrap/>
            <w:vAlign w:val="center"/>
            <w:hideMark/>
          </w:tcPr>
          <w:p w14:paraId="2EDE35AC" w14:textId="6B24B3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DA8" w14:textId="5A2407C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14</w:t>
            </w:r>
          </w:p>
        </w:tc>
        <w:tc>
          <w:tcPr>
            <w:tcW w:w="1200" w:type="dxa"/>
            <w:tcBorders>
              <w:top w:val="nil"/>
              <w:left w:val="nil"/>
              <w:bottom w:val="nil"/>
              <w:right w:val="nil"/>
            </w:tcBorders>
            <w:shd w:val="clear" w:color="auto" w:fill="auto"/>
            <w:noWrap/>
            <w:vAlign w:val="center"/>
            <w:hideMark/>
          </w:tcPr>
          <w:p w14:paraId="17ED252A" w14:textId="7A3E0D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7FB77965" w14:textId="12C730B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3CB92049" w14:textId="389045B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25186F75" w14:textId="34A6E87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67</w:t>
            </w:r>
          </w:p>
        </w:tc>
      </w:tr>
      <w:tr w:rsidR="00C07F28" w:rsidRPr="00C07F28" w14:paraId="54618AE3" w14:textId="77777777" w:rsidTr="00136EFC">
        <w:trPr>
          <w:trHeight w:val="315"/>
        </w:trPr>
        <w:tc>
          <w:tcPr>
            <w:tcW w:w="1094" w:type="dxa"/>
            <w:vMerge/>
            <w:tcBorders>
              <w:top w:val="nil"/>
              <w:left w:val="nil"/>
              <w:bottom w:val="single" w:sz="4" w:space="0" w:color="auto"/>
              <w:right w:val="nil"/>
            </w:tcBorders>
            <w:vAlign w:val="center"/>
            <w:hideMark/>
          </w:tcPr>
          <w:p w14:paraId="6DDE1BAC"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CD87D2F"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8475CE7" w14:textId="3F9C97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4C3C1E5" w14:textId="2D970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64F2159A" w14:textId="53D997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633A39E" w14:textId="5CFCB2B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7618A2BC" w14:textId="5D2815C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A280B4C" w14:textId="31AD15B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5D4625F8" w14:textId="6DD47DC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32</w:t>
            </w:r>
          </w:p>
        </w:tc>
        <w:tc>
          <w:tcPr>
            <w:tcW w:w="1200" w:type="dxa"/>
            <w:tcBorders>
              <w:top w:val="nil"/>
              <w:left w:val="nil"/>
              <w:bottom w:val="single" w:sz="8" w:space="0" w:color="auto"/>
              <w:right w:val="nil"/>
            </w:tcBorders>
            <w:shd w:val="clear" w:color="auto" w:fill="auto"/>
            <w:noWrap/>
            <w:vAlign w:val="center"/>
            <w:hideMark/>
          </w:tcPr>
          <w:p w14:paraId="672B803F" w14:textId="31C5E23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0AE3D2F9" w14:textId="75C19F3A"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61214504" w14:textId="308DEB4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21</w:t>
            </w:r>
          </w:p>
        </w:tc>
      </w:tr>
      <w:tr w:rsidR="00C07F28" w:rsidRPr="00C07F28" w14:paraId="334F55E4"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3D19F78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283A312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B7BFAE8" w14:textId="36179B0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07</w:t>
            </w:r>
          </w:p>
        </w:tc>
        <w:tc>
          <w:tcPr>
            <w:tcW w:w="1200" w:type="dxa"/>
            <w:tcBorders>
              <w:top w:val="nil"/>
              <w:left w:val="nil"/>
              <w:bottom w:val="nil"/>
              <w:right w:val="nil"/>
            </w:tcBorders>
            <w:shd w:val="clear" w:color="auto" w:fill="auto"/>
            <w:vAlign w:val="center"/>
            <w:hideMark/>
          </w:tcPr>
          <w:p w14:paraId="3E558566" w14:textId="2B9A224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vAlign w:val="center"/>
            <w:hideMark/>
          </w:tcPr>
          <w:p w14:paraId="71EB8234" w14:textId="7CE6008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01</w:t>
            </w:r>
          </w:p>
        </w:tc>
        <w:tc>
          <w:tcPr>
            <w:tcW w:w="1200" w:type="dxa"/>
            <w:tcBorders>
              <w:top w:val="nil"/>
              <w:left w:val="nil"/>
              <w:bottom w:val="nil"/>
              <w:right w:val="nil"/>
            </w:tcBorders>
            <w:shd w:val="clear" w:color="auto" w:fill="auto"/>
            <w:noWrap/>
            <w:vAlign w:val="center"/>
            <w:hideMark/>
          </w:tcPr>
          <w:p w14:paraId="72EEF129" w14:textId="3E424DF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50</w:t>
            </w:r>
          </w:p>
        </w:tc>
        <w:tc>
          <w:tcPr>
            <w:tcW w:w="1200" w:type="dxa"/>
            <w:tcBorders>
              <w:top w:val="nil"/>
              <w:left w:val="nil"/>
              <w:bottom w:val="nil"/>
              <w:right w:val="nil"/>
            </w:tcBorders>
            <w:shd w:val="clear" w:color="auto" w:fill="auto"/>
            <w:noWrap/>
            <w:vAlign w:val="center"/>
            <w:hideMark/>
          </w:tcPr>
          <w:p w14:paraId="53A69DDE" w14:textId="1A994D2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031DBF" w14:textId="265E050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249908E5" w14:textId="3A80077C"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DF7113C" w14:textId="4CDD884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2A5CEEAF" w14:textId="636A597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4A3D78C7" w14:textId="2828C01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r>
      <w:tr w:rsidR="00C07F28" w:rsidRPr="00C07F28" w14:paraId="1653B08B" w14:textId="77777777" w:rsidTr="00C07F28">
        <w:trPr>
          <w:trHeight w:val="315"/>
        </w:trPr>
        <w:tc>
          <w:tcPr>
            <w:tcW w:w="1094" w:type="dxa"/>
            <w:vMerge/>
            <w:tcBorders>
              <w:top w:val="nil"/>
              <w:left w:val="nil"/>
              <w:bottom w:val="single" w:sz="8" w:space="0" w:color="000000"/>
              <w:right w:val="nil"/>
            </w:tcBorders>
            <w:vAlign w:val="center"/>
            <w:hideMark/>
          </w:tcPr>
          <w:p w14:paraId="059EDF6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AEC2DA8"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1A06053" w14:textId="4601AD5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09BFEE8" w14:textId="0FCBAF6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0B8EF150" w14:textId="08065D6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C342D" w14:textId="2515E60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21</w:t>
            </w:r>
          </w:p>
        </w:tc>
        <w:tc>
          <w:tcPr>
            <w:tcW w:w="1200" w:type="dxa"/>
            <w:tcBorders>
              <w:top w:val="nil"/>
              <w:left w:val="nil"/>
              <w:bottom w:val="single" w:sz="8" w:space="0" w:color="auto"/>
              <w:right w:val="nil"/>
            </w:tcBorders>
            <w:shd w:val="clear" w:color="auto" w:fill="auto"/>
            <w:noWrap/>
            <w:vAlign w:val="center"/>
            <w:hideMark/>
          </w:tcPr>
          <w:p w14:paraId="05FA58F9" w14:textId="6ADFC2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340BE4" w14:textId="625F6C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17B915F4" w14:textId="7E7FC22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328BE950" w14:textId="0B6AF6F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3C827A54" w14:textId="04EAE6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7</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49BC14E" w14:textId="3E66CE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93</w:t>
            </w:r>
          </w:p>
        </w:tc>
      </w:tr>
      <w:tr w:rsidR="00C07F28" w:rsidRPr="00C07F28" w14:paraId="35FBD147" w14:textId="77777777" w:rsidTr="00136EFC">
        <w:trPr>
          <w:trHeight w:val="315"/>
        </w:trPr>
        <w:tc>
          <w:tcPr>
            <w:tcW w:w="1094" w:type="dxa"/>
            <w:tcBorders>
              <w:top w:val="nil"/>
              <w:left w:val="nil"/>
              <w:bottom w:val="single" w:sz="4" w:space="0" w:color="auto"/>
              <w:right w:val="nil"/>
            </w:tcBorders>
            <w:shd w:val="clear" w:color="auto" w:fill="auto"/>
            <w:noWrap/>
            <w:vAlign w:val="center"/>
            <w:hideMark/>
          </w:tcPr>
          <w:p w14:paraId="23A88AD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13E3BC8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2C4D0D4" w14:textId="7BCDCC56"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738C0E8F" w14:textId="214382CA"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5F1770F8" w14:textId="507D721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155BF06" w14:textId="45643E6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18E165A" w14:textId="771E2B5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72FC7E57" w14:textId="088F80D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5B87D55A" w14:textId="2F73560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0510C061" w14:textId="0F7E4A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6EB1052E" w14:textId="78CBAFE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3</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18209B8B" w14:textId="768CCC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91</w:t>
            </w:r>
          </w:p>
        </w:tc>
      </w:tr>
      <w:tr w:rsidR="00C07F28" w:rsidRPr="00C07F28" w14:paraId="53C1EA51"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89869F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2A25BB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049E270F" w14:textId="22D79FE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11</w:t>
            </w:r>
          </w:p>
        </w:tc>
        <w:tc>
          <w:tcPr>
            <w:tcW w:w="1200" w:type="dxa"/>
            <w:tcBorders>
              <w:top w:val="nil"/>
              <w:left w:val="nil"/>
              <w:bottom w:val="nil"/>
              <w:right w:val="nil"/>
            </w:tcBorders>
            <w:shd w:val="clear" w:color="auto" w:fill="auto"/>
            <w:vAlign w:val="center"/>
            <w:hideMark/>
          </w:tcPr>
          <w:p w14:paraId="424D0EF1" w14:textId="5C5E0260"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2142F8A3" w14:textId="6CCB1EC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1494AD3" w14:textId="2C32233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3C850AE" w14:textId="5507142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6CBD664" w14:textId="4F1E38F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54EC7020" w14:textId="14EFC3F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0D966581" w14:textId="3C997BD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DC0AC3A" w14:textId="36ED4911"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6</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39C06E9" w14:textId="7ED1AC1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76</w:t>
            </w:r>
          </w:p>
        </w:tc>
      </w:tr>
      <w:tr w:rsidR="00C07F28" w:rsidRPr="00C07F28" w14:paraId="46939481" w14:textId="77777777" w:rsidTr="00136EFC">
        <w:trPr>
          <w:trHeight w:val="315"/>
        </w:trPr>
        <w:tc>
          <w:tcPr>
            <w:tcW w:w="1094" w:type="dxa"/>
            <w:vMerge/>
            <w:tcBorders>
              <w:top w:val="single" w:sz="12" w:space="0" w:color="auto"/>
              <w:left w:val="nil"/>
              <w:bottom w:val="single" w:sz="4" w:space="0" w:color="auto"/>
              <w:right w:val="nil"/>
            </w:tcBorders>
            <w:vAlign w:val="center"/>
            <w:hideMark/>
          </w:tcPr>
          <w:p w14:paraId="5146FED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BAA662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1DB1EC" w14:textId="69183FA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53F76B6" w14:textId="6BBE8C1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EBA0500" w14:textId="34968EE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515EA585" w14:textId="541E7A7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23</w:t>
            </w:r>
          </w:p>
        </w:tc>
        <w:tc>
          <w:tcPr>
            <w:tcW w:w="1200" w:type="dxa"/>
            <w:tcBorders>
              <w:top w:val="nil"/>
              <w:left w:val="nil"/>
              <w:bottom w:val="single" w:sz="8" w:space="0" w:color="auto"/>
              <w:right w:val="nil"/>
            </w:tcBorders>
            <w:shd w:val="clear" w:color="auto" w:fill="auto"/>
            <w:noWrap/>
            <w:vAlign w:val="center"/>
            <w:hideMark/>
          </w:tcPr>
          <w:p w14:paraId="3700B4F6" w14:textId="45A2532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12B0C72" w14:textId="41A62BE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5B894B67" w14:textId="4157C7D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25</w:t>
            </w:r>
          </w:p>
        </w:tc>
        <w:tc>
          <w:tcPr>
            <w:tcW w:w="1200" w:type="dxa"/>
            <w:tcBorders>
              <w:top w:val="nil"/>
              <w:left w:val="nil"/>
              <w:bottom w:val="single" w:sz="8" w:space="0" w:color="auto"/>
              <w:right w:val="nil"/>
            </w:tcBorders>
            <w:shd w:val="clear" w:color="auto" w:fill="auto"/>
            <w:noWrap/>
            <w:vAlign w:val="center"/>
            <w:hideMark/>
          </w:tcPr>
          <w:p w14:paraId="3D1E8E07" w14:textId="3319D5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583B73B0" w14:textId="09D654C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7BD21C46" w14:textId="61D34D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99</w:t>
            </w:r>
          </w:p>
        </w:tc>
      </w:tr>
      <w:tr w:rsidR="00C07F28" w:rsidRPr="00C07F28" w14:paraId="5E5694E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26B4E21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045191C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8522C79" w14:textId="5695033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3810C1B" w14:textId="5E28A22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58BA1BBC" w14:textId="17542D9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6C6D06A" w14:textId="576E2AE7" w:rsidR="00C07F28" w:rsidRPr="00C07F28" w:rsidRDefault="00C07F28" w:rsidP="00C07F28">
            <w:pPr>
              <w:spacing w:after="0" w:line="240" w:lineRule="auto"/>
              <w:jc w:val="center"/>
              <w:rPr>
                <w:rFonts w:ascii="Times" w:eastAsia="Times New Roman" w:hAnsi="Times" w:cs="Times New Roman"/>
                <w:i/>
                <w:iCs/>
                <w:color w:val="000000"/>
                <w:lang w:eastAsia="es-ES"/>
              </w:rPr>
            </w:pPr>
            <w:r w:rsidRPr="00C07F28">
              <w:rPr>
                <w:rFonts w:ascii="Times" w:eastAsia="Times New Roman" w:hAnsi="Times" w:cs="Times New Roman"/>
                <w:i/>
                <w:iCs/>
                <w:color w:val="000000"/>
                <w:lang w:eastAsia="es-ES"/>
              </w:rPr>
              <w:t>-0</w:t>
            </w:r>
            <w:r w:rsidR="00945DF1">
              <w:rPr>
                <w:rFonts w:ascii="Times" w:eastAsia="Times New Roman" w:hAnsi="Times" w:cs="Times New Roman"/>
                <w:i/>
                <w:iCs/>
                <w:color w:val="000000"/>
                <w:lang w:eastAsia="es-ES"/>
              </w:rPr>
              <w:t>.</w:t>
            </w:r>
            <w:r w:rsidRPr="00C07F28">
              <w:rPr>
                <w:rFonts w:ascii="Times" w:eastAsia="Times New Roman" w:hAnsi="Times" w:cs="Times New Roman"/>
                <w:i/>
                <w:iCs/>
                <w:color w:val="000000"/>
                <w:lang w:eastAsia="es-ES"/>
              </w:rPr>
              <w:t>34</w:t>
            </w:r>
          </w:p>
        </w:tc>
        <w:tc>
          <w:tcPr>
            <w:tcW w:w="1200" w:type="dxa"/>
            <w:tcBorders>
              <w:top w:val="nil"/>
              <w:left w:val="nil"/>
              <w:bottom w:val="nil"/>
              <w:right w:val="nil"/>
            </w:tcBorders>
            <w:shd w:val="clear" w:color="auto" w:fill="auto"/>
            <w:noWrap/>
            <w:vAlign w:val="center"/>
            <w:hideMark/>
          </w:tcPr>
          <w:p w14:paraId="44365989" w14:textId="5AC0948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7415AD51" w14:textId="59C315C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EA6E060" w14:textId="730A5C2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62FACEEA" w14:textId="31D6718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4AE0D394" w14:textId="4E4822D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2E21B62C" w14:textId="1B12E76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05</w:t>
            </w:r>
          </w:p>
        </w:tc>
      </w:tr>
      <w:tr w:rsidR="00C07F28" w:rsidRPr="00C07F28" w14:paraId="4FF23C6D" w14:textId="77777777" w:rsidTr="00136EFC">
        <w:trPr>
          <w:trHeight w:val="315"/>
        </w:trPr>
        <w:tc>
          <w:tcPr>
            <w:tcW w:w="1094" w:type="dxa"/>
            <w:vMerge/>
            <w:tcBorders>
              <w:top w:val="nil"/>
              <w:left w:val="nil"/>
              <w:bottom w:val="single" w:sz="4" w:space="0" w:color="auto"/>
              <w:right w:val="nil"/>
            </w:tcBorders>
            <w:vAlign w:val="center"/>
            <w:hideMark/>
          </w:tcPr>
          <w:p w14:paraId="3A9BDA8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81B611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1D693083" w14:textId="14E61DA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6776D40D" w14:textId="5F6FF09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14</w:t>
            </w:r>
          </w:p>
        </w:tc>
        <w:tc>
          <w:tcPr>
            <w:tcW w:w="1200" w:type="dxa"/>
            <w:tcBorders>
              <w:top w:val="nil"/>
              <w:left w:val="nil"/>
              <w:bottom w:val="single" w:sz="8" w:space="0" w:color="auto"/>
              <w:right w:val="nil"/>
            </w:tcBorders>
            <w:shd w:val="clear" w:color="auto" w:fill="auto"/>
            <w:noWrap/>
            <w:vAlign w:val="center"/>
            <w:hideMark/>
          </w:tcPr>
          <w:p w14:paraId="54B1D4FB" w14:textId="5E5CBEC8"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45448E5B" w14:textId="29F6638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7216057C" w14:textId="7C04D6A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1DD4A60" w14:textId="4E583729"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17B271B" w14:textId="6EBE5D2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5C9815AB" w14:textId="491C3C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51841950" w14:textId="4F8A927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53CBE3E2" w14:textId="122750E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r>
      <w:tr w:rsidR="00C07F28" w:rsidRPr="00C07F28" w14:paraId="6525ED23"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050DF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2BF4C96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8DFD2CE" w14:textId="7E47CBE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vAlign w:val="center"/>
            <w:hideMark/>
          </w:tcPr>
          <w:p w14:paraId="6DA706DE" w14:textId="364C477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10</w:t>
            </w:r>
          </w:p>
        </w:tc>
        <w:tc>
          <w:tcPr>
            <w:tcW w:w="1200" w:type="dxa"/>
            <w:tcBorders>
              <w:top w:val="nil"/>
              <w:left w:val="nil"/>
              <w:bottom w:val="nil"/>
              <w:right w:val="nil"/>
            </w:tcBorders>
            <w:shd w:val="clear" w:color="auto" w:fill="auto"/>
            <w:vAlign w:val="center"/>
            <w:hideMark/>
          </w:tcPr>
          <w:p w14:paraId="3BBF7147" w14:textId="64EFA44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A698995" w14:textId="688B1165"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DCFFC55" w14:textId="0FC3C64A"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2F10359A" w14:textId="223FE95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1BE51E01" w14:textId="1A57E6E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3FBCC3A9" w14:textId="238A9CF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47AB062E" w14:textId="784CDF1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0719001C" w14:textId="1667F72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84</w:t>
            </w:r>
          </w:p>
        </w:tc>
      </w:tr>
      <w:tr w:rsidR="00C07F28" w:rsidRPr="00C07F28" w14:paraId="75CB8421" w14:textId="77777777" w:rsidTr="00136EFC">
        <w:trPr>
          <w:trHeight w:val="315"/>
        </w:trPr>
        <w:tc>
          <w:tcPr>
            <w:tcW w:w="1094" w:type="dxa"/>
            <w:vMerge/>
            <w:tcBorders>
              <w:top w:val="nil"/>
              <w:left w:val="nil"/>
              <w:bottom w:val="single" w:sz="4" w:space="0" w:color="auto"/>
              <w:right w:val="nil"/>
            </w:tcBorders>
            <w:vAlign w:val="center"/>
            <w:hideMark/>
          </w:tcPr>
          <w:p w14:paraId="7B07560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37CC746"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F5BC32" w14:textId="5D86E62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224195FE" w14:textId="301749E5"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9240438" w14:textId="63C8EB3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5C2B51C" w14:textId="0F86184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33</w:t>
            </w:r>
          </w:p>
        </w:tc>
        <w:tc>
          <w:tcPr>
            <w:tcW w:w="1200" w:type="dxa"/>
            <w:tcBorders>
              <w:top w:val="nil"/>
              <w:left w:val="nil"/>
              <w:bottom w:val="single" w:sz="8" w:space="0" w:color="auto"/>
              <w:right w:val="nil"/>
            </w:tcBorders>
            <w:shd w:val="clear" w:color="auto" w:fill="auto"/>
            <w:noWrap/>
            <w:vAlign w:val="center"/>
            <w:hideMark/>
          </w:tcPr>
          <w:p w14:paraId="19AAA1B4" w14:textId="7FBF0FC8"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420A4883" w14:textId="649BE084"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1F8CA66E" w14:textId="05A2416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71D97F75" w14:textId="436005F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3FFB9FDE" w14:textId="05BEF3A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3330E4EF" w14:textId="0713DB27"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95</w:t>
            </w:r>
          </w:p>
        </w:tc>
      </w:tr>
      <w:tr w:rsidR="00C07F28" w:rsidRPr="00C07F28" w14:paraId="6A6C5F0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1B98E7FE"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5408B47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6CFF4397" w14:textId="4B48FA74"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vAlign w:val="center"/>
            <w:hideMark/>
          </w:tcPr>
          <w:p w14:paraId="17D0F151" w14:textId="747ACB9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vAlign w:val="center"/>
            <w:hideMark/>
          </w:tcPr>
          <w:p w14:paraId="45C674D6" w14:textId="6406839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697D095C" w14:textId="7FAAA616"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29</w:t>
            </w:r>
          </w:p>
        </w:tc>
        <w:tc>
          <w:tcPr>
            <w:tcW w:w="1200" w:type="dxa"/>
            <w:tcBorders>
              <w:top w:val="nil"/>
              <w:left w:val="nil"/>
              <w:bottom w:val="nil"/>
              <w:right w:val="nil"/>
            </w:tcBorders>
            <w:shd w:val="clear" w:color="auto" w:fill="auto"/>
            <w:noWrap/>
            <w:vAlign w:val="center"/>
            <w:hideMark/>
          </w:tcPr>
          <w:p w14:paraId="7CDD0388" w14:textId="6D7C3139"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45DD74F0" w14:textId="58DE0672"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BDBF0AE" w14:textId="146453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1FAD26B8" w14:textId="4CE2DFA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50B31CB6" w14:textId="5D5B4284"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26150FB" w14:textId="38DF25D3"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41</w:t>
            </w:r>
          </w:p>
        </w:tc>
      </w:tr>
      <w:tr w:rsidR="00C07F28" w:rsidRPr="00C07F28" w14:paraId="3764D5A7" w14:textId="77777777" w:rsidTr="00136EFC">
        <w:trPr>
          <w:trHeight w:val="315"/>
        </w:trPr>
        <w:tc>
          <w:tcPr>
            <w:tcW w:w="1094" w:type="dxa"/>
            <w:vMerge/>
            <w:tcBorders>
              <w:top w:val="nil"/>
              <w:left w:val="nil"/>
              <w:bottom w:val="single" w:sz="4" w:space="0" w:color="auto"/>
              <w:right w:val="nil"/>
            </w:tcBorders>
            <w:vAlign w:val="center"/>
            <w:hideMark/>
          </w:tcPr>
          <w:p w14:paraId="5A85C7EA"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95333F9"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67FDBABC" w14:textId="11CAD8E9"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0BF1B1FD" w14:textId="6E45982A"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5245FBC5" w14:textId="2A3F0D23"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1D88BA2" w14:textId="0AF78AE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B71A23D" w14:textId="6AB9FC1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169D693" w14:textId="62FFD4D5"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459AC21" w14:textId="686ADED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6F2D48F3" w14:textId="156D35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7547FC0" w14:textId="7D04577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3FB5AAC3" w14:textId="3696385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73</w:t>
            </w:r>
          </w:p>
        </w:tc>
      </w:tr>
      <w:tr w:rsidR="00C07F28" w:rsidRPr="00C07F28" w14:paraId="4A05538B"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2654734"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7269601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4F9765A2" w14:textId="2C185E8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vAlign w:val="center"/>
            <w:hideMark/>
          </w:tcPr>
          <w:p w14:paraId="7E22E29F" w14:textId="3E9626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vAlign w:val="center"/>
            <w:hideMark/>
          </w:tcPr>
          <w:p w14:paraId="1B5CE7BF" w14:textId="4E4193E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56335923" w14:textId="24B2F13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0AEF69E3" w14:textId="33153BB7"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DBDD899" w14:textId="3FEBA160"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172B22BA" w14:textId="443AEE7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CDFF570" w14:textId="57DA1B79"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6D7A88B" w14:textId="35BFB00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2</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7A69DB0C" w14:textId="2FA533A7"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60</w:t>
            </w:r>
          </w:p>
        </w:tc>
      </w:tr>
      <w:tr w:rsidR="00C07F28" w:rsidRPr="00C07F28" w14:paraId="5A5E42DA" w14:textId="77777777" w:rsidTr="00136EFC">
        <w:trPr>
          <w:trHeight w:val="315"/>
        </w:trPr>
        <w:tc>
          <w:tcPr>
            <w:tcW w:w="1094" w:type="dxa"/>
            <w:vMerge/>
            <w:tcBorders>
              <w:top w:val="nil"/>
              <w:left w:val="nil"/>
              <w:bottom w:val="single" w:sz="4" w:space="0" w:color="auto"/>
              <w:right w:val="nil"/>
            </w:tcBorders>
            <w:vAlign w:val="center"/>
            <w:hideMark/>
          </w:tcPr>
          <w:p w14:paraId="4962E2D2"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1A47EA2"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E9AFFB7" w14:textId="7EF56C24"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2B50FADB" w14:textId="216B3F4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CB46232" w14:textId="771F140B"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F2812AD" w14:textId="7E24BB80"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52</w:t>
            </w:r>
          </w:p>
        </w:tc>
        <w:tc>
          <w:tcPr>
            <w:tcW w:w="1200" w:type="dxa"/>
            <w:tcBorders>
              <w:top w:val="nil"/>
              <w:left w:val="nil"/>
              <w:bottom w:val="single" w:sz="8" w:space="0" w:color="auto"/>
              <w:right w:val="nil"/>
            </w:tcBorders>
            <w:shd w:val="clear" w:color="auto" w:fill="auto"/>
            <w:noWrap/>
            <w:vAlign w:val="center"/>
            <w:hideMark/>
          </w:tcPr>
          <w:p w14:paraId="0F6129A7" w14:textId="6C63FF2F"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1D87A4FE" w14:textId="18719ADB"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77D15606" w14:textId="36A8D2D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4DE1566" w14:textId="00DF56D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46E7AF37" w14:textId="11520063"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41399D8F" w14:textId="2C84C4EC"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64</w:t>
            </w:r>
          </w:p>
        </w:tc>
      </w:tr>
      <w:tr w:rsidR="00C07F28" w:rsidRPr="00C07F28" w14:paraId="7E7298A2" w14:textId="77777777" w:rsidTr="00136EFC">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D377F1B"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05142DD1"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722E59E7" w14:textId="53A562F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12</w:t>
            </w:r>
          </w:p>
        </w:tc>
        <w:tc>
          <w:tcPr>
            <w:tcW w:w="1200" w:type="dxa"/>
            <w:tcBorders>
              <w:top w:val="nil"/>
              <w:left w:val="nil"/>
              <w:bottom w:val="nil"/>
              <w:right w:val="nil"/>
            </w:tcBorders>
            <w:shd w:val="clear" w:color="auto" w:fill="auto"/>
            <w:vAlign w:val="center"/>
            <w:hideMark/>
          </w:tcPr>
          <w:p w14:paraId="773BEED9" w14:textId="60A8092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vAlign w:val="center"/>
            <w:hideMark/>
          </w:tcPr>
          <w:p w14:paraId="5146E54E" w14:textId="03564C1D"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7D7BF86" w14:textId="00D30D8B"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30</w:t>
            </w:r>
          </w:p>
        </w:tc>
        <w:tc>
          <w:tcPr>
            <w:tcW w:w="1200" w:type="dxa"/>
            <w:tcBorders>
              <w:top w:val="nil"/>
              <w:left w:val="nil"/>
              <w:bottom w:val="nil"/>
              <w:right w:val="nil"/>
            </w:tcBorders>
            <w:shd w:val="clear" w:color="auto" w:fill="auto"/>
            <w:noWrap/>
            <w:vAlign w:val="center"/>
            <w:hideMark/>
          </w:tcPr>
          <w:p w14:paraId="1ADB3785" w14:textId="179BFA72"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66EDB9DD" w14:textId="1A7FEE8F"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900373D" w14:textId="5D2EC423"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285404D7" w14:textId="0C7457FA"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3A4A723D" w14:textId="0488161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550D6899" w14:textId="72169F6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46</w:t>
            </w:r>
          </w:p>
        </w:tc>
      </w:tr>
      <w:tr w:rsidR="00C07F28" w:rsidRPr="00C07F28" w14:paraId="071039A1" w14:textId="77777777" w:rsidTr="00136EFC">
        <w:trPr>
          <w:trHeight w:val="315"/>
        </w:trPr>
        <w:tc>
          <w:tcPr>
            <w:tcW w:w="1094" w:type="dxa"/>
            <w:vMerge/>
            <w:tcBorders>
              <w:top w:val="nil"/>
              <w:left w:val="nil"/>
              <w:bottom w:val="single" w:sz="4" w:space="0" w:color="auto"/>
              <w:right w:val="nil"/>
            </w:tcBorders>
            <w:vAlign w:val="center"/>
            <w:hideMark/>
          </w:tcPr>
          <w:p w14:paraId="0D568401"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4B12C54C"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A27D186" w14:textId="3882F79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549DBE25" w14:textId="37E7FA1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29481AF" w14:textId="38A4BC7D"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563FF429" w14:textId="7FCE9D11"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E869DB6" w14:textId="45EA8D8E"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3D5D40A2" w14:textId="4A09B50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3D8567E2" w14:textId="30DA7E6C"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41EF2B8F" w14:textId="6E4037B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0F66DA5A" w14:textId="5C59D61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4</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77D37A85" w14:textId="571D3C62"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18</w:t>
            </w:r>
          </w:p>
        </w:tc>
      </w:tr>
      <w:tr w:rsidR="00C07F28" w:rsidRPr="00C07F28" w14:paraId="263B2835" w14:textId="77777777" w:rsidTr="00136EFC">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147F8BF7"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7C29383A"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vAlign w:val="center"/>
            <w:hideMark/>
          </w:tcPr>
          <w:p w14:paraId="545EFD6F" w14:textId="4B9D4BBD"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18</w:t>
            </w:r>
          </w:p>
        </w:tc>
        <w:tc>
          <w:tcPr>
            <w:tcW w:w="1200" w:type="dxa"/>
            <w:tcBorders>
              <w:top w:val="nil"/>
              <w:left w:val="nil"/>
              <w:bottom w:val="nil"/>
              <w:right w:val="nil"/>
            </w:tcBorders>
            <w:shd w:val="clear" w:color="auto" w:fill="auto"/>
            <w:vAlign w:val="center"/>
            <w:hideMark/>
          </w:tcPr>
          <w:p w14:paraId="5B2D689C" w14:textId="07E971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vAlign w:val="center"/>
            <w:hideMark/>
          </w:tcPr>
          <w:p w14:paraId="781307FA" w14:textId="4D1A78B6"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0D2603D3" w14:textId="0C87E39B"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066D6ED4" w14:textId="54ADEDAC"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F415ED5" w14:textId="6AA5FF9E" w:rsidR="00C07F28" w:rsidRPr="00C07F28" w:rsidRDefault="00C07F28" w:rsidP="00C07F28">
            <w:pPr>
              <w:spacing w:after="0" w:line="240" w:lineRule="auto"/>
              <w:jc w:val="center"/>
              <w:rPr>
                <w:rFonts w:ascii="Times" w:eastAsia="Times New Roman" w:hAnsi="Times" w:cs="Times New Roman"/>
                <w:color w:val="000000"/>
                <w:lang w:eastAsia="es-ES"/>
              </w:rPr>
            </w:pPr>
            <w:r w:rsidRPr="00C07F28">
              <w:rPr>
                <w:rFonts w:ascii="Times" w:eastAsia="Times New Roman" w:hAnsi="Times" w:cs="Times New Roman"/>
                <w:color w:val="000000"/>
                <w:lang w:eastAsia="es-ES"/>
              </w:rPr>
              <w:t>0</w:t>
            </w:r>
            <w:r w:rsidR="00945DF1">
              <w:rPr>
                <w:rFonts w:ascii="Times" w:eastAsia="Times New Roman" w:hAnsi="Times" w:cs="Times New Roman"/>
                <w:color w:val="000000"/>
                <w:lang w:eastAsia="es-ES"/>
              </w:rPr>
              <w:t>.</w:t>
            </w:r>
            <w:r w:rsidRPr="00C07F28">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79DFE479" w14:textId="6FAC646E"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0</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65</w:t>
            </w:r>
          </w:p>
        </w:tc>
        <w:tc>
          <w:tcPr>
            <w:tcW w:w="1200" w:type="dxa"/>
            <w:tcBorders>
              <w:top w:val="nil"/>
              <w:left w:val="nil"/>
              <w:bottom w:val="nil"/>
              <w:right w:val="nil"/>
            </w:tcBorders>
            <w:shd w:val="clear" w:color="auto" w:fill="auto"/>
            <w:noWrap/>
            <w:vAlign w:val="center"/>
            <w:hideMark/>
          </w:tcPr>
          <w:p w14:paraId="1D4CE0A8" w14:textId="64A7B548"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3</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295359AF" w14:textId="588B7955"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9</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7DA46171" w14:textId="0788A13F" w:rsidR="00C07F28" w:rsidRPr="00C07F28" w:rsidRDefault="00C07F28" w:rsidP="00C07F28">
            <w:pPr>
              <w:spacing w:after="0" w:line="240" w:lineRule="auto"/>
              <w:jc w:val="center"/>
              <w:rPr>
                <w:rFonts w:ascii="Times" w:eastAsia="Times New Roman" w:hAnsi="Times" w:cs="Times New Roman"/>
                <w:b/>
                <w:bCs/>
                <w:color w:val="000000"/>
                <w:lang w:eastAsia="es-ES"/>
              </w:rPr>
            </w:pPr>
            <w:r w:rsidRPr="00C07F28">
              <w:rPr>
                <w:rFonts w:ascii="Times" w:eastAsia="Times New Roman" w:hAnsi="Times" w:cs="Times New Roman"/>
                <w:b/>
                <w:bCs/>
                <w:color w:val="000000"/>
                <w:lang w:eastAsia="es-ES"/>
              </w:rPr>
              <w:t>1</w:t>
            </w:r>
            <w:r w:rsidR="00945DF1">
              <w:rPr>
                <w:rFonts w:ascii="Times" w:eastAsia="Times New Roman" w:hAnsi="Times" w:cs="Times New Roman"/>
                <w:b/>
                <w:bCs/>
                <w:color w:val="000000"/>
                <w:lang w:eastAsia="es-ES"/>
              </w:rPr>
              <w:t>.</w:t>
            </w:r>
            <w:r w:rsidRPr="00C07F28">
              <w:rPr>
                <w:rFonts w:ascii="Times" w:eastAsia="Times New Roman" w:hAnsi="Times" w:cs="Times New Roman"/>
                <w:b/>
                <w:bCs/>
                <w:color w:val="000000"/>
                <w:lang w:eastAsia="es-ES"/>
              </w:rPr>
              <w:t>52</w:t>
            </w:r>
          </w:p>
        </w:tc>
      </w:tr>
      <w:tr w:rsidR="00C07F28" w:rsidRPr="00C07F28" w14:paraId="0EB85983" w14:textId="77777777" w:rsidTr="003D1A99">
        <w:tblPrEx>
          <w:tblW w:w="13674" w:type="dxa"/>
          <w:tblInd w:w="55" w:type="dxa"/>
          <w:tblCellMar>
            <w:left w:w="70" w:type="dxa"/>
            <w:right w:w="70" w:type="dxa"/>
          </w:tblCellMar>
          <w:tblPrExChange w:id="373" w:author="Alicia" w:date="2016-05-19T14:10:00Z">
            <w:tblPrEx>
              <w:tblW w:w="13674" w:type="dxa"/>
              <w:tblInd w:w="55" w:type="dxa"/>
              <w:tblCellMar>
                <w:left w:w="70" w:type="dxa"/>
                <w:right w:w="70" w:type="dxa"/>
              </w:tblCellMar>
            </w:tblPrEx>
          </w:tblPrExChange>
        </w:tblPrEx>
        <w:trPr>
          <w:trHeight w:val="315"/>
          <w:trPrChange w:id="374" w:author="Alicia" w:date="2016-05-19T14:10:00Z">
            <w:trPr>
              <w:gridAfter w:val="0"/>
              <w:trHeight w:val="315"/>
            </w:trPr>
          </w:trPrChange>
        </w:trPr>
        <w:tc>
          <w:tcPr>
            <w:tcW w:w="1094" w:type="dxa"/>
            <w:vMerge/>
            <w:tcBorders>
              <w:top w:val="nil"/>
              <w:left w:val="nil"/>
              <w:bottom w:val="single" w:sz="12" w:space="0" w:color="auto"/>
              <w:right w:val="nil"/>
            </w:tcBorders>
            <w:vAlign w:val="center"/>
            <w:hideMark/>
            <w:tcPrChange w:id="375" w:author="Alicia" w:date="2016-05-19T14:10:00Z">
              <w:tcPr>
                <w:tcW w:w="1094" w:type="dxa"/>
                <w:gridSpan w:val="2"/>
                <w:vMerge/>
                <w:tcBorders>
                  <w:top w:val="nil"/>
                  <w:left w:val="nil"/>
                  <w:bottom w:val="single" w:sz="12" w:space="0" w:color="auto"/>
                  <w:right w:val="nil"/>
                </w:tcBorders>
                <w:vAlign w:val="center"/>
                <w:hideMark/>
              </w:tcPr>
            </w:tcPrChange>
          </w:tcPr>
          <w:p w14:paraId="46825258" w14:textId="77777777" w:rsidR="00C07F28" w:rsidRPr="00C07F28" w:rsidRDefault="00C07F28" w:rsidP="00C07F28">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12" w:space="0" w:color="auto"/>
              <w:right w:val="nil"/>
            </w:tcBorders>
            <w:shd w:val="clear" w:color="auto" w:fill="auto"/>
            <w:noWrap/>
            <w:vAlign w:val="center"/>
            <w:hideMark/>
            <w:tcPrChange w:id="376" w:author="Alicia" w:date="2016-05-19T14:10:00Z">
              <w:tcPr>
                <w:tcW w:w="580" w:type="dxa"/>
                <w:gridSpan w:val="2"/>
                <w:tcBorders>
                  <w:top w:val="nil"/>
                  <w:left w:val="nil"/>
                  <w:bottom w:val="single" w:sz="12" w:space="0" w:color="auto"/>
                  <w:right w:val="nil"/>
                </w:tcBorders>
                <w:shd w:val="clear" w:color="auto" w:fill="auto"/>
                <w:noWrap/>
                <w:vAlign w:val="center"/>
                <w:hideMark/>
              </w:tcPr>
            </w:tcPrChange>
          </w:tcPr>
          <w:p w14:paraId="109DD2B0" w14:textId="77777777"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2011</w:t>
            </w:r>
          </w:p>
        </w:tc>
        <w:tc>
          <w:tcPr>
            <w:tcW w:w="1200" w:type="dxa"/>
            <w:tcBorders>
              <w:top w:val="nil"/>
              <w:left w:val="nil"/>
              <w:bottom w:val="single" w:sz="12" w:space="0" w:color="auto"/>
              <w:right w:val="nil"/>
            </w:tcBorders>
            <w:shd w:val="clear" w:color="auto" w:fill="auto"/>
            <w:noWrap/>
            <w:vAlign w:val="center"/>
            <w:hideMark/>
            <w:tcPrChange w:id="377"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11A85FD0" w14:textId="26A39BCD"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0</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10</w:t>
            </w:r>
          </w:p>
        </w:tc>
        <w:tc>
          <w:tcPr>
            <w:tcW w:w="1200" w:type="dxa"/>
            <w:tcBorders>
              <w:top w:val="nil"/>
              <w:left w:val="nil"/>
              <w:bottom w:val="single" w:sz="12" w:space="0" w:color="auto"/>
              <w:right w:val="nil"/>
            </w:tcBorders>
            <w:shd w:val="clear" w:color="auto" w:fill="auto"/>
            <w:noWrap/>
            <w:vAlign w:val="center"/>
            <w:hideMark/>
            <w:tcPrChange w:id="378"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0370790C" w14:textId="31E200C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04</w:t>
            </w:r>
          </w:p>
        </w:tc>
        <w:tc>
          <w:tcPr>
            <w:tcW w:w="1200" w:type="dxa"/>
            <w:tcBorders>
              <w:top w:val="nil"/>
              <w:left w:val="nil"/>
              <w:bottom w:val="single" w:sz="12" w:space="0" w:color="auto"/>
              <w:right w:val="nil"/>
            </w:tcBorders>
            <w:shd w:val="clear" w:color="auto" w:fill="auto"/>
            <w:noWrap/>
            <w:vAlign w:val="center"/>
            <w:hideMark/>
            <w:tcPrChange w:id="379"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0CE0639B" w14:textId="36FBAF07"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02</w:t>
            </w:r>
          </w:p>
        </w:tc>
        <w:tc>
          <w:tcPr>
            <w:tcW w:w="1200" w:type="dxa"/>
            <w:tcBorders>
              <w:top w:val="nil"/>
              <w:left w:val="nil"/>
              <w:bottom w:val="single" w:sz="12" w:space="0" w:color="auto"/>
              <w:right w:val="nil"/>
            </w:tcBorders>
            <w:shd w:val="clear" w:color="auto" w:fill="auto"/>
            <w:noWrap/>
            <w:vAlign w:val="center"/>
            <w:hideMark/>
            <w:tcPrChange w:id="380"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1759E529" w14:textId="0DA8246E"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01</w:t>
            </w:r>
          </w:p>
        </w:tc>
        <w:tc>
          <w:tcPr>
            <w:tcW w:w="1200" w:type="dxa"/>
            <w:tcBorders>
              <w:top w:val="nil"/>
              <w:left w:val="nil"/>
              <w:bottom w:val="single" w:sz="12" w:space="0" w:color="auto"/>
              <w:right w:val="nil"/>
            </w:tcBorders>
            <w:shd w:val="clear" w:color="auto" w:fill="auto"/>
            <w:noWrap/>
            <w:vAlign w:val="center"/>
            <w:hideMark/>
            <w:tcPrChange w:id="381"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6EB9240B" w14:textId="023B6680"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03</w:t>
            </w:r>
          </w:p>
        </w:tc>
        <w:tc>
          <w:tcPr>
            <w:tcW w:w="1200" w:type="dxa"/>
            <w:tcBorders>
              <w:top w:val="nil"/>
              <w:left w:val="nil"/>
              <w:bottom w:val="single" w:sz="12" w:space="0" w:color="auto"/>
              <w:right w:val="nil"/>
            </w:tcBorders>
            <w:shd w:val="clear" w:color="auto" w:fill="auto"/>
            <w:noWrap/>
            <w:vAlign w:val="center"/>
            <w:hideMark/>
            <w:tcPrChange w:id="382"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4FA8A525" w14:textId="65EA5DD2" w:rsidR="00C07F28" w:rsidRPr="00C07F28" w:rsidRDefault="00C07F28" w:rsidP="00C07F28">
            <w:pPr>
              <w:spacing w:after="0" w:line="240" w:lineRule="auto"/>
              <w:jc w:val="center"/>
              <w:rPr>
                <w:rFonts w:ascii="Times New Roman" w:eastAsia="Times New Roman" w:hAnsi="Times New Roman" w:cs="Times New Roman"/>
                <w:color w:val="000000"/>
                <w:lang w:eastAsia="es-ES"/>
              </w:rPr>
            </w:pPr>
            <w:r w:rsidRPr="00C07F28">
              <w:rPr>
                <w:rFonts w:ascii="Times New Roman" w:eastAsia="Times New Roman" w:hAnsi="Times New Roman" w:cs="Times New Roman"/>
                <w:color w:val="000000"/>
                <w:lang w:eastAsia="es-ES"/>
              </w:rPr>
              <w:t>0</w:t>
            </w:r>
            <w:r w:rsidR="00945DF1">
              <w:rPr>
                <w:rFonts w:ascii="Times New Roman" w:eastAsia="Times New Roman" w:hAnsi="Times New Roman" w:cs="Times New Roman"/>
                <w:color w:val="000000"/>
                <w:lang w:eastAsia="es-ES"/>
              </w:rPr>
              <w:t>.</w:t>
            </w:r>
            <w:r w:rsidRPr="00C07F28">
              <w:rPr>
                <w:rFonts w:ascii="Times New Roman" w:eastAsia="Times New Roman" w:hAnsi="Times New Roman" w:cs="Times New Roman"/>
                <w:color w:val="000000"/>
                <w:lang w:eastAsia="es-ES"/>
              </w:rPr>
              <w:t>06</w:t>
            </w:r>
          </w:p>
        </w:tc>
        <w:tc>
          <w:tcPr>
            <w:tcW w:w="1200" w:type="dxa"/>
            <w:tcBorders>
              <w:top w:val="nil"/>
              <w:left w:val="nil"/>
              <w:bottom w:val="single" w:sz="12" w:space="0" w:color="auto"/>
              <w:right w:val="nil"/>
            </w:tcBorders>
            <w:shd w:val="clear" w:color="auto" w:fill="auto"/>
            <w:noWrap/>
            <w:vAlign w:val="center"/>
            <w:hideMark/>
            <w:tcPrChange w:id="383"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13D44C8B" w14:textId="00031022" w:rsidR="00C07F28" w:rsidRPr="00C07F28" w:rsidRDefault="00C07F28" w:rsidP="00C07F28">
            <w:pPr>
              <w:spacing w:after="0" w:line="240" w:lineRule="auto"/>
              <w:jc w:val="center"/>
              <w:rPr>
                <w:rFonts w:ascii="Times New Roman" w:eastAsia="Times New Roman" w:hAnsi="Times New Roman" w:cs="Times New Roman"/>
                <w:i/>
                <w:iCs/>
                <w:color w:val="000000"/>
                <w:lang w:eastAsia="es-ES"/>
              </w:rPr>
            </w:pPr>
            <w:r w:rsidRPr="00C07F28">
              <w:rPr>
                <w:rFonts w:ascii="Times New Roman" w:eastAsia="Times New Roman" w:hAnsi="Times New Roman" w:cs="Times New Roman"/>
                <w:i/>
                <w:iCs/>
                <w:color w:val="000000"/>
                <w:lang w:eastAsia="es-ES"/>
              </w:rPr>
              <w:t>0</w:t>
            </w:r>
            <w:r w:rsidR="00945DF1">
              <w:rPr>
                <w:rFonts w:ascii="Times New Roman" w:eastAsia="Times New Roman" w:hAnsi="Times New Roman" w:cs="Times New Roman"/>
                <w:i/>
                <w:iCs/>
                <w:color w:val="000000"/>
                <w:lang w:eastAsia="es-ES"/>
              </w:rPr>
              <w:t>.</w:t>
            </w:r>
            <w:r w:rsidRPr="00C07F28">
              <w:rPr>
                <w:rFonts w:ascii="Times New Roman" w:eastAsia="Times New Roman" w:hAnsi="Times New Roman" w:cs="Times New Roman"/>
                <w:i/>
                <w:iCs/>
                <w:color w:val="000000"/>
                <w:lang w:eastAsia="es-ES"/>
              </w:rPr>
              <w:t>45</w:t>
            </w:r>
          </w:p>
        </w:tc>
        <w:tc>
          <w:tcPr>
            <w:tcW w:w="1200" w:type="dxa"/>
            <w:tcBorders>
              <w:top w:val="nil"/>
              <w:left w:val="nil"/>
              <w:bottom w:val="single" w:sz="12" w:space="0" w:color="auto"/>
              <w:right w:val="nil"/>
            </w:tcBorders>
            <w:shd w:val="clear" w:color="auto" w:fill="auto"/>
            <w:noWrap/>
            <w:vAlign w:val="center"/>
            <w:hideMark/>
            <w:tcPrChange w:id="384"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52892AA4" w14:textId="4BC31141"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5</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40</w:t>
            </w:r>
          </w:p>
        </w:tc>
        <w:tc>
          <w:tcPr>
            <w:tcW w:w="1200" w:type="dxa"/>
            <w:tcBorders>
              <w:top w:val="nil"/>
              <w:left w:val="nil"/>
              <w:bottom w:val="single" w:sz="12" w:space="0" w:color="auto"/>
              <w:right w:val="nil"/>
            </w:tcBorders>
            <w:shd w:val="clear" w:color="auto" w:fill="auto"/>
            <w:noWrap/>
            <w:vAlign w:val="center"/>
            <w:hideMark/>
            <w:tcPrChange w:id="385"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7335AD9E" w14:textId="7D9C76E6"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12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05</w:t>
            </w:r>
          </w:p>
        </w:tc>
        <w:tc>
          <w:tcPr>
            <w:tcW w:w="1200" w:type="dxa"/>
            <w:tcBorders>
              <w:top w:val="nil"/>
              <w:left w:val="nil"/>
              <w:bottom w:val="single" w:sz="12" w:space="0" w:color="auto"/>
              <w:right w:val="nil"/>
            </w:tcBorders>
            <w:shd w:val="clear" w:color="auto" w:fill="auto"/>
            <w:noWrap/>
            <w:vAlign w:val="center"/>
            <w:hideMark/>
            <w:tcPrChange w:id="386" w:author="Alicia" w:date="2016-05-19T14:10:00Z">
              <w:tcPr>
                <w:tcW w:w="1200" w:type="dxa"/>
                <w:gridSpan w:val="2"/>
                <w:tcBorders>
                  <w:top w:val="nil"/>
                  <w:left w:val="nil"/>
                  <w:bottom w:val="single" w:sz="12" w:space="0" w:color="auto"/>
                  <w:right w:val="nil"/>
                </w:tcBorders>
                <w:shd w:val="clear" w:color="auto" w:fill="auto"/>
                <w:noWrap/>
                <w:vAlign w:val="center"/>
                <w:hideMark/>
              </w:tcPr>
            </w:tcPrChange>
          </w:tcPr>
          <w:p w14:paraId="6D5270A5" w14:textId="35EBAF7F" w:rsidR="00C07F28" w:rsidRPr="00C07F28" w:rsidRDefault="00C07F28" w:rsidP="00C07F28">
            <w:pPr>
              <w:spacing w:after="0" w:line="240" w:lineRule="auto"/>
              <w:jc w:val="center"/>
              <w:rPr>
                <w:rFonts w:ascii="Times New Roman" w:eastAsia="Times New Roman" w:hAnsi="Times New Roman" w:cs="Times New Roman"/>
                <w:b/>
                <w:bCs/>
                <w:color w:val="000000"/>
                <w:lang w:eastAsia="es-ES"/>
              </w:rPr>
            </w:pPr>
            <w:r w:rsidRPr="00C07F28">
              <w:rPr>
                <w:rFonts w:ascii="Times New Roman" w:eastAsia="Times New Roman" w:hAnsi="Times New Roman" w:cs="Times New Roman"/>
                <w:b/>
                <w:bCs/>
                <w:color w:val="000000"/>
                <w:lang w:eastAsia="es-ES"/>
              </w:rPr>
              <w:t>2</w:t>
            </w:r>
            <w:r w:rsidR="00945DF1">
              <w:rPr>
                <w:rFonts w:ascii="Times New Roman" w:eastAsia="Times New Roman" w:hAnsi="Times New Roman" w:cs="Times New Roman"/>
                <w:b/>
                <w:bCs/>
                <w:color w:val="000000"/>
                <w:lang w:eastAsia="es-ES"/>
              </w:rPr>
              <w:t>.</w:t>
            </w:r>
            <w:r w:rsidRPr="00C07F28">
              <w:rPr>
                <w:rFonts w:ascii="Times New Roman" w:eastAsia="Times New Roman" w:hAnsi="Times New Roman" w:cs="Times New Roman"/>
                <w:b/>
                <w:bCs/>
                <w:color w:val="000000"/>
                <w:lang w:eastAsia="es-ES"/>
              </w:rPr>
              <w:t>57</w:t>
            </w:r>
          </w:p>
        </w:tc>
      </w:tr>
      <w:tr w:rsidR="003D1A99" w:rsidRPr="00C07F28" w14:paraId="0CA0ADC7"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5AD731B5" w14:textId="1DDBC857" w:rsidR="003D1A99" w:rsidRPr="00C07F28" w:rsidRDefault="003D1A99" w:rsidP="00C07F28">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Averages</w:t>
            </w:r>
          </w:p>
        </w:tc>
        <w:tc>
          <w:tcPr>
            <w:tcW w:w="1200" w:type="dxa"/>
            <w:tcBorders>
              <w:top w:val="single" w:sz="12" w:space="0" w:color="auto"/>
              <w:left w:val="nil"/>
              <w:bottom w:val="single" w:sz="12" w:space="0" w:color="auto"/>
              <w:right w:val="nil"/>
            </w:tcBorders>
            <w:shd w:val="clear" w:color="auto" w:fill="auto"/>
            <w:noWrap/>
            <w:vAlign w:val="center"/>
          </w:tcPr>
          <w:p w14:paraId="0C9ACACB" w14:textId="305F6F7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0.09</w:t>
            </w:r>
          </w:p>
        </w:tc>
        <w:tc>
          <w:tcPr>
            <w:tcW w:w="1200" w:type="dxa"/>
            <w:tcBorders>
              <w:top w:val="single" w:sz="12" w:space="0" w:color="auto"/>
              <w:left w:val="nil"/>
              <w:bottom w:val="single" w:sz="12" w:space="0" w:color="auto"/>
              <w:right w:val="nil"/>
            </w:tcBorders>
            <w:shd w:val="clear" w:color="auto" w:fill="auto"/>
            <w:noWrap/>
            <w:vAlign w:val="center"/>
          </w:tcPr>
          <w:p w14:paraId="29627FA6" w14:textId="26B09087"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0.08</w:t>
            </w:r>
          </w:p>
        </w:tc>
        <w:tc>
          <w:tcPr>
            <w:tcW w:w="1200" w:type="dxa"/>
            <w:tcBorders>
              <w:top w:val="single" w:sz="12" w:space="0" w:color="auto"/>
              <w:left w:val="nil"/>
              <w:bottom w:val="single" w:sz="12" w:space="0" w:color="auto"/>
              <w:right w:val="nil"/>
            </w:tcBorders>
            <w:shd w:val="clear" w:color="auto" w:fill="auto"/>
            <w:noWrap/>
            <w:vAlign w:val="center"/>
          </w:tcPr>
          <w:p w14:paraId="42C7DC18" w14:textId="0A21C385"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085367ED" w14:textId="2B17646C"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-0.36</w:t>
            </w:r>
          </w:p>
        </w:tc>
        <w:tc>
          <w:tcPr>
            <w:tcW w:w="1200" w:type="dxa"/>
            <w:tcBorders>
              <w:top w:val="single" w:sz="12" w:space="0" w:color="auto"/>
              <w:left w:val="nil"/>
              <w:bottom w:val="single" w:sz="12" w:space="0" w:color="auto"/>
              <w:right w:val="nil"/>
            </w:tcBorders>
            <w:shd w:val="clear" w:color="auto" w:fill="auto"/>
            <w:noWrap/>
            <w:vAlign w:val="center"/>
          </w:tcPr>
          <w:p w14:paraId="02C6B576" w14:textId="76F8D80B"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0.00</w:t>
            </w:r>
          </w:p>
        </w:tc>
        <w:tc>
          <w:tcPr>
            <w:tcW w:w="1200" w:type="dxa"/>
            <w:tcBorders>
              <w:top w:val="single" w:sz="12" w:space="0" w:color="auto"/>
              <w:left w:val="nil"/>
              <w:bottom w:val="single" w:sz="12" w:space="0" w:color="auto"/>
              <w:right w:val="nil"/>
            </w:tcBorders>
            <w:shd w:val="clear" w:color="auto" w:fill="auto"/>
            <w:noWrap/>
            <w:vAlign w:val="center"/>
          </w:tcPr>
          <w:p w14:paraId="1C2C127D" w14:textId="60C28BDD" w:rsidR="003D1A99" w:rsidRPr="00C07F28" w:rsidRDefault="003D1A99" w:rsidP="003D1A99">
            <w:pPr>
              <w:spacing w:after="0" w:line="240" w:lineRule="auto"/>
              <w:jc w:val="center"/>
              <w:rPr>
                <w:rFonts w:ascii="Times New Roman" w:eastAsia="Times New Roman" w:hAnsi="Times New Roman" w:cs="Times New Roman"/>
                <w:color w:val="000000"/>
                <w:lang w:eastAsia="es-ES"/>
              </w:rPr>
            </w:pPr>
            <w:r>
              <w:rPr>
                <w:rFonts w:ascii="Times" w:hAnsi="Times"/>
                <w:color w:val="000000"/>
              </w:rPr>
              <w:t>-0.02</w:t>
            </w:r>
          </w:p>
        </w:tc>
        <w:tc>
          <w:tcPr>
            <w:tcW w:w="1200" w:type="dxa"/>
            <w:tcBorders>
              <w:top w:val="single" w:sz="12" w:space="0" w:color="auto"/>
              <w:left w:val="nil"/>
              <w:bottom w:val="single" w:sz="12" w:space="0" w:color="auto"/>
              <w:right w:val="nil"/>
            </w:tcBorders>
            <w:shd w:val="clear" w:color="auto" w:fill="auto"/>
            <w:noWrap/>
            <w:vAlign w:val="center"/>
          </w:tcPr>
          <w:p w14:paraId="61CDF5BD" w14:textId="1FFAC9DF" w:rsidR="003D1A99" w:rsidRPr="00C07F28" w:rsidRDefault="003D1A99" w:rsidP="003D1A99">
            <w:pPr>
              <w:spacing w:after="0" w:line="240" w:lineRule="auto"/>
              <w:jc w:val="center"/>
              <w:rPr>
                <w:rFonts w:ascii="Times New Roman" w:eastAsia="Times New Roman" w:hAnsi="Times New Roman" w:cs="Times New Roman"/>
                <w:i/>
                <w:iCs/>
                <w:color w:val="000000"/>
                <w:lang w:eastAsia="es-ES"/>
              </w:rPr>
            </w:pPr>
            <w:r>
              <w:rPr>
                <w:rFonts w:ascii="Times" w:hAnsi="Times"/>
                <w:color w:val="000000"/>
              </w:rPr>
              <w:t>0.26</w:t>
            </w:r>
          </w:p>
        </w:tc>
        <w:tc>
          <w:tcPr>
            <w:tcW w:w="1200" w:type="dxa"/>
            <w:tcBorders>
              <w:top w:val="single" w:sz="12" w:space="0" w:color="auto"/>
              <w:left w:val="nil"/>
              <w:bottom w:val="single" w:sz="12" w:space="0" w:color="auto"/>
              <w:right w:val="nil"/>
            </w:tcBorders>
            <w:shd w:val="clear" w:color="auto" w:fill="auto"/>
            <w:noWrap/>
            <w:vAlign w:val="center"/>
          </w:tcPr>
          <w:p w14:paraId="35594A93" w14:textId="0F110806"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2.42</w:t>
            </w:r>
          </w:p>
        </w:tc>
        <w:tc>
          <w:tcPr>
            <w:tcW w:w="1200" w:type="dxa"/>
            <w:tcBorders>
              <w:top w:val="single" w:sz="12" w:space="0" w:color="auto"/>
              <w:left w:val="nil"/>
              <w:bottom w:val="single" w:sz="12" w:space="0" w:color="auto"/>
              <w:right w:val="nil"/>
            </w:tcBorders>
            <w:shd w:val="clear" w:color="auto" w:fill="auto"/>
            <w:noWrap/>
            <w:vAlign w:val="center"/>
          </w:tcPr>
          <w:p w14:paraId="3D8EA6FE" w14:textId="513C70E9"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5.27</w:t>
            </w:r>
          </w:p>
        </w:tc>
        <w:tc>
          <w:tcPr>
            <w:tcW w:w="1200" w:type="dxa"/>
            <w:tcBorders>
              <w:top w:val="single" w:sz="12" w:space="0" w:color="auto"/>
              <w:left w:val="nil"/>
              <w:bottom w:val="single" w:sz="12" w:space="0" w:color="auto"/>
              <w:right w:val="nil"/>
            </w:tcBorders>
            <w:shd w:val="clear" w:color="auto" w:fill="auto"/>
            <w:noWrap/>
            <w:vAlign w:val="center"/>
          </w:tcPr>
          <w:p w14:paraId="24A943F4" w14:textId="0D30A2A2" w:rsidR="003D1A99" w:rsidRPr="00C07F28" w:rsidRDefault="003D1A99" w:rsidP="003D1A99">
            <w:pPr>
              <w:spacing w:after="0" w:line="240" w:lineRule="auto"/>
              <w:jc w:val="center"/>
              <w:rPr>
                <w:rFonts w:ascii="Times New Roman" w:eastAsia="Times New Roman" w:hAnsi="Times New Roman" w:cs="Times New Roman"/>
                <w:b/>
                <w:bCs/>
                <w:color w:val="000000"/>
                <w:lang w:eastAsia="es-ES"/>
              </w:rPr>
            </w:pPr>
            <w:r>
              <w:rPr>
                <w:rFonts w:ascii="Times" w:hAnsi="Times"/>
                <w:color w:val="000000"/>
              </w:rPr>
              <w:t>1.02</w:t>
            </w:r>
          </w:p>
        </w:tc>
      </w:tr>
    </w:tbl>
    <w:p w14:paraId="0D1A1FC8" w14:textId="77777777" w:rsidR="00C07F28" w:rsidRDefault="00C07F28" w:rsidP="006223D7">
      <w:pPr>
        <w:rPr>
          <w:rFonts w:ascii="Times New Roman" w:hAnsi="Times New Roman" w:cs="Times New Roman"/>
          <w:sz w:val="24"/>
          <w:szCs w:val="24"/>
          <w:lang w:val="en-US"/>
        </w:rPr>
        <w:sectPr w:rsidR="00C07F28" w:rsidSect="00391598">
          <w:pgSz w:w="15842" w:h="12242" w:orient="landscape" w:code="1"/>
          <w:pgMar w:top="1440" w:right="1440" w:bottom="1440" w:left="1440" w:header="708" w:footer="708" w:gutter="0"/>
          <w:cols w:space="708"/>
          <w:docGrid w:linePitch="360"/>
        </w:sectPr>
      </w:pPr>
    </w:p>
    <w:p w14:paraId="70C8F129" w14:textId="37E940FB" w:rsidR="00C0430A" w:rsidRDefault="0063728F" w:rsidP="006030E0">
      <w:pPr>
        <w:rPr>
          <w:ins w:id="387" w:author="Alicia" w:date="2016-06-01T17:34:00Z"/>
          <w:rFonts w:ascii="Times New Roman" w:hAnsi="Times New Roman" w:cs="Times New Roman"/>
          <w:sz w:val="24"/>
          <w:szCs w:val="24"/>
          <w:lang w:val="en-US" w:eastAsia="es-ES"/>
        </w:rPr>
      </w:pPr>
      <w:r>
        <w:rPr>
          <w:rFonts w:ascii="Times New Roman" w:hAnsi="Times New Roman" w:cs="Times New Roman"/>
          <w:sz w:val="24"/>
          <w:szCs w:val="24"/>
          <w:lang w:val="en-US"/>
        </w:rPr>
        <w:lastRenderedPageBreak/>
        <w:t>Appendix S</w:t>
      </w:r>
      <w:r w:rsidR="006702A0">
        <w:rPr>
          <w:rFonts w:ascii="Times New Roman" w:hAnsi="Times New Roman" w:cs="Times New Roman"/>
          <w:sz w:val="24"/>
          <w:szCs w:val="24"/>
          <w:lang w:val="en-US"/>
        </w:rPr>
        <w:t>6</w:t>
      </w:r>
      <w:r>
        <w:rPr>
          <w:rFonts w:ascii="Times New Roman" w:hAnsi="Times New Roman" w:cs="Times New Roman"/>
          <w:sz w:val="24"/>
          <w:szCs w:val="24"/>
          <w:lang w:val="en-US"/>
        </w:rPr>
        <w:t xml:space="preserve">: Results of the multigroup </w:t>
      </w:r>
      <w:r w:rsidR="001211F0">
        <w:rPr>
          <w:rFonts w:ascii="Times New Roman" w:hAnsi="Times New Roman" w:cs="Times New Roman"/>
          <w:sz w:val="24"/>
          <w:szCs w:val="24"/>
          <w:lang w:val="en-US"/>
        </w:rPr>
        <w:t xml:space="preserve">path </w:t>
      </w:r>
      <w:r>
        <w:rPr>
          <w:rFonts w:ascii="Times New Roman" w:hAnsi="Times New Roman" w:cs="Times New Roman"/>
          <w:sz w:val="24"/>
          <w:szCs w:val="24"/>
          <w:lang w:val="en-US"/>
        </w:rPr>
        <w:t xml:space="preserve">analyses for </w:t>
      </w:r>
      <w:del w:id="388" w:author="Alicia" w:date="2016-06-01T17:36:00Z">
        <w:r w:rsidDel="005B4E3C">
          <w:rPr>
            <w:rFonts w:ascii="Times New Roman" w:hAnsi="Times New Roman" w:cs="Times New Roman"/>
            <w:sz w:val="24"/>
            <w:szCs w:val="24"/>
            <w:lang w:val="en-US"/>
          </w:rPr>
          <w:delText xml:space="preserve">the </w:delText>
        </w:r>
      </w:del>
      <w:ins w:id="389" w:author="Alicia" w:date="2016-06-01T17:36:00Z">
        <w:r w:rsidR="005B4E3C">
          <w:rPr>
            <w:rFonts w:ascii="Times New Roman" w:hAnsi="Times New Roman" w:cs="Times New Roman"/>
            <w:sz w:val="24"/>
            <w:szCs w:val="24"/>
            <w:lang w:val="en-US"/>
          </w:rPr>
          <w:t>effects</w:t>
        </w:r>
        <w:r w:rsidR="005B4E3C" w:rsidRPr="00CC545B">
          <w:rPr>
            <w:rFonts w:ascii="Times New Roman" w:hAnsi="Times New Roman" w:cs="Times New Roman"/>
            <w:sz w:val="24"/>
            <w:lang w:val="en-US"/>
          </w:rPr>
          <w:t xml:space="preserve"> </w:t>
        </w:r>
        <w:r w:rsidR="005B4E3C">
          <w:rPr>
            <w:rFonts w:ascii="Times New Roman" w:hAnsi="Times New Roman" w:cs="Times New Roman"/>
            <w:sz w:val="24"/>
            <w:lang w:val="en-US"/>
          </w:rPr>
          <w:t xml:space="preserve">of reproductive traits and </w:t>
        </w:r>
      </w:ins>
      <w:ins w:id="390" w:author="Alicia" w:date="2016-06-01T17:37:00Z">
        <w:r w:rsidR="005B4E3C">
          <w:rPr>
            <w:rFonts w:ascii="Times New Roman" w:hAnsi="Times New Roman" w:cs="Times New Roman"/>
            <w:sz w:val="24"/>
            <w:lang w:val="en-US"/>
          </w:rPr>
          <w:t xml:space="preserve">(A) </w:t>
        </w:r>
        <w:r w:rsidR="005B4E3C">
          <w:rPr>
            <w:rFonts w:ascii="Times New Roman" w:hAnsi="Times New Roman" w:cs="Times New Roman"/>
            <w:sz w:val="24"/>
            <w:szCs w:val="24"/>
            <w:lang w:val="en-US" w:eastAsia="es-ES"/>
          </w:rPr>
          <w:t>number of eggs laid</w:t>
        </w:r>
      </w:ins>
      <w:ins w:id="391" w:author="Alicia" w:date="2016-06-01T17:38:00Z">
        <w:r w:rsidR="005B4E3C">
          <w:rPr>
            <w:rFonts w:ascii="Times New Roman" w:hAnsi="Times New Roman" w:cs="Times New Roman"/>
            <w:sz w:val="24"/>
            <w:szCs w:val="24"/>
            <w:lang w:val="en-US" w:eastAsia="es-ES"/>
          </w:rPr>
          <w:t xml:space="preserve">, and (B) </w:t>
        </w:r>
      </w:ins>
      <w:ins w:id="392" w:author="Alicia" w:date="2016-06-01T17:36:00Z">
        <w:r w:rsidR="005B4E3C">
          <w:rPr>
            <w:rFonts w:ascii="Times New Roman" w:hAnsi="Times New Roman" w:cs="Times New Roman"/>
            <w:sz w:val="24"/>
            <w:lang w:val="en-US"/>
          </w:rPr>
          <w:t xml:space="preserve">probability </w:t>
        </w:r>
      </w:ins>
      <w:ins w:id="393" w:author="Alicia" w:date="2016-06-01T17:37:00Z">
        <w:r w:rsidR="005B4E3C">
          <w:rPr>
            <w:rFonts w:ascii="Times New Roman" w:hAnsi="Times New Roman" w:cs="Times New Roman"/>
            <w:sz w:val="24"/>
            <w:lang w:val="en-US"/>
          </w:rPr>
          <w:t xml:space="preserve">of attack </w:t>
        </w:r>
        <w:r w:rsidR="005B4E3C" w:rsidRPr="005B4E3C">
          <w:rPr>
            <w:rFonts w:ascii="Times New Roman" w:hAnsi="Times New Roman" w:cs="Times New Roman"/>
            <w:sz w:val="24"/>
            <w:szCs w:val="24"/>
            <w:lang w:val="en-US" w:eastAsia="es-ES"/>
          </w:rPr>
          <w:t xml:space="preserve">by the butterfly </w:t>
        </w:r>
        <w:r w:rsidR="005B4E3C" w:rsidRPr="005B4E3C">
          <w:rPr>
            <w:rFonts w:ascii="Times New Roman" w:hAnsi="Times New Roman" w:cs="Times New Roman"/>
            <w:i/>
            <w:sz w:val="24"/>
            <w:szCs w:val="24"/>
            <w:lang w:val="en-US" w:eastAsia="es-ES"/>
          </w:rPr>
          <w:t>P. alcon</w:t>
        </w:r>
      </w:ins>
      <w:ins w:id="394" w:author="Alicia" w:date="2016-06-01T17:36:00Z">
        <w:r w:rsidR="005B4E3C">
          <w:rPr>
            <w:rFonts w:ascii="Times New Roman" w:hAnsi="Times New Roman" w:cs="Times New Roman"/>
            <w:sz w:val="24"/>
            <w:lang w:val="en-US"/>
          </w:rPr>
          <w:t xml:space="preserve"> on the number of intact fruits in the plant </w:t>
        </w:r>
        <w:r w:rsidR="005B4E3C">
          <w:rPr>
            <w:rFonts w:ascii="Times New Roman" w:hAnsi="Times New Roman" w:cs="Times New Roman"/>
            <w:i/>
            <w:sz w:val="24"/>
            <w:lang w:val="en-US"/>
          </w:rPr>
          <w:t>G. pneumonanthe</w:t>
        </w:r>
      </w:ins>
      <w:del w:id="395" w:author="Alicia" w:date="2016-06-01T17:39:00Z">
        <w:r w:rsidDel="006030E0">
          <w:rPr>
            <w:rFonts w:ascii="Times New Roman" w:hAnsi="Times New Roman" w:cs="Times New Roman"/>
            <w:sz w:val="24"/>
            <w:szCs w:val="24"/>
            <w:lang w:val="en-US"/>
          </w:rPr>
          <w:delText>model</w:delText>
        </w:r>
        <w:r w:rsidR="001211F0" w:rsidDel="006030E0">
          <w:rPr>
            <w:rFonts w:ascii="Times New Roman" w:hAnsi="Times New Roman" w:cs="Times New Roman"/>
            <w:sz w:val="24"/>
            <w:szCs w:val="24"/>
            <w:lang w:val="en-US"/>
          </w:rPr>
          <w:delText>s</w:delText>
        </w:r>
        <w:r w:rsidDel="006030E0">
          <w:rPr>
            <w:rFonts w:ascii="Times New Roman" w:hAnsi="Times New Roman" w:cs="Times New Roman"/>
            <w:sz w:val="24"/>
            <w:szCs w:val="24"/>
            <w:lang w:val="en-US"/>
          </w:rPr>
          <w:delText xml:space="preserve"> with </w:delText>
        </w:r>
        <w:r w:rsidR="001211F0" w:rsidDel="006030E0">
          <w:rPr>
            <w:rFonts w:ascii="Times New Roman" w:hAnsi="Times New Roman" w:cs="Times New Roman"/>
            <w:sz w:val="24"/>
            <w:szCs w:val="24"/>
            <w:lang w:val="en-US"/>
          </w:rPr>
          <w:delText xml:space="preserve">indirect effects mediated by (A) intensity of predation (number of eggs), and (B) probability of </w:delText>
        </w:r>
      </w:del>
      <w:del w:id="396" w:author="Alicia" w:date="2016-06-01T17:35:00Z">
        <w:r w:rsidR="001211F0" w:rsidDel="005B4E3C">
          <w:rPr>
            <w:rFonts w:ascii="Times New Roman" w:hAnsi="Times New Roman" w:cs="Times New Roman"/>
            <w:sz w:val="24"/>
            <w:szCs w:val="24"/>
            <w:lang w:val="en-US"/>
          </w:rPr>
          <w:delText>predator attack</w:delText>
        </w:r>
      </w:del>
      <w:r w:rsidR="001211F0">
        <w:rPr>
          <w:rFonts w:ascii="Times New Roman" w:hAnsi="Times New Roman" w:cs="Times New Roman"/>
          <w:sz w:val="24"/>
          <w:szCs w:val="24"/>
          <w:lang w:val="en-US"/>
        </w:rPr>
        <w:t>,</w:t>
      </w:r>
      <w:r>
        <w:rPr>
          <w:rFonts w:ascii="Times New Roman" w:hAnsi="Times New Roman" w:cs="Times New Roman"/>
          <w:sz w:val="24"/>
          <w:szCs w:val="24"/>
          <w:lang w:val="en-US"/>
        </w:rPr>
        <w:t xml:space="preserve">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63728F" w:rsidRPr="00AA07B4" w14:paraId="4C8CDF1C" w14:textId="77777777" w:rsidTr="006223D7">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14:paraId="2223C8E7" w14:textId="77777777" w:rsidR="0063728F" w:rsidRDefault="0063728F"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14:paraId="51DF1B8F"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14:paraId="77312E63" w14:textId="77777777" w:rsidR="0063728F" w:rsidRDefault="0063728F" w:rsidP="006223D7">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14:paraId="34CD8C51" w14:textId="77777777" w:rsidR="0063728F" w:rsidRDefault="0063728F"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63728F" w:rsidRPr="00AA07B4" w14:paraId="7D50ABFC" w14:textId="77777777" w:rsidTr="006223D7">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14:paraId="53580D49" w14:textId="77777777" w:rsidR="0063728F" w:rsidRDefault="0063728F" w:rsidP="006223D7">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74029ABC"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22F709BF"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14:paraId="7A3DA9FE" w14:textId="77777777" w:rsidR="0063728F" w:rsidRPr="006E5FF5" w:rsidRDefault="0063728F" w:rsidP="006223D7">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14:paraId="2AAF6BA9"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sidRPr="006E5FF5">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14:paraId="26C20BF0" w14:textId="77777777" w:rsidR="0063728F" w:rsidRPr="006E5FF5" w:rsidRDefault="0063728F"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P</w:t>
            </w:r>
          </w:p>
        </w:tc>
      </w:tr>
      <w:tr w:rsidR="001211F0" w:rsidRPr="00AA07B4" w14:paraId="24476798"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285051E6" w14:textId="5AB349EE"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sv-SE" w:eastAsia="es-ES"/>
              </w:rPr>
              <w:t>A</w:t>
            </w:r>
            <w:r w:rsidRPr="006E5FF5">
              <w:rPr>
                <w:rFonts w:ascii="Times New Roman" w:hAnsi="Times New Roman" w:cs="Times New Roman"/>
                <w:sz w:val="24"/>
                <w:szCs w:val="24"/>
                <w:lang w:val="sv-SE" w:eastAsia="es-ES"/>
              </w:rPr>
              <w:t xml:space="preserve">) </w:t>
            </w:r>
          </w:p>
        </w:tc>
        <w:tc>
          <w:tcPr>
            <w:tcW w:w="1080" w:type="dxa"/>
            <w:tcBorders>
              <w:top w:val="nil"/>
              <w:left w:val="nil"/>
              <w:bottom w:val="nil"/>
              <w:right w:val="nil"/>
            </w:tcBorders>
            <w:tcMar>
              <w:top w:w="15" w:type="dxa"/>
              <w:left w:w="140" w:type="dxa"/>
              <w:bottom w:w="15" w:type="dxa"/>
              <w:right w:w="140" w:type="dxa"/>
            </w:tcMar>
            <w:vAlign w:val="center"/>
          </w:tcPr>
          <w:p w14:paraId="2C62B986"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627422C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C66B84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BB87E65"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5FD5B32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2680D7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25DE611" w14:textId="70F85B5B"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47500EB0" w14:textId="02D5B8A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254.92</w:t>
            </w:r>
          </w:p>
        </w:tc>
        <w:tc>
          <w:tcPr>
            <w:tcW w:w="1138" w:type="dxa"/>
            <w:tcBorders>
              <w:top w:val="nil"/>
              <w:left w:val="nil"/>
              <w:bottom w:val="nil"/>
              <w:right w:val="nil"/>
            </w:tcBorders>
            <w:tcMar>
              <w:top w:w="15" w:type="dxa"/>
              <w:left w:w="140" w:type="dxa"/>
              <w:bottom w:w="15" w:type="dxa"/>
              <w:right w:w="140" w:type="dxa"/>
            </w:tcMar>
            <w:vAlign w:val="center"/>
          </w:tcPr>
          <w:p w14:paraId="65506115" w14:textId="5C18DB0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7A9591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6CBA7DE" w14:textId="73205F45"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240.49</w:t>
            </w:r>
          </w:p>
        </w:tc>
        <w:tc>
          <w:tcPr>
            <w:tcW w:w="900" w:type="dxa"/>
            <w:tcBorders>
              <w:top w:val="nil"/>
              <w:left w:val="nil"/>
              <w:bottom w:val="nil"/>
              <w:right w:val="nil"/>
            </w:tcBorders>
            <w:vAlign w:val="center"/>
          </w:tcPr>
          <w:p w14:paraId="1DF3A154" w14:textId="012DC72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351D06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7D453A0" w14:textId="543DC70F"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798E65B" w14:textId="610A648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22.46</w:t>
            </w:r>
          </w:p>
        </w:tc>
        <w:tc>
          <w:tcPr>
            <w:tcW w:w="1138" w:type="dxa"/>
            <w:tcBorders>
              <w:top w:val="nil"/>
              <w:left w:val="nil"/>
              <w:bottom w:val="nil"/>
              <w:right w:val="nil"/>
            </w:tcBorders>
            <w:tcMar>
              <w:top w:w="15" w:type="dxa"/>
              <w:left w:w="140" w:type="dxa"/>
              <w:bottom w:w="15" w:type="dxa"/>
              <w:right w:w="140" w:type="dxa"/>
            </w:tcMar>
            <w:vAlign w:val="center"/>
          </w:tcPr>
          <w:p w14:paraId="6FCA2AF7" w14:textId="66BEE7A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Pr>
                <w:rFonts w:ascii="Times New Roman" w:hAnsi="Times New Roman" w:cs="Times New Roman"/>
                <w:sz w:val="24"/>
                <w:szCs w:val="24"/>
                <w:lang w:eastAsia="es-ES"/>
              </w:rPr>
              <w:t>8</w:t>
            </w:r>
          </w:p>
        </w:tc>
        <w:tc>
          <w:tcPr>
            <w:tcW w:w="50" w:type="dxa"/>
            <w:tcBorders>
              <w:top w:val="nil"/>
              <w:left w:val="nil"/>
              <w:bottom w:val="nil"/>
              <w:right w:val="nil"/>
            </w:tcBorders>
          </w:tcPr>
          <w:p w14:paraId="39DF33E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2D5F2AA" w14:textId="4AA29C29"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53.14</w:t>
            </w:r>
          </w:p>
        </w:tc>
        <w:tc>
          <w:tcPr>
            <w:tcW w:w="900" w:type="dxa"/>
            <w:tcBorders>
              <w:top w:val="nil"/>
              <w:left w:val="nil"/>
              <w:bottom w:val="nil"/>
              <w:right w:val="nil"/>
            </w:tcBorders>
            <w:vAlign w:val="center"/>
          </w:tcPr>
          <w:p w14:paraId="24CB38E1" w14:textId="6CB33AE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002A0C63"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4B4CFE5" w14:textId="32E86A3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7983AD0" w14:textId="1940A5C4"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16.47</w:t>
            </w:r>
          </w:p>
        </w:tc>
        <w:tc>
          <w:tcPr>
            <w:tcW w:w="1138" w:type="dxa"/>
            <w:tcBorders>
              <w:top w:val="nil"/>
              <w:left w:val="nil"/>
              <w:bottom w:val="nil"/>
              <w:right w:val="nil"/>
            </w:tcBorders>
            <w:tcMar>
              <w:top w:w="15" w:type="dxa"/>
              <w:left w:w="140" w:type="dxa"/>
              <w:bottom w:w="15" w:type="dxa"/>
              <w:right w:w="140" w:type="dxa"/>
            </w:tcMar>
            <w:vAlign w:val="center"/>
          </w:tcPr>
          <w:p w14:paraId="2615275D" w14:textId="6024107D"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058</w:t>
            </w:r>
          </w:p>
        </w:tc>
        <w:tc>
          <w:tcPr>
            <w:tcW w:w="50" w:type="dxa"/>
            <w:tcBorders>
              <w:top w:val="nil"/>
              <w:left w:val="nil"/>
              <w:bottom w:val="nil"/>
              <w:right w:val="nil"/>
            </w:tcBorders>
          </w:tcPr>
          <w:p w14:paraId="1493E08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1A1276" w14:textId="4F5B3993"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8.</w:t>
            </w:r>
            <w:r w:rsidR="00C0430A">
              <w:rPr>
                <w:rFonts w:ascii="Times New Roman" w:hAnsi="Times New Roman" w:cs="Times New Roman"/>
                <w:sz w:val="24"/>
                <w:szCs w:val="24"/>
                <w:lang w:eastAsia="es-ES"/>
              </w:rPr>
              <w:t>47</w:t>
            </w:r>
          </w:p>
        </w:tc>
        <w:tc>
          <w:tcPr>
            <w:tcW w:w="900" w:type="dxa"/>
            <w:tcBorders>
              <w:top w:val="nil"/>
              <w:left w:val="nil"/>
              <w:bottom w:val="nil"/>
              <w:right w:val="nil"/>
            </w:tcBorders>
            <w:vAlign w:val="center"/>
          </w:tcPr>
          <w:p w14:paraId="6B42E3CC" w14:textId="570D5D4B" w:rsidR="001211F0" w:rsidRPr="006E5FF5" w:rsidRDefault="00C0430A"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0.583</w:t>
            </w:r>
          </w:p>
        </w:tc>
      </w:tr>
      <w:tr w:rsidR="001211F0" w:rsidRPr="00AA07B4" w14:paraId="4C66D9A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829EE6E" w14:textId="3E24D0A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14:paraId="2BACE235" w14:textId="25662DDA"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16.91</w:t>
            </w:r>
          </w:p>
        </w:tc>
        <w:tc>
          <w:tcPr>
            <w:tcW w:w="1138" w:type="dxa"/>
            <w:tcBorders>
              <w:top w:val="nil"/>
              <w:left w:val="nil"/>
              <w:bottom w:val="nil"/>
              <w:right w:val="nil"/>
            </w:tcBorders>
            <w:tcMar>
              <w:top w:w="15" w:type="dxa"/>
              <w:left w:w="140" w:type="dxa"/>
              <w:bottom w:w="15" w:type="dxa"/>
              <w:right w:w="140" w:type="dxa"/>
            </w:tcMar>
            <w:vAlign w:val="center"/>
          </w:tcPr>
          <w:p w14:paraId="226ED0DD" w14:textId="5BF9D61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50</w:t>
            </w:r>
          </w:p>
        </w:tc>
        <w:tc>
          <w:tcPr>
            <w:tcW w:w="50" w:type="dxa"/>
            <w:tcBorders>
              <w:top w:val="nil"/>
              <w:left w:val="nil"/>
              <w:bottom w:val="nil"/>
              <w:right w:val="nil"/>
            </w:tcBorders>
          </w:tcPr>
          <w:p w14:paraId="104F7E50"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4AD763D" w14:textId="499C6717"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8.08</w:t>
            </w:r>
          </w:p>
        </w:tc>
        <w:tc>
          <w:tcPr>
            <w:tcW w:w="900" w:type="dxa"/>
            <w:tcBorders>
              <w:top w:val="nil"/>
              <w:left w:val="nil"/>
              <w:bottom w:val="nil"/>
              <w:right w:val="nil"/>
            </w:tcBorders>
            <w:vAlign w:val="center"/>
          </w:tcPr>
          <w:p w14:paraId="1D9DDE53" w14:textId="571804DD"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62</w:t>
            </w:r>
            <w:r w:rsidRPr="006E5FF5">
              <w:rPr>
                <w:rFonts w:ascii="Times New Roman" w:hAnsi="Times New Roman" w:cs="Times New Roman"/>
                <w:sz w:val="24"/>
                <w:szCs w:val="24"/>
                <w:lang w:eastAsia="es-ES"/>
              </w:rPr>
              <w:t>1</w:t>
            </w:r>
          </w:p>
        </w:tc>
      </w:tr>
      <w:tr w:rsidR="001211F0" w:rsidRPr="00AA07B4" w14:paraId="2F320B28"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0B91B7D" w14:textId="67576448"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14:paraId="78603DE2" w14:textId="1EAF05EF"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13.94</w:t>
            </w:r>
          </w:p>
        </w:tc>
        <w:tc>
          <w:tcPr>
            <w:tcW w:w="1138" w:type="dxa"/>
            <w:tcBorders>
              <w:top w:val="nil"/>
              <w:left w:val="nil"/>
              <w:bottom w:val="nil"/>
              <w:right w:val="nil"/>
            </w:tcBorders>
            <w:tcMar>
              <w:top w:w="15" w:type="dxa"/>
              <w:left w:w="140" w:type="dxa"/>
              <w:bottom w:w="15" w:type="dxa"/>
              <w:right w:w="140" w:type="dxa"/>
            </w:tcMar>
            <w:vAlign w:val="center"/>
          </w:tcPr>
          <w:p w14:paraId="1F32FF24" w14:textId="3B836B41"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Pr>
                <w:rFonts w:ascii="Times New Roman" w:hAnsi="Times New Roman" w:cs="Times New Roman"/>
                <w:sz w:val="24"/>
                <w:szCs w:val="24"/>
                <w:lang w:eastAsia="es-ES"/>
              </w:rPr>
              <w:t>125</w:t>
            </w:r>
          </w:p>
        </w:tc>
        <w:tc>
          <w:tcPr>
            <w:tcW w:w="50" w:type="dxa"/>
            <w:tcBorders>
              <w:top w:val="nil"/>
              <w:left w:val="nil"/>
              <w:bottom w:val="nil"/>
              <w:right w:val="nil"/>
            </w:tcBorders>
          </w:tcPr>
          <w:p w14:paraId="0272BB1C"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680C90A" w14:textId="33CE9BC1"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9.3</w:t>
            </w:r>
            <w:r w:rsidR="00C0430A">
              <w:rPr>
                <w:rFonts w:ascii="Times New Roman" w:hAnsi="Times New Roman" w:cs="Times New Roman"/>
                <w:sz w:val="24"/>
                <w:szCs w:val="24"/>
                <w:lang w:eastAsia="es-ES"/>
              </w:rPr>
              <w:t>4</w:t>
            </w:r>
          </w:p>
        </w:tc>
        <w:tc>
          <w:tcPr>
            <w:tcW w:w="900" w:type="dxa"/>
            <w:tcBorders>
              <w:top w:val="nil"/>
              <w:left w:val="nil"/>
              <w:bottom w:val="nil"/>
              <w:right w:val="nil"/>
            </w:tcBorders>
            <w:vAlign w:val="center"/>
          </w:tcPr>
          <w:p w14:paraId="15AD2A07" w14:textId="6B70C23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500</w:t>
            </w:r>
          </w:p>
        </w:tc>
      </w:tr>
      <w:tr w:rsidR="001211F0" w:rsidRPr="00AA07B4" w14:paraId="29AB9F3A"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2DE2CDBA" w14:textId="4B30D984"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0FB11DA" w14:textId="2C156CAE"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10.62</w:t>
            </w:r>
          </w:p>
        </w:tc>
        <w:tc>
          <w:tcPr>
            <w:tcW w:w="1138" w:type="dxa"/>
            <w:tcBorders>
              <w:top w:val="nil"/>
              <w:left w:val="nil"/>
              <w:bottom w:val="nil"/>
              <w:right w:val="nil"/>
            </w:tcBorders>
            <w:tcMar>
              <w:top w:w="15" w:type="dxa"/>
              <w:left w:w="140" w:type="dxa"/>
              <w:bottom w:w="15" w:type="dxa"/>
              <w:right w:w="140" w:type="dxa"/>
            </w:tcMar>
            <w:vAlign w:val="center"/>
          </w:tcPr>
          <w:p w14:paraId="6AE8C002" w14:textId="4CF70CE0"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0.303</w:t>
            </w:r>
          </w:p>
        </w:tc>
        <w:tc>
          <w:tcPr>
            <w:tcW w:w="50" w:type="dxa"/>
            <w:tcBorders>
              <w:top w:val="nil"/>
              <w:left w:val="nil"/>
              <w:bottom w:val="nil"/>
              <w:right w:val="nil"/>
            </w:tcBorders>
          </w:tcPr>
          <w:p w14:paraId="7E1AECD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9FD8F8F" w14:textId="38F3D0E8" w:rsidR="001211F0" w:rsidRDefault="001211F0" w:rsidP="00C0430A">
            <w:pPr>
              <w:spacing w:after="0" w:line="240" w:lineRule="auto"/>
              <w:jc w:val="center"/>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1</w:t>
            </w:r>
            <w:r w:rsidR="00C0430A">
              <w:rPr>
                <w:rFonts w:ascii="Times New Roman" w:hAnsi="Times New Roman" w:cs="Times New Roman"/>
                <w:sz w:val="24"/>
                <w:szCs w:val="24"/>
                <w:lang w:eastAsia="es-ES"/>
              </w:rPr>
              <w:t>8</w:t>
            </w:r>
            <w:r w:rsidRPr="006E5FF5">
              <w:rPr>
                <w:rFonts w:ascii="Times New Roman" w:hAnsi="Times New Roman" w:cs="Times New Roman"/>
                <w:sz w:val="24"/>
                <w:szCs w:val="24"/>
                <w:lang w:eastAsia="es-ES"/>
              </w:rPr>
              <w:t>.</w:t>
            </w:r>
            <w:r w:rsidR="00C0430A">
              <w:rPr>
                <w:rFonts w:ascii="Times New Roman" w:hAnsi="Times New Roman" w:cs="Times New Roman"/>
                <w:sz w:val="24"/>
                <w:szCs w:val="24"/>
                <w:lang w:eastAsia="es-ES"/>
              </w:rPr>
              <w:t>56</w:t>
            </w:r>
          </w:p>
        </w:tc>
        <w:tc>
          <w:tcPr>
            <w:tcW w:w="900" w:type="dxa"/>
            <w:tcBorders>
              <w:top w:val="nil"/>
              <w:left w:val="nil"/>
              <w:bottom w:val="nil"/>
              <w:right w:val="nil"/>
            </w:tcBorders>
            <w:vAlign w:val="center"/>
          </w:tcPr>
          <w:p w14:paraId="3F79407C" w14:textId="30B3BA2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C0430A">
              <w:rPr>
                <w:rFonts w:ascii="Times New Roman" w:hAnsi="Times New Roman" w:cs="Times New Roman"/>
                <w:sz w:val="24"/>
                <w:szCs w:val="24"/>
                <w:lang w:eastAsia="es-ES"/>
              </w:rPr>
              <w:t>46</w:t>
            </w:r>
          </w:p>
        </w:tc>
      </w:tr>
      <w:tr w:rsidR="001211F0" w:rsidRPr="00AA07B4" w14:paraId="44B16619"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3808472B" w14:textId="08B4649E"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14:paraId="309F00F5" w14:textId="0B84BA92"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36.73</w:t>
            </w:r>
          </w:p>
        </w:tc>
        <w:tc>
          <w:tcPr>
            <w:tcW w:w="1138" w:type="dxa"/>
            <w:tcBorders>
              <w:top w:val="nil"/>
              <w:left w:val="nil"/>
              <w:bottom w:val="nil"/>
              <w:right w:val="nil"/>
            </w:tcBorders>
            <w:tcMar>
              <w:top w:w="15" w:type="dxa"/>
              <w:left w:w="140" w:type="dxa"/>
              <w:bottom w:w="15" w:type="dxa"/>
              <w:right w:w="140" w:type="dxa"/>
            </w:tcMar>
            <w:vAlign w:val="center"/>
          </w:tcPr>
          <w:p w14:paraId="5EF483A7" w14:textId="7DF63D3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56B96E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B88F1B5" w14:textId="150C8B7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27.33</w:t>
            </w:r>
          </w:p>
        </w:tc>
        <w:tc>
          <w:tcPr>
            <w:tcW w:w="900" w:type="dxa"/>
            <w:tcBorders>
              <w:top w:val="nil"/>
              <w:left w:val="nil"/>
              <w:bottom w:val="nil"/>
              <w:right w:val="nil"/>
            </w:tcBorders>
            <w:vAlign w:val="center"/>
          </w:tcPr>
          <w:p w14:paraId="7FADAC21" w14:textId="07A99A50"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2</w:t>
            </w:r>
          </w:p>
        </w:tc>
      </w:tr>
      <w:tr w:rsidR="001211F0" w:rsidRPr="00AA07B4" w14:paraId="7F7722E2"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64A6AD83" w14:textId="7034E97C"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95B7206" w14:textId="38EE2F2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60.32</w:t>
            </w:r>
          </w:p>
        </w:tc>
        <w:tc>
          <w:tcPr>
            <w:tcW w:w="1138" w:type="dxa"/>
            <w:tcBorders>
              <w:top w:val="nil"/>
              <w:left w:val="nil"/>
              <w:bottom w:val="nil"/>
              <w:right w:val="nil"/>
            </w:tcBorders>
            <w:tcMar>
              <w:top w:w="15" w:type="dxa"/>
              <w:left w:w="140" w:type="dxa"/>
              <w:bottom w:w="15" w:type="dxa"/>
              <w:right w:w="140" w:type="dxa"/>
            </w:tcMar>
            <w:vAlign w:val="center"/>
          </w:tcPr>
          <w:p w14:paraId="74323E8C" w14:textId="24940E24"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4696700E"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45591D8" w14:textId="573B1B18"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52.00</w:t>
            </w:r>
          </w:p>
        </w:tc>
        <w:tc>
          <w:tcPr>
            <w:tcW w:w="900" w:type="dxa"/>
            <w:tcBorders>
              <w:top w:val="nil"/>
              <w:left w:val="nil"/>
              <w:bottom w:val="nil"/>
              <w:right w:val="nil"/>
            </w:tcBorders>
            <w:vAlign w:val="center"/>
          </w:tcPr>
          <w:p w14:paraId="31C8CD42" w14:textId="193E6ABC"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7F4AF64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8822400" w14:textId="0A916A8B" w:rsidR="001211F0" w:rsidRDefault="001211F0" w:rsidP="006223D7">
            <w:pPr>
              <w:spacing w:after="0" w:line="240" w:lineRule="auto"/>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Phenology ↔ Flower number</w:t>
            </w:r>
          </w:p>
        </w:tc>
        <w:tc>
          <w:tcPr>
            <w:tcW w:w="1080" w:type="dxa"/>
            <w:tcBorders>
              <w:top w:val="nil"/>
              <w:left w:val="nil"/>
              <w:bottom w:val="nil"/>
              <w:right w:val="nil"/>
            </w:tcBorders>
            <w:tcMar>
              <w:top w:w="15" w:type="dxa"/>
              <w:left w:w="140" w:type="dxa"/>
              <w:bottom w:w="15" w:type="dxa"/>
              <w:right w:w="140" w:type="dxa"/>
            </w:tcMar>
            <w:vAlign w:val="center"/>
          </w:tcPr>
          <w:p w14:paraId="53ABDD0E" w14:textId="07B10B79"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034C3FC0" w14:textId="2E11E48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1F365E2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7AB63" w14:textId="0E58908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1E06A093" w14:textId="4B1176C3"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648</w:t>
            </w:r>
          </w:p>
        </w:tc>
      </w:tr>
      <w:tr w:rsidR="001211F0" w:rsidRPr="00AA07B4" w14:paraId="3529A217"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79D7CC13" w14:textId="3B11755D" w:rsidR="001211F0" w:rsidRDefault="001211F0" w:rsidP="006223D7">
            <w:pPr>
              <w:spacing w:after="0" w:line="240" w:lineRule="auto"/>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Phenology ↔ Shoot height</w:t>
            </w:r>
          </w:p>
        </w:tc>
        <w:tc>
          <w:tcPr>
            <w:tcW w:w="1080" w:type="dxa"/>
            <w:tcBorders>
              <w:top w:val="nil"/>
              <w:left w:val="nil"/>
              <w:bottom w:val="nil"/>
              <w:right w:val="nil"/>
            </w:tcBorders>
            <w:tcMar>
              <w:top w:w="15" w:type="dxa"/>
              <w:left w:w="140" w:type="dxa"/>
              <w:bottom w:w="15" w:type="dxa"/>
              <w:right w:w="140" w:type="dxa"/>
            </w:tcMar>
            <w:vAlign w:val="center"/>
          </w:tcPr>
          <w:p w14:paraId="66BCE884" w14:textId="27D046BB"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7830F447" w14:textId="7C363485"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Pr>
                <w:rFonts w:ascii="Times New Roman" w:hAnsi="Times New Roman" w:cs="Times New Roman"/>
                <w:sz w:val="24"/>
                <w:szCs w:val="24"/>
                <w:lang w:eastAsia="es-ES"/>
              </w:rPr>
              <w:t>76</w:t>
            </w:r>
          </w:p>
        </w:tc>
        <w:tc>
          <w:tcPr>
            <w:tcW w:w="50" w:type="dxa"/>
            <w:tcBorders>
              <w:top w:val="nil"/>
              <w:left w:val="nil"/>
              <w:bottom w:val="nil"/>
              <w:right w:val="nil"/>
            </w:tcBorders>
          </w:tcPr>
          <w:p w14:paraId="0918505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4CDE4F5" w14:textId="45CB4176"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69D540F3" w14:textId="476B8A6F"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C0430A">
              <w:rPr>
                <w:rFonts w:ascii="Times New Roman" w:hAnsi="Times New Roman" w:cs="Times New Roman"/>
                <w:sz w:val="24"/>
                <w:szCs w:val="24"/>
                <w:lang w:eastAsia="es-ES"/>
              </w:rPr>
              <w:t>6</w:t>
            </w:r>
          </w:p>
        </w:tc>
      </w:tr>
      <w:tr w:rsidR="001211F0" w:rsidRPr="00AA07B4" w14:paraId="2B9B771C" w14:textId="77777777" w:rsidTr="001211F0">
        <w:tc>
          <w:tcPr>
            <w:tcW w:w="4515" w:type="dxa"/>
            <w:tcBorders>
              <w:top w:val="nil"/>
              <w:left w:val="nil"/>
              <w:bottom w:val="nil"/>
              <w:right w:val="nil"/>
            </w:tcBorders>
            <w:tcMar>
              <w:top w:w="15" w:type="dxa"/>
              <w:left w:w="140" w:type="dxa"/>
              <w:bottom w:w="15" w:type="dxa"/>
              <w:right w:w="140" w:type="dxa"/>
            </w:tcMar>
            <w:vAlign w:val="center"/>
          </w:tcPr>
          <w:p w14:paraId="193C10D8" w14:textId="3ABEBC02" w:rsidR="001211F0" w:rsidRDefault="001211F0" w:rsidP="006223D7">
            <w:pPr>
              <w:spacing w:after="0" w:line="240" w:lineRule="auto"/>
              <w:rPr>
                <w:rFonts w:ascii="Times New Roman" w:hAnsi="Times New Roman" w:cs="Times New Roman"/>
                <w:sz w:val="24"/>
                <w:szCs w:val="24"/>
                <w:lang w:val="en-US" w:eastAsia="es-ES"/>
              </w:rPr>
            </w:pPr>
            <w:r w:rsidRPr="006E5FF5">
              <w:rPr>
                <w:rFonts w:ascii="Times New Roman" w:hAnsi="Times New Roman" w:cs="Times New Roman"/>
                <w:sz w:val="24"/>
                <w:szCs w:val="24"/>
                <w:lang w:eastAsia="es-ES"/>
              </w:rPr>
              <w:t>Shoot height ↔ Flower number</w:t>
            </w:r>
          </w:p>
        </w:tc>
        <w:tc>
          <w:tcPr>
            <w:tcW w:w="1080" w:type="dxa"/>
            <w:tcBorders>
              <w:top w:val="nil"/>
              <w:left w:val="nil"/>
              <w:bottom w:val="nil"/>
              <w:right w:val="nil"/>
            </w:tcBorders>
            <w:tcMar>
              <w:top w:w="15" w:type="dxa"/>
              <w:left w:w="140" w:type="dxa"/>
              <w:bottom w:w="15" w:type="dxa"/>
              <w:right w:w="140" w:type="dxa"/>
            </w:tcMar>
            <w:vAlign w:val="center"/>
          </w:tcPr>
          <w:p w14:paraId="305EE2B2" w14:textId="423F5DE3" w:rsidR="001211F0" w:rsidRDefault="001211F0"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11.27</w:t>
            </w:r>
          </w:p>
        </w:tc>
        <w:tc>
          <w:tcPr>
            <w:tcW w:w="1138" w:type="dxa"/>
            <w:tcBorders>
              <w:top w:val="nil"/>
              <w:left w:val="nil"/>
              <w:bottom w:val="nil"/>
              <w:right w:val="nil"/>
            </w:tcBorders>
            <w:tcMar>
              <w:top w:w="15" w:type="dxa"/>
              <w:left w:w="140" w:type="dxa"/>
              <w:bottom w:w="15" w:type="dxa"/>
              <w:right w:w="140" w:type="dxa"/>
            </w:tcMar>
            <w:vAlign w:val="center"/>
          </w:tcPr>
          <w:p w14:paraId="432B914B" w14:textId="14019A0B" w:rsidR="001211F0" w:rsidRPr="006E5FF5" w:rsidRDefault="001211F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nil"/>
              <w:right w:val="nil"/>
            </w:tcBorders>
          </w:tcPr>
          <w:p w14:paraId="7971C0C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BFDD75B" w14:textId="4B57DB80" w:rsidR="001211F0" w:rsidRDefault="00C0430A" w:rsidP="006223D7">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eastAsia="es-ES"/>
              </w:rPr>
              <w:t>10.89</w:t>
            </w:r>
          </w:p>
        </w:tc>
        <w:tc>
          <w:tcPr>
            <w:tcW w:w="900" w:type="dxa"/>
            <w:tcBorders>
              <w:top w:val="nil"/>
              <w:left w:val="nil"/>
              <w:bottom w:val="nil"/>
              <w:right w:val="nil"/>
            </w:tcBorders>
            <w:vAlign w:val="center"/>
          </w:tcPr>
          <w:p w14:paraId="743B8CF5" w14:textId="25B8BEBB" w:rsidR="001211F0" w:rsidRPr="006E5FF5" w:rsidRDefault="001211F0" w:rsidP="00C0430A">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C0430A">
              <w:rPr>
                <w:rFonts w:ascii="Times New Roman" w:hAnsi="Times New Roman" w:cs="Times New Roman"/>
                <w:sz w:val="24"/>
                <w:szCs w:val="24"/>
                <w:lang w:eastAsia="es-ES"/>
              </w:rPr>
              <w:t>366</w:t>
            </w:r>
          </w:p>
        </w:tc>
      </w:tr>
      <w:tr w:rsidR="001211F0" w:rsidRPr="001211F0" w14:paraId="319F3D1D" w14:textId="77777777" w:rsidTr="001211F0">
        <w:trPr>
          <w:trHeight w:val="59"/>
        </w:trPr>
        <w:tc>
          <w:tcPr>
            <w:tcW w:w="4515" w:type="dxa"/>
            <w:tcBorders>
              <w:top w:val="nil"/>
              <w:left w:val="nil"/>
              <w:bottom w:val="nil"/>
              <w:right w:val="nil"/>
            </w:tcBorders>
            <w:tcMar>
              <w:top w:w="15" w:type="dxa"/>
              <w:left w:w="140" w:type="dxa"/>
              <w:bottom w:w="15" w:type="dxa"/>
              <w:right w:w="140" w:type="dxa"/>
            </w:tcMar>
            <w:vAlign w:val="center"/>
          </w:tcPr>
          <w:p w14:paraId="0516A333" w14:textId="77777777" w:rsidR="001211F0" w:rsidRPr="001211F0" w:rsidRDefault="001211F0" w:rsidP="001211F0">
            <w:pPr>
              <w:spacing w:after="0" w:line="240" w:lineRule="auto"/>
              <w:rPr>
                <w:rFonts w:ascii="Times New Roman" w:hAnsi="Times New Roman" w:cs="Times New Roman"/>
                <w:sz w:val="8"/>
                <w:szCs w:val="8"/>
                <w:lang w:val="en-US" w:eastAsia="es-ES"/>
              </w:rPr>
            </w:pPr>
          </w:p>
        </w:tc>
        <w:tc>
          <w:tcPr>
            <w:tcW w:w="1080" w:type="dxa"/>
            <w:tcBorders>
              <w:top w:val="nil"/>
              <w:left w:val="nil"/>
              <w:bottom w:val="nil"/>
              <w:right w:val="nil"/>
            </w:tcBorders>
            <w:tcMar>
              <w:top w:w="15" w:type="dxa"/>
              <w:left w:w="140" w:type="dxa"/>
              <w:bottom w:w="15" w:type="dxa"/>
              <w:right w:w="140" w:type="dxa"/>
            </w:tcMar>
            <w:vAlign w:val="center"/>
          </w:tcPr>
          <w:p w14:paraId="507FA089"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4B3E8CC6"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50" w:type="dxa"/>
            <w:tcBorders>
              <w:top w:val="nil"/>
              <w:left w:val="nil"/>
              <w:bottom w:val="nil"/>
              <w:right w:val="nil"/>
            </w:tcBorders>
          </w:tcPr>
          <w:p w14:paraId="39AB5C13"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c>
          <w:tcPr>
            <w:tcW w:w="900" w:type="dxa"/>
            <w:tcBorders>
              <w:top w:val="nil"/>
              <w:left w:val="nil"/>
              <w:bottom w:val="nil"/>
              <w:right w:val="nil"/>
            </w:tcBorders>
            <w:vAlign w:val="center"/>
          </w:tcPr>
          <w:p w14:paraId="7DF81E10" w14:textId="77777777" w:rsidR="001211F0" w:rsidRPr="001211F0" w:rsidRDefault="001211F0" w:rsidP="006223D7">
            <w:pPr>
              <w:spacing w:after="0" w:line="240" w:lineRule="auto"/>
              <w:jc w:val="center"/>
              <w:rPr>
                <w:rFonts w:ascii="Times New Roman" w:hAnsi="Times New Roman" w:cs="Times New Roman"/>
                <w:sz w:val="8"/>
                <w:szCs w:val="8"/>
                <w:lang w:val="en-US" w:eastAsia="es-ES"/>
              </w:rPr>
            </w:pPr>
          </w:p>
        </w:tc>
        <w:tc>
          <w:tcPr>
            <w:tcW w:w="900" w:type="dxa"/>
            <w:tcBorders>
              <w:top w:val="nil"/>
              <w:left w:val="nil"/>
              <w:bottom w:val="nil"/>
              <w:right w:val="nil"/>
            </w:tcBorders>
            <w:vAlign w:val="center"/>
          </w:tcPr>
          <w:p w14:paraId="32A651DC" w14:textId="77777777" w:rsidR="001211F0" w:rsidRPr="001211F0" w:rsidRDefault="001211F0" w:rsidP="006223D7">
            <w:pPr>
              <w:spacing w:after="0" w:line="240" w:lineRule="auto"/>
              <w:jc w:val="center"/>
              <w:rPr>
                <w:rFonts w:ascii="Times New Roman" w:hAnsi="Times New Roman" w:cs="Times New Roman"/>
                <w:sz w:val="8"/>
                <w:szCs w:val="8"/>
                <w:lang w:eastAsia="es-ES"/>
              </w:rPr>
            </w:pPr>
          </w:p>
        </w:tc>
      </w:tr>
      <w:tr w:rsidR="001211F0" w:rsidRPr="00AA07B4" w14:paraId="77A83A2B" w14:textId="77777777" w:rsidTr="006223D7">
        <w:tc>
          <w:tcPr>
            <w:tcW w:w="4515" w:type="dxa"/>
            <w:tcBorders>
              <w:top w:val="nil"/>
              <w:left w:val="nil"/>
              <w:bottom w:val="single" w:sz="4" w:space="0" w:color="auto"/>
              <w:right w:val="nil"/>
            </w:tcBorders>
            <w:tcMar>
              <w:top w:w="15" w:type="dxa"/>
              <w:left w:w="140" w:type="dxa"/>
              <w:bottom w:w="15" w:type="dxa"/>
              <w:right w:w="140" w:type="dxa"/>
            </w:tcMar>
            <w:vAlign w:val="center"/>
          </w:tcPr>
          <w:p w14:paraId="1AE2CC6C" w14:textId="4938D43B" w:rsidR="001211F0" w:rsidRDefault="001211F0" w:rsidP="001211F0">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B) </w:t>
            </w:r>
          </w:p>
        </w:tc>
        <w:tc>
          <w:tcPr>
            <w:tcW w:w="1080" w:type="dxa"/>
            <w:tcBorders>
              <w:top w:val="nil"/>
              <w:left w:val="nil"/>
              <w:bottom w:val="nil"/>
              <w:right w:val="nil"/>
            </w:tcBorders>
            <w:tcMar>
              <w:top w:w="15" w:type="dxa"/>
              <w:left w:w="140" w:type="dxa"/>
              <w:bottom w:w="15" w:type="dxa"/>
              <w:right w:w="140" w:type="dxa"/>
            </w:tcMar>
            <w:vAlign w:val="center"/>
          </w:tcPr>
          <w:p w14:paraId="09C9180A"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14:paraId="02ABF21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14:paraId="1972B6D2"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0DC49B1" w14:textId="77777777" w:rsidR="001211F0" w:rsidRDefault="001211F0" w:rsidP="006223D7">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14:paraId="7E03ED01"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r>
      <w:tr w:rsidR="001211F0" w:rsidRPr="00AA07B4" w14:paraId="3EED83E6" w14:textId="77777777" w:rsidTr="006223D7">
        <w:tc>
          <w:tcPr>
            <w:tcW w:w="4515" w:type="dxa"/>
            <w:tcBorders>
              <w:top w:val="single" w:sz="4" w:space="0" w:color="auto"/>
              <w:left w:val="nil"/>
              <w:bottom w:val="nil"/>
              <w:right w:val="nil"/>
            </w:tcBorders>
            <w:tcMar>
              <w:top w:w="15" w:type="dxa"/>
              <w:left w:w="140" w:type="dxa"/>
              <w:bottom w:w="15" w:type="dxa"/>
              <w:right w:w="140" w:type="dxa"/>
            </w:tcMar>
            <w:vAlign w:val="center"/>
          </w:tcPr>
          <w:p w14:paraId="0BCC78BD"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14:paraId="3E409A8A" w14:textId="7B1E09D6"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233.28</w:t>
            </w:r>
          </w:p>
        </w:tc>
        <w:tc>
          <w:tcPr>
            <w:tcW w:w="1138" w:type="dxa"/>
            <w:tcBorders>
              <w:top w:val="nil"/>
              <w:left w:val="nil"/>
              <w:bottom w:val="nil"/>
              <w:right w:val="nil"/>
            </w:tcBorders>
            <w:tcMar>
              <w:top w:w="15" w:type="dxa"/>
              <w:left w:w="140" w:type="dxa"/>
              <w:bottom w:w="15" w:type="dxa"/>
              <w:right w:w="140" w:type="dxa"/>
            </w:tcMar>
            <w:vAlign w:val="center"/>
          </w:tcPr>
          <w:p w14:paraId="4F757C9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6939B2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6585A08D" w14:textId="797698BE"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269.55</w:t>
            </w:r>
          </w:p>
        </w:tc>
        <w:tc>
          <w:tcPr>
            <w:tcW w:w="900" w:type="dxa"/>
            <w:tcBorders>
              <w:top w:val="nil"/>
              <w:left w:val="nil"/>
              <w:bottom w:val="nil"/>
              <w:right w:val="nil"/>
            </w:tcBorders>
            <w:vAlign w:val="center"/>
          </w:tcPr>
          <w:p w14:paraId="526D1C8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169C8DA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8E9E240"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F9986F7" w14:textId="1D9D27F4" w:rsidR="001211F0" w:rsidRPr="006E5FF5" w:rsidRDefault="008E1A80" w:rsidP="008E1A80">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14.50</w:t>
            </w:r>
          </w:p>
        </w:tc>
        <w:tc>
          <w:tcPr>
            <w:tcW w:w="1138" w:type="dxa"/>
            <w:tcBorders>
              <w:top w:val="nil"/>
              <w:left w:val="nil"/>
              <w:bottom w:val="nil"/>
              <w:right w:val="nil"/>
            </w:tcBorders>
            <w:tcMar>
              <w:top w:w="15" w:type="dxa"/>
              <w:left w:w="140" w:type="dxa"/>
              <w:bottom w:w="15" w:type="dxa"/>
              <w:right w:w="140" w:type="dxa"/>
            </w:tcMar>
            <w:vAlign w:val="center"/>
          </w:tcPr>
          <w:p w14:paraId="3FDBAA24" w14:textId="45D9FA78"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106</w:t>
            </w:r>
          </w:p>
        </w:tc>
        <w:tc>
          <w:tcPr>
            <w:tcW w:w="50" w:type="dxa"/>
            <w:tcBorders>
              <w:top w:val="nil"/>
              <w:left w:val="nil"/>
              <w:bottom w:val="nil"/>
              <w:right w:val="nil"/>
            </w:tcBorders>
          </w:tcPr>
          <w:p w14:paraId="691AFD0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B698FC4" w14:textId="47E089D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62.06</w:t>
            </w:r>
          </w:p>
        </w:tc>
        <w:tc>
          <w:tcPr>
            <w:tcW w:w="900" w:type="dxa"/>
            <w:tcBorders>
              <w:top w:val="nil"/>
              <w:left w:val="nil"/>
              <w:bottom w:val="nil"/>
              <w:right w:val="nil"/>
            </w:tcBorders>
            <w:vAlign w:val="center"/>
          </w:tcPr>
          <w:p w14:paraId="2BBD4213"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2CAFA7E8"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EF2DC5E"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15FCCB6E" w14:textId="034A149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18.35</w:t>
            </w:r>
          </w:p>
        </w:tc>
        <w:tc>
          <w:tcPr>
            <w:tcW w:w="1138" w:type="dxa"/>
            <w:tcBorders>
              <w:top w:val="nil"/>
              <w:left w:val="nil"/>
              <w:bottom w:val="nil"/>
              <w:right w:val="nil"/>
            </w:tcBorders>
            <w:tcMar>
              <w:top w:w="15" w:type="dxa"/>
              <w:left w:w="140" w:type="dxa"/>
              <w:bottom w:w="15" w:type="dxa"/>
              <w:right w:w="140" w:type="dxa"/>
            </w:tcMar>
            <w:vAlign w:val="center"/>
          </w:tcPr>
          <w:p w14:paraId="1E15072A" w14:textId="358E3AA0"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031</w:t>
            </w:r>
          </w:p>
        </w:tc>
        <w:tc>
          <w:tcPr>
            <w:tcW w:w="50" w:type="dxa"/>
            <w:tcBorders>
              <w:top w:val="nil"/>
              <w:left w:val="nil"/>
              <w:bottom w:val="nil"/>
              <w:right w:val="nil"/>
            </w:tcBorders>
          </w:tcPr>
          <w:p w14:paraId="27C0A5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24A0F2BB" w14:textId="656E892A"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5.</w:t>
            </w:r>
            <w:r w:rsidR="007801DC">
              <w:rPr>
                <w:rFonts w:ascii="Times New Roman" w:hAnsi="Times New Roman" w:cs="Times New Roman"/>
                <w:sz w:val="24"/>
                <w:szCs w:val="24"/>
                <w:lang w:eastAsia="es-ES"/>
              </w:rPr>
              <w:t>15</w:t>
            </w:r>
            <w:r w:rsidRPr="006E5FF5">
              <w:rPr>
                <w:rFonts w:ascii="Times New Roman" w:hAnsi="Times New Roman" w:cs="Times New Roman"/>
                <w:sz w:val="24"/>
                <w:szCs w:val="24"/>
                <w:lang w:eastAsia="es-ES"/>
              </w:rPr>
              <w:t>3</w:t>
            </w:r>
          </w:p>
        </w:tc>
        <w:tc>
          <w:tcPr>
            <w:tcW w:w="900" w:type="dxa"/>
            <w:tcBorders>
              <w:top w:val="nil"/>
              <w:left w:val="nil"/>
              <w:bottom w:val="nil"/>
              <w:right w:val="nil"/>
            </w:tcBorders>
            <w:vAlign w:val="center"/>
          </w:tcPr>
          <w:p w14:paraId="4D8CC6B3" w14:textId="6E8FDC19"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0.881</w:t>
            </w:r>
          </w:p>
        </w:tc>
      </w:tr>
      <w:tr w:rsidR="001211F0" w:rsidRPr="00AA07B4" w14:paraId="36C9EC3D"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9C931D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14:paraId="66890427" w14:textId="33AFFC2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11.63</w:t>
            </w:r>
          </w:p>
        </w:tc>
        <w:tc>
          <w:tcPr>
            <w:tcW w:w="1138" w:type="dxa"/>
            <w:tcBorders>
              <w:top w:val="nil"/>
              <w:left w:val="nil"/>
              <w:bottom w:val="nil"/>
              <w:right w:val="nil"/>
            </w:tcBorders>
            <w:tcMar>
              <w:top w:w="15" w:type="dxa"/>
              <w:left w:w="140" w:type="dxa"/>
              <w:bottom w:w="15" w:type="dxa"/>
              <w:right w:w="140" w:type="dxa"/>
            </w:tcMar>
            <w:vAlign w:val="center"/>
          </w:tcPr>
          <w:p w14:paraId="31713538" w14:textId="2F3F02B7"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235</w:t>
            </w:r>
          </w:p>
        </w:tc>
        <w:tc>
          <w:tcPr>
            <w:tcW w:w="50" w:type="dxa"/>
            <w:tcBorders>
              <w:top w:val="nil"/>
              <w:left w:val="nil"/>
              <w:bottom w:val="nil"/>
              <w:right w:val="nil"/>
            </w:tcBorders>
          </w:tcPr>
          <w:p w14:paraId="5F137225"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80ED641" w14:textId="3C318AAD"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19.04</w:t>
            </w:r>
          </w:p>
        </w:tc>
        <w:tc>
          <w:tcPr>
            <w:tcW w:w="900" w:type="dxa"/>
            <w:tcBorders>
              <w:top w:val="nil"/>
              <w:left w:val="nil"/>
              <w:bottom w:val="nil"/>
              <w:right w:val="nil"/>
            </w:tcBorders>
            <w:vAlign w:val="center"/>
          </w:tcPr>
          <w:p w14:paraId="3C3E22CD" w14:textId="5498D727"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0.040</w:t>
            </w:r>
          </w:p>
        </w:tc>
      </w:tr>
      <w:tr w:rsidR="001211F0" w:rsidRPr="00AA07B4" w14:paraId="555D930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B78AADC"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 xml:space="preserve">Shoot height </w:t>
            </w:r>
            <w:r>
              <w:rPr>
                <w:rFonts w:ascii="Times New Roman" w:hAnsi="Times New Roman" w:cs="Times New Roman"/>
                <w:sz w:val="24"/>
                <w:szCs w:val="24"/>
                <w:lang w:val="en-US" w:eastAsia="es-ES"/>
              </w:rPr>
              <w:t>→</w:t>
            </w:r>
            <w:r w:rsidRPr="006E5FF5">
              <w:rPr>
                <w:rFonts w:ascii="Times New Roman" w:hAnsi="Times New Roman" w:cs="Times New Roman"/>
                <w:sz w:val="24"/>
                <w:szCs w:val="24"/>
                <w:lang w:eastAsia="es-ES"/>
              </w:rPr>
              <w:t xml:space="preserve"> Attack</w:t>
            </w:r>
          </w:p>
        </w:tc>
        <w:tc>
          <w:tcPr>
            <w:tcW w:w="1080" w:type="dxa"/>
            <w:tcBorders>
              <w:top w:val="nil"/>
              <w:left w:val="nil"/>
              <w:bottom w:val="nil"/>
              <w:right w:val="nil"/>
            </w:tcBorders>
            <w:tcMar>
              <w:top w:w="15" w:type="dxa"/>
              <w:left w:w="140" w:type="dxa"/>
              <w:bottom w:w="15" w:type="dxa"/>
              <w:right w:w="140" w:type="dxa"/>
            </w:tcMar>
            <w:vAlign w:val="center"/>
          </w:tcPr>
          <w:p w14:paraId="5F3FBDCB" w14:textId="0BEC4D7B"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8.82</w:t>
            </w:r>
          </w:p>
        </w:tc>
        <w:tc>
          <w:tcPr>
            <w:tcW w:w="1138" w:type="dxa"/>
            <w:tcBorders>
              <w:top w:val="nil"/>
              <w:left w:val="nil"/>
              <w:bottom w:val="nil"/>
              <w:right w:val="nil"/>
            </w:tcBorders>
            <w:tcMar>
              <w:top w:w="15" w:type="dxa"/>
              <w:left w:w="140" w:type="dxa"/>
              <w:bottom w:w="15" w:type="dxa"/>
              <w:right w:w="140" w:type="dxa"/>
            </w:tcMar>
            <w:vAlign w:val="center"/>
          </w:tcPr>
          <w:p w14:paraId="2B6108F6" w14:textId="325B1404"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8E1A80">
              <w:rPr>
                <w:rFonts w:ascii="Times New Roman" w:hAnsi="Times New Roman" w:cs="Times New Roman"/>
                <w:sz w:val="24"/>
                <w:szCs w:val="24"/>
                <w:lang w:eastAsia="es-ES"/>
              </w:rPr>
              <w:t>454</w:t>
            </w:r>
          </w:p>
        </w:tc>
        <w:tc>
          <w:tcPr>
            <w:tcW w:w="50" w:type="dxa"/>
            <w:tcBorders>
              <w:top w:val="nil"/>
              <w:left w:val="nil"/>
              <w:bottom w:val="nil"/>
              <w:right w:val="nil"/>
            </w:tcBorders>
          </w:tcPr>
          <w:p w14:paraId="44A194A4"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5D0382A" w14:textId="26434264"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24.03</w:t>
            </w:r>
          </w:p>
        </w:tc>
        <w:tc>
          <w:tcPr>
            <w:tcW w:w="900" w:type="dxa"/>
            <w:tcBorders>
              <w:top w:val="nil"/>
              <w:left w:val="nil"/>
              <w:bottom w:val="nil"/>
              <w:right w:val="nil"/>
            </w:tcBorders>
            <w:vAlign w:val="center"/>
          </w:tcPr>
          <w:p w14:paraId="20075BE8"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0.008</w:t>
            </w:r>
          </w:p>
        </w:tc>
      </w:tr>
      <w:tr w:rsidR="001211F0" w:rsidRPr="00AA07B4" w14:paraId="34C10EF6"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01DEFCF1"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629A6B43" w14:textId="05F7ED54"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9.40</w:t>
            </w:r>
          </w:p>
        </w:tc>
        <w:tc>
          <w:tcPr>
            <w:tcW w:w="1138" w:type="dxa"/>
            <w:tcBorders>
              <w:top w:val="nil"/>
              <w:left w:val="nil"/>
              <w:bottom w:val="nil"/>
              <w:right w:val="nil"/>
            </w:tcBorders>
            <w:tcMar>
              <w:top w:w="15" w:type="dxa"/>
              <w:left w:w="140" w:type="dxa"/>
              <w:bottom w:w="15" w:type="dxa"/>
              <w:right w:w="140" w:type="dxa"/>
            </w:tcMar>
            <w:vAlign w:val="center"/>
          </w:tcPr>
          <w:p w14:paraId="5911CEA5" w14:textId="1089A552"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0.4</w:t>
            </w:r>
            <w:r w:rsidR="008E1A80">
              <w:rPr>
                <w:rFonts w:ascii="Times New Roman" w:hAnsi="Times New Roman" w:cs="Times New Roman"/>
                <w:sz w:val="24"/>
                <w:szCs w:val="24"/>
                <w:lang w:eastAsia="es-ES"/>
              </w:rPr>
              <w:t>01</w:t>
            </w:r>
          </w:p>
        </w:tc>
        <w:tc>
          <w:tcPr>
            <w:tcW w:w="50" w:type="dxa"/>
            <w:tcBorders>
              <w:top w:val="nil"/>
              <w:left w:val="nil"/>
              <w:bottom w:val="nil"/>
              <w:right w:val="nil"/>
            </w:tcBorders>
          </w:tcPr>
          <w:p w14:paraId="1B31709A"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52B9838F" w14:textId="19E8C15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19.32</w:t>
            </w:r>
          </w:p>
        </w:tc>
        <w:tc>
          <w:tcPr>
            <w:tcW w:w="900" w:type="dxa"/>
            <w:tcBorders>
              <w:top w:val="nil"/>
              <w:left w:val="nil"/>
              <w:bottom w:val="nil"/>
              <w:right w:val="nil"/>
            </w:tcBorders>
            <w:vAlign w:val="center"/>
          </w:tcPr>
          <w:p w14:paraId="31F8E6F5" w14:textId="54921C40"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0.036</w:t>
            </w:r>
          </w:p>
        </w:tc>
      </w:tr>
      <w:tr w:rsidR="001211F0" w:rsidRPr="00AA07B4" w14:paraId="27F4E0AB"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D67B18E"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 xml:space="preserve">Flower number </w:t>
            </w:r>
            <w:r>
              <w:rPr>
                <w:rFonts w:ascii="Times New Roman" w:hAnsi="Times New Roman" w:cs="Times New Roman"/>
                <w:sz w:val="24"/>
                <w:szCs w:val="24"/>
                <w:lang w:val="en-US" w:eastAsia="es-ES"/>
              </w:rPr>
              <w:t xml:space="preserve">→ </w:t>
            </w:r>
            <w:r w:rsidRPr="006E5FF5">
              <w:rPr>
                <w:rFonts w:ascii="Times New Roman" w:hAnsi="Times New Roman" w:cs="Times New Roman"/>
                <w:sz w:val="24"/>
                <w:szCs w:val="24"/>
                <w:lang w:eastAsia="es-ES"/>
              </w:rPr>
              <w:t>Attack</w:t>
            </w:r>
          </w:p>
        </w:tc>
        <w:tc>
          <w:tcPr>
            <w:tcW w:w="1080" w:type="dxa"/>
            <w:tcBorders>
              <w:top w:val="nil"/>
              <w:left w:val="nil"/>
              <w:bottom w:val="nil"/>
              <w:right w:val="nil"/>
            </w:tcBorders>
            <w:tcMar>
              <w:top w:w="15" w:type="dxa"/>
              <w:left w:w="140" w:type="dxa"/>
              <w:bottom w:w="15" w:type="dxa"/>
              <w:right w:w="140" w:type="dxa"/>
            </w:tcMar>
            <w:vAlign w:val="center"/>
          </w:tcPr>
          <w:p w14:paraId="3E138BA6" w14:textId="75210FF3"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28.86</w:t>
            </w:r>
          </w:p>
        </w:tc>
        <w:tc>
          <w:tcPr>
            <w:tcW w:w="1138" w:type="dxa"/>
            <w:tcBorders>
              <w:top w:val="nil"/>
              <w:left w:val="nil"/>
              <w:bottom w:val="nil"/>
              <w:right w:val="nil"/>
            </w:tcBorders>
            <w:tcMar>
              <w:top w:w="15" w:type="dxa"/>
              <w:left w:w="140" w:type="dxa"/>
              <w:bottom w:w="15" w:type="dxa"/>
              <w:right w:w="140" w:type="dxa"/>
            </w:tcMar>
            <w:vAlign w:val="center"/>
          </w:tcPr>
          <w:p w14:paraId="0EE12AE9" w14:textId="62ED7CFB"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0.001</w:t>
            </w:r>
          </w:p>
        </w:tc>
        <w:tc>
          <w:tcPr>
            <w:tcW w:w="50" w:type="dxa"/>
            <w:tcBorders>
              <w:top w:val="nil"/>
              <w:left w:val="nil"/>
              <w:bottom w:val="nil"/>
              <w:right w:val="nil"/>
            </w:tcBorders>
          </w:tcPr>
          <w:p w14:paraId="6F37EAA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F3324B3" w14:textId="100ACE80"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18.65</w:t>
            </w:r>
          </w:p>
        </w:tc>
        <w:tc>
          <w:tcPr>
            <w:tcW w:w="900" w:type="dxa"/>
            <w:tcBorders>
              <w:top w:val="nil"/>
              <w:left w:val="nil"/>
              <w:bottom w:val="nil"/>
              <w:right w:val="nil"/>
            </w:tcBorders>
            <w:vAlign w:val="center"/>
          </w:tcPr>
          <w:p w14:paraId="7813BADE" w14:textId="4D572A71"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7801DC">
              <w:rPr>
                <w:rFonts w:ascii="Times New Roman" w:hAnsi="Times New Roman" w:cs="Times New Roman"/>
                <w:sz w:val="24"/>
                <w:szCs w:val="24"/>
                <w:lang w:eastAsia="es-ES"/>
              </w:rPr>
              <w:t>45</w:t>
            </w:r>
          </w:p>
        </w:tc>
      </w:tr>
      <w:tr w:rsidR="001211F0" w:rsidRPr="00AA07B4" w14:paraId="72A4E06A"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785BC9EC" w14:textId="77777777" w:rsidR="001211F0" w:rsidRDefault="001211F0" w:rsidP="006223D7">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14:paraId="745E5FB6" w14:textId="32EBA84A"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62.38</w:t>
            </w:r>
          </w:p>
        </w:tc>
        <w:tc>
          <w:tcPr>
            <w:tcW w:w="1138" w:type="dxa"/>
            <w:tcBorders>
              <w:top w:val="nil"/>
              <w:left w:val="nil"/>
              <w:bottom w:val="nil"/>
              <w:right w:val="nil"/>
            </w:tcBorders>
            <w:tcMar>
              <w:top w:w="15" w:type="dxa"/>
              <w:left w:w="140" w:type="dxa"/>
              <w:bottom w:w="15" w:type="dxa"/>
              <w:right w:w="140" w:type="dxa"/>
            </w:tcMar>
            <w:vAlign w:val="center"/>
          </w:tcPr>
          <w:p w14:paraId="638AC86B"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c>
          <w:tcPr>
            <w:tcW w:w="50" w:type="dxa"/>
            <w:tcBorders>
              <w:top w:val="nil"/>
              <w:left w:val="nil"/>
              <w:bottom w:val="nil"/>
              <w:right w:val="nil"/>
            </w:tcBorders>
          </w:tcPr>
          <w:p w14:paraId="5E37A216"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17521171" w14:textId="4308CD8B"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57.01</w:t>
            </w:r>
          </w:p>
        </w:tc>
        <w:tc>
          <w:tcPr>
            <w:tcW w:w="900" w:type="dxa"/>
            <w:tcBorders>
              <w:top w:val="nil"/>
              <w:left w:val="nil"/>
              <w:bottom w:val="nil"/>
              <w:right w:val="nil"/>
            </w:tcBorders>
            <w:vAlign w:val="center"/>
          </w:tcPr>
          <w:p w14:paraId="4273E1A9" w14:textId="77777777" w:rsidR="001211F0" w:rsidRPr="006E5FF5" w:rsidRDefault="001211F0" w:rsidP="006223D7">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&lt;0.001</w:t>
            </w:r>
          </w:p>
        </w:tc>
      </w:tr>
      <w:tr w:rsidR="001211F0" w:rsidRPr="00AA07B4" w14:paraId="3F20AE4F"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3A424269"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Phenology ↔ Flower number</w:t>
            </w:r>
          </w:p>
        </w:tc>
        <w:tc>
          <w:tcPr>
            <w:tcW w:w="1080" w:type="dxa"/>
            <w:tcBorders>
              <w:top w:val="nil"/>
              <w:left w:val="nil"/>
              <w:bottom w:val="nil"/>
              <w:right w:val="nil"/>
            </w:tcBorders>
            <w:tcMar>
              <w:top w:w="15" w:type="dxa"/>
              <w:left w:w="140" w:type="dxa"/>
              <w:bottom w:w="15" w:type="dxa"/>
              <w:right w:w="140" w:type="dxa"/>
            </w:tcMar>
            <w:vAlign w:val="center"/>
          </w:tcPr>
          <w:p w14:paraId="1AFA9262" w14:textId="6CCFC696"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13.70</w:t>
            </w:r>
          </w:p>
        </w:tc>
        <w:tc>
          <w:tcPr>
            <w:tcW w:w="1138" w:type="dxa"/>
            <w:tcBorders>
              <w:top w:val="nil"/>
              <w:left w:val="nil"/>
              <w:bottom w:val="nil"/>
              <w:right w:val="nil"/>
            </w:tcBorders>
            <w:tcMar>
              <w:top w:w="15" w:type="dxa"/>
              <w:left w:w="140" w:type="dxa"/>
              <w:bottom w:w="15" w:type="dxa"/>
              <w:right w:w="140" w:type="dxa"/>
            </w:tcMar>
            <w:vAlign w:val="center"/>
          </w:tcPr>
          <w:p w14:paraId="19CE8415" w14:textId="56210060"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0.133</w:t>
            </w:r>
          </w:p>
        </w:tc>
        <w:tc>
          <w:tcPr>
            <w:tcW w:w="50" w:type="dxa"/>
            <w:tcBorders>
              <w:top w:val="nil"/>
              <w:left w:val="nil"/>
              <w:bottom w:val="nil"/>
              <w:right w:val="nil"/>
            </w:tcBorders>
          </w:tcPr>
          <w:p w14:paraId="22ADE23D"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03CCF204" w14:textId="0775E779"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7.80</w:t>
            </w:r>
          </w:p>
        </w:tc>
        <w:tc>
          <w:tcPr>
            <w:tcW w:w="900" w:type="dxa"/>
            <w:tcBorders>
              <w:top w:val="nil"/>
              <w:left w:val="nil"/>
              <w:bottom w:val="nil"/>
              <w:right w:val="nil"/>
            </w:tcBorders>
            <w:vAlign w:val="center"/>
          </w:tcPr>
          <w:p w14:paraId="686D2B3D" w14:textId="22C932DB" w:rsidR="001211F0" w:rsidRPr="006E5FF5" w:rsidRDefault="007801DC" w:rsidP="007801DC">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0.648</w:t>
            </w:r>
          </w:p>
        </w:tc>
      </w:tr>
      <w:tr w:rsidR="001211F0" w:rsidRPr="00AA07B4" w14:paraId="533517A4" w14:textId="77777777" w:rsidTr="006223D7">
        <w:tc>
          <w:tcPr>
            <w:tcW w:w="4515" w:type="dxa"/>
            <w:tcBorders>
              <w:top w:val="nil"/>
              <w:left w:val="nil"/>
              <w:bottom w:val="nil"/>
              <w:right w:val="nil"/>
            </w:tcBorders>
            <w:tcMar>
              <w:top w:w="15" w:type="dxa"/>
              <w:left w:w="140" w:type="dxa"/>
              <w:bottom w:w="15" w:type="dxa"/>
              <w:right w:w="140" w:type="dxa"/>
            </w:tcMar>
            <w:vAlign w:val="center"/>
          </w:tcPr>
          <w:p w14:paraId="63CBDCCC"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Phenology ↔ Shoot height</w:t>
            </w:r>
          </w:p>
        </w:tc>
        <w:tc>
          <w:tcPr>
            <w:tcW w:w="1080" w:type="dxa"/>
            <w:tcBorders>
              <w:top w:val="nil"/>
              <w:left w:val="nil"/>
              <w:bottom w:val="nil"/>
              <w:right w:val="nil"/>
            </w:tcBorders>
            <w:tcMar>
              <w:top w:w="15" w:type="dxa"/>
              <w:left w:w="140" w:type="dxa"/>
              <w:bottom w:w="15" w:type="dxa"/>
              <w:right w:w="140" w:type="dxa"/>
            </w:tcMar>
            <w:vAlign w:val="center"/>
          </w:tcPr>
          <w:p w14:paraId="1EE25E9F" w14:textId="13DCC62F"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15.57</w:t>
            </w:r>
          </w:p>
        </w:tc>
        <w:tc>
          <w:tcPr>
            <w:tcW w:w="1138" w:type="dxa"/>
            <w:tcBorders>
              <w:top w:val="nil"/>
              <w:left w:val="nil"/>
              <w:bottom w:val="nil"/>
              <w:right w:val="nil"/>
            </w:tcBorders>
            <w:tcMar>
              <w:top w:w="15" w:type="dxa"/>
              <w:left w:w="140" w:type="dxa"/>
              <w:bottom w:w="15" w:type="dxa"/>
              <w:right w:w="140" w:type="dxa"/>
            </w:tcMar>
            <w:vAlign w:val="center"/>
          </w:tcPr>
          <w:p w14:paraId="6D54AB70" w14:textId="32CA32DD" w:rsidR="001211F0" w:rsidRPr="006E5FF5" w:rsidRDefault="001211F0" w:rsidP="008E1A80">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w:t>
            </w:r>
            <w:r w:rsidR="008E1A80">
              <w:rPr>
                <w:rFonts w:ascii="Times New Roman" w:hAnsi="Times New Roman" w:cs="Times New Roman"/>
                <w:sz w:val="24"/>
                <w:szCs w:val="24"/>
                <w:lang w:eastAsia="es-ES"/>
              </w:rPr>
              <w:t>76</w:t>
            </w:r>
          </w:p>
        </w:tc>
        <w:tc>
          <w:tcPr>
            <w:tcW w:w="50" w:type="dxa"/>
            <w:tcBorders>
              <w:top w:val="nil"/>
              <w:left w:val="nil"/>
              <w:bottom w:val="nil"/>
              <w:right w:val="nil"/>
            </w:tcBorders>
          </w:tcPr>
          <w:p w14:paraId="6441D1EF"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14:paraId="4C1FAD64" w14:textId="672C00B1"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24.90</w:t>
            </w:r>
          </w:p>
        </w:tc>
        <w:tc>
          <w:tcPr>
            <w:tcW w:w="900" w:type="dxa"/>
            <w:tcBorders>
              <w:top w:val="nil"/>
              <w:left w:val="nil"/>
              <w:bottom w:val="nil"/>
              <w:right w:val="nil"/>
            </w:tcBorders>
            <w:vAlign w:val="center"/>
          </w:tcPr>
          <w:p w14:paraId="764BC0EC" w14:textId="7F8C860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0.00</w:t>
            </w:r>
            <w:r w:rsidR="007801DC">
              <w:rPr>
                <w:rFonts w:ascii="Times New Roman" w:hAnsi="Times New Roman" w:cs="Times New Roman"/>
                <w:sz w:val="24"/>
                <w:szCs w:val="24"/>
                <w:lang w:eastAsia="es-ES"/>
              </w:rPr>
              <w:t>6</w:t>
            </w:r>
          </w:p>
        </w:tc>
      </w:tr>
      <w:tr w:rsidR="001211F0" w:rsidRPr="00AA07B4" w14:paraId="537B94A7" w14:textId="77777777" w:rsidTr="001211F0">
        <w:tc>
          <w:tcPr>
            <w:tcW w:w="4515" w:type="dxa"/>
            <w:tcBorders>
              <w:top w:val="nil"/>
              <w:left w:val="nil"/>
              <w:bottom w:val="single" w:sz="12" w:space="0" w:color="auto"/>
              <w:right w:val="nil"/>
            </w:tcBorders>
            <w:tcMar>
              <w:top w:w="15" w:type="dxa"/>
              <w:left w:w="140" w:type="dxa"/>
              <w:bottom w:w="15" w:type="dxa"/>
              <w:right w:w="140" w:type="dxa"/>
            </w:tcMar>
            <w:vAlign w:val="center"/>
          </w:tcPr>
          <w:p w14:paraId="36D8DCCC" w14:textId="77777777" w:rsidR="001211F0" w:rsidRPr="006E5FF5" w:rsidRDefault="001211F0" w:rsidP="006223D7">
            <w:pPr>
              <w:spacing w:after="0" w:line="240" w:lineRule="auto"/>
              <w:rPr>
                <w:rFonts w:ascii="Times New Roman" w:hAnsi="Times New Roman" w:cs="Times New Roman"/>
                <w:sz w:val="24"/>
                <w:szCs w:val="24"/>
                <w:lang w:eastAsia="es-ES"/>
              </w:rPr>
            </w:pPr>
            <w:r w:rsidRPr="006E5FF5">
              <w:rPr>
                <w:rFonts w:ascii="Times New Roman" w:hAnsi="Times New Roman" w:cs="Times New Roman"/>
                <w:sz w:val="24"/>
                <w:szCs w:val="24"/>
                <w:lang w:eastAsia="es-ES"/>
              </w:rPr>
              <w:t>Shoot height ↔ Flower number</w:t>
            </w:r>
          </w:p>
        </w:tc>
        <w:tc>
          <w:tcPr>
            <w:tcW w:w="1080" w:type="dxa"/>
            <w:tcBorders>
              <w:top w:val="nil"/>
              <w:left w:val="nil"/>
              <w:bottom w:val="single" w:sz="12" w:space="0" w:color="auto"/>
              <w:right w:val="nil"/>
            </w:tcBorders>
            <w:tcMar>
              <w:top w:w="15" w:type="dxa"/>
              <w:left w:w="140" w:type="dxa"/>
              <w:bottom w:w="15" w:type="dxa"/>
              <w:right w:w="140" w:type="dxa"/>
            </w:tcMar>
            <w:vAlign w:val="center"/>
          </w:tcPr>
          <w:p w14:paraId="389B5F5E" w14:textId="5957CAF2"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11.27</w:t>
            </w:r>
          </w:p>
        </w:tc>
        <w:tc>
          <w:tcPr>
            <w:tcW w:w="1138" w:type="dxa"/>
            <w:tcBorders>
              <w:top w:val="nil"/>
              <w:left w:val="nil"/>
              <w:bottom w:val="single" w:sz="12" w:space="0" w:color="auto"/>
              <w:right w:val="nil"/>
            </w:tcBorders>
            <w:tcMar>
              <w:top w:w="15" w:type="dxa"/>
              <w:left w:w="140" w:type="dxa"/>
              <w:bottom w:w="15" w:type="dxa"/>
              <w:right w:w="140" w:type="dxa"/>
            </w:tcMar>
            <w:vAlign w:val="center"/>
          </w:tcPr>
          <w:p w14:paraId="3BA66A26" w14:textId="0D41AB3E" w:rsidR="001211F0" w:rsidRPr="006E5FF5" w:rsidRDefault="008E1A80"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0.258</w:t>
            </w:r>
          </w:p>
        </w:tc>
        <w:tc>
          <w:tcPr>
            <w:tcW w:w="50" w:type="dxa"/>
            <w:tcBorders>
              <w:top w:val="nil"/>
              <w:left w:val="nil"/>
              <w:bottom w:val="single" w:sz="12" w:space="0" w:color="auto"/>
              <w:right w:val="nil"/>
            </w:tcBorders>
          </w:tcPr>
          <w:p w14:paraId="7A42F4D7" w14:textId="77777777" w:rsidR="001211F0" w:rsidRPr="006E5FF5" w:rsidRDefault="001211F0" w:rsidP="006223D7">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14:paraId="75B7CF6B" w14:textId="05BFFF1C" w:rsidR="001211F0" w:rsidRPr="006E5FF5" w:rsidRDefault="007801DC" w:rsidP="006223D7">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10.893</w:t>
            </w:r>
          </w:p>
        </w:tc>
        <w:tc>
          <w:tcPr>
            <w:tcW w:w="900" w:type="dxa"/>
            <w:tcBorders>
              <w:top w:val="nil"/>
              <w:left w:val="nil"/>
              <w:bottom w:val="single" w:sz="12" w:space="0" w:color="auto"/>
              <w:right w:val="nil"/>
            </w:tcBorders>
            <w:vAlign w:val="center"/>
          </w:tcPr>
          <w:p w14:paraId="279D2AB1" w14:textId="6B01CD4D" w:rsidR="001211F0" w:rsidRPr="006E5FF5" w:rsidRDefault="001211F0" w:rsidP="007801DC">
            <w:pPr>
              <w:spacing w:after="0" w:line="240" w:lineRule="auto"/>
              <w:jc w:val="center"/>
              <w:rPr>
                <w:rFonts w:ascii="Times New Roman" w:hAnsi="Times New Roman" w:cs="Times New Roman"/>
                <w:sz w:val="24"/>
                <w:szCs w:val="24"/>
                <w:lang w:eastAsia="es-ES"/>
              </w:rPr>
            </w:pPr>
            <w:r w:rsidRPr="006E5FF5">
              <w:rPr>
                <w:rFonts w:ascii="Times New Roman" w:hAnsi="Times New Roman" w:cs="Times New Roman"/>
                <w:sz w:val="24"/>
                <w:szCs w:val="24"/>
                <w:lang w:eastAsia="es-ES"/>
              </w:rPr>
              <w:t>0.</w:t>
            </w:r>
            <w:r w:rsidR="007801DC">
              <w:rPr>
                <w:rFonts w:ascii="Times New Roman" w:hAnsi="Times New Roman" w:cs="Times New Roman"/>
                <w:sz w:val="24"/>
                <w:szCs w:val="24"/>
                <w:lang w:eastAsia="es-ES"/>
              </w:rPr>
              <w:t>366</w:t>
            </w:r>
          </w:p>
        </w:tc>
      </w:tr>
    </w:tbl>
    <w:p w14:paraId="1520506B" w14:textId="77777777" w:rsidR="008E1A80" w:rsidRDefault="008E1A80">
      <w:pPr>
        <w:spacing w:after="0" w:line="240" w:lineRule="auto"/>
        <w:rPr>
          <w:rFonts w:ascii="Times New Roman" w:hAnsi="Times New Roman" w:cs="Times New Roman"/>
          <w:sz w:val="24"/>
          <w:szCs w:val="24"/>
          <w:lang w:val="en-US"/>
        </w:rPr>
      </w:pPr>
    </w:p>
    <w:p w14:paraId="16B66D15" w14:textId="560F05BD" w:rsidR="001211F0" w:rsidRDefault="008E1A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11F0">
        <w:rPr>
          <w:rFonts w:ascii="Times New Roman" w:hAnsi="Times New Roman" w:cs="Times New Roman"/>
          <w:sz w:val="24"/>
          <w:szCs w:val="24"/>
          <w:lang w:val="en-US"/>
        </w:rPr>
        <w:br w:type="page"/>
      </w:r>
    </w:p>
    <w:p w14:paraId="5ECDE9A9" w14:textId="6ADB66C7" w:rsidR="008C2A32" w:rsidRDefault="008C2A32" w:rsidP="008C2A32">
      <w:pPr>
        <w:rPr>
          <w:ins w:id="397" w:author="Alicia" w:date="2016-06-01T17:40:00Z"/>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7</w:t>
      </w:r>
      <w:r>
        <w:rPr>
          <w:rFonts w:ascii="Times New Roman" w:hAnsi="Times New Roman" w:cs="Times New Roman"/>
          <w:sz w:val="24"/>
          <w:szCs w:val="24"/>
          <w:lang w:val="en-US"/>
        </w:rPr>
        <w:t>: Linear selection gradients (</w:t>
      </w:r>
      <w:r>
        <w:rPr>
          <w:rFonts w:ascii="Symbol" w:hAnsi="Symbol" w:cs="Symbol"/>
          <w:sz w:val="24"/>
          <w:szCs w:val="24"/>
          <w:lang w:val="en-US"/>
        </w:rPr>
        <w:t></w:t>
      </w:r>
      <w:r>
        <w:rPr>
          <w:rFonts w:ascii="Times New Roman" w:hAnsi="Times New Roman" w:cs="Times New Roman"/>
          <w:sz w:val="24"/>
          <w:szCs w:val="24"/>
          <w:lang w:val="en-US"/>
        </w:rPr>
        <w:t>’s from multiple regressions of relative fitness</w:t>
      </w:r>
      <w:r w:rsidR="00D9101E">
        <w:rPr>
          <w:rFonts w:ascii="Times New Roman" w:hAnsi="Times New Roman" w:cs="Times New Roman"/>
          <w:sz w:val="24"/>
          <w:szCs w:val="24"/>
          <w:lang w:val="en-US"/>
        </w:rPr>
        <w:t xml:space="preserve"> </w:t>
      </w:r>
      <w:r>
        <w:rPr>
          <w:rFonts w:ascii="Times New Roman" w:hAnsi="Times New Roman" w:cs="Times New Roman"/>
          <w:sz w:val="24"/>
          <w:szCs w:val="24"/>
          <w:lang w:val="en-US"/>
        </w:rPr>
        <w:t>on standardized reproductive traits</w:t>
      </w:r>
      <w:ins w:id="398" w:author="Alicia" w:date="2016-06-01T18:12:00Z">
        <w:r w:rsidR="00D9101E" w:rsidRPr="00D9101E">
          <w:rPr>
            <w:rFonts w:ascii="Times New Roman" w:hAnsi="Times New Roman" w:cs="Times New Roman"/>
            <w:sz w:val="24"/>
            <w:szCs w:val="24"/>
            <w:lang w:val="en-US"/>
          </w:rPr>
          <w:t xml:space="preserve"> </w:t>
        </w:r>
        <w:r w:rsidR="00D9101E">
          <w:rPr>
            <w:rFonts w:ascii="Times New Roman" w:hAnsi="Times New Roman" w:cs="Times New Roman"/>
            <w:sz w:val="24"/>
            <w:szCs w:val="24"/>
            <w:lang w:val="en-US"/>
          </w:rPr>
          <w:t xml:space="preserve">of </w:t>
        </w:r>
        <w:r w:rsidR="00D9101E" w:rsidRPr="005B4E3C">
          <w:rPr>
            <w:rFonts w:ascii="Times New Roman" w:hAnsi="Times New Roman" w:cs="Times New Roman"/>
            <w:sz w:val="24"/>
            <w:szCs w:val="24"/>
            <w:lang w:val="en-US" w:eastAsia="es-ES"/>
          </w:rPr>
          <w:t xml:space="preserve">the plant </w:t>
        </w:r>
        <w:r w:rsidR="00D9101E" w:rsidRPr="00EB6DC8">
          <w:rPr>
            <w:rFonts w:ascii="Times New Roman" w:hAnsi="Times New Roman" w:cs="Times New Roman"/>
            <w:i/>
            <w:sz w:val="24"/>
            <w:szCs w:val="24"/>
            <w:lang w:val="en-US" w:eastAsia="es-ES"/>
          </w:rPr>
          <w:t>G. pneumonanthe</w:t>
        </w:r>
      </w:ins>
      <w:r>
        <w:rPr>
          <w:rFonts w:ascii="Times New Roman" w:hAnsi="Times New Roman" w:cs="Times New Roman"/>
          <w:sz w:val="24"/>
          <w:szCs w:val="24"/>
          <w:lang w:val="en-US"/>
        </w:rPr>
        <w:t xml:space="preserve">) for each population </w:t>
      </w:r>
      <w:ins w:id="399" w:author="Alicia" w:date="2016-06-01T18:13:00Z">
        <w:r w:rsidR="00D9101E">
          <w:rPr>
            <w:rFonts w:ascii="Times New Roman" w:hAnsi="Times New Roman" w:cs="Times New Roman"/>
            <w:sz w:val="24"/>
            <w:szCs w:val="24"/>
            <w:lang w:val="en-US"/>
          </w:rPr>
          <w:t xml:space="preserve">with and without the </w:t>
        </w:r>
      </w:ins>
      <w:ins w:id="400" w:author="Alicia" w:date="2016-06-01T18:14:00Z">
        <w:r w:rsidR="00D9101E">
          <w:rPr>
            <w:rFonts w:ascii="Times New Roman" w:hAnsi="Times New Roman" w:cs="Times New Roman"/>
            <w:sz w:val="24"/>
            <w:szCs w:val="24"/>
            <w:lang w:val="en-US"/>
          </w:rPr>
          <w:t>butterfly</w:t>
        </w:r>
      </w:ins>
      <w:ins w:id="401" w:author="Alicia" w:date="2016-06-01T18:13:00Z">
        <w:r w:rsidR="00D9101E" w:rsidRPr="00D9101E">
          <w:rPr>
            <w:rFonts w:ascii="Times New Roman" w:hAnsi="Times New Roman" w:cs="Times New Roman"/>
            <w:sz w:val="24"/>
            <w:szCs w:val="24"/>
            <w:lang w:val="en-US" w:eastAsia="es-ES"/>
          </w:rPr>
          <w:t xml:space="preserve"> </w:t>
        </w:r>
        <w:r w:rsidR="00D9101E" w:rsidRPr="00D9101E">
          <w:rPr>
            <w:rFonts w:ascii="Times New Roman" w:hAnsi="Times New Roman" w:cs="Times New Roman"/>
            <w:i/>
            <w:sz w:val="24"/>
            <w:szCs w:val="24"/>
            <w:lang w:val="en-US" w:eastAsia="es-ES"/>
          </w:rPr>
          <w:t>P. alcon</w:t>
        </w:r>
        <w:r w:rsidR="00D9101E">
          <w:rPr>
            <w:rFonts w:ascii="Times New Roman" w:hAnsi="Times New Roman" w:cs="Times New Roman"/>
            <w:i/>
            <w:sz w:val="24"/>
            <w:szCs w:val="24"/>
            <w:lang w:val="en-US" w:eastAsia="es-ES"/>
          </w:rPr>
          <w:t xml:space="preserve"> </w:t>
        </w:r>
      </w:ins>
      <w:r>
        <w:rPr>
          <w:rFonts w:ascii="Times New Roman" w:hAnsi="Times New Roman" w:cs="Times New Roman"/>
          <w:sz w:val="24"/>
          <w:szCs w:val="24"/>
          <w:lang w:val="en-US"/>
        </w:rPr>
        <w:t xml:space="preserve">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14:paraId="3EAE8EE3" w14:textId="77777777" w:rsidTr="008C2A32">
        <w:trPr>
          <w:cantSplit/>
          <w:trHeight w:val="170"/>
        </w:trPr>
        <w:tc>
          <w:tcPr>
            <w:tcW w:w="1181" w:type="dxa"/>
            <w:gridSpan w:val="2"/>
            <w:vMerge w:val="restart"/>
            <w:tcBorders>
              <w:top w:val="single" w:sz="18" w:space="0" w:color="auto"/>
              <w:left w:val="nil"/>
              <w:bottom w:val="nil"/>
              <w:right w:val="nil"/>
            </w:tcBorders>
            <w:vAlign w:val="center"/>
          </w:tcPr>
          <w:p w14:paraId="1C89D11D"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14:paraId="6E27FB68"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14:paraId="0EE4B5A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14:paraId="771883E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14:paraId="028836E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14:paraId="5AE700E9" w14:textId="77777777" w:rsidTr="008C2A32">
        <w:trPr>
          <w:cantSplit/>
          <w:trHeight w:val="669"/>
        </w:trPr>
        <w:tc>
          <w:tcPr>
            <w:tcW w:w="1181" w:type="dxa"/>
            <w:gridSpan w:val="2"/>
            <w:vMerge/>
            <w:tcBorders>
              <w:top w:val="nil"/>
              <w:left w:val="nil"/>
              <w:bottom w:val="single" w:sz="18" w:space="0" w:color="auto"/>
              <w:right w:val="nil"/>
            </w:tcBorders>
            <w:vAlign w:val="center"/>
          </w:tcPr>
          <w:p w14:paraId="49AC6DF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14:paraId="77026800"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14:paraId="325CC3B5"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2BCCCC66"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ACA3021"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14:paraId="69A5625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08BA834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14:paraId="764B85FF"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14:paraId="4A6078D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14:paraId="72092EB7"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14:paraId="6552156B"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14:paraId="190C9C4A" w14:textId="77777777"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14:paraId="13D4846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
        </w:tc>
      </w:tr>
      <w:tr w:rsidR="008C2A32" w14:paraId="77CA44CA" w14:textId="77777777" w:rsidTr="008C2A32">
        <w:trPr>
          <w:cantSplit/>
          <w:trHeight w:val="300"/>
        </w:trPr>
        <w:tc>
          <w:tcPr>
            <w:tcW w:w="1181" w:type="dxa"/>
            <w:gridSpan w:val="2"/>
            <w:tcBorders>
              <w:top w:val="single" w:sz="18" w:space="0" w:color="auto"/>
              <w:left w:val="nil"/>
              <w:bottom w:val="nil"/>
              <w:right w:val="nil"/>
            </w:tcBorders>
          </w:tcPr>
          <w:p w14:paraId="6B1AC0A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With </w:t>
            </w:r>
            <w:r>
              <w:rPr>
                <w:rFonts w:ascii="Times New Roman" w:hAnsi="Times New Roman" w:cs="Times New Roman"/>
                <w:i/>
                <w:iCs/>
                <w:color w:val="000000"/>
                <w:sz w:val="24"/>
                <w:szCs w:val="24"/>
                <w:lang w:eastAsia="es-ES"/>
              </w:rPr>
              <w:t>P. alcon</w:t>
            </w:r>
          </w:p>
        </w:tc>
        <w:tc>
          <w:tcPr>
            <w:tcW w:w="160" w:type="dxa"/>
            <w:tcBorders>
              <w:top w:val="single" w:sz="18" w:space="0" w:color="auto"/>
              <w:left w:val="nil"/>
              <w:bottom w:val="nil"/>
              <w:right w:val="nil"/>
            </w:tcBorders>
          </w:tcPr>
          <w:p w14:paraId="7C5E015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D6545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7136D7A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14:paraId="5FFAFDE0"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14:paraId="3AEA51D1"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14:paraId="4A5197CA"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14:paraId="37390A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14:paraId="2256D230" w14:textId="77777777" w:rsidR="008C2A32" w:rsidRDefault="008C2A32" w:rsidP="008C2A32">
            <w:pPr>
              <w:spacing w:after="0" w:line="240" w:lineRule="auto"/>
              <w:rPr>
                <w:rFonts w:ascii="Times New Roman" w:hAnsi="Times New Roman" w:cs="Times New Roman"/>
                <w:color w:val="000000"/>
                <w:sz w:val="24"/>
                <w:szCs w:val="24"/>
                <w:lang w:eastAsia="es-ES"/>
              </w:rPr>
            </w:pPr>
          </w:p>
        </w:tc>
      </w:tr>
      <w:tr w:rsidR="008C2A32" w14:paraId="5BBE1462" w14:textId="77777777" w:rsidTr="008C2A32">
        <w:trPr>
          <w:trHeight w:val="300"/>
        </w:trPr>
        <w:tc>
          <w:tcPr>
            <w:tcW w:w="160" w:type="dxa"/>
            <w:tcBorders>
              <w:top w:val="nil"/>
              <w:left w:val="nil"/>
              <w:bottom w:val="nil"/>
              <w:right w:val="nil"/>
            </w:tcBorders>
            <w:vAlign w:val="bottom"/>
          </w:tcPr>
          <w:p w14:paraId="25BDF2E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31CECD4"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14:paraId="07B6312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3873D4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14:paraId="264643B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14:paraId="70A0B54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14:paraId="6057FB1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A47F96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14:paraId="26385ED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14:paraId="5B9AC68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14:paraId="2DC7560F" w14:textId="77777777" w:rsidTr="008C2A32">
        <w:trPr>
          <w:trHeight w:val="300"/>
        </w:trPr>
        <w:tc>
          <w:tcPr>
            <w:tcW w:w="160" w:type="dxa"/>
            <w:tcBorders>
              <w:top w:val="nil"/>
              <w:left w:val="nil"/>
              <w:bottom w:val="nil"/>
              <w:right w:val="nil"/>
            </w:tcBorders>
            <w:vAlign w:val="bottom"/>
          </w:tcPr>
          <w:p w14:paraId="2620E56B"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70E1056"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14:paraId="5195A49C"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D8C7B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14:paraId="3B71B5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14:paraId="143AC4C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14:paraId="2D9AF99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2D6577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14:paraId="28B7E0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14:paraId="31192C5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14:paraId="095EB3AD" w14:textId="77777777" w:rsidTr="008C2A32">
        <w:trPr>
          <w:trHeight w:val="300"/>
        </w:trPr>
        <w:tc>
          <w:tcPr>
            <w:tcW w:w="160" w:type="dxa"/>
            <w:tcBorders>
              <w:top w:val="nil"/>
              <w:left w:val="nil"/>
              <w:bottom w:val="nil"/>
              <w:right w:val="nil"/>
            </w:tcBorders>
            <w:vAlign w:val="bottom"/>
          </w:tcPr>
          <w:p w14:paraId="533D3D5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F67F0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14:paraId="017A99C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76B59F6"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14:paraId="4C67225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14:paraId="2B9C243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14:paraId="2027157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66E95BA"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14:paraId="2B72B5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14:paraId="6AB6FEED"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14:paraId="40B589AA" w14:textId="77777777" w:rsidTr="008C2A32">
        <w:trPr>
          <w:trHeight w:val="300"/>
        </w:trPr>
        <w:tc>
          <w:tcPr>
            <w:tcW w:w="160" w:type="dxa"/>
            <w:tcBorders>
              <w:top w:val="nil"/>
              <w:left w:val="nil"/>
              <w:bottom w:val="nil"/>
              <w:right w:val="nil"/>
            </w:tcBorders>
            <w:vAlign w:val="bottom"/>
          </w:tcPr>
          <w:p w14:paraId="111FA4B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5FE515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14:paraId="0883B9D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07E612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14:paraId="4B60DC8B"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14:paraId="5DF9AB1E"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14:paraId="4E2689F2"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786DFE8"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14:paraId="4C489CB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14:paraId="18B05B91"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14:paraId="7A61FEC0" w14:textId="77777777" w:rsidTr="008C2A32">
        <w:trPr>
          <w:trHeight w:val="300"/>
        </w:trPr>
        <w:tc>
          <w:tcPr>
            <w:tcW w:w="160" w:type="dxa"/>
            <w:tcBorders>
              <w:top w:val="nil"/>
              <w:left w:val="nil"/>
              <w:bottom w:val="nil"/>
              <w:right w:val="nil"/>
            </w:tcBorders>
            <w:vAlign w:val="bottom"/>
          </w:tcPr>
          <w:p w14:paraId="0F6F1D3F"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34C1AF3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14:paraId="056C773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D26AB2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14:paraId="3F811B7C"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14:paraId="57084AD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14:paraId="742C48C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1F04A30"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14:paraId="5A5AFC43"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14:paraId="6F8C7499" w14:textId="77777777"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14:paraId="655BE58B" w14:textId="77777777" w:rsidTr="008C2A32">
        <w:trPr>
          <w:trHeight w:val="300"/>
        </w:trPr>
        <w:tc>
          <w:tcPr>
            <w:tcW w:w="160" w:type="dxa"/>
            <w:tcBorders>
              <w:top w:val="nil"/>
              <w:left w:val="nil"/>
              <w:bottom w:val="nil"/>
              <w:right w:val="nil"/>
            </w:tcBorders>
            <w:vAlign w:val="bottom"/>
          </w:tcPr>
          <w:p w14:paraId="1C76FE9E"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1C12B86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14:paraId="153952C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5329BD2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14:paraId="034ACD6D"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14:paraId="67B787E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14:paraId="06E61A7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4930F4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14:paraId="58BD8615"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14:paraId="79CDC06C"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14:paraId="1A6729AB" w14:textId="77777777" w:rsidTr="008C2A32">
        <w:trPr>
          <w:trHeight w:val="300"/>
        </w:trPr>
        <w:tc>
          <w:tcPr>
            <w:tcW w:w="160" w:type="dxa"/>
            <w:tcBorders>
              <w:top w:val="nil"/>
              <w:left w:val="nil"/>
              <w:bottom w:val="nil"/>
              <w:right w:val="nil"/>
            </w:tcBorders>
            <w:vAlign w:val="bottom"/>
          </w:tcPr>
          <w:p w14:paraId="1181FE82"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30D821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14:paraId="784577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C161CA2"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14:paraId="1755376A"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14:paraId="3B3B98B4"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14:paraId="785DF7E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7FC097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14:paraId="2B043569"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14:paraId="5B81B77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14:paraId="6801448F" w14:textId="77777777" w:rsidTr="008C2A32">
        <w:trPr>
          <w:trHeight w:val="300"/>
        </w:trPr>
        <w:tc>
          <w:tcPr>
            <w:tcW w:w="160" w:type="dxa"/>
            <w:tcBorders>
              <w:top w:val="nil"/>
              <w:left w:val="nil"/>
              <w:bottom w:val="nil"/>
              <w:right w:val="nil"/>
            </w:tcBorders>
            <w:vAlign w:val="bottom"/>
          </w:tcPr>
          <w:p w14:paraId="02B640C5"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4DF6929"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14:paraId="29D20817"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98D1BB1"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14:paraId="356C3E20"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14:paraId="14982FF6"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14:paraId="2D74BE2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72AF59BF"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14:paraId="4C12D917"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14:paraId="0A1F25FE" w14:textId="77777777"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14:paraId="194EFB8C" w14:textId="77777777" w:rsidTr="008C2A32">
        <w:trPr>
          <w:trHeight w:val="300"/>
        </w:trPr>
        <w:tc>
          <w:tcPr>
            <w:tcW w:w="160" w:type="dxa"/>
            <w:tcBorders>
              <w:top w:val="nil"/>
              <w:left w:val="nil"/>
              <w:bottom w:val="nil"/>
              <w:right w:val="nil"/>
            </w:tcBorders>
            <w:vAlign w:val="bottom"/>
          </w:tcPr>
          <w:p w14:paraId="13B00023"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201FE8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14:paraId="018F5E2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741B224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14:paraId="4FFFF00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14:paraId="28A79B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14:paraId="40F9D3E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4B42759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14:paraId="4FA52E2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14:paraId="0EE8F01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14:paraId="0320B6D5" w14:textId="77777777" w:rsidTr="008C2A32">
        <w:trPr>
          <w:trHeight w:val="300"/>
        </w:trPr>
        <w:tc>
          <w:tcPr>
            <w:tcW w:w="160" w:type="dxa"/>
            <w:tcBorders>
              <w:top w:val="nil"/>
              <w:left w:val="nil"/>
              <w:bottom w:val="nil"/>
              <w:right w:val="nil"/>
            </w:tcBorders>
            <w:vAlign w:val="bottom"/>
          </w:tcPr>
          <w:p w14:paraId="0614D9E4"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68F7C3DC"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14:paraId="0421CC6E"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FAC54F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14:paraId="3143E8F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14:paraId="154BFFE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14:paraId="1FA5FE8B"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E22CD0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14:paraId="581F3CC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14:paraId="416CB9C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14:paraId="7F41B0B5" w14:textId="77777777" w:rsidTr="008C2A32">
        <w:trPr>
          <w:trHeight w:val="300"/>
        </w:trPr>
        <w:tc>
          <w:tcPr>
            <w:tcW w:w="160" w:type="dxa"/>
            <w:tcBorders>
              <w:top w:val="nil"/>
              <w:left w:val="nil"/>
              <w:bottom w:val="single" w:sz="2" w:space="0" w:color="auto"/>
              <w:right w:val="nil"/>
            </w:tcBorders>
            <w:vAlign w:val="bottom"/>
          </w:tcPr>
          <w:p w14:paraId="1912B63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14:paraId="7DE41AB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14:paraId="32E2CA8F"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14:paraId="41819A3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14:paraId="240596F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14:paraId="057CF53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14:paraId="25D8325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14:paraId="721135D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14:paraId="194C20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14:paraId="18869CF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14:paraId="20D0B6B6" w14:textId="77777777" w:rsidTr="008C2A32">
        <w:trPr>
          <w:trHeight w:val="300"/>
        </w:trPr>
        <w:tc>
          <w:tcPr>
            <w:tcW w:w="1181" w:type="dxa"/>
            <w:gridSpan w:val="2"/>
            <w:tcBorders>
              <w:top w:val="single" w:sz="2" w:space="0" w:color="auto"/>
              <w:left w:val="nil"/>
              <w:bottom w:val="nil"/>
              <w:right w:val="nil"/>
            </w:tcBorders>
          </w:tcPr>
          <w:p w14:paraId="16251A4D"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Without </w:t>
            </w:r>
            <w:r>
              <w:rPr>
                <w:rFonts w:ascii="Times New Roman" w:hAnsi="Times New Roman" w:cs="Times New Roman"/>
                <w:i/>
                <w:iCs/>
                <w:color w:val="000000"/>
                <w:sz w:val="24"/>
                <w:szCs w:val="24"/>
                <w:lang w:eastAsia="es-ES"/>
              </w:rPr>
              <w:t>P. alcon</w:t>
            </w:r>
          </w:p>
        </w:tc>
        <w:tc>
          <w:tcPr>
            <w:tcW w:w="160" w:type="dxa"/>
            <w:tcBorders>
              <w:top w:val="single" w:sz="2" w:space="0" w:color="auto"/>
              <w:left w:val="nil"/>
              <w:bottom w:val="nil"/>
              <w:right w:val="nil"/>
            </w:tcBorders>
          </w:tcPr>
          <w:p w14:paraId="286EA9E8"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14:paraId="3878EA0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11B6994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14:paraId="252251D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14:paraId="30AA8F48"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14:paraId="1A477F6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14:paraId="43EF0F0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14:paraId="4521128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14:paraId="13A9524D" w14:textId="77777777" w:rsidTr="008C2A32">
        <w:trPr>
          <w:trHeight w:val="300"/>
        </w:trPr>
        <w:tc>
          <w:tcPr>
            <w:tcW w:w="160" w:type="dxa"/>
            <w:tcBorders>
              <w:top w:val="nil"/>
              <w:left w:val="nil"/>
              <w:bottom w:val="nil"/>
              <w:right w:val="nil"/>
            </w:tcBorders>
            <w:vAlign w:val="bottom"/>
          </w:tcPr>
          <w:p w14:paraId="01FE2CA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0F03AF8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14:paraId="1B72868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9E918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14:paraId="454298C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14:paraId="26EBD9DE"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14:paraId="4111EFBE"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8271A8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14:paraId="3F32547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8DFFAE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14:paraId="425E78A2" w14:textId="77777777" w:rsidTr="008C2A32">
        <w:trPr>
          <w:trHeight w:val="300"/>
        </w:trPr>
        <w:tc>
          <w:tcPr>
            <w:tcW w:w="160" w:type="dxa"/>
            <w:tcBorders>
              <w:top w:val="nil"/>
              <w:left w:val="nil"/>
              <w:bottom w:val="nil"/>
              <w:right w:val="nil"/>
            </w:tcBorders>
            <w:vAlign w:val="bottom"/>
          </w:tcPr>
          <w:p w14:paraId="61C71A67"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E4CD7BB"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14:paraId="54FCF38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07167C2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4A580F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14:paraId="5C506DC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14:paraId="1491198F"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D8E2C6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14:paraId="724996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14:paraId="0C23541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14:paraId="4728FBB0" w14:textId="77777777" w:rsidTr="008C2A32">
        <w:trPr>
          <w:trHeight w:val="300"/>
        </w:trPr>
        <w:tc>
          <w:tcPr>
            <w:tcW w:w="160" w:type="dxa"/>
            <w:tcBorders>
              <w:top w:val="nil"/>
              <w:left w:val="nil"/>
              <w:bottom w:val="nil"/>
              <w:right w:val="nil"/>
            </w:tcBorders>
            <w:vAlign w:val="bottom"/>
          </w:tcPr>
          <w:p w14:paraId="3D46BD1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5DD1C857"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14:paraId="53FFA465"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152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14:paraId="2911F0F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14:paraId="3056585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14:paraId="7B882AA4"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31D8CD6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54C39E3"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38559B0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1BC49A38" w14:textId="77777777" w:rsidTr="008C2A32">
        <w:trPr>
          <w:trHeight w:val="300"/>
        </w:trPr>
        <w:tc>
          <w:tcPr>
            <w:tcW w:w="160" w:type="dxa"/>
            <w:tcBorders>
              <w:top w:val="nil"/>
              <w:left w:val="nil"/>
              <w:bottom w:val="nil"/>
              <w:right w:val="nil"/>
            </w:tcBorders>
            <w:vAlign w:val="bottom"/>
          </w:tcPr>
          <w:p w14:paraId="0A4C65D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FEC5103"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14:paraId="17EC9A63"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AEB87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14:paraId="68BD1AC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14:paraId="39B8E7E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14:paraId="05A4ADA9"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9A6D6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30888F7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01F47F4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77F65462" w14:textId="77777777" w:rsidTr="008C2A32">
        <w:trPr>
          <w:trHeight w:val="300"/>
        </w:trPr>
        <w:tc>
          <w:tcPr>
            <w:tcW w:w="160" w:type="dxa"/>
            <w:tcBorders>
              <w:top w:val="nil"/>
              <w:left w:val="nil"/>
              <w:bottom w:val="nil"/>
              <w:right w:val="nil"/>
            </w:tcBorders>
            <w:vAlign w:val="bottom"/>
          </w:tcPr>
          <w:p w14:paraId="605D29BD"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1172EDE"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14:paraId="216DFA7A"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132EEFA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14:paraId="0AAD225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14:paraId="2F0AB4A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14:paraId="48C03C3C"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1D3A90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00086C9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5E3A26F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0BA4D6AB" w14:textId="77777777" w:rsidTr="008C2A32">
        <w:trPr>
          <w:trHeight w:val="300"/>
        </w:trPr>
        <w:tc>
          <w:tcPr>
            <w:tcW w:w="160" w:type="dxa"/>
            <w:tcBorders>
              <w:top w:val="nil"/>
              <w:left w:val="nil"/>
              <w:bottom w:val="nil"/>
              <w:right w:val="nil"/>
            </w:tcBorders>
            <w:vAlign w:val="bottom"/>
          </w:tcPr>
          <w:p w14:paraId="40101BFA"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450E20B5"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14:paraId="4A09A641"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6F3BF8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14:paraId="6AA744B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14:paraId="2E04EDFD"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14:paraId="0E2AC8E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1A69C5B2"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14:paraId="66D20299"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14:paraId="21BA859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14:paraId="2713DF82" w14:textId="77777777" w:rsidTr="008C2A32">
        <w:trPr>
          <w:trHeight w:val="300"/>
        </w:trPr>
        <w:tc>
          <w:tcPr>
            <w:tcW w:w="160" w:type="dxa"/>
            <w:tcBorders>
              <w:top w:val="nil"/>
              <w:left w:val="nil"/>
              <w:bottom w:val="nil"/>
              <w:right w:val="nil"/>
            </w:tcBorders>
            <w:vAlign w:val="bottom"/>
          </w:tcPr>
          <w:p w14:paraId="4DCC108C"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28A3AE1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14:paraId="2A59888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47D7B8C0"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14:paraId="39D7747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14:paraId="199AF2F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14:paraId="68678E06"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7C061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14:paraId="5A575C7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14:paraId="648395BA"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14:paraId="4A67F832" w14:textId="77777777" w:rsidTr="008C2A32">
        <w:trPr>
          <w:trHeight w:val="300"/>
        </w:trPr>
        <w:tc>
          <w:tcPr>
            <w:tcW w:w="160" w:type="dxa"/>
            <w:tcBorders>
              <w:top w:val="nil"/>
              <w:left w:val="nil"/>
              <w:bottom w:val="nil"/>
              <w:right w:val="nil"/>
            </w:tcBorders>
            <w:vAlign w:val="bottom"/>
          </w:tcPr>
          <w:p w14:paraId="40723706"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14:paraId="78B5AEE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14:paraId="6D02D570"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14:paraId="20C31284"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14:paraId="76AA09E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14:paraId="744B96DF"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14:paraId="12E7D7D5"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14:paraId="634FD2B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14:paraId="08542D4C"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14:paraId="205A7C8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14:paraId="307D41A5" w14:textId="77777777" w:rsidTr="008C2A32">
        <w:trPr>
          <w:trHeight w:val="300"/>
        </w:trPr>
        <w:tc>
          <w:tcPr>
            <w:tcW w:w="160" w:type="dxa"/>
            <w:tcBorders>
              <w:top w:val="nil"/>
              <w:left w:val="nil"/>
              <w:bottom w:val="single" w:sz="18" w:space="0" w:color="auto"/>
              <w:right w:val="nil"/>
            </w:tcBorders>
            <w:vAlign w:val="bottom"/>
          </w:tcPr>
          <w:p w14:paraId="11A97600" w14:textId="77777777"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14:paraId="2D209DB1" w14:textId="77777777"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14:paraId="574E51E9" w14:textId="77777777"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14:paraId="72A943D7"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14:paraId="629C7408"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14:paraId="271C4A86"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14:paraId="0363B493" w14:textId="77777777"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14:paraId="2313203B"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14:paraId="2FC82D15"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14:paraId="2D765A91" w14:textId="77777777"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14:paraId="504C3008" w14:textId="77777777"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p &lt; 0.05; ** p &lt; 0.01; *** p &lt; 0.001</w:t>
      </w:r>
    </w:p>
    <w:p w14:paraId="15DB7BA0" w14:textId="063B46EC"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w:t>
      </w:r>
      <w:r w:rsidR="002A3221">
        <w:rPr>
          <w:rFonts w:ascii="Times New Roman" w:hAnsi="Times New Roman" w:cs="Times New Roman"/>
          <w:sz w:val="24"/>
          <w:szCs w:val="24"/>
          <w:lang w:val="en-US"/>
        </w:rPr>
        <w:t>S</w:t>
      </w:r>
      <w:r w:rsidR="006702A0">
        <w:rPr>
          <w:rFonts w:ascii="Times New Roman" w:hAnsi="Times New Roman" w:cs="Times New Roman"/>
          <w:sz w:val="24"/>
          <w:szCs w:val="24"/>
          <w:lang w:val="en-US"/>
        </w:rPr>
        <w:t>8</w:t>
      </w:r>
      <w:r>
        <w:rPr>
          <w:rFonts w:ascii="Times New Roman" w:hAnsi="Times New Roman" w:cs="Times New Roman"/>
          <w:sz w:val="24"/>
          <w:szCs w:val="24"/>
          <w:lang w:val="en-US"/>
        </w:rPr>
        <w:t xml:space="preserve">: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traits on itensity of predation by </w:t>
      </w:r>
      <w:r>
        <w:rPr>
          <w:rFonts w:ascii="Times New Roman" w:hAnsi="Times New Roman" w:cs="Times New Roman"/>
          <w:i/>
          <w:iCs/>
          <w:sz w:val="24"/>
          <w:szCs w:val="24"/>
          <w:lang w:val="en-US"/>
        </w:rPr>
        <w:t>P. alcon</w:t>
      </w:r>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G. pneumonanthe</w:t>
      </w:r>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alcon </w:t>
      </w:r>
      <w:r>
        <w:rPr>
          <w:rFonts w:ascii="Times New Roman" w:hAnsi="Times New Roman" w:cs="Times New Roman"/>
          <w:sz w:val="24"/>
          <w:szCs w:val="24"/>
          <w:lang w:val="en-US"/>
        </w:rPr>
        <w:t xml:space="preserve">in 2010 and 2011. Populations are represented by different colours (N = 10 in 2010 and N = 11 in 2011). </w:t>
      </w:r>
    </w:p>
    <w:p w14:paraId="20225F00" w14:textId="7A40BB30" w:rsidR="008C2A32" w:rsidRDefault="008C2A32" w:rsidP="008C2A32">
      <w:pPr>
        <w:rPr>
          <w:rFonts w:ascii="Times New Roman" w:hAnsi="Times New Roman" w:cs="Times New Roman"/>
          <w:sz w:val="24"/>
          <w:szCs w:val="24"/>
          <w:lang w:val="en-US"/>
        </w:rPr>
      </w:pPr>
      <w:r>
        <w:rPr>
          <w:noProof/>
          <w:lang w:val="sv-SE" w:eastAsia="sv-SE"/>
        </w:rPr>
        <w:drawing>
          <wp:inline distT="0" distB="0" distL="0" distR="0" wp14:anchorId="1D0D4DA2" wp14:editId="34ECC4A5">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14:paraId="2567354B" w14:textId="77777777" w:rsidR="006702A0" w:rsidRDefault="006702A0" w:rsidP="0063728F">
      <w:pPr>
        <w:rPr>
          <w:rFonts w:ascii="Times New Roman" w:hAnsi="Times New Roman" w:cs="Times New Roman"/>
          <w:sz w:val="24"/>
          <w:szCs w:val="24"/>
          <w:lang w:val="en-US"/>
        </w:rPr>
        <w:sectPr w:rsidR="006702A0" w:rsidSect="00391598">
          <w:pgSz w:w="12242" w:h="15842" w:code="1"/>
          <w:pgMar w:top="1440" w:right="1440" w:bottom="1440" w:left="1440" w:header="708" w:footer="708" w:gutter="0"/>
          <w:cols w:space="708"/>
          <w:docGrid w:linePitch="360"/>
        </w:sectPr>
      </w:pPr>
    </w:p>
    <w:p w14:paraId="19824713" w14:textId="4308063F" w:rsidR="003D1A99" w:rsidRDefault="006702A0" w:rsidP="00D9101E">
      <w:pPr>
        <w:rPr>
          <w:ins w:id="402" w:author="Alicia" w:date="2016-06-01T18:17:00Z"/>
          <w:rFonts w:ascii="Times New Roman" w:hAnsi="Times New Roman" w:cs="Times New Roman"/>
          <w:sz w:val="24"/>
          <w:szCs w:val="24"/>
          <w:lang w:val="en-US"/>
        </w:rPr>
      </w:pPr>
      <w:ins w:id="403" w:author="Alicia" w:date="2016-05-18T15:55:00Z">
        <w:r w:rsidRPr="00A93B52">
          <w:rPr>
            <w:rFonts w:ascii="Times New Roman" w:hAnsi="Times New Roman" w:cs="Times New Roman"/>
            <w:sz w:val="24"/>
            <w:szCs w:val="24"/>
            <w:lang w:val="en-US"/>
          </w:rPr>
          <w:lastRenderedPageBreak/>
          <w:t>Appendix S</w:t>
        </w:r>
      </w:ins>
      <w:ins w:id="404" w:author="Alicia" w:date="2016-05-18T15:56:00Z">
        <w:r>
          <w:rPr>
            <w:rFonts w:ascii="Times New Roman" w:hAnsi="Times New Roman" w:cs="Times New Roman"/>
            <w:sz w:val="24"/>
            <w:szCs w:val="24"/>
            <w:lang w:val="en-US"/>
          </w:rPr>
          <w:t>9</w:t>
        </w:r>
      </w:ins>
      <w:ins w:id="405" w:author="Alicia" w:date="2016-05-18T15:55:00Z">
        <w:r w:rsidRPr="00A93B52">
          <w:rPr>
            <w:rFonts w:ascii="Times New Roman" w:hAnsi="Times New Roman" w:cs="Times New Roman"/>
            <w:sz w:val="24"/>
            <w:szCs w:val="24"/>
            <w:lang w:val="en-US"/>
          </w:rPr>
          <w:t xml:space="preserve">: </w:t>
        </w:r>
        <w:r>
          <w:rPr>
            <w:rFonts w:ascii="Times New Roman" w:hAnsi="Times New Roman" w:cs="Times New Roman"/>
            <w:sz w:val="24"/>
            <w:szCs w:val="24"/>
            <w:lang w:val="en-US"/>
          </w:rPr>
          <w:t>Uns</w:t>
        </w:r>
        <w:r w:rsidRPr="006223D7">
          <w:rPr>
            <w:rFonts w:ascii="Times New Roman" w:hAnsi="Times New Roman" w:cs="Times New Roman"/>
            <w:sz w:val="24"/>
            <w:szCs w:val="24"/>
            <w:lang w:val="en-US"/>
          </w:rPr>
          <w:t xml:space="preserve">tandardized path coefficients </w:t>
        </w:r>
      </w:ins>
      <w:ins w:id="406" w:author="Alicia" w:date="2016-06-01T18:17:00Z">
        <w:r w:rsidR="00D9101E">
          <w:rPr>
            <w:rFonts w:ascii="Times New Roman" w:hAnsi="Times New Roman" w:cs="Times New Roman"/>
            <w:sz w:val="24"/>
            <w:szCs w:val="24"/>
            <w:lang w:val="en-US"/>
          </w:rPr>
          <w:t>for effects</w:t>
        </w:r>
        <w:r w:rsidR="00D9101E" w:rsidRPr="00CC545B">
          <w:rPr>
            <w:rFonts w:ascii="Times New Roman" w:hAnsi="Times New Roman" w:cs="Times New Roman"/>
            <w:sz w:val="24"/>
            <w:lang w:val="en-US"/>
          </w:rPr>
          <w:t xml:space="preserve"> </w:t>
        </w:r>
        <w:r w:rsidR="00D9101E">
          <w:rPr>
            <w:rFonts w:ascii="Times New Roman" w:hAnsi="Times New Roman" w:cs="Times New Roman"/>
            <w:sz w:val="24"/>
            <w:lang w:val="en-US"/>
          </w:rPr>
          <w:t xml:space="preserve">of reproductive traits and number of eggs laid by the butterfly </w:t>
        </w:r>
        <w:r w:rsidR="00D9101E">
          <w:rPr>
            <w:rFonts w:ascii="Times New Roman" w:hAnsi="Times New Roman" w:cs="Times New Roman"/>
            <w:i/>
            <w:sz w:val="24"/>
            <w:lang w:val="en-US"/>
          </w:rPr>
          <w:t>P. alcon</w:t>
        </w:r>
        <w:r w:rsidR="00D9101E">
          <w:rPr>
            <w:rFonts w:ascii="Times New Roman" w:hAnsi="Times New Roman" w:cs="Times New Roman"/>
            <w:sz w:val="24"/>
            <w:lang w:val="en-US"/>
          </w:rPr>
          <w:t xml:space="preserve"> on the number of intact fruits in the plant </w:t>
        </w:r>
        <w:r w:rsidR="00D9101E">
          <w:rPr>
            <w:rFonts w:ascii="Times New Roman" w:hAnsi="Times New Roman" w:cs="Times New Roman"/>
            <w:i/>
            <w:sz w:val="24"/>
            <w:lang w:val="en-US"/>
          </w:rPr>
          <w:t>G. pneumonanthe</w:t>
        </w:r>
        <w:r w:rsidR="00D9101E">
          <w:rPr>
            <w:rFonts w:ascii="Times New Roman" w:hAnsi="Times New Roman" w:cs="Times New Roman"/>
            <w:sz w:val="24"/>
            <w:lang w:val="en-US"/>
          </w:rPr>
          <w:t xml:space="preserve">. Estimates are from saturated models fitted to each population in each year. Phen = flowering phenology, Shoot h = shoot height, N fl = number of flowers, N eggs= number of eggs and N int fr = number of intact fruits. </w:t>
        </w:r>
        <w:r w:rsidR="00D9101E">
          <w:rPr>
            <w:rFonts w:ascii="Times New Roman" w:hAnsi="Times New Roman" w:cs="Times New Roman"/>
            <w:sz w:val="24"/>
            <w:szCs w:val="24"/>
            <w:lang w:val="en-US"/>
          </w:rPr>
          <w:t>Significant coefficients (bootstrap-corrected p &lt; 0.05) are depicted in bold, and marginally significant coefficients (p &lt; 0.1) in italics.</w:t>
        </w:r>
      </w:ins>
      <w:ins w:id="407" w:author="Alicia" w:date="2016-05-19T14:13:00Z">
        <w:r w:rsidR="003D1A99">
          <w:rPr>
            <w:rFonts w:ascii="Times New Roman" w:hAnsi="Times New Roman" w:cs="Times New Roman"/>
            <w:sz w:val="24"/>
            <w:szCs w:val="24"/>
            <w:lang w:val="en-US"/>
          </w:rPr>
          <w:t xml:space="preserve"> Average values are included in the last row.</w:t>
        </w:r>
      </w:ins>
    </w:p>
    <w:tbl>
      <w:tblPr>
        <w:tblW w:w="13674" w:type="dxa"/>
        <w:tblInd w:w="55" w:type="dxa"/>
        <w:tblCellMar>
          <w:left w:w="70" w:type="dxa"/>
          <w:right w:w="70" w:type="dxa"/>
        </w:tblCellMar>
        <w:tblLook w:val="04A0" w:firstRow="1" w:lastRow="0" w:firstColumn="1" w:lastColumn="0" w:noHBand="0" w:noVBand="1"/>
      </w:tblPr>
      <w:tblGrid>
        <w:gridCol w:w="1094"/>
        <w:gridCol w:w="580"/>
        <w:gridCol w:w="1200"/>
        <w:gridCol w:w="1200"/>
        <w:gridCol w:w="1200"/>
        <w:gridCol w:w="1200"/>
        <w:gridCol w:w="1200"/>
        <w:gridCol w:w="1200"/>
        <w:gridCol w:w="1200"/>
        <w:gridCol w:w="1200"/>
        <w:gridCol w:w="1200"/>
        <w:gridCol w:w="1200"/>
      </w:tblGrid>
      <w:tr w:rsidR="003812ED" w:rsidRPr="003812ED" w14:paraId="13CE016A" w14:textId="77777777" w:rsidTr="00D9101E">
        <w:trPr>
          <w:trHeight w:val="315"/>
        </w:trPr>
        <w:tc>
          <w:tcPr>
            <w:tcW w:w="1094" w:type="dxa"/>
            <w:vMerge w:val="restart"/>
            <w:tcBorders>
              <w:top w:val="single" w:sz="12" w:space="0" w:color="auto"/>
              <w:left w:val="nil"/>
              <w:bottom w:val="single" w:sz="12" w:space="0" w:color="000000"/>
              <w:right w:val="nil"/>
            </w:tcBorders>
            <w:shd w:val="clear" w:color="auto" w:fill="auto"/>
            <w:noWrap/>
            <w:vAlign w:val="center"/>
            <w:hideMark/>
          </w:tcPr>
          <w:p w14:paraId="544E9D4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Population</w:t>
            </w:r>
          </w:p>
        </w:tc>
        <w:tc>
          <w:tcPr>
            <w:tcW w:w="580" w:type="dxa"/>
            <w:vMerge w:val="restart"/>
            <w:tcBorders>
              <w:top w:val="single" w:sz="12" w:space="0" w:color="auto"/>
              <w:left w:val="nil"/>
              <w:bottom w:val="single" w:sz="12" w:space="0" w:color="000000"/>
              <w:right w:val="nil"/>
            </w:tcBorders>
            <w:shd w:val="clear" w:color="auto" w:fill="auto"/>
            <w:noWrap/>
            <w:vAlign w:val="center"/>
            <w:hideMark/>
          </w:tcPr>
          <w:p w14:paraId="66F55C53"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Year</w:t>
            </w:r>
          </w:p>
        </w:tc>
        <w:tc>
          <w:tcPr>
            <w:tcW w:w="1200" w:type="dxa"/>
            <w:tcBorders>
              <w:top w:val="single" w:sz="12" w:space="0" w:color="auto"/>
              <w:left w:val="nil"/>
              <w:bottom w:val="nil"/>
              <w:right w:val="nil"/>
            </w:tcBorders>
            <w:shd w:val="clear" w:color="auto" w:fill="auto"/>
            <w:vAlign w:val="center"/>
            <w:hideMark/>
          </w:tcPr>
          <w:p w14:paraId="6DE3D5A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58898C3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fl →</w:t>
            </w:r>
          </w:p>
        </w:tc>
        <w:tc>
          <w:tcPr>
            <w:tcW w:w="1200" w:type="dxa"/>
            <w:tcBorders>
              <w:top w:val="single" w:sz="12" w:space="0" w:color="auto"/>
              <w:left w:val="nil"/>
              <w:bottom w:val="nil"/>
              <w:right w:val="nil"/>
            </w:tcBorders>
            <w:shd w:val="clear" w:color="auto" w:fill="auto"/>
            <w:noWrap/>
            <w:vAlign w:val="center"/>
            <w:hideMark/>
          </w:tcPr>
          <w:p w14:paraId="2FD5EF2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Shoot h →</w:t>
            </w:r>
          </w:p>
        </w:tc>
        <w:tc>
          <w:tcPr>
            <w:tcW w:w="1200" w:type="dxa"/>
            <w:tcBorders>
              <w:top w:val="single" w:sz="12" w:space="0" w:color="auto"/>
              <w:left w:val="nil"/>
              <w:bottom w:val="nil"/>
              <w:right w:val="nil"/>
            </w:tcBorders>
            <w:shd w:val="clear" w:color="auto" w:fill="auto"/>
            <w:noWrap/>
            <w:vAlign w:val="center"/>
            <w:hideMark/>
          </w:tcPr>
          <w:p w14:paraId="3D439F3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eggs →</w:t>
            </w:r>
          </w:p>
        </w:tc>
        <w:tc>
          <w:tcPr>
            <w:tcW w:w="1200" w:type="dxa"/>
            <w:tcBorders>
              <w:top w:val="single" w:sz="12" w:space="0" w:color="auto"/>
              <w:left w:val="nil"/>
              <w:bottom w:val="nil"/>
              <w:right w:val="nil"/>
            </w:tcBorders>
            <w:shd w:val="clear" w:color="auto" w:fill="auto"/>
            <w:noWrap/>
            <w:vAlign w:val="center"/>
            <w:hideMark/>
          </w:tcPr>
          <w:p w14:paraId="663F5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Shoot h →</w:t>
            </w:r>
          </w:p>
        </w:tc>
        <w:tc>
          <w:tcPr>
            <w:tcW w:w="1200" w:type="dxa"/>
            <w:tcBorders>
              <w:top w:val="single" w:sz="12" w:space="0" w:color="auto"/>
              <w:left w:val="nil"/>
              <w:bottom w:val="nil"/>
              <w:right w:val="nil"/>
            </w:tcBorders>
            <w:shd w:val="clear" w:color="auto" w:fill="auto"/>
            <w:noWrap/>
            <w:vAlign w:val="center"/>
            <w:hideMark/>
          </w:tcPr>
          <w:p w14:paraId="27BAD6C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Phen →</w:t>
            </w:r>
          </w:p>
        </w:tc>
        <w:tc>
          <w:tcPr>
            <w:tcW w:w="1200" w:type="dxa"/>
            <w:tcBorders>
              <w:top w:val="single" w:sz="12" w:space="0" w:color="auto"/>
              <w:left w:val="nil"/>
              <w:bottom w:val="nil"/>
              <w:right w:val="nil"/>
            </w:tcBorders>
            <w:shd w:val="clear" w:color="auto" w:fill="auto"/>
            <w:noWrap/>
            <w:vAlign w:val="center"/>
            <w:hideMark/>
          </w:tcPr>
          <w:p w14:paraId="45CE86C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1F147AA0"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Phen ↔</w:t>
            </w:r>
          </w:p>
        </w:tc>
        <w:tc>
          <w:tcPr>
            <w:tcW w:w="1200" w:type="dxa"/>
            <w:tcBorders>
              <w:top w:val="single" w:sz="12" w:space="0" w:color="auto"/>
              <w:left w:val="nil"/>
              <w:bottom w:val="nil"/>
              <w:right w:val="nil"/>
            </w:tcBorders>
            <w:shd w:val="clear" w:color="auto" w:fill="auto"/>
            <w:vAlign w:val="center"/>
            <w:hideMark/>
          </w:tcPr>
          <w:p w14:paraId="6FB0FDCD"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N fl ↔</w:t>
            </w:r>
          </w:p>
        </w:tc>
        <w:tc>
          <w:tcPr>
            <w:tcW w:w="1200" w:type="dxa"/>
            <w:tcBorders>
              <w:top w:val="single" w:sz="12" w:space="0" w:color="auto"/>
              <w:left w:val="nil"/>
              <w:bottom w:val="nil"/>
              <w:right w:val="nil"/>
            </w:tcBorders>
            <w:shd w:val="clear" w:color="auto" w:fill="auto"/>
            <w:vAlign w:val="center"/>
            <w:hideMark/>
          </w:tcPr>
          <w:p w14:paraId="74058BB8"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Phen ↔</w:t>
            </w:r>
          </w:p>
        </w:tc>
      </w:tr>
      <w:tr w:rsidR="003812ED" w:rsidRPr="003812ED" w14:paraId="74055288" w14:textId="77777777" w:rsidTr="00D9101E">
        <w:trPr>
          <w:trHeight w:val="315"/>
        </w:trPr>
        <w:tc>
          <w:tcPr>
            <w:tcW w:w="1094" w:type="dxa"/>
            <w:vMerge/>
            <w:tcBorders>
              <w:top w:val="single" w:sz="12" w:space="0" w:color="auto"/>
              <w:left w:val="nil"/>
              <w:bottom w:val="single" w:sz="12" w:space="0" w:color="000000"/>
              <w:right w:val="nil"/>
            </w:tcBorders>
            <w:vAlign w:val="center"/>
            <w:hideMark/>
          </w:tcPr>
          <w:p w14:paraId="611904D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vMerge/>
            <w:tcBorders>
              <w:top w:val="single" w:sz="12" w:space="0" w:color="auto"/>
              <w:left w:val="nil"/>
              <w:bottom w:val="single" w:sz="12" w:space="0" w:color="000000"/>
              <w:right w:val="nil"/>
            </w:tcBorders>
            <w:vAlign w:val="center"/>
            <w:hideMark/>
          </w:tcPr>
          <w:p w14:paraId="17DAA071"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1200" w:type="dxa"/>
            <w:tcBorders>
              <w:top w:val="nil"/>
              <w:left w:val="nil"/>
              <w:bottom w:val="single" w:sz="12" w:space="0" w:color="auto"/>
              <w:right w:val="nil"/>
            </w:tcBorders>
            <w:shd w:val="clear" w:color="auto" w:fill="auto"/>
            <w:vAlign w:val="center"/>
            <w:hideMark/>
          </w:tcPr>
          <w:p w14:paraId="3949D2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60256A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167E4C4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eggs</w:t>
            </w:r>
          </w:p>
        </w:tc>
        <w:tc>
          <w:tcPr>
            <w:tcW w:w="1200" w:type="dxa"/>
            <w:tcBorders>
              <w:top w:val="nil"/>
              <w:left w:val="nil"/>
              <w:bottom w:val="single" w:sz="12" w:space="0" w:color="auto"/>
              <w:right w:val="nil"/>
            </w:tcBorders>
            <w:shd w:val="clear" w:color="auto" w:fill="auto"/>
            <w:noWrap/>
            <w:vAlign w:val="center"/>
            <w:hideMark/>
          </w:tcPr>
          <w:p w14:paraId="06402C0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sv-SE" w:eastAsia="es-ES"/>
              </w:rPr>
              <w:t>N int fr</w:t>
            </w:r>
          </w:p>
        </w:tc>
        <w:tc>
          <w:tcPr>
            <w:tcW w:w="1200" w:type="dxa"/>
            <w:tcBorders>
              <w:top w:val="nil"/>
              <w:left w:val="nil"/>
              <w:bottom w:val="single" w:sz="12" w:space="0" w:color="auto"/>
              <w:right w:val="nil"/>
            </w:tcBorders>
            <w:shd w:val="clear" w:color="auto" w:fill="auto"/>
            <w:noWrap/>
            <w:vAlign w:val="center"/>
            <w:hideMark/>
          </w:tcPr>
          <w:p w14:paraId="66E6279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val="en-US" w:eastAsia="es-ES"/>
              </w:rPr>
              <w:t>N int fr</w:t>
            </w:r>
          </w:p>
        </w:tc>
        <w:tc>
          <w:tcPr>
            <w:tcW w:w="1200" w:type="dxa"/>
            <w:tcBorders>
              <w:top w:val="nil"/>
              <w:left w:val="nil"/>
              <w:bottom w:val="single" w:sz="12" w:space="0" w:color="auto"/>
              <w:right w:val="nil"/>
            </w:tcBorders>
            <w:shd w:val="clear" w:color="auto" w:fill="auto"/>
            <w:noWrap/>
            <w:vAlign w:val="center"/>
            <w:hideMark/>
          </w:tcPr>
          <w:p w14:paraId="268AA3C7"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int fr</w:t>
            </w:r>
          </w:p>
        </w:tc>
        <w:tc>
          <w:tcPr>
            <w:tcW w:w="1200" w:type="dxa"/>
            <w:tcBorders>
              <w:top w:val="nil"/>
              <w:left w:val="nil"/>
              <w:bottom w:val="single" w:sz="12" w:space="0" w:color="auto"/>
              <w:right w:val="nil"/>
            </w:tcBorders>
            <w:shd w:val="clear" w:color="auto" w:fill="auto"/>
            <w:noWrap/>
            <w:vAlign w:val="center"/>
            <w:hideMark/>
          </w:tcPr>
          <w:p w14:paraId="2FB9D8C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N int fr</w:t>
            </w:r>
          </w:p>
        </w:tc>
        <w:tc>
          <w:tcPr>
            <w:tcW w:w="1200" w:type="dxa"/>
            <w:tcBorders>
              <w:top w:val="nil"/>
              <w:left w:val="nil"/>
              <w:bottom w:val="single" w:sz="12" w:space="0" w:color="auto"/>
              <w:right w:val="nil"/>
            </w:tcBorders>
            <w:shd w:val="clear" w:color="auto" w:fill="auto"/>
            <w:vAlign w:val="center"/>
            <w:hideMark/>
          </w:tcPr>
          <w:p w14:paraId="07BEB2E0"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39E0E7A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Shoot h</w:t>
            </w:r>
          </w:p>
        </w:tc>
        <w:tc>
          <w:tcPr>
            <w:tcW w:w="1200" w:type="dxa"/>
            <w:tcBorders>
              <w:top w:val="nil"/>
              <w:left w:val="nil"/>
              <w:bottom w:val="single" w:sz="12" w:space="0" w:color="auto"/>
              <w:right w:val="nil"/>
            </w:tcBorders>
            <w:shd w:val="clear" w:color="auto" w:fill="auto"/>
            <w:vAlign w:val="center"/>
            <w:hideMark/>
          </w:tcPr>
          <w:p w14:paraId="0423FF49" w14:textId="7777777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N fl</w:t>
            </w:r>
          </w:p>
        </w:tc>
      </w:tr>
      <w:tr w:rsidR="003812ED" w:rsidRPr="003812ED" w14:paraId="0CF16E25" w14:textId="77777777" w:rsidTr="00D9101E">
        <w:trPr>
          <w:trHeight w:val="315"/>
        </w:trPr>
        <w:tc>
          <w:tcPr>
            <w:tcW w:w="1094" w:type="dxa"/>
            <w:vMerge w:val="restart"/>
            <w:tcBorders>
              <w:top w:val="nil"/>
              <w:left w:val="nil"/>
              <w:bottom w:val="single" w:sz="12" w:space="0" w:color="000000"/>
              <w:right w:val="nil"/>
            </w:tcBorders>
            <w:shd w:val="clear" w:color="auto" w:fill="auto"/>
            <w:noWrap/>
            <w:vAlign w:val="center"/>
            <w:hideMark/>
          </w:tcPr>
          <w:p w14:paraId="0B3C226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A</w:t>
            </w:r>
          </w:p>
        </w:tc>
        <w:tc>
          <w:tcPr>
            <w:tcW w:w="580" w:type="dxa"/>
            <w:tcBorders>
              <w:top w:val="nil"/>
              <w:left w:val="nil"/>
              <w:bottom w:val="nil"/>
              <w:right w:val="nil"/>
            </w:tcBorders>
            <w:shd w:val="clear" w:color="auto" w:fill="auto"/>
            <w:noWrap/>
            <w:vAlign w:val="center"/>
            <w:hideMark/>
          </w:tcPr>
          <w:p w14:paraId="1D004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DD415CF" w14:textId="553FA6F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18</w:t>
            </w:r>
          </w:p>
        </w:tc>
        <w:tc>
          <w:tcPr>
            <w:tcW w:w="1200" w:type="dxa"/>
            <w:tcBorders>
              <w:top w:val="nil"/>
              <w:left w:val="nil"/>
              <w:bottom w:val="nil"/>
              <w:right w:val="nil"/>
            </w:tcBorders>
            <w:shd w:val="clear" w:color="auto" w:fill="auto"/>
            <w:noWrap/>
            <w:vAlign w:val="center"/>
            <w:hideMark/>
          </w:tcPr>
          <w:p w14:paraId="3C556CB5" w14:textId="26CF51A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14</w:t>
            </w:r>
          </w:p>
        </w:tc>
        <w:tc>
          <w:tcPr>
            <w:tcW w:w="1200" w:type="dxa"/>
            <w:tcBorders>
              <w:top w:val="nil"/>
              <w:left w:val="nil"/>
              <w:bottom w:val="nil"/>
              <w:right w:val="nil"/>
            </w:tcBorders>
            <w:shd w:val="clear" w:color="auto" w:fill="auto"/>
            <w:noWrap/>
            <w:vAlign w:val="center"/>
            <w:hideMark/>
          </w:tcPr>
          <w:p w14:paraId="343832AC" w14:textId="10B5C35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AFCBEEF" w14:textId="41E8D5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7D35B77A" w14:textId="41AB46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10CCCFAA" w14:textId="66CD447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1C47687A" w14:textId="64394D0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7A7FE13D" w14:textId="57B0E95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48</w:t>
            </w:r>
          </w:p>
        </w:tc>
        <w:tc>
          <w:tcPr>
            <w:tcW w:w="1200" w:type="dxa"/>
            <w:tcBorders>
              <w:top w:val="nil"/>
              <w:left w:val="nil"/>
              <w:bottom w:val="nil"/>
              <w:right w:val="nil"/>
            </w:tcBorders>
            <w:shd w:val="clear" w:color="auto" w:fill="auto"/>
            <w:noWrap/>
            <w:vAlign w:val="center"/>
            <w:hideMark/>
          </w:tcPr>
          <w:p w14:paraId="16F0E7F6" w14:textId="037A3D0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5</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32FF7327" w14:textId="170280B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r>
      <w:tr w:rsidR="003812ED" w:rsidRPr="003812ED" w14:paraId="3CFFC3C3" w14:textId="77777777" w:rsidTr="00D9101E">
        <w:trPr>
          <w:trHeight w:val="315"/>
        </w:trPr>
        <w:tc>
          <w:tcPr>
            <w:tcW w:w="1094" w:type="dxa"/>
            <w:vMerge/>
            <w:tcBorders>
              <w:top w:val="nil"/>
              <w:left w:val="nil"/>
              <w:bottom w:val="single" w:sz="4" w:space="0" w:color="auto"/>
              <w:right w:val="nil"/>
            </w:tcBorders>
            <w:vAlign w:val="center"/>
            <w:hideMark/>
          </w:tcPr>
          <w:p w14:paraId="251B462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25F0F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3DABB3D" w14:textId="7C6D1A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97</w:t>
            </w:r>
          </w:p>
        </w:tc>
        <w:tc>
          <w:tcPr>
            <w:tcW w:w="1200" w:type="dxa"/>
            <w:tcBorders>
              <w:top w:val="nil"/>
              <w:left w:val="nil"/>
              <w:bottom w:val="single" w:sz="8" w:space="0" w:color="auto"/>
              <w:right w:val="nil"/>
            </w:tcBorders>
            <w:shd w:val="clear" w:color="auto" w:fill="auto"/>
            <w:noWrap/>
            <w:vAlign w:val="center"/>
            <w:hideMark/>
          </w:tcPr>
          <w:p w14:paraId="694DEAD3" w14:textId="766FAA5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45</w:t>
            </w:r>
          </w:p>
        </w:tc>
        <w:tc>
          <w:tcPr>
            <w:tcW w:w="1200" w:type="dxa"/>
            <w:tcBorders>
              <w:top w:val="nil"/>
              <w:left w:val="nil"/>
              <w:bottom w:val="single" w:sz="8" w:space="0" w:color="auto"/>
              <w:right w:val="nil"/>
            </w:tcBorders>
            <w:shd w:val="clear" w:color="auto" w:fill="auto"/>
            <w:noWrap/>
            <w:vAlign w:val="center"/>
            <w:hideMark/>
          </w:tcPr>
          <w:p w14:paraId="6D368E6B" w14:textId="75676F0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6102A30B" w14:textId="4827F49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10</w:t>
            </w:r>
          </w:p>
        </w:tc>
        <w:tc>
          <w:tcPr>
            <w:tcW w:w="1200" w:type="dxa"/>
            <w:tcBorders>
              <w:top w:val="nil"/>
              <w:left w:val="nil"/>
              <w:bottom w:val="single" w:sz="8" w:space="0" w:color="auto"/>
              <w:right w:val="nil"/>
            </w:tcBorders>
            <w:shd w:val="clear" w:color="auto" w:fill="auto"/>
            <w:noWrap/>
            <w:vAlign w:val="center"/>
            <w:hideMark/>
          </w:tcPr>
          <w:p w14:paraId="3D35C6B8" w14:textId="65E15DF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531565FF" w14:textId="1CA4C89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76F6C9B7" w14:textId="6B9EF9A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62</w:t>
            </w:r>
          </w:p>
        </w:tc>
        <w:tc>
          <w:tcPr>
            <w:tcW w:w="1200" w:type="dxa"/>
            <w:tcBorders>
              <w:top w:val="nil"/>
              <w:left w:val="nil"/>
              <w:bottom w:val="single" w:sz="8" w:space="0" w:color="auto"/>
              <w:right w:val="nil"/>
            </w:tcBorders>
            <w:shd w:val="clear" w:color="auto" w:fill="auto"/>
            <w:noWrap/>
            <w:vAlign w:val="center"/>
            <w:hideMark/>
          </w:tcPr>
          <w:p w14:paraId="74A568C3" w14:textId="1B4A643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08B107A4" w14:textId="3102363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c>
          <w:tcPr>
            <w:tcW w:w="1200" w:type="dxa"/>
            <w:tcBorders>
              <w:top w:val="nil"/>
              <w:left w:val="nil"/>
              <w:bottom w:val="single" w:sz="8" w:space="0" w:color="auto"/>
              <w:right w:val="nil"/>
            </w:tcBorders>
            <w:shd w:val="clear" w:color="auto" w:fill="auto"/>
            <w:noWrap/>
            <w:vAlign w:val="center"/>
            <w:hideMark/>
          </w:tcPr>
          <w:p w14:paraId="0A7EC95E" w14:textId="0717127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35</w:t>
            </w:r>
          </w:p>
        </w:tc>
      </w:tr>
      <w:tr w:rsidR="003812ED" w:rsidRPr="003812ED" w14:paraId="46A0C336"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3B05D48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B</w:t>
            </w:r>
          </w:p>
        </w:tc>
        <w:tc>
          <w:tcPr>
            <w:tcW w:w="580" w:type="dxa"/>
            <w:tcBorders>
              <w:top w:val="nil"/>
              <w:left w:val="nil"/>
              <w:bottom w:val="nil"/>
              <w:right w:val="nil"/>
            </w:tcBorders>
            <w:shd w:val="clear" w:color="auto" w:fill="auto"/>
            <w:noWrap/>
            <w:vAlign w:val="center"/>
            <w:hideMark/>
          </w:tcPr>
          <w:p w14:paraId="69B7EE5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03FD753" w14:textId="294637C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C3462D2" w14:textId="022AA31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40BFD9B2" w14:textId="472A49F9"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1B0F5F7A" w14:textId="7EF8F90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37CE8EAF" w14:textId="3DE9001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0A448E5E" w14:textId="765F4F3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13</w:t>
            </w:r>
          </w:p>
        </w:tc>
        <w:tc>
          <w:tcPr>
            <w:tcW w:w="1200" w:type="dxa"/>
            <w:tcBorders>
              <w:top w:val="nil"/>
              <w:left w:val="nil"/>
              <w:bottom w:val="nil"/>
              <w:right w:val="nil"/>
            </w:tcBorders>
            <w:shd w:val="clear" w:color="auto" w:fill="auto"/>
            <w:noWrap/>
            <w:vAlign w:val="center"/>
            <w:hideMark/>
          </w:tcPr>
          <w:p w14:paraId="031667DF" w14:textId="52258EE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25</w:t>
            </w:r>
          </w:p>
        </w:tc>
        <w:tc>
          <w:tcPr>
            <w:tcW w:w="1200" w:type="dxa"/>
            <w:tcBorders>
              <w:top w:val="nil"/>
              <w:left w:val="nil"/>
              <w:bottom w:val="nil"/>
              <w:right w:val="nil"/>
            </w:tcBorders>
            <w:shd w:val="clear" w:color="auto" w:fill="auto"/>
            <w:noWrap/>
            <w:vAlign w:val="center"/>
            <w:hideMark/>
          </w:tcPr>
          <w:p w14:paraId="0D9B8093" w14:textId="63060D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21A0417A" w14:textId="796BEE9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27</w:t>
            </w:r>
          </w:p>
        </w:tc>
        <w:tc>
          <w:tcPr>
            <w:tcW w:w="1200" w:type="dxa"/>
            <w:tcBorders>
              <w:top w:val="nil"/>
              <w:left w:val="nil"/>
              <w:bottom w:val="nil"/>
              <w:right w:val="nil"/>
            </w:tcBorders>
            <w:shd w:val="clear" w:color="auto" w:fill="auto"/>
            <w:noWrap/>
            <w:vAlign w:val="center"/>
            <w:hideMark/>
          </w:tcPr>
          <w:p w14:paraId="1BFCA709" w14:textId="3537F5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67</w:t>
            </w:r>
          </w:p>
        </w:tc>
      </w:tr>
      <w:tr w:rsidR="003812ED" w:rsidRPr="003812ED" w14:paraId="7888599D" w14:textId="77777777" w:rsidTr="00D9101E">
        <w:trPr>
          <w:trHeight w:val="315"/>
        </w:trPr>
        <w:tc>
          <w:tcPr>
            <w:tcW w:w="1094" w:type="dxa"/>
            <w:vMerge/>
            <w:tcBorders>
              <w:top w:val="nil"/>
              <w:left w:val="nil"/>
              <w:bottom w:val="single" w:sz="4" w:space="0" w:color="auto"/>
              <w:right w:val="nil"/>
            </w:tcBorders>
            <w:vAlign w:val="center"/>
            <w:hideMark/>
          </w:tcPr>
          <w:p w14:paraId="206DB84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2C431E1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5E6F95B" w14:textId="38FD6860"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37</w:t>
            </w:r>
          </w:p>
        </w:tc>
        <w:tc>
          <w:tcPr>
            <w:tcW w:w="1200" w:type="dxa"/>
            <w:tcBorders>
              <w:top w:val="nil"/>
              <w:left w:val="nil"/>
              <w:bottom w:val="single" w:sz="8" w:space="0" w:color="auto"/>
              <w:right w:val="nil"/>
            </w:tcBorders>
            <w:shd w:val="clear" w:color="auto" w:fill="auto"/>
            <w:noWrap/>
            <w:vAlign w:val="center"/>
            <w:hideMark/>
          </w:tcPr>
          <w:p w14:paraId="28F8E217" w14:textId="6A01A5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6F065183" w14:textId="4DB2DC6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60720187" w14:textId="7DC58FC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10B18A50" w14:textId="76AE4D0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613D29E" w14:textId="36ECC50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4183A9AD" w14:textId="14D593B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30</w:t>
            </w:r>
          </w:p>
        </w:tc>
        <w:tc>
          <w:tcPr>
            <w:tcW w:w="1200" w:type="dxa"/>
            <w:tcBorders>
              <w:top w:val="nil"/>
              <w:left w:val="nil"/>
              <w:bottom w:val="single" w:sz="8" w:space="0" w:color="auto"/>
              <w:right w:val="nil"/>
            </w:tcBorders>
            <w:shd w:val="clear" w:color="auto" w:fill="auto"/>
            <w:noWrap/>
            <w:vAlign w:val="center"/>
            <w:hideMark/>
          </w:tcPr>
          <w:p w14:paraId="7311271D" w14:textId="499E20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c>
          <w:tcPr>
            <w:tcW w:w="1200" w:type="dxa"/>
            <w:tcBorders>
              <w:top w:val="nil"/>
              <w:left w:val="nil"/>
              <w:bottom w:val="single" w:sz="8" w:space="0" w:color="auto"/>
              <w:right w:val="nil"/>
            </w:tcBorders>
            <w:shd w:val="clear" w:color="auto" w:fill="auto"/>
            <w:noWrap/>
            <w:vAlign w:val="center"/>
            <w:hideMark/>
          </w:tcPr>
          <w:p w14:paraId="7416787F" w14:textId="7D07652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1D198ECF" w14:textId="36C205F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21</w:t>
            </w:r>
          </w:p>
        </w:tc>
      </w:tr>
      <w:tr w:rsidR="003812ED" w:rsidRPr="003812ED" w14:paraId="03AD00DF"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21E2C1A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C</w:t>
            </w:r>
          </w:p>
        </w:tc>
        <w:tc>
          <w:tcPr>
            <w:tcW w:w="580" w:type="dxa"/>
            <w:tcBorders>
              <w:top w:val="nil"/>
              <w:left w:val="nil"/>
              <w:bottom w:val="nil"/>
              <w:right w:val="nil"/>
            </w:tcBorders>
            <w:shd w:val="clear" w:color="auto" w:fill="auto"/>
            <w:noWrap/>
            <w:vAlign w:val="center"/>
            <w:hideMark/>
          </w:tcPr>
          <w:p w14:paraId="132B6FB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46AAA96" w14:textId="2F55B50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31</w:t>
            </w:r>
          </w:p>
        </w:tc>
        <w:tc>
          <w:tcPr>
            <w:tcW w:w="1200" w:type="dxa"/>
            <w:tcBorders>
              <w:top w:val="nil"/>
              <w:left w:val="nil"/>
              <w:bottom w:val="nil"/>
              <w:right w:val="nil"/>
            </w:tcBorders>
            <w:shd w:val="clear" w:color="auto" w:fill="auto"/>
            <w:noWrap/>
            <w:vAlign w:val="center"/>
            <w:hideMark/>
          </w:tcPr>
          <w:p w14:paraId="0B1EF8D0" w14:textId="232300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E3BFF81" w14:textId="41BED15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06</w:t>
            </w:r>
          </w:p>
        </w:tc>
        <w:tc>
          <w:tcPr>
            <w:tcW w:w="1200" w:type="dxa"/>
            <w:tcBorders>
              <w:top w:val="nil"/>
              <w:left w:val="nil"/>
              <w:bottom w:val="nil"/>
              <w:right w:val="nil"/>
            </w:tcBorders>
            <w:shd w:val="clear" w:color="auto" w:fill="auto"/>
            <w:noWrap/>
            <w:vAlign w:val="center"/>
            <w:hideMark/>
          </w:tcPr>
          <w:p w14:paraId="1EC5DDB1" w14:textId="4687FF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15</w:t>
            </w:r>
          </w:p>
        </w:tc>
        <w:tc>
          <w:tcPr>
            <w:tcW w:w="1200" w:type="dxa"/>
            <w:tcBorders>
              <w:top w:val="nil"/>
              <w:left w:val="nil"/>
              <w:bottom w:val="nil"/>
              <w:right w:val="nil"/>
            </w:tcBorders>
            <w:shd w:val="clear" w:color="auto" w:fill="auto"/>
            <w:noWrap/>
            <w:vAlign w:val="center"/>
            <w:hideMark/>
          </w:tcPr>
          <w:p w14:paraId="27D6A35F" w14:textId="1C797C1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04645B5" w14:textId="58A6BD9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13</w:t>
            </w:r>
          </w:p>
        </w:tc>
        <w:tc>
          <w:tcPr>
            <w:tcW w:w="1200" w:type="dxa"/>
            <w:tcBorders>
              <w:top w:val="nil"/>
              <w:left w:val="nil"/>
              <w:bottom w:val="nil"/>
              <w:right w:val="nil"/>
            </w:tcBorders>
            <w:shd w:val="clear" w:color="auto" w:fill="auto"/>
            <w:noWrap/>
            <w:vAlign w:val="center"/>
            <w:hideMark/>
          </w:tcPr>
          <w:p w14:paraId="52ED148F" w14:textId="128F054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58</w:t>
            </w:r>
          </w:p>
        </w:tc>
        <w:tc>
          <w:tcPr>
            <w:tcW w:w="1200" w:type="dxa"/>
            <w:tcBorders>
              <w:top w:val="nil"/>
              <w:left w:val="nil"/>
              <w:bottom w:val="nil"/>
              <w:right w:val="nil"/>
            </w:tcBorders>
            <w:shd w:val="clear" w:color="auto" w:fill="auto"/>
            <w:noWrap/>
            <w:vAlign w:val="center"/>
            <w:hideMark/>
          </w:tcPr>
          <w:p w14:paraId="6C3A89B0" w14:textId="4EFE9F2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43</w:t>
            </w:r>
          </w:p>
        </w:tc>
        <w:tc>
          <w:tcPr>
            <w:tcW w:w="1200" w:type="dxa"/>
            <w:tcBorders>
              <w:top w:val="nil"/>
              <w:left w:val="nil"/>
              <w:bottom w:val="nil"/>
              <w:right w:val="nil"/>
            </w:tcBorders>
            <w:shd w:val="clear" w:color="auto" w:fill="auto"/>
            <w:noWrap/>
            <w:vAlign w:val="center"/>
            <w:hideMark/>
          </w:tcPr>
          <w:p w14:paraId="1CC119AE" w14:textId="55FF8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3702DB8A" w14:textId="7F4F742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r>
      <w:tr w:rsidR="003812ED" w:rsidRPr="003812ED" w14:paraId="77BD5321" w14:textId="77777777" w:rsidTr="00D9101E">
        <w:trPr>
          <w:trHeight w:val="315"/>
        </w:trPr>
        <w:tc>
          <w:tcPr>
            <w:tcW w:w="1094" w:type="dxa"/>
            <w:vMerge/>
            <w:tcBorders>
              <w:top w:val="nil"/>
              <w:left w:val="nil"/>
              <w:bottom w:val="single" w:sz="8" w:space="0" w:color="000000"/>
              <w:right w:val="nil"/>
            </w:tcBorders>
            <w:vAlign w:val="center"/>
            <w:hideMark/>
          </w:tcPr>
          <w:p w14:paraId="1F072648"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705465A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70CBCAA5" w14:textId="6BC6A3A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29</w:t>
            </w:r>
          </w:p>
        </w:tc>
        <w:tc>
          <w:tcPr>
            <w:tcW w:w="1200" w:type="dxa"/>
            <w:tcBorders>
              <w:top w:val="nil"/>
              <w:left w:val="nil"/>
              <w:bottom w:val="single" w:sz="8" w:space="0" w:color="auto"/>
              <w:right w:val="nil"/>
            </w:tcBorders>
            <w:shd w:val="clear" w:color="auto" w:fill="auto"/>
            <w:noWrap/>
            <w:vAlign w:val="center"/>
            <w:hideMark/>
          </w:tcPr>
          <w:p w14:paraId="552A1134" w14:textId="267F00E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61</w:t>
            </w:r>
          </w:p>
        </w:tc>
        <w:tc>
          <w:tcPr>
            <w:tcW w:w="1200" w:type="dxa"/>
            <w:tcBorders>
              <w:top w:val="nil"/>
              <w:left w:val="nil"/>
              <w:bottom w:val="single" w:sz="8" w:space="0" w:color="auto"/>
              <w:right w:val="nil"/>
            </w:tcBorders>
            <w:shd w:val="clear" w:color="auto" w:fill="auto"/>
            <w:noWrap/>
            <w:vAlign w:val="center"/>
            <w:hideMark/>
          </w:tcPr>
          <w:p w14:paraId="49E2DC12" w14:textId="147B7ED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1F2172C3" w14:textId="6F87DFC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613C5C9C" w14:textId="0BCE3DC4"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63B9A83B" w14:textId="4262FBC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6477DE49" w14:textId="3EBD50A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65978436" w14:textId="3112083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0B808D4" w14:textId="7A79D6A6"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7</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11</w:t>
            </w:r>
          </w:p>
        </w:tc>
        <w:tc>
          <w:tcPr>
            <w:tcW w:w="1200" w:type="dxa"/>
            <w:tcBorders>
              <w:top w:val="nil"/>
              <w:left w:val="nil"/>
              <w:bottom w:val="single" w:sz="8" w:space="0" w:color="auto"/>
              <w:right w:val="nil"/>
            </w:tcBorders>
            <w:shd w:val="clear" w:color="auto" w:fill="auto"/>
            <w:noWrap/>
            <w:vAlign w:val="center"/>
            <w:hideMark/>
          </w:tcPr>
          <w:p w14:paraId="2F374E23" w14:textId="5CBB7F2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r>
      <w:tr w:rsidR="003812ED" w:rsidRPr="003812ED" w14:paraId="3979A642" w14:textId="77777777" w:rsidTr="00D9101E">
        <w:trPr>
          <w:trHeight w:val="315"/>
        </w:trPr>
        <w:tc>
          <w:tcPr>
            <w:tcW w:w="1094" w:type="dxa"/>
            <w:tcBorders>
              <w:top w:val="nil"/>
              <w:left w:val="nil"/>
              <w:bottom w:val="single" w:sz="4" w:space="0" w:color="auto"/>
              <w:right w:val="nil"/>
            </w:tcBorders>
            <w:shd w:val="clear" w:color="auto" w:fill="auto"/>
            <w:noWrap/>
            <w:vAlign w:val="center"/>
            <w:hideMark/>
          </w:tcPr>
          <w:p w14:paraId="352B0A18"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D</w:t>
            </w:r>
          </w:p>
        </w:tc>
        <w:tc>
          <w:tcPr>
            <w:tcW w:w="580" w:type="dxa"/>
            <w:tcBorders>
              <w:top w:val="nil"/>
              <w:left w:val="nil"/>
              <w:bottom w:val="single" w:sz="8" w:space="0" w:color="auto"/>
              <w:right w:val="nil"/>
            </w:tcBorders>
            <w:shd w:val="clear" w:color="auto" w:fill="auto"/>
            <w:noWrap/>
            <w:vAlign w:val="center"/>
            <w:hideMark/>
          </w:tcPr>
          <w:p w14:paraId="4F2F089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5A689850" w14:textId="1348DAF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79A815A4" w14:textId="7D827184"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22</w:t>
            </w:r>
          </w:p>
        </w:tc>
        <w:tc>
          <w:tcPr>
            <w:tcW w:w="1200" w:type="dxa"/>
            <w:tcBorders>
              <w:top w:val="nil"/>
              <w:left w:val="nil"/>
              <w:bottom w:val="single" w:sz="8" w:space="0" w:color="auto"/>
              <w:right w:val="nil"/>
            </w:tcBorders>
            <w:shd w:val="clear" w:color="auto" w:fill="auto"/>
            <w:noWrap/>
            <w:vAlign w:val="center"/>
            <w:hideMark/>
          </w:tcPr>
          <w:p w14:paraId="405339F3" w14:textId="7BD96D6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3E30567" w14:textId="3755755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753305C" w14:textId="360C599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5D73217F" w14:textId="3BB10589"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4D8EA71" w14:textId="3392054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30A6BAB5" w14:textId="66A07A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84</w:t>
            </w:r>
          </w:p>
        </w:tc>
        <w:tc>
          <w:tcPr>
            <w:tcW w:w="1200" w:type="dxa"/>
            <w:tcBorders>
              <w:top w:val="nil"/>
              <w:left w:val="nil"/>
              <w:bottom w:val="single" w:sz="8" w:space="0" w:color="auto"/>
              <w:right w:val="nil"/>
            </w:tcBorders>
            <w:shd w:val="clear" w:color="auto" w:fill="auto"/>
            <w:noWrap/>
            <w:vAlign w:val="center"/>
            <w:hideMark/>
          </w:tcPr>
          <w:p w14:paraId="07557A70" w14:textId="30C356E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80</w:t>
            </w:r>
          </w:p>
        </w:tc>
        <w:tc>
          <w:tcPr>
            <w:tcW w:w="1200" w:type="dxa"/>
            <w:tcBorders>
              <w:top w:val="nil"/>
              <w:left w:val="nil"/>
              <w:bottom w:val="single" w:sz="8" w:space="0" w:color="auto"/>
              <w:right w:val="nil"/>
            </w:tcBorders>
            <w:shd w:val="clear" w:color="auto" w:fill="auto"/>
            <w:noWrap/>
            <w:vAlign w:val="center"/>
            <w:hideMark/>
          </w:tcPr>
          <w:p w14:paraId="7546D581" w14:textId="131EDC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r>
      <w:tr w:rsidR="003812ED" w:rsidRPr="003812ED" w14:paraId="4E7244A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0AEBF72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E</w:t>
            </w:r>
          </w:p>
        </w:tc>
        <w:tc>
          <w:tcPr>
            <w:tcW w:w="580" w:type="dxa"/>
            <w:tcBorders>
              <w:top w:val="nil"/>
              <w:left w:val="nil"/>
              <w:bottom w:val="nil"/>
              <w:right w:val="nil"/>
            </w:tcBorders>
            <w:shd w:val="clear" w:color="auto" w:fill="auto"/>
            <w:noWrap/>
            <w:vAlign w:val="center"/>
            <w:hideMark/>
          </w:tcPr>
          <w:p w14:paraId="1974C64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FE7F726" w14:textId="332F8E0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12</w:t>
            </w:r>
          </w:p>
        </w:tc>
        <w:tc>
          <w:tcPr>
            <w:tcW w:w="1200" w:type="dxa"/>
            <w:tcBorders>
              <w:top w:val="nil"/>
              <w:left w:val="nil"/>
              <w:bottom w:val="nil"/>
              <w:right w:val="nil"/>
            </w:tcBorders>
            <w:shd w:val="clear" w:color="auto" w:fill="auto"/>
            <w:noWrap/>
            <w:vAlign w:val="center"/>
            <w:hideMark/>
          </w:tcPr>
          <w:p w14:paraId="710146B7" w14:textId="567FCD0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10</w:t>
            </w:r>
          </w:p>
        </w:tc>
        <w:tc>
          <w:tcPr>
            <w:tcW w:w="1200" w:type="dxa"/>
            <w:tcBorders>
              <w:top w:val="nil"/>
              <w:left w:val="nil"/>
              <w:bottom w:val="nil"/>
              <w:right w:val="nil"/>
            </w:tcBorders>
            <w:shd w:val="clear" w:color="auto" w:fill="auto"/>
            <w:noWrap/>
            <w:vAlign w:val="center"/>
            <w:hideMark/>
          </w:tcPr>
          <w:p w14:paraId="5902D97C" w14:textId="17A08D7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D5E3F64" w14:textId="6272820E"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07</w:t>
            </w:r>
          </w:p>
        </w:tc>
        <w:tc>
          <w:tcPr>
            <w:tcW w:w="1200" w:type="dxa"/>
            <w:tcBorders>
              <w:top w:val="nil"/>
              <w:left w:val="nil"/>
              <w:bottom w:val="nil"/>
              <w:right w:val="nil"/>
            </w:tcBorders>
            <w:shd w:val="clear" w:color="auto" w:fill="auto"/>
            <w:noWrap/>
            <w:vAlign w:val="center"/>
            <w:hideMark/>
          </w:tcPr>
          <w:p w14:paraId="03B2B4E6" w14:textId="00AD9540"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79D29FA9" w14:textId="19E4E321"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08</w:t>
            </w:r>
          </w:p>
        </w:tc>
        <w:tc>
          <w:tcPr>
            <w:tcW w:w="1200" w:type="dxa"/>
            <w:tcBorders>
              <w:top w:val="nil"/>
              <w:left w:val="nil"/>
              <w:bottom w:val="nil"/>
              <w:right w:val="nil"/>
            </w:tcBorders>
            <w:shd w:val="clear" w:color="auto" w:fill="auto"/>
            <w:noWrap/>
            <w:vAlign w:val="center"/>
            <w:hideMark/>
          </w:tcPr>
          <w:p w14:paraId="20441ADF" w14:textId="3C2924C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FC795E1" w14:textId="4740A6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35</w:t>
            </w:r>
          </w:p>
        </w:tc>
        <w:tc>
          <w:tcPr>
            <w:tcW w:w="1200" w:type="dxa"/>
            <w:tcBorders>
              <w:top w:val="nil"/>
              <w:left w:val="nil"/>
              <w:bottom w:val="nil"/>
              <w:right w:val="nil"/>
            </w:tcBorders>
            <w:shd w:val="clear" w:color="auto" w:fill="auto"/>
            <w:noWrap/>
            <w:vAlign w:val="center"/>
            <w:hideMark/>
          </w:tcPr>
          <w:p w14:paraId="56CDD3C5" w14:textId="26BD112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6</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31421026" w14:textId="463D123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r>
      <w:tr w:rsidR="003812ED" w:rsidRPr="003812ED" w14:paraId="050342B6" w14:textId="77777777" w:rsidTr="00D9101E">
        <w:trPr>
          <w:trHeight w:val="315"/>
        </w:trPr>
        <w:tc>
          <w:tcPr>
            <w:tcW w:w="1094" w:type="dxa"/>
            <w:vMerge/>
            <w:tcBorders>
              <w:top w:val="single" w:sz="12" w:space="0" w:color="auto"/>
              <w:left w:val="nil"/>
              <w:bottom w:val="single" w:sz="4" w:space="0" w:color="auto"/>
              <w:right w:val="nil"/>
            </w:tcBorders>
            <w:vAlign w:val="center"/>
            <w:hideMark/>
          </w:tcPr>
          <w:p w14:paraId="10C0225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35F155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67CBF94" w14:textId="5C46A45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7ACE3D1F" w14:textId="4FC580B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65</w:t>
            </w:r>
          </w:p>
        </w:tc>
        <w:tc>
          <w:tcPr>
            <w:tcW w:w="1200" w:type="dxa"/>
            <w:tcBorders>
              <w:top w:val="nil"/>
              <w:left w:val="nil"/>
              <w:bottom w:val="single" w:sz="8" w:space="0" w:color="auto"/>
              <w:right w:val="nil"/>
            </w:tcBorders>
            <w:shd w:val="clear" w:color="auto" w:fill="auto"/>
            <w:noWrap/>
            <w:vAlign w:val="center"/>
            <w:hideMark/>
          </w:tcPr>
          <w:p w14:paraId="550BBC7B" w14:textId="3C049DE1"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3E4A9C04" w14:textId="0F836CC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F501D6B" w14:textId="1E7827C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4F857527" w14:textId="1C5E28A8"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4DEC267E" w14:textId="3841EFC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24</w:t>
            </w:r>
          </w:p>
        </w:tc>
        <w:tc>
          <w:tcPr>
            <w:tcW w:w="1200" w:type="dxa"/>
            <w:tcBorders>
              <w:top w:val="nil"/>
              <w:left w:val="nil"/>
              <w:bottom w:val="single" w:sz="8" w:space="0" w:color="auto"/>
              <w:right w:val="nil"/>
            </w:tcBorders>
            <w:shd w:val="clear" w:color="auto" w:fill="auto"/>
            <w:noWrap/>
            <w:vAlign w:val="center"/>
            <w:hideMark/>
          </w:tcPr>
          <w:p w14:paraId="778D9AFE" w14:textId="7EEC6C7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49</w:t>
            </w:r>
          </w:p>
        </w:tc>
        <w:tc>
          <w:tcPr>
            <w:tcW w:w="1200" w:type="dxa"/>
            <w:tcBorders>
              <w:top w:val="nil"/>
              <w:left w:val="nil"/>
              <w:bottom w:val="single" w:sz="8" w:space="0" w:color="auto"/>
              <w:right w:val="nil"/>
            </w:tcBorders>
            <w:shd w:val="clear" w:color="auto" w:fill="auto"/>
            <w:noWrap/>
            <w:vAlign w:val="center"/>
            <w:hideMark/>
          </w:tcPr>
          <w:p w14:paraId="0E7FFFB5" w14:textId="6F409C7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96</w:t>
            </w:r>
          </w:p>
        </w:tc>
        <w:tc>
          <w:tcPr>
            <w:tcW w:w="1200" w:type="dxa"/>
            <w:tcBorders>
              <w:top w:val="nil"/>
              <w:left w:val="nil"/>
              <w:bottom w:val="single" w:sz="8" w:space="0" w:color="auto"/>
              <w:right w:val="nil"/>
            </w:tcBorders>
            <w:shd w:val="clear" w:color="auto" w:fill="auto"/>
            <w:noWrap/>
            <w:vAlign w:val="center"/>
            <w:hideMark/>
          </w:tcPr>
          <w:p w14:paraId="5F8178C7" w14:textId="565709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99</w:t>
            </w:r>
          </w:p>
        </w:tc>
      </w:tr>
      <w:tr w:rsidR="003812ED" w:rsidRPr="003812ED" w14:paraId="55AD16C0"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923007A"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F</w:t>
            </w:r>
          </w:p>
        </w:tc>
        <w:tc>
          <w:tcPr>
            <w:tcW w:w="580" w:type="dxa"/>
            <w:tcBorders>
              <w:top w:val="nil"/>
              <w:left w:val="nil"/>
              <w:bottom w:val="nil"/>
              <w:right w:val="nil"/>
            </w:tcBorders>
            <w:shd w:val="clear" w:color="auto" w:fill="auto"/>
            <w:noWrap/>
            <w:vAlign w:val="center"/>
            <w:hideMark/>
          </w:tcPr>
          <w:p w14:paraId="7ED649A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DD42C68" w14:textId="2C3C29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71</w:t>
            </w:r>
          </w:p>
        </w:tc>
        <w:tc>
          <w:tcPr>
            <w:tcW w:w="1200" w:type="dxa"/>
            <w:tcBorders>
              <w:top w:val="nil"/>
              <w:left w:val="nil"/>
              <w:bottom w:val="nil"/>
              <w:right w:val="nil"/>
            </w:tcBorders>
            <w:shd w:val="clear" w:color="auto" w:fill="auto"/>
            <w:noWrap/>
            <w:vAlign w:val="center"/>
            <w:hideMark/>
          </w:tcPr>
          <w:p w14:paraId="4FB8A085" w14:textId="4F76298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83</w:t>
            </w:r>
          </w:p>
        </w:tc>
        <w:tc>
          <w:tcPr>
            <w:tcW w:w="1200" w:type="dxa"/>
            <w:tcBorders>
              <w:top w:val="nil"/>
              <w:left w:val="nil"/>
              <w:bottom w:val="nil"/>
              <w:right w:val="nil"/>
            </w:tcBorders>
            <w:shd w:val="clear" w:color="auto" w:fill="auto"/>
            <w:noWrap/>
            <w:vAlign w:val="center"/>
            <w:hideMark/>
          </w:tcPr>
          <w:p w14:paraId="78F2E934" w14:textId="7888DA9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09</w:t>
            </w:r>
          </w:p>
        </w:tc>
        <w:tc>
          <w:tcPr>
            <w:tcW w:w="1200" w:type="dxa"/>
            <w:tcBorders>
              <w:top w:val="nil"/>
              <w:left w:val="nil"/>
              <w:bottom w:val="nil"/>
              <w:right w:val="nil"/>
            </w:tcBorders>
            <w:shd w:val="clear" w:color="auto" w:fill="auto"/>
            <w:noWrap/>
            <w:vAlign w:val="center"/>
            <w:hideMark/>
          </w:tcPr>
          <w:p w14:paraId="19E95665" w14:textId="017FBC0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7A426C0" w14:textId="432E14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5F6F6738" w14:textId="5424CA4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4FD7B685" w14:textId="653676D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37</w:t>
            </w:r>
          </w:p>
        </w:tc>
        <w:tc>
          <w:tcPr>
            <w:tcW w:w="1200" w:type="dxa"/>
            <w:tcBorders>
              <w:top w:val="nil"/>
              <w:left w:val="nil"/>
              <w:bottom w:val="nil"/>
              <w:right w:val="nil"/>
            </w:tcBorders>
            <w:shd w:val="clear" w:color="auto" w:fill="auto"/>
            <w:noWrap/>
            <w:vAlign w:val="center"/>
            <w:hideMark/>
          </w:tcPr>
          <w:p w14:paraId="2181EABA" w14:textId="72E8856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1016B651" w14:textId="72519D3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97</w:t>
            </w:r>
          </w:p>
        </w:tc>
        <w:tc>
          <w:tcPr>
            <w:tcW w:w="1200" w:type="dxa"/>
            <w:tcBorders>
              <w:top w:val="nil"/>
              <w:left w:val="nil"/>
              <w:bottom w:val="nil"/>
              <w:right w:val="nil"/>
            </w:tcBorders>
            <w:shd w:val="clear" w:color="auto" w:fill="auto"/>
            <w:noWrap/>
            <w:vAlign w:val="center"/>
            <w:hideMark/>
          </w:tcPr>
          <w:p w14:paraId="525D059C" w14:textId="684BEBF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05</w:t>
            </w:r>
          </w:p>
        </w:tc>
      </w:tr>
      <w:tr w:rsidR="003812ED" w:rsidRPr="003812ED" w14:paraId="37C6DE2E" w14:textId="77777777" w:rsidTr="00D9101E">
        <w:trPr>
          <w:trHeight w:val="315"/>
        </w:trPr>
        <w:tc>
          <w:tcPr>
            <w:tcW w:w="1094" w:type="dxa"/>
            <w:vMerge/>
            <w:tcBorders>
              <w:top w:val="nil"/>
              <w:left w:val="nil"/>
              <w:bottom w:val="single" w:sz="4" w:space="0" w:color="auto"/>
              <w:right w:val="nil"/>
            </w:tcBorders>
            <w:vAlign w:val="center"/>
            <w:hideMark/>
          </w:tcPr>
          <w:p w14:paraId="6C4E9EDC"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F315955"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33CCBA6" w14:textId="1B69F18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0E5D7ADF" w14:textId="3CC6E450"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33F6F24" w14:textId="4C709D5C"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23977F69" w14:textId="31EE87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05FFB5FE" w14:textId="2981086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00</w:t>
            </w:r>
          </w:p>
        </w:tc>
        <w:tc>
          <w:tcPr>
            <w:tcW w:w="1200" w:type="dxa"/>
            <w:tcBorders>
              <w:top w:val="nil"/>
              <w:left w:val="nil"/>
              <w:bottom w:val="single" w:sz="8" w:space="0" w:color="auto"/>
              <w:right w:val="nil"/>
            </w:tcBorders>
            <w:shd w:val="clear" w:color="auto" w:fill="auto"/>
            <w:noWrap/>
            <w:vAlign w:val="center"/>
            <w:hideMark/>
          </w:tcPr>
          <w:p w14:paraId="3DF57264" w14:textId="4EAE035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C324B1C" w14:textId="59E3403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13</w:t>
            </w:r>
          </w:p>
        </w:tc>
        <w:tc>
          <w:tcPr>
            <w:tcW w:w="1200" w:type="dxa"/>
            <w:tcBorders>
              <w:top w:val="nil"/>
              <w:left w:val="nil"/>
              <w:bottom w:val="single" w:sz="8" w:space="0" w:color="auto"/>
              <w:right w:val="nil"/>
            </w:tcBorders>
            <w:shd w:val="clear" w:color="auto" w:fill="auto"/>
            <w:noWrap/>
            <w:vAlign w:val="center"/>
            <w:hideMark/>
          </w:tcPr>
          <w:p w14:paraId="0078306A" w14:textId="208493D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1DE611AD" w14:textId="672CB283"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single" w:sz="8" w:space="0" w:color="auto"/>
              <w:right w:val="nil"/>
            </w:tcBorders>
            <w:shd w:val="clear" w:color="auto" w:fill="auto"/>
            <w:noWrap/>
            <w:vAlign w:val="center"/>
            <w:hideMark/>
          </w:tcPr>
          <w:p w14:paraId="1E40D20C" w14:textId="1D33FF0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09</w:t>
            </w:r>
          </w:p>
        </w:tc>
      </w:tr>
      <w:tr w:rsidR="003812ED" w:rsidRPr="003812ED" w14:paraId="55EF4773"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634655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G</w:t>
            </w:r>
          </w:p>
        </w:tc>
        <w:tc>
          <w:tcPr>
            <w:tcW w:w="580" w:type="dxa"/>
            <w:tcBorders>
              <w:top w:val="nil"/>
              <w:left w:val="nil"/>
              <w:bottom w:val="nil"/>
              <w:right w:val="nil"/>
            </w:tcBorders>
            <w:shd w:val="clear" w:color="auto" w:fill="auto"/>
            <w:noWrap/>
            <w:vAlign w:val="center"/>
            <w:hideMark/>
          </w:tcPr>
          <w:p w14:paraId="1C435141"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5D90DBC4" w14:textId="6FAD0A82"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17</w:t>
            </w:r>
          </w:p>
        </w:tc>
        <w:tc>
          <w:tcPr>
            <w:tcW w:w="1200" w:type="dxa"/>
            <w:tcBorders>
              <w:top w:val="nil"/>
              <w:left w:val="nil"/>
              <w:bottom w:val="nil"/>
              <w:right w:val="nil"/>
            </w:tcBorders>
            <w:shd w:val="clear" w:color="auto" w:fill="auto"/>
            <w:noWrap/>
            <w:vAlign w:val="center"/>
            <w:hideMark/>
          </w:tcPr>
          <w:p w14:paraId="194BCE0A" w14:textId="2A5CF9E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68</w:t>
            </w:r>
          </w:p>
        </w:tc>
        <w:tc>
          <w:tcPr>
            <w:tcW w:w="1200" w:type="dxa"/>
            <w:tcBorders>
              <w:top w:val="nil"/>
              <w:left w:val="nil"/>
              <w:bottom w:val="nil"/>
              <w:right w:val="nil"/>
            </w:tcBorders>
            <w:shd w:val="clear" w:color="auto" w:fill="auto"/>
            <w:noWrap/>
            <w:vAlign w:val="center"/>
            <w:hideMark/>
          </w:tcPr>
          <w:p w14:paraId="0C2C1553" w14:textId="1A63F17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123AD3C4" w14:textId="73D6BCA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75DACC09" w14:textId="5F618E7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00</w:t>
            </w:r>
          </w:p>
        </w:tc>
        <w:tc>
          <w:tcPr>
            <w:tcW w:w="1200" w:type="dxa"/>
            <w:tcBorders>
              <w:top w:val="nil"/>
              <w:left w:val="nil"/>
              <w:bottom w:val="nil"/>
              <w:right w:val="nil"/>
            </w:tcBorders>
            <w:shd w:val="clear" w:color="auto" w:fill="auto"/>
            <w:noWrap/>
            <w:vAlign w:val="center"/>
            <w:hideMark/>
          </w:tcPr>
          <w:p w14:paraId="65D25A32" w14:textId="11C8A7E0"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51DB23C7" w14:textId="0E9950F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5EF86D8C" w14:textId="2FCD1B5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c>
          <w:tcPr>
            <w:tcW w:w="1200" w:type="dxa"/>
            <w:tcBorders>
              <w:top w:val="nil"/>
              <w:left w:val="nil"/>
              <w:bottom w:val="nil"/>
              <w:right w:val="nil"/>
            </w:tcBorders>
            <w:shd w:val="clear" w:color="auto" w:fill="auto"/>
            <w:noWrap/>
            <w:vAlign w:val="center"/>
            <w:hideMark/>
          </w:tcPr>
          <w:p w14:paraId="7B8F6F0B" w14:textId="46AE907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92</w:t>
            </w:r>
          </w:p>
        </w:tc>
        <w:tc>
          <w:tcPr>
            <w:tcW w:w="1200" w:type="dxa"/>
            <w:tcBorders>
              <w:top w:val="nil"/>
              <w:left w:val="nil"/>
              <w:bottom w:val="nil"/>
              <w:right w:val="nil"/>
            </w:tcBorders>
            <w:shd w:val="clear" w:color="auto" w:fill="auto"/>
            <w:noWrap/>
            <w:vAlign w:val="center"/>
            <w:hideMark/>
          </w:tcPr>
          <w:p w14:paraId="48A3FB5F" w14:textId="51B690E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84</w:t>
            </w:r>
          </w:p>
        </w:tc>
      </w:tr>
      <w:tr w:rsidR="003812ED" w:rsidRPr="003812ED" w14:paraId="1FDC04A3" w14:textId="77777777" w:rsidTr="00D9101E">
        <w:trPr>
          <w:trHeight w:val="315"/>
        </w:trPr>
        <w:tc>
          <w:tcPr>
            <w:tcW w:w="1094" w:type="dxa"/>
            <w:vMerge/>
            <w:tcBorders>
              <w:top w:val="nil"/>
              <w:left w:val="nil"/>
              <w:bottom w:val="single" w:sz="4" w:space="0" w:color="auto"/>
              <w:right w:val="nil"/>
            </w:tcBorders>
            <w:vAlign w:val="center"/>
            <w:hideMark/>
          </w:tcPr>
          <w:p w14:paraId="5794DBBF"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04BF077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2F8EAC09" w14:textId="737AC7BE"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19</w:t>
            </w:r>
          </w:p>
        </w:tc>
        <w:tc>
          <w:tcPr>
            <w:tcW w:w="1200" w:type="dxa"/>
            <w:tcBorders>
              <w:top w:val="nil"/>
              <w:left w:val="nil"/>
              <w:bottom w:val="single" w:sz="8" w:space="0" w:color="auto"/>
              <w:right w:val="nil"/>
            </w:tcBorders>
            <w:shd w:val="clear" w:color="auto" w:fill="auto"/>
            <w:noWrap/>
            <w:vAlign w:val="center"/>
            <w:hideMark/>
          </w:tcPr>
          <w:p w14:paraId="0F6AB182" w14:textId="67A7B6AF"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47</w:t>
            </w:r>
          </w:p>
        </w:tc>
        <w:tc>
          <w:tcPr>
            <w:tcW w:w="1200" w:type="dxa"/>
            <w:tcBorders>
              <w:top w:val="nil"/>
              <w:left w:val="nil"/>
              <w:bottom w:val="single" w:sz="8" w:space="0" w:color="auto"/>
              <w:right w:val="nil"/>
            </w:tcBorders>
            <w:shd w:val="clear" w:color="auto" w:fill="auto"/>
            <w:noWrap/>
            <w:vAlign w:val="center"/>
            <w:hideMark/>
          </w:tcPr>
          <w:p w14:paraId="0B2892B5" w14:textId="462BFEA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2E90F25C" w14:textId="2836A8D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04</w:t>
            </w:r>
          </w:p>
        </w:tc>
        <w:tc>
          <w:tcPr>
            <w:tcW w:w="1200" w:type="dxa"/>
            <w:tcBorders>
              <w:top w:val="nil"/>
              <w:left w:val="nil"/>
              <w:bottom w:val="single" w:sz="8" w:space="0" w:color="auto"/>
              <w:right w:val="nil"/>
            </w:tcBorders>
            <w:shd w:val="clear" w:color="auto" w:fill="auto"/>
            <w:noWrap/>
            <w:vAlign w:val="center"/>
            <w:hideMark/>
          </w:tcPr>
          <w:p w14:paraId="09AE8DA4" w14:textId="42BF542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087C745E" w14:textId="13854B93"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2988FEEF" w14:textId="4E91A85E"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12</w:t>
            </w:r>
          </w:p>
        </w:tc>
        <w:tc>
          <w:tcPr>
            <w:tcW w:w="1200" w:type="dxa"/>
            <w:tcBorders>
              <w:top w:val="nil"/>
              <w:left w:val="nil"/>
              <w:bottom w:val="single" w:sz="8" w:space="0" w:color="auto"/>
              <w:right w:val="nil"/>
            </w:tcBorders>
            <w:shd w:val="clear" w:color="auto" w:fill="auto"/>
            <w:noWrap/>
            <w:vAlign w:val="center"/>
            <w:hideMark/>
          </w:tcPr>
          <w:p w14:paraId="07A8E6ED" w14:textId="065BA542"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48</w:t>
            </w:r>
          </w:p>
        </w:tc>
        <w:tc>
          <w:tcPr>
            <w:tcW w:w="1200" w:type="dxa"/>
            <w:tcBorders>
              <w:top w:val="nil"/>
              <w:left w:val="nil"/>
              <w:bottom w:val="single" w:sz="8" w:space="0" w:color="auto"/>
              <w:right w:val="nil"/>
            </w:tcBorders>
            <w:shd w:val="clear" w:color="auto" w:fill="auto"/>
            <w:noWrap/>
            <w:vAlign w:val="center"/>
            <w:hideMark/>
          </w:tcPr>
          <w:p w14:paraId="75AFCC3D" w14:textId="0C2CB6B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87</w:t>
            </w:r>
          </w:p>
        </w:tc>
        <w:tc>
          <w:tcPr>
            <w:tcW w:w="1200" w:type="dxa"/>
            <w:tcBorders>
              <w:top w:val="nil"/>
              <w:left w:val="nil"/>
              <w:bottom w:val="single" w:sz="8" w:space="0" w:color="auto"/>
              <w:right w:val="nil"/>
            </w:tcBorders>
            <w:shd w:val="clear" w:color="auto" w:fill="auto"/>
            <w:noWrap/>
            <w:vAlign w:val="center"/>
            <w:hideMark/>
          </w:tcPr>
          <w:p w14:paraId="743B3E90" w14:textId="4AC05BB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95</w:t>
            </w:r>
          </w:p>
        </w:tc>
      </w:tr>
      <w:tr w:rsidR="003812ED" w:rsidRPr="003812ED" w14:paraId="1AA67C64"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56AAB17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H</w:t>
            </w:r>
          </w:p>
        </w:tc>
        <w:tc>
          <w:tcPr>
            <w:tcW w:w="580" w:type="dxa"/>
            <w:tcBorders>
              <w:top w:val="nil"/>
              <w:left w:val="nil"/>
              <w:bottom w:val="nil"/>
              <w:right w:val="nil"/>
            </w:tcBorders>
            <w:shd w:val="clear" w:color="auto" w:fill="auto"/>
            <w:noWrap/>
            <w:vAlign w:val="center"/>
            <w:hideMark/>
          </w:tcPr>
          <w:p w14:paraId="6D66EA4F"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2037CEDD" w14:textId="68441BD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1807B8FF" w14:textId="0CA5AAEB"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28</w:t>
            </w:r>
          </w:p>
        </w:tc>
        <w:tc>
          <w:tcPr>
            <w:tcW w:w="1200" w:type="dxa"/>
            <w:tcBorders>
              <w:top w:val="nil"/>
              <w:left w:val="nil"/>
              <w:bottom w:val="nil"/>
              <w:right w:val="nil"/>
            </w:tcBorders>
            <w:shd w:val="clear" w:color="auto" w:fill="auto"/>
            <w:noWrap/>
            <w:vAlign w:val="center"/>
            <w:hideMark/>
          </w:tcPr>
          <w:p w14:paraId="7B50D7C3" w14:textId="2DAEB26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67725ED4" w14:textId="7704D6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03</w:t>
            </w:r>
          </w:p>
        </w:tc>
        <w:tc>
          <w:tcPr>
            <w:tcW w:w="1200" w:type="dxa"/>
            <w:tcBorders>
              <w:top w:val="nil"/>
              <w:left w:val="nil"/>
              <w:bottom w:val="nil"/>
              <w:right w:val="nil"/>
            </w:tcBorders>
            <w:shd w:val="clear" w:color="auto" w:fill="auto"/>
            <w:noWrap/>
            <w:vAlign w:val="center"/>
            <w:hideMark/>
          </w:tcPr>
          <w:p w14:paraId="29ACE91F" w14:textId="3D0C26C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697818A2" w14:textId="06ED4108"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F55FEE8" w14:textId="16E77FE8"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20CE04" w14:textId="2E77E08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93</w:t>
            </w:r>
          </w:p>
        </w:tc>
        <w:tc>
          <w:tcPr>
            <w:tcW w:w="1200" w:type="dxa"/>
            <w:tcBorders>
              <w:top w:val="nil"/>
              <w:left w:val="nil"/>
              <w:bottom w:val="nil"/>
              <w:right w:val="nil"/>
            </w:tcBorders>
            <w:shd w:val="clear" w:color="auto" w:fill="auto"/>
            <w:noWrap/>
            <w:vAlign w:val="center"/>
            <w:hideMark/>
          </w:tcPr>
          <w:p w14:paraId="428C5116" w14:textId="1E702341"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80</w:t>
            </w:r>
          </w:p>
        </w:tc>
        <w:tc>
          <w:tcPr>
            <w:tcW w:w="1200" w:type="dxa"/>
            <w:tcBorders>
              <w:top w:val="nil"/>
              <w:left w:val="nil"/>
              <w:bottom w:val="nil"/>
              <w:right w:val="nil"/>
            </w:tcBorders>
            <w:shd w:val="clear" w:color="auto" w:fill="auto"/>
            <w:noWrap/>
            <w:vAlign w:val="center"/>
            <w:hideMark/>
          </w:tcPr>
          <w:p w14:paraId="1C0F8678" w14:textId="159D5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41</w:t>
            </w:r>
          </w:p>
        </w:tc>
      </w:tr>
      <w:tr w:rsidR="003812ED" w:rsidRPr="003812ED" w14:paraId="45579A15" w14:textId="77777777" w:rsidTr="00D9101E">
        <w:trPr>
          <w:trHeight w:val="315"/>
        </w:trPr>
        <w:tc>
          <w:tcPr>
            <w:tcW w:w="1094" w:type="dxa"/>
            <w:vMerge/>
            <w:tcBorders>
              <w:top w:val="nil"/>
              <w:left w:val="nil"/>
              <w:bottom w:val="single" w:sz="4" w:space="0" w:color="auto"/>
              <w:right w:val="nil"/>
            </w:tcBorders>
            <w:vAlign w:val="center"/>
            <w:hideMark/>
          </w:tcPr>
          <w:p w14:paraId="7FFED726"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6E90D04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449411C8" w14:textId="06C28B7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26</w:t>
            </w:r>
          </w:p>
        </w:tc>
        <w:tc>
          <w:tcPr>
            <w:tcW w:w="1200" w:type="dxa"/>
            <w:tcBorders>
              <w:top w:val="nil"/>
              <w:left w:val="nil"/>
              <w:bottom w:val="single" w:sz="8" w:space="0" w:color="auto"/>
              <w:right w:val="nil"/>
            </w:tcBorders>
            <w:shd w:val="clear" w:color="auto" w:fill="auto"/>
            <w:noWrap/>
            <w:vAlign w:val="center"/>
            <w:hideMark/>
          </w:tcPr>
          <w:p w14:paraId="7F7B1093" w14:textId="3B1F78C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85</w:t>
            </w:r>
          </w:p>
        </w:tc>
        <w:tc>
          <w:tcPr>
            <w:tcW w:w="1200" w:type="dxa"/>
            <w:tcBorders>
              <w:top w:val="nil"/>
              <w:left w:val="nil"/>
              <w:bottom w:val="single" w:sz="8" w:space="0" w:color="auto"/>
              <w:right w:val="nil"/>
            </w:tcBorders>
            <w:shd w:val="clear" w:color="auto" w:fill="auto"/>
            <w:noWrap/>
            <w:vAlign w:val="center"/>
            <w:hideMark/>
          </w:tcPr>
          <w:p w14:paraId="2F37DF53" w14:textId="19BC233F"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0D7F39AA" w14:textId="760EADC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08</w:t>
            </w:r>
          </w:p>
        </w:tc>
        <w:tc>
          <w:tcPr>
            <w:tcW w:w="1200" w:type="dxa"/>
            <w:tcBorders>
              <w:top w:val="nil"/>
              <w:left w:val="nil"/>
              <w:bottom w:val="single" w:sz="8" w:space="0" w:color="auto"/>
              <w:right w:val="nil"/>
            </w:tcBorders>
            <w:shd w:val="clear" w:color="auto" w:fill="auto"/>
            <w:noWrap/>
            <w:vAlign w:val="center"/>
            <w:hideMark/>
          </w:tcPr>
          <w:p w14:paraId="64D3DF4F" w14:textId="073D22D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2F2ACE84" w14:textId="4FE9CAEB"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8415840" w14:textId="2E5DBDC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38</w:t>
            </w:r>
          </w:p>
        </w:tc>
        <w:tc>
          <w:tcPr>
            <w:tcW w:w="1200" w:type="dxa"/>
            <w:tcBorders>
              <w:top w:val="nil"/>
              <w:left w:val="nil"/>
              <w:bottom w:val="single" w:sz="8" w:space="0" w:color="auto"/>
              <w:right w:val="nil"/>
            </w:tcBorders>
            <w:shd w:val="clear" w:color="auto" w:fill="auto"/>
            <w:noWrap/>
            <w:vAlign w:val="center"/>
            <w:hideMark/>
          </w:tcPr>
          <w:p w14:paraId="1DE34EDE" w14:textId="08D678A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76</w:t>
            </w:r>
          </w:p>
        </w:tc>
        <w:tc>
          <w:tcPr>
            <w:tcW w:w="1200" w:type="dxa"/>
            <w:tcBorders>
              <w:top w:val="nil"/>
              <w:left w:val="nil"/>
              <w:bottom w:val="single" w:sz="8" w:space="0" w:color="auto"/>
              <w:right w:val="nil"/>
            </w:tcBorders>
            <w:shd w:val="clear" w:color="auto" w:fill="auto"/>
            <w:noWrap/>
            <w:vAlign w:val="center"/>
            <w:hideMark/>
          </w:tcPr>
          <w:p w14:paraId="3455564B" w14:textId="6347A59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43</w:t>
            </w:r>
          </w:p>
        </w:tc>
        <w:tc>
          <w:tcPr>
            <w:tcW w:w="1200" w:type="dxa"/>
            <w:tcBorders>
              <w:top w:val="nil"/>
              <w:left w:val="nil"/>
              <w:bottom w:val="single" w:sz="8" w:space="0" w:color="auto"/>
              <w:right w:val="nil"/>
            </w:tcBorders>
            <w:shd w:val="clear" w:color="auto" w:fill="auto"/>
            <w:noWrap/>
            <w:vAlign w:val="center"/>
            <w:hideMark/>
          </w:tcPr>
          <w:p w14:paraId="48DC4533" w14:textId="576AE2D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73</w:t>
            </w:r>
          </w:p>
        </w:tc>
      </w:tr>
      <w:tr w:rsidR="003812ED" w:rsidRPr="003812ED" w14:paraId="51507D4C" w14:textId="77777777" w:rsidTr="00D9101E">
        <w:trPr>
          <w:trHeight w:val="315"/>
        </w:trPr>
        <w:tc>
          <w:tcPr>
            <w:tcW w:w="1094" w:type="dxa"/>
            <w:vMerge w:val="restart"/>
            <w:tcBorders>
              <w:top w:val="single" w:sz="4" w:space="0" w:color="auto"/>
              <w:left w:val="nil"/>
              <w:bottom w:val="single" w:sz="12" w:space="0" w:color="000000"/>
              <w:right w:val="nil"/>
            </w:tcBorders>
            <w:shd w:val="clear" w:color="auto" w:fill="auto"/>
            <w:noWrap/>
            <w:vAlign w:val="center"/>
            <w:hideMark/>
          </w:tcPr>
          <w:p w14:paraId="4CBEE854"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I</w:t>
            </w:r>
          </w:p>
        </w:tc>
        <w:tc>
          <w:tcPr>
            <w:tcW w:w="580" w:type="dxa"/>
            <w:tcBorders>
              <w:top w:val="nil"/>
              <w:left w:val="nil"/>
              <w:bottom w:val="nil"/>
              <w:right w:val="nil"/>
            </w:tcBorders>
            <w:shd w:val="clear" w:color="auto" w:fill="auto"/>
            <w:noWrap/>
            <w:vAlign w:val="center"/>
            <w:hideMark/>
          </w:tcPr>
          <w:p w14:paraId="52E3AA0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02FF4570" w14:textId="5409DE07"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59</w:t>
            </w:r>
          </w:p>
        </w:tc>
        <w:tc>
          <w:tcPr>
            <w:tcW w:w="1200" w:type="dxa"/>
            <w:tcBorders>
              <w:top w:val="nil"/>
              <w:left w:val="nil"/>
              <w:bottom w:val="nil"/>
              <w:right w:val="nil"/>
            </w:tcBorders>
            <w:shd w:val="clear" w:color="auto" w:fill="auto"/>
            <w:noWrap/>
            <w:vAlign w:val="center"/>
            <w:hideMark/>
          </w:tcPr>
          <w:p w14:paraId="16177A36" w14:textId="64F74886"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32</w:t>
            </w:r>
          </w:p>
        </w:tc>
        <w:tc>
          <w:tcPr>
            <w:tcW w:w="1200" w:type="dxa"/>
            <w:tcBorders>
              <w:top w:val="nil"/>
              <w:left w:val="nil"/>
              <w:bottom w:val="nil"/>
              <w:right w:val="nil"/>
            </w:tcBorders>
            <w:shd w:val="clear" w:color="auto" w:fill="auto"/>
            <w:noWrap/>
            <w:vAlign w:val="center"/>
            <w:hideMark/>
          </w:tcPr>
          <w:p w14:paraId="1DB816A7" w14:textId="69A647D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06</w:t>
            </w:r>
          </w:p>
        </w:tc>
        <w:tc>
          <w:tcPr>
            <w:tcW w:w="1200" w:type="dxa"/>
            <w:tcBorders>
              <w:top w:val="nil"/>
              <w:left w:val="nil"/>
              <w:bottom w:val="nil"/>
              <w:right w:val="nil"/>
            </w:tcBorders>
            <w:shd w:val="clear" w:color="auto" w:fill="auto"/>
            <w:noWrap/>
            <w:vAlign w:val="center"/>
            <w:hideMark/>
          </w:tcPr>
          <w:p w14:paraId="3A49D584" w14:textId="0B9F06BF"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3D91026B" w14:textId="1BA97B5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7F169810" w14:textId="64E1D61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09</w:t>
            </w:r>
          </w:p>
        </w:tc>
        <w:tc>
          <w:tcPr>
            <w:tcW w:w="1200" w:type="dxa"/>
            <w:tcBorders>
              <w:top w:val="nil"/>
              <w:left w:val="nil"/>
              <w:bottom w:val="nil"/>
              <w:right w:val="nil"/>
            </w:tcBorders>
            <w:shd w:val="clear" w:color="auto" w:fill="auto"/>
            <w:noWrap/>
            <w:vAlign w:val="center"/>
            <w:hideMark/>
          </w:tcPr>
          <w:p w14:paraId="20D48BCF" w14:textId="5CEE8DD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1504508E" w14:textId="6D15814D"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24</w:t>
            </w:r>
          </w:p>
        </w:tc>
        <w:tc>
          <w:tcPr>
            <w:tcW w:w="1200" w:type="dxa"/>
            <w:tcBorders>
              <w:top w:val="nil"/>
              <w:left w:val="nil"/>
              <w:bottom w:val="nil"/>
              <w:right w:val="nil"/>
            </w:tcBorders>
            <w:shd w:val="clear" w:color="auto" w:fill="auto"/>
            <w:noWrap/>
            <w:vAlign w:val="center"/>
            <w:hideMark/>
          </w:tcPr>
          <w:p w14:paraId="61930E95" w14:textId="581B2ED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2</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20</w:t>
            </w:r>
          </w:p>
        </w:tc>
        <w:tc>
          <w:tcPr>
            <w:tcW w:w="1200" w:type="dxa"/>
            <w:tcBorders>
              <w:top w:val="nil"/>
              <w:left w:val="nil"/>
              <w:bottom w:val="nil"/>
              <w:right w:val="nil"/>
            </w:tcBorders>
            <w:shd w:val="clear" w:color="auto" w:fill="auto"/>
            <w:noWrap/>
            <w:vAlign w:val="center"/>
            <w:hideMark/>
          </w:tcPr>
          <w:p w14:paraId="61A35067" w14:textId="2533602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60</w:t>
            </w:r>
          </w:p>
        </w:tc>
      </w:tr>
      <w:tr w:rsidR="003812ED" w:rsidRPr="003812ED" w14:paraId="6215FB04" w14:textId="77777777" w:rsidTr="00D9101E">
        <w:trPr>
          <w:trHeight w:val="315"/>
        </w:trPr>
        <w:tc>
          <w:tcPr>
            <w:tcW w:w="1094" w:type="dxa"/>
            <w:vMerge/>
            <w:tcBorders>
              <w:top w:val="nil"/>
              <w:left w:val="nil"/>
              <w:bottom w:val="single" w:sz="4" w:space="0" w:color="auto"/>
              <w:right w:val="nil"/>
            </w:tcBorders>
            <w:vAlign w:val="center"/>
            <w:hideMark/>
          </w:tcPr>
          <w:p w14:paraId="17E3AC72"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145B511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0E433B6C" w14:textId="5F3122A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93</w:t>
            </w:r>
          </w:p>
        </w:tc>
        <w:tc>
          <w:tcPr>
            <w:tcW w:w="1200" w:type="dxa"/>
            <w:tcBorders>
              <w:top w:val="nil"/>
              <w:left w:val="nil"/>
              <w:bottom w:val="single" w:sz="8" w:space="0" w:color="auto"/>
              <w:right w:val="nil"/>
            </w:tcBorders>
            <w:shd w:val="clear" w:color="auto" w:fill="auto"/>
            <w:noWrap/>
            <w:vAlign w:val="center"/>
            <w:hideMark/>
          </w:tcPr>
          <w:p w14:paraId="444B6411" w14:textId="047258E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58</w:t>
            </w:r>
          </w:p>
        </w:tc>
        <w:tc>
          <w:tcPr>
            <w:tcW w:w="1200" w:type="dxa"/>
            <w:tcBorders>
              <w:top w:val="nil"/>
              <w:left w:val="nil"/>
              <w:bottom w:val="single" w:sz="8" w:space="0" w:color="auto"/>
              <w:right w:val="nil"/>
            </w:tcBorders>
            <w:shd w:val="clear" w:color="auto" w:fill="auto"/>
            <w:noWrap/>
            <w:vAlign w:val="center"/>
            <w:hideMark/>
          </w:tcPr>
          <w:p w14:paraId="1B4AC51B" w14:textId="2D15823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18</w:t>
            </w:r>
          </w:p>
        </w:tc>
        <w:tc>
          <w:tcPr>
            <w:tcW w:w="1200" w:type="dxa"/>
            <w:tcBorders>
              <w:top w:val="nil"/>
              <w:left w:val="nil"/>
              <w:bottom w:val="single" w:sz="8" w:space="0" w:color="auto"/>
              <w:right w:val="nil"/>
            </w:tcBorders>
            <w:shd w:val="clear" w:color="auto" w:fill="auto"/>
            <w:noWrap/>
            <w:vAlign w:val="center"/>
            <w:hideMark/>
          </w:tcPr>
          <w:p w14:paraId="1E7869FD" w14:textId="49EB5A6E"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C86C5D6" w14:textId="3F59E468"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02</w:t>
            </w:r>
          </w:p>
        </w:tc>
        <w:tc>
          <w:tcPr>
            <w:tcW w:w="1200" w:type="dxa"/>
            <w:tcBorders>
              <w:top w:val="nil"/>
              <w:left w:val="nil"/>
              <w:bottom w:val="single" w:sz="8" w:space="0" w:color="auto"/>
              <w:right w:val="nil"/>
            </w:tcBorders>
            <w:shd w:val="clear" w:color="auto" w:fill="auto"/>
            <w:noWrap/>
            <w:vAlign w:val="center"/>
            <w:hideMark/>
          </w:tcPr>
          <w:p w14:paraId="29605BB0" w14:textId="61EC92AD"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06</w:t>
            </w:r>
          </w:p>
        </w:tc>
        <w:tc>
          <w:tcPr>
            <w:tcW w:w="1200" w:type="dxa"/>
            <w:tcBorders>
              <w:top w:val="nil"/>
              <w:left w:val="nil"/>
              <w:bottom w:val="single" w:sz="8" w:space="0" w:color="auto"/>
              <w:right w:val="nil"/>
            </w:tcBorders>
            <w:shd w:val="clear" w:color="auto" w:fill="auto"/>
            <w:noWrap/>
            <w:vAlign w:val="center"/>
            <w:hideMark/>
          </w:tcPr>
          <w:p w14:paraId="70AA4A92" w14:textId="34D5E2D5"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07</w:t>
            </w:r>
          </w:p>
        </w:tc>
        <w:tc>
          <w:tcPr>
            <w:tcW w:w="1200" w:type="dxa"/>
            <w:tcBorders>
              <w:top w:val="nil"/>
              <w:left w:val="nil"/>
              <w:bottom w:val="single" w:sz="8" w:space="0" w:color="auto"/>
              <w:right w:val="nil"/>
            </w:tcBorders>
            <w:shd w:val="clear" w:color="auto" w:fill="auto"/>
            <w:noWrap/>
            <w:vAlign w:val="center"/>
            <w:hideMark/>
          </w:tcPr>
          <w:p w14:paraId="4FFBC8DC" w14:textId="1E0C5F4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53</w:t>
            </w:r>
          </w:p>
        </w:tc>
        <w:tc>
          <w:tcPr>
            <w:tcW w:w="1200" w:type="dxa"/>
            <w:tcBorders>
              <w:top w:val="nil"/>
              <w:left w:val="nil"/>
              <w:bottom w:val="single" w:sz="8" w:space="0" w:color="auto"/>
              <w:right w:val="nil"/>
            </w:tcBorders>
            <w:shd w:val="clear" w:color="auto" w:fill="auto"/>
            <w:noWrap/>
            <w:vAlign w:val="center"/>
            <w:hideMark/>
          </w:tcPr>
          <w:p w14:paraId="09558980" w14:textId="25979BA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16</w:t>
            </w:r>
          </w:p>
        </w:tc>
        <w:tc>
          <w:tcPr>
            <w:tcW w:w="1200" w:type="dxa"/>
            <w:tcBorders>
              <w:top w:val="nil"/>
              <w:left w:val="nil"/>
              <w:bottom w:val="single" w:sz="8" w:space="0" w:color="auto"/>
              <w:right w:val="nil"/>
            </w:tcBorders>
            <w:shd w:val="clear" w:color="auto" w:fill="auto"/>
            <w:noWrap/>
            <w:vAlign w:val="center"/>
            <w:hideMark/>
          </w:tcPr>
          <w:p w14:paraId="3188A45B" w14:textId="4EF95F8B"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64</w:t>
            </w:r>
          </w:p>
        </w:tc>
      </w:tr>
      <w:tr w:rsidR="003812ED" w:rsidRPr="003812ED" w14:paraId="7002CCEB" w14:textId="77777777" w:rsidTr="00D9101E">
        <w:trPr>
          <w:trHeight w:val="315"/>
        </w:trPr>
        <w:tc>
          <w:tcPr>
            <w:tcW w:w="1094" w:type="dxa"/>
            <w:vMerge w:val="restart"/>
            <w:tcBorders>
              <w:top w:val="single" w:sz="4" w:space="0" w:color="auto"/>
              <w:left w:val="nil"/>
              <w:bottom w:val="single" w:sz="4" w:space="0" w:color="auto"/>
              <w:right w:val="nil"/>
            </w:tcBorders>
            <w:shd w:val="clear" w:color="auto" w:fill="auto"/>
            <w:noWrap/>
            <w:vAlign w:val="center"/>
            <w:hideMark/>
          </w:tcPr>
          <w:p w14:paraId="004BBEFE"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J</w:t>
            </w:r>
          </w:p>
        </w:tc>
        <w:tc>
          <w:tcPr>
            <w:tcW w:w="580" w:type="dxa"/>
            <w:tcBorders>
              <w:top w:val="nil"/>
              <w:left w:val="nil"/>
              <w:bottom w:val="nil"/>
              <w:right w:val="nil"/>
            </w:tcBorders>
            <w:shd w:val="clear" w:color="auto" w:fill="auto"/>
            <w:noWrap/>
            <w:vAlign w:val="center"/>
            <w:hideMark/>
          </w:tcPr>
          <w:p w14:paraId="74EAD762"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055C4E2" w14:textId="728BD3C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256F0B1D" w14:textId="4E97265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16</w:t>
            </w:r>
          </w:p>
        </w:tc>
        <w:tc>
          <w:tcPr>
            <w:tcW w:w="1200" w:type="dxa"/>
            <w:tcBorders>
              <w:top w:val="nil"/>
              <w:left w:val="nil"/>
              <w:bottom w:val="nil"/>
              <w:right w:val="nil"/>
            </w:tcBorders>
            <w:shd w:val="clear" w:color="auto" w:fill="auto"/>
            <w:noWrap/>
            <w:vAlign w:val="center"/>
            <w:hideMark/>
          </w:tcPr>
          <w:p w14:paraId="300A1880" w14:textId="21B9024C"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0E5AAC7D" w14:textId="16F6B3A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4797DD8C" w14:textId="41B9451F"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08</w:t>
            </w:r>
          </w:p>
        </w:tc>
        <w:tc>
          <w:tcPr>
            <w:tcW w:w="1200" w:type="dxa"/>
            <w:tcBorders>
              <w:top w:val="nil"/>
              <w:left w:val="nil"/>
              <w:bottom w:val="nil"/>
              <w:right w:val="nil"/>
            </w:tcBorders>
            <w:shd w:val="clear" w:color="auto" w:fill="auto"/>
            <w:noWrap/>
            <w:vAlign w:val="center"/>
            <w:hideMark/>
          </w:tcPr>
          <w:p w14:paraId="281B2F29" w14:textId="685D33B7"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03</w:t>
            </w:r>
          </w:p>
        </w:tc>
        <w:tc>
          <w:tcPr>
            <w:tcW w:w="1200" w:type="dxa"/>
            <w:tcBorders>
              <w:top w:val="nil"/>
              <w:left w:val="nil"/>
              <w:bottom w:val="nil"/>
              <w:right w:val="nil"/>
            </w:tcBorders>
            <w:shd w:val="clear" w:color="auto" w:fill="auto"/>
            <w:noWrap/>
            <w:vAlign w:val="center"/>
            <w:hideMark/>
          </w:tcPr>
          <w:p w14:paraId="35ECEF91" w14:textId="44FA5A86"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05</w:t>
            </w:r>
          </w:p>
        </w:tc>
        <w:tc>
          <w:tcPr>
            <w:tcW w:w="1200" w:type="dxa"/>
            <w:tcBorders>
              <w:top w:val="nil"/>
              <w:left w:val="nil"/>
              <w:bottom w:val="nil"/>
              <w:right w:val="nil"/>
            </w:tcBorders>
            <w:shd w:val="clear" w:color="auto" w:fill="auto"/>
            <w:noWrap/>
            <w:vAlign w:val="center"/>
            <w:hideMark/>
          </w:tcPr>
          <w:p w14:paraId="5DAF65F1" w14:textId="7BA4A90A"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53</w:t>
            </w:r>
          </w:p>
        </w:tc>
        <w:tc>
          <w:tcPr>
            <w:tcW w:w="1200" w:type="dxa"/>
            <w:tcBorders>
              <w:top w:val="nil"/>
              <w:left w:val="nil"/>
              <w:bottom w:val="nil"/>
              <w:right w:val="nil"/>
            </w:tcBorders>
            <w:shd w:val="clear" w:color="auto" w:fill="auto"/>
            <w:noWrap/>
            <w:vAlign w:val="center"/>
            <w:hideMark/>
          </w:tcPr>
          <w:p w14:paraId="2CE6A758" w14:textId="4F845814"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78</w:t>
            </w:r>
          </w:p>
        </w:tc>
        <w:tc>
          <w:tcPr>
            <w:tcW w:w="1200" w:type="dxa"/>
            <w:tcBorders>
              <w:top w:val="nil"/>
              <w:left w:val="nil"/>
              <w:bottom w:val="nil"/>
              <w:right w:val="nil"/>
            </w:tcBorders>
            <w:shd w:val="clear" w:color="auto" w:fill="auto"/>
            <w:noWrap/>
            <w:vAlign w:val="center"/>
            <w:hideMark/>
          </w:tcPr>
          <w:p w14:paraId="27AE97D0" w14:textId="174E3A72"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46</w:t>
            </w:r>
          </w:p>
        </w:tc>
      </w:tr>
      <w:tr w:rsidR="003812ED" w:rsidRPr="003812ED" w14:paraId="2C673DF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367C42B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single" w:sz="8" w:space="0" w:color="auto"/>
              <w:right w:val="nil"/>
            </w:tcBorders>
            <w:shd w:val="clear" w:color="auto" w:fill="auto"/>
            <w:noWrap/>
            <w:vAlign w:val="center"/>
            <w:hideMark/>
          </w:tcPr>
          <w:p w14:paraId="58183D2C"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single" w:sz="8" w:space="0" w:color="auto"/>
              <w:right w:val="nil"/>
            </w:tcBorders>
            <w:shd w:val="clear" w:color="auto" w:fill="auto"/>
            <w:noWrap/>
            <w:vAlign w:val="center"/>
            <w:hideMark/>
          </w:tcPr>
          <w:p w14:paraId="34EFA0E5" w14:textId="37C54245" w:rsidR="003812ED" w:rsidRPr="003812ED" w:rsidRDefault="003812ED" w:rsidP="003812ED">
            <w:pPr>
              <w:spacing w:after="0" w:line="240" w:lineRule="auto"/>
              <w:jc w:val="center"/>
              <w:rPr>
                <w:rFonts w:ascii="Times New Roman" w:eastAsia="Times New Roman" w:hAnsi="Times New Roman" w:cs="Times New Roman"/>
                <w:i/>
                <w:iCs/>
                <w:color w:val="000000"/>
                <w:lang w:eastAsia="es-ES"/>
              </w:rPr>
            </w:pPr>
            <w:r w:rsidRPr="003812ED">
              <w:rPr>
                <w:rFonts w:ascii="Times New Roman" w:eastAsia="Times New Roman" w:hAnsi="Times New Roman" w:cs="Times New Roman"/>
                <w:i/>
                <w:iCs/>
                <w:color w:val="000000"/>
                <w:lang w:eastAsia="es-ES"/>
              </w:rPr>
              <w:t>0</w:t>
            </w:r>
            <w:r w:rsidR="0069614C">
              <w:rPr>
                <w:rFonts w:ascii="Times New Roman" w:eastAsia="Times New Roman" w:hAnsi="Times New Roman" w:cs="Times New Roman"/>
                <w:i/>
                <w:iCs/>
                <w:color w:val="000000"/>
                <w:lang w:eastAsia="es-ES"/>
              </w:rPr>
              <w:t>.</w:t>
            </w:r>
            <w:r w:rsidRPr="003812ED">
              <w:rPr>
                <w:rFonts w:ascii="Times New Roman" w:eastAsia="Times New Roman" w:hAnsi="Times New Roman" w:cs="Times New Roman"/>
                <w:i/>
                <w:iCs/>
                <w:color w:val="000000"/>
                <w:lang w:eastAsia="es-ES"/>
              </w:rPr>
              <w:t>91</w:t>
            </w:r>
          </w:p>
        </w:tc>
        <w:tc>
          <w:tcPr>
            <w:tcW w:w="1200" w:type="dxa"/>
            <w:tcBorders>
              <w:top w:val="nil"/>
              <w:left w:val="nil"/>
              <w:bottom w:val="single" w:sz="8" w:space="0" w:color="auto"/>
              <w:right w:val="nil"/>
            </w:tcBorders>
            <w:shd w:val="clear" w:color="auto" w:fill="auto"/>
            <w:noWrap/>
            <w:vAlign w:val="center"/>
            <w:hideMark/>
          </w:tcPr>
          <w:p w14:paraId="67FC37D9" w14:textId="0EC6C76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3</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44</w:t>
            </w:r>
          </w:p>
        </w:tc>
        <w:tc>
          <w:tcPr>
            <w:tcW w:w="1200" w:type="dxa"/>
            <w:tcBorders>
              <w:top w:val="nil"/>
              <w:left w:val="nil"/>
              <w:bottom w:val="single" w:sz="8" w:space="0" w:color="auto"/>
              <w:right w:val="nil"/>
            </w:tcBorders>
            <w:shd w:val="clear" w:color="auto" w:fill="auto"/>
            <w:noWrap/>
            <w:vAlign w:val="center"/>
            <w:hideMark/>
          </w:tcPr>
          <w:p w14:paraId="51F764AF" w14:textId="76CF6C15"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03</w:t>
            </w:r>
          </w:p>
        </w:tc>
        <w:tc>
          <w:tcPr>
            <w:tcW w:w="1200" w:type="dxa"/>
            <w:tcBorders>
              <w:top w:val="nil"/>
              <w:left w:val="nil"/>
              <w:bottom w:val="single" w:sz="8" w:space="0" w:color="auto"/>
              <w:right w:val="nil"/>
            </w:tcBorders>
            <w:shd w:val="clear" w:color="auto" w:fill="auto"/>
            <w:noWrap/>
            <w:vAlign w:val="center"/>
            <w:hideMark/>
          </w:tcPr>
          <w:p w14:paraId="1ADE7A26" w14:textId="547381E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6400BED9" w14:textId="41CA2A7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single" w:sz="8" w:space="0" w:color="auto"/>
              <w:right w:val="nil"/>
            </w:tcBorders>
            <w:shd w:val="clear" w:color="auto" w:fill="auto"/>
            <w:noWrap/>
            <w:vAlign w:val="center"/>
            <w:hideMark/>
          </w:tcPr>
          <w:p w14:paraId="0BA669C5" w14:textId="5F8AFC0C"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05</w:t>
            </w:r>
          </w:p>
        </w:tc>
        <w:tc>
          <w:tcPr>
            <w:tcW w:w="1200" w:type="dxa"/>
            <w:tcBorders>
              <w:top w:val="nil"/>
              <w:left w:val="nil"/>
              <w:bottom w:val="single" w:sz="8" w:space="0" w:color="auto"/>
              <w:right w:val="nil"/>
            </w:tcBorders>
            <w:shd w:val="clear" w:color="auto" w:fill="auto"/>
            <w:noWrap/>
            <w:vAlign w:val="center"/>
            <w:hideMark/>
          </w:tcPr>
          <w:p w14:paraId="0A34635E" w14:textId="43B777DA"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09</w:t>
            </w:r>
          </w:p>
        </w:tc>
        <w:tc>
          <w:tcPr>
            <w:tcW w:w="1200" w:type="dxa"/>
            <w:tcBorders>
              <w:top w:val="nil"/>
              <w:left w:val="nil"/>
              <w:bottom w:val="single" w:sz="8" w:space="0" w:color="auto"/>
              <w:right w:val="nil"/>
            </w:tcBorders>
            <w:shd w:val="clear" w:color="auto" w:fill="auto"/>
            <w:noWrap/>
            <w:vAlign w:val="center"/>
            <w:hideMark/>
          </w:tcPr>
          <w:p w14:paraId="16D4B47D" w14:textId="2034CDDD"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70</w:t>
            </w:r>
          </w:p>
        </w:tc>
        <w:tc>
          <w:tcPr>
            <w:tcW w:w="1200" w:type="dxa"/>
            <w:tcBorders>
              <w:top w:val="nil"/>
              <w:left w:val="nil"/>
              <w:bottom w:val="single" w:sz="8" w:space="0" w:color="auto"/>
              <w:right w:val="nil"/>
            </w:tcBorders>
            <w:shd w:val="clear" w:color="auto" w:fill="auto"/>
            <w:noWrap/>
            <w:vAlign w:val="center"/>
            <w:hideMark/>
          </w:tcPr>
          <w:p w14:paraId="791CE0BF" w14:textId="7F976D0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4</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27</w:t>
            </w:r>
          </w:p>
        </w:tc>
        <w:tc>
          <w:tcPr>
            <w:tcW w:w="1200" w:type="dxa"/>
            <w:tcBorders>
              <w:top w:val="nil"/>
              <w:left w:val="nil"/>
              <w:bottom w:val="single" w:sz="8" w:space="0" w:color="auto"/>
              <w:right w:val="nil"/>
            </w:tcBorders>
            <w:shd w:val="clear" w:color="auto" w:fill="auto"/>
            <w:noWrap/>
            <w:vAlign w:val="center"/>
            <w:hideMark/>
          </w:tcPr>
          <w:p w14:paraId="63E6E836" w14:textId="4E10C8AC"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18</w:t>
            </w:r>
          </w:p>
        </w:tc>
      </w:tr>
      <w:tr w:rsidR="003812ED" w:rsidRPr="003812ED" w14:paraId="1A395EE7" w14:textId="77777777" w:rsidTr="00D9101E">
        <w:trPr>
          <w:trHeight w:val="315"/>
        </w:trPr>
        <w:tc>
          <w:tcPr>
            <w:tcW w:w="1094" w:type="dxa"/>
            <w:vMerge w:val="restart"/>
            <w:tcBorders>
              <w:top w:val="single" w:sz="4" w:space="0" w:color="auto"/>
              <w:left w:val="nil"/>
              <w:bottom w:val="single" w:sz="8" w:space="0" w:color="000000"/>
              <w:right w:val="nil"/>
            </w:tcBorders>
            <w:shd w:val="clear" w:color="auto" w:fill="auto"/>
            <w:noWrap/>
            <w:vAlign w:val="center"/>
            <w:hideMark/>
          </w:tcPr>
          <w:p w14:paraId="0FC0876B"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K</w:t>
            </w:r>
          </w:p>
        </w:tc>
        <w:tc>
          <w:tcPr>
            <w:tcW w:w="580" w:type="dxa"/>
            <w:tcBorders>
              <w:top w:val="nil"/>
              <w:left w:val="nil"/>
              <w:bottom w:val="nil"/>
              <w:right w:val="nil"/>
            </w:tcBorders>
            <w:shd w:val="clear" w:color="auto" w:fill="auto"/>
            <w:noWrap/>
            <w:vAlign w:val="center"/>
            <w:hideMark/>
          </w:tcPr>
          <w:p w14:paraId="6817DC2D"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2010</w:t>
            </w:r>
          </w:p>
        </w:tc>
        <w:tc>
          <w:tcPr>
            <w:tcW w:w="1200" w:type="dxa"/>
            <w:tcBorders>
              <w:top w:val="nil"/>
              <w:left w:val="nil"/>
              <w:bottom w:val="nil"/>
              <w:right w:val="nil"/>
            </w:tcBorders>
            <w:shd w:val="clear" w:color="auto" w:fill="auto"/>
            <w:noWrap/>
            <w:vAlign w:val="center"/>
            <w:hideMark/>
          </w:tcPr>
          <w:p w14:paraId="76668F0C" w14:textId="1BC49DA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76</w:t>
            </w:r>
          </w:p>
        </w:tc>
        <w:tc>
          <w:tcPr>
            <w:tcW w:w="1200" w:type="dxa"/>
            <w:tcBorders>
              <w:top w:val="nil"/>
              <w:left w:val="nil"/>
              <w:bottom w:val="nil"/>
              <w:right w:val="nil"/>
            </w:tcBorders>
            <w:shd w:val="clear" w:color="auto" w:fill="auto"/>
            <w:noWrap/>
            <w:vAlign w:val="center"/>
            <w:hideMark/>
          </w:tcPr>
          <w:p w14:paraId="578AC45B" w14:textId="45C8F048" w:rsidR="003812ED" w:rsidRPr="003812ED" w:rsidRDefault="003812ED" w:rsidP="003812ED">
            <w:pPr>
              <w:spacing w:after="0" w:line="240" w:lineRule="auto"/>
              <w:jc w:val="center"/>
              <w:rPr>
                <w:rFonts w:ascii="Times" w:eastAsia="Times New Roman" w:hAnsi="Times" w:cs="Times New Roman"/>
                <w:i/>
                <w:iCs/>
                <w:color w:val="000000"/>
                <w:lang w:eastAsia="es-ES"/>
              </w:rPr>
            </w:pPr>
            <w:r w:rsidRPr="003812ED">
              <w:rPr>
                <w:rFonts w:ascii="Times" w:eastAsia="Times New Roman" w:hAnsi="Times" w:cs="Times New Roman"/>
                <w:i/>
                <w:iCs/>
                <w:color w:val="000000"/>
                <w:lang w:eastAsia="es-ES"/>
              </w:rPr>
              <w:t>-0</w:t>
            </w:r>
            <w:r w:rsidR="0069614C">
              <w:rPr>
                <w:rFonts w:ascii="Times" w:eastAsia="Times New Roman" w:hAnsi="Times" w:cs="Times New Roman"/>
                <w:i/>
                <w:iCs/>
                <w:color w:val="000000"/>
                <w:lang w:eastAsia="es-ES"/>
              </w:rPr>
              <w:t>.</w:t>
            </w:r>
            <w:r w:rsidRPr="003812ED">
              <w:rPr>
                <w:rFonts w:ascii="Times" w:eastAsia="Times New Roman" w:hAnsi="Times" w:cs="Times New Roman"/>
                <w:i/>
                <w:iCs/>
                <w:color w:val="000000"/>
                <w:lang w:eastAsia="es-ES"/>
              </w:rPr>
              <w:t>20</w:t>
            </w:r>
          </w:p>
        </w:tc>
        <w:tc>
          <w:tcPr>
            <w:tcW w:w="1200" w:type="dxa"/>
            <w:tcBorders>
              <w:top w:val="nil"/>
              <w:left w:val="nil"/>
              <w:bottom w:val="nil"/>
              <w:right w:val="nil"/>
            </w:tcBorders>
            <w:shd w:val="clear" w:color="auto" w:fill="auto"/>
            <w:noWrap/>
            <w:vAlign w:val="center"/>
            <w:hideMark/>
          </w:tcPr>
          <w:p w14:paraId="019BC0C9" w14:textId="28F56F0D"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F3F9DCF" w14:textId="4D2437F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5695F048" w14:textId="596C01E4"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02</w:t>
            </w:r>
          </w:p>
        </w:tc>
        <w:tc>
          <w:tcPr>
            <w:tcW w:w="1200" w:type="dxa"/>
            <w:tcBorders>
              <w:top w:val="nil"/>
              <w:left w:val="nil"/>
              <w:bottom w:val="nil"/>
              <w:right w:val="nil"/>
            </w:tcBorders>
            <w:shd w:val="clear" w:color="auto" w:fill="auto"/>
            <w:noWrap/>
            <w:vAlign w:val="center"/>
            <w:hideMark/>
          </w:tcPr>
          <w:p w14:paraId="512FD68B" w14:textId="28FAA7A3" w:rsidR="003812ED" w:rsidRPr="003812ED" w:rsidRDefault="003812ED" w:rsidP="003812ED">
            <w:pPr>
              <w:spacing w:after="0" w:line="240" w:lineRule="auto"/>
              <w:jc w:val="center"/>
              <w:rPr>
                <w:rFonts w:ascii="Times" w:eastAsia="Times New Roman" w:hAnsi="Times" w:cs="Times New Roman"/>
                <w:color w:val="000000"/>
                <w:lang w:eastAsia="es-ES"/>
              </w:rPr>
            </w:pPr>
            <w:r w:rsidRPr="003812ED">
              <w:rPr>
                <w:rFonts w:ascii="Times" w:eastAsia="Times New Roman" w:hAnsi="Times" w:cs="Times New Roman"/>
                <w:color w:val="000000"/>
                <w:lang w:eastAsia="es-ES"/>
              </w:rPr>
              <w:t>0</w:t>
            </w:r>
            <w:r w:rsidR="0069614C">
              <w:rPr>
                <w:rFonts w:ascii="Times" w:eastAsia="Times New Roman" w:hAnsi="Times" w:cs="Times New Roman"/>
                <w:color w:val="000000"/>
                <w:lang w:eastAsia="es-ES"/>
              </w:rPr>
              <w:t>.</w:t>
            </w:r>
            <w:r w:rsidRPr="003812ED">
              <w:rPr>
                <w:rFonts w:ascii="Times" w:eastAsia="Times New Roman" w:hAnsi="Times" w:cs="Times New Roman"/>
                <w:color w:val="000000"/>
                <w:lang w:eastAsia="es-ES"/>
              </w:rPr>
              <w:t>04</w:t>
            </w:r>
          </w:p>
        </w:tc>
        <w:tc>
          <w:tcPr>
            <w:tcW w:w="1200" w:type="dxa"/>
            <w:tcBorders>
              <w:top w:val="nil"/>
              <w:left w:val="nil"/>
              <w:bottom w:val="nil"/>
              <w:right w:val="nil"/>
            </w:tcBorders>
            <w:shd w:val="clear" w:color="auto" w:fill="auto"/>
            <w:noWrap/>
            <w:vAlign w:val="center"/>
            <w:hideMark/>
          </w:tcPr>
          <w:p w14:paraId="33466AEA" w14:textId="4F452269"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0</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66</w:t>
            </w:r>
          </w:p>
        </w:tc>
        <w:tc>
          <w:tcPr>
            <w:tcW w:w="1200" w:type="dxa"/>
            <w:tcBorders>
              <w:top w:val="nil"/>
              <w:left w:val="nil"/>
              <w:bottom w:val="nil"/>
              <w:right w:val="nil"/>
            </w:tcBorders>
            <w:shd w:val="clear" w:color="auto" w:fill="auto"/>
            <w:noWrap/>
            <w:vAlign w:val="center"/>
            <w:hideMark/>
          </w:tcPr>
          <w:p w14:paraId="2F80535F" w14:textId="578D4E4C"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3</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17</w:t>
            </w:r>
          </w:p>
        </w:tc>
        <w:tc>
          <w:tcPr>
            <w:tcW w:w="1200" w:type="dxa"/>
            <w:tcBorders>
              <w:top w:val="nil"/>
              <w:left w:val="nil"/>
              <w:bottom w:val="nil"/>
              <w:right w:val="nil"/>
            </w:tcBorders>
            <w:shd w:val="clear" w:color="auto" w:fill="auto"/>
            <w:noWrap/>
            <w:vAlign w:val="center"/>
            <w:hideMark/>
          </w:tcPr>
          <w:p w14:paraId="690B3E79" w14:textId="4EB911FE"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9</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21</w:t>
            </w:r>
          </w:p>
        </w:tc>
        <w:tc>
          <w:tcPr>
            <w:tcW w:w="1200" w:type="dxa"/>
            <w:tcBorders>
              <w:top w:val="nil"/>
              <w:left w:val="nil"/>
              <w:bottom w:val="nil"/>
              <w:right w:val="nil"/>
            </w:tcBorders>
            <w:shd w:val="clear" w:color="auto" w:fill="auto"/>
            <w:noWrap/>
            <w:vAlign w:val="center"/>
            <w:hideMark/>
          </w:tcPr>
          <w:p w14:paraId="6F68956D" w14:textId="2AD9E8B3" w:rsidR="003812ED" w:rsidRPr="003812ED" w:rsidRDefault="003812ED" w:rsidP="003812ED">
            <w:pPr>
              <w:spacing w:after="0" w:line="240" w:lineRule="auto"/>
              <w:jc w:val="center"/>
              <w:rPr>
                <w:rFonts w:ascii="Times" w:eastAsia="Times New Roman" w:hAnsi="Times" w:cs="Times New Roman"/>
                <w:b/>
                <w:bCs/>
                <w:color w:val="000000"/>
                <w:lang w:eastAsia="es-ES"/>
              </w:rPr>
            </w:pPr>
            <w:r w:rsidRPr="003812ED">
              <w:rPr>
                <w:rFonts w:ascii="Times" w:eastAsia="Times New Roman" w:hAnsi="Times" w:cs="Times New Roman"/>
                <w:b/>
                <w:bCs/>
                <w:color w:val="000000"/>
                <w:lang w:eastAsia="es-ES"/>
              </w:rPr>
              <w:t>1</w:t>
            </w:r>
            <w:r w:rsidR="0069614C">
              <w:rPr>
                <w:rFonts w:ascii="Times" w:eastAsia="Times New Roman" w:hAnsi="Times" w:cs="Times New Roman"/>
                <w:b/>
                <w:bCs/>
                <w:color w:val="000000"/>
                <w:lang w:eastAsia="es-ES"/>
              </w:rPr>
              <w:t>.</w:t>
            </w:r>
            <w:r w:rsidRPr="003812ED">
              <w:rPr>
                <w:rFonts w:ascii="Times" w:eastAsia="Times New Roman" w:hAnsi="Times" w:cs="Times New Roman"/>
                <w:b/>
                <w:bCs/>
                <w:color w:val="000000"/>
                <w:lang w:eastAsia="es-ES"/>
              </w:rPr>
              <w:t>52</w:t>
            </w:r>
          </w:p>
        </w:tc>
      </w:tr>
      <w:tr w:rsidR="003812ED" w:rsidRPr="003812ED" w14:paraId="069DCB04" w14:textId="77777777" w:rsidTr="00D9101E">
        <w:trPr>
          <w:trHeight w:val="315"/>
        </w:trPr>
        <w:tc>
          <w:tcPr>
            <w:tcW w:w="1094" w:type="dxa"/>
            <w:vMerge/>
            <w:tcBorders>
              <w:top w:val="single" w:sz="4" w:space="0" w:color="auto"/>
              <w:left w:val="nil"/>
              <w:bottom w:val="single" w:sz="4" w:space="0" w:color="auto"/>
              <w:right w:val="nil"/>
            </w:tcBorders>
            <w:vAlign w:val="center"/>
            <w:hideMark/>
          </w:tcPr>
          <w:p w14:paraId="25FA7167" w14:textId="77777777" w:rsidR="003812ED" w:rsidRPr="003812ED" w:rsidRDefault="003812ED" w:rsidP="003812ED">
            <w:pPr>
              <w:spacing w:after="0" w:line="240" w:lineRule="auto"/>
              <w:rPr>
                <w:rFonts w:ascii="Times New Roman" w:eastAsia="Times New Roman" w:hAnsi="Times New Roman" w:cs="Times New Roman"/>
                <w:color w:val="000000"/>
                <w:lang w:eastAsia="es-ES"/>
              </w:rPr>
            </w:pPr>
          </w:p>
        </w:tc>
        <w:tc>
          <w:tcPr>
            <w:tcW w:w="580" w:type="dxa"/>
            <w:tcBorders>
              <w:top w:val="nil"/>
              <w:left w:val="nil"/>
              <w:bottom w:val="nil"/>
              <w:right w:val="nil"/>
            </w:tcBorders>
            <w:shd w:val="clear" w:color="auto" w:fill="auto"/>
            <w:noWrap/>
            <w:vAlign w:val="center"/>
            <w:hideMark/>
          </w:tcPr>
          <w:p w14:paraId="13DD39B6" w14:textId="77777777"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2011</w:t>
            </w:r>
          </w:p>
        </w:tc>
        <w:tc>
          <w:tcPr>
            <w:tcW w:w="1200" w:type="dxa"/>
            <w:tcBorders>
              <w:top w:val="nil"/>
              <w:left w:val="nil"/>
              <w:bottom w:val="nil"/>
              <w:right w:val="nil"/>
            </w:tcBorders>
            <w:shd w:val="clear" w:color="auto" w:fill="auto"/>
            <w:noWrap/>
            <w:vAlign w:val="center"/>
            <w:hideMark/>
          </w:tcPr>
          <w:p w14:paraId="28FBC4EC" w14:textId="78DAE1B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57</w:t>
            </w:r>
          </w:p>
        </w:tc>
        <w:tc>
          <w:tcPr>
            <w:tcW w:w="1200" w:type="dxa"/>
            <w:tcBorders>
              <w:top w:val="nil"/>
              <w:left w:val="nil"/>
              <w:bottom w:val="nil"/>
              <w:right w:val="nil"/>
            </w:tcBorders>
            <w:shd w:val="clear" w:color="auto" w:fill="auto"/>
            <w:noWrap/>
            <w:vAlign w:val="center"/>
            <w:hideMark/>
          </w:tcPr>
          <w:p w14:paraId="5DBE685A" w14:textId="2C3B9861"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91</w:t>
            </w:r>
          </w:p>
        </w:tc>
        <w:tc>
          <w:tcPr>
            <w:tcW w:w="1200" w:type="dxa"/>
            <w:tcBorders>
              <w:top w:val="nil"/>
              <w:left w:val="nil"/>
              <w:bottom w:val="nil"/>
              <w:right w:val="nil"/>
            </w:tcBorders>
            <w:shd w:val="clear" w:color="auto" w:fill="auto"/>
            <w:noWrap/>
            <w:vAlign w:val="center"/>
            <w:hideMark/>
          </w:tcPr>
          <w:p w14:paraId="6CB61DA2" w14:textId="25F0D680"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16</w:t>
            </w:r>
          </w:p>
        </w:tc>
        <w:tc>
          <w:tcPr>
            <w:tcW w:w="1200" w:type="dxa"/>
            <w:tcBorders>
              <w:top w:val="nil"/>
              <w:left w:val="nil"/>
              <w:bottom w:val="nil"/>
              <w:right w:val="nil"/>
            </w:tcBorders>
            <w:shd w:val="clear" w:color="auto" w:fill="auto"/>
            <w:noWrap/>
            <w:vAlign w:val="center"/>
            <w:hideMark/>
          </w:tcPr>
          <w:p w14:paraId="219BC0FF" w14:textId="75E68D19"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19</w:t>
            </w:r>
          </w:p>
        </w:tc>
        <w:tc>
          <w:tcPr>
            <w:tcW w:w="1200" w:type="dxa"/>
            <w:tcBorders>
              <w:top w:val="nil"/>
              <w:left w:val="nil"/>
              <w:bottom w:val="nil"/>
              <w:right w:val="nil"/>
            </w:tcBorders>
            <w:shd w:val="clear" w:color="auto" w:fill="auto"/>
            <w:noWrap/>
            <w:vAlign w:val="center"/>
            <w:hideMark/>
          </w:tcPr>
          <w:p w14:paraId="6F47B4C0" w14:textId="662C4B22"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01</w:t>
            </w:r>
          </w:p>
        </w:tc>
        <w:tc>
          <w:tcPr>
            <w:tcW w:w="1200" w:type="dxa"/>
            <w:tcBorders>
              <w:top w:val="nil"/>
              <w:left w:val="nil"/>
              <w:bottom w:val="nil"/>
              <w:right w:val="nil"/>
            </w:tcBorders>
            <w:shd w:val="clear" w:color="auto" w:fill="auto"/>
            <w:noWrap/>
            <w:vAlign w:val="center"/>
            <w:hideMark/>
          </w:tcPr>
          <w:p w14:paraId="2CEE19D8" w14:textId="7C041276" w:rsidR="003812ED" w:rsidRPr="003812ED" w:rsidRDefault="003812ED" w:rsidP="003812ED">
            <w:pPr>
              <w:spacing w:after="0" w:line="240" w:lineRule="auto"/>
              <w:jc w:val="center"/>
              <w:rPr>
                <w:rFonts w:ascii="Times New Roman" w:eastAsia="Times New Roman" w:hAnsi="Times New Roman" w:cs="Times New Roman"/>
                <w:color w:val="000000"/>
                <w:lang w:eastAsia="es-ES"/>
              </w:rPr>
            </w:pPr>
            <w:r w:rsidRPr="003812ED">
              <w:rPr>
                <w:rFonts w:ascii="Times New Roman" w:eastAsia="Times New Roman" w:hAnsi="Times New Roman" w:cs="Times New Roman"/>
                <w:color w:val="000000"/>
                <w:lang w:eastAsia="es-ES"/>
              </w:rPr>
              <w:t>0</w:t>
            </w:r>
            <w:r w:rsidR="0069614C">
              <w:rPr>
                <w:rFonts w:ascii="Times New Roman" w:eastAsia="Times New Roman" w:hAnsi="Times New Roman" w:cs="Times New Roman"/>
                <w:color w:val="000000"/>
                <w:lang w:eastAsia="es-ES"/>
              </w:rPr>
              <w:t>.</w:t>
            </w:r>
            <w:r w:rsidRPr="003812ED">
              <w:rPr>
                <w:rFonts w:ascii="Times New Roman" w:eastAsia="Times New Roman" w:hAnsi="Times New Roman" w:cs="Times New Roman"/>
                <w:color w:val="000000"/>
                <w:lang w:eastAsia="es-ES"/>
              </w:rPr>
              <w:t>07</w:t>
            </w:r>
          </w:p>
        </w:tc>
        <w:tc>
          <w:tcPr>
            <w:tcW w:w="1200" w:type="dxa"/>
            <w:tcBorders>
              <w:top w:val="nil"/>
              <w:left w:val="nil"/>
              <w:bottom w:val="nil"/>
              <w:right w:val="nil"/>
            </w:tcBorders>
            <w:shd w:val="clear" w:color="auto" w:fill="auto"/>
            <w:noWrap/>
            <w:vAlign w:val="center"/>
            <w:hideMark/>
          </w:tcPr>
          <w:p w14:paraId="4562431E" w14:textId="4FB42FD8"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0</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c>
          <w:tcPr>
            <w:tcW w:w="1200" w:type="dxa"/>
            <w:tcBorders>
              <w:top w:val="nil"/>
              <w:left w:val="nil"/>
              <w:bottom w:val="nil"/>
              <w:right w:val="nil"/>
            </w:tcBorders>
            <w:shd w:val="clear" w:color="auto" w:fill="auto"/>
            <w:noWrap/>
            <w:vAlign w:val="center"/>
            <w:hideMark/>
          </w:tcPr>
          <w:p w14:paraId="65B5B2F5" w14:textId="5BC8957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5</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40</w:t>
            </w:r>
          </w:p>
        </w:tc>
        <w:tc>
          <w:tcPr>
            <w:tcW w:w="1200" w:type="dxa"/>
            <w:tcBorders>
              <w:top w:val="nil"/>
              <w:left w:val="nil"/>
              <w:bottom w:val="nil"/>
              <w:right w:val="nil"/>
            </w:tcBorders>
            <w:shd w:val="clear" w:color="auto" w:fill="auto"/>
            <w:noWrap/>
            <w:vAlign w:val="center"/>
            <w:hideMark/>
          </w:tcPr>
          <w:p w14:paraId="069F51C6" w14:textId="58AF460A"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12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05</w:t>
            </w:r>
          </w:p>
        </w:tc>
        <w:tc>
          <w:tcPr>
            <w:tcW w:w="1200" w:type="dxa"/>
            <w:tcBorders>
              <w:top w:val="nil"/>
              <w:left w:val="nil"/>
              <w:bottom w:val="nil"/>
              <w:right w:val="nil"/>
            </w:tcBorders>
            <w:shd w:val="clear" w:color="auto" w:fill="auto"/>
            <w:noWrap/>
            <w:vAlign w:val="center"/>
            <w:hideMark/>
          </w:tcPr>
          <w:p w14:paraId="2910DA92" w14:textId="56833457" w:rsidR="003812ED" w:rsidRPr="003812ED" w:rsidRDefault="003812ED" w:rsidP="003812ED">
            <w:pPr>
              <w:spacing w:after="0" w:line="240" w:lineRule="auto"/>
              <w:jc w:val="center"/>
              <w:rPr>
                <w:rFonts w:ascii="Times New Roman" w:eastAsia="Times New Roman" w:hAnsi="Times New Roman" w:cs="Times New Roman"/>
                <w:b/>
                <w:bCs/>
                <w:color w:val="000000"/>
                <w:lang w:eastAsia="es-ES"/>
              </w:rPr>
            </w:pPr>
            <w:r w:rsidRPr="003812ED">
              <w:rPr>
                <w:rFonts w:ascii="Times New Roman" w:eastAsia="Times New Roman" w:hAnsi="Times New Roman" w:cs="Times New Roman"/>
                <w:b/>
                <w:bCs/>
                <w:color w:val="000000"/>
                <w:lang w:eastAsia="es-ES"/>
              </w:rPr>
              <w:t>2</w:t>
            </w:r>
            <w:r w:rsidR="0069614C">
              <w:rPr>
                <w:rFonts w:ascii="Times New Roman" w:eastAsia="Times New Roman" w:hAnsi="Times New Roman" w:cs="Times New Roman"/>
                <w:b/>
                <w:bCs/>
                <w:color w:val="000000"/>
                <w:lang w:eastAsia="es-ES"/>
              </w:rPr>
              <w:t>.</w:t>
            </w:r>
            <w:r w:rsidRPr="003812ED">
              <w:rPr>
                <w:rFonts w:ascii="Times New Roman" w:eastAsia="Times New Roman" w:hAnsi="Times New Roman" w:cs="Times New Roman"/>
                <w:b/>
                <w:bCs/>
                <w:color w:val="000000"/>
                <w:lang w:eastAsia="es-ES"/>
              </w:rPr>
              <w:t>57</w:t>
            </w:r>
          </w:p>
        </w:tc>
      </w:tr>
      <w:tr w:rsidR="003D1A99" w:rsidRPr="003812ED" w14:paraId="061317DB" w14:textId="77777777" w:rsidTr="003D1A99">
        <w:trPr>
          <w:trHeight w:val="315"/>
        </w:trPr>
        <w:tc>
          <w:tcPr>
            <w:tcW w:w="1674" w:type="dxa"/>
            <w:gridSpan w:val="2"/>
            <w:tcBorders>
              <w:top w:val="single" w:sz="12" w:space="0" w:color="auto"/>
              <w:left w:val="nil"/>
              <w:bottom w:val="single" w:sz="12" w:space="0" w:color="auto"/>
              <w:right w:val="nil"/>
            </w:tcBorders>
            <w:vAlign w:val="center"/>
          </w:tcPr>
          <w:p w14:paraId="6D356CDA" w14:textId="50C43258" w:rsidR="003D1A99" w:rsidRPr="003812ED" w:rsidRDefault="003D1A99" w:rsidP="003812ED">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Averages</w:t>
            </w:r>
          </w:p>
        </w:tc>
        <w:tc>
          <w:tcPr>
            <w:tcW w:w="1200" w:type="dxa"/>
            <w:tcBorders>
              <w:top w:val="single" w:sz="12" w:space="0" w:color="auto"/>
              <w:left w:val="nil"/>
              <w:bottom w:val="single" w:sz="12" w:space="0" w:color="auto"/>
              <w:right w:val="nil"/>
            </w:tcBorders>
            <w:shd w:val="clear" w:color="auto" w:fill="auto"/>
            <w:noWrap/>
            <w:vAlign w:val="center"/>
          </w:tcPr>
          <w:p w14:paraId="359DD005" w14:textId="6BEAA33D"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87</w:t>
            </w:r>
          </w:p>
        </w:tc>
        <w:tc>
          <w:tcPr>
            <w:tcW w:w="1200" w:type="dxa"/>
            <w:tcBorders>
              <w:top w:val="single" w:sz="12" w:space="0" w:color="auto"/>
              <w:left w:val="nil"/>
              <w:bottom w:val="single" w:sz="12" w:space="0" w:color="auto"/>
              <w:right w:val="nil"/>
            </w:tcBorders>
            <w:shd w:val="clear" w:color="auto" w:fill="auto"/>
            <w:noWrap/>
            <w:vAlign w:val="center"/>
          </w:tcPr>
          <w:p w14:paraId="02422E28" w14:textId="4C9C0124"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44</w:t>
            </w:r>
          </w:p>
        </w:tc>
        <w:tc>
          <w:tcPr>
            <w:tcW w:w="1200" w:type="dxa"/>
            <w:tcBorders>
              <w:top w:val="single" w:sz="12" w:space="0" w:color="auto"/>
              <w:left w:val="nil"/>
              <w:bottom w:val="single" w:sz="12" w:space="0" w:color="auto"/>
              <w:right w:val="nil"/>
            </w:tcBorders>
            <w:shd w:val="clear" w:color="auto" w:fill="auto"/>
            <w:noWrap/>
            <w:vAlign w:val="center"/>
          </w:tcPr>
          <w:p w14:paraId="3FF15BF2" w14:textId="375B4243"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29611B39" w14:textId="69981F2B"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08</w:t>
            </w:r>
          </w:p>
        </w:tc>
        <w:tc>
          <w:tcPr>
            <w:tcW w:w="1200" w:type="dxa"/>
            <w:tcBorders>
              <w:top w:val="single" w:sz="12" w:space="0" w:color="auto"/>
              <w:left w:val="nil"/>
              <w:bottom w:val="single" w:sz="12" w:space="0" w:color="auto"/>
              <w:right w:val="nil"/>
            </w:tcBorders>
            <w:shd w:val="clear" w:color="auto" w:fill="auto"/>
            <w:noWrap/>
            <w:vAlign w:val="center"/>
          </w:tcPr>
          <w:p w14:paraId="0D5E2F0E" w14:textId="2BAC3BF5"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00</w:t>
            </w:r>
          </w:p>
        </w:tc>
        <w:tc>
          <w:tcPr>
            <w:tcW w:w="1200" w:type="dxa"/>
            <w:tcBorders>
              <w:top w:val="single" w:sz="12" w:space="0" w:color="auto"/>
              <w:left w:val="nil"/>
              <w:bottom w:val="single" w:sz="12" w:space="0" w:color="auto"/>
              <w:right w:val="nil"/>
            </w:tcBorders>
            <w:shd w:val="clear" w:color="auto" w:fill="auto"/>
            <w:noWrap/>
            <w:vAlign w:val="center"/>
          </w:tcPr>
          <w:p w14:paraId="713FDB4A" w14:textId="4A781FC2" w:rsidR="003D1A99" w:rsidRPr="003D1A99" w:rsidRDefault="003D1A99" w:rsidP="003D1A99">
            <w:pPr>
              <w:spacing w:after="0" w:line="240" w:lineRule="auto"/>
              <w:jc w:val="center"/>
              <w:rPr>
                <w:rFonts w:ascii="Times New Roman" w:eastAsia="Times New Roman" w:hAnsi="Times New Roman" w:cs="Times New Roman"/>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02</w:t>
            </w:r>
          </w:p>
        </w:tc>
        <w:tc>
          <w:tcPr>
            <w:tcW w:w="1200" w:type="dxa"/>
            <w:tcBorders>
              <w:top w:val="single" w:sz="12" w:space="0" w:color="auto"/>
              <w:left w:val="nil"/>
              <w:bottom w:val="single" w:sz="12" w:space="0" w:color="auto"/>
              <w:right w:val="nil"/>
            </w:tcBorders>
            <w:shd w:val="clear" w:color="auto" w:fill="auto"/>
            <w:noWrap/>
            <w:vAlign w:val="center"/>
          </w:tcPr>
          <w:p w14:paraId="39CC905B" w14:textId="7AD6E4DC"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0</w:t>
            </w:r>
            <w:r>
              <w:rPr>
                <w:rFonts w:ascii="Times New Roman" w:hAnsi="Times New Roman" w:cs="Times New Roman"/>
                <w:color w:val="000000"/>
              </w:rPr>
              <w:t>.</w:t>
            </w:r>
            <w:r w:rsidRPr="003D1A99">
              <w:rPr>
                <w:rFonts w:ascii="Times New Roman" w:hAnsi="Times New Roman" w:cs="Times New Roman"/>
                <w:color w:val="000000"/>
              </w:rPr>
              <w:t>28</w:t>
            </w:r>
          </w:p>
        </w:tc>
        <w:tc>
          <w:tcPr>
            <w:tcW w:w="1200" w:type="dxa"/>
            <w:tcBorders>
              <w:top w:val="single" w:sz="12" w:space="0" w:color="auto"/>
              <w:left w:val="nil"/>
              <w:bottom w:val="single" w:sz="12" w:space="0" w:color="auto"/>
              <w:right w:val="nil"/>
            </w:tcBorders>
            <w:shd w:val="clear" w:color="auto" w:fill="auto"/>
            <w:noWrap/>
            <w:vAlign w:val="center"/>
          </w:tcPr>
          <w:p w14:paraId="77CAD13E" w14:textId="04622533"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2</w:t>
            </w:r>
            <w:r>
              <w:rPr>
                <w:rFonts w:ascii="Times New Roman" w:hAnsi="Times New Roman" w:cs="Times New Roman"/>
                <w:color w:val="000000"/>
              </w:rPr>
              <w:t>.</w:t>
            </w:r>
            <w:r w:rsidRPr="003D1A99">
              <w:rPr>
                <w:rFonts w:ascii="Times New Roman" w:hAnsi="Times New Roman" w:cs="Times New Roman"/>
                <w:color w:val="000000"/>
              </w:rPr>
              <w:t>42</w:t>
            </w:r>
          </w:p>
        </w:tc>
        <w:tc>
          <w:tcPr>
            <w:tcW w:w="1200" w:type="dxa"/>
            <w:tcBorders>
              <w:top w:val="single" w:sz="12" w:space="0" w:color="auto"/>
              <w:left w:val="nil"/>
              <w:bottom w:val="single" w:sz="12" w:space="0" w:color="auto"/>
              <w:right w:val="nil"/>
            </w:tcBorders>
            <w:shd w:val="clear" w:color="auto" w:fill="auto"/>
            <w:noWrap/>
            <w:vAlign w:val="center"/>
          </w:tcPr>
          <w:p w14:paraId="3ACA1DBA" w14:textId="7A3F81BE"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5</w:t>
            </w:r>
            <w:r>
              <w:rPr>
                <w:rFonts w:ascii="Times New Roman" w:hAnsi="Times New Roman" w:cs="Times New Roman"/>
                <w:color w:val="000000"/>
              </w:rPr>
              <w:t>.</w:t>
            </w:r>
            <w:r w:rsidRPr="003D1A99">
              <w:rPr>
                <w:rFonts w:ascii="Times New Roman" w:hAnsi="Times New Roman" w:cs="Times New Roman"/>
                <w:color w:val="000000"/>
              </w:rPr>
              <w:t>27</w:t>
            </w:r>
          </w:p>
        </w:tc>
        <w:tc>
          <w:tcPr>
            <w:tcW w:w="1200" w:type="dxa"/>
            <w:tcBorders>
              <w:top w:val="single" w:sz="12" w:space="0" w:color="auto"/>
              <w:left w:val="nil"/>
              <w:bottom w:val="single" w:sz="12" w:space="0" w:color="auto"/>
              <w:right w:val="nil"/>
            </w:tcBorders>
            <w:shd w:val="clear" w:color="auto" w:fill="auto"/>
            <w:noWrap/>
            <w:vAlign w:val="center"/>
          </w:tcPr>
          <w:p w14:paraId="76E3391D" w14:textId="40100B67" w:rsidR="003D1A99" w:rsidRPr="003D1A99" w:rsidRDefault="003D1A99" w:rsidP="003D1A99">
            <w:pPr>
              <w:spacing w:after="0" w:line="240" w:lineRule="auto"/>
              <w:jc w:val="center"/>
              <w:rPr>
                <w:rFonts w:ascii="Times New Roman" w:eastAsia="Times New Roman" w:hAnsi="Times New Roman" w:cs="Times New Roman"/>
                <w:b/>
                <w:bCs/>
                <w:color w:val="000000"/>
                <w:lang w:eastAsia="es-ES"/>
              </w:rPr>
            </w:pPr>
            <w:r w:rsidRPr="003D1A99">
              <w:rPr>
                <w:rFonts w:ascii="Times New Roman" w:hAnsi="Times New Roman" w:cs="Times New Roman"/>
                <w:color w:val="000000"/>
              </w:rPr>
              <w:t>1</w:t>
            </w:r>
            <w:r>
              <w:rPr>
                <w:rFonts w:ascii="Times New Roman" w:hAnsi="Times New Roman" w:cs="Times New Roman"/>
                <w:color w:val="000000"/>
              </w:rPr>
              <w:t>.</w:t>
            </w:r>
            <w:r w:rsidRPr="003D1A99">
              <w:rPr>
                <w:rFonts w:ascii="Times New Roman" w:hAnsi="Times New Roman" w:cs="Times New Roman"/>
                <w:color w:val="000000"/>
              </w:rPr>
              <w:t>02</w:t>
            </w:r>
          </w:p>
        </w:tc>
      </w:tr>
    </w:tbl>
    <w:p w14:paraId="48BF787F" w14:textId="547B9DF2" w:rsidR="008C2A32" w:rsidRDefault="008C2A32" w:rsidP="0063728F">
      <w:pPr>
        <w:rPr>
          <w:rFonts w:ascii="Times New Roman" w:hAnsi="Times New Roman" w:cs="Times New Roman"/>
          <w:sz w:val="24"/>
          <w:szCs w:val="24"/>
          <w:lang w:val="en-US"/>
        </w:rPr>
      </w:pPr>
    </w:p>
    <w:sectPr w:rsidR="008C2A32" w:rsidSect="00D9101E">
      <w:pgSz w:w="15842" w:h="12242" w:orient="landscape" w:code="1"/>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Alicia" w:date="2016-06-02T17:42:00Z" w:initials="A">
    <w:p w14:paraId="6F3BC462" w14:textId="0B0D1186" w:rsidR="00267BD6" w:rsidRPr="00123904" w:rsidRDefault="00267BD6">
      <w:pPr>
        <w:pStyle w:val="CommentText"/>
        <w:rPr>
          <w:lang w:val="en-US"/>
        </w:rPr>
      </w:pPr>
      <w:r>
        <w:rPr>
          <w:rStyle w:val="CommentReference"/>
        </w:rPr>
        <w:annotationRef/>
      </w:r>
      <w:r w:rsidRPr="00123904">
        <w:rPr>
          <w:lang w:val="en-US"/>
        </w:rPr>
        <w:t>you meant this?</w:t>
      </w:r>
    </w:p>
  </w:comment>
  <w:comment w:id="17" w:author="ehrlen" w:date="2016-06-04T12:04:00Z" w:initials="e">
    <w:p w14:paraId="5AEA60DC" w14:textId="71273A5F" w:rsidR="00582EDF" w:rsidRDefault="00582EDF">
      <w:pPr>
        <w:pStyle w:val="CommentText"/>
      </w:pPr>
      <w:r>
        <w:rPr>
          <w:rStyle w:val="CommentReference"/>
        </w:rPr>
        <w:annotationRef/>
      </w:r>
      <w:r>
        <w:t>Si</w:t>
      </w:r>
    </w:p>
  </w:comment>
  <w:comment w:id="29" w:author="Johan Ehrlén" w:date="2016-06-02T17:42:00Z" w:initials="JE">
    <w:p w14:paraId="392500A0" w14:textId="05805CE8" w:rsidR="00267BD6" w:rsidRPr="003F2477" w:rsidRDefault="00267BD6">
      <w:pPr>
        <w:pStyle w:val="CommentText"/>
        <w:rPr>
          <w:lang w:val="en-US"/>
        </w:rPr>
      </w:pPr>
      <w:r>
        <w:rPr>
          <w:rStyle w:val="CommentReference"/>
        </w:rPr>
        <w:annotationRef/>
      </w:r>
      <w:r w:rsidRPr="003F2477">
        <w:rPr>
          <w:lang w:val="en-US"/>
        </w:rPr>
        <w:t>Give test stats and actual p-values</w:t>
      </w:r>
    </w:p>
  </w:comment>
  <w:comment w:id="3" w:author="ehrlen" w:date="2016-06-02T17:42:00Z" w:initials="e">
    <w:p w14:paraId="05F1EB63" w14:textId="71157471" w:rsidR="00267BD6" w:rsidRPr="003F2477" w:rsidRDefault="00267BD6">
      <w:pPr>
        <w:pStyle w:val="CommentText"/>
        <w:rPr>
          <w:lang w:val="en-US"/>
        </w:rPr>
      </w:pPr>
      <w:r>
        <w:rPr>
          <w:rStyle w:val="CommentReference"/>
        </w:rPr>
        <w:annotationRef/>
      </w:r>
      <w:r w:rsidRPr="003F2477">
        <w:rPr>
          <w:lang w:val="en-US"/>
        </w:rPr>
        <w:t>Added this motivation. Tell me if you think it is too long.</w:t>
      </w:r>
    </w:p>
  </w:comment>
  <w:comment w:id="4" w:author="Alicia" w:date="2016-06-02T17:42:00Z" w:initials="A">
    <w:p w14:paraId="147DB8E0" w14:textId="288739EE" w:rsidR="00267BD6" w:rsidRPr="00745DF0" w:rsidRDefault="00267BD6">
      <w:pPr>
        <w:pStyle w:val="CommentText"/>
        <w:rPr>
          <w:lang w:val="en-US"/>
        </w:rPr>
      </w:pPr>
      <w:r>
        <w:rPr>
          <w:rStyle w:val="CommentReference"/>
        </w:rPr>
        <w:annotationRef/>
      </w:r>
      <w:r w:rsidRPr="00745DF0">
        <w:rPr>
          <w:lang w:val="en-US"/>
        </w:rPr>
        <w:t xml:space="preserve">I think it is fine, the editor </w:t>
      </w:r>
      <w:r>
        <w:rPr>
          <w:lang w:val="en-US"/>
        </w:rPr>
        <w:t xml:space="preserve">/ reviewer </w:t>
      </w:r>
      <w:r w:rsidRPr="00745DF0">
        <w:rPr>
          <w:lang w:val="en-US"/>
        </w:rPr>
        <w:t>can complain if they find it too long</w:t>
      </w:r>
    </w:p>
  </w:comment>
  <w:comment w:id="31" w:author="Alicia" w:date="2016-06-02T17:42:00Z" w:initials="A">
    <w:p w14:paraId="54C4AFA6" w14:textId="073FFCC5" w:rsidR="00267BD6" w:rsidRPr="000955DB" w:rsidRDefault="00267BD6">
      <w:pPr>
        <w:pStyle w:val="CommentText"/>
        <w:rPr>
          <w:lang w:val="en-US"/>
        </w:rPr>
      </w:pPr>
      <w:r>
        <w:rPr>
          <w:rStyle w:val="CommentReference"/>
        </w:rPr>
        <w:annotationRef/>
      </w:r>
      <w:r w:rsidRPr="000955DB">
        <w:rPr>
          <w:lang w:val="en-US"/>
        </w:rPr>
        <w:t>Added this because we use these values in the new results</w:t>
      </w:r>
    </w:p>
  </w:comment>
  <w:comment w:id="50" w:author="Johan Ehrlén" w:date="2016-06-02T17:42:00Z" w:initials="JE">
    <w:p w14:paraId="28C57321" w14:textId="77777777" w:rsidR="00267BD6" w:rsidRPr="003F2477" w:rsidRDefault="00267BD6" w:rsidP="002123D7">
      <w:pPr>
        <w:pStyle w:val="CommentText"/>
        <w:rPr>
          <w:lang w:val="en-US"/>
        </w:rPr>
      </w:pPr>
      <w:r>
        <w:rPr>
          <w:rStyle w:val="CommentReference"/>
        </w:rPr>
        <w:annotationRef/>
      </w:r>
      <w:r w:rsidRPr="003F2477">
        <w:rPr>
          <w:lang w:val="en-US"/>
        </w:rPr>
        <w:t>Can this be a way to make it sound more serious?</w:t>
      </w:r>
    </w:p>
  </w:comment>
  <w:comment w:id="51" w:author="Alicia" w:date="2016-06-02T17:42:00Z" w:initials="A">
    <w:p w14:paraId="742C8181" w14:textId="1E32CE45" w:rsidR="00267BD6" w:rsidRPr="00944C80" w:rsidRDefault="00267BD6">
      <w:pPr>
        <w:pStyle w:val="CommentText"/>
        <w:rPr>
          <w:lang w:val="en-US"/>
        </w:rPr>
      </w:pPr>
      <w:r>
        <w:rPr>
          <w:rStyle w:val="CommentReference"/>
        </w:rPr>
        <w:annotationRef/>
      </w:r>
      <w:r>
        <w:rPr>
          <w:lang w:val="en-US"/>
        </w:rPr>
        <w:t xml:space="preserve">Yes, </w:t>
      </w:r>
      <w:r w:rsidRPr="00944C80">
        <w:rPr>
          <w:lang w:val="en-US"/>
        </w:rPr>
        <w:t>I guess you did 0.05</w:t>
      </w:r>
      <w:r>
        <w:rPr>
          <w:lang w:val="en-US"/>
        </w:rPr>
        <w:t>*500 (as Appelqvist reports between 300 and 700 seeds per fruit), then I think it would be good to state how we came to this value of 25 seeds.</w:t>
      </w:r>
    </w:p>
  </w:comment>
  <w:comment w:id="68" w:author="Alicia" w:date="2016-06-02T17:42:00Z" w:initials="A">
    <w:p w14:paraId="012B178E" w14:textId="104CC5A3" w:rsidR="00267BD6" w:rsidRPr="00944C80" w:rsidRDefault="00267BD6">
      <w:pPr>
        <w:pStyle w:val="CommentText"/>
        <w:rPr>
          <w:lang w:val="en-US"/>
        </w:rPr>
      </w:pPr>
      <w:r>
        <w:rPr>
          <w:rStyle w:val="CommentReference"/>
        </w:rPr>
        <w:annotationRef/>
      </w:r>
      <w:r w:rsidRPr="00944C80">
        <w:rPr>
          <w:lang w:val="en-US"/>
        </w:rPr>
        <w:t xml:space="preserve">I </w:t>
      </w:r>
      <w:r>
        <w:rPr>
          <w:lang w:val="en-US"/>
        </w:rPr>
        <w:t xml:space="preserve">also </w:t>
      </w:r>
      <w:r w:rsidRPr="00944C80">
        <w:rPr>
          <w:lang w:val="en-US"/>
        </w:rPr>
        <w:t>added this because the mean number of seeds from the fruits gathered last year is also close to 500</w:t>
      </w:r>
      <w:r>
        <w:rPr>
          <w:lang w:val="en-US"/>
        </w:rPr>
        <w:t>. Should I write “pers. obs.” or “unpublished results”?</w:t>
      </w:r>
    </w:p>
  </w:comment>
  <w:comment w:id="69" w:author="ehrlen" w:date="2016-06-04T11:59:00Z" w:initials="e">
    <w:p w14:paraId="4CBB46D7" w14:textId="1F337C24" w:rsidR="00582EDF" w:rsidRDefault="00582EDF">
      <w:pPr>
        <w:pStyle w:val="CommentText"/>
      </w:pPr>
      <w:r>
        <w:rPr>
          <w:rStyle w:val="CommentReference"/>
        </w:rPr>
        <w:annotationRef/>
      </w:r>
      <w:r>
        <w:t>I think ecology has a recommendation for this.</w:t>
      </w:r>
    </w:p>
  </w:comment>
  <w:comment w:id="74" w:author="Alicia" w:date="2016-06-02T17:42:00Z" w:initials="A">
    <w:p w14:paraId="1DF48FB4" w14:textId="4E24B06D" w:rsidR="00267BD6" w:rsidRPr="003E54F1" w:rsidRDefault="00267BD6">
      <w:pPr>
        <w:pStyle w:val="CommentText"/>
        <w:rPr>
          <w:lang w:val="en-US"/>
        </w:rPr>
      </w:pPr>
      <w:r>
        <w:rPr>
          <w:rStyle w:val="CommentReference"/>
        </w:rPr>
        <w:annotationRef/>
      </w:r>
      <w:r w:rsidRPr="003E54F1">
        <w:rPr>
          <w:lang w:val="en-US"/>
        </w:rPr>
        <w:t>These new analyses are not mentioned in the Methods but I think that is not needed?</w:t>
      </w:r>
    </w:p>
  </w:comment>
  <w:comment w:id="75" w:author="ehrlen" w:date="2016-06-04T12:05:00Z" w:initials="e">
    <w:p w14:paraId="04BE900A" w14:textId="78CC17FE" w:rsidR="009718E0" w:rsidRDefault="009718E0">
      <w:pPr>
        <w:pStyle w:val="CommentText"/>
      </w:pPr>
      <w:r>
        <w:rPr>
          <w:rStyle w:val="CommentReference"/>
        </w:rPr>
        <w:annotationRef/>
      </w:r>
      <w:r>
        <w:t>No I think it is OK</w:t>
      </w:r>
      <w:bookmarkStart w:id="169" w:name="_GoBack"/>
      <w:bookmarkEnd w:id="169"/>
    </w:p>
  </w:comment>
  <w:comment w:id="148" w:author="ehrlen" w:date="2016-06-04T11:12:00Z" w:initials="e">
    <w:p w14:paraId="1152CF55" w14:textId="05852E29" w:rsidR="0089084F" w:rsidRDefault="0089084F">
      <w:pPr>
        <w:pStyle w:val="CommentText"/>
      </w:pPr>
      <w:r>
        <w:rPr>
          <w:rStyle w:val="CommentReference"/>
        </w:rPr>
        <w:annotationRef/>
      </w:r>
      <w:r>
        <w:t>Clarify if al populations or only pops with predators.</w:t>
      </w:r>
    </w:p>
  </w:comment>
  <w:comment w:id="186" w:author="Alicia" w:date="2016-06-02T17:45:00Z" w:initials="A">
    <w:p w14:paraId="793BE838" w14:textId="29E72B56" w:rsidR="00267BD6" w:rsidRPr="00DB5057" w:rsidRDefault="00267BD6">
      <w:pPr>
        <w:pStyle w:val="CommentText"/>
        <w:rPr>
          <w:lang w:val="en-US"/>
        </w:rPr>
      </w:pPr>
      <w:r>
        <w:rPr>
          <w:rStyle w:val="CommentReference"/>
        </w:rPr>
        <w:annotationRef/>
      </w:r>
      <w:r w:rsidRPr="00DB5057">
        <w:rPr>
          <w:lang w:val="en-US"/>
        </w:rPr>
        <w:t>Not sure where to insert this… do you think it is OK here, and is</w:t>
      </w:r>
      <w:r>
        <w:rPr>
          <w:lang w:val="en-US"/>
        </w:rPr>
        <w:t xml:space="preserve"> it</w:t>
      </w:r>
      <w:r w:rsidRPr="00DB5057">
        <w:rPr>
          <w:lang w:val="en-US"/>
        </w:rPr>
        <w:t xml:space="preserve"> sufficiently clear?</w:t>
      </w:r>
    </w:p>
  </w:comment>
  <w:comment w:id="271" w:author="Alicia" w:date="2016-06-02T17:46:00Z" w:initials="A">
    <w:p w14:paraId="4590FDA6" w14:textId="189143A9" w:rsidR="00267BD6" w:rsidRPr="00C45594" w:rsidRDefault="00267BD6">
      <w:pPr>
        <w:pStyle w:val="CommentText"/>
        <w:rPr>
          <w:lang w:val="en-US"/>
        </w:rPr>
      </w:pPr>
      <w:r>
        <w:rPr>
          <w:rStyle w:val="CommentReference"/>
        </w:rPr>
        <w:annotationRef/>
      </w:r>
      <w:r w:rsidRPr="00C45594">
        <w:rPr>
          <w:lang w:val="en-US"/>
        </w:rPr>
        <w:t>I</w:t>
      </w:r>
      <w:r>
        <w:rPr>
          <w:lang w:val="en-US"/>
        </w:rPr>
        <w:t xml:space="preserve"> thought we should divide this part in two paragraphs, otherwise it would be a very long one. OK to start a new one from here?</w:t>
      </w:r>
    </w:p>
  </w:comment>
  <w:comment w:id="272" w:author="ehrlen" w:date="2016-06-04T12:02:00Z" w:initials="e">
    <w:p w14:paraId="07D9FFB8" w14:textId="4002D675" w:rsidR="00582EDF" w:rsidRDefault="00582EDF">
      <w:pPr>
        <w:pStyle w:val="CommentText"/>
      </w:pPr>
      <w:r>
        <w:rPr>
          <w:rStyle w:val="CommentReference"/>
        </w:rPr>
        <w:annotationRef/>
      </w:r>
      <w:r>
        <w:t>OK</w:t>
      </w:r>
    </w:p>
  </w:comment>
  <w:comment w:id="336" w:author="Alicia" w:date="2016-06-02T17:42:00Z" w:initials="A">
    <w:p w14:paraId="5591E480" w14:textId="372BCE85" w:rsidR="00267BD6" w:rsidRPr="00C65199" w:rsidRDefault="00267BD6">
      <w:pPr>
        <w:pStyle w:val="CommentText"/>
        <w:rPr>
          <w:lang w:val="en-US"/>
        </w:rPr>
      </w:pPr>
      <w:r>
        <w:rPr>
          <w:rStyle w:val="CommentReference"/>
        </w:rPr>
        <w:annotationRef/>
      </w:r>
      <w:r w:rsidRPr="00C65199">
        <w:rPr>
          <w:lang w:val="en-US"/>
        </w:rPr>
        <w:t>5000 was the number of repetitions of the bootstrap for calculating p-values</w:t>
      </w:r>
    </w:p>
  </w:comment>
  <w:comment w:id="339" w:author="ehrlen" w:date="2016-06-02T17:42:00Z" w:initials="e">
    <w:p w14:paraId="3F5918DF" w14:textId="1214370D" w:rsidR="00267BD6" w:rsidRPr="003F2477" w:rsidRDefault="00267BD6">
      <w:pPr>
        <w:pStyle w:val="CommentText"/>
        <w:rPr>
          <w:lang w:val="en-US"/>
        </w:rPr>
      </w:pPr>
      <w:r>
        <w:rPr>
          <w:rStyle w:val="CommentReference"/>
        </w:rPr>
        <w:annotationRef/>
      </w:r>
      <w:r w:rsidRPr="003F2477">
        <w:rPr>
          <w:lang w:val="en-US"/>
        </w:rPr>
        <w:t>¿? Bootstrap- ¿</w:t>
      </w:r>
    </w:p>
  </w:comment>
  <w:comment w:id="340" w:author="Alicia" w:date="2016-06-02T17:42:00Z" w:initials="A">
    <w:p w14:paraId="6911C22D" w14:textId="6787160F" w:rsidR="00267BD6" w:rsidRPr="00C65199" w:rsidRDefault="00267BD6">
      <w:pPr>
        <w:pStyle w:val="CommentText"/>
        <w:rPr>
          <w:lang w:val="en-US"/>
        </w:rPr>
      </w:pPr>
      <w:r>
        <w:rPr>
          <w:rStyle w:val="CommentReference"/>
        </w:rPr>
        <w:annotationRef/>
      </w:r>
      <w:r w:rsidRPr="00C65199">
        <w:rPr>
          <w:lang w:val="en-US"/>
        </w:rPr>
        <w:t xml:space="preserve">No, </w:t>
      </w:r>
      <w:r>
        <w:rPr>
          <w:lang w:val="en-US"/>
        </w:rPr>
        <w:t>here it</w:t>
      </w:r>
      <w:r w:rsidRPr="00C65199">
        <w:rPr>
          <w:lang w:val="en-US"/>
        </w:rPr>
        <w:t xml:space="preserve"> is number of individual plants!</w:t>
      </w:r>
      <w:r>
        <w:rPr>
          <w:lang w:val="en-US"/>
        </w:rPr>
        <w:t xml:space="preserve"> 100 x10 populations in 2010 and 100 x 11 populations in 2011 (-1 missing)</w:t>
      </w:r>
    </w:p>
  </w:comment>
  <w:comment w:id="337" w:author="ehrlen" w:date="2016-06-02T17:42:00Z" w:initials="e">
    <w:p w14:paraId="2C90985C" w14:textId="7D38918E" w:rsidR="00267BD6" w:rsidRPr="003F2477" w:rsidRDefault="00267BD6">
      <w:pPr>
        <w:pStyle w:val="CommentText"/>
        <w:rPr>
          <w:lang w:val="en-US"/>
        </w:rPr>
      </w:pPr>
      <w:r>
        <w:rPr>
          <w:rStyle w:val="CommentReference"/>
        </w:rPr>
        <w:annotationRef/>
      </w:r>
      <w:r w:rsidRPr="003F2477">
        <w:rPr>
          <w:lang w:val="en-US"/>
        </w:rPr>
        <w:t>Don’t you say 5000 in the methods?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3BC462" w15:done="0"/>
  <w15:commentEx w15:paraId="5AEA60DC" w15:paraIdParent="6F3BC462" w15:done="0"/>
  <w15:commentEx w15:paraId="392500A0" w15:done="0"/>
  <w15:commentEx w15:paraId="05F1EB63" w15:done="0"/>
  <w15:commentEx w15:paraId="147DB8E0" w15:done="0"/>
  <w15:commentEx w15:paraId="54C4AFA6" w15:done="0"/>
  <w15:commentEx w15:paraId="28C57321" w15:done="0"/>
  <w15:commentEx w15:paraId="742C8181" w15:done="0"/>
  <w15:commentEx w15:paraId="012B178E" w15:done="0"/>
  <w15:commentEx w15:paraId="4CBB46D7" w15:paraIdParent="012B178E" w15:done="0"/>
  <w15:commentEx w15:paraId="1DF48FB4" w15:done="0"/>
  <w15:commentEx w15:paraId="04BE900A" w15:paraIdParent="1DF48FB4" w15:done="0"/>
  <w15:commentEx w15:paraId="1152CF55" w15:done="0"/>
  <w15:commentEx w15:paraId="793BE838" w15:done="0"/>
  <w15:commentEx w15:paraId="4590FDA6" w15:done="0"/>
  <w15:commentEx w15:paraId="07D9FFB8" w15:paraIdParent="4590FDA6" w15:done="0"/>
  <w15:commentEx w15:paraId="5591E480" w15:done="0"/>
  <w15:commentEx w15:paraId="3F5918DF" w15:done="0"/>
  <w15:commentEx w15:paraId="6911C22D" w15:done="0"/>
  <w15:commentEx w15:paraId="2C90985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40B3F" w14:textId="77777777" w:rsidR="00B17121" w:rsidRDefault="00B17121">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21A82CEF" w14:textId="77777777" w:rsidR="00B17121" w:rsidRDefault="00B17121">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8503B" w14:textId="77777777" w:rsidR="00267BD6" w:rsidRDefault="00267BD6" w:rsidP="000D5DE6">
    <w:pPr>
      <w:spacing w:line="480" w:lineRule="auto"/>
      <w:rPr>
        <w:rStyle w:val="Hyperlink"/>
        <w:sz w:val="24"/>
        <w:szCs w:val="24"/>
        <w:lang w:val="en-US"/>
      </w:rPr>
    </w:pPr>
    <w:r>
      <w:rPr>
        <w:rFonts w:ascii="Times New Roman" w:hAnsi="Times New Roman" w:cs="Times New Roman"/>
        <w:sz w:val="24"/>
        <w:szCs w:val="24"/>
        <w:lang w:val="en-US"/>
      </w:rPr>
      <w:t xml:space="preserve">E-mail addresses of authors: </w:t>
    </w:r>
    <w:r>
      <w:fldChar w:fldCharType="begin"/>
    </w:r>
    <w:r w:rsidRPr="00123904">
      <w:rPr>
        <w:lang w:val="en-US"/>
        <w:rPrChange w:id="0" w:author="Alicia" w:date="2016-06-02T16:48:00Z">
          <w:rPr/>
        </w:rPrChange>
      </w:rPr>
      <w:instrText xml:space="preserve"> HYPERLINK "mailto:alicia.valdes@su.se" </w:instrText>
    </w:r>
    <w:r>
      <w:fldChar w:fldCharType="separate"/>
    </w:r>
    <w:r>
      <w:rPr>
        <w:rStyle w:val="Hyperlink"/>
        <w:sz w:val="24"/>
        <w:szCs w:val="24"/>
        <w:lang w:val="en-US"/>
      </w:rPr>
      <w:t>alicia.valdes@su.se</w:t>
    </w:r>
    <w:r>
      <w:rPr>
        <w:rStyle w:val="Hyperlink"/>
        <w:sz w:val="24"/>
        <w:szCs w:val="24"/>
        <w:lang w:val="en-US"/>
      </w:rPr>
      <w:fldChar w:fldCharType="end"/>
    </w:r>
    <w:r>
      <w:rPr>
        <w:rStyle w:val="Hyperlink"/>
        <w:sz w:val="24"/>
        <w:szCs w:val="24"/>
        <w:lang w:val="en-US"/>
      </w:rPr>
      <w:t xml:space="preserve">, </w:t>
    </w:r>
    <w:r>
      <w:fldChar w:fldCharType="begin"/>
    </w:r>
    <w:r w:rsidRPr="00123904">
      <w:rPr>
        <w:lang w:val="en-US"/>
        <w:rPrChange w:id="1" w:author="Alicia" w:date="2016-06-02T16:48:00Z">
          <w:rPr/>
        </w:rPrChange>
      </w:rPr>
      <w:instrText xml:space="preserve"> HYPERLINK "mailto:Johan.Ehrlen@su.se" </w:instrText>
    </w:r>
    <w:r>
      <w:fldChar w:fldCharType="separate"/>
    </w:r>
    <w:r w:rsidRPr="00DA5DE2">
      <w:rPr>
        <w:rStyle w:val="Hyperlink"/>
        <w:sz w:val="24"/>
        <w:szCs w:val="24"/>
        <w:lang w:val="en-US"/>
      </w:rPr>
      <w:t>Johan.Ehrlen@su.se</w:t>
    </w:r>
    <w:r>
      <w:rPr>
        <w:rStyle w:val="Hyperlink"/>
        <w:sz w:val="24"/>
        <w:szCs w:val="24"/>
        <w:lang w:val="en-US"/>
      </w:rPr>
      <w:fldChar w:fldCharType="end"/>
    </w:r>
  </w:p>
  <w:p w14:paraId="66FACB03" w14:textId="77777777" w:rsidR="00267BD6" w:rsidRDefault="00267BD6" w:rsidP="000D5DE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Corresponding author</w:t>
    </w:r>
  </w:p>
  <w:p w14:paraId="3E4B1B5D" w14:textId="77777777" w:rsidR="00267BD6" w:rsidRDefault="00267BD6">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582EDF">
      <w:rPr>
        <w:rFonts w:ascii="Times New Roman" w:hAnsi="Times New Roman" w:cs="Times New Roman"/>
        <w:noProof/>
        <w:sz w:val="24"/>
        <w:szCs w:val="24"/>
      </w:rPr>
      <w:t>1</w:t>
    </w:r>
    <w:r>
      <w:rPr>
        <w:rFonts w:ascii="Times New Roman" w:hAnsi="Times New Roman" w:cs="Times New Roman"/>
        <w:sz w:val="24"/>
        <w:szCs w:val="24"/>
      </w:rPr>
      <w:fldChar w:fldCharType="end"/>
    </w:r>
  </w:p>
  <w:p w14:paraId="6265A07D" w14:textId="77777777" w:rsidR="00267BD6" w:rsidRDefault="00267BD6">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8F105" w14:textId="77777777" w:rsidR="00267BD6" w:rsidRDefault="00267BD6">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9718E0">
      <w:rPr>
        <w:rFonts w:ascii="Times New Roman" w:hAnsi="Times New Roman" w:cs="Times New Roman"/>
        <w:noProof/>
        <w:sz w:val="24"/>
        <w:szCs w:val="24"/>
      </w:rPr>
      <w:t>30</w:t>
    </w:r>
    <w:r>
      <w:rPr>
        <w:rFonts w:ascii="Times New Roman" w:hAnsi="Times New Roman" w:cs="Times New Roman"/>
        <w:sz w:val="24"/>
        <w:szCs w:val="24"/>
      </w:rPr>
      <w:fldChar w:fldCharType="end"/>
    </w:r>
  </w:p>
  <w:p w14:paraId="47931C2A" w14:textId="77777777" w:rsidR="00267BD6" w:rsidRDefault="00267BD6">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C18D0D" w14:textId="77777777" w:rsidR="00B17121" w:rsidRDefault="00B17121">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222EBEBF" w14:textId="77777777" w:rsidR="00B17121" w:rsidRDefault="00B17121">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15:restartNumberingAfterBreak="0">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15:restartNumberingAfterBreak="0">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15:restartNumberingAfterBreak="0">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15:restartNumberingAfterBreak="0">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hrlen">
    <w15:presenceInfo w15:providerId="None" w15:userId="ehrlen"/>
  </w15:person>
  <w15:person w15:author="Johan Ehrlén">
    <w15:presenceInfo w15:providerId="AD" w15:userId="S-1-5-21-299502267-1715567821-839522115-522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E10"/>
    <w:rsid w:val="00004E67"/>
    <w:rsid w:val="000167C7"/>
    <w:rsid w:val="00021DFC"/>
    <w:rsid w:val="0002476C"/>
    <w:rsid w:val="00041E84"/>
    <w:rsid w:val="0004585D"/>
    <w:rsid w:val="00045A33"/>
    <w:rsid w:val="00056815"/>
    <w:rsid w:val="00065BF3"/>
    <w:rsid w:val="00066761"/>
    <w:rsid w:val="000955DB"/>
    <w:rsid w:val="000C12FC"/>
    <w:rsid w:val="000C2FFC"/>
    <w:rsid w:val="000C5DC4"/>
    <w:rsid w:val="000C6895"/>
    <w:rsid w:val="000D5DE6"/>
    <w:rsid w:val="000D649E"/>
    <w:rsid w:val="000F5D1C"/>
    <w:rsid w:val="00101B0A"/>
    <w:rsid w:val="00106F24"/>
    <w:rsid w:val="00111250"/>
    <w:rsid w:val="001211F0"/>
    <w:rsid w:val="00123904"/>
    <w:rsid w:val="0013268E"/>
    <w:rsid w:val="00136EFC"/>
    <w:rsid w:val="00156068"/>
    <w:rsid w:val="00166356"/>
    <w:rsid w:val="00170BAD"/>
    <w:rsid w:val="00172333"/>
    <w:rsid w:val="001742F2"/>
    <w:rsid w:val="00187A35"/>
    <w:rsid w:val="001913F2"/>
    <w:rsid w:val="001A1D25"/>
    <w:rsid w:val="001A2388"/>
    <w:rsid w:val="001A3F46"/>
    <w:rsid w:val="001A7CB4"/>
    <w:rsid w:val="001B5A24"/>
    <w:rsid w:val="001D3A4A"/>
    <w:rsid w:val="001E4426"/>
    <w:rsid w:val="001E708E"/>
    <w:rsid w:val="001F06A1"/>
    <w:rsid w:val="001F1E60"/>
    <w:rsid w:val="001F53A7"/>
    <w:rsid w:val="002123D7"/>
    <w:rsid w:val="002215E3"/>
    <w:rsid w:val="002264E6"/>
    <w:rsid w:val="00231137"/>
    <w:rsid w:val="0024349E"/>
    <w:rsid w:val="00245AFD"/>
    <w:rsid w:val="00267BD6"/>
    <w:rsid w:val="00274278"/>
    <w:rsid w:val="00285C37"/>
    <w:rsid w:val="00293058"/>
    <w:rsid w:val="002A3221"/>
    <w:rsid w:val="002B0544"/>
    <w:rsid w:val="002B3143"/>
    <w:rsid w:val="002C2BE7"/>
    <w:rsid w:val="002C5A93"/>
    <w:rsid w:val="002D428B"/>
    <w:rsid w:val="002E105E"/>
    <w:rsid w:val="002E5DA3"/>
    <w:rsid w:val="00303ED6"/>
    <w:rsid w:val="003238BC"/>
    <w:rsid w:val="00324327"/>
    <w:rsid w:val="00340273"/>
    <w:rsid w:val="00341A18"/>
    <w:rsid w:val="003461A4"/>
    <w:rsid w:val="00366CD6"/>
    <w:rsid w:val="00366D82"/>
    <w:rsid w:val="003812ED"/>
    <w:rsid w:val="00391598"/>
    <w:rsid w:val="00392549"/>
    <w:rsid w:val="003A1E2B"/>
    <w:rsid w:val="003A39FB"/>
    <w:rsid w:val="003D1A99"/>
    <w:rsid w:val="003E54F1"/>
    <w:rsid w:val="003F2477"/>
    <w:rsid w:val="00405A95"/>
    <w:rsid w:val="004146B5"/>
    <w:rsid w:val="004204EA"/>
    <w:rsid w:val="0042596D"/>
    <w:rsid w:val="0043283D"/>
    <w:rsid w:val="00433B42"/>
    <w:rsid w:val="00436A6A"/>
    <w:rsid w:val="00461432"/>
    <w:rsid w:val="00463833"/>
    <w:rsid w:val="004A6230"/>
    <w:rsid w:val="004B2ED9"/>
    <w:rsid w:val="004B3CB8"/>
    <w:rsid w:val="004C20FF"/>
    <w:rsid w:val="004C47B3"/>
    <w:rsid w:val="004F5899"/>
    <w:rsid w:val="005303C7"/>
    <w:rsid w:val="005378CE"/>
    <w:rsid w:val="005730A2"/>
    <w:rsid w:val="00582EDF"/>
    <w:rsid w:val="00591453"/>
    <w:rsid w:val="005A3A22"/>
    <w:rsid w:val="005A4AF9"/>
    <w:rsid w:val="005A75B9"/>
    <w:rsid w:val="005B2036"/>
    <w:rsid w:val="005B4E3C"/>
    <w:rsid w:val="005E40D4"/>
    <w:rsid w:val="005E7002"/>
    <w:rsid w:val="006030E0"/>
    <w:rsid w:val="00606247"/>
    <w:rsid w:val="00606929"/>
    <w:rsid w:val="006223D7"/>
    <w:rsid w:val="00633CD7"/>
    <w:rsid w:val="0063728F"/>
    <w:rsid w:val="00650C7C"/>
    <w:rsid w:val="006702A0"/>
    <w:rsid w:val="00681ECC"/>
    <w:rsid w:val="00685668"/>
    <w:rsid w:val="00690F34"/>
    <w:rsid w:val="0069614C"/>
    <w:rsid w:val="006A50EF"/>
    <w:rsid w:val="006C61E3"/>
    <w:rsid w:val="006C636E"/>
    <w:rsid w:val="006E5FF5"/>
    <w:rsid w:val="006E765E"/>
    <w:rsid w:val="006F1119"/>
    <w:rsid w:val="0070544A"/>
    <w:rsid w:val="00720E28"/>
    <w:rsid w:val="00741100"/>
    <w:rsid w:val="0074232F"/>
    <w:rsid w:val="00745DF0"/>
    <w:rsid w:val="00755A51"/>
    <w:rsid w:val="0076147F"/>
    <w:rsid w:val="0076677B"/>
    <w:rsid w:val="007707DD"/>
    <w:rsid w:val="00770859"/>
    <w:rsid w:val="007801DC"/>
    <w:rsid w:val="0078238E"/>
    <w:rsid w:val="007857AD"/>
    <w:rsid w:val="0079170C"/>
    <w:rsid w:val="0079175A"/>
    <w:rsid w:val="0079192F"/>
    <w:rsid w:val="007B4F9C"/>
    <w:rsid w:val="007C3F22"/>
    <w:rsid w:val="007C41E1"/>
    <w:rsid w:val="007D12C9"/>
    <w:rsid w:val="007E074E"/>
    <w:rsid w:val="008005BE"/>
    <w:rsid w:val="008065BA"/>
    <w:rsid w:val="00821BB5"/>
    <w:rsid w:val="0082334D"/>
    <w:rsid w:val="00856FAB"/>
    <w:rsid w:val="00860EE3"/>
    <w:rsid w:val="00864C00"/>
    <w:rsid w:val="0088103C"/>
    <w:rsid w:val="00881146"/>
    <w:rsid w:val="00881224"/>
    <w:rsid w:val="0089084F"/>
    <w:rsid w:val="00892326"/>
    <w:rsid w:val="0089467E"/>
    <w:rsid w:val="008A21D6"/>
    <w:rsid w:val="008B63BB"/>
    <w:rsid w:val="008C2A32"/>
    <w:rsid w:val="008C50F5"/>
    <w:rsid w:val="008E0FB1"/>
    <w:rsid w:val="008E1A80"/>
    <w:rsid w:val="009002D6"/>
    <w:rsid w:val="009006B9"/>
    <w:rsid w:val="00900785"/>
    <w:rsid w:val="00906BF6"/>
    <w:rsid w:val="00911406"/>
    <w:rsid w:val="009353DA"/>
    <w:rsid w:val="00944C80"/>
    <w:rsid w:val="00945DF1"/>
    <w:rsid w:val="00950EA8"/>
    <w:rsid w:val="009521DA"/>
    <w:rsid w:val="009552BA"/>
    <w:rsid w:val="00963BF8"/>
    <w:rsid w:val="009718E0"/>
    <w:rsid w:val="0097439B"/>
    <w:rsid w:val="00976ADF"/>
    <w:rsid w:val="00984CBF"/>
    <w:rsid w:val="00984FAE"/>
    <w:rsid w:val="009871AA"/>
    <w:rsid w:val="00993068"/>
    <w:rsid w:val="00993292"/>
    <w:rsid w:val="009A24F9"/>
    <w:rsid w:val="009A37A9"/>
    <w:rsid w:val="009A6E84"/>
    <w:rsid w:val="009B5CDA"/>
    <w:rsid w:val="009C0F3A"/>
    <w:rsid w:val="009D0C41"/>
    <w:rsid w:val="00A14099"/>
    <w:rsid w:val="00A23060"/>
    <w:rsid w:val="00A26EF8"/>
    <w:rsid w:val="00A336F6"/>
    <w:rsid w:val="00A4259A"/>
    <w:rsid w:val="00A51E60"/>
    <w:rsid w:val="00A525C0"/>
    <w:rsid w:val="00A54D9D"/>
    <w:rsid w:val="00A90BEE"/>
    <w:rsid w:val="00A962F0"/>
    <w:rsid w:val="00A96822"/>
    <w:rsid w:val="00AA07B4"/>
    <w:rsid w:val="00AA1AD4"/>
    <w:rsid w:val="00AA7F7B"/>
    <w:rsid w:val="00AB2324"/>
    <w:rsid w:val="00AB447C"/>
    <w:rsid w:val="00AB6EBA"/>
    <w:rsid w:val="00AD4822"/>
    <w:rsid w:val="00AE3770"/>
    <w:rsid w:val="00AF1B89"/>
    <w:rsid w:val="00AF4D72"/>
    <w:rsid w:val="00AF6E1E"/>
    <w:rsid w:val="00B17121"/>
    <w:rsid w:val="00B21FDC"/>
    <w:rsid w:val="00B25594"/>
    <w:rsid w:val="00B26402"/>
    <w:rsid w:val="00B504E3"/>
    <w:rsid w:val="00B50831"/>
    <w:rsid w:val="00B5148E"/>
    <w:rsid w:val="00B53242"/>
    <w:rsid w:val="00B648C6"/>
    <w:rsid w:val="00B725CC"/>
    <w:rsid w:val="00B73FEB"/>
    <w:rsid w:val="00B750E8"/>
    <w:rsid w:val="00B946C4"/>
    <w:rsid w:val="00C0430A"/>
    <w:rsid w:val="00C07F28"/>
    <w:rsid w:val="00C1138F"/>
    <w:rsid w:val="00C11AFB"/>
    <w:rsid w:val="00C407BE"/>
    <w:rsid w:val="00C45594"/>
    <w:rsid w:val="00C65199"/>
    <w:rsid w:val="00C70323"/>
    <w:rsid w:val="00C97436"/>
    <w:rsid w:val="00CB3E3A"/>
    <w:rsid w:val="00CB3EC1"/>
    <w:rsid w:val="00CC35F4"/>
    <w:rsid w:val="00CC545B"/>
    <w:rsid w:val="00CD2FF0"/>
    <w:rsid w:val="00CD6433"/>
    <w:rsid w:val="00CF15DB"/>
    <w:rsid w:val="00CF2745"/>
    <w:rsid w:val="00CF51E4"/>
    <w:rsid w:val="00D04339"/>
    <w:rsid w:val="00D21021"/>
    <w:rsid w:val="00D2144A"/>
    <w:rsid w:val="00D37BCD"/>
    <w:rsid w:val="00D43E10"/>
    <w:rsid w:val="00D46D38"/>
    <w:rsid w:val="00D50245"/>
    <w:rsid w:val="00D66698"/>
    <w:rsid w:val="00D76F96"/>
    <w:rsid w:val="00D87BCF"/>
    <w:rsid w:val="00D90C51"/>
    <w:rsid w:val="00D9101E"/>
    <w:rsid w:val="00D93723"/>
    <w:rsid w:val="00DB5057"/>
    <w:rsid w:val="00DF0233"/>
    <w:rsid w:val="00DF1AEB"/>
    <w:rsid w:val="00DF3CC9"/>
    <w:rsid w:val="00E024EC"/>
    <w:rsid w:val="00E40788"/>
    <w:rsid w:val="00E45B4F"/>
    <w:rsid w:val="00E50DE4"/>
    <w:rsid w:val="00E8677F"/>
    <w:rsid w:val="00E93DFC"/>
    <w:rsid w:val="00EB5928"/>
    <w:rsid w:val="00EC03FE"/>
    <w:rsid w:val="00F05441"/>
    <w:rsid w:val="00F06981"/>
    <w:rsid w:val="00F16AC6"/>
    <w:rsid w:val="00F21DAF"/>
    <w:rsid w:val="00F33655"/>
    <w:rsid w:val="00F3768B"/>
    <w:rsid w:val="00F4590E"/>
    <w:rsid w:val="00F661E8"/>
    <w:rsid w:val="00F75C83"/>
    <w:rsid w:val="00F8321E"/>
    <w:rsid w:val="00F85B3E"/>
    <w:rsid w:val="00F9201C"/>
    <w:rsid w:val="00F93FA2"/>
    <w:rsid w:val="00FB3D6F"/>
    <w:rsid w:val="00FB5D05"/>
    <w:rsid w:val="00FC4224"/>
    <w:rsid w:val="00FC469E"/>
    <w:rsid w:val="00FF694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18E25"/>
  <w15:docId w15:val="{1ACDCA83-56D9-4B07-985E-FFA44F661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hAnsi="Calibri" w:cs="Calibri"/>
      <w:lang w:val="es-E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2"/>
        <w:tab w:val="right" w:pos="8504"/>
      </w:tabs>
      <w:spacing w:after="0" w:line="240" w:lineRule="auto"/>
    </w:pPr>
  </w:style>
  <w:style w:type="character" w:customStyle="1" w:styleId="HeaderChar">
    <w:name w:val="Header Char"/>
    <w:basedOn w:val="DefaultParagraphFont"/>
    <w:link w:val="Header"/>
    <w:uiPriority w:val="99"/>
    <w:rPr>
      <w:rFonts w:ascii="Times New Roman" w:hAnsi="Times New Roman" w:cs="Times New Roman"/>
    </w:rPr>
  </w:style>
  <w:style w:type="paragraph" w:styleId="Footer">
    <w:name w:val="footer"/>
    <w:basedOn w:val="Normal"/>
    <w:link w:val="FooterChar"/>
    <w:uiPriority w:val="99"/>
    <w:pPr>
      <w:tabs>
        <w:tab w:val="center" w:pos="4252"/>
        <w:tab w:val="right" w:pos="8504"/>
      </w:tabs>
      <w:spacing w:after="0" w:line="240" w:lineRule="auto"/>
    </w:pPr>
  </w:style>
  <w:style w:type="character" w:customStyle="1" w:styleId="FooterChar">
    <w:name w:val="Footer Char"/>
    <w:basedOn w:val="DefaultParagraphFont"/>
    <w:link w:val="Footer"/>
    <w:uiPriority w:val="99"/>
    <w:rPr>
      <w:rFonts w:ascii="Times New Roman" w:hAnsi="Times New Roman" w:cs="Times New Roman"/>
    </w:rPr>
  </w:style>
  <w:style w:type="paragraph" w:styleId="Bibliography">
    <w:name w:val="Bibliography"/>
    <w:basedOn w:val="Normal"/>
    <w:next w:val="Normal"/>
    <w:uiPriority w:val="99"/>
    <w:pPr>
      <w:spacing w:after="0" w:line="240" w:lineRule="auto"/>
      <w:ind w:left="720" w:hanging="720"/>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CommentReference">
    <w:name w:val="annotation reference"/>
    <w:basedOn w:val="DefaultParagraphFont"/>
    <w:uiPriority w:val="99"/>
    <w:rPr>
      <w:rFonts w:ascii="Times New Roman" w:hAnsi="Times New Roman" w:cs="Times New Roman"/>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ascii="Times New Roman" w:hAnsi="Times New Roman" w:cs="Times New Roman"/>
      <w:b/>
      <w:bCs/>
      <w:sz w:val="20"/>
      <w:szCs w:val="20"/>
    </w:rPr>
  </w:style>
  <w:style w:type="character" w:customStyle="1" w:styleId="apple-converted-space">
    <w:name w:val="apple-converted-space"/>
    <w:basedOn w:val="DefaultParagraphFont"/>
    <w:uiPriority w:val="99"/>
    <w:rPr>
      <w:rFonts w:ascii="Times New Roman" w:hAnsi="Times New Roman" w:cs="Times New Roman"/>
    </w:rPr>
  </w:style>
  <w:style w:type="character" w:styleId="Hyperlink">
    <w:name w:val="Hyperlink"/>
    <w:basedOn w:val="DefaultParagraphFont"/>
    <w:uiPriority w:val="99"/>
    <w:rPr>
      <w:rFonts w:ascii="Times New Roman" w:hAnsi="Times New Roman" w:cs="Times New Roman"/>
      <w:color w:val="0000FF"/>
      <w:u w:val="single"/>
    </w:rPr>
  </w:style>
  <w:style w:type="paragraph" w:styleId="Revision">
    <w:name w:val="Revision"/>
    <w:hidden/>
    <w:uiPriority w:val="99"/>
    <w:rPr>
      <w:rFonts w:ascii="Calibri" w:hAnsi="Calibri" w:cs="Calibri"/>
      <w:lang w:val="es-ES" w:eastAsia="en-US"/>
    </w:rPr>
  </w:style>
  <w:style w:type="paragraph" w:styleId="ListParagraph">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PlaceholderText">
    <w:name w:val="Placeholder Text"/>
    <w:basedOn w:val="DefaultParagraphFont"/>
    <w:uiPriority w:val="99"/>
    <w:rPr>
      <w:rFonts w:ascii="Times New Roman" w:hAnsi="Times New Roman" w:cs="Times New Roman"/>
      <w:color w:val="808080"/>
    </w:rPr>
  </w:style>
  <w:style w:type="character" w:styleId="LineNumber">
    <w:name w:val="line number"/>
    <w:basedOn w:val="DefaultParagraphFont"/>
    <w:uiPriority w:val="99"/>
    <w:rPr>
      <w:rFonts w:ascii="Times New Roman" w:hAnsi="Times New Roman" w:cs="Times New Roman"/>
    </w:rPr>
  </w:style>
  <w:style w:type="character" w:styleId="Emphasis">
    <w:name w:val="Emphasis"/>
    <w:basedOn w:val="DefaultParagraphFont"/>
    <w:uiPriority w:val="20"/>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 w:type="character" w:customStyle="1" w:styleId="font-variable-name">
    <w:name w:val="font-variable-name"/>
    <w:basedOn w:val="DefaultParagraphFont"/>
    <w:rsid w:val="00D87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7391">
      <w:bodyDiv w:val="1"/>
      <w:marLeft w:val="0"/>
      <w:marRight w:val="0"/>
      <w:marTop w:val="0"/>
      <w:marBottom w:val="0"/>
      <w:divBdr>
        <w:top w:val="none" w:sz="0" w:space="0" w:color="auto"/>
        <w:left w:val="none" w:sz="0" w:space="0" w:color="auto"/>
        <w:bottom w:val="none" w:sz="0" w:space="0" w:color="auto"/>
        <w:right w:val="none" w:sz="0" w:space="0" w:color="auto"/>
      </w:divBdr>
      <w:divsChild>
        <w:div w:id="1180435590">
          <w:marLeft w:val="0"/>
          <w:marRight w:val="0"/>
          <w:marTop w:val="0"/>
          <w:marBottom w:val="0"/>
          <w:divBdr>
            <w:top w:val="none" w:sz="0" w:space="0" w:color="auto"/>
            <w:left w:val="none" w:sz="0" w:space="0" w:color="auto"/>
            <w:bottom w:val="none" w:sz="0" w:space="0" w:color="auto"/>
            <w:right w:val="none" w:sz="0" w:space="0" w:color="auto"/>
          </w:divBdr>
          <w:divsChild>
            <w:div w:id="1040472919">
              <w:marLeft w:val="0"/>
              <w:marRight w:val="0"/>
              <w:marTop w:val="0"/>
              <w:marBottom w:val="0"/>
              <w:divBdr>
                <w:top w:val="none" w:sz="0" w:space="0" w:color="auto"/>
                <w:left w:val="none" w:sz="0" w:space="0" w:color="auto"/>
                <w:bottom w:val="none" w:sz="0" w:space="0" w:color="auto"/>
                <w:right w:val="none" w:sz="0" w:space="0" w:color="auto"/>
              </w:divBdr>
              <w:divsChild>
                <w:div w:id="11642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711">
      <w:bodyDiv w:val="1"/>
      <w:marLeft w:val="0"/>
      <w:marRight w:val="0"/>
      <w:marTop w:val="0"/>
      <w:marBottom w:val="0"/>
      <w:divBdr>
        <w:top w:val="none" w:sz="0" w:space="0" w:color="auto"/>
        <w:left w:val="none" w:sz="0" w:space="0" w:color="auto"/>
        <w:bottom w:val="none" w:sz="0" w:space="0" w:color="auto"/>
        <w:right w:val="none" w:sz="0" w:space="0" w:color="auto"/>
      </w:divBdr>
      <w:divsChild>
        <w:div w:id="415633990">
          <w:marLeft w:val="0"/>
          <w:marRight w:val="0"/>
          <w:marTop w:val="0"/>
          <w:marBottom w:val="0"/>
          <w:divBdr>
            <w:top w:val="none" w:sz="0" w:space="0" w:color="auto"/>
            <w:left w:val="none" w:sz="0" w:space="0" w:color="auto"/>
            <w:bottom w:val="none" w:sz="0" w:space="0" w:color="auto"/>
            <w:right w:val="none" w:sz="0" w:space="0" w:color="auto"/>
          </w:divBdr>
        </w:div>
        <w:div w:id="539587619">
          <w:marLeft w:val="0"/>
          <w:marRight w:val="0"/>
          <w:marTop w:val="0"/>
          <w:marBottom w:val="0"/>
          <w:divBdr>
            <w:top w:val="none" w:sz="0" w:space="0" w:color="auto"/>
            <w:left w:val="none" w:sz="0" w:space="0" w:color="auto"/>
            <w:bottom w:val="none" w:sz="0" w:space="0" w:color="auto"/>
            <w:right w:val="none" w:sz="0" w:space="0" w:color="auto"/>
          </w:divBdr>
        </w:div>
        <w:div w:id="8021529">
          <w:marLeft w:val="0"/>
          <w:marRight w:val="0"/>
          <w:marTop w:val="0"/>
          <w:marBottom w:val="0"/>
          <w:divBdr>
            <w:top w:val="none" w:sz="0" w:space="0" w:color="auto"/>
            <w:left w:val="none" w:sz="0" w:space="0" w:color="auto"/>
            <w:bottom w:val="none" w:sz="0" w:space="0" w:color="auto"/>
            <w:right w:val="none" w:sz="0" w:space="0" w:color="auto"/>
          </w:divBdr>
        </w:div>
        <w:div w:id="2084453602">
          <w:marLeft w:val="0"/>
          <w:marRight w:val="0"/>
          <w:marTop w:val="0"/>
          <w:marBottom w:val="0"/>
          <w:divBdr>
            <w:top w:val="none" w:sz="0" w:space="0" w:color="auto"/>
            <w:left w:val="none" w:sz="0" w:space="0" w:color="auto"/>
            <w:bottom w:val="none" w:sz="0" w:space="0" w:color="auto"/>
            <w:right w:val="none" w:sz="0" w:space="0" w:color="auto"/>
          </w:divBdr>
        </w:div>
        <w:div w:id="1462992764">
          <w:marLeft w:val="0"/>
          <w:marRight w:val="0"/>
          <w:marTop w:val="0"/>
          <w:marBottom w:val="0"/>
          <w:divBdr>
            <w:top w:val="none" w:sz="0" w:space="0" w:color="auto"/>
            <w:left w:val="none" w:sz="0" w:space="0" w:color="auto"/>
            <w:bottom w:val="none" w:sz="0" w:space="0" w:color="auto"/>
            <w:right w:val="none" w:sz="0" w:space="0" w:color="auto"/>
          </w:divBdr>
        </w:div>
        <w:div w:id="1782802997">
          <w:marLeft w:val="0"/>
          <w:marRight w:val="0"/>
          <w:marTop w:val="0"/>
          <w:marBottom w:val="0"/>
          <w:divBdr>
            <w:top w:val="none" w:sz="0" w:space="0" w:color="auto"/>
            <w:left w:val="none" w:sz="0" w:space="0" w:color="auto"/>
            <w:bottom w:val="none" w:sz="0" w:space="0" w:color="auto"/>
            <w:right w:val="none" w:sz="0" w:space="0" w:color="auto"/>
          </w:divBdr>
        </w:div>
      </w:divsChild>
    </w:div>
    <w:div w:id="362631069">
      <w:bodyDiv w:val="1"/>
      <w:marLeft w:val="0"/>
      <w:marRight w:val="0"/>
      <w:marTop w:val="0"/>
      <w:marBottom w:val="0"/>
      <w:divBdr>
        <w:top w:val="none" w:sz="0" w:space="0" w:color="auto"/>
        <w:left w:val="none" w:sz="0" w:space="0" w:color="auto"/>
        <w:bottom w:val="none" w:sz="0" w:space="0" w:color="auto"/>
        <w:right w:val="none" w:sz="0" w:space="0" w:color="auto"/>
      </w:divBdr>
      <w:divsChild>
        <w:div w:id="1696230445">
          <w:marLeft w:val="0"/>
          <w:marRight w:val="0"/>
          <w:marTop w:val="0"/>
          <w:marBottom w:val="0"/>
          <w:divBdr>
            <w:top w:val="none" w:sz="0" w:space="0" w:color="auto"/>
            <w:left w:val="none" w:sz="0" w:space="0" w:color="auto"/>
            <w:bottom w:val="none" w:sz="0" w:space="0" w:color="auto"/>
            <w:right w:val="none" w:sz="0" w:space="0" w:color="auto"/>
          </w:divBdr>
          <w:divsChild>
            <w:div w:id="2099907197">
              <w:marLeft w:val="0"/>
              <w:marRight w:val="0"/>
              <w:marTop w:val="0"/>
              <w:marBottom w:val="0"/>
              <w:divBdr>
                <w:top w:val="none" w:sz="0" w:space="0" w:color="auto"/>
                <w:left w:val="none" w:sz="0" w:space="0" w:color="auto"/>
                <w:bottom w:val="none" w:sz="0" w:space="0" w:color="auto"/>
                <w:right w:val="none" w:sz="0" w:space="0" w:color="auto"/>
              </w:divBdr>
              <w:divsChild>
                <w:div w:id="4140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99696">
      <w:bodyDiv w:val="1"/>
      <w:marLeft w:val="0"/>
      <w:marRight w:val="0"/>
      <w:marTop w:val="0"/>
      <w:marBottom w:val="0"/>
      <w:divBdr>
        <w:top w:val="none" w:sz="0" w:space="0" w:color="auto"/>
        <w:left w:val="none" w:sz="0" w:space="0" w:color="auto"/>
        <w:bottom w:val="none" w:sz="0" w:space="0" w:color="auto"/>
        <w:right w:val="none" w:sz="0" w:space="0" w:color="auto"/>
      </w:divBdr>
    </w:div>
    <w:div w:id="793721054">
      <w:bodyDiv w:val="1"/>
      <w:marLeft w:val="0"/>
      <w:marRight w:val="0"/>
      <w:marTop w:val="0"/>
      <w:marBottom w:val="0"/>
      <w:divBdr>
        <w:top w:val="none" w:sz="0" w:space="0" w:color="auto"/>
        <w:left w:val="none" w:sz="0" w:space="0" w:color="auto"/>
        <w:bottom w:val="none" w:sz="0" w:space="0" w:color="auto"/>
        <w:right w:val="none" w:sz="0" w:space="0" w:color="auto"/>
      </w:divBdr>
      <w:divsChild>
        <w:div w:id="1265308197">
          <w:marLeft w:val="0"/>
          <w:marRight w:val="0"/>
          <w:marTop w:val="0"/>
          <w:marBottom w:val="0"/>
          <w:divBdr>
            <w:top w:val="none" w:sz="0" w:space="0" w:color="auto"/>
            <w:left w:val="none" w:sz="0" w:space="0" w:color="auto"/>
            <w:bottom w:val="none" w:sz="0" w:space="0" w:color="auto"/>
            <w:right w:val="none" w:sz="0" w:space="0" w:color="auto"/>
          </w:divBdr>
          <w:divsChild>
            <w:div w:id="488332123">
              <w:marLeft w:val="0"/>
              <w:marRight w:val="0"/>
              <w:marTop w:val="0"/>
              <w:marBottom w:val="0"/>
              <w:divBdr>
                <w:top w:val="none" w:sz="0" w:space="0" w:color="auto"/>
                <w:left w:val="none" w:sz="0" w:space="0" w:color="auto"/>
                <w:bottom w:val="none" w:sz="0" w:space="0" w:color="auto"/>
                <w:right w:val="none" w:sz="0" w:space="0" w:color="auto"/>
              </w:divBdr>
              <w:divsChild>
                <w:div w:id="9190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4218">
      <w:bodyDiv w:val="1"/>
      <w:marLeft w:val="0"/>
      <w:marRight w:val="0"/>
      <w:marTop w:val="0"/>
      <w:marBottom w:val="0"/>
      <w:divBdr>
        <w:top w:val="none" w:sz="0" w:space="0" w:color="auto"/>
        <w:left w:val="none" w:sz="0" w:space="0" w:color="auto"/>
        <w:bottom w:val="none" w:sz="0" w:space="0" w:color="auto"/>
        <w:right w:val="none" w:sz="0" w:space="0" w:color="auto"/>
      </w:divBdr>
    </w:div>
    <w:div w:id="860821830">
      <w:bodyDiv w:val="1"/>
      <w:marLeft w:val="0"/>
      <w:marRight w:val="0"/>
      <w:marTop w:val="0"/>
      <w:marBottom w:val="0"/>
      <w:divBdr>
        <w:top w:val="none" w:sz="0" w:space="0" w:color="auto"/>
        <w:left w:val="none" w:sz="0" w:space="0" w:color="auto"/>
        <w:bottom w:val="none" w:sz="0" w:space="0" w:color="auto"/>
        <w:right w:val="none" w:sz="0" w:space="0" w:color="auto"/>
      </w:divBdr>
    </w:div>
    <w:div w:id="1101100615">
      <w:bodyDiv w:val="1"/>
      <w:marLeft w:val="0"/>
      <w:marRight w:val="0"/>
      <w:marTop w:val="0"/>
      <w:marBottom w:val="0"/>
      <w:divBdr>
        <w:top w:val="none" w:sz="0" w:space="0" w:color="auto"/>
        <w:left w:val="none" w:sz="0" w:space="0" w:color="auto"/>
        <w:bottom w:val="none" w:sz="0" w:space="0" w:color="auto"/>
        <w:right w:val="none" w:sz="0" w:space="0" w:color="auto"/>
      </w:divBdr>
      <w:divsChild>
        <w:div w:id="861210733">
          <w:marLeft w:val="0"/>
          <w:marRight w:val="0"/>
          <w:marTop w:val="0"/>
          <w:marBottom w:val="0"/>
          <w:divBdr>
            <w:top w:val="none" w:sz="0" w:space="0" w:color="auto"/>
            <w:left w:val="none" w:sz="0" w:space="0" w:color="auto"/>
            <w:bottom w:val="none" w:sz="0" w:space="0" w:color="auto"/>
            <w:right w:val="none" w:sz="0" w:space="0" w:color="auto"/>
          </w:divBdr>
          <w:divsChild>
            <w:div w:id="2072188003">
              <w:marLeft w:val="0"/>
              <w:marRight w:val="0"/>
              <w:marTop w:val="0"/>
              <w:marBottom w:val="0"/>
              <w:divBdr>
                <w:top w:val="none" w:sz="0" w:space="0" w:color="auto"/>
                <w:left w:val="none" w:sz="0" w:space="0" w:color="auto"/>
                <w:bottom w:val="none" w:sz="0" w:space="0" w:color="auto"/>
                <w:right w:val="none" w:sz="0" w:space="0" w:color="auto"/>
              </w:divBdr>
              <w:divsChild>
                <w:div w:id="16918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15562">
      <w:bodyDiv w:val="1"/>
      <w:marLeft w:val="0"/>
      <w:marRight w:val="0"/>
      <w:marTop w:val="0"/>
      <w:marBottom w:val="0"/>
      <w:divBdr>
        <w:top w:val="none" w:sz="0" w:space="0" w:color="auto"/>
        <w:left w:val="none" w:sz="0" w:space="0" w:color="auto"/>
        <w:bottom w:val="none" w:sz="0" w:space="0" w:color="auto"/>
        <w:right w:val="none" w:sz="0" w:space="0" w:color="auto"/>
      </w:divBdr>
      <w:divsChild>
        <w:div w:id="162548436">
          <w:marLeft w:val="0"/>
          <w:marRight w:val="0"/>
          <w:marTop w:val="0"/>
          <w:marBottom w:val="0"/>
          <w:divBdr>
            <w:top w:val="none" w:sz="0" w:space="0" w:color="auto"/>
            <w:left w:val="none" w:sz="0" w:space="0" w:color="auto"/>
            <w:bottom w:val="none" w:sz="0" w:space="0" w:color="auto"/>
            <w:right w:val="none" w:sz="0" w:space="0" w:color="auto"/>
          </w:divBdr>
          <w:divsChild>
            <w:div w:id="952060163">
              <w:marLeft w:val="0"/>
              <w:marRight w:val="0"/>
              <w:marTop w:val="0"/>
              <w:marBottom w:val="0"/>
              <w:divBdr>
                <w:top w:val="none" w:sz="0" w:space="0" w:color="auto"/>
                <w:left w:val="none" w:sz="0" w:space="0" w:color="auto"/>
                <w:bottom w:val="none" w:sz="0" w:space="0" w:color="auto"/>
                <w:right w:val="none" w:sz="0" w:space="0" w:color="auto"/>
              </w:divBdr>
              <w:divsChild>
                <w:div w:id="754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31494">
      <w:bodyDiv w:val="1"/>
      <w:marLeft w:val="0"/>
      <w:marRight w:val="0"/>
      <w:marTop w:val="0"/>
      <w:marBottom w:val="0"/>
      <w:divBdr>
        <w:top w:val="none" w:sz="0" w:space="0" w:color="auto"/>
        <w:left w:val="none" w:sz="0" w:space="0" w:color="auto"/>
        <w:bottom w:val="none" w:sz="0" w:space="0" w:color="auto"/>
        <w:right w:val="none" w:sz="0" w:space="0" w:color="auto"/>
      </w:divBdr>
      <w:divsChild>
        <w:div w:id="1654095032">
          <w:marLeft w:val="0"/>
          <w:marRight w:val="0"/>
          <w:marTop w:val="0"/>
          <w:marBottom w:val="0"/>
          <w:divBdr>
            <w:top w:val="none" w:sz="0" w:space="0" w:color="auto"/>
            <w:left w:val="none" w:sz="0" w:space="0" w:color="auto"/>
            <w:bottom w:val="none" w:sz="0" w:space="0" w:color="auto"/>
            <w:right w:val="none" w:sz="0" w:space="0" w:color="auto"/>
          </w:divBdr>
          <w:divsChild>
            <w:div w:id="1782069495">
              <w:marLeft w:val="0"/>
              <w:marRight w:val="0"/>
              <w:marTop w:val="0"/>
              <w:marBottom w:val="0"/>
              <w:divBdr>
                <w:top w:val="none" w:sz="0" w:space="0" w:color="auto"/>
                <w:left w:val="none" w:sz="0" w:space="0" w:color="auto"/>
                <w:bottom w:val="none" w:sz="0" w:space="0" w:color="auto"/>
                <w:right w:val="none" w:sz="0" w:space="0" w:color="auto"/>
              </w:divBdr>
              <w:divsChild>
                <w:div w:id="17723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2854">
      <w:bodyDiv w:val="1"/>
      <w:marLeft w:val="0"/>
      <w:marRight w:val="0"/>
      <w:marTop w:val="0"/>
      <w:marBottom w:val="0"/>
      <w:divBdr>
        <w:top w:val="none" w:sz="0" w:space="0" w:color="auto"/>
        <w:left w:val="none" w:sz="0" w:space="0" w:color="auto"/>
        <w:bottom w:val="none" w:sz="0" w:space="0" w:color="auto"/>
        <w:right w:val="none" w:sz="0" w:space="0" w:color="auto"/>
      </w:divBdr>
    </w:div>
    <w:div w:id="1653681499">
      <w:bodyDiv w:val="1"/>
      <w:marLeft w:val="0"/>
      <w:marRight w:val="0"/>
      <w:marTop w:val="0"/>
      <w:marBottom w:val="0"/>
      <w:divBdr>
        <w:top w:val="none" w:sz="0" w:space="0" w:color="auto"/>
        <w:left w:val="none" w:sz="0" w:space="0" w:color="auto"/>
        <w:bottom w:val="none" w:sz="0" w:space="0" w:color="auto"/>
        <w:right w:val="none" w:sz="0" w:space="0" w:color="auto"/>
      </w:divBdr>
      <w:divsChild>
        <w:div w:id="1408071621">
          <w:marLeft w:val="0"/>
          <w:marRight w:val="0"/>
          <w:marTop w:val="0"/>
          <w:marBottom w:val="0"/>
          <w:divBdr>
            <w:top w:val="none" w:sz="0" w:space="0" w:color="auto"/>
            <w:left w:val="none" w:sz="0" w:space="0" w:color="auto"/>
            <w:bottom w:val="none" w:sz="0" w:space="0" w:color="auto"/>
            <w:right w:val="none" w:sz="0" w:space="0" w:color="auto"/>
          </w:divBdr>
          <w:divsChild>
            <w:div w:id="874927686">
              <w:marLeft w:val="0"/>
              <w:marRight w:val="0"/>
              <w:marTop w:val="0"/>
              <w:marBottom w:val="0"/>
              <w:divBdr>
                <w:top w:val="none" w:sz="0" w:space="0" w:color="auto"/>
                <w:left w:val="none" w:sz="0" w:space="0" w:color="auto"/>
                <w:bottom w:val="none" w:sz="0" w:space="0" w:color="auto"/>
                <w:right w:val="none" w:sz="0" w:space="0" w:color="auto"/>
              </w:divBdr>
              <w:divsChild>
                <w:div w:id="1708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5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8AD85-4088-4785-8A38-6C77C86E3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48</Pages>
  <Words>11745</Words>
  <Characters>62249</Characters>
  <Application>Microsoft Office Word</Application>
  <DocSecurity>0</DocSecurity>
  <Lines>518</Lines>
  <Paragraphs>147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Butterfly seed predators mediate shifts in selection on flowering phenology in their host plant</vt:lpstr>
      <vt:lpstr>Butterfly seed predators mediate shifts in selection on flowering phenology in their host plant</vt:lpstr>
    </vt:vector>
  </TitlesOfParts>
  <Company/>
  <LinksUpToDate>false</LinksUpToDate>
  <CharactersWithSpaces>73847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ehrlen</cp:lastModifiedBy>
  <cp:revision>6</cp:revision>
  <cp:lastPrinted>2016-05-04T07:40:00Z</cp:lastPrinted>
  <dcterms:created xsi:type="dcterms:W3CDTF">2016-06-04T08:52:00Z</dcterms:created>
  <dcterms:modified xsi:type="dcterms:W3CDTF">2016-06-04T10:05:00Z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id="IG4eXnSJ"/&gt;&lt;style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