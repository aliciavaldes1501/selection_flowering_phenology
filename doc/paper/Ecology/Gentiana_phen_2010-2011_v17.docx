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73954DEC"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del w:id="0" w:author="Alicia" w:date="2016-05-02T11:31:00Z">
        <w:r w:rsidDel="000D649E">
          <w:rPr>
            <w:rFonts w:ascii="Times New Roman" w:hAnsi="Times New Roman" w:cs="Times New Roman"/>
            <w:sz w:val="24"/>
            <w:szCs w:val="24"/>
            <w:lang w:val="en-US"/>
          </w:rPr>
          <w:delText xml:space="preserve">Butterflies </w:delText>
        </w:r>
      </w:del>
      <w:ins w:id="1" w:author="Alicia" w:date="2016-05-02T11:31:00Z">
        <w:r w:rsidR="000D649E">
          <w:rPr>
            <w:rFonts w:ascii="Times New Roman" w:hAnsi="Times New Roman" w:cs="Times New Roman"/>
            <w:sz w:val="24"/>
            <w:szCs w:val="24"/>
            <w:lang w:val="en-US"/>
          </w:rPr>
          <w:t xml:space="preserve">Caterpillars </w:t>
        </w:r>
      </w:ins>
      <w:r>
        <w:rPr>
          <w:rFonts w:ascii="Times New Roman" w:hAnsi="Times New Roman" w:cs="Times New Roman"/>
          <w:sz w:val="24"/>
          <w:szCs w:val="24"/>
          <w:lang w:val="en-US"/>
        </w:rPr>
        <w:t xml:space="preserve">shift selection on </w:t>
      </w:r>
      <w:r w:rsidR="007D12C9">
        <w:rPr>
          <w:rFonts w:ascii="Times New Roman" w:hAnsi="Times New Roman" w:cs="Times New Roman"/>
          <w:sz w:val="24"/>
          <w:szCs w:val="24"/>
          <w:lang w:val="en-US"/>
        </w:rPr>
        <w:t>phenology</w:t>
      </w:r>
    </w:p>
    <w:p w14:paraId="16E28706" w14:textId="1C1FC1A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del w:id="2" w:author="Alicia" w:date="2016-05-02T11:31:00Z">
        <w:r w:rsidDel="000D649E">
          <w:rPr>
            <w:rFonts w:ascii="Times New Roman" w:hAnsi="Times New Roman" w:cs="Times New Roman"/>
            <w:sz w:val="24"/>
            <w:szCs w:val="24"/>
            <w:lang w:val="en-US"/>
          </w:rPr>
          <w:delText xml:space="preserve">Butterfly </w:delText>
        </w:r>
      </w:del>
      <w:ins w:id="3" w:author="Alicia" w:date="2016-05-02T11:31:00Z">
        <w:r w:rsidR="000D649E">
          <w:rPr>
            <w:rFonts w:ascii="Times New Roman" w:hAnsi="Times New Roman" w:cs="Times New Roman"/>
            <w:sz w:val="24"/>
            <w:szCs w:val="24"/>
            <w:lang w:val="en-US"/>
          </w:rPr>
          <w:t xml:space="preserve">Caterpillar </w:t>
        </w:r>
      </w:ins>
      <w:r>
        <w:rPr>
          <w:rFonts w:ascii="Times New Roman" w:hAnsi="Times New Roman" w:cs="Times New Roman"/>
          <w:sz w:val="24"/>
          <w:szCs w:val="24"/>
          <w:lang w:val="en-US"/>
        </w:rPr>
        <w:t>seed predators mediate shifts in selection on flowering 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6D46B1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 xml:space="preserve">were related to the presence of the </w:t>
      </w:r>
      <w:del w:id="6" w:author="Alicia" w:date="2016-05-02T11:32:00Z">
        <w:r w:rsidDel="000D649E">
          <w:rPr>
            <w:rFonts w:ascii="Times New Roman" w:hAnsi="Times New Roman" w:cs="Times New Roman"/>
            <w:sz w:val="24"/>
            <w:szCs w:val="24"/>
            <w:lang w:val="en-US"/>
          </w:rPr>
          <w:delText xml:space="preserve">butterfly </w:delText>
        </w:r>
      </w:del>
      <w:r>
        <w:rPr>
          <w:rFonts w:ascii="Times New Roman" w:hAnsi="Times New Roman" w:cs="Times New Roman"/>
          <w:sz w:val="24"/>
          <w:szCs w:val="24"/>
          <w:lang w:val="en-US"/>
        </w:rPr>
        <w:t>seed predator</w:t>
      </w:r>
      <w:ins w:id="7" w:author="Alicia" w:date="2016-05-02T11:32:00Z">
        <w:r w:rsidR="000D649E">
          <w:rPr>
            <w:rFonts w:ascii="Times New Roman" w:hAnsi="Times New Roman" w:cs="Times New Roman"/>
            <w:sz w:val="24"/>
            <w:szCs w:val="24"/>
            <w:lang w:val="en-US"/>
          </w:rPr>
          <w:t>-caterpillar of</w:t>
        </w:r>
      </w:ins>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del w:id="8" w:author="Alicia" w:date="2016-05-02T11:32:00Z">
        <w:r w:rsidDel="000D649E">
          <w:rPr>
            <w:rFonts w:ascii="Times New Roman" w:hAnsi="Times New Roman" w:cs="Times New Roman"/>
            <w:sz w:val="24"/>
            <w:szCs w:val="24"/>
            <w:lang w:val="en-US"/>
          </w:rPr>
          <w:delText xml:space="preserve">it </w:delText>
        </w:r>
      </w:del>
      <w:ins w:id="9" w:author="Alicia" w:date="2016-05-02T11:32:00Z">
        <w:r w:rsidR="000D649E">
          <w:rPr>
            <w:rFonts w:ascii="Times New Roman" w:hAnsi="Times New Roman" w:cs="Times New Roman"/>
            <w:sz w:val="24"/>
            <w:szCs w:val="24"/>
            <w:lang w:val="en-US"/>
          </w:rPr>
          <w:t xml:space="preserve">caterpillars </w:t>
        </w:r>
      </w:ins>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942B11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Mutualistic pollinators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ins w:id="10" w:author="Alicia" w:date="2016-05-10T17:06:00Z">
        <w:r w:rsidR="00B648C6">
          <w:rPr>
            <w:rFonts w:ascii="Times New Roman" w:hAnsi="Times New Roman" w:cs="Times New Roman"/>
            <w:sz w:val="24"/>
            <w:szCs w:val="24"/>
            <w:lang w:val="en-US"/>
          </w:rPr>
          <w:t xml:space="preserve">, </w:t>
        </w:r>
        <w:r w:rsidR="00B648C6" w:rsidRPr="00B648C6">
          <w:rPr>
            <w:rFonts w:ascii="Times New Roman" w:hAnsi="Times New Roman" w:cs="Times New Roman"/>
            <w:sz w:val="24"/>
            <w:szCs w:val="24"/>
            <w:lang w:val="en-US"/>
            <w:rPrChange w:id="11" w:author="Alicia" w:date="2016-05-10T17:06:00Z">
              <w:rPr>
                <w:rFonts w:ascii="Times New Roman" w:hAnsi="Times New Roman" w:cs="Times New Roman"/>
                <w:sz w:val="24"/>
                <w:szCs w:val="24"/>
                <w:lang w:val="de-DE"/>
              </w:rPr>
            </w:rPrChange>
          </w:rPr>
          <w:t>Austen and Weis 2015</w:t>
        </w:r>
      </w:ins>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03918E85"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 xml:space="preserve">and animal preferences for plant traits might, in turn, depend on the environmental context in terms of the abiotic conditions (e.g. light availability,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The community context, in terms of natural enemies, competitors or alternative hosts, has also been shown to influence the outcome of plant-animal interactions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11D79D0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Doherty, 1891 (the senior synonym of </w:t>
      </w:r>
      <w:proofErr w:type="spellStart"/>
      <w:r>
        <w:rPr>
          <w:rFonts w:ascii="Times New Roman" w:hAnsi="Times New Roman" w:cs="Times New Roman"/>
          <w:i/>
          <w:iCs/>
          <w:sz w:val="24"/>
          <w:szCs w:val="24"/>
          <w:lang w:val="en-US"/>
        </w:rPr>
        <w:t>Maculinea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van </w:t>
      </w:r>
      <w:proofErr w:type="spellStart"/>
      <w:r>
        <w:rPr>
          <w:rFonts w:ascii="Times New Roman" w:hAnsi="Times New Roman" w:cs="Times New Roman"/>
          <w:sz w:val="24"/>
          <w:szCs w:val="24"/>
          <w:lang w:val="en-US"/>
        </w:rPr>
        <w:t>Eecke</w:t>
      </w:r>
      <w:proofErr w:type="spellEnd"/>
      <w:r>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xml:space="preserve">, 2001;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This means that plant individuals for </w:t>
      </w:r>
      <w:proofErr w:type="gramStart"/>
      <w:r>
        <w:rPr>
          <w:rFonts w:ascii="Times New Roman" w:hAnsi="Times New Roman" w:cs="Times New Roman"/>
          <w:sz w:val="24"/>
          <w:szCs w:val="24"/>
          <w:lang w:val="en-US"/>
        </w:rPr>
        <w:t>which</w:t>
      </w:r>
      <w:proofErr w:type="gramEnd"/>
      <w:r>
        <w:rPr>
          <w:rFonts w:ascii="Times New Roman" w:hAnsi="Times New Roman" w:cs="Times New Roman"/>
          <w:sz w:val="24"/>
          <w:szCs w:val="24"/>
          <w:lang w:val="en-US"/>
        </w:rPr>
        <w:t xml:space="preserve"> the developmental stage preferred for oviposition coincides with the peak of butterfly activity suffer most from seed predator attacks.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spp.) during later instars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result of differences in the intensity of interactions with its specialist predispersal seed predator, the </w:t>
      </w:r>
      <w:ins w:id="12" w:author="Alicia" w:date="2016-05-02T11:34:00Z">
        <w:r w:rsidR="000D649E">
          <w:rPr>
            <w:rFonts w:ascii="Times New Roman" w:hAnsi="Times New Roman" w:cs="Times New Roman"/>
            <w:sz w:val="24"/>
            <w:szCs w:val="24"/>
            <w:lang w:val="en-US"/>
          </w:rPr>
          <w:t xml:space="preserve">caterpillar of the </w:t>
        </w:r>
      </w:ins>
      <w:r>
        <w:rPr>
          <w:rFonts w:ascii="Times New Roman" w:hAnsi="Times New Roman" w:cs="Times New Roman"/>
          <w:sz w:val="24"/>
          <w:szCs w:val="24"/>
          <w:lang w:val="en-US"/>
        </w:rPr>
        <w:t xml:space="preserve">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As developmental stages preferred for oviposition in early-flowering plants usually </w:t>
      </w:r>
      <w:r>
        <w:rPr>
          <w:rFonts w:ascii="Times New Roman" w:hAnsi="Times New Roman" w:cs="Times New Roman"/>
          <w:sz w:val="24"/>
          <w:szCs w:val="24"/>
          <w:lang w:val="en-US"/>
        </w:rPr>
        <w:lastRenderedPageBreak/>
        <w:t xml:space="preserve">coincide with the oviposition period of the butterfly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4D59EEF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del w:id="13" w:author="Alicia" w:date="2016-05-09T17:56:00Z">
        <w:r w:rsidDel="008B63BB">
          <w:rPr>
            <w:rFonts w:ascii="Times New Roman" w:hAnsi="Times New Roman" w:cs="Times New Roman"/>
            <w:sz w:val="24"/>
            <w:szCs w:val="24"/>
            <w:lang w:val="en-US"/>
          </w:rPr>
          <w:delText>Contrary to</w:delText>
        </w:r>
      </w:del>
      <w:ins w:id="14" w:author="Alicia" w:date="2016-05-09T17:56:00Z">
        <w:r w:rsidR="008B63BB">
          <w:rPr>
            <w:rFonts w:ascii="Times New Roman" w:hAnsi="Times New Roman" w:cs="Times New Roman"/>
            <w:sz w:val="24"/>
            <w:szCs w:val="24"/>
            <w:lang w:val="en-US"/>
          </w:rPr>
          <w:t>Distinct from</w:t>
        </w:r>
      </w:ins>
      <w:r>
        <w:rPr>
          <w:rFonts w:ascii="Times New Roman" w:hAnsi="Times New Roman" w:cs="Times New Roman"/>
          <w:sz w:val="24"/>
          <w:szCs w:val="24"/>
          <w:lang w:val="en-US"/>
        </w:rPr>
        <w:t xml:space="preserve">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903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w:t>
      </w:r>
      <w:del w:id="15" w:author="Alicia" w:date="2016-05-03T11:36:00Z">
        <w:r w:rsidDel="009521DA">
          <w:rPr>
            <w:rFonts w:ascii="Times New Roman" w:hAnsi="Times New Roman" w:cs="Times New Roman"/>
            <w:sz w:val="24"/>
            <w:szCs w:val="24"/>
            <w:lang w:val="en-US"/>
          </w:rPr>
          <w:delText xml:space="preserve">in Supporting Information </w:delText>
        </w:r>
      </w:del>
      <w:r>
        <w:rPr>
          <w:rFonts w:ascii="Times New Roman" w:hAnsi="Times New Roman" w:cs="Times New Roman"/>
          <w:sz w:val="24"/>
          <w:szCs w:val="24"/>
          <w:lang w:val="en-US"/>
        </w:rPr>
        <w:t xml:space="preserve">for details). The populations are mainly located in moist heathlands.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(Appendix S1).</w:t>
      </w:r>
    </w:p>
    <w:p w14:paraId="7C3BD840" w14:textId="00BE6C4D" w:rsidR="00056815" w:rsidRDefault="00D43E10" w:rsidP="00056815">
      <w:pPr>
        <w:spacing w:line="480" w:lineRule="auto"/>
        <w:ind w:firstLine="708"/>
        <w:rPr>
          <w:ins w:id="16" w:author="Alicia" w:date="2016-05-11T13:30:00Z"/>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w:t>
      </w:r>
      <w:proofErr w:type="gramStart"/>
      <w:r>
        <w:rPr>
          <w:rFonts w:ascii="Times New Roman" w:hAnsi="Times New Roman" w:cs="Times New Roman"/>
          <w:sz w:val="24"/>
          <w:szCs w:val="24"/>
          <w:lang w:val="en-US"/>
        </w:rPr>
        <w:t>flowers,</w:t>
      </w:r>
      <w:proofErr w:type="gramEnd"/>
      <w:r>
        <w:rPr>
          <w:rFonts w:ascii="Times New Roman" w:hAnsi="Times New Roman" w:cs="Times New Roman"/>
          <w:sz w:val="24"/>
          <w:szCs w:val="24"/>
          <w:lang w:val="en-US"/>
        </w:rPr>
        <w:t xml:space="preserve">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 </w:t>
      </w:r>
      <w:ins w:id="17" w:author="Alicia" w:date="2016-05-11T13:29:00Z">
        <w:r w:rsidR="00056815">
          <w:rPr>
            <w:rFonts w:ascii="Times New Roman" w:hAnsi="Times New Roman" w:cs="Times New Roman"/>
            <w:sz w:val="24"/>
            <w:szCs w:val="24"/>
            <w:lang w:val="en-US"/>
          </w:rPr>
          <w:t xml:space="preserve">Although the developmental stage of flowers was assessed on different days in each population, </w:t>
        </w:r>
      </w:ins>
      <w:ins w:id="18" w:author="Alicia" w:date="2016-05-11T13:30:00Z">
        <w:r w:rsidR="00056815">
          <w:rPr>
            <w:rFonts w:ascii="Times New Roman" w:hAnsi="Times New Roman" w:cs="Times New Roman"/>
            <w:sz w:val="24"/>
            <w:szCs w:val="24"/>
            <w:lang w:val="en-US"/>
          </w:rPr>
          <w:t>mean population</w:t>
        </w:r>
      </w:ins>
      <w:ins w:id="19" w:author="Alicia" w:date="2016-05-11T13:33:00Z">
        <w:r w:rsidR="00681ECC">
          <w:rPr>
            <w:rFonts w:ascii="Times New Roman" w:hAnsi="Times New Roman" w:cs="Times New Roman"/>
            <w:sz w:val="24"/>
            <w:szCs w:val="24"/>
            <w:lang w:val="en-US"/>
          </w:rPr>
          <w:t xml:space="preserve"> values of the</w:t>
        </w:r>
      </w:ins>
      <w:ins w:id="20" w:author="Alicia" w:date="2016-05-11T13:30:00Z">
        <w:r w:rsidR="00056815">
          <w:rPr>
            <w:rFonts w:ascii="Times New Roman" w:hAnsi="Times New Roman" w:cs="Times New Roman"/>
            <w:sz w:val="24"/>
            <w:szCs w:val="24"/>
            <w:lang w:val="en-US"/>
          </w:rPr>
          <w:t xml:space="preserve"> phenology </w:t>
        </w:r>
      </w:ins>
      <w:ins w:id="21" w:author="Alicia" w:date="2016-05-11T13:33:00Z">
        <w:r w:rsidR="00681ECC">
          <w:rPr>
            <w:rFonts w:ascii="Times New Roman" w:hAnsi="Times New Roman" w:cs="Times New Roman"/>
            <w:sz w:val="24"/>
            <w:szCs w:val="24"/>
            <w:lang w:val="en-US"/>
          </w:rPr>
          <w:t>measures were</w:t>
        </w:r>
      </w:ins>
      <w:ins w:id="22" w:author="Alicia" w:date="2016-05-11T13:31:00Z">
        <w:r w:rsidR="00056815">
          <w:rPr>
            <w:rFonts w:ascii="Times New Roman" w:hAnsi="Times New Roman" w:cs="Times New Roman"/>
            <w:sz w:val="24"/>
            <w:szCs w:val="24"/>
            <w:lang w:val="en-US"/>
          </w:rPr>
          <w:t xml:space="preserve"> unrelated to</w:t>
        </w:r>
      </w:ins>
      <w:ins w:id="23" w:author="Alicia" w:date="2016-05-11T13:33:00Z">
        <w:r w:rsidR="00681ECC">
          <w:rPr>
            <w:rFonts w:ascii="Times New Roman" w:hAnsi="Times New Roman" w:cs="Times New Roman"/>
            <w:sz w:val="24"/>
            <w:szCs w:val="24"/>
            <w:lang w:val="en-US"/>
          </w:rPr>
          <w:t xml:space="preserve"> the</w:t>
        </w:r>
      </w:ins>
      <w:ins w:id="24" w:author="Alicia" w:date="2016-05-11T13:30:00Z">
        <w:r w:rsidR="00056815">
          <w:rPr>
            <w:rFonts w:ascii="Times New Roman" w:hAnsi="Times New Roman" w:cs="Times New Roman"/>
            <w:sz w:val="24"/>
            <w:szCs w:val="24"/>
            <w:lang w:val="en-US"/>
          </w:rPr>
          <w:t xml:space="preserve"> </w:t>
        </w:r>
      </w:ins>
      <w:ins w:id="25" w:author="Alicia" w:date="2016-05-11T13:31:00Z">
        <w:r w:rsidR="00056815">
          <w:rPr>
            <w:rFonts w:ascii="Times New Roman" w:hAnsi="Times New Roman" w:cs="Times New Roman"/>
            <w:sz w:val="24"/>
            <w:szCs w:val="24"/>
            <w:lang w:val="en-US"/>
          </w:rPr>
          <w:t xml:space="preserve">date of recording (p </w:t>
        </w:r>
      </w:ins>
      <w:ins w:id="26" w:author="Alicia" w:date="2016-05-11T13:32:00Z">
        <w:r w:rsidR="00056815">
          <w:rPr>
            <w:rFonts w:ascii="Times New Roman" w:hAnsi="Times New Roman" w:cs="Times New Roman"/>
            <w:sz w:val="24"/>
            <w:szCs w:val="24"/>
            <w:lang w:val="en-US"/>
          </w:rPr>
          <w:t xml:space="preserve">&gt; </w:t>
        </w:r>
      </w:ins>
      <w:ins w:id="27" w:author="Alicia" w:date="2016-05-11T13:31:00Z">
        <w:r w:rsidR="00681ECC">
          <w:rPr>
            <w:rFonts w:ascii="Times New Roman" w:hAnsi="Times New Roman" w:cs="Times New Roman"/>
            <w:sz w:val="24"/>
            <w:szCs w:val="24"/>
            <w:lang w:val="en-US"/>
          </w:rPr>
          <w:t>0.05) in both study years</w:t>
        </w:r>
      </w:ins>
      <w:ins w:id="28" w:author="Alicia" w:date="2016-05-11T13:33:00Z">
        <w:r w:rsidR="00681ECC">
          <w:rPr>
            <w:rFonts w:ascii="Times New Roman" w:hAnsi="Times New Roman" w:cs="Times New Roman"/>
            <w:sz w:val="24"/>
            <w:szCs w:val="24"/>
            <w:lang w:val="en-US"/>
          </w:rPr>
          <w:t>.</w:t>
        </w:r>
      </w:ins>
    </w:p>
    <w:p w14:paraId="6D2C7BDD" w14:textId="56BFB76E" w:rsidR="00056815" w:rsidDel="00681ECC" w:rsidRDefault="00056815" w:rsidP="00056815">
      <w:pPr>
        <w:spacing w:line="480" w:lineRule="auto"/>
        <w:ind w:firstLine="708"/>
        <w:rPr>
          <w:del w:id="29" w:author="Alicia" w:date="2016-05-11T13:33:00Z"/>
          <w:rFonts w:ascii="Times New Roman" w:hAnsi="Times New Roman" w:cs="Times New Roman"/>
          <w:sz w:val="24"/>
          <w:szCs w:val="24"/>
          <w:lang w:val="en-US"/>
        </w:rPr>
      </w:pPr>
    </w:p>
    <w:p w14:paraId="39139C0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p>
    <w:p w14:paraId="4054B7D1" w14:textId="6089BE0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del w:id="30" w:author="Alicia" w:date="2016-05-02T11:34:00Z">
        <w:r w:rsidDel="000D649E">
          <w:rPr>
            <w:rFonts w:ascii="Times New Roman" w:hAnsi="Times New Roman" w:cs="Times New Roman"/>
            <w:sz w:val="24"/>
            <w:szCs w:val="24"/>
            <w:lang w:val="en-US"/>
          </w:rPr>
          <w:delText>butterfly</w:delText>
        </w:r>
      </w:del>
      <w:ins w:id="31" w:author="Alicia" w:date="2016-05-02T11:34:00Z">
        <w:r w:rsidR="000D649E">
          <w:rPr>
            <w:rFonts w:ascii="Times New Roman" w:hAnsi="Times New Roman" w:cs="Times New Roman"/>
            <w:sz w:val="24"/>
            <w:szCs w:val="24"/>
            <w:lang w:val="en-US"/>
          </w:rPr>
          <w:t>caterpillar</w:t>
        </w:r>
      </w:ins>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w:t>
      </w:r>
      <w:r>
        <w:rPr>
          <w:rFonts w:ascii="Times New Roman" w:hAnsi="Times New Roman" w:cs="Times New Roman"/>
          <w:sz w:val="24"/>
          <w:szCs w:val="24"/>
          <w:lang w:val="en-US"/>
        </w:rPr>
        <w:lastRenderedPageBreak/>
        <w:t xml:space="preserve">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B3944F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w:t>
      </w:r>
      <w:r>
        <w:rPr>
          <w:rFonts w:ascii="Times New Roman" w:hAnsi="Times New Roman" w:cs="Times New Roman"/>
          <w:sz w:val="24"/>
          <w:szCs w:val="24"/>
          <w:lang w:val="en-US"/>
        </w:rPr>
        <w:lastRenderedPageBreak/>
        <w:t>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w:t>
      </w:r>
      <w:del w:id="32" w:author="Alicia" w:date="2016-05-03T11:36:00Z">
        <w:r w:rsidDel="009521DA">
          <w:rPr>
            <w:rFonts w:ascii="Times New Roman" w:hAnsi="Times New Roman" w:cs="Times New Roman"/>
            <w:sz w:val="24"/>
            <w:szCs w:val="24"/>
            <w:lang w:val="en-US"/>
          </w:rPr>
          <w:delText xml:space="preserve"> in Supporting Information</w:delText>
        </w:r>
      </w:del>
      <w:r>
        <w:rPr>
          <w:rFonts w:ascii="Times New Roman" w:hAnsi="Times New Roman" w:cs="Times New Roman"/>
          <w:sz w:val="24"/>
          <w:szCs w:val="24"/>
          <w:lang w:val="en-US"/>
        </w:rPr>
        <w:t xml:space="preserve">). </w:t>
      </w:r>
    </w:p>
    <w:p w14:paraId="3AA0375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To test if linear selection on reproductive traits differed among populations with vs.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hierarchical mixed model (Type II sums of squares) for each year. 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014685E9"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w:t>
      </w:r>
      <w:ins w:id="33" w:author="Alicia" w:date="2016-05-11T11:57:00Z">
        <w:r w:rsidR="00AA07B4">
          <w:rPr>
            <w:rFonts w:ascii="Times New Roman" w:hAnsi="Times New Roman" w:cs="Times New Roman"/>
            <w:sz w:val="24"/>
            <w:szCs w:val="24"/>
            <w:lang w:val="en-US"/>
          </w:rPr>
          <w:t xml:space="preserve"> standardized</w:t>
        </w:r>
      </w:ins>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3C4AC916"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We also used path analyses</w:t>
      </w:r>
      <w:ins w:id="34" w:author="Alicia" w:date="2016-05-16T16:29:00Z">
        <w:r w:rsidR="009C0F3A">
          <w:rPr>
            <w:rFonts w:ascii="Times New Roman" w:hAnsi="Times New Roman" w:cs="Times New Roman"/>
            <w:sz w:val="24"/>
            <w:szCs w:val="24"/>
            <w:lang w:val="en-US"/>
          </w:rPr>
          <w:t xml:space="preserve"> (Grace, 2006)</w:t>
        </w:r>
      </w:ins>
      <w:r>
        <w:rPr>
          <w:rFonts w:ascii="Times New Roman" w:hAnsi="Times New Roman" w:cs="Times New Roman"/>
          <w:sz w:val="24"/>
          <w:szCs w:val="24"/>
          <w:lang w:val="en-US"/>
        </w:rPr>
        <w:t xml:space="preserve"> to examine the relative importance of direct and indirect effects of reproductive traits on fitness</w:t>
      </w:r>
      <w:ins w:id="35" w:author="Alicia" w:date="2016-05-03T11:40:00Z">
        <w:r w:rsidR="009521DA">
          <w:rPr>
            <w:rFonts w:ascii="Times New Roman" w:hAnsi="Times New Roman" w:cs="Times New Roman"/>
            <w:sz w:val="24"/>
            <w:szCs w:val="24"/>
            <w:lang w:val="en-US"/>
          </w:rPr>
          <w:t xml:space="preserve"> in the subset of populations with the predator</w:t>
        </w:r>
      </w:ins>
      <w:ins w:id="36" w:author="Alicia" w:date="2016-05-16T16:39:00Z">
        <w:r w:rsidR="005A4AF9">
          <w:rPr>
            <w:rFonts w:ascii="Times New Roman" w:hAnsi="Times New Roman" w:cs="Times New Roman"/>
            <w:sz w:val="24"/>
            <w:szCs w:val="24"/>
            <w:lang w:val="en-US"/>
          </w:rPr>
          <w:t xml:space="preserve"> </w:t>
        </w:r>
        <w:r w:rsidR="005A4AF9" w:rsidRPr="006E5FF5">
          <w:rPr>
            <w:rFonts w:ascii="Times New Roman" w:hAnsi="Times New Roman" w:cs="Times New Roman"/>
            <w:sz w:val="24"/>
            <w:szCs w:val="24"/>
            <w:lang w:val="en-US"/>
          </w:rPr>
          <w:t>(excluding population D in 2010</w:t>
        </w:r>
      </w:ins>
      <w:ins w:id="37" w:author="Alicia" w:date="2016-05-16T16:42:00Z">
        <w:r w:rsidR="005A4AF9">
          <w:rPr>
            <w:rFonts w:ascii="Times New Roman" w:hAnsi="Times New Roman" w:cs="Times New Roman"/>
            <w:sz w:val="24"/>
            <w:szCs w:val="24"/>
            <w:lang w:val="en-US"/>
          </w:rPr>
          <w:t xml:space="preserve"> for the </w:t>
        </w:r>
      </w:ins>
      <w:ins w:id="38" w:author="Alicia" w:date="2016-05-17T11:40:00Z">
        <w:r w:rsidR="00881224">
          <w:rPr>
            <w:rFonts w:ascii="Times New Roman" w:hAnsi="Times New Roman" w:cs="Times New Roman"/>
            <w:sz w:val="24"/>
            <w:szCs w:val="24"/>
            <w:lang w:val="en-US"/>
          </w:rPr>
          <w:t xml:space="preserve">same </w:t>
        </w:r>
      </w:ins>
      <w:ins w:id="39" w:author="Alicia" w:date="2016-05-16T16:42:00Z">
        <w:r w:rsidR="005A4AF9">
          <w:rPr>
            <w:rFonts w:ascii="Times New Roman" w:hAnsi="Times New Roman" w:cs="Times New Roman"/>
            <w:sz w:val="24"/>
            <w:szCs w:val="24"/>
            <w:lang w:val="en-US"/>
          </w:rPr>
          <w:t>reason stated above</w:t>
        </w:r>
      </w:ins>
      <w:ins w:id="40" w:author="Alicia" w:date="2016-05-16T16:39:00Z">
        <w:r w:rsidR="005A4AF9" w:rsidRPr="006E5FF5">
          <w:rPr>
            <w:rFonts w:ascii="Times New Roman" w:hAnsi="Times New Roman" w:cs="Times New Roman"/>
            <w:sz w:val="24"/>
            <w:szCs w:val="24"/>
            <w:lang w:val="en-US"/>
          </w:rPr>
          <w:t>)</w:t>
        </w:r>
      </w:ins>
      <w:ins w:id="41" w:author="Alicia" w:date="2016-05-03T11:40:00Z">
        <w:r w:rsidR="009521DA">
          <w:rPr>
            <w:rFonts w:ascii="Times New Roman" w:hAnsi="Times New Roman" w:cs="Times New Roman"/>
            <w:sz w:val="24"/>
            <w:szCs w:val="24"/>
            <w:lang w:val="en-US"/>
          </w:rPr>
          <w:t>. We considered</w:t>
        </w:r>
      </w:ins>
      <w:del w:id="42" w:author="Alicia" w:date="2016-05-16T16:29:00Z">
        <w:r w:rsidDel="009C0F3A">
          <w:rPr>
            <w:rFonts w:ascii="Times New Roman" w:hAnsi="Times New Roman" w:cs="Times New Roman"/>
            <w:sz w:val="24"/>
            <w:szCs w:val="24"/>
            <w:lang w:val="en-US"/>
          </w:rPr>
          <w:delText xml:space="preserve"> (Grace, 2006),</w:delText>
        </w:r>
      </w:del>
      <w:r>
        <w:rPr>
          <w:rFonts w:ascii="Times New Roman" w:hAnsi="Times New Roman" w:cs="Times New Roman"/>
          <w:sz w:val="24"/>
          <w:szCs w:val="24"/>
          <w:lang w:val="en-US"/>
        </w:rPr>
        <w:t xml:space="preserve"> indirect effects </w:t>
      </w:r>
      <w:del w:id="43" w:author="Alicia" w:date="2016-05-03T11:40:00Z">
        <w:r w:rsidDel="009521DA">
          <w:rPr>
            <w:rFonts w:ascii="Times New Roman" w:hAnsi="Times New Roman" w:cs="Times New Roman"/>
            <w:sz w:val="24"/>
            <w:szCs w:val="24"/>
            <w:lang w:val="en-US"/>
          </w:rPr>
          <w:delText xml:space="preserve">being </w:delText>
        </w:r>
      </w:del>
      <w:ins w:id="44" w:author="Alicia" w:date="2016-05-03T11:40:00Z">
        <w:r w:rsidR="009521DA">
          <w:rPr>
            <w:rFonts w:ascii="Times New Roman" w:hAnsi="Times New Roman" w:cs="Times New Roman"/>
            <w:sz w:val="24"/>
            <w:szCs w:val="24"/>
            <w:lang w:val="en-US"/>
          </w:rPr>
          <w:t xml:space="preserve">to be </w:t>
        </w:r>
      </w:ins>
      <w:r>
        <w:rPr>
          <w:rFonts w:ascii="Times New Roman" w:hAnsi="Times New Roman" w:cs="Times New Roman"/>
          <w:sz w:val="24"/>
          <w:szCs w:val="24"/>
          <w:lang w:val="en-US"/>
        </w:rPr>
        <w:t xml:space="preserve">mediated by </w:t>
      </w:r>
      <w:del w:id="45" w:author="Alicia" w:date="2016-05-03T11:31:00Z">
        <w:r w:rsidDel="009521DA">
          <w:rPr>
            <w:rFonts w:ascii="Times New Roman" w:hAnsi="Times New Roman" w:cs="Times New Roman"/>
            <w:sz w:val="24"/>
            <w:szCs w:val="24"/>
            <w:lang w:val="en-US"/>
          </w:rPr>
          <w:delText xml:space="preserve">either </w:delText>
        </w:r>
      </w:del>
      <w:r>
        <w:rPr>
          <w:rFonts w:ascii="Times New Roman" w:hAnsi="Times New Roman" w:cs="Times New Roman"/>
          <w:sz w:val="24"/>
          <w:szCs w:val="24"/>
          <w:lang w:val="en-US"/>
        </w:rPr>
        <w:t xml:space="preserve">the </w:t>
      </w:r>
      <w:del w:id="46" w:author="Alicia" w:date="2016-05-03T11:31:00Z">
        <w:r w:rsidDel="009521DA">
          <w:rPr>
            <w:rFonts w:ascii="Times New Roman" w:hAnsi="Times New Roman" w:cs="Times New Roman"/>
            <w:sz w:val="24"/>
            <w:szCs w:val="24"/>
            <w:lang w:val="en-US"/>
          </w:rPr>
          <w:delText xml:space="preserve">probability or the </w:delText>
        </w:r>
      </w:del>
      <w:r>
        <w:rPr>
          <w:rFonts w:ascii="Times New Roman" w:hAnsi="Times New Roman" w:cs="Times New Roman"/>
          <w:sz w:val="24"/>
          <w:szCs w:val="24"/>
          <w:lang w:val="en-US"/>
        </w:rPr>
        <w:t xml:space="preserve">intensity of </w:t>
      </w:r>
      <w:del w:id="47" w:author="Alicia" w:date="2016-05-03T11:31:00Z">
        <w:r w:rsidDel="009521DA">
          <w:rPr>
            <w:rFonts w:ascii="Times New Roman" w:hAnsi="Times New Roman" w:cs="Times New Roman"/>
            <w:sz w:val="24"/>
            <w:szCs w:val="24"/>
            <w:lang w:val="en-US"/>
          </w:rPr>
          <w:delText>predator attack</w:delText>
        </w:r>
      </w:del>
      <w:ins w:id="48" w:author="Alicia" w:date="2016-05-03T11:31:00Z">
        <w:r w:rsidR="009521DA">
          <w:rPr>
            <w:rFonts w:ascii="Times New Roman" w:hAnsi="Times New Roman" w:cs="Times New Roman"/>
            <w:sz w:val="24"/>
            <w:szCs w:val="24"/>
            <w:lang w:val="en-US"/>
          </w:rPr>
          <w:t>predation</w:t>
        </w:r>
      </w:ins>
      <w:ins w:id="49" w:author="Alicia" w:date="2016-05-03T11:40:00Z">
        <w:r w:rsidR="009521DA">
          <w:rPr>
            <w:rFonts w:ascii="Times New Roman" w:hAnsi="Times New Roman" w:cs="Times New Roman"/>
            <w:sz w:val="24"/>
            <w:szCs w:val="24"/>
            <w:lang w:val="en-US"/>
          </w:rPr>
          <w:t xml:space="preserve"> (and additionally, by</w:t>
        </w:r>
      </w:ins>
      <w:ins w:id="50" w:author="Alicia" w:date="2016-05-03T11:31:00Z">
        <w:r w:rsidR="009521DA">
          <w:rPr>
            <w:rFonts w:ascii="Times New Roman" w:hAnsi="Times New Roman" w:cs="Times New Roman"/>
            <w:sz w:val="24"/>
            <w:szCs w:val="24"/>
            <w:lang w:val="en-US"/>
          </w:rPr>
          <w:t xml:space="preserve"> the</w:t>
        </w:r>
      </w:ins>
      <w:r>
        <w:rPr>
          <w:rFonts w:ascii="Times New Roman" w:hAnsi="Times New Roman" w:cs="Times New Roman"/>
          <w:sz w:val="24"/>
          <w:szCs w:val="24"/>
          <w:lang w:val="en-US"/>
        </w:rPr>
        <w:t xml:space="preserve"> </w:t>
      </w:r>
      <w:del w:id="51" w:author="Alicia" w:date="2016-05-03T11:31:00Z">
        <w:r w:rsidDel="009521DA">
          <w:rPr>
            <w:rFonts w:ascii="Times New Roman" w:hAnsi="Times New Roman" w:cs="Times New Roman"/>
            <w:sz w:val="24"/>
            <w:szCs w:val="24"/>
            <w:lang w:val="en-US"/>
          </w:rPr>
          <w:delText>(i.e., two different saturated models</w:delText>
        </w:r>
      </w:del>
      <w:ins w:id="52" w:author="Alicia" w:date="2016-05-03T11:31:00Z">
        <w:r w:rsidR="009521DA">
          <w:rPr>
            <w:rFonts w:ascii="Times New Roman" w:hAnsi="Times New Roman" w:cs="Times New Roman"/>
            <w:sz w:val="24"/>
            <w:szCs w:val="24"/>
            <w:lang w:val="en-US"/>
          </w:rPr>
          <w:t>probability of predator attack</w:t>
        </w:r>
      </w:ins>
      <w:ins w:id="53" w:author="Alicia" w:date="2016-05-17T17:25:00Z">
        <w:r w:rsidR="00245AFD">
          <w:rPr>
            <w:rFonts w:ascii="Times New Roman" w:hAnsi="Times New Roman" w:cs="Times New Roman"/>
            <w:sz w:val="24"/>
            <w:szCs w:val="24"/>
            <w:lang w:val="en-US"/>
          </w:rPr>
          <w:t xml:space="preserve">, </w:t>
        </w:r>
      </w:ins>
      <w:ins w:id="54" w:author="Alicia" w:date="2016-05-17T11:22:00Z">
        <w:r w:rsidR="00391598">
          <w:rPr>
            <w:rFonts w:ascii="Times New Roman" w:hAnsi="Times New Roman" w:cs="Times New Roman"/>
            <w:sz w:val="24"/>
            <w:szCs w:val="24"/>
            <w:lang w:val="en-US"/>
          </w:rPr>
          <w:t>Appendix S3-</w:t>
        </w:r>
      </w:ins>
      <w:ins w:id="55" w:author="Alicia" w:date="2016-05-18T15:50:00Z">
        <w:r w:rsidR="006223D7">
          <w:rPr>
            <w:rFonts w:ascii="Times New Roman" w:hAnsi="Times New Roman" w:cs="Times New Roman"/>
            <w:sz w:val="24"/>
            <w:szCs w:val="24"/>
            <w:lang w:val="en-US"/>
          </w:rPr>
          <w:t>5</w:t>
        </w:r>
      </w:ins>
      <w:del w:id="56" w:author="Alicia" w:date="2016-05-03T11:40:00Z">
        <w:r w:rsidDel="009521DA">
          <w:rPr>
            <w:rFonts w:ascii="Times New Roman" w:hAnsi="Times New Roman" w:cs="Times New Roman"/>
            <w:sz w:val="24"/>
            <w:szCs w:val="24"/>
            <w:lang w:val="en-US"/>
          </w:rPr>
          <w:delText xml:space="preserve"> </w:delText>
        </w:r>
      </w:del>
      <w:del w:id="57" w:author="Alicia" w:date="2016-05-03T11:32:00Z">
        <w:r w:rsidDel="009521DA">
          <w:rPr>
            <w:rFonts w:ascii="Times New Roman" w:hAnsi="Times New Roman" w:cs="Times New Roman"/>
            <w:sz w:val="24"/>
            <w:szCs w:val="24"/>
            <w:lang w:val="en-US"/>
          </w:rPr>
          <w:delText xml:space="preserve">were considered, see </w:delText>
        </w:r>
      </w:del>
      <w:del w:id="58" w:author="Alicia" w:date="2016-05-17T11:19:00Z">
        <w:r w:rsidDel="00391598">
          <w:rPr>
            <w:rFonts w:ascii="Times New Roman" w:hAnsi="Times New Roman" w:cs="Times New Roman"/>
            <w:sz w:val="24"/>
            <w:szCs w:val="24"/>
            <w:lang w:val="en-US"/>
          </w:rPr>
          <w:delText>Appendi</w:delText>
        </w:r>
      </w:del>
      <w:del w:id="59" w:author="Alicia" w:date="2016-05-03T11:38:00Z">
        <w:r w:rsidDel="009521DA">
          <w:rPr>
            <w:rFonts w:ascii="Times New Roman" w:hAnsi="Times New Roman" w:cs="Times New Roman"/>
            <w:sz w:val="24"/>
            <w:szCs w:val="24"/>
            <w:lang w:val="en-US"/>
          </w:rPr>
          <w:delText>x</w:delText>
        </w:r>
      </w:del>
      <w:del w:id="60" w:author="Alicia" w:date="2016-05-17T11:19:00Z">
        <w:r w:rsidDel="00391598">
          <w:rPr>
            <w:rFonts w:ascii="Times New Roman" w:hAnsi="Times New Roman" w:cs="Times New Roman"/>
            <w:sz w:val="24"/>
            <w:szCs w:val="24"/>
            <w:lang w:val="en-US"/>
          </w:rPr>
          <w:delText xml:space="preserve"> </w:delText>
        </w:r>
      </w:del>
      <w:del w:id="61" w:author="Alicia" w:date="2016-05-03T11:32:00Z">
        <w:r w:rsidRPr="00391598" w:rsidDel="009521DA">
          <w:rPr>
            <w:rFonts w:ascii="Times New Roman" w:hAnsi="Times New Roman" w:cs="Times New Roman"/>
            <w:sz w:val="24"/>
            <w:szCs w:val="24"/>
            <w:lang w:val="en-US"/>
          </w:rPr>
          <w:delText xml:space="preserve">S3 </w:delText>
        </w:r>
      </w:del>
      <w:del w:id="62" w:author="Alicia" w:date="2016-05-03T11:35:00Z">
        <w:r w:rsidDel="009521DA">
          <w:rPr>
            <w:rFonts w:ascii="Times New Roman" w:hAnsi="Times New Roman" w:cs="Times New Roman"/>
            <w:sz w:val="24"/>
            <w:szCs w:val="24"/>
            <w:lang w:val="en-US"/>
          </w:rPr>
          <w:delText>in Supporting Information</w:delText>
        </w:r>
      </w:del>
      <w:del w:id="63" w:author="Alicia" w:date="2016-05-03T11:33:00Z">
        <w:r w:rsidDel="009521DA">
          <w:rPr>
            <w:rFonts w:ascii="Times New Roman" w:hAnsi="Times New Roman" w:cs="Times New Roman"/>
            <w:sz w:val="24"/>
            <w:szCs w:val="24"/>
            <w:lang w:val="en-US"/>
          </w:rPr>
          <w:delText xml:space="preserve"> for details</w:delText>
        </w:r>
      </w:del>
      <w:r>
        <w:rPr>
          <w:rFonts w:ascii="Times New Roman" w:hAnsi="Times New Roman" w:cs="Times New Roman"/>
          <w:sz w:val="24"/>
          <w:szCs w:val="24"/>
          <w:lang w:val="en-US"/>
        </w:rPr>
        <w:t>).</w:t>
      </w:r>
      <w:ins w:id="64" w:author="Alicia" w:date="2016-05-03T11:49:00Z">
        <w:r w:rsidR="00065BF3">
          <w:rPr>
            <w:rFonts w:ascii="Times New Roman" w:hAnsi="Times New Roman" w:cs="Times New Roman"/>
            <w:sz w:val="24"/>
            <w:szCs w:val="24"/>
            <w:lang w:val="en-US"/>
          </w:rPr>
          <w:t xml:space="preserve"> </w:t>
        </w:r>
      </w:ins>
      <w:ins w:id="65" w:author="Alicia" w:date="2016-05-16T16:44:00Z">
        <w:r w:rsidR="005A4AF9">
          <w:rPr>
            <w:rFonts w:ascii="Times New Roman" w:hAnsi="Times New Roman" w:cs="Times New Roman"/>
            <w:sz w:val="24"/>
            <w:szCs w:val="24"/>
            <w:lang w:val="en-US"/>
          </w:rPr>
          <w:t xml:space="preserve">We constructed a saturated model that </w:t>
        </w:r>
      </w:ins>
      <w:ins w:id="66" w:author="Alicia" w:date="2016-05-16T16:39:00Z">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w:t>
        </w:r>
      </w:ins>
      <w:ins w:id="67" w:author="Alicia" w:date="2016-05-16T16:45:00Z">
        <w:r w:rsidR="005A4AF9">
          <w:rPr>
            <w:rFonts w:ascii="Times New Roman" w:hAnsi="Times New Roman" w:cs="Times New Roman"/>
            <w:sz w:val="24"/>
            <w:szCs w:val="24"/>
            <w:lang w:val="en-US"/>
          </w:rPr>
          <w:t xml:space="preserve">predation by </w:t>
        </w:r>
        <w:r w:rsidR="005A4AF9" w:rsidRPr="00F04AC7">
          <w:rPr>
            <w:rFonts w:ascii="Times New Roman" w:hAnsi="Times New Roman" w:cs="Times New Roman"/>
            <w:i/>
            <w:sz w:val="24"/>
            <w:szCs w:val="24"/>
            <w:lang w:val="en-US"/>
          </w:rPr>
          <w:t xml:space="preserve">P. </w:t>
        </w:r>
        <w:proofErr w:type="spellStart"/>
        <w:r w:rsidR="005A4AF9" w:rsidRPr="00F04AC7">
          <w:rPr>
            <w:rFonts w:ascii="Times New Roman" w:hAnsi="Times New Roman" w:cs="Times New Roman"/>
            <w:i/>
            <w:sz w:val="24"/>
            <w:szCs w:val="24"/>
            <w:lang w:val="en-US"/>
          </w:rPr>
          <w:t>alcon</w:t>
        </w:r>
      </w:ins>
      <w:proofErr w:type="spellEnd"/>
      <w:ins w:id="68" w:author="Alicia" w:date="2016-05-16T16:39:00Z">
        <w:r w:rsidR="006E5FF5" w:rsidRPr="006E5FF5">
          <w:rPr>
            <w:rFonts w:ascii="Times New Roman" w:hAnsi="Times New Roman" w:cs="Times New Roman"/>
            <w:sz w:val="24"/>
            <w:szCs w:val="24"/>
            <w:lang w:val="en-US"/>
          </w:rPr>
          <w:t xml:space="preserve">, and the effect of </w:t>
        </w:r>
      </w:ins>
      <w:ins w:id="69" w:author="Alicia" w:date="2016-05-16T16:45:00Z">
        <w:r w:rsidR="005A4AF9">
          <w:rPr>
            <w:rFonts w:ascii="Times New Roman" w:hAnsi="Times New Roman" w:cs="Times New Roman"/>
            <w:sz w:val="24"/>
            <w:szCs w:val="24"/>
            <w:lang w:val="en-US"/>
          </w:rPr>
          <w:t>predation</w:t>
        </w:r>
      </w:ins>
      <w:ins w:id="70" w:author="Alicia" w:date="2016-05-16T16:39:00Z">
        <w:r w:rsidR="006E5FF5" w:rsidRPr="006E5FF5">
          <w:rPr>
            <w:rFonts w:ascii="Times New Roman" w:hAnsi="Times New Roman" w:cs="Times New Roman"/>
            <w:sz w:val="24"/>
            <w:szCs w:val="24"/>
            <w:lang w:val="en-US"/>
          </w:rPr>
          <w:t xml:space="preserve"> on number of intact fruits. </w:t>
        </w:r>
      </w:ins>
      <w:ins w:id="71" w:author="Alicia" w:date="2016-05-16T16:46:00Z">
        <w:r w:rsidR="005A4AF9">
          <w:rPr>
            <w:rFonts w:ascii="Times New Roman" w:hAnsi="Times New Roman" w:cs="Times New Roman"/>
            <w:sz w:val="24"/>
            <w:szCs w:val="24"/>
            <w:lang w:val="en-US"/>
          </w:rPr>
          <w:t>We also included c</w:t>
        </w:r>
      </w:ins>
      <w:ins w:id="72" w:author="Alicia" w:date="2016-05-16T16:39:00Z">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the reproductive traits</w:t>
        </w:r>
        <w:r w:rsidR="006E5FF5" w:rsidRPr="006E5FF5">
          <w:rPr>
            <w:rFonts w:ascii="Times New Roman" w:hAnsi="Times New Roman" w:cs="Times New Roman"/>
            <w:sz w:val="24"/>
            <w:szCs w:val="24"/>
            <w:lang w:val="en-US"/>
          </w:rPr>
          <w:t xml:space="preserve">. </w:t>
        </w:r>
      </w:ins>
      <w:ins w:id="73" w:author="Alicia" w:date="2016-05-17T11:34:00Z">
        <w:r w:rsidR="003238BC">
          <w:rPr>
            <w:rFonts w:ascii="Times New Roman" w:hAnsi="Times New Roman" w:cs="Times New Roman"/>
            <w:sz w:val="24"/>
            <w:szCs w:val="24"/>
            <w:lang w:val="en-US"/>
          </w:rPr>
          <w:t xml:space="preserve">We </w:t>
        </w:r>
      </w:ins>
      <w:ins w:id="74" w:author="Alicia" w:date="2016-05-17T11:35:00Z">
        <w:r w:rsidR="003238BC">
          <w:rPr>
            <w:rFonts w:ascii="Times New Roman" w:hAnsi="Times New Roman" w:cs="Times New Roman"/>
            <w:sz w:val="24"/>
            <w:szCs w:val="24"/>
            <w:lang w:val="en-US"/>
          </w:rPr>
          <w:t xml:space="preserve">first </w:t>
        </w:r>
      </w:ins>
      <w:ins w:id="75" w:author="Alicia" w:date="2016-05-17T11:34:00Z">
        <w:r w:rsidR="003238BC">
          <w:rPr>
            <w:rFonts w:ascii="Times New Roman" w:hAnsi="Times New Roman" w:cs="Times New Roman"/>
            <w:sz w:val="24"/>
            <w:szCs w:val="24"/>
            <w:lang w:val="en-US"/>
          </w:rPr>
          <w:t>fitted one global model for each of the two years with data from all populations</w:t>
        </w:r>
      </w:ins>
      <w:ins w:id="76" w:author="Alicia" w:date="2016-05-17T11:35:00Z">
        <w:r w:rsidR="003238BC">
          <w:rPr>
            <w:rFonts w:ascii="Times New Roman" w:hAnsi="Times New Roman" w:cs="Times New Roman"/>
            <w:sz w:val="24"/>
            <w:szCs w:val="24"/>
            <w:lang w:val="en-US"/>
          </w:rPr>
          <w:t xml:space="preserve">. </w:t>
        </w:r>
      </w:ins>
      <w:ins w:id="77" w:author="Alicia" w:date="2016-05-19T10:52:00Z">
        <w:r w:rsidR="00591453">
          <w:rPr>
            <w:rFonts w:ascii="Times New Roman" w:hAnsi="Times New Roman" w:cs="Times New Roman"/>
            <w:sz w:val="24"/>
            <w:szCs w:val="24"/>
            <w:lang w:val="en-US"/>
          </w:rPr>
          <w:t xml:space="preserve">Before performing this analysis, all data were standardized within populations by subtracting the population mean and dividing by the population standard deviation. </w:t>
        </w:r>
      </w:ins>
      <w:ins w:id="78" w:author="Alicia" w:date="2016-05-03T14:45:00Z">
        <w:r w:rsidR="00CB3E3A" w:rsidRPr="00CB3E3A">
          <w:rPr>
            <w:rFonts w:ascii="Times New Roman" w:hAnsi="Times New Roman" w:cs="Times New Roman"/>
            <w:sz w:val="24"/>
            <w:szCs w:val="24"/>
            <w:lang w:val="en-US"/>
          </w:rPr>
          <w:t>For each of the 2 years, we considered possible alternatives to the saturated model by constructing nested models sharing the same causal structure</w:t>
        </w:r>
      </w:ins>
      <w:ins w:id="79" w:author="Alicia" w:date="2016-05-03T14:46:00Z">
        <w:r w:rsidR="00CB3E3A" w:rsidRPr="00CB3E3A">
          <w:rPr>
            <w:rFonts w:ascii="Times New Roman" w:hAnsi="Times New Roman" w:cs="Times New Roman"/>
            <w:sz w:val="24"/>
            <w:szCs w:val="24"/>
            <w:lang w:val="en-US"/>
          </w:rPr>
          <w:t xml:space="preserve">, and we chose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in each case. </w:t>
        </w:r>
      </w:ins>
      <w:ins w:id="80" w:author="Alicia" w:date="2016-05-17T16:26:00Z">
        <w:r w:rsidR="00B750E8">
          <w:rPr>
            <w:rFonts w:ascii="Times New Roman" w:hAnsi="Times New Roman" w:cs="Times New Roman"/>
            <w:sz w:val="24"/>
            <w:szCs w:val="24"/>
            <w:lang w:val="en-US"/>
          </w:rPr>
          <w:t>The overall fit</w:t>
        </w:r>
      </w:ins>
      <w:ins w:id="81" w:author="Alicia" w:date="2016-05-17T16:27:00Z">
        <w:r w:rsidR="00B750E8">
          <w:rPr>
            <w:rFonts w:ascii="Times New Roman" w:hAnsi="Times New Roman" w:cs="Times New Roman"/>
            <w:sz w:val="24"/>
            <w:szCs w:val="24"/>
            <w:lang w:val="en-US"/>
          </w:rPr>
          <w:t xml:space="preserve"> of this model</w:t>
        </w:r>
      </w:ins>
      <w:ins w:id="82" w:author="Alicia" w:date="2016-05-17T16:26:00Z">
        <w:r w:rsidR="00B750E8">
          <w:rPr>
            <w:rFonts w:ascii="Times New Roman" w:hAnsi="Times New Roman" w:cs="Times New Roman"/>
            <w:sz w:val="24"/>
            <w:szCs w:val="24"/>
            <w:lang w:val="en-US"/>
          </w:rPr>
          <w:t xml:space="preserve"> was </w:t>
        </w:r>
      </w:ins>
      <w:ins w:id="83" w:author="Alicia" w:date="2016-05-17T16:27:00Z">
        <w:r w:rsidR="00B750E8">
          <w:rPr>
            <w:rFonts w:ascii="Times New Roman" w:hAnsi="Times New Roman" w:cs="Times New Roman"/>
            <w:sz w:val="24"/>
            <w:szCs w:val="24"/>
            <w:lang w:val="en-US"/>
          </w:rPr>
          <w:t xml:space="preserve">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w:t>
        </w:r>
      </w:ins>
      <w:ins w:id="84" w:author="Alicia" w:date="2016-05-17T16:28:00Z">
        <w:r w:rsidR="00B750E8">
          <w:rPr>
            <w:rFonts w:ascii="Times New Roman" w:hAnsi="Times New Roman" w:cs="Times New Roman"/>
            <w:sz w:val="24"/>
            <w:szCs w:val="24"/>
            <w:lang w:val="en-US"/>
          </w:rPr>
          <w:t>bootstrap</w:t>
        </w:r>
      </w:ins>
      <w:ins w:id="85" w:author="Alicia" w:date="2016-05-17T16:27:00Z">
        <w:r w:rsidR="00B750E8">
          <w:rPr>
            <w:rFonts w:ascii="Times New Roman" w:hAnsi="Times New Roman" w:cs="Times New Roman"/>
            <w:sz w:val="24"/>
            <w:szCs w:val="24"/>
            <w:lang w:val="en-US"/>
          </w:rPr>
          <w:t xml:space="preserve"> test</w:t>
        </w:r>
      </w:ins>
      <w:ins w:id="86" w:author="Alicia" w:date="2016-05-17T16:26:00Z">
        <w:r w:rsidR="00B750E8">
          <w:rPr>
            <w:rFonts w:ascii="Times New Roman" w:hAnsi="Times New Roman" w:cs="Times New Roman"/>
            <w:sz w:val="24"/>
            <w:szCs w:val="24"/>
            <w:lang w:val="en-US"/>
          </w:rPr>
          <w:t xml:space="preserve"> </w:t>
        </w:r>
      </w:ins>
      <w:ins w:id="87" w:author="Alicia" w:date="2016-05-17T16:28:00Z">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ins>
      <w:ins w:id="88" w:author="Alicia" w:date="2016-05-17T16:53:00Z">
        <w:r w:rsidR="00FB5D05">
          <w:rPr>
            <w:rFonts w:ascii="Times New Roman" w:hAnsi="Times New Roman" w:cs="Times New Roman"/>
            <w:sz w:val="24"/>
            <w:szCs w:val="24"/>
            <w:lang w:val="en-US"/>
          </w:rPr>
          <w:t xml:space="preserve"> </w:t>
        </w:r>
      </w:ins>
      <w:ins w:id="89" w:author="Alicia" w:date="2016-05-17T11:35:00Z">
        <w:r w:rsidR="00881224">
          <w:rPr>
            <w:rFonts w:ascii="Times New Roman" w:hAnsi="Times New Roman" w:cs="Times New Roman"/>
            <w:sz w:val="24"/>
            <w:szCs w:val="24"/>
            <w:lang w:val="en-US"/>
          </w:rPr>
          <w:t>Then</w:t>
        </w:r>
      </w:ins>
      <w:ins w:id="90" w:author="Alicia" w:date="2016-05-17T11:36:00Z">
        <w:r w:rsidR="00881224" w:rsidRPr="006E5FF5">
          <w:rPr>
            <w:rFonts w:ascii="Times New Roman" w:hAnsi="Times New Roman" w:cs="Times New Roman"/>
            <w:sz w:val="24"/>
            <w:szCs w:val="24"/>
            <w:lang w:val="en-US"/>
          </w:rPr>
          <w:t xml:space="preserve"> we used multigroup analysis (Grace, 2006)</w:t>
        </w:r>
        <w:r w:rsidR="00881224">
          <w:rPr>
            <w:rFonts w:ascii="Times New Roman" w:hAnsi="Times New Roman" w:cs="Times New Roman"/>
            <w:sz w:val="24"/>
            <w:szCs w:val="24"/>
            <w:lang w:val="en-US"/>
          </w:rPr>
          <w:t>, t</w:t>
        </w:r>
      </w:ins>
      <w:ins w:id="91" w:author="Alicia" w:date="2016-05-17T11:35:00Z">
        <w:r w:rsidR="003238BC" w:rsidRPr="006E5FF5">
          <w:rPr>
            <w:rFonts w:ascii="Times New Roman" w:hAnsi="Times New Roman" w:cs="Times New Roman"/>
            <w:sz w:val="24"/>
            <w:szCs w:val="24"/>
            <w:lang w:val="en-US"/>
          </w:rPr>
          <w:t>o test for among-population variation in selection on flowering phenology.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ins>
      <w:ins w:id="92" w:author="Alicia" w:date="2016-05-18T15:50:00Z">
        <w:r w:rsidR="006223D7">
          <w:rPr>
            <w:rFonts w:ascii="Times New Roman" w:hAnsi="Times New Roman" w:cs="Times New Roman"/>
            <w:sz w:val="24"/>
            <w:szCs w:val="24"/>
            <w:lang w:val="en-US"/>
          </w:rPr>
          <w:t>6</w:t>
        </w:r>
      </w:ins>
      <w:ins w:id="93" w:author="Alicia" w:date="2016-05-17T11:35:00Z">
        <w:r w:rsidR="003238BC" w:rsidRPr="006E5FF5">
          <w:rPr>
            <w:rFonts w:ascii="Times New Roman" w:hAnsi="Times New Roman" w:cs="Times New Roman"/>
            <w:sz w:val="24"/>
            <w:szCs w:val="24"/>
            <w:lang w:val="en-US"/>
          </w:rPr>
          <w:t>). Those constraints for which the imposition of the equality assumption causes a significant decrease in the chi-square value indicate path coefficients that are significantly different between groups. We then fitted the</w:t>
        </w:r>
      </w:ins>
      <w:ins w:id="94" w:author="Alicia" w:date="2016-05-17T15:51:00Z">
        <w:r w:rsidR="00CB3E3A">
          <w:rPr>
            <w:rFonts w:ascii="Times New Roman" w:hAnsi="Times New Roman" w:cs="Times New Roman"/>
            <w:sz w:val="24"/>
            <w:szCs w:val="24"/>
            <w:lang w:val="en-US"/>
          </w:rPr>
          <w:t xml:space="preserve"> saturated</w:t>
        </w:r>
      </w:ins>
      <w:ins w:id="95" w:author="Alicia" w:date="2016-05-17T11:35:00Z">
        <w:r w:rsidR="003238BC" w:rsidRPr="006E5FF5">
          <w:rPr>
            <w:rFonts w:ascii="Times New Roman" w:hAnsi="Times New Roman" w:cs="Times New Roman"/>
            <w:sz w:val="24"/>
            <w:szCs w:val="24"/>
            <w:lang w:val="en-US"/>
          </w:rPr>
          <w:t xml:space="preserve"> path models in each population separately because the multigroup analysis showed that they differed statistically. </w:t>
        </w:r>
      </w:ins>
      <w:ins w:id="96" w:author="Alicia" w:date="2016-05-17T11:37:00Z">
        <w:r w:rsidR="00881224" w:rsidRPr="006E5FF5">
          <w:rPr>
            <w:rFonts w:ascii="Times New Roman" w:hAnsi="Times New Roman" w:cs="Times New Roman"/>
            <w:sz w:val="24"/>
            <w:szCs w:val="24"/>
            <w:lang w:val="en-US"/>
          </w:rPr>
          <w:t xml:space="preserve">The adequacy of the hypotheses of our causal models to our data </w:t>
        </w:r>
        <w:r w:rsidR="00881224" w:rsidRPr="006E5FF5">
          <w:rPr>
            <w:rFonts w:ascii="Times New Roman" w:hAnsi="Times New Roman" w:cs="Times New Roman"/>
            <w:sz w:val="24"/>
            <w:szCs w:val="24"/>
            <w:lang w:val="en-US"/>
          </w:rPr>
          <w:lastRenderedPageBreak/>
          <w:t xml:space="preserve">(given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ins>
      <w:ins w:id="97" w:author="Alicia" w:date="2016-05-17T15:52:00Z">
        <w:r w:rsidR="00CB3E3A">
          <w:rPr>
            <w:rFonts w:ascii="Times New Roman" w:hAnsi="Times New Roman" w:cs="Times New Roman"/>
            <w:sz w:val="24"/>
            <w:szCs w:val="24"/>
            <w:lang w:val="en-US"/>
          </w:rPr>
          <w:t xml:space="preserve"> here</w:t>
        </w:r>
      </w:ins>
      <w:ins w:id="98" w:author="Alicia" w:date="2016-05-17T11:37:00Z">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ins>
      <w:ins w:id="99" w:author="Alicia" w:date="2016-05-17T11:38:00Z">
        <w:r w:rsidR="00881224">
          <w:rPr>
            <w:rFonts w:ascii="Times New Roman" w:hAnsi="Times New Roman" w:cs="Times New Roman"/>
            <w:sz w:val="24"/>
            <w:szCs w:val="24"/>
            <w:lang w:val="en-US"/>
          </w:rPr>
          <w:t xml:space="preserve"> A</w:t>
        </w:r>
      </w:ins>
      <w:ins w:id="100" w:author="Alicia" w:date="2016-05-17T11:35:00Z">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ins>
      <w:ins w:id="101" w:author="Alicia" w:date="2016-05-17T11:38:00Z">
        <w:r w:rsidR="00881224">
          <w:rPr>
            <w:rFonts w:ascii="Times New Roman" w:hAnsi="Times New Roman" w:cs="Times New Roman"/>
            <w:sz w:val="24"/>
            <w:szCs w:val="24"/>
            <w:lang w:val="en-US"/>
          </w:rPr>
          <w:t xml:space="preserve">, in all analyses </w:t>
        </w:r>
      </w:ins>
      <w:ins w:id="102" w:author="Alicia" w:date="2016-05-17T15:52:00Z">
        <w:r w:rsidR="00CB3E3A">
          <w:rPr>
            <w:rFonts w:ascii="Times New Roman" w:hAnsi="Times New Roman" w:cs="Times New Roman"/>
            <w:sz w:val="24"/>
            <w:szCs w:val="24"/>
            <w:lang w:val="en-US"/>
          </w:rPr>
          <w:t>described above</w:t>
        </w:r>
      </w:ins>
      <w:ins w:id="103" w:author="Alicia" w:date="2016-05-17T11:35:00Z">
        <w:r w:rsidR="003238BC" w:rsidRPr="006E5FF5">
          <w:rPr>
            <w:rFonts w:ascii="Times New Roman" w:hAnsi="Times New Roman" w:cs="Times New Roman"/>
            <w:sz w:val="24"/>
            <w:szCs w:val="24"/>
            <w:lang w:val="en-US"/>
          </w:rPr>
          <w:t>.</w:t>
        </w:r>
      </w:ins>
      <w:ins w:id="104" w:author="Alicia" w:date="2016-05-19T10:50:00Z">
        <w:r w:rsidR="00591453">
          <w:rPr>
            <w:rFonts w:ascii="Times New Roman" w:hAnsi="Times New Roman" w:cs="Times New Roman"/>
            <w:sz w:val="24"/>
            <w:szCs w:val="24"/>
            <w:lang w:val="en-US"/>
          </w:rPr>
          <w:t xml:space="preserve"> </w:t>
        </w:r>
      </w:ins>
    </w:p>
    <w:p w14:paraId="5F3400BA" w14:textId="3D789784" w:rsidR="002C5A93" w:rsidDel="00CB3E3A" w:rsidRDefault="00004E67">
      <w:pPr>
        <w:spacing w:line="480" w:lineRule="auto"/>
        <w:ind w:firstLine="708"/>
        <w:rPr>
          <w:del w:id="105" w:author="Alicia" w:date="2016-05-17T15:52:00Z"/>
          <w:rFonts w:ascii="Times New Roman" w:hAnsi="Times New Roman" w:cs="Times New Roman"/>
          <w:sz w:val="24"/>
          <w:szCs w:val="24"/>
          <w:lang w:val="en-US"/>
        </w:rPr>
      </w:pPr>
      <w:del w:id="106" w:author="Alicia" w:date="2016-05-19T10:52:00Z">
        <w:r w:rsidDel="00591453">
          <w:rPr>
            <w:rFonts w:ascii="Times New Roman" w:hAnsi="Times New Roman" w:cs="Times New Roman"/>
            <w:sz w:val="24"/>
            <w:szCs w:val="24"/>
            <w:lang w:val="en-US"/>
          </w:rPr>
          <w:delText>populations</w:delText>
        </w:r>
      </w:del>
      <w:del w:id="107" w:author="Alicia" w:date="2016-05-03T14:52:00Z">
        <w:r w:rsidR="00D43E10" w:rsidDel="00F06981">
          <w:rPr>
            <w:rFonts w:ascii="Times New Roman" w:hAnsi="Times New Roman" w:cs="Times New Roman"/>
            <w:sz w:val="24"/>
            <w:szCs w:val="24"/>
            <w:lang w:val="en-US"/>
          </w:rPr>
          <w:delText xml:space="preserve">To test for differences among populations, we used multigroup analysis (Grace, 2006). Because populations differed significantly, we fitted </w:delText>
        </w:r>
      </w:del>
      <w:del w:id="108" w:author="Alicia" w:date="2016-05-17T11:40:00Z">
        <w:r w:rsidR="00D43E10" w:rsidDel="00881224">
          <w:rPr>
            <w:rFonts w:ascii="Times New Roman" w:hAnsi="Times New Roman" w:cs="Times New Roman"/>
            <w:sz w:val="24"/>
            <w:szCs w:val="24"/>
            <w:lang w:val="en-US"/>
          </w:rPr>
          <w:delText xml:space="preserve">separate models for each population and year. We excluded population D in 2010 also from these analyses. </w:delText>
        </w:r>
      </w:del>
    </w:p>
    <w:p w14:paraId="22840CC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w:t>
      </w:r>
      <w:proofErr w:type="gramStart"/>
      <w:r>
        <w:rPr>
          <w:rFonts w:ascii="Times New Roman" w:hAnsi="Times New Roman" w:cs="Times New Roman"/>
          <w:sz w:val="24"/>
          <w:szCs w:val="24"/>
          <w:lang w:val="en-US"/>
        </w:rPr>
        <w:t>an increased</w:t>
      </w:r>
      <w:proofErr w:type="gramEnd"/>
      <w:r>
        <w:rPr>
          <w:rFonts w:ascii="Times New Roman" w:hAnsi="Times New Roman" w:cs="Times New Roman"/>
          <w:sz w:val="24"/>
          <w:szCs w:val="24"/>
          <w:lang w:val="en-US"/>
        </w:rPr>
        <w:t xml:space="preserve"> interaction intensity. First, we performed a logistic regression of butterfly 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butterfly 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69DCDEF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del w:id="109" w:author="Alicia" w:date="2016-05-09T18:04:00Z">
        <w:r w:rsidDel="008B63BB">
          <w:rPr>
            <w:rFonts w:ascii="Times New Roman" w:hAnsi="Times New Roman" w:cs="Times New Roman"/>
            <w:sz w:val="24"/>
            <w:szCs w:val="24"/>
            <w:lang w:val="en-US"/>
          </w:rPr>
          <w:delText>S4</w:delText>
        </w:r>
      </w:del>
      <w:ins w:id="110" w:author="Alicia" w:date="2016-05-09T18:04:00Z">
        <w:r w:rsidR="008B63BB">
          <w:rPr>
            <w:rFonts w:ascii="Times New Roman" w:hAnsi="Times New Roman" w:cs="Times New Roman"/>
            <w:sz w:val="24"/>
            <w:szCs w:val="24"/>
            <w:lang w:val="en-US"/>
          </w:rPr>
          <w:t>S</w:t>
        </w:r>
      </w:ins>
      <w:ins w:id="111" w:author="Alicia" w:date="2016-05-18T15:50:00Z">
        <w:r w:rsidR="006223D7">
          <w:rPr>
            <w:rFonts w:ascii="Times New Roman" w:hAnsi="Times New Roman" w:cs="Times New Roman"/>
            <w:sz w:val="24"/>
            <w:szCs w:val="24"/>
            <w:lang w:val="en-US"/>
          </w:rPr>
          <w:t>7</w:t>
        </w:r>
      </w:ins>
      <w:del w:id="112" w:author="Alicia" w:date="2016-05-03T11:36:00Z">
        <w:r w:rsidDel="009521DA">
          <w:rPr>
            <w:rFonts w:ascii="Times New Roman" w:hAnsi="Times New Roman" w:cs="Times New Roman"/>
            <w:sz w:val="24"/>
            <w:szCs w:val="24"/>
            <w:lang w:val="en-US"/>
          </w:rPr>
          <w:delText xml:space="preserve"> in Supporting Information</w:delText>
        </w:r>
      </w:del>
      <w:r>
        <w:rPr>
          <w:rFonts w:ascii="Times New Roman" w:hAnsi="Times New Roman" w:cs="Times New Roman"/>
          <w:sz w:val="24"/>
          <w:szCs w:val="24"/>
          <w:lang w:val="en-US"/>
        </w:rPr>
        <w:t>). Among-population variation in selection on flowering phenology was strongly associated with the incidence of the predator in plant populations (Table 2, Appendix S</w:t>
      </w:r>
      <w:ins w:id="113" w:author="Alicia" w:date="2016-05-18T15:50:00Z">
        <w:r w:rsidR="006223D7">
          <w:rPr>
            <w:rFonts w:ascii="Times New Roman" w:hAnsi="Times New Roman" w:cs="Times New Roman"/>
            <w:sz w:val="24"/>
            <w:szCs w:val="24"/>
            <w:lang w:val="en-US"/>
          </w:rPr>
          <w:t>7</w:t>
        </w:r>
      </w:ins>
      <w:del w:id="114" w:author="Alicia" w:date="2016-05-09T18:04:00Z">
        <w:r w:rsidDel="008B63BB">
          <w:rPr>
            <w:rFonts w:ascii="Times New Roman" w:hAnsi="Times New Roman" w:cs="Times New Roman"/>
            <w:sz w:val="24"/>
            <w:szCs w:val="24"/>
            <w:lang w:val="en-US"/>
          </w:rPr>
          <w:delText>4</w:delText>
        </w:r>
      </w:del>
      <w:r>
        <w:rPr>
          <w:rFonts w:ascii="Times New Roman" w:hAnsi="Times New Roman" w:cs="Times New Roman"/>
          <w:sz w:val="24"/>
          <w:szCs w:val="24"/>
          <w:lang w:val="en-US"/>
        </w:rPr>
        <w:t xml:space="preserve">).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w:t>
      </w:r>
      <w:r>
        <w:rPr>
          <w:rFonts w:ascii="Times New Roman" w:hAnsi="Times New Roman" w:cs="Times New Roman"/>
          <w:sz w:val="24"/>
          <w:szCs w:val="24"/>
          <w:lang w:val="en-US"/>
        </w:rPr>
        <w:lastRenderedPageBreak/>
        <w:t xml:space="preserve">among populations with the butterfly (Appendix </w:t>
      </w:r>
      <w:del w:id="115" w:author="Alicia" w:date="2016-05-09T18:05:00Z">
        <w:r w:rsidDel="008B63BB">
          <w:rPr>
            <w:rFonts w:ascii="Times New Roman" w:hAnsi="Times New Roman" w:cs="Times New Roman"/>
            <w:sz w:val="24"/>
            <w:szCs w:val="24"/>
            <w:lang w:val="en-US"/>
          </w:rPr>
          <w:delText>S4</w:delText>
        </w:r>
      </w:del>
      <w:ins w:id="116" w:author="Alicia" w:date="2016-05-09T18:05:00Z">
        <w:r w:rsidR="008B63BB">
          <w:rPr>
            <w:rFonts w:ascii="Times New Roman" w:hAnsi="Times New Roman" w:cs="Times New Roman"/>
            <w:sz w:val="24"/>
            <w:szCs w:val="24"/>
            <w:lang w:val="en-US"/>
          </w:rPr>
          <w:t>S</w:t>
        </w:r>
      </w:ins>
      <w:ins w:id="117" w:author="Alicia" w:date="2016-05-18T15:50:00Z">
        <w:r w:rsidR="006223D7">
          <w:rPr>
            <w:rFonts w:ascii="Times New Roman" w:hAnsi="Times New Roman" w:cs="Times New Roman"/>
            <w:sz w:val="24"/>
            <w:szCs w:val="24"/>
            <w:lang w:val="en-US"/>
          </w:rPr>
          <w:t>7</w:t>
        </w:r>
      </w:ins>
      <w:r>
        <w:rPr>
          <w:rFonts w:ascii="Times New Roman" w:hAnsi="Times New Roman" w:cs="Times New Roman"/>
          <w:sz w:val="24"/>
          <w:szCs w:val="24"/>
          <w:lang w:val="en-US"/>
        </w:rPr>
        <w:t xml:space="preserve">). Differences in selection gradients for phenology among populations with the seed predator were </w:t>
      </w:r>
      <w:del w:id="118" w:author="Alicia" w:date="2016-05-23T10:58:00Z">
        <w:r w:rsidDel="009B5CDA">
          <w:rPr>
            <w:rFonts w:ascii="Times New Roman" w:hAnsi="Times New Roman" w:cs="Times New Roman"/>
            <w:sz w:val="24"/>
            <w:szCs w:val="24"/>
            <w:lang w:val="en-US"/>
          </w:rPr>
          <w:delText xml:space="preserve">not </w:delText>
        </w:r>
      </w:del>
      <w:ins w:id="119" w:author="Alicia" w:date="2016-05-23T10:58:00Z">
        <w:r w:rsidR="009B5CDA">
          <w:rPr>
            <w:rFonts w:ascii="Times New Roman" w:hAnsi="Times New Roman" w:cs="Times New Roman"/>
            <w:sz w:val="24"/>
            <w:szCs w:val="24"/>
            <w:lang w:val="en-US"/>
          </w:rPr>
          <w:t>neither</w:t>
        </w:r>
        <w:r w:rsidR="009B5CDA">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significantly related to </w:t>
      </w:r>
      <w:ins w:id="120" w:author="Alicia" w:date="2016-05-23T10:58:00Z">
        <w:r w:rsidR="009B5CDA">
          <w:rPr>
            <w:rFonts w:ascii="Times New Roman" w:hAnsi="Times New Roman" w:cs="Times New Roman"/>
            <w:sz w:val="24"/>
            <w:szCs w:val="24"/>
            <w:lang w:val="en-US"/>
          </w:rPr>
          <w:t xml:space="preserve">mean population phenology </w:t>
        </w:r>
        <w:r w:rsidR="009B5CDA">
          <w:rPr>
            <w:rFonts w:ascii="Times New Roman" w:hAnsi="Times New Roman" w:cs="Times New Roman"/>
            <w:sz w:val="24"/>
            <w:szCs w:val="24"/>
            <w:lang w:val="en-US"/>
          </w:rPr>
          <w:t xml:space="preserve">(2010: </w:t>
        </w:r>
        <w:r w:rsidR="009B5CDA" w:rsidRPr="00E64A83">
          <w:rPr>
            <w:rFonts w:ascii="Symbol" w:hAnsi="Symbol" w:cs="Times New Roman"/>
            <w:sz w:val="24"/>
            <w:szCs w:val="24"/>
            <w:lang w:val="en-US"/>
          </w:rPr>
          <w:t></w:t>
        </w:r>
        <w:r w:rsidR="009B5CDA" w:rsidRPr="00E64A83">
          <w:rPr>
            <w:rFonts w:ascii="Symbol" w:hAnsi="Symbol" w:cs="Times New Roman"/>
            <w:sz w:val="24"/>
            <w:szCs w:val="24"/>
            <w:lang w:val="en-US"/>
          </w:rPr>
          <w:t></w:t>
        </w:r>
        <w:r w:rsidR="009B5CDA">
          <w:rPr>
            <w:rFonts w:ascii="Times New Roman" w:hAnsi="Times New Roman" w:cs="Times New Roman"/>
            <w:sz w:val="24"/>
            <w:szCs w:val="24"/>
            <w:lang w:val="en-US"/>
          </w:rPr>
          <w:t>= 0.1</w:t>
        </w:r>
      </w:ins>
      <w:ins w:id="121" w:author="Alicia" w:date="2016-05-23T11:02:00Z">
        <w:r w:rsidR="009B5CDA">
          <w:rPr>
            <w:rFonts w:ascii="Times New Roman" w:hAnsi="Times New Roman" w:cs="Times New Roman"/>
            <w:sz w:val="24"/>
            <w:szCs w:val="24"/>
            <w:lang w:val="en-US"/>
          </w:rPr>
          <w:t>9</w:t>
        </w:r>
      </w:ins>
      <w:ins w:id="122" w:author="Alicia" w:date="2016-05-23T10:58:00Z">
        <w:r w:rsidR="009B5CDA">
          <w:rPr>
            <w:rFonts w:ascii="Times New Roman" w:hAnsi="Times New Roman" w:cs="Times New Roman"/>
            <w:sz w:val="24"/>
            <w:szCs w:val="24"/>
            <w:lang w:val="en-US"/>
          </w:rPr>
          <w:t>, p = 0.</w:t>
        </w:r>
      </w:ins>
      <w:ins w:id="123" w:author="Alicia" w:date="2016-05-23T11:02:00Z">
        <w:r w:rsidR="009B5CDA">
          <w:rPr>
            <w:rFonts w:ascii="Times New Roman" w:hAnsi="Times New Roman" w:cs="Times New Roman"/>
            <w:sz w:val="24"/>
            <w:szCs w:val="24"/>
            <w:lang w:val="en-US"/>
          </w:rPr>
          <w:t>250</w:t>
        </w:r>
      </w:ins>
      <w:ins w:id="124" w:author="Alicia" w:date="2016-05-23T10:58:00Z">
        <w:r w:rsidR="009B5CDA">
          <w:rPr>
            <w:rFonts w:ascii="Times New Roman" w:hAnsi="Times New Roman" w:cs="Times New Roman"/>
            <w:sz w:val="24"/>
            <w:szCs w:val="24"/>
            <w:lang w:val="en-US"/>
          </w:rPr>
          <w:t xml:space="preserve">; 2011: </w:t>
        </w:r>
        <w:r w:rsidR="009B5CDA" w:rsidRPr="00E64A83">
          <w:rPr>
            <w:rFonts w:ascii="Symbol" w:hAnsi="Symbol" w:cs="Times New Roman"/>
            <w:sz w:val="24"/>
            <w:szCs w:val="24"/>
            <w:lang w:val="en-US"/>
          </w:rPr>
          <w:t></w:t>
        </w:r>
        <w:r w:rsidR="009B5CDA">
          <w:rPr>
            <w:rFonts w:ascii="Times New Roman" w:hAnsi="Times New Roman" w:cs="Times New Roman"/>
            <w:sz w:val="24"/>
            <w:szCs w:val="24"/>
            <w:lang w:val="en-US"/>
          </w:rPr>
          <w:t xml:space="preserve"> = 0.</w:t>
        </w:r>
      </w:ins>
      <w:ins w:id="125" w:author="Alicia" w:date="2016-05-23T11:03:00Z">
        <w:r w:rsidR="009B5CDA">
          <w:rPr>
            <w:rFonts w:ascii="Times New Roman" w:hAnsi="Times New Roman" w:cs="Times New Roman"/>
            <w:sz w:val="24"/>
            <w:szCs w:val="24"/>
            <w:lang w:val="en-US"/>
          </w:rPr>
          <w:t>12</w:t>
        </w:r>
      </w:ins>
      <w:ins w:id="126" w:author="Alicia" w:date="2016-05-23T10:58:00Z">
        <w:r w:rsidR="009B5CDA">
          <w:rPr>
            <w:rFonts w:ascii="Times New Roman" w:hAnsi="Times New Roman" w:cs="Times New Roman"/>
            <w:sz w:val="24"/>
            <w:szCs w:val="24"/>
            <w:lang w:val="en-US"/>
          </w:rPr>
          <w:t>, p = 0.</w:t>
        </w:r>
      </w:ins>
      <w:ins w:id="127" w:author="Alicia" w:date="2016-05-23T11:03:00Z">
        <w:r w:rsidR="009B5CDA">
          <w:rPr>
            <w:rFonts w:ascii="Times New Roman" w:hAnsi="Times New Roman" w:cs="Times New Roman"/>
            <w:sz w:val="24"/>
            <w:szCs w:val="24"/>
            <w:lang w:val="en-US"/>
          </w:rPr>
          <w:t>281</w:t>
        </w:r>
      </w:ins>
      <w:ins w:id="128" w:author="Alicia" w:date="2016-05-23T10:58:00Z">
        <w:r w:rsidR="009B5CDA">
          <w:rPr>
            <w:rFonts w:ascii="Times New Roman" w:hAnsi="Times New Roman" w:cs="Times New Roman"/>
            <w:sz w:val="24"/>
            <w:szCs w:val="24"/>
            <w:lang w:val="en-US"/>
          </w:rPr>
          <w:t>)</w:t>
        </w:r>
        <w:r w:rsidR="009B5CDA">
          <w:rPr>
            <w:rFonts w:ascii="Times New Roman" w:hAnsi="Times New Roman" w:cs="Times New Roman"/>
            <w:sz w:val="24"/>
            <w:szCs w:val="24"/>
            <w:lang w:val="en-US"/>
          </w:rPr>
          <w:t xml:space="preserve">, nor to </w:t>
        </w:r>
      </w:ins>
      <w:r>
        <w:rPr>
          <w:rFonts w:ascii="Times New Roman" w:hAnsi="Times New Roman" w:cs="Times New Roman"/>
          <w:sz w:val="24"/>
          <w:szCs w:val="24"/>
          <w:lang w:val="en-US"/>
        </w:rPr>
        <w:t xml:space="preserve">predation intensity, in terms of the mean number of eggs per individual (2010: </w:t>
      </w:r>
      <w:r w:rsidRPr="0079175A">
        <w:rPr>
          <w:rFonts w:ascii="Symbol" w:hAnsi="Symbol" w:cs="Times New Roman"/>
          <w:sz w:val="24"/>
          <w:szCs w:val="24"/>
          <w:lang w:val="en-US"/>
          <w:rPrChange w:id="129" w:author="Alicia" w:date="2016-05-10T11:13:00Z">
            <w:rPr>
              <w:rFonts w:ascii="Times New Roman" w:hAnsi="Times New Roman" w:cs="Times New Roman"/>
              <w:sz w:val="24"/>
              <w:szCs w:val="24"/>
              <w:lang w:val="en-US"/>
            </w:rPr>
          </w:rPrChange>
        </w:rPr>
        <w:t></w:t>
      </w:r>
      <w:r w:rsidRPr="0079175A">
        <w:rPr>
          <w:rFonts w:ascii="Symbol" w:hAnsi="Symbol" w:cs="Times New Roman"/>
          <w:sz w:val="24"/>
          <w:szCs w:val="24"/>
          <w:lang w:val="en-US"/>
          <w:rPrChange w:id="130" w:author="Alicia" w:date="2016-05-10T11:13:00Z">
            <w:rPr>
              <w:rFonts w:ascii="Times New Roman" w:hAnsi="Times New Roman" w:cs="Times New Roman"/>
              <w:sz w:val="24"/>
              <w:szCs w:val="24"/>
              <w:lang w:val="en-US"/>
            </w:rPr>
          </w:rPrChange>
        </w:rPr>
        <w:t></w:t>
      </w:r>
      <w:r>
        <w:rPr>
          <w:rFonts w:ascii="Times New Roman" w:hAnsi="Times New Roman" w:cs="Times New Roman"/>
          <w:sz w:val="24"/>
          <w:szCs w:val="24"/>
          <w:lang w:val="en-US"/>
        </w:rPr>
        <w:t xml:space="preserve">= -0.01, p = 0.808; 2011: </w:t>
      </w:r>
      <w:r w:rsidRPr="0079175A">
        <w:rPr>
          <w:rFonts w:ascii="Symbol" w:hAnsi="Symbol" w:cs="Times New Roman"/>
          <w:sz w:val="24"/>
          <w:szCs w:val="24"/>
          <w:lang w:val="en-US"/>
          <w:rPrChange w:id="131" w:author="Alicia" w:date="2016-05-10T11:13:00Z">
            <w:rPr>
              <w:rFonts w:ascii="Times New Roman" w:hAnsi="Times New Roman" w:cs="Times New Roman"/>
              <w:sz w:val="24"/>
              <w:szCs w:val="24"/>
              <w:lang w:val="en-US"/>
            </w:rPr>
          </w:rPrChange>
        </w:rPr>
        <w:t></w:t>
      </w:r>
      <w:r>
        <w:rPr>
          <w:rFonts w:ascii="Times New Roman" w:hAnsi="Times New Roman" w:cs="Times New Roman"/>
          <w:sz w:val="24"/>
          <w:szCs w:val="24"/>
          <w:lang w:val="en-US"/>
        </w:rPr>
        <w:t xml:space="preserve"> = -0.03, p = 0.080). </w:t>
      </w:r>
    </w:p>
    <w:p w14:paraId="780B4F0A" w14:textId="00F1DF4E"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found evidence of directional selection also on flower number and shoot height in both study years, and again selection varied among populations (except for selection on shoot height in 2010, Table 1A). </w:t>
      </w:r>
      <w:ins w:id="132" w:author="Alicia" w:date="2016-05-19T15:11:00Z">
        <w:r w:rsidR="00B50831">
          <w:rPr>
            <w:rFonts w:ascii="Times New Roman" w:hAnsi="Times New Roman" w:cs="Times New Roman"/>
            <w:sz w:val="24"/>
            <w:szCs w:val="24"/>
            <w:lang w:val="en-US"/>
          </w:rPr>
          <w:t>Among-population variation in selection on shoot height in 2011 was strongly associated with the incidence of the predator in plant populations (Table 2)</w:t>
        </w:r>
      </w:ins>
      <w:ins w:id="133" w:author="Alicia" w:date="2016-05-19T15:12:00Z">
        <w:r w:rsidR="00B50831">
          <w:rPr>
            <w:rFonts w:ascii="Times New Roman" w:hAnsi="Times New Roman" w:cs="Times New Roman"/>
            <w:sz w:val="24"/>
            <w:szCs w:val="24"/>
            <w:lang w:val="en-US"/>
          </w:rPr>
          <w:t xml:space="preserve">. </w:t>
        </w:r>
      </w:ins>
      <w:r>
        <w:rPr>
          <w:rFonts w:ascii="Times New Roman" w:hAnsi="Times New Roman" w:cs="Times New Roman"/>
          <w:sz w:val="24"/>
          <w:szCs w:val="24"/>
          <w:lang w:val="en-US"/>
        </w:rPr>
        <w:t>We found evidence of non-linear selection, in terms of quadratic effects of flower number and correlational effects of flower number × phenology, and these effects varied among populations (Table 1B).</w:t>
      </w:r>
    </w:p>
    <w:p w14:paraId="12768E29" w14:textId="615620A5" w:rsidR="0078238E" w:rsidRDefault="00D43E10">
      <w:pPr>
        <w:spacing w:line="480" w:lineRule="auto"/>
        <w:ind w:firstLine="708"/>
        <w:rPr>
          <w:ins w:id="134" w:author="Alicia" w:date="2016-05-10T11:19:00Z"/>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predator within all populations where the predator was present (Table 3). The probability of being attacked was higher in plants with higher number of flowers in 2011, while the effect of flower number differed among populations in 2010. Shoot height did not influence probability of attack </w:t>
      </w:r>
      <w:commentRangeStart w:id="135"/>
      <w:r>
        <w:rPr>
          <w:rFonts w:ascii="Times New Roman" w:hAnsi="Times New Roman" w:cs="Times New Roman"/>
          <w:sz w:val="24"/>
          <w:szCs w:val="24"/>
          <w:lang w:val="en-US"/>
        </w:rPr>
        <w:t xml:space="preserve">in </w:t>
      </w:r>
      <w:del w:id="136" w:author="Alicia" w:date="2016-05-16T14:51:00Z">
        <w:r w:rsidDel="00405A95">
          <w:rPr>
            <w:rFonts w:ascii="Times New Roman" w:hAnsi="Times New Roman" w:cs="Times New Roman"/>
            <w:sz w:val="24"/>
            <w:szCs w:val="24"/>
            <w:lang w:val="en-US"/>
          </w:rPr>
          <w:delText>2010, and in 2011 the effect differed among populations</w:delText>
        </w:r>
      </w:del>
      <w:ins w:id="137" w:author="Alicia" w:date="2016-05-16T14:51:00Z">
        <w:r w:rsidR="00405A95">
          <w:rPr>
            <w:rFonts w:ascii="Times New Roman" w:hAnsi="Times New Roman" w:cs="Times New Roman"/>
            <w:sz w:val="24"/>
            <w:szCs w:val="24"/>
            <w:lang w:val="en-US"/>
          </w:rPr>
          <w:t>any of the two study years</w:t>
        </w:r>
      </w:ins>
      <w:commentRangeEnd w:id="135"/>
      <w:ins w:id="138" w:author="Alicia" w:date="2016-05-19T15:09:00Z">
        <w:r w:rsidR="00B50831">
          <w:rPr>
            <w:rStyle w:val="Refdecomentario"/>
          </w:rPr>
          <w:commentReference w:id="135"/>
        </w:r>
      </w:ins>
      <w:r>
        <w:rPr>
          <w:rFonts w:ascii="Times New Roman" w:hAnsi="Times New Roman" w:cs="Times New Roman"/>
          <w:sz w:val="24"/>
          <w:szCs w:val="24"/>
          <w:lang w:val="en-US"/>
        </w:rPr>
        <w:t>. Also the number of eggs per plant was correlated with phenology and flower number within populations, but relationships varied among populations in both study years (Table 3</w:t>
      </w:r>
      <w:ins w:id="139" w:author="Alicia" w:date="2016-05-09T18:06:00Z">
        <w:r w:rsidR="008B63BB">
          <w:rPr>
            <w:rFonts w:ascii="Times New Roman" w:hAnsi="Times New Roman" w:cs="Times New Roman"/>
            <w:sz w:val="24"/>
            <w:szCs w:val="24"/>
            <w:lang w:val="en-US"/>
          </w:rPr>
          <w:t>-4</w:t>
        </w:r>
      </w:ins>
      <w:r>
        <w:rPr>
          <w:rFonts w:ascii="Times New Roman" w:hAnsi="Times New Roman" w:cs="Times New Roman"/>
          <w:sz w:val="24"/>
          <w:szCs w:val="24"/>
          <w:lang w:val="en-US"/>
        </w:rPr>
        <w:t xml:space="preserve">, Appendix </w:t>
      </w:r>
      <w:del w:id="140" w:author="Alicia" w:date="2016-05-09T18:06:00Z">
        <w:r w:rsidDel="008B63BB">
          <w:rPr>
            <w:rFonts w:ascii="Times New Roman" w:hAnsi="Times New Roman" w:cs="Times New Roman"/>
            <w:sz w:val="24"/>
            <w:szCs w:val="24"/>
            <w:lang w:val="en-US"/>
          </w:rPr>
          <w:delText>S5</w:delText>
        </w:r>
      </w:del>
      <w:ins w:id="141" w:author="Alicia" w:date="2016-05-09T18:06:00Z">
        <w:r w:rsidR="008B63BB">
          <w:rPr>
            <w:rFonts w:ascii="Times New Roman" w:hAnsi="Times New Roman" w:cs="Times New Roman"/>
            <w:sz w:val="24"/>
            <w:szCs w:val="24"/>
            <w:lang w:val="en-US"/>
          </w:rPr>
          <w:t>S</w:t>
        </w:r>
      </w:ins>
      <w:ins w:id="142" w:author="Alicia" w:date="2016-05-18T15:51:00Z">
        <w:r w:rsidR="006223D7">
          <w:rPr>
            <w:rFonts w:ascii="Times New Roman" w:hAnsi="Times New Roman" w:cs="Times New Roman"/>
            <w:sz w:val="24"/>
            <w:szCs w:val="24"/>
            <w:lang w:val="en-US"/>
          </w:rPr>
          <w:t>8</w:t>
        </w:r>
      </w:ins>
      <w:del w:id="143" w:author="Alicia" w:date="2016-05-03T11:36:00Z">
        <w:r w:rsidDel="009521DA">
          <w:rPr>
            <w:rFonts w:ascii="Times New Roman" w:hAnsi="Times New Roman" w:cs="Times New Roman"/>
            <w:sz w:val="24"/>
            <w:szCs w:val="24"/>
            <w:lang w:val="en-US"/>
          </w:rPr>
          <w:delText xml:space="preserve"> in Supporting Information</w:delText>
        </w:r>
      </w:del>
      <w:r>
        <w:rPr>
          <w:rFonts w:ascii="Times New Roman" w:hAnsi="Times New Roman" w:cs="Times New Roman"/>
          <w:sz w:val="24"/>
          <w:szCs w:val="24"/>
          <w:lang w:val="en-US"/>
        </w:rPr>
        <w:t>).</w:t>
      </w:r>
    </w:p>
    <w:p w14:paraId="20B809E4" w14:textId="623DE26E" w:rsidR="00892326" w:rsidRDefault="001913F2" w:rsidP="00B504E3">
      <w:pPr>
        <w:spacing w:line="480" w:lineRule="auto"/>
        <w:ind w:firstLine="708"/>
        <w:rPr>
          <w:ins w:id="144" w:author="Alicia" w:date="2016-05-19T14:02:00Z"/>
          <w:rFonts w:ascii="Times New Roman" w:hAnsi="Times New Roman" w:cs="Times New Roman"/>
          <w:sz w:val="24"/>
          <w:szCs w:val="24"/>
          <w:lang w:val="en-US"/>
        </w:rPr>
      </w:pPr>
      <w:ins w:id="145" w:author="Alicia" w:date="2016-05-19T11:02:00Z">
        <w:r w:rsidRPr="001913F2">
          <w:rPr>
            <w:rFonts w:ascii="Times New Roman" w:hAnsi="Times New Roman" w:cs="Times New Roman"/>
            <w:sz w:val="24"/>
            <w:szCs w:val="24"/>
            <w:lang w:val="en-US"/>
          </w:rPr>
          <w:t>The global path analys</w:t>
        </w:r>
        <w:r>
          <w:rPr>
            <w:rFonts w:ascii="Times New Roman" w:hAnsi="Times New Roman" w:cs="Times New Roman"/>
            <w:sz w:val="24"/>
            <w:szCs w:val="24"/>
            <w:lang w:val="en-US"/>
          </w:rPr>
          <w:t>es</w:t>
        </w:r>
      </w:ins>
      <w:ins w:id="146" w:author="Alicia" w:date="2016-05-19T11:23:00Z">
        <w:r w:rsidR="001A1D25">
          <w:rPr>
            <w:rFonts w:ascii="Times New Roman" w:hAnsi="Times New Roman" w:cs="Times New Roman"/>
            <w:sz w:val="24"/>
            <w:szCs w:val="24"/>
            <w:lang w:val="en-US"/>
          </w:rPr>
          <w:t xml:space="preserve"> (Fig. 2)</w:t>
        </w:r>
      </w:ins>
      <w:ins w:id="147" w:author="Alicia" w:date="2016-05-19T11:15:00Z">
        <w:r w:rsidR="00C407BE">
          <w:rPr>
            <w:rFonts w:ascii="Times New Roman" w:hAnsi="Times New Roman" w:cs="Times New Roman"/>
            <w:sz w:val="24"/>
            <w:szCs w:val="24"/>
            <w:lang w:val="en-US"/>
          </w:rPr>
          <w:t xml:space="preserve"> showed that</w:t>
        </w:r>
      </w:ins>
      <w:ins w:id="148" w:author="Alicia" w:date="2016-05-19T11:16:00Z">
        <w:r w:rsidR="00C407BE">
          <w:rPr>
            <w:rFonts w:ascii="Times New Roman" w:hAnsi="Times New Roman" w:cs="Times New Roman"/>
            <w:sz w:val="24"/>
            <w:szCs w:val="24"/>
            <w:lang w:val="en-US"/>
          </w:rPr>
          <w:t xml:space="preserve"> flowering</w:t>
        </w:r>
      </w:ins>
      <w:ins w:id="149" w:author="Alicia" w:date="2016-05-19T11:15:00Z">
        <w:r w:rsidR="00C407BE">
          <w:rPr>
            <w:rFonts w:ascii="Times New Roman" w:hAnsi="Times New Roman" w:cs="Times New Roman"/>
            <w:sz w:val="24"/>
            <w:szCs w:val="24"/>
            <w:lang w:val="en-US"/>
          </w:rPr>
          <w:t xml:space="preserve"> phenology affected fitness both directly and indirectly through its effects on predation by </w:t>
        </w:r>
        <w:r w:rsidR="00C407BE" w:rsidRPr="00C407BE">
          <w:rPr>
            <w:rFonts w:ascii="Times New Roman" w:hAnsi="Times New Roman" w:cs="Times New Roman"/>
            <w:i/>
            <w:sz w:val="24"/>
            <w:szCs w:val="24"/>
            <w:lang w:val="en-US"/>
          </w:rPr>
          <w:t xml:space="preserve">P. </w:t>
        </w:r>
      </w:ins>
      <w:proofErr w:type="spellStart"/>
      <w:ins w:id="150" w:author="Alicia" w:date="2016-05-19T11:16:00Z">
        <w:r w:rsidR="00C407BE" w:rsidRPr="00C407BE">
          <w:rPr>
            <w:rFonts w:ascii="Times New Roman" w:hAnsi="Times New Roman" w:cs="Times New Roman"/>
            <w:i/>
            <w:sz w:val="24"/>
            <w:szCs w:val="24"/>
            <w:lang w:val="en-US"/>
          </w:rPr>
          <w:t>alcon</w:t>
        </w:r>
        <w:proofErr w:type="spellEnd"/>
        <w:r w:rsidR="00C407BE">
          <w:rPr>
            <w:rFonts w:ascii="Times New Roman" w:hAnsi="Times New Roman" w:cs="Times New Roman"/>
            <w:sz w:val="24"/>
            <w:szCs w:val="24"/>
            <w:lang w:val="en-US"/>
          </w:rPr>
          <w:t xml:space="preserve">. Early development of floral structures </w:t>
        </w:r>
      </w:ins>
      <w:ins w:id="151" w:author="Alicia" w:date="2016-05-19T11:17:00Z">
        <w:r w:rsidR="00C407BE">
          <w:rPr>
            <w:rFonts w:ascii="Times New Roman" w:hAnsi="Times New Roman" w:cs="Times New Roman"/>
            <w:sz w:val="24"/>
            <w:szCs w:val="24"/>
            <w:lang w:val="en-US"/>
          </w:rPr>
          <w:t xml:space="preserve">decreased the number of intact fruits in 2010 both due to a direct effect and to an increase in predation which lead to a decrease in fitness. In 2011, the direct effect was not </w:t>
        </w:r>
      </w:ins>
      <w:ins w:id="152" w:author="Alicia" w:date="2016-05-19T11:18:00Z">
        <w:r w:rsidR="00C407BE">
          <w:rPr>
            <w:rFonts w:ascii="Times New Roman" w:hAnsi="Times New Roman" w:cs="Times New Roman"/>
            <w:sz w:val="24"/>
            <w:szCs w:val="24"/>
            <w:lang w:val="en-US"/>
          </w:rPr>
          <w:lastRenderedPageBreak/>
          <w:t xml:space="preserve">included in the selected model. </w:t>
        </w:r>
      </w:ins>
      <w:ins w:id="153" w:author="Alicia" w:date="2016-05-19T11:19:00Z">
        <w:r w:rsidR="00C407BE">
          <w:rPr>
            <w:rFonts w:ascii="Times New Roman" w:hAnsi="Times New Roman" w:cs="Times New Roman"/>
            <w:sz w:val="24"/>
            <w:szCs w:val="24"/>
            <w:lang w:val="en-US"/>
          </w:rPr>
          <w:t xml:space="preserve">Higher flower </w:t>
        </w:r>
      </w:ins>
      <w:ins w:id="154" w:author="Alicia" w:date="2016-05-19T11:21:00Z">
        <w:r w:rsidR="00C407BE">
          <w:rPr>
            <w:rFonts w:ascii="Times New Roman" w:hAnsi="Times New Roman" w:cs="Times New Roman"/>
            <w:sz w:val="24"/>
            <w:szCs w:val="24"/>
            <w:lang w:val="en-US"/>
          </w:rPr>
          <w:t xml:space="preserve">production </w:t>
        </w:r>
      </w:ins>
      <w:ins w:id="155" w:author="Alicia" w:date="2016-05-19T11:19:00Z">
        <w:r w:rsidR="00C407BE">
          <w:rPr>
            <w:rFonts w:ascii="Times New Roman" w:hAnsi="Times New Roman" w:cs="Times New Roman"/>
            <w:sz w:val="24"/>
            <w:szCs w:val="24"/>
            <w:lang w:val="en-US"/>
          </w:rPr>
          <w:t xml:space="preserve">directly increased </w:t>
        </w:r>
      </w:ins>
      <w:ins w:id="156" w:author="Alicia" w:date="2016-05-19T11:21:00Z">
        <w:r w:rsidR="00C407BE">
          <w:rPr>
            <w:rFonts w:ascii="Times New Roman" w:hAnsi="Times New Roman" w:cs="Times New Roman"/>
            <w:sz w:val="24"/>
            <w:szCs w:val="24"/>
            <w:lang w:val="en-US"/>
          </w:rPr>
          <w:t>the number of intact fruits</w:t>
        </w:r>
      </w:ins>
      <w:ins w:id="157" w:author="Alicia" w:date="2016-05-19T11:19:00Z">
        <w:r w:rsidR="00C407BE">
          <w:rPr>
            <w:rFonts w:ascii="Times New Roman" w:hAnsi="Times New Roman" w:cs="Times New Roman"/>
            <w:sz w:val="24"/>
            <w:szCs w:val="24"/>
            <w:lang w:val="en-US"/>
          </w:rPr>
          <w:t>, but also increased predation</w:t>
        </w:r>
      </w:ins>
      <w:ins w:id="158" w:author="Alicia" w:date="2016-05-19T11:21:00Z">
        <w:r w:rsidR="00C407BE">
          <w:rPr>
            <w:rFonts w:ascii="Times New Roman" w:hAnsi="Times New Roman" w:cs="Times New Roman"/>
            <w:sz w:val="24"/>
            <w:szCs w:val="24"/>
            <w:lang w:val="en-US"/>
          </w:rPr>
          <w:t>,</w:t>
        </w:r>
      </w:ins>
      <w:ins w:id="159" w:author="Alicia" w:date="2016-05-19T11:19:00Z">
        <w:r w:rsidR="00C407BE">
          <w:rPr>
            <w:rFonts w:ascii="Times New Roman" w:hAnsi="Times New Roman" w:cs="Times New Roman"/>
            <w:sz w:val="24"/>
            <w:szCs w:val="24"/>
            <w:lang w:val="en-US"/>
          </w:rPr>
          <w:t xml:space="preserve"> which </w:t>
        </w:r>
      </w:ins>
      <w:ins w:id="160" w:author="Alicia" w:date="2016-05-19T11:20:00Z">
        <w:r w:rsidR="00C407BE">
          <w:rPr>
            <w:rFonts w:ascii="Times New Roman" w:hAnsi="Times New Roman" w:cs="Times New Roman"/>
            <w:sz w:val="24"/>
            <w:szCs w:val="24"/>
            <w:lang w:val="en-US"/>
          </w:rPr>
          <w:t>lead to a decrease in fitness</w:t>
        </w:r>
      </w:ins>
      <w:ins w:id="161" w:author="Alicia" w:date="2016-05-19T11:21:00Z">
        <w:r w:rsidR="00C407BE">
          <w:rPr>
            <w:rFonts w:ascii="Times New Roman" w:hAnsi="Times New Roman" w:cs="Times New Roman"/>
            <w:sz w:val="24"/>
            <w:szCs w:val="24"/>
            <w:lang w:val="en-US"/>
          </w:rPr>
          <w:t>.</w:t>
        </w:r>
      </w:ins>
      <w:ins w:id="162" w:author="Alicia" w:date="2016-05-19T11:22:00Z">
        <w:r w:rsidR="001A1D25">
          <w:rPr>
            <w:rFonts w:ascii="Times New Roman" w:hAnsi="Times New Roman" w:cs="Times New Roman"/>
            <w:sz w:val="24"/>
            <w:szCs w:val="24"/>
            <w:lang w:val="en-US"/>
          </w:rPr>
          <w:t xml:space="preserve"> In both study years, the effect of s</w:t>
        </w:r>
      </w:ins>
      <w:ins w:id="163" w:author="Alicia" w:date="2016-05-19T11:21:00Z">
        <w:r w:rsidR="00C407BE" w:rsidRPr="00C407BE">
          <w:rPr>
            <w:rFonts w:ascii="Times New Roman" w:hAnsi="Times New Roman" w:cs="Times New Roman"/>
            <w:sz w:val="24"/>
            <w:szCs w:val="24"/>
            <w:lang w:val="en-US"/>
          </w:rPr>
          <w:t>hoot height</w:t>
        </w:r>
      </w:ins>
      <w:ins w:id="164" w:author="Alicia" w:date="2016-05-19T11:22:00Z">
        <w:r w:rsidR="001A1D25">
          <w:rPr>
            <w:rFonts w:ascii="Times New Roman" w:hAnsi="Times New Roman" w:cs="Times New Roman"/>
            <w:sz w:val="24"/>
            <w:szCs w:val="24"/>
            <w:lang w:val="en-US"/>
          </w:rPr>
          <w:t xml:space="preserve"> on predation was not included in the model, and the relation among shoot height and fitness was not significant. </w:t>
        </w:r>
      </w:ins>
      <w:ins w:id="165" w:author="Alicia" w:date="2016-05-19T11:24:00Z">
        <w:r w:rsidR="001A1D25">
          <w:rPr>
            <w:rFonts w:ascii="Times New Roman" w:hAnsi="Times New Roman" w:cs="Times New Roman"/>
            <w:sz w:val="24"/>
            <w:szCs w:val="24"/>
            <w:lang w:val="en-US"/>
          </w:rPr>
          <w:t xml:space="preserve">The results were similar for the model where </w:t>
        </w:r>
      </w:ins>
      <w:ins w:id="166" w:author="Alicia" w:date="2016-05-19T11:23:00Z">
        <w:r w:rsidR="001A1D25">
          <w:rPr>
            <w:rFonts w:ascii="Times New Roman" w:hAnsi="Times New Roman" w:cs="Times New Roman"/>
            <w:sz w:val="24"/>
            <w:szCs w:val="24"/>
            <w:lang w:val="en-US"/>
          </w:rPr>
          <w:t xml:space="preserve">indirect effects </w:t>
        </w:r>
      </w:ins>
      <w:ins w:id="167" w:author="Alicia" w:date="2016-05-19T11:24:00Z">
        <w:r w:rsidR="001A1D25">
          <w:rPr>
            <w:rFonts w:ascii="Times New Roman" w:hAnsi="Times New Roman" w:cs="Times New Roman"/>
            <w:sz w:val="24"/>
            <w:szCs w:val="24"/>
            <w:lang w:val="en-US"/>
          </w:rPr>
          <w:t>were</w:t>
        </w:r>
      </w:ins>
      <w:ins w:id="168" w:author="Alicia" w:date="2016-05-19T11:23:00Z">
        <w:r w:rsidR="001A1D25">
          <w:rPr>
            <w:rFonts w:ascii="Times New Roman" w:hAnsi="Times New Roman" w:cs="Times New Roman"/>
            <w:sz w:val="24"/>
            <w:szCs w:val="24"/>
            <w:lang w:val="en-US"/>
          </w:rPr>
          <w:t xml:space="preserve"> mediated by the probability of predator attack</w:t>
        </w:r>
      </w:ins>
      <w:ins w:id="169" w:author="Alicia" w:date="2016-05-19T11:24:00Z">
        <w:r w:rsidR="001A1D25">
          <w:rPr>
            <w:rFonts w:ascii="Times New Roman" w:hAnsi="Times New Roman" w:cs="Times New Roman"/>
            <w:sz w:val="24"/>
            <w:szCs w:val="24"/>
            <w:lang w:val="en-US"/>
          </w:rPr>
          <w:t xml:space="preserve"> (</w:t>
        </w:r>
      </w:ins>
      <w:ins w:id="170" w:author="Alicia" w:date="2016-05-19T11:23:00Z">
        <w:r w:rsidR="001A1D25">
          <w:rPr>
            <w:rFonts w:ascii="Times New Roman" w:hAnsi="Times New Roman" w:cs="Times New Roman"/>
            <w:sz w:val="24"/>
            <w:szCs w:val="24"/>
            <w:lang w:val="en-US"/>
          </w:rPr>
          <w:t>Appendix S3).</w:t>
        </w:r>
      </w:ins>
      <w:ins w:id="171" w:author="Alicia" w:date="2016-05-19T11:30:00Z">
        <w:r w:rsidR="00906BF6">
          <w:rPr>
            <w:rFonts w:ascii="Times New Roman" w:hAnsi="Times New Roman" w:cs="Times New Roman"/>
            <w:sz w:val="24"/>
            <w:szCs w:val="24"/>
            <w:lang w:val="en-US"/>
          </w:rPr>
          <w:t xml:space="preserve"> However, m</w:t>
        </w:r>
      </w:ins>
      <w:del w:id="172" w:author="Alicia" w:date="2016-05-19T11:30:00Z">
        <w:r w:rsidR="00D43E10" w:rsidRPr="00591453" w:rsidDel="00906BF6">
          <w:rPr>
            <w:rFonts w:ascii="Times New Roman" w:hAnsi="Times New Roman" w:cs="Times New Roman"/>
            <w:sz w:val="24"/>
            <w:szCs w:val="24"/>
            <w:lang w:val="en-US"/>
          </w:rPr>
          <w:delText xml:space="preserve"> </w:delText>
        </w:r>
        <w:r w:rsidR="00D43E10" w:rsidRPr="001913F2" w:rsidDel="00906BF6">
          <w:rPr>
            <w:rFonts w:ascii="Times New Roman" w:hAnsi="Times New Roman" w:cs="Times New Roman"/>
            <w:sz w:val="24"/>
            <w:szCs w:val="24"/>
            <w:lang w:val="en-US"/>
          </w:rPr>
          <w:delText>M</w:delText>
        </w:r>
      </w:del>
      <w:r w:rsidR="00D43E10" w:rsidRPr="001913F2">
        <w:rPr>
          <w:rFonts w:ascii="Times New Roman" w:hAnsi="Times New Roman" w:cs="Times New Roman"/>
          <w:sz w:val="24"/>
          <w:szCs w:val="24"/>
          <w:lang w:val="en-US"/>
        </w:rPr>
        <w:t xml:space="preserve">ultigroup path-analyses revealed significant among-population differences in trait-fitness relationships (Appendix S6). </w:t>
      </w:r>
      <w:del w:id="173" w:author="Alicia" w:date="2016-05-19T11:58:00Z">
        <w:r w:rsidR="00D43E10" w:rsidRPr="001913F2" w:rsidDel="00B25594">
          <w:rPr>
            <w:rFonts w:ascii="Times New Roman" w:hAnsi="Times New Roman" w:cs="Times New Roman"/>
            <w:sz w:val="24"/>
            <w:szCs w:val="24"/>
            <w:lang w:val="en-US"/>
          </w:rPr>
          <w:delText>Nevertheless, m</w:delText>
        </w:r>
      </w:del>
      <w:ins w:id="174" w:author="Alicia" w:date="2016-05-19T11:58:00Z">
        <w:r w:rsidR="00B25594">
          <w:rPr>
            <w:rFonts w:ascii="Times New Roman" w:hAnsi="Times New Roman" w:cs="Times New Roman"/>
            <w:sz w:val="24"/>
            <w:szCs w:val="24"/>
            <w:lang w:val="en-US"/>
          </w:rPr>
          <w:t>M</w:t>
        </w:r>
      </w:ins>
      <w:r w:rsidR="00D43E10" w:rsidRPr="001913F2">
        <w:rPr>
          <w:rFonts w:ascii="Times New Roman" w:hAnsi="Times New Roman" w:cs="Times New Roman"/>
          <w:sz w:val="24"/>
          <w:szCs w:val="24"/>
          <w:lang w:val="en-US"/>
        </w:rPr>
        <w:t xml:space="preserve">odels fitted for each population and year </w:t>
      </w:r>
      <w:ins w:id="175" w:author="Alicia" w:date="2016-05-19T13:05:00Z">
        <w:r w:rsidR="00B53242">
          <w:rPr>
            <w:rFonts w:ascii="Times New Roman" w:hAnsi="Times New Roman" w:cs="Times New Roman"/>
            <w:sz w:val="24"/>
            <w:szCs w:val="24"/>
            <w:lang w:val="en-US"/>
          </w:rPr>
          <w:t>(Table 4, Appendices S</w:t>
        </w:r>
      </w:ins>
      <w:ins w:id="176" w:author="Alicia" w:date="2016-05-19T13:06:00Z">
        <w:r w:rsidR="00B53242">
          <w:rPr>
            <w:rFonts w:ascii="Times New Roman" w:hAnsi="Times New Roman" w:cs="Times New Roman"/>
            <w:sz w:val="24"/>
            <w:szCs w:val="24"/>
            <w:lang w:val="en-US"/>
          </w:rPr>
          <w:t>4-5</w:t>
        </w:r>
      </w:ins>
      <w:ins w:id="177" w:author="Alicia" w:date="2016-05-19T13:05:00Z">
        <w:r w:rsidR="00B53242">
          <w:rPr>
            <w:rFonts w:ascii="Times New Roman" w:hAnsi="Times New Roman" w:cs="Times New Roman"/>
            <w:sz w:val="24"/>
            <w:szCs w:val="24"/>
            <w:lang w:val="en-US"/>
          </w:rPr>
          <w:t xml:space="preserve">) </w:t>
        </w:r>
      </w:ins>
      <w:del w:id="178" w:author="Alicia" w:date="2016-05-19T11:58:00Z">
        <w:r w:rsidR="00D43E10" w:rsidRPr="001913F2" w:rsidDel="00B25594">
          <w:rPr>
            <w:rFonts w:ascii="Times New Roman" w:hAnsi="Times New Roman" w:cs="Times New Roman"/>
            <w:sz w:val="24"/>
            <w:szCs w:val="24"/>
            <w:lang w:val="en-US"/>
          </w:rPr>
          <w:delText xml:space="preserve">consistently </w:delText>
        </w:r>
      </w:del>
      <w:r w:rsidR="00D43E10" w:rsidRPr="001913F2">
        <w:rPr>
          <w:rFonts w:ascii="Times New Roman" w:hAnsi="Times New Roman" w:cs="Times New Roman"/>
          <w:sz w:val="24"/>
          <w:szCs w:val="24"/>
          <w:lang w:val="en-US"/>
        </w:rPr>
        <w:t xml:space="preserve">identified </w:t>
      </w:r>
      <w:ins w:id="179" w:author="Alicia" w:date="2016-05-19T11:58:00Z">
        <w:r w:rsidR="00B25594">
          <w:rPr>
            <w:rFonts w:ascii="Times New Roman" w:hAnsi="Times New Roman" w:cs="Times New Roman"/>
            <w:sz w:val="24"/>
            <w:szCs w:val="24"/>
            <w:lang w:val="en-US"/>
          </w:rPr>
          <w:t xml:space="preserve">both </w:t>
        </w:r>
        <w:commentRangeStart w:id="180"/>
        <w:r w:rsidR="00B25594">
          <w:rPr>
            <w:rFonts w:ascii="Times New Roman" w:hAnsi="Times New Roman" w:cs="Times New Roman"/>
            <w:sz w:val="24"/>
            <w:szCs w:val="24"/>
            <w:lang w:val="en-US"/>
          </w:rPr>
          <w:t xml:space="preserve">direct and indirect </w:t>
        </w:r>
      </w:ins>
      <w:commentRangeEnd w:id="180"/>
      <w:ins w:id="181" w:author="Alicia" w:date="2016-05-19T13:04:00Z">
        <w:r w:rsidR="00B53242">
          <w:rPr>
            <w:rStyle w:val="Refdecomentario"/>
          </w:rPr>
          <w:commentReference w:id="180"/>
        </w:r>
      </w:ins>
      <w:r w:rsidR="00D43E10" w:rsidRPr="001913F2">
        <w:rPr>
          <w:rFonts w:ascii="Times New Roman" w:hAnsi="Times New Roman" w:cs="Times New Roman"/>
          <w:sz w:val="24"/>
          <w:szCs w:val="24"/>
          <w:lang w:val="en-US"/>
        </w:rPr>
        <w:t xml:space="preserve">effects of phenology </w:t>
      </w:r>
      <w:ins w:id="182" w:author="Alicia" w:date="2016-05-19T13:03:00Z">
        <w:r w:rsidR="00B53242">
          <w:rPr>
            <w:rFonts w:ascii="Times New Roman" w:hAnsi="Times New Roman" w:cs="Times New Roman"/>
            <w:sz w:val="24"/>
            <w:szCs w:val="24"/>
            <w:lang w:val="en-US"/>
          </w:rPr>
          <w:t xml:space="preserve">and number of flowers </w:t>
        </w:r>
      </w:ins>
      <w:r w:rsidR="00D43E10" w:rsidRPr="001913F2">
        <w:rPr>
          <w:rFonts w:ascii="Times New Roman" w:hAnsi="Times New Roman" w:cs="Times New Roman"/>
          <w:sz w:val="24"/>
          <w:szCs w:val="24"/>
          <w:lang w:val="en-US"/>
        </w:rPr>
        <w:t>on fitness</w:t>
      </w:r>
      <w:ins w:id="183" w:author="Alicia" w:date="2016-05-19T13:03:00Z">
        <w:r w:rsidR="00B53242">
          <w:rPr>
            <w:rFonts w:ascii="Times New Roman" w:hAnsi="Times New Roman" w:cs="Times New Roman"/>
            <w:sz w:val="24"/>
            <w:szCs w:val="24"/>
            <w:lang w:val="en-US"/>
          </w:rPr>
          <w:t xml:space="preserve">, </w:t>
        </w:r>
      </w:ins>
      <w:ins w:id="184" w:author="Alicia" w:date="2016-05-19T14:02:00Z">
        <w:r w:rsidR="00892326">
          <w:rPr>
            <w:rFonts w:ascii="Times New Roman" w:hAnsi="Times New Roman" w:cs="Times New Roman"/>
            <w:sz w:val="24"/>
            <w:szCs w:val="24"/>
            <w:lang w:val="en-US"/>
          </w:rPr>
          <w:t xml:space="preserve">while </w:t>
        </w:r>
      </w:ins>
      <w:ins w:id="185" w:author="Alicia" w:date="2016-05-19T13:03:00Z">
        <w:r w:rsidR="00B53242">
          <w:rPr>
            <w:rFonts w:ascii="Times New Roman" w:hAnsi="Times New Roman" w:cs="Times New Roman"/>
            <w:sz w:val="24"/>
            <w:szCs w:val="24"/>
            <w:lang w:val="en-US"/>
          </w:rPr>
          <w:t xml:space="preserve">effects of shoot height </w:t>
        </w:r>
      </w:ins>
      <w:ins w:id="186" w:author="Alicia" w:date="2016-05-19T14:02:00Z">
        <w:r w:rsidR="00892326">
          <w:rPr>
            <w:rFonts w:ascii="Times New Roman" w:hAnsi="Times New Roman" w:cs="Times New Roman"/>
            <w:sz w:val="24"/>
            <w:szCs w:val="24"/>
            <w:lang w:val="en-US"/>
          </w:rPr>
          <w:t>were</w:t>
        </w:r>
      </w:ins>
      <w:ins w:id="187" w:author="Alicia" w:date="2016-05-19T13:03:00Z">
        <w:r w:rsidR="00B53242">
          <w:rPr>
            <w:rFonts w:ascii="Times New Roman" w:hAnsi="Times New Roman" w:cs="Times New Roman"/>
            <w:sz w:val="24"/>
            <w:szCs w:val="24"/>
            <w:lang w:val="en-US"/>
          </w:rPr>
          <w:t xml:space="preserve"> </w:t>
        </w:r>
      </w:ins>
      <w:ins w:id="188" w:author="Alicia" w:date="2016-05-19T13:04:00Z">
        <w:r w:rsidR="00B53242">
          <w:rPr>
            <w:rFonts w:ascii="Times New Roman" w:hAnsi="Times New Roman" w:cs="Times New Roman"/>
            <w:sz w:val="24"/>
            <w:szCs w:val="24"/>
            <w:lang w:val="en-US"/>
          </w:rPr>
          <w:t xml:space="preserve">not </w:t>
        </w:r>
      </w:ins>
      <w:ins w:id="189" w:author="Alicia" w:date="2016-05-19T13:03:00Z">
        <w:r w:rsidR="00B53242">
          <w:rPr>
            <w:rFonts w:ascii="Times New Roman" w:hAnsi="Times New Roman" w:cs="Times New Roman"/>
            <w:sz w:val="24"/>
            <w:szCs w:val="24"/>
            <w:lang w:val="en-US"/>
          </w:rPr>
          <w:t xml:space="preserve">significant in most of the cases. </w:t>
        </w:r>
      </w:ins>
      <w:commentRangeStart w:id="190"/>
      <w:ins w:id="191" w:author="Alicia" w:date="2016-05-19T13:05:00Z">
        <w:r w:rsidR="00B53242">
          <w:rPr>
            <w:rFonts w:ascii="Times New Roman" w:hAnsi="Times New Roman" w:cs="Times New Roman"/>
            <w:sz w:val="24"/>
            <w:szCs w:val="24"/>
            <w:lang w:val="en-US"/>
          </w:rPr>
          <w:t xml:space="preserve">Strength </w:t>
        </w:r>
      </w:ins>
      <w:commentRangeEnd w:id="190"/>
      <w:ins w:id="192" w:author="Alicia" w:date="2016-05-19T14:01:00Z">
        <w:r w:rsidR="00892326">
          <w:rPr>
            <w:rStyle w:val="Refdecomentario"/>
          </w:rPr>
          <w:commentReference w:id="190"/>
        </w:r>
      </w:ins>
      <w:ins w:id="193" w:author="Alicia" w:date="2016-05-19T13:05:00Z">
        <w:r w:rsidR="00B53242">
          <w:rPr>
            <w:rFonts w:ascii="Times New Roman" w:hAnsi="Times New Roman" w:cs="Times New Roman"/>
            <w:sz w:val="24"/>
            <w:szCs w:val="24"/>
            <w:lang w:val="en-US"/>
          </w:rPr>
          <w:t>of these effects varied among populations and years</w:t>
        </w:r>
      </w:ins>
      <w:ins w:id="194" w:author="Alicia" w:date="2016-05-19T13:28:00Z">
        <w:r w:rsidR="00136EFC">
          <w:rPr>
            <w:rFonts w:ascii="Times New Roman" w:hAnsi="Times New Roman" w:cs="Times New Roman"/>
            <w:sz w:val="24"/>
            <w:szCs w:val="24"/>
            <w:lang w:val="en-US"/>
          </w:rPr>
          <w:t>, as shown by the variation in the values of</w:t>
        </w:r>
      </w:ins>
      <w:ins w:id="195" w:author="Alicia" w:date="2016-05-19T14:01:00Z">
        <w:r w:rsidR="00892326">
          <w:rPr>
            <w:rFonts w:ascii="Times New Roman" w:hAnsi="Times New Roman" w:cs="Times New Roman"/>
            <w:sz w:val="24"/>
            <w:szCs w:val="24"/>
            <w:lang w:val="en-US"/>
          </w:rPr>
          <w:t xml:space="preserve"> the</w:t>
        </w:r>
      </w:ins>
      <w:ins w:id="196" w:author="Alicia" w:date="2016-05-19T13:28:00Z">
        <w:r w:rsidR="00136EFC">
          <w:rPr>
            <w:rFonts w:ascii="Times New Roman" w:hAnsi="Times New Roman" w:cs="Times New Roman"/>
            <w:sz w:val="24"/>
            <w:szCs w:val="24"/>
            <w:lang w:val="en-US"/>
          </w:rPr>
          <w:t xml:space="preserve"> unstandardized coefficients</w:t>
        </w:r>
      </w:ins>
      <w:ins w:id="197" w:author="Alicia" w:date="2016-05-19T13:59:00Z">
        <w:r w:rsidR="00892326">
          <w:rPr>
            <w:rFonts w:ascii="Times New Roman" w:hAnsi="Times New Roman" w:cs="Times New Roman"/>
            <w:sz w:val="24"/>
            <w:szCs w:val="24"/>
            <w:lang w:val="en-US"/>
          </w:rPr>
          <w:t xml:space="preserve"> (Appendix S9)</w:t>
        </w:r>
      </w:ins>
      <w:ins w:id="198" w:author="Alicia" w:date="2016-05-19T13:20:00Z">
        <w:r w:rsidR="00136EFC">
          <w:rPr>
            <w:rFonts w:ascii="Times New Roman" w:hAnsi="Times New Roman" w:cs="Times New Roman"/>
            <w:sz w:val="24"/>
            <w:szCs w:val="24"/>
            <w:lang w:val="en-US"/>
          </w:rPr>
          <w:t xml:space="preserve">. </w:t>
        </w:r>
      </w:ins>
    </w:p>
    <w:p w14:paraId="64E43229" w14:textId="35F66EE9" w:rsidR="00D43E10" w:rsidDel="00892326" w:rsidRDefault="00D43E10" w:rsidP="00906BF6">
      <w:pPr>
        <w:spacing w:line="480" w:lineRule="auto"/>
        <w:ind w:firstLine="708"/>
        <w:rPr>
          <w:del w:id="199" w:author="Alicia" w:date="2016-05-19T14:02:00Z"/>
          <w:rFonts w:ascii="Times New Roman" w:hAnsi="Times New Roman" w:cs="Times New Roman"/>
          <w:sz w:val="24"/>
          <w:szCs w:val="24"/>
          <w:lang w:val="en-US"/>
        </w:rPr>
      </w:pPr>
      <w:del w:id="200" w:author="Alicia" w:date="2016-05-19T14:02:00Z">
        <w:r w:rsidRPr="001913F2" w:rsidDel="00892326">
          <w:rPr>
            <w:rFonts w:ascii="Times New Roman" w:hAnsi="Times New Roman" w:cs="Times New Roman"/>
            <w:sz w:val="24"/>
            <w:szCs w:val="24"/>
            <w:lang w:val="en-US"/>
          </w:rPr>
          <w:delText xml:space="preserve"> mediated by seed predator preference for early-flowering plants, effects being significant or margina</w:delText>
        </w:r>
        <w:r w:rsidRPr="001A1D25" w:rsidDel="00892326">
          <w:rPr>
            <w:rFonts w:ascii="Times New Roman" w:hAnsi="Times New Roman" w:cs="Times New Roman"/>
            <w:sz w:val="24"/>
            <w:szCs w:val="24"/>
            <w:lang w:val="en-US"/>
          </w:rPr>
          <w:delText>lly significant in 40% of the cases (considering models with probability and intensity of predator attack for two years; Appendi</w:delText>
        </w:r>
      </w:del>
      <w:del w:id="201" w:author="Alicia" w:date="2016-05-09T18:07:00Z">
        <w:r w:rsidRPr="001A1D25" w:rsidDel="008B63BB">
          <w:rPr>
            <w:rFonts w:ascii="Times New Roman" w:hAnsi="Times New Roman" w:cs="Times New Roman"/>
            <w:sz w:val="24"/>
            <w:szCs w:val="24"/>
            <w:lang w:val="en-US"/>
          </w:rPr>
          <w:delText>c</w:delText>
        </w:r>
      </w:del>
      <w:del w:id="202" w:author="Alicia" w:date="2016-05-09T18:06:00Z">
        <w:r w:rsidRPr="001A1D25" w:rsidDel="008B63BB">
          <w:rPr>
            <w:rFonts w:ascii="Times New Roman" w:hAnsi="Times New Roman" w:cs="Times New Roman"/>
            <w:sz w:val="24"/>
            <w:szCs w:val="24"/>
            <w:lang w:val="en-US"/>
          </w:rPr>
          <w:delText>es</w:delText>
        </w:r>
      </w:del>
      <w:del w:id="203" w:author="Alicia" w:date="2016-05-19T14:02:00Z">
        <w:r w:rsidRPr="001A1D25" w:rsidDel="00892326">
          <w:rPr>
            <w:rFonts w:ascii="Times New Roman" w:hAnsi="Times New Roman" w:cs="Times New Roman"/>
            <w:sz w:val="24"/>
            <w:szCs w:val="24"/>
            <w:lang w:val="en-US"/>
          </w:rPr>
          <w:delText xml:space="preserve"> S</w:delText>
        </w:r>
      </w:del>
      <w:del w:id="204" w:author="Alicia" w:date="2016-05-09T18:07:00Z">
        <w:r w:rsidRPr="001A1D25" w:rsidDel="008B63BB">
          <w:rPr>
            <w:rFonts w:ascii="Times New Roman" w:hAnsi="Times New Roman" w:cs="Times New Roman"/>
            <w:sz w:val="24"/>
            <w:szCs w:val="24"/>
            <w:lang w:val="en-US"/>
          </w:rPr>
          <w:delText>7-9</w:delText>
        </w:r>
      </w:del>
      <w:del w:id="205" w:author="Alicia" w:date="2016-05-03T11:36:00Z">
        <w:r w:rsidRPr="001A1D25" w:rsidDel="009521DA">
          <w:rPr>
            <w:rFonts w:ascii="Times New Roman" w:hAnsi="Times New Roman" w:cs="Times New Roman"/>
            <w:sz w:val="24"/>
            <w:szCs w:val="24"/>
            <w:lang w:val="en-US"/>
          </w:rPr>
          <w:delText xml:space="preserve"> in Supporting Information</w:delText>
        </w:r>
      </w:del>
      <w:del w:id="206" w:author="Alicia" w:date="2016-05-19T14:02:00Z">
        <w:r w:rsidRPr="001A1D25" w:rsidDel="00892326">
          <w:rPr>
            <w:rFonts w:ascii="Times New Roman" w:hAnsi="Times New Roman" w:cs="Times New Roman"/>
            <w:sz w:val="24"/>
            <w:szCs w:val="24"/>
            <w:lang w:val="en-US"/>
          </w:rPr>
          <w:delText>). Direct effects of traits on fitness were less consistent, effects being significant or marginally significant in 14% of the cases.</w:delText>
        </w:r>
      </w:del>
    </w:p>
    <w:p w14:paraId="21652EBB" w14:textId="42BBC4D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del w:id="207" w:author="Alicia" w:date="2016-05-10T15:46:00Z">
        <w:r w:rsidDel="00A54D9D">
          <w:rPr>
            <w:rFonts w:ascii="Times New Roman" w:hAnsi="Times New Roman" w:cs="Times New Roman"/>
            <w:sz w:val="24"/>
            <w:szCs w:val="24"/>
            <w:lang w:val="en-US"/>
          </w:rPr>
          <w:delText>2</w:delText>
        </w:r>
      </w:del>
      <w:ins w:id="208" w:author="Alicia" w:date="2016-05-10T15:46:00Z">
        <w:r w:rsidR="00A54D9D">
          <w:rPr>
            <w:rFonts w:ascii="Times New Roman" w:hAnsi="Times New Roman" w:cs="Times New Roman"/>
            <w:sz w:val="24"/>
            <w:szCs w:val="24"/>
            <w:lang w:val="en-US"/>
          </w:rPr>
          <w:t>3</w:t>
        </w:r>
      </w:ins>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Although</w:t>
      </w:r>
      <w:proofErr w:type="gramEnd"/>
      <w:r>
        <w:rPr>
          <w:rFonts w:ascii="Times New Roman" w:hAnsi="Times New Roman" w:cs="Times New Roman"/>
          <w:sz w:val="24"/>
          <w:szCs w:val="24"/>
          <w:lang w:val="en-US"/>
        </w:rPr>
        <w:t xml:space="preserve">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lastRenderedPageBreak/>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14:paraId="6FC6F77E"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seed predators 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3F1181B4" w14:textId="32CA22D6" w:rsidR="00D43E10" w:rsidRDefault="00D43E10">
      <w:pPr>
        <w:spacing w:line="480" w:lineRule="auto"/>
        <w:ind w:firstLine="708"/>
        <w:rPr>
          <w:ins w:id="209" w:author="Alicia" w:date="2016-05-19T15:12:00Z"/>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w:t>
      </w:r>
      <w:r>
        <w:rPr>
          <w:rFonts w:ascii="Times New Roman" w:hAnsi="Times New Roman" w:cs="Times New Roman"/>
          <w:sz w:val="24"/>
          <w:szCs w:val="24"/>
          <w:lang w:val="en-US"/>
        </w:rPr>
        <w:lastRenderedPageBreak/>
        <w:t xml:space="preserve">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ins w:id="210" w:author="Alicia" w:date="2016-05-19T14:22:00Z">
        <w:r w:rsidR="002215E3">
          <w:rPr>
            <w:rFonts w:ascii="Times New Roman" w:hAnsi="Times New Roman" w:cs="Times New Roman"/>
            <w:sz w:val="24"/>
            <w:szCs w:val="24"/>
            <w:lang w:val="en-US"/>
          </w:rPr>
          <w:t>O</w:t>
        </w:r>
      </w:ins>
      <w:ins w:id="211" w:author="Alicia" w:date="2016-05-19T14:04:00Z">
        <w:r w:rsidR="00892326">
          <w:rPr>
            <w:rFonts w:ascii="Times New Roman" w:hAnsi="Times New Roman" w:cs="Times New Roman"/>
            <w:sz w:val="24"/>
            <w:szCs w:val="24"/>
            <w:lang w:val="en-US"/>
          </w:rPr>
          <w:t>n average, advancing phenology by one stage</w:t>
        </w:r>
        <w:r w:rsidR="00892326" w:rsidRPr="003D1A99">
          <w:rPr>
            <w:rFonts w:ascii="Times New Roman" w:hAnsi="Times New Roman" w:cs="Times New Roman"/>
            <w:sz w:val="24"/>
            <w:szCs w:val="24"/>
            <w:lang w:val="en-US"/>
          </w:rPr>
          <w:t xml:space="preserve"> </w:t>
        </w:r>
      </w:ins>
      <w:ins w:id="212" w:author="Alicia" w:date="2016-05-19T14:08:00Z">
        <w:r w:rsidR="003D1A99" w:rsidRPr="003D1A99">
          <w:rPr>
            <w:rFonts w:ascii="Times New Roman" w:hAnsi="Times New Roman" w:cs="Times New Roman"/>
            <w:sz w:val="24"/>
            <w:szCs w:val="24"/>
            <w:lang w:val="en-US"/>
          </w:rPr>
          <w:t>(i.e. flowering</w:t>
        </w:r>
      </w:ins>
      <w:ins w:id="213" w:author="Alicia" w:date="2016-05-19T14:43:00Z">
        <w:r w:rsidR="00D87BCF">
          <w:rPr>
            <w:rFonts w:ascii="Times New Roman" w:hAnsi="Times New Roman" w:cs="Times New Roman"/>
            <w:sz w:val="24"/>
            <w:szCs w:val="24"/>
            <w:lang w:val="en-US"/>
          </w:rPr>
          <w:t xml:space="preserve"> approximately</w:t>
        </w:r>
      </w:ins>
      <w:ins w:id="214" w:author="Alicia" w:date="2016-05-19T14:08:00Z">
        <w:r w:rsidR="003D1A99" w:rsidRPr="003D1A99">
          <w:rPr>
            <w:rFonts w:ascii="Times New Roman" w:hAnsi="Times New Roman" w:cs="Times New Roman"/>
            <w:sz w:val="24"/>
            <w:szCs w:val="24"/>
            <w:lang w:val="en-US"/>
          </w:rPr>
          <w:t xml:space="preserve"> one week earlier)</w:t>
        </w:r>
        <w:r w:rsidR="003D1A99">
          <w:rPr>
            <w:lang w:val="en-US"/>
          </w:rPr>
          <w:t xml:space="preserve"> </w:t>
        </w:r>
      </w:ins>
      <w:ins w:id="215" w:author="Alicia" w:date="2016-05-19T14:04:00Z">
        <w:r w:rsidR="00892326">
          <w:rPr>
            <w:rFonts w:ascii="Times New Roman" w:hAnsi="Times New Roman" w:cs="Times New Roman"/>
            <w:sz w:val="24"/>
            <w:szCs w:val="24"/>
            <w:lang w:val="en-US"/>
          </w:rPr>
          <w:t xml:space="preserve">would </w:t>
        </w:r>
      </w:ins>
      <w:ins w:id="216" w:author="Alicia" w:date="2016-05-19T14:07:00Z">
        <w:r w:rsidR="003D1A99">
          <w:rPr>
            <w:rFonts w:ascii="Times New Roman" w:hAnsi="Times New Roman" w:cs="Times New Roman"/>
            <w:sz w:val="24"/>
            <w:szCs w:val="24"/>
            <w:lang w:val="en-US"/>
          </w:rPr>
          <w:t xml:space="preserve">increase the probability of being attacked by the predator by </w:t>
        </w:r>
        <w:commentRangeStart w:id="217"/>
        <w:r w:rsidR="003D1A99">
          <w:rPr>
            <w:rFonts w:ascii="Times New Roman" w:hAnsi="Times New Roman" w:cs="Times New Roman"/>
            <w:sz w:val="24"/>
            <w:szCs w:val="24"/>
            <w:lang w:val="en-US"/>
          </w:rPr>
          <w:t>9%</w:t>
        </w:r>
      </w:ins>
      <w:ins w:id="218" w:author="Alicia" w:date="2016-05-19T14:09:00Z">
        <w:r w:rsidR="003D1A99">
          <w:rPr>
            <w:rFonts w:ascii="Times New Roman" w:hAnsi="Times New Roman" w:cs="Times New Roman"/>
            <w:sz w:val="24"/>
            <w:szCs w:val="24"/>
            <w:lang w:val="en-US"/>
          </w:rPr>
          <w:t xml:space="preserve"> (range 0-19%</w:t>
        </w:r>
      </w:ins>
      <w:ins w:id="219" w:author="Alicia" w:date="2016-05-19T14:18:00Z">
        <w:r w:rsidR="002215E3">
          <w:rPr>
            <w:rFonts w:ascii="Times New Roman" w:hAnsi="Times New Roman" w:cs="Times New Roman"/>
            <w:sz w:val="24"/>
            <w:szCs w:val="24"/>
            <w:lang w:val="en-US"/>
          </w:rPr>
          <w:t>, Appendix S5</w:t>
        </w:r>
      </w:ins>
      <w:ins w:id="220" w:author="Alicia" w:date="2016-05-19T14:09:00Z">
        <w:r w:rsidR="003D1A99">
          <w:rPr>
            <w:rFonts w:ascii="Times New Roman" w:hAnsi="Times New Roman" w:cs="Times New Roman"/>
            <w:sz w:val="24"/>
            <w:szCs w:val="24"/>
            <w:lang w:val="en-US"/>
          </w:rPr>
          <w:t xml:space="preserve">) and </w:t>
        </w:r>
      </w:ins>
      <w:ins w:id="221" w:author="Alicia" w:date="2016-05-19T14:04:00Z">
        <w:r w:rsidR="00892326">
          <w:rPr>
            <w:rFonts w:ascii="Times New Roman" w:hAnsi="Times New Roman" w:cs="Times New Roman"/>
            <w:sz w:val="24"/>
            <w:szCs w:val="24"/>
            <w:lang w:val="en-US"/>
          </w:rPr>
          <w:t>lead to an increase of 0.87 eggs</w:t>
        </w:r>
      </w:ins>
      <w:ins w:id="222" w:author="Alicia" w:date="2016-05-19T14:46:00Z">
        <w:r w:rsidR="00D87BCF">
          <w:rPr>
            <w:rFonts w:ascii="Times New Roman" w:hAnsi="Times New Roman" w:cs="Times New Roman"/>
            <w:sz w:val="24"/>
            <w:szCs w:val="24"/>
            <w:lang w:val="en-US"/>
          </w:rPr>
          <w:t xml:space="preserve"> </w:t>
        </w:r>
      </w:ins>
      <w:ins w:id="223" w:author="Alicia" w:date="2016-05-19T14:47:00Z">
        <w:r w:rsidR="00D87BCF">
          <w:rPr>
            <w:rFonts w:ascii="Times New Roman" w:hAnsi="Times New Roman" w:cs="Times New Roman"/>
            <w:sz w:val="24"/>
            <w:szCs w:val="24"/>
            <w:lang w:val="en-US"/>
          </w:rPr>
          <w:t>laid</w:t>
        </w:r>
      </w:ins>
      <w:ins w:id="224" w:author="Alicia" w:date="2016-05-19T14:04:00Z">
        <w:r w:rsidR="00892326">
          <w:rPr>
            <w:rFonts w:ascii="Times New Roman" w:hAnsi="Times New Roman" w:cs="Times New Roman"/>
            <w:sz w:val="24"/>
            <w:szCs w:val="24"/>
            <w:lang w:val="en-US"/>
          </w:rPr>
          <w:t xml:space="preserve"> per plant (range 0.04-3.93</w:t>
        </w:r>
      </w:ins>
      <w:ins w:id="225" w:author="Alicia" w:date="2016-05-19T14:18:00Z">
        <w:r w:rsidR="002215E3">
          <w:rPr>
            <w:rFonts w:ascii="Times New Roman" w:hAnsi="Times New Roman" w:cs="Times New Roman"/>
            <w:sz w:val="24"/>
            <w:szCs w:val="24"/>
            <w:lang w:val="en-US"/>
          </w:rPr>
          <w:t>, Appendix S9</w:t>
        </w:r>
      </w:ins>
      <w:ins w:id="226" w:author="Alicia" w:date="2016-05-19T14:04:00Z">
        <w:r w:rsidR="00892326">
          <w:rPr>
            <w:rFonts w:ascii="Times New Roman" w:hAnsi="Times New Roman" w:cs="Times New Roman"/>
            <w:sz w:val="24"/>
            <w:szCs w:val="24"/>
            <w:lang w:val="en-US"/>
          </w:rPr>
          <w:t>)</w:t>
        </w:r>
      </w:ins>
      <w:commentRangeEnd w:id="217"/>
      <w:ins w:id="227" w:author="Alicia" w:date="2016-05-19T14:15:00Z">
        <w:r w:rsidR="003D1A99">
          <w:rPr>
            <w:rStyle w:val="Refdecomentario"/>
          </w:rPr>
          <w:commentReference w:id="217"/>
        </w:r>
      </w:ins>
      <w:ins w:id="228" w:author="Alicia" w:date="2016-05-19T14:24:00Z">
        <w:r w:rsidR="002215E3">
          <w:rPr>
            <w:rFonts w:ascii="Times New Roman" w:hAnsi="Times New Roman" w:cs="Times New Roman"/>
            <w:sz w:val="24"/>
            <w:szCs w:val="24"/>
            <w:lang w:val="en-US"/>
          </w:rPr>
          <w:t xml:space="preserve">. </w:t>
        </w:r>
      </w:ins>
      <w:ins w:id="229" w:author="Alicia" w:date="2016-05-19T14:38:00Z">
        <w:r w:rsidR="00D87BCF">
          <w:rPr>
            <w:rFonts w:ascii="Times New Roman" w:hAnsi="Times New Roman" w:cs="Times New Roman"/>
            <w:sz w:val="24"/>
            <w:szCs w:val="24"/>
            <w:lang w:val="en-US"/>
          </w:rPr>
          <w:t xml:space="preserve">Each </w:t>
        </w:r>
      </w:ins>
      <w:ins w:id="230" w:author="Alicia" w:date="2016-05-19T14:48:00Z">
        <w:r w:rsidR="00D87BCF">
          <w:rPr>
            <w:rFonts w:ascii="Times New Roman" w:hAnsi="Times New Roman" w:cs="Times New Roman"/>
            <w:sz w:val="24"/>
            <w:szCs w:val="24"/>
            <w:lang w:val="en-US"/>
          </w:rPr>
          <w:t xml:space="preserve">additional </w:t>
        </w:r>
      </w:ins>
      <w:ins w:id="231" w:author="Alicia" w:date="2016-05-19T14:38:00Z">
        <w:r w:rsidR="00D87BCF">
          <w:rPr>
            <w:rFonts w:ascii="Times New Roman" w:hAnsi="Times New Roman" w:cs="Times New Roman"/>
            <w:sz w:val="24"/>
            <w:szCs w:val="24"/>
            <w:lang w:val="en-US"/>
          </w:rPr>
          <w:t>egg</w:t>
        </w:r>
      </w:ins>
      <w:ins w:id="232" w:author="Alicia" w:date="2016-05-19T14:24:00Z">
        <w:r w:rsidR="002215E3">
          <w:rPr>
            <w:rFonts w:ascii="Times New Roman" w:hAnsi="Times New Roman" w:cs="Times New Roman"/>
            <w:sz w:val="24"/>
            <w:szCs w:val="24"/>
            <w:lang w:val="en-US"/>
          </w:rPr>
          <w:t xml:space="preserve"> </w:t>
        </w:r>
      </w:ins>
      <w:ins w:id="233" w:author="Alicia" w:date="2016-05-19T14:48:00Z">
        <w:r w:rsidR="00D87BCF">
          <w:rPr>
            <w:rFonts w:ascii="Times New Roman" w:hAnsi="Times New Roman" w:cs="Times New Roman"/>
            <w:sz w:val="24"/>
            <w:szCs w:val="24"/>
            <w:lang w:val="en-US"/>
          </w:rPr>
          <w:t>laid</w:t>
        </w:r>
      </w:ins>
      <w:ins w:id="234" w:author="Alicia" w:date="2016-05-19T14:38:00Z">
        <w:r w:rsidR="00D87BCF">
          <w:rPr>
            <w:rFonts w:ascii="Times New Roman" w:hAnsi="Times New Roman" w:cs="Times New Roman"/>
            <w:sz w:val="24"/>
            <w:szCs w:val="24"/>
            <w:lang w:val="en-US"/>
          </w:rPr>
          <w:t xml:space="preserve"> on a plant would contribute to decrease </w:t>
        </w:r>
      </w:ins>
      <w:ins w:id="235" w:author="Alicia" w:date="2016-05-19T14:40:00Z">
        <w:r w:rsidR="00D87BCF">
          <w:rPr>
            <w:rFonts w:ascii="Times New Roman" w:hAnsi="Times New Roman" w:cs="Times New Roman"/>
            <w:sz w:val="24"/>
            <w:szCs w:val="24"/>
            <w:lang w:val="en-US"/>
          </w:rPr>
          <w:t>the number of intact fruits</w:t>
        </w:r>
      </w:ins>
      <w:ins w:id="236" w:author="Alicia" w:date="2016-05-19T14:38:00Z">
        <w:r w:rsidR="00D87BCF">
          <w:rPr>
            <w:rFonts w:ascii="Times New Roman" w:hAnsi="Times New Roman" w:cs="Times New Roman"/>
            <w:sz w:val="24"/>
            <w:szCs w:val="24"/>
            <w:lang w:val="en-US"/>
          </w:rPr>
          <w:t xml:space="preserve"> by </w:t>
        </w:r>
        <w:commentRangeStart w:id="237"/>
        <w:r w:rsidR="00D87BCF">
          <w:rPr>
            <w:rFonts w:ascii="Times New Roman" w:hAnsi="Times New Roman" w:cs="Times New Roman"/>
            <w:sz w:val="24"/>
            <w:szCs w:val="24"/>
            <w:lang w:val="en-US"/>
          </w:rPr>
          <w:t>0.08</w:t>
        </w:r>
      </w:ins>
      <w:ins w:id="238" w:author="Alicia" w:date="2016-05-19T14:40:00Z">
        <w:r w:rsidR="00D87BCF">
          <w:rPr>
            <w:rFonts w:ascii="Times New Roman" w:hAnsi="Times New Roman" w:cs="Times New Roman"/>
            <w:sz w:val="24"/>
            <w:szCs w:val="24"/>
            <w:lang w:val="en-US"/>
          </w:rPr>
          <w:t xml:space="preserve"> </w:t>
        </w:r>
      </w:ins>
      <w:commentRangeEnd w:id="237"/>
      <w:ins w:id="239" w:author="Alicia" w:date="2016-05-19T14:44:00Z">
        <w:r w:rsidR="00D87BCF">
          <w:rPr>
            <w:rStyle w:val="Refdecomentario"/>
          </w:rPr>
          <w:commentReference w:id="237"/>
        </w:r>
      </w:ins>
      <w:ins w:id="240" w:author="Alicia" w:date="2016-05-19T14:41:00Z">
        <w:r w:rsidR="00D87BCF">
          <w:rPr>
            <w:rFonts w:ascii="Times New Roman" w:hAnsi="Times New Roman" w:cs="Times New Roman"/>
            <w:sz w:val="24"/>
            <w:szCs w:val="24"/>
            <w:lang w:val="en-US"/>
          </w:rPr>
          <w:t>on average (</w:t>
        </w:r>
        <w:commentRangeStart w:id="241"/>
        <w:r w:rsidR="00D87BCF">
          <w:rPr>
            <w:rFonts w:ascii="Times New Roman" w:hAnsi="Times New Roman" w:cs="Times New Roman"/>
            <w:sz w:val="24"/>
            <w:szCs w:val="24"/>
            <w:lang w:val="en-US"/>
          </w:rPr>
          <w:t>range -0.20-0.07</w:t>
        </w:r>
      </w:ins>
      <w:commentRangeEnd w:id="241"/>
      <w:ins w:id="242" w:author="Alicia" w:date="2016-05-19T14:42:00Z">
        <w:r w:rsidR="00D87BCF">
          <w:rPr>
            <w:rStyle w:val="Refdecomentario"/>
          </w:rPr>
          <w:commentReference w:id="241"/>
        </w:r>
      </w:ins>
      <w:ins w:id="243" w:author="Alicia" w:date="2016-05-19T14:56:00Z">
        <w:r w:rsidR="00D87BCF">
          <w:rPr>
            <w:rFonts w:ascii="Times New Roman" w:hAnsi="Times New Roman" w:cs="Times New Roman"/>
            <w:sz w:val="24"/>
            <w:szCs w:val="24"/>
            <w:lang w:val="en-US"/>
          </w:rPr>
          <w:t>, Appendix S9</w:t>
        </w:r>
      </w:ins>
      <w:ins w:id="244" w:author="Alicia" w:date="2016-05-19T14:41:00Z">
        <w:r w:rsidR="00D87BCF">
          <w:rPr>
            <w:rFonts w:ascii="Times New Roman" w:hAnsi="Times New Roman" w:cs="Times New Roman"/>
            <w:sz w:val="24"/>
            <w:szCs w:val="24"/>
            <w:lang w:val="en-US"/>
          </w:rPr>
          <w:t>)</w:t>
        </w:r>
      </w:ins>
      <w:ins w:id="245" w:author="Alicia" w:date="2016-05-19T14:46:00Z">
        <w:r w:rsidR="00D87BCF">
          <w:rPr>
            <w:rFonts w:ascii="Times New Roman" w:hAnsi="Times New Roman" w:cs="Times New Roman"/>
            <w:sz w:val="24"/>
            <w:szCs w:val="24"/>
            <w:lang w:val="en-US"/>
          </w:rPr>
          <w:t xml:space="preserve">. </w:t>
        </w:r>
      </w:ins>
      <w:commentRangeStart w:id="246"/>
      <w:ins w:id="247" w:author="Alicia" w:date="2016-05-19T14:56:00Z">
        <w:r w:rsidR="00D87BCF">
          <w:rPr>
            <w:rFonts w:ascii="Times New Roman" w:hAnsi="Times New Roman" w:cs="Times New Roman"/>
            <w:sz w:val="24"/>
            <w:szCs w:val="24"/>
            <w:lang w:val="en-US"/>
          </w:rPr>
          <w:t>Therefore,</w:t>
        </w:r>
      </w:ins>
      <w:ins w:id="248" w:author="Alicia" w:date="2016-05-19T14:57:00Z">
        <w:r w:rsidR="00D87BCF">
          <w:rPr>
            <w:rFonts w:ascii="Times New Roman" w:hAnsi="Times New Roman" w:cs="Times New Roman"/>
            <w:sz w:val="24"/>
            <w:szCs w:val="24"/>
            <w:lang w:val="en-US"/>
          </w:rPr>
          <w:t xml:space="preserve"> due to the indirect effect of phenology on fitness, mediated by the predator, </w:t>
        </w:r>
      </w:ins>
      <w:ins w:id="249" w:author="Alicia" w:date="2016-05-19T14:56:00Z">
        <w:r w:rsidR="00D87BCF">
          <w:rPr>
            <w:rFonts w:ascii="Times New Roman" w:hAnsi="Times New Roman" w:cs="Times New Roman"/>
            <w:sz w:val="24"/>
            <w:szCs w:val="24"/>
            <w:lang w:val="en-US"/>
          </w:rPr>
          <w:t xml:space="preserve">a one-stage advancement in phenology would decrease </w:t>
        </w:r>
      </w:ins>
      <w:ins w:id="250" w:author="Alicia" w:date="2016-05-19T14:57:00Z">
        <w:r w:rsidR="00D87BCF">
          <w:rPr>
            <w:rFonts w:ascii="Times New Roman" w:hAnsi="Times New Roman" w:cs="Times New Roman"/>
            <w:sz w:val="24"/>
            <w:szCs w:val="24"/>
            <w:lang w:val="en-US"/>
          </w:rPr>
          <w:t xml:space="preserve">the number of intact fruits by, on average, </w:t>
        </w:r>
        <w:commentRangeStart w:id="251"/>
        <w:r w:rsidR="00D87BCF">
          <w:rPr>
            <w:rFonts w:ascii="Times New Roman" w:hAnsi="Times New Roman" w:cs="Times New Roman"/>
            <w:sz w:val="24"/>
            <w:szCs w:val="24"/>
            <w:lang w:val="en-US"/>
          </w:rPr>
          <w:t xml:space="preserve">0.05 </w:t>
        </w:r>
      </w:ins>
      <w:commentRangeEnd w:id="251"/>
      <w:ins w:id="252" w:author="Alicia" w:date="2016-05-19T14:58:00Z">
        <w:r w:rsidR="00720E28">
          <w:rPr>
            <w:rStyle w:val="Refdecomentario"/>
          </w:rPr>
          <w:commentReference w:id="251"/>
        </w:r>
      </w:ins>
      <w:ins w:id="253" w:author="Alicia" w:date="2016-05-19T14:57:00Z">
        <w:r w:rsidR="00D87BCF">
          <w:rPr>
            <w:rFonts w:ascii="Times New Roman" w:hAnsi="Times New Roman" w:cs="Times New Roman"/>
            <w:sz w:val="24"/>
            <w:szCs w:val="24"/>
            <w:lang w:val="en-US"/>
          </w:rPr>
          <w:t>(range -0.19</w:t>
        </w:r>
      </w:ins>
      <w:ins w:id="254" w:author="Alicia" w:date="2016-05-19T14:58:00Z">
        <w:r w:rsidR="00D87BCF">
          <w:rPr>
            <w:rFonts w:ascii="Times New Roman" w:hAnsi="Times New Roman" w:cs="Times New Roman"/>
            <w:sz w:val="24"/>
            <w:szCs w:val="24"/>
            <w:lang w:val="en-US"/>
          </w:rPr>
          <w:t xml:space="preserve">-0.07). </w:t>
        </w:r>
      </w:ins>
      <w:commentRangeEnd w:id="246"/>
      <w:ins w:id="255" w:author="Alicia" w:date="2016-05-19T14:59:00Z">
        <w:r w:rsidR="00720E28">
          <w:rPr>
            <w:rStyle w:val="Refdecomentario"/>
          </w:rPr>
          <w:commentReference w:id="246"/>
        </w:r>
      </w:ins>
      <w:ins w:id="256" w:author="Alicia" w:date="2016-05-19T15:01:00Z">
        <w:r w:rsidR="00720E28">
          <w:rPr>
            <w:rFonts w:ascii="Times New Roman" w:hAnsi="Times New Roman" w:cs="Times New Roman"/>
            <w:sz w:val="24"/>
            <w:szCs w:val="24"/>
            <w:lang w:val="en-US"/>
          </w:rPr>
          <w:t xml:space="preserve">Due to its preference for early-flowering plants, </w:t>
        </w:r>
      </w:ins>
      <w:del w:id="257" w:author="Alicia" w:date="2016-05-19T15:01:00Z">
        <w:r w:rsidDel="00720E28">
          <w:rPr>
            <w:rFonts w:ascii="Times New Roman" w:hAnsi="Times New Roman" w:cs="Times New Roman"/>
            <w:sz w:val="24"/>
            <w:szCs w:val="24"/>
            <w:lang w:val="en-US"/>
          </w:rPr>
          <w:delText xml:space="preserve">This means that </w:delText>
        </w:r>
      </w:del>
      <w:r>
        <w:rPr>
          <w:rFonts w:ascii="Times New Roman" w:hAnsi="Times New Roman" w:cs="Times New Roman"/>
          <w:sz w:val="24"/>
          <w:szCs w:val="24"/>
          <w:lang w:val="en-US"/>
        </w:rPr>
        <w:t xml:space="preserve">the predator </w:t>
      </w:r>
      <w:ins w:id="258" w:author="Alicia" w:date="2016-05-19T15:02:00Z">
        <w:r w:rsidR="00720E28">
          <w:rPr>
            <w:rFonts w:ascii="Times New Roman" w:hAnsi="Times New Roman" w:cs="Times New Roman"/>
            <w:sz w:val="24"/>
            <w:szCs w:val="24"/>
            <w:lang w:val="en-US"/>
          </w:rPr>
          <w:t xml:space="preserve">contributes to </w:t>
        </w:r>
      </w:ins>
      <w:r>
        <w:rPr>
          <w:rFonts w:ascii="Times New Roman" w:hAnsi="Times New Roman" w:cs="Times New Roman"/>
          <w:sz w:val="24"/>
          <w:szCs w:val="24"/>
          <w:lang w:val="en-US"/>
        </w:rPr>
        <w:t>mediate</w:t>
      </w:r>
      <w:del w:id="259" w:author="Alicia" w:date="2016-05-19T15:02:00Z">
        <w:r w:rsidDel="00720E28">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w:t>
      </w:r>
      <w:del w:id="260" w:author="Alicia" w:date="2016-05-02T11:35:00Z">
        <w:r w:rsidDel="000D649E">
          <w:rPr>
            <w:rFonts w:ascii="Times New Roman" w:hAnsi="Times New Roman" w:cs="Times New Roman"/>
            <w:sz w:val="24"/>
            <w:szCs w:val="24"/>
            <w:lang w:val="en-US"/>
          </w:rPr>
          <w:delText xml:space="preserve">butterfly </w:delText>
        </w:r>
      </w:del>
      <w:ins w:id="261" w:author="Alicia" w:date="2016-05-02T11:35:00Z">
        <w:r w:rsidR="000D649E">
          <w:rPr>
            <w:rFonts w:ascii="Times New Roman" w:hAnsi="Times New Roman" w:cs="Times New Roman"/>
            <w:sz w:val="24"/>
            <w:szCs w:val="24"/>
            <w:lang w:val="en-US"/>
          </w:rPr>
          <w:t xml:space="preserve">caterpillar </w:t>
        </w:r>
      </w:ins>
      <w:r>
        <w:rPr>
          <w:rFonts w:ascii="Times New Roman" w:hAnsi="Times New Roman" w:cs="Times New Roman"/>
          <w:sz w:val="24"/>
          <w:szCs w:val="24"/>
          <w:lang w:val="en-US"/>
        </w:rPr>
        <w:t xml:space="preserve">attack reduces fitness by larval feeding on seeds, and that butterflies preferentially </w:t>
      </w:r>
      <w:del w:id="262" w:author="Alicia" w:date="2016-05-02T11:36:00Z">
        <w:r w:rsidDel="000D649E">
          <w:rPr>
            <w:rFonts w:ascii="Times New Roman" w:hAnsi="Times New Roman" w:cs="Times New Roman"/>
            <w:sz w:val="24"/>
            <w:szCs w:val="24"/>
            <w:lang w:val="en-US"/>
          </w:rPr>
          <w:delText xml:space="preserve">attack </w:delText>
        </w:r>
      </w:del>
      <w:ins w:id="263" w:author="Alicia" w:date="2016-05-02T11:36:00Z">
        <w:r w:rsidR="000D649E">
          <w:rPr>
            <w:rFonts w:ascii="Times New Roman" w:hAnsi="Times New Roman" w:cs="Times New Roman"/>
            <w:sz w:val="24"/>
            <w:szCs w:val="24"/>
            <w:lang w:val="en-US"/>
          </w:rPr>
          <w:t xml:space="preserve">oviposit on </w:t>
        </w:r>
      </w:ins>
      <w:r>
        <w:rPr>
          <w:rFonts w:ascii="Times New Roman" w:hAnsi="Times New Roman" w:cs="Times New Roman"/>
          <w:sz w:val="24"/>
          <w:szCs w:val="24"/>
          <w:lang w:val="en-US"/>
        </w:rPr>
        <w:t xml:space="preserve">early-flowering individuals,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shown 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individuals, and showed that given the butterfly preference for a </w:t>
      </w:r>
      <w:del w:id="264" w:author="Alicia" w:date="2016-05-19T15:04:00Z">
        <w:r w:rsidDel="00720E28">
          <w:rPr>
            <w:rFonts w:ascii="Times New Roman" w:hAnsi="Times New Roman" w:cs="Times New Roman"/>
            <w:sz w:val="24"/>
            <w:szCs w:val="24"/>
            <w:lang w:val="en-US"/>
          </w:rPr>
          <w:delText xml:space="preserve">given </w:delText>
        </w:r>
      </w:del>
      <w:ins w:id="265" w:author="Alicia" w:date="2016-05-19T15:04:00Z">
        <w:r w:rsidR="00720E28">
          <w:rPr>
            <w:rFonts w:ascii="Times New Roman" w:hAnsi="Times New Roman" w:cs="Times New Roman"/>
            <w:sz w:val="24"/>
            <w:szCs w:val="24"/>
            <w:lang w:val="en-US"/>
          </w:rPr>
          <w:t xml:space="preserve">particular </w:t>
        </w:r>
      </w:ins>
      <w:r>
        <w:rPr>
          <w:rFonts w:ascii="Times New Roman" w:hAnsi="Times New Roman" w:cs="Times New Roman"/>
          <w:sz w:val="24"/>
          <w:szCs w:val="24"/>
          <w:lang w:val="en-US"/>
        </w:rPr>
        <w:t xml:space="preserve">developmental stage, plants </w:t>
      </w:r>
      <w:r>
        <w:rPr>
          <w:rFonts w:ascii="Times New Roman" w:hAnsi="Times New Roman" w:cs="Times New Roman"/>
          <w:sz w:val="24"/>
          <w:szCs w:val="24"/>
          <w:lang w:val="en-US"/>
        </w:rPr>
        <w:lastRenderedPageBreak/>
        <w:t xml:space="preserve">starting bud development early in the season are more prone to be attacked by the butterfly than plants flowering late. This is most likely because the presence of suitable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early-flowering plants than in late-flowering.</w:t>
      </w:r>
      <w:ins w:id="266" w:author="Alicia" w:date="2016-05-23T10:47:00Z">
        <w:r w:rsidR="0013268E">
          <w:rPr>
            <w:rFonts w:ascii="Times New Roman" w:hAnsi="Times New Roman" w:cs="Times New Roman"/>
            <w:sz w:val="24"/>
            <w:szCs w:val="24"/>
            <w:lang w:val="en-US"/>
          </w:rPr>
          <w:t xml:space="preserve"> </w:t>
        </w:r>
      </w:ins>
      <w:ins w:id="267" w:author="Alicia" w:date="2016-05-23T10:49:00Z">
        <w:r w:rsidR="0013268E">
          <w:rPr>
            <w:rFonts w:ascii="Times New Roman" w:hAnsi="Times New Roman" w:cs="Times New Roman"/>
            <w:sz w:val="24"/>
            <w:szCs w:val="24"/>
            <w:lang w:val="en-US"/>
          </w:rPr>
          <w:t>C</w:t>
        </w:r>
      </w:ins>
      <w:ins w:id="268" w:author="Alicia" w:date="2016-05-23T10:47:00Z">
        <w:r w:rsidR="0013268E" w:rsidRPr="0013268E">
          <w:rPr>
            <w:rFonts w:ascii="Times New Roman" w:hAnsi="Times New Roman" w:cs="Times New Roman"/>
            <w:sz w:val="24"/>
            <w:szCs w:val="24"/>
            <w:lang w:val="en-US"/>
          </w:rPr>
          <w:t xml:space="preserve">ombinations of populations and years with earlier mean phenology </w:t>
        </w:r>
      </w:ins>
      <w:ins w:id="269" w:author="Alicia" w:date="2016-05-23T10:49:00Z">
        <w:r w:rsidR="0013268E">
          <w:rPr>
            <w:rFonts w:ascii="Times New Roman" w:hAnsi="Times New Roman" w:cs="Times New Roman"/>
            <w:sz w:val="24"/>
            <w:szCs w:val="24"/>
            <w:lang w:val="en-US"/>
          </w:rPr>
          <w:t>showed</w:t>
        </w:r>
      </w:ins>
      <w:ins w:id="270" w:author="Alicia" w:date="2016-05-23T10:47:00Z">
        <w:r w:rsidR="0013268E" w:rsidRPr="0013268E">
          <w:rPr>
            <w:rFonts w:ascii="Times New Roman" w:hAnsi="Times New Roman" w:cs="Times New Roman"/>
            <w:sz w:val="24"/>
            <w:szCs w:val="24"/>
            <w:lang w:val="en-US"/>
          </w:rPr>
          <w:t xml:space="preserve"> higher proportions of plants attacked by the butterfly (binomial GLM</w:t>
        </w:r>
      </w:ins>
      <w:ins w:id="271" w:author="Alicia" w:date="2016-05-23T11:04:00Z">
        <w:r w:rsidR="009B5CDA">
          <w:rPr>
            <w:rFonts w:ascii="Times New Roman" w:hAnsi="Times New Roman" w:cs="Times New Roman"/>
            <w:sz w:val="24"/>
            <w:szCs w:val="24"/>
            <w:lang w:val="en-US"/>
          </w:rPr>
          <w:t>,</w:t>
        </w:r>
      </w:ins>
      <w:ins w:id="272" w:author="Alicia" w:date="2016-05-23T10:47:00Z">
        <w:r w:rsidR="0013268E" w:rsidRPr="0013268E">
          <w:rPr>
            <w:rFonts w:ascii="Times New Roman" w:hAnsi="Times New Roman" w:cs="Times New Roman"/>
            <w:sz w:val="24"/>
            <w:szCs w:val="24"/>
            <w:lang w:val="en-US"/>
          </w:rPr>
          <w:t xml:space="preserve"> </w:t>
        </w:r>
      </w:ins>
      <w:ins w:id="273" w:author="Alicia" w:date="2016-05-23T11:03:00Z">
        <w:r w:rsidR="009B5CDA" w:rsidRPr="009B5CDA">
          <w:rPr>
            <w:rFonts w:ascii="Symbol" w:hAnsi="Symbol" w:cs="Times New Roman"/>
            <w:sz w:val="24"/>
            <w:szCs w:val="24"/>
            <w:lang w:val="en-US"/>
          </w:rPr>
          <w:t></w:t>
        </w:r>
      </w:ins>
      <w:ins w:id="274" w:author="Alicia" w:date="2016-05-23T10:47:00Z">
        <w:r w:rsidR="0013268E" w:rsidRPr="0013268E">
          <w:rPr>
            <w:rFonts w:ascii="Times New Roman" w:hAnsi="Times New Roman" w:cs="Times New Roman"/>
            <w:sz w:val="24"/>
            <w:szCs w:val="24"/>
            <w:lang w:val="en-US"/>
          </w:rPr>
          <w:t xml:space="preserve"> = 0.528, p &lt; 0.001)</w:t>
        </w:r>
      </w:ins>
      <w:ins w:id="275" w:author="Alicia" w:date="2016-05-23T10:49:00Z">
        <w:r w:rsidR="0013268E">
          <w:rPr>
            <w:rFonts w:ascii="Times New Roman" w:hAnsi="Times New Roman" w:cs="Times New Roman"/>
            <w:sz w:val="24"/>
            <w:szCs w:val="24"/>
            <w:lang w:val="en-US"/>
          </w:rPr>
          <w:t>, suggesting that this</w:t>
        </w:r>
      </w:ins>
      <w:ins w:id="276" w:author="Alicia" w:date="2016-05-23T10:47:00Z">
        <w:r w:rsidR="0013268E" w:rsidRPr="0013268E">
          <w:rPr>
            <w:rFonts w:ascii="Times New Roman" w:hAnsi="Times New Roman" w:cs="Times New Roman"/>
            <w:sz w:val="24"/>
            <w:szCs w:val="24"/>
            <w:lang w:val="en-US"/>
          </w:rPr>
          <w:t xml:space="preserve"> seed predator not only prefer</w:t>
        </w:r>
      </w:ins>
      <w:ins w:id="277" w:author="Alicia" w:date="2016-05-23T10:50:00Z">
        <w:r w:rsidR="0013268E">
          <w:rPr>
            <w:rFonts w:ascii="Times New Roman" w:hAnsi="Times New Roman" w:cs="Times New Roman"/>
            <w:sz w:val="24"/>
            <w:szCs w:val="24"/>
            <w:lang w:val="en-US"/>
          </w:rPr>
          <w:t>s</w:t>
        </w:r>
      </w:ins>
      <w:ins w:id="278" w:author="Alicia" w:date="2016-05-23T10:47:00Z">
        <w:r w:rsidR="0013268E" w:rsidRPr="0013268E">
          <w:rPr>
            <w:rFonts w:ascii="Times New Roman" w:hAnsi="Times New Roman" w:cs="Times New Roman"/>
            <w:sz w:val="24"/>
            <w:szCs w:val="24"/>
            <w:lang w:val="en-US"/>
          </w:rPr>
          <w:t xml:space="preserve"> earlier-flowering plants within populations, but also earlier-flowering populations. </w:t>
        </w:r>
      </w:ins>
      <w:del w:id="279" w:author="Alicia" w:date="2016-05-23T10:56:00Z">
        <w:r w:rsidDel="009B5CDA">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Although most plant populations where the seed predator was present experienced selection for later flowering in our study, the intensity of this selection varied</w:t>
      </w:r>
      <w:ins w:id="280" w:author="Alicia" w:date="2016-05-23T11:06:00Z">
        <w:r w:rsidR="006F1119">
          <w:rPr>
            <w:rFonts w:ascii="Times New Roman" w:hAnsi="Times New Roman" w:cs="Times New Roman"/>
            <w:sz w:val="24"/>
            <w:szCs w:val="24"/>
            <w:lang w:val="en-US"/>
          </w:rPr>
          <w:t xml:space="preserve">. However, </w:t>
        </w:r>
        <w:bookmarkStart w:id="281" w:name="_GoBack"/>
        <w:bookmarkEnd w:id="281"/>
        <w:r w:rsidR="006F1119">
          <w:rPr>
            <w:rFonts w:ascii="Times New Roman" w:hAnsi="Times New Roman" w:cs="Times New Roman"/>
            <w:sz w:val="24"/>
            <w:szCs w:val="24"/>
            <w:lang w:val="en-US"/>
          </w:rPr>
          <w:t>variation in selection intensity</w:t>
        </w:r>
      </w:ins>
      <w:ins w:id="282" w:author="Alicia" w:date="2016-05-23T10:56:00Z">
        <w:r w:rsidR="009B5CDA">
          <w:rPr>
            <w:rFonts w:ascii="Times New Roman" w:hAnsi="Times New Roman" w:cs="Times New Roman"/>
            <w:sz w:val="24"/>
            <w:szCs w:val="24"/>
            <w:lang w:val="en-US"/>
          </w:rPr>
          <w:t xml:space="preserve"> was </w:t>
        </w:r>
      </w:ins>
      <w:del w:id="283" w:author="Alicia" w:date="2016-05-23T10:56:00Z">
        <w:r w:rsidDel="009B5CDA">
          <w:rPr>
            <w:rFonts w:ascii="Times New Roman" w:hAnsi="Times New Roman" w:cs="Times New Roman"/>
            <w:sz w:val="24"/>
            <w:szCs w:val="24"/>
            <w:lang w:val="en-US"/>
          </w:rPr>
          <w:delText xml:space="preserve">. </w:delText>
        </w:r>
      </w:del>
      <w:ins w:id="284" w:author="Alicia" w:date="2016-05-23T10:56:00Z">
        <w:r w:rsidR="009B5CDA">
          <w:rPr>
            <w:rFonts w:ascii="Times New Roman" w:hAnsi="Times New Roman" w:cs="Times New Roman"/>
            <w:sz w:val="24"/>
            <w:szCs w:val="24"/>
            <w:lang w:val="en-US"/>
          </w:rPr>
          <w:t>u</w:t>
        </w:r>
      </w:ins>
      <w:ins w:id="285" w:author="Alicia" w:date="2016-05-23T10:47:00Z">
        <w:r w:rsidR="0013268E">
          <w:rPr>
            <w:rFonts w:ascii="Times New Roman" w:hAnsi="Times New Roman" w:cs="Times New Roman"/>
            <w:sz w:val="24"/>
            <w:szCs w:val="24"/>
            <w:lang w:val="en-US"/>
          </w:rPr>
          <w:t>nrelated to mean population phenology</w:t>
        </w:r>
      </w:ins>
      <w:ins w:id="286" w:author="Alicia" w:date="2016-05-23T10:56:00Z">
        <w:r w:rsidR="009B5CDA">
          <w:rPr>
            <w:rFonts w:ascii="Times New Roman" w:hAnsi="Times New Roman" w:cs="Times New Roman"/>
            <w:sz w:val="24"/>
            <w:szCs w:val="24"/>
            <w:lang w:val="en-US"/>
          </w:rPr>
          <w:t xml:space="preserve"> or</w:t>
        </w:r>
      </w:ins>
      <w:del w:id="287" w:author="Alicia" w:date="2016-05-23T10:57:00Z">
        <w:r w:rsidDel="009B5CDA">
          <w:rPr>
            <w:rFonts w:ascii="Times New Roman" w:hAnsi="Times New Roman" w:cs="Times New Roman"/>
            <w:sz w:val="24"/>
            <w:szCs w:val="24"/>
            <w:lang w:val="en-US"/>
          </w:rPr>
          <w:delText>The fact that these differences in intensity of selection were not related</w:delText>
        </w:r>
      </w:del>
      <w:r>
        <w:rPr>
          <w:rFonts w:ascii="Times New Roman" w:hAnsi="Times New Roman" w:cs="Times New Roman"/>
          <w:sz w:val="24"/>
          <w:szCs w:val="24"/>
          <w:lang w:val="en-US"/>
        </w:rPr>
        <w:t xml:space="preserve"> to predation intensity within populations</w:t>
      </w:r>
      <w:ins w:id="288" w:author="Alicia" w:date="2016-05-23T11:07:00Z">
        <w:r w:rsidR="006F1119">
          <w:rPr>
            <w:rFonts w:ascii="Times New Roman" w:hAnsi="Times New Roman" w:cs="Times New Roman"/>
            <w:sz w:val="24"/>
            <w:szCs w:val="24"/>
            <w:lang w:val="en-US"/>
          </w:rPr>
          <w:t>,</w:t>
        </w:r>
      </w:ins>
      <w:r>
        <w:rPr>
          <w:rFonts w:ascii="Times New Roman" w:hAnsi="Times New Roman" w:cs="Times New Roman"/>
          <w:sz w:val="24"/>
          <w:szCs w:val="24"/>
          <w:lang w:val="en-US"/>
        </w:rPr>
        <w:t xml:space="preserve"> suggest</w:t>
      </w:r>
      <w:del w:id="289" w:author="Alicia" w:date="2016-05-23T11:07:00Z">
        <w:r w:rsidDel="006F1119">
          <w:rPr>
            <w:rFonts w:ascii="Times New Roman" w:hAnsi="Times New Roman" w:cs="Times New Roman"/>
            <w:sz w:val="24"/>
            <w:szCs w:val="24"/>
            <w:lang w:val="en-US"/>
          </w:rPr>
          <w:delText>s</w:delText>
        </w:r>
      </w:del>
      <w:ins w:id="290" w:author="Alicia" w:date="2016-05-23T11:07:00Z">
        <w:r w:rsidR="006F1119">
          <w:rPr>
            <w:rFonts w:ascii="Times New Roman" w:hAnsi="Times New Roman" w:cs="Times New Roman"/>
            <w:sz w:val="24"/>
            <w:szCs w:val="24"/>
            <w:lang w:val="en-US"/>
          </w:rPr>
          <w:t>ing</w:t>
        </w:r>
      </w:ins>
      <w:r>
        <w:rPr>
          <w:rFonts w:ascii="Times New Roman" w:hAnsi="Times New Roman" w:cs="Times New Roman"/>
          <w:sz w:val="24"/>
          <w:szCs w:val="24"/>
          <w:lang w:val="en-US"/>
        </w:rPr>
        <w:t xml:space="preserve"> that also other, unidentified, selective agents </w:t>
      </w:r>
      <w:r w:rsidR="00E8677F">
        <w:rPr>
          <w:rFonts w:ascii="Times New Roman" w:hAnsi="Times New Roman" w:cs="Times New Roman"/>
          <w:sz w:val="24"/>
          <w:szCs w:val="24"/>
          <w:lang w:val="en-US"/>
        </w:rPr>
        <w:t xml:space="preserve">(e.g. abiotic factors) </w:t>
      </w:r>
      <w:r>
        <w:rPr>
          <w:rFonts w:ascii="Times New Roman" w:hAnsi="Times New Roman" w:cs="Times New Roman"/>
          <w:sz w:val="24"/>
          <w:szCs w:val="24"/>
          <w:lang w:val="en-US"/>
        </w:rPr>
        <w:t xml:space="preserve">contributed to net selection on flowering phenology. 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70B10745" w14:textId="10454659" w:rsidR="00B50831" w:rsidRPr="002E5DA3" w:rsidDel="007B4F9C" w:rsidRDefault="00D37BCD">
      <w:pPr>
        <w:spacing w:line="480" w:lineRule="auto"/>
        <w:ind w:firstLine="708"/>
        <w:rPr>
          <w:del w:id="291" w:author="Alicia" w:date="2016-05-19T15:21:00Z"/>
          <w:rFonts w:ascii="Times New Roman" w:hAnsi="Times New Roman" w:cs="Times New Roman"/>
          <w:sz w:val="24"/>
          <w:szCs w:val="24"/>
          <w:lang w:val="en-US"/>
        </w:rPr>
      </w:pPr>
      <w:commentRangeStart w:id="292"/>
      <w:ins w:id="293" w:author="Alicia" w:date="2016-05-19T15:16:00Z">
        <w:r>
          <w:rPr>
            <w:rFonts w:ascii="Times New Roman" w:hAnsi="Times New Roman" w:cs="Times New Roman"/>
            <w:sz w:val="24"/>
            <w:szCs w:val="24"/>
            <w:lang w:val="en-US"/>
          </w:rPr>
          <w:t xml:space="preserve">Shoot height </w:t>
        </w:r>
      </w:ins>
      <w:ins w:id="294" w:author="Alicia" w:date="2016-05-19T15:17:00Z">
        <w:r>
          <w:rPr>
            <w:rFonts w:ascii="Times New Roman" w:hAnsi="Times New Roman" w:cs="Times New Roman"/>
            <w:sz w:val="24"/>
            <w:szCs w:val="24"/>
            <w:lang w:val="en-US"/>
          </w:rPr>
          <w:t xml:space="preserve">did not influence butterfly oviposition </w:t>
        </w:r>
      </w:ins>
      <w:ins w:id="295" w:author="Alicia" w:date="2016-05-19T15:18:00Z">
        <w:r>
          <w:rPr>
            <w:rFonts w:ascii="Times New Roman" w:hAnsi="Times New Roman" w:cs="Times New Roman"/>
            <w:sz w:val="24"/>
            <w:szCs w:val="24"/>
            <w:lang w:val="en-US"/>
          </w:rPr>
          <w:t xml:space="preserve">and fitness </w:t>
        </w:r>
      </w:ins>
      <w:ins w:id="296" w:author="Alicia" w:date="2016-05-19T15:17:00Z">
        <w:r>
          <w:rPr>
            <w:rFonts w:ascii="Times New Roman" w:hAnsi="Times New Roman" w:cs="Times New Roman"/>
            <w:sz w:val="24"/>
            <w:szCs w:val="24"/>
            <w:lang w:val="en-US"/>
          </w:rPr>
          <w:t xml:space="preserve">to a great extent in our study. </w:t>
        </w:r>
      </w:ins>
      <w:ins w:id="297" w:author="Alicia" w:date="2016-05-19T15:18:00Z">
        <w:r>
          <w:rPr>
            <w:rFonts w:ascii="Times New Roman" w:hAnsi="Times New Roman" w:cs="Times New Roman"/>
            <w:sz w:val="24"/>
            <w:szCs w:val="24"/>
            <w:lang w:val="en-US"/>
          </w:rPr>
          <w:t>In 2010, higher shoots were selected in all populations, while in 2011 variation in selection on shoot height was associated with predator incidence in plant populations</w:t>
        </w:r>
      </w:ins>
      <w:ins w:id="298" w:author="Alicia" w:date="2016-05-19T15:19:00Z">
        <w:r w:rsidR="007B4F9C">
          <w:rPr>
            <w:rFonts w:ascii="Times New Roman" w:hAnsi="Times New Roman" w:cs="Times New Roman"/>
            <w:sz w:val="24"/>
            <w:szCs w:val="24"/>
            <w:lang w:val="en-US"/>
          </w:rPr>
          <w:t xml:space="preserve">. However, path analyses </w:t>
        </w:r>
      </w:ins>
      <w:ins w:id="299" w:author="Alicia" w:date="2016-05-19T15:20:00Z">
        <w:r w:rsidR="007B4F9C">
          <w:rPr>
            <w:rFonts w:ascii="Times New Roman" w:hAnsi="Times New Roman" w:cs="Times New Roman"/>
            <w:sz w:val="24"/>
            <w:szCs w:val="24"/>
            <w:lang w:val="en-US"/>
          </w:rPr>
          <w:t xml:space="preserve">showed that </w:t>
        </w:r>
      </w:ins>
      <w:moveToRangeStart w:id="300" w:author="Alicia" w:date="2016-05-19T15:20:00Z" w:name="move451434543"/>
      <w:moveTo w:id="301" w:author="Alicia" w:date="2016-05-19T15:20:00Z">
        <w:r w:rsidR="007B4F9C">
          <w:rPr>
            <w:rFonts w:ascii="Times New Roman" w:hAnsi="Times New Roman" w:cs="Times New Roman"/>
            <w:sz w:val="24"/>
            <w:szCs w:val="24"/>
            <w:lang w:val="en-US"/>
          </w:rPr>
          <w:t>the preference for taller shoots was only observed in some populations and years</w:t>
        </w:r>
      </w:moveTo>
      <w:ins w:id="302" w:author="Alicia" w:date="2016-05-19T15:21:00Z">
        <w:r w:rsidR="007B4F9C">
          <w:rPr>
            <w:rFonts w:ascii="Times New Roman" w:hAnsi="Times New Roman" w:cs="Times New Roman"/>
            <w:sz w:val="24"/>
            <w:szCs w:val="24"/>
            <w:lang w:val="en-US"/>
          </w:rPr>
          <w:t xml:space="preserve">. </w:t>
        </w:r>
      </w:ins>
      <w:moveTo w:id="303" w:author="Alicia" w:date="2016-05-19T15:20:00Z">
        <w:del w:id="304" w:author="Alicia" w:date="2016-05-19T15:21:00Z">
          <w:r w:rsidR="007B4F9C" w:rsidDel="007B4F9C">
            <w:rPr>
              <w:rFonts w:ascii="Times New Roman" w:hAnsi="Times New Roman" w:cs="Times New Roman"/>
              <w:sz w:val="24"/>
              <w:szCs w:val="24"/>
              <w:lang w:val="en-US"/>
            </w:rPr>
            <w:delText>,</w:delText>
          </w:r>
        </w:del>
        <w:del w:id="305" w:author="Alicia" w:date="2016-05-19T15:22:00Z">
          <w:r w:rsidR="007B4F9C" w:rsidDel="007B4F9C">
            <w:rPr>
              <w:rFonts w:ascii="Times New Roman" w:hAnsi="Times New Roman" w:cs="Times New Roman"/>
              <w:sz w:val="24"/>
              <w:szCs w:val="24"/>
              <w:lang w:val="en-US"/>
            </w:rPr>
            <w:delText xml:space="preserve"> suggesting that the positive effect of higher shoots depends on environmental context, e.g. in terms of the height of the surrounding vegetation.</w:delText>
          </w:r>
        </w:del>
      </w:moveTo>
      <w:moveToRangeEnd w:id="300"/>
      <w:ins w:id="306" w:author="Alicia" w:date="2016-05-19T15:21:00Z">
        <w:r w:rsidR="007B4F9C">
          <w:rPr>
            <w:rFonts w:ascii="Times New Roman" w:hAnsi="Times New Roman" w:cs="Times New Roman"/>
            <w:sz w:val="24"/>
            <w:szCs w:val="24"/>
            <w:lang w:val="en-US"/>
          </w:rPr>
          <w:t>T</w:t>
        </w:r>
      </w:ins>
    </w:p>
    <w:p w14:paraId="1DA9A3A5" w14:textId="1CC43A21" w:rsidR="00D43E10" w:rsidRDefault="00D43E10">
      <w:pPr>
        <w:spacing w:line="480" w:lineRule="auto"/>
        <w:ind w:firstLine="708"/>
        <w:rPr>
          <w:rFonts w:ascii="Times New Roman" w:hAnsi="Times New Roman" w:cs="Times New Roman"/>
          <w:sz w:val="24"/>
          <w:szCs w:val="24"/>
          <w:lang w:val="en-US"/>
        </w:rPr>
        <w:pPrChange w:id="307" w:author="Alicia" w:date="2016-05-19T15:24:00Z">
          <w:pPr>
            <w:spacing w:line="480" w:lineRule="auto"/>
          </w:pPr>
        </w:pPrChange>
      </w:pPr>
      <w:del w:id="308" w:author="Alicia" w:date="2016-05-19T15:21:00Z">
        <w:r w:rsidDel="007B4F9C">
          <w:rPr>
            <w:rFonts w:ascii="Times New Roman" w:hAnsi="Times New Roman" w:cs="Times New Roman"/>
            <w:sz w:val="24"/>
            <w:szCs w:val="24"/>
            <w:lang w:val="en-US"/>
          </w:rPr>
          <w:tab/>
          <w:delText>Butterflies did not only prefer early-flowering individuals but also oviposited more often on t</w:delText>
        </w:r>
      </w:del>
      <w:proofErr w:type="gramStart"/>
      <w:r>
        <w:rPr>
          <w:rFonts w:ascii="Times New Roman" w:hAnsi="Times New Roman" w:cs="Times New Roman"/>
          <w:sz w:val="24"/>
          <w:szCs w:val="24"/>
          <w:lang w:val="en-US"/>
        </w:rPr>
        <w:t>aller</w:t>
      </w:r>
      <w:proofErr w:type="gramEnd"/>
      <w:r>
        <w:rPr>
          <w:rFonts w:ascii="Times New Roman" w:hAnsi="Times New Roman" w:cs="Times New Roman"/>
          <w:sz w:val="24"/>
          <w:szCs w:val="24"/>
          <w:lang w:val="en-US"/>
        </w:rPr>
        <w:t xml:space="preserve"> shoots</w:t>
      </w:r>
      <w:del w:id="309" w:author="Alicia" w:date="2016-05-19T15:21:00Z">
        <w:r w:rsidDel="007B4F9C">
          <w:rPr>
            <w:rFonts w:ascii="Times New Roman" w:hAnsi="Times New Roman" w:cs="Times New Roman"/>
            <w:sz w:val="24"/>
            <w:szCs w:val="24"/>
            <w:lang w:val="en-US"/>
          </w:rPr>
          <w:delText>, which</w:delText>
        </w:r>
      </w:del>
      <w:r>
        <w:rPr>
          <w:rFonts w:ascii="Times New Roman" w:hAnsi="Times New Roman" w:cs="Times New Roman"/>
          <w:sz w:val="24"/>
          <w:szCs w:val="24"/>
          <w:lang w:val="en-US"/>
        </w:rPr>
        <w:t xml:space="preserve"> are more conspicuous and </w:t>
      </w:r>
      <w:del w:id="310" w:author="Alicia" w:date="2016-05-19T15:21:00Z">
        <w:r w:rsidDel="007B4F9C">
          <w:rPr>
            <w:rFonts w:ascii="Times New Roman" w:hAnsi="Times New Roman" w:cs="Times New Roman"/>
            <w:sz w:val="24"/>
            <w:szCs w:val="24"/>
            <w:lang w:val="en-US"/>
          </w:rPr>
          <w:delText xml:space="preserve">represent a </w:delText>
        </w:r>
      </w:del>
      <w:r>
        <w:rPr>
          <w:rFonts w:ascii="Times New Roman" w:hAnsi="Times New Roman" w:cs="Times New Roman"/>
          <w:sz w:val="24"/>
          <w:szCs w:val="24"/>
          <w:lang w:val="en-US"/>
        </w:rPr>
        <w:t xml:space="preserve">visually attractive </w:t>
      </w:r>
      <w:del w:id="311" w:author="Alicia" w:date="2016-05-19T15:21:00Z">
        <w:r w:rsidDel="007B4F9C">
          <w:rPr>
            <w:rFonts w:ascii="Times New Roman" w:hAnsi="Times New Roman" w:cs="Times New Roman"/>
            <w:sz w:val="24"/>
            <w:szCs w:val="24"/>
            <w:lang w:val="en-US"/>
          </w:rPr>
          <w:delText xml:space="preserve">target </w:delText>
        </w:r>
      </w:del>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Nowicki</w:t>
      </w:r>
      <w:proofErr w:type="spellEnd"/>
      <w:r>
        <w:rPr>
          <w:rFonts w:ascii="Times New Roman" w:hAnsi="Times New Roman" w:cs="Times New Roman"/>
          <w:sz w:val="24"/>
          <w:szCs w:val="24"/>
          <w:lang w:val="en-US"/>
        </w:rPr>
        <w:t xml:space="preserve"> et al. 2005</w:t>
      </w:r>
      <w:del w:id="312" w:author="Alicia" w:date="2016-05-19T15:21:00Z">
        <w:r w:rsidDel="007B4F9C">
          <w:rPr>
            <w:rFonts w:ascii="Times New Roman" w:hAnsi="Times New Roman" w:cs="Times New Roman"/>
            <w:sz w:val="24"/>
            <w:szCs w:val="24"/>
            <w:lang w:val="en-US"/>
          </w:rPr>
          <w:delText xml:space="preserve">). </w:delText>
        </w:r>
      </w:del>
      <w:ins w:id="313" w:author="Alicia" w:date="2016-05-19T15:21:00Z">
        <w:r w:rsidR="007B4F9C">
          <w:rPr>
            <w:rFonts w:ascii="Times New Roman" w:hAnsi="Times New Roman" w:cs="Times New Roman"/>
            <w:sz w:val="24"/>
            <w:szCs w:val="24"/>
            <w:lang w:val="en-US"/>
          </w:rPr>
          <w:t xml:space="preserve">), and </w:t>
        </w:r>
      </w:ins>
      <w:del w:id="314" w:author="Alicia" w:date="2016-05-19T15:21:00Z">
        <w:r w:rsidDel="007B4F9C">
          <w:rPr>
            <w:rFonts w:ascii="Times New Roman" w:hAnsi="Times New Roman" w:cs="Times New Roman"/>
            <w:sz w:val="24"/>
            <w:szCs w:val="24"/>
            <w:lang w:val="en-US"/>
          </w:rPr>
          <w:lastRenderedPageBreak/>
          <w:delText xml:space="preserve">Taller shoots </w:delText>
        </w:r>
      </w:del>
      <w:del w:id="315" w:author="Alicia" w:date="2016-05-19T15:23:00Z">
        <w:r w:rsidDel="007B4F9C">
          <w:rPr>
            <w:rFonts w:ascii="Times New Roman" w:hAnsi="Times New Roman" w:cs="Times New Roman"/>
            <w:sz w:val="24"/>
            <w:szCs w:val="24"/>
            <w:lang w:val="en-US"/>
          </w:rPr>
          <w:delText>possibly</w:delText>
        </w:r>
      </w:del>
      <w:ins w:id="316" w:author="Alicia" w:date="2016-05-19T15:23:00Z">
        <w:r w:rsidR="007B4F9C">
          <w:rPr>
            <w:rFonts w:ascii="Times New Roman" w:hAnsi="Times New Roman" w:cs="Times New Roman"/>
            <w:sz w:val="24"/>
            <w:szCs w:val="24"/>
            <w:lang w:val="en-US"/>
          </w:rPr>
          <w:t>could</w:t>
        </w:r>
      </w:ins>
      <w:r>
        <w:rPr>
          <w:rFonts w:ascii="Times New Roman" w:hAnsi="Times New Roman" w:cs="Times New Roman"/>
          <w:sz w:val="24"/>
          <w:szCs w:val="24"/>
          <w:lang w:val="en-US"/>
        </w:rPr>
        <w:t xml:space="preserve"> also constitute safer oviposition sites for the female butterflies</w:t>
      </w:r>
      <w:del w:id="317" w:author="Alicia" w:date="2016-05-19T15:22:00Z">
        <w:r w:rsidDel="007B4F9C">
          <w:rPr>
            <w:rFonts w:ascii="Times New Roman" w:hAnsi="Times New Roman" w:cs="Times New Roman"/>
            <w:sz w:val="24"/>
            <w:szCs w:val="24"/>
            <w:lang w:val="en-US"/>
          </w:rPr>
          <w:delText>, allowing them to escape from predators dwelling in the vegetation, such as lizards or spiders</w:delText>
        </w:r>
      </w:del>
      <w:r>
        <w:rPr>
          <w:rFonts w:ascii="Times New Roman" w:hAnsi="Times New Roman" w:cs="Times New Roman"/>
          <w:sz w:val="24"/>
          <w:szCs w:val="24"/>
          <w:lang w:val="en-US"/>
        </w:rPr>
        <w:t xml:space="preserve">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Still, </w:t>
      </w:r>
      <w:ins w:id="318" w:author="Alicia" w:date="2016-05-19T15:24:00Z">
        <w:r w:rsidR="007B4F9C">
          <w:rPr>
            <w:rFonts w:ascii="Times New Roman" w:hAnsi="Times New Roman" w:cs="Times New Roman"/>
            <w:sz w:val="24"/>
            <w:szCs w:val="24"/>
            <w:lang w:val="en-US"/>
          </w:rPr>
          <w:t xml:space="preserve">the inconsistent preference for taller shoots found in our study </w:t>
        </w:r>
      </w:ins>
      <w:ins w:id="319" w:author="Alicia" w:date="2016-05-19T15:22:00Z">
        <w:r w:rsidR="007B4F9C">
          <w:rPr>
            <w:rFonts w:ascii="Times New Roman" w:hAnsi="Times New Roman" w:cs="Times New Roman"/>
            <w:sz w:val="24"/>
            <w:szCs w:val="24"/>
            <w:lang w:val="en-US"/>
          </w:rPr>
          <w:t>suggest</w:t>
        </w:r>
      </w:ins>
      <w:ins w:id="320" w:author="Alicia" w:date="2016-05-19T15:24:00Z">
        <w:r w:rsidR="007B4F9C">
          <w:rPr>
            <w:rFonts w:ascii="Times New Roman" w:hAnsi="Times New Roman" w:cs="Times New Roman"/>
            <w:sz w:val="24"/>
            <w:szCs w:val="24"/>
            <w:lang w:val="en-US"/>
          </w:rPr>
          <w:t>s</w:t>
        </w:r>
      </w:ins>
      <w:ins w:id="321" w:author="Alicia" w:date="2016-05-19T15:22:00Z">
        <w:r w:rsidR="007B4F9C">
          <w:rPr>
            <w:rFonts w:ascii="Times New Roman" w:hAnsi="Times New Roman" w:cs="Times New Roman"/>
            <w:sz w:val="24"/>
            <w:szCs w:val="24"/>
            <w:lang w:val="en-US"/>
          </w:rPr>
          <w:t xml:space="preserve"> that the positive effect of higher shoots depends on environmental context, e.g. in terms of the height of the surrounding vegetation.</w:t>
        </w:r>
      </w:ins>
      <w:moveFromRangeStart w:id="322" w:author="Alicia" w:date="2016-05-19T15:20:00Z" w:name="move451434543"/>
      <w:moveFrom w:id="323" w:author="Alicia" w:date="2016-05-19T15:20:00Z">
        <w:r w:rsidDel="007B4F9C">
          <w:rPr>
            <w:rFonts w:ascii="Times New Roman" w:hAnsi="Times New Roman" w:cs="Times New Roman"/>
            <w:sz w:val="24"/>
            <w:szCs w:val="24"/>
            <w:lang w:val="en-US"/>
          </w:rPr>
          <w:t xml:space="preserve">the preference for taller shoots was only observed in some populations and years, suggesting that the positive effect of higher shoots depends on environmental context, e.g. in terms of the height of the surrounding vegetation. </w:t>
        </w:r>
      </w:moveFrom>
      <w:moveFromRangeEnd w:id="322"/>
      <w:commentRangeEnd w:id="292"/>
      <w:r w:rsidR="007B4F9C">
        <w:rPr>
          <w:rStyle w:val="Refdecomentario"/>
        </w:rPr>
        <w:commentReference w:id="292"/>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of that </w:t>
      </w:r>
      <w:r>
        <w:rPr>
          <w:rFonts w:ascii="Times New Roman" w:hAnsi="Times New Roman" w:cs="Times New Roman"/>
          <w:sz w:val="24"/>
          <w:szCs w:val="24"/>
          <w:lang w:val="en-US"/>
        </w:rPr>
        <w:lastRenderedPageBreak/>
        <w:t xml:space="preserve">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unpublished data). However, we still lack data from a sufficient number of populations to confirm if these differences are related to the presence of the predator 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Yet, the environmental factors causing this variation have been rarely identified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ACKNOWLEDGEMENTS</w:t>
      </w:r>
    </w:p>
    <w:p w14:paraId="30DD8758" w14:textId="50056B3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ins w:id="324" w:author="Alicia" w:date="2016-05-10T11:20:00Z">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ins>
      <w:r>
        <w:rPr>
          <w:rFonts w:ascii="Times New Roman" w:hAnsi="Times New Roman" w:cs="Times New Roman"/>
          <w:sz w:val="24"/>
          <w:szCs w:val="24"/>
          <w:lang w:val="en-US"/>
        </w:rPr>
        <w:t xml:space="preserve"> and three anonymous referees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w:t>
      </w:r>
      <w:proofErr w:type="gramStart"/>
      <w:r w:rsidRPr="0065458F">
        <w:rPr>
          <w:rFonts w:ascii="Times New Roman" w:hAnsi="Times New Roman" w:cs="Times New Roman"/>
          <w:sz w:val="24"/>
          <w:szCs w:val="24"/>
          <w:lang w:val="en-US"/>
        </w:rPr>
        <w:t>Choosing a place to grow.</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w:t>
      </w:r>
      <w:proofErr w:type="gramStart"/>
      <w:r w:rsidRPr="0065458F">
        <w:rPr>
          <w:rFonts w:ascii="Times New Roman" w:hAnsi="Times New Roman" w:cs="Times New Roman"/>
          <w:sz w:val="24"/>
          <w:szCs w:val="24"/>
          <w:lang w:val="en-US"/>
        </w:rPr>
        <w:t>Yen, Y.-F.</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and N. E. Pierce.</w:t>
      </w:r>
      <w:proofErr w:type="gramEnd"/>
      <w:r w:rsidRPr="0065458F">
        <w:rPr>
          <w:rFonts w:ascii="Times New Roman" w:hAnsi="Times New Roman" w:cs="Times New Roman"/>
          <w:sz w:val="24"/>
          <w:szCs w:val="24"/>
          <w:lang w:val="en-US"/>
        </w:rPr>
        <w:t xml:space="preserv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-Gómez, G., and T.-L.</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Ashman.</w:t>
      </w:r>
      <w:proofErr w:type="gramEnd"/>
      <w:r w:rsidRPr="0065458F">
        <w:rPr>
          <w:rFonts w:ascii="Times New Roman" w:hAnsi="Times New Roman" w:cs="Times New Roman"/>
          <w:sz w:val="24"/>
          <w:szCs w:val="24"/>
          <w:lang w:val="en-US"/>
        </w:rPr>
        <w:t xml:space="preserve">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ins w:id="325" w:author="Alicia" w:date="2016-05-10T17:07:00Z"/>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291663" w:rsidRDefault="00B648C6" w:rsidP="00B648C6">
      <w:pPr>
        <w:pStyle w:val="Bibliografa"/>
        <w:spacing w:line="480" w:lineRule="auto"/>
        <w:ind w:left="0" w:firstLine="0"/>
        <w:rPr>
          <w:ins w:id="326" w:author="Alicia" w:date="2016-05-10T17:07:00Z"/>
          <w:rFonts w:ascii="Times New Roman" w:hAnsi="Times New Roman" w:cs="Times New Roman"/>
          <w:sz w:val="24"/>
          <w:szCs w:val="24"/>
        </w:rPr>
      </w:pPr>
      <w:ins w:id="327" w:author="Alicia" w:date="2016-05-10T17:07:00Z">
        <w:r w:rsidRPr="00860EE3">
          <w:rPr>
            <w:rFonts w:ascii="Times New Roman" w:hAnsi="Times New Roman" w:cs="Times New Roman"/>
            <w:sz w:val="24"/>
            <w:szCs w:val="24"/>
            <w:lang w:val="de-DE"/>
            <w:rPrChange w:id="328" w:author="Alicia" w:date="2016-05-20T10:37:00Z">
              <w:rPr>
                <w:rFonts w:ascii="Times New Roman" w:hAnsi="Times New Roman" w:cs="Times New Roman"/>
                <w:sz w:val="24"/>
                <w:szCs w:val="24"/>
                <w:lang w:val="en-US"/>
              </w:rPr>
            </w:rPrChange>
          </w:rPr>
          <w:t xml:space="preserve">Austen, E. J., and A. E. Weis. 2015. </w:t>
        </w:r>
        <w:r w:rsidRPr="00291663">
          <w:rPr>
            <w:rFonts w:ascii="Times New Roman" w:hAnsi="Times New Roman" w:cs="Times New Roman"/>
            <w:sz w:val="24"/>
            <w:szCs w:val="24"/>
            <w:lang w:val="en-US"/>
          </w:rPr>
          <w:t xml:space="preserve">What drives selection on flowering time? </w:t>
        </w:r>
        <w:proofErr w:type="gramStart"/>
        <w:r w:rsidRPr="00291663">
          <w:rPr>
            <w:rFonts w:ascii="Times New Roman" w:hAnsi="Times New Roman" w:cs="Times New Roman"/>
            <w:sz w:val="24"/>
            <w:szCs w:val="24"/>
            <w:lang w:val="en-US"/>
          </w:rPr>
          <w:t>An experimental manipulation of the inherent correlation between genotype and environment.</w:t>
        </w:r>
        <w:proofErr w:type="gramEnd"/>
        <w:r w:rsidRPr="00291663">
          <w:rPr>
            <w:rFonts w:ascii="Times New Roman" w:hAnsi="Times New Roman" w:cs="Times New Roman"/>
            <w:sz w:val="24"/>
            <w:szCs w:val="24"/>
            <w:lang w:val="en-US"/>
          </w:rPr>
          <w:t xml:space="preserve"> </w:t>
        </w:r>
        <w:proofErr w:type="spellStart"/>
        <w:r w:rsidRPr="00291663">
          <w:rPr>
            <w:rFonts w:ascii="Times New Roman" w:hAnsi="Times New Roman" w:cs="Times New Roman"/>
            <w:sz w:val="24"/>
            <w:szCs w:val="24"/>
          </w:rPr>
          <w:t>Evolution</w:t>
        </w:r>
        <w:proofErr w:type="spellEnd"/>
        <w:r w:rsidRPr="00291663">
          <w:rPr>
            <w:rFonts w:ascii="Times New Roman" w:hAnsi="Times New Roman" w:cs="Times New Roman"/>
            <w:sz w:val="24"/>
            <w:szCs w:val="24"/>
          </w:rPr>
          <w:t xml:space="preserve"> 69:2018–2033.</w:t>
        </w:r>
      </w:ins>
    </w:p>
    <w:p w14:paraId="52A4C722" w14:textId="677F55E5" w:rsidR="00B648C6" w:rsidRPr="00B648C6" w:rsidDel="00B648C6" w:rsidRDefault="00B648C6">
      <w:pPr>
        <w:rPr>
          <w:del w:id="329" w:author="Alicia" w:date="2016-05-10T17:07:00Z"/>
          <w:lang w:val="en-US"/>
          <w:rPrChange w:id="330" w:author="Alicia" w:date="2016-05-10T17:07:00Z">
            <w:rPr>
              <w:del w:id="331" w:author="Alicia" w:date="2016-05-10T17:07:00Z"/>
              <w:rFonts w:ascii="Times New Roman" w:hAnsi="Times New Roman" w:cs="Times New Roman"/>
              <w:sz w:val="24"/>
              <w:szCs w:val="24"/>
              <w:lang w:val="en-US"/>
            </w:rPr>
          </w:rPrChange>
        </w:rPr>
        <w:pPrChange w:id="332" w:author="Alicia" w:date="2016-05-10T17:07:00Z">
          <w:pPr>
            <w:pStyle w:val="Bibliografa"/>
            <w:spacing w:line="480" w:lineRule="auto"/>
            <w:ind w:left="0" w:firstLine="0"/>
          </w:pPr>
        </w:pPrChange>
      </w:pP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2013. </w:t>
      </w:r>
      <w:proofErr w:type="gramStart"/>
      <w:r w:rsidRPr="0065458F">
        <w:rPr>
          <w:rFonts w:ascii="Times New Roman" w:hAnsi="Times New Roman" w:cs="Times New Roman"/>
          <w:sz w:val="24"/>
          <w:szCs w:val="24"/>
          <w:lang w:val="en-US"/>
        </w:rPr>
        <w:t>Biotic interaction strength and the intensity of selection.</w:t>
      </w:r>
      <w:proofErr w:type="gramEnd"/>
      <w:r w:rsidRPr="0065458F">
        <w:rPr>
          <w:rFonts w:ascii="Times New Roman" w:hAnsi="Times New Roman" w:cs="Times New Roman"/>
          <w:sz w:val="24"/>
          <w:szCs w:val="24"/>
          <w:lang w:val="en-US"/>
        </w:rPr>
        <w:t xml:space="preserve">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3268E">
        <w:rPr>
          <w:rFonts w:ascii="Times New Roman" w:hAnsi="Times New Roman" w:cs="Times New Roman"/>
          <w:sz w:val="24"/>
          <w:szCs w:val="24"/>
          <w:lang w:val="en-US"/>
        </w:rPr>
        <w:t>Benkman</w:t>
      </w:r>
      <w:proofErr w:type="spellEnd"/>
      <w:r w:rsidRPr="0013268E">
        <w:rPr>
          <w:rFonts w:ascii="Times New Roman" w:hAnsi="Times New Roman" w:cs="Times New Roman"/>
          <w:sz w:val="24"/>
          <w:szCs w:val="24"/>
          <w:lang w:val="en-US"/>
        </w:rPr>
        <w:t xml:space="preserve">, C. W., J. W. Smith, M. Maier, L. Hansen, and M. V. </w:t>
      </w:r>
      <w:proofErr w:type="spellStart"/>
      <w:r w:rsidRPr="0013268E">
        <w:rPr>
          <w:rFonts w:ascii="Times New Roman" w:hAnsi="Times New Roman" w:cs="Times New Roman"/>
          <w:sz w:val="24"/>
          <w:szCs w:val="24"/>
          <w:lang w:val="en-US"/>
        </w:rPr>
        <w:t>Talluto</w:t>
      </w:r>
      <w:proofErr w:type="spellEnd"/>
      <w:r w:rsidRPr="0013268E">
        <w:rPr>
          <w:rFonts w:ascii="Times New Roman" w:hAnsi="Times New Roman" w:cs="Times New Roman"/>
          <w:sz w:val="24"/>
          <w:szCs w:val="24"/>
          <w:lang w:val="en-US"/>
        </w:rPr>
        <w:t>.</w:t>
      </w:r>
      <w:proofErr w:type="gram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w:t>
      </w:r>
      <w:proofErr w:type="gramEnd"/>
      <w:r w:rsidRPr="0065458F">
        <w:rPr>
          <w:rFonts w:ascii="Times New Roman" w:hAnsi="Times New Roman" w:cs="Times New Roman"/>
          <w:sz w:val="24"/>
          <w:szCs w:val="24"/>
          <w:lang w:val="en-US"/>
        </w:rPr>
        <w:t xml:space="preserve"> 2013. Evolutionary adaptation in three-way interactions between plants, microbes and arthropods. Functional Ecology 27:646–660.</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w:t>
      </w:r>
      <w:proofErr w:type="gramStart"/>
      <w:r w:rsidRPr="0065458F">
        <w:rPr>
          <w:rFonts w:ascii="Times New Roman" w:hAnsi="Times New Roman" w:cs="Times New Roman"/>
          <w:sz w:val="24"/>
          <w:szCs w:val="24"/>
          <w:lang w:val="en-US"/>
        </w:rPr>
        <w:t>Selection on flowering time in a life-cycle context.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Timing of flowering: opposed selection on different fitness components and trait covariation. The American Naturalist 173:819–830.</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w:t>
      </w:r>
      <w:proofErr w:type="gramEnd"/>
      <w:r w:rsidRPr="0065458F">
        <w:rPr>
          <w:rFonts w:ascii="Times New Roman" w:hAnsi="Times New Roman" w:cs="Times New Roman"/>
          <w:sz w:val="24"/>
          <w:szCs w:val="24"/>
          <w:lang w:val="en-US"/>
        </w:rPr>
        <w:t xml:space="preserve">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Franks, S. J., S. Sim, and A. E. Weis.</w:t>
      </w:r>
      <w:proofErr w:type="gramEnd"/>
      <w:r w:rsidRPr="0065458F">
        <w:rPr>
          <w:rFonts w:ascii="Times New Roman" w:hAnsi="Times New Roman" w:cs="Times New Roman"/>
          <w:sz w:val="24"/>
          <w:szCs w:val="24"/>
          <w:lang w:val="en-US"/>
        </w:rPr>
        <w:t xml:space="preserve">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3268E">
        <w:rPr>
          <w:rFonts w:ascii="Times New Roman" w:hAnsi="Times New Roman" w:cs="Times New Roman"/>
          <w:sz w:val="24"/>
          <w:szCs w:val="24"/>
          <w:lang w:val="en-US"/>
        </w:rPr>
        <w:t>Fukano</w:t>
      </w:r>
      <w:proofErr w:type="spellEnd"/>
      <w:r w:rsidRPr="0013268E">
        <w:rPr>
          <w:rFonts w:ascii="Times New Roman" w:hAnsi="Times New Roman" w:cs="Times New Roman"/>
          <w:sz w:val="24"/>
          <w:szCs w:val="24"/>
          <w:lang w:val="en-US"/>
        </w:rPr>
        <w:t xml:space="preserve">, Y., K. Tanaka, and T. </w:t>
      </w:r>
      <w:proofErr w:type="spellStart"/>
      <w:r w:rsidRPr="0013268E">
        <w:rPr>
          <w:rFonts w:ascii="Times New Roman" w:hAnsi="Times New Roman" w:cs="Times New Roman"/>
          <w:sz w:val="24"/>
          <w:szCs w:val="24"/>
          <w:lang w:val="en-US"/>
        </w:rPr>
        <w:t>Yahara</w:t>
      </w:r>
      <w:proofErr w:type="spellEnd"/>
      <w:r w:rsidRPr="0013268E">
        <w:rPr>
          <w:rFonts w:ascii="Times New Roman" w:hAnsi="Times New Roman" w:cs="Times New Roman"/>
          <w:sz w:val="24"/>
          <w:szCs w:val="24"/>
          <w:lang w:val="en-US"/>
        </w:rPr>
        <w:t>.</w:t>
      </w:r>
      <w:proofErr w:type="gram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3268E">
        <w:rPr>
          <w:rFonts w:ascii="Times New Roman" w:hAnsi="Times New Roman" w:cs="Times New Roman"/>
          <w:sz w:val="24"/>
          <w:szCs w:val="24"/>
          <w:lang w:val="en-US"/>
        </w:rPr>
        <w:t>Giménez</w:t>
      </w:r>
      <w:proofErr w:type="spellEnd"/>
      <w:r w:rsidRPr="0013268E">
        <w:rPr>
          <w:rFonts w:ascii="Times New Roman" w:hAnsi="Times New Roman" w:cs="Times New Roman"/>
          <w:sz w:val="24"/>
          <w:szCs w:val="24"/>
          <w:lang w:val="en-US"/>
        </w:rPr>
        <w:t xml:space="preserve">-Benavides, L., R. </w:t>
      </w:r>
      <w:proofErr w:type="spellStart"/>
      <w:r w:rsidRPr="0013268E">
        <w:rPr>
          <w:rFonts w:ascii="Times New Roman" w:hAnsi="Times New Roman" w:cs="Times New Roman"/>
          <w:sz w:val="24"/>
          <w:szCs w:val="24"/>
          <w:lang w:val="en-US"/>
        </w:rPr>
        <w:t>García</w:t>
      </w:r>
      <w:proofErr w:type="spellEnd"/>
      <w:r w:rsidRPr="0013268E">
        <w:rPr>
          <w:rFonts w:ascii="Times New Roman" w:hAnsi="Times New Roman" w:cs="Times New Roman"/>
          <w:sz w:val="24"/>
          <w:szCs w:val="24"/>
          <w:lang w:val="en-US"/>
        </w:rPr>
        <w:t xml:space="preserve">-Camacho, J. M. </w:t>
      </w:r>
      <w:proofErr w:type="spellStart"/>
      <w:r w:rsidRPr="0013268E">
        <w:rPr>
          <w:rFonts w:ascii="Times New Roman" w:hAnsi="Times New Roman" w:cs="Times New Roman"/>
          <w:sz w:val="24"/>
          <w:szCs w:val="24"/>
          <w:lang w:val="en-US"/>
        </w:rPr>
        <w:t>Iriondo</w:t>
      </w:r>
      <w:proofErr w:type="spellEnd"/>
      <w:r w:rsidRPr="0013268E">
        <w:rPr>
          <w:rFonts w:ascii="Times New Roman" w:hAnsi="Times New Roman" w:cs="Times New Roman"/>
          <w:sz w:val="24"/>
          <w:szCs w:val="24"/>
          <w:lang w:val="en-US"/>
        </w:rPr>
        <w:t xml:space="preserve">, and A. </w:t>
      </w:r>
      <w:proofErr w:type="spellStart"/>
      <w:r w:rsidRPr="0013268E">
        <w:rPr>
          <w:rFonts w:ascii="Times New Roman" w:hAnsi="Times New Roman" w:cs="Times New Roman"/>
          <w:sz w:val="24"/>
          <w:szCs w:val="24"/>
          <w:lang w:val="en-US"/>
        </w:rPr>
        <w:t>Escudero</w:t>
      </w:r>
      <w:proofErr w:type="spellEnd"/>
      <w:r w:rsidRPr="0013268E">
        <w:rPr>
          <w:rFonts w:ascii="Times New Roman" w:hAnsi="Times New Roman" w:cs="Times New Roman"/>
          <w:sz w:val="24"/>
          <w:szCs w:val="24"/>
          <w:lang w:val="en-US"/>
        </w:rPr>
        <w:t>.</w:t>
      </w:r>
      <w:proofErr w:type="gram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Grace, J. B. 2006. </w:t>
      </w:r>
      <w:proofErr w:type="gramStart"/>
      <w:r w:rsidRPr="0065458F">
        <w:rPr>
          <w:rFonts w:ascii="Times New Roman" w:hAnsi="Times New Roman" w:cs="Times New Roman"/>
          <w:sz w:val="24"/>
          <w:szCs w:val="24"/>
          <w:lang w:val="en-US"/>
        </w:rPr>
        <w:t>Structural equation modeling and natural systems.</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Cambridge University Press, Cambridge, UK ; New York.</w:t>
      </w:r>
      <w:proofErr w:type="gramEnd"/>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and M. Fischer.</w:t>
      </w:r>
      <w:proofErr w:type="gramEnd"/>
      <w:r w:rsidRPr="0065458F">
        <w:rPr>
          <w:rFonts w:ascii="Times New Roman" w:hAnsi="Times New Roman" w:cs="Times New Roman"/>
          <w:sz w:val="24"/>
          <w:szCs w:val="24"/>
          <w:lang w:val="en-US"/>
        </w:rPr>
        <w:t xml:space="preserve">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860EE3">
        <w:rPr>
          <w:rFonts w:ascii="Times New Roman" w:hAnsi="Times New Roman" w:cs="Times New Roman"/>
          <w:sz w:val="24"/>
          <w:szCs w:val="24"/>
          <w:lang w:val="de-DE"/>
          <w:rPrChange w:id="333" w:author="Alicia" w:date="2016-05-20T10:37:00Z">
            <w:rPr>
              <w:rFonts w:ascii="Times New Roman" w:hAnsi="Times New Roman" w:cs="Times New Roman"/>
              <w:sz w:val="24"/>
              <w:szCs w:val="24"/>
              <w:lang w:val="en-US"/>
            </w:rPr>
          </w:rPrChange>
        </w:rPr>
        <w:t xml:space="preserve">Kolb, A., J. Ehrlén, and O. Eriksson. </w:t>
      </w:r>
      <w:proofErr w:type="gramStart"/>
      <w:r w:rsidRPr="0065458F">
        <w:rPr>
          <w:rFonts w:ascii="Times New Roman" w:hAnsi="Times New Roman" w:cs="Times New Roman"/>
          <w:sz w:val="24"/>
          <w:szCs w:val="24"/>
          <w:lang w:val="en-US"/>
        </w:rPr>
        <w:t>2007a. Ecological and evolutionary consequences of spatial and temporal variation in pre-dispersal seed predation.</w:t>
      </w:r>
      <w:proofErr w:type="gramEnd"/>
      <w:r w:rsidRPr="0065458F">
        <w:rPr>
          <w:rFonts w:ascii="Times New Roman" w:hAnsi="Times New Roman" w:cs="Times New Roman"/>
          <w:sz w:val="24"/>
          <w:szCs w:val="24"/>
          <w:lang w:val="en-US"/>
        </w:rPr>
        <w:t xml:space="preserve">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proofErr w:type="gramStart"/>
      <w:r w:rsidRPr="0013268E">
        <w:rPr>
          <w:rFonts w:ascii="Times New Roman" w:hAnsi="Times New Roman" w:cs="Times New Roman"/>
          <w:sz w:val="24"/>
          <w:szCs w:val="24"/>
          <w:lang w:val="en-US"/>
        </w:rPr>
        <w:lastRenderedPageBreak/>
        <w:t xml:space="preserve">Kolb, A., R. </w:t>
      </w:r>
      <w:proofErr w:type="spellStart"/>
      <w:r w:rsidRPr="0013268E">
        <w:rPr>
          <w:rFonts w:ascii="Times New Roman" w:hAnsi="Times New Roman" w:cs="Times New Roman"/>
          <w:sz w:val="24"/>
          <w:szCs w:val="24"/>
          <w:lang w:val="en-US"/>
        </w:rPr>
        <w:t>Leimu</w:t>
      </w:r>
      <w:proofErr w:type="spellEnd"/>
      <w:r w:rsidRPr="0013268E">
        <w:rPr>
          <w:rFonts w:ascii="Times New Roman" w:hAnsi="Times New Roman" w:cs="Times New Roman"/>
          <w:sz w:val="24"/>
          <w:szCs w:val="24"/>
          <w:lang w:val="en-US"/>
        </w:rPr>
        <w:t xml:space="preserve">, and J. </w:t>
      </w:r>
      <w:proofErr w:type="spellStart"/>
      <w:r w:rsidRPr="0013268E">
        <w:rPr>
          <w:rFonts w:ascii="Times New Roman" w:hAnsi="Times New Roman" w:cs="Times New Roman"/>
          <w:sz w:val="24"/>
          <w:szCs w:val="24"/>
          <w:lang w:val="en-US"/>
        </w:rPr>
        <w:t>Ehrlén</w:t>
      </w:r>
      <w:proofErr w:type="spellEnd"/>
      <w:r w:rsidRPr="0013268E">
        <w:rPr>
          <w:rFonts w:ascii="Times New Roman" w:hAnsi="Times New Roman" w:cs="Times New Roman"/>
          <w:sz w:val="24"/>
          <w:szCs w:val="24"/>
          <w:lang w:val="en-US"/>
        </w:rPr>
        <w:t>.</w:t>
      </w:r>
      <w:proofErr w:type="gram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4EBE594A" w14:textId="06F1B86F" w:rsidR="00881224" w:rsidRPr="006223D7" w:rsidRDefault="00366CD6" w:rsidP="00881224">
      <w:pPr>
        <w:pStyle w:val="Bibliografa"/>
        <w:spacing w:line="480" w:lineRule="auto"/>
        <w:ind w:left="0" w:firstLine="0"/>
        <w:rPr>
          <w:rFonts w:ascii="Times New Roman" w:hAnsi="Times New Roman" w:cs="Times New Roman"/>
          <w:sz w:val="24"/>
          <w:szCs w:val="24"/>
          <w:lang w:val="en-US"/>
          <w:rPrChange w:id="334" w:author="Alicia" w:date="2016-05-18T09:58:00Z">
            <w:rPr>
              <w:rFonts w:ascii="Times New Roman" w:hAnsi="Times New Roman" w:cs="Times New Roman"/>
              <w:sz w:val="24"/>
              <w:szCs w:val="24"/>
              <w:lang w:val="de-DE"/>
            </w:rPr>
          </w:rPrChange>
        </w:rPr>
      </w:pPr>
      <w:proofErr w:type="spellStart"/>
      <w:proofErr w:type="gramStart"/>
      <w:r w:rsidRPr="006223D7">
        <w:rPr>
          <w:rFonts w:ascii="Times New Roman" w:hAnsi="Times New Roman" w:cs="Times New Roman"/>
          <w:sz w:val="24"/>
          <w:szCs w:val="24"/>
          <w:lang w:val="en-US"/>
          <w:rPrChange w:id="335" w:author="Alicia" w:date="2016-05-18T09:58:00Z">
            <w:rPr>
              <w:rFonts w:ascii="Times New Roman" w:hAnsi="Times New Roman" w:cs="Times New Roman"/>
              <w:sz w:val="24"/>
              <w:szCs w:val="24"/>
              <w:lang w:val="de-DE"/>
            </w:rPr>
          </w:rPrChange>
        </w:rPr>
        <w:t>Lande</w:t>
      </w:r>
      <w:proofErr w:type="spellEnd"/>
      <w:r w:rsidRPr="006223D7">
        <w:rPr>
          <w:rFonts w:ascii="Times New Roman" w:hAnsi="Times New Roman" w:cs="Times New Roman"/>
          <w:sz w:val="24"/>
          <w:szCs w:val="24"/>
          <w:lang w:val="en-US"/>
          <w:rPrChange w:id="336" w:author="Alicia" w:date="2016-05-18T09:58:00Z">
            <w:rPr>
              <w:rFonts w:ascii="Times New Roman" w:hAnsi="Times New Roman" w:cs="Times New Roman"/>
              <w:sz w:val="24"/>
              <w:szCs w:val="24"/>
              <w:lang w:val="de-DE"/>
            </w:rPr>
          </w:rPrChange>
        </w:rPr>
        <w:t>, R., and S. J. Arnold.</w:t>
      </w:r>
      <w:proofErr w:type="gramEnd"/>
      <w:r w:rsidRPr="006223D7">
        <w:rPr>
          <w:rFonts w:ascii="Times New Roman" w:hAnsi="Times New Roman" w:cs="Times New Roman"/>
          <w:sz w:val="24"/>
          <w:szCs w:val="24"/>
          <w:lang w:val="en-US"/>
          <w:rPrChange w:id="337" w:author="Alicia" w:date="2016-05-18T09:58:00Z">
            <w:rPr>
              <w:rFonts w:ascii="Times New Roman" w:hAnsi="Times New Roman" w:cs="Times New Roman"/>
              <w:sz w:val="24"/>
              <w:szCs w:val="24"/>
              <w:lang w:val="de-DE"/>
            </w:rPr>
          </w:rPrChange>
        </w:rPr>
        <w:t xml:space="preserve"> 1983. The measurement of selection on correlated characters. Evolution 37:1210.</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A26EF8">
        <w:rPr>
          <w:rFonts w:ascii="Times New Roman" w:hAnsi="Times New Roman" w:cs="Times New Roman"/>
          <w:sz w:val="24"/>
          <w:szCs w:val="24"/>
          <w:lang w:val="en-US"/>
        </w:rPr>
        <w:lastRenderedPageBreak/>
        <w:t>Oostermeijer</w:t>
      </w:r>
      <w:proofErr w:type="spellEnd"/>
      <w:r w:rsidRPr="00A26EF8">
        <w:rPr>
          <w:rFonts w:ascii="Times New Roman" w:hAnsi="Times New Roman" w:cs="Times New Roman"/>
          <w:sz w:val="24"/>
          <w:szCs w:val="24"/>
          <w:lang w:val="en-US"/>
        </w:rPr>
        <w:t xml:space="preserve">, J. G. B., J. C. M. Den </w:t>
      </w:r>
      <w:proofErr w:type="spellStart"/>
      <w:r w:rsidRPr="00A26EF8">
        <w:rPr>
          <w:rFonts w:ascii="Times New Roman" w:hAnsi="Times New Roman" w:cs="Times New Roman"/>
          <w:sz w:val="24"/>
          <w:szCs w:val="24"/>
          <w:lang w:val="en-US"/>
        </w:rPr>
        <w:t>Nijs</w:t>
      </w:r>
      <w:proofErr w:type="spellEnd"/>
      <w:r w:rsidRPr="00A26EF8">
        <w:rPr>
          <w:rFonts w:ascii="Times New Roman" w:hAnsi="Times New Roman" w:cs="Times New Roman"/>
          <w:sz w:val="24"/>
          <w:szCs w:val="24"/>
          <w:lang w:val="en-US"/>
        </w:rPr>
        <w:t xml:space="preserve">, L. E. L. </w:t>
      </w:r>
      <w:proofErr w:type="spellStart"/>
      <w:r w:rsidRPr="00A26EF8">
        <w:rPr>
          <w:rFonts w:ascii="Times New Roman" w:hAnsi="Times New Roman" w:cs="Times New Roman"/>
          <w:sz w:val="24"/>
          <w:szCs w:val="24"/>
          <w:lang w:val="en-US"/>
        </w:rPr>
        <w:t>Raijmann</w:t>
      </w:r>
      <w:proofErr w:type="spellEnd"/>
      <w:r w:rsidRPr="00A26EF8">
        <w:rPr>
          <w:rFonts w:ascii="Times New Roman" w:hAnsi="Times New Roman" w:cs="Times New Roman"/>
          <w:sz w:val="24"/>
          <w:szCs w:val="24"/>
          <w:lang w:val="en-US"/>
        </w:rPr>
        <w:t>, and S. B. J. Menken.</w:t>
      </w:r>
      <w:proofErr w:type="gramEnd"/>
      <w:r w:rsidRPr="00A26EF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w:t>
      </w:r>
      <w:proofErr w:type="gramEnd"/>
      <w:r w:rsidRPr="0065458F">
        <w:rPr>
          <w:rFonts w:ascii="Times New Roman" w:hAnsi="Times New Roman" w:cs="Times New Roman"/>
          <w:sz w:val="24"/>
          <w:szCs w:val="24"/>
          <w:lang w:val="en-US"/>
        </w:rPr>
        <w:t xml:space="preserve">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To lay or not to </w:t>
      </w:r>
      <w:proofErr w:type="gramStart"/>
      <w:r w:rsidRPr="0065458F">
        <w:rPr>
          <w:rFonts w:ascii="Times New Roman" w:hAnsi="Times New Roman" w:cs="Times New Roman"/>
          <w:sz w:val="24"/>
          <w:szCs w:val="24"/>
          <w:lang w:val="en-US"/>
        </w:rPr>
        <w:t>lay</w:t>
      </w:r>
      <w:proofErr w:type="gramEnd"/>
      <w:r w:rsidRPr="0065458F">
        <w:rPr>
          <w:rFonts w:ascii="Times New Roman" w:hAnsi="Times New Roman" w:cs="Times New Roman"/>
          <w:sz w:val="24"/>
          <w:szCs w:val="24"/>
          <w:lang w:val="en-US"/>
        </w:rPr>
        <w:t xml:space="preserve">: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w:t>
      </w:r>
      <w:proofErr w:type="gramStart"/>
      <w:r w:rsidRPr="0065458F">
        <w:rPr>
          <w:rFonts w:ascii="Times New Roman" w:hAnsi="Times New Roman" w:cs="Times New Roman"/>
          <w:sz w:val="24"/>
          <w:szCs w:val="24"/>
          <w:lang w:val="en-US"/>
        </w:rPr>
        <w:t xml:space="preserve">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Core Team.</w:t>
      </w:r>
      <w:proofErr w:type="gramEnd"/>
      <w:r w:rsidRPr="0065458F">
        <w:rPr>
          <w:rFonts w:ascii="Times New Roman" w:hAnsi="Times New Roman" w:cs="Times New Roman"/>
          <w:sz w:val="24"/>
          <w:szCs w:val="24"/>
          <w:lang w:val="en-US"/>
        </w:rPr>
        <w:t xml:space="preserve"> 2014. R: A language and environment for statistical computing. </w:t>
      </w:r>
      <w:proofErr w:type="gramStart"/>
      <w:r w:rsidRPr="0065458F">
        <w:rPr>
          <w:rFonts w:ascii="Times New Roman" w:hAnsi="Times New Roman" w:cs="Times New Roman"/>
          <w:sz w:val="24"/>
          <w:szCs w:val="24"/>
          <w:lang w:val="en-US"/>
        </w:rPr>
        <w:t>R Foundation for Statistical Computing, Vienna, Austria.</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URL   </w:t>
      </w:r>
      <w:r w:rsidR="00606929">
        <w:fldChar w:fldCharType="begin"/>
      </w:r>
      <w:r w:rsidR="00606929" w:rsidRPr="00606929">
        <w:rPr>
          <w:lang w:val="en-US"/>
          <w:rPrChange w:id="338" w:author="Alicia" w:date="2016-05-03T09:32:00Z">
            <w:rPr/>
          </w:rPrChange>
        </w:rPr>
        <w:instrText xml:space="preserve"> HYPERLINK "http://www.R-project.org/" </w:instrText>
      </w:r>
      <w:r w:rsidR="00606929">
        <w:fldChar w:fldCharType="separate"/>
      </w:r>
      <w:r w:rsidRPr="00DA5DE2">
        <w:rPr>
          <w:rStyle w:val="Hipervnculo"/>
          <w:sz w:val="24"/>
          <w:szCs w:val="24"/>
          <w:lang w:val="en-US"/>
        </w:rPr>
        <w:t>http://www.R-project.org/</w:t>
      </w:r>
      <w:r w:rsidR="00606929">
        <w:rPr>
          <w:rStyle w:val="Hipervnculo"/>
          <w:sz w:val="24"/>
          <w:szCs w:val="24"/>
          <w:lang w:val="en-US"/>
        </w:rPr>
        <w:fldChar w:fldCharType="end"/>
      </w:r>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proofErr w:type="gramStart"/>
      <w:r w:rsidRPr="0013268E">
        <w:rPr>
          <w:rFonts w:ascii="Times New Roman" w:hAnsi="Times New Roman" w:cs="Times New Roman"/>
          <w:sz w:val="24"/>
          <w:szCs w:val="24"/>
          <w:lang w:val="en-US"/>
        </w:rPr>
        <w:t>Sandring</w:t>
      </w:r>
      <w:proofErr w:type="spellEnd"/>
      <w:r w:rsidRPr="0013268E">
        <w:rPr>
          <w:rFonts w:ascii="Times New Roman" w:hAnsi="Times New Roman" w:cs="Times New Roman"/>
          <w:sz w:val="24"/>
          <w:szCs w:val="24"/>
          <w:lang w:val="en-US"/>
        </w:rPr>
        <w:t xml:space="preserve">, S., and J. </w:t>
      </w:r>
      <w:proofErr w:type="spellStart"/>
      <w:r w:rsidRPr="0013268E">
        <w:rPr>
          <w:rFonts w:ascii="Times New Roman" w:hAnsi="Times New Roman" w:cs="Times New Roman"/>
          <w:sz w:val="24"/>
          <w:szCs w:val="24"/>
          <w:lang w:val="en-US"/>
        </w:rPr>
        <w:t>Ågren</w:t>
      </w:r>
      <w:proofErr w:type="spellEnd"/>
      <w:r w:rsidRPr="0013268E">
        <w:rPr>
          <w:rFonts w:ascii="Times New Roman" w:hAnsi="Times New Roman" w:cs="Times New Roman"/>
          <w:sz w:val="24"/>
          <w:szCs w:val="24"/>
          <w:lang w:val="en-US"/>
        </w:rPr>
        <w:t>.</w:t>
      </w:r>
      <w:proofErr w:type="gram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w:t>
      </w:r>
      <w:proofErr w:type="gramEnd"/>
      <w:r w:rsidRPr="0065458F">
        <w:rPr>
          <w:rFonts w:ascii="Times New Roman" w:hAnsi="Times New Roman" w:cs="Times New Roman"/>
          <w:sz w:val="24"/>
          <w:szCs w:val="24"/>
          <w:lang w:val="en-US"/>
        </w:rPr>
        <w:t xml:space="preserve">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Strauss, S. Y., and R. E. Irwin.</w:t>
      </w:r>
      <w:proofErr w:type="gramEnd"/>
      <w:r w:rsidRPr="0065458F">
        <w:rPr>
          <w:rFonts w:ascii="Times New Roman" w:hAnsi="Times New Roman" w:cs="Times New Roman"/>
          <w:sz w:val="24"/>
          <w:szCs w:val="24"/>
          <w:lang w:val="en-US"/>
        </w:rPr>
        <w:t xml:space="preserve">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Thompson, J. N. 2005. </w:t>
      </w:r>
      <w:proofErr w:type="gramStart"/>
      <w:r w:rsidRPr="0065458F">
        <w:rPr>
          <w:rFonts w:ascii="Times New Roman" w:hAnsi="Times New Roman" w:cs="Times New Roman"/>
          <w:sz w:val="24"/>
          <w:szCs w:val="24"/>
          <w:lang w:val="en-US"/>
        </w:rPr>
        <w:t>The geographic mosaic of coevolution.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1 edition.</w:t>
      </w:r>
      <w:proofErr w:type="gramEnd"/>
      <w:r w:rsidRPr="0065458F">
        <w:rPr>
          <w:rFonts w:ascii="Times New Roman" w:hAnsi="Times New Roman" w:cs="Times New Roman"/>
          <w:sz w:val="24"/>
          <w:szCs w:val="24"/>
          <w:lang w:val="en-US"/>
        </w:rPr>
        <w:t xml:space="preserve">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3268E">
        <w:rPr>
          <w:rFonts w:ascii="Times New Roman" w:hAnsi="Times New Roman" w:cs="Times New Roman"/>
          <w:sz w:val="24"/>
          <w:szCs w:val="24"/>
          <w:lang w:val="en-US"/>
        </w:rPr>
        <w:t>Vanhoenacker</w:t>
      </w:r>
      <w:proofErr w:type="spellEnd"/>
      <w:r w:rsidRPr="0013268E">
        <w:rPr>
          <w:rFonts w:ascii="Times New Roman" w:hAnsi="Times New Roman" w:cs="Times New Roman"/>
          <w:sz w:val="24"/>
          <w:szCs w:val="24"/>
          <w:lang w:val="en-US"/>
        </w:rPr>
        <w:t xml:space="preserve">, D., J. </w:t>
      </w:r>
      <w:proofErr w:type="spellStart"/>
      <w:r w:rsidRPr="0013268E">
        <w:rPr>
          <w:rFonts w:ascii="Times New Roman" w:hAnsi="Times New Roman" w:cs="Times New Roman"/>
          <w:sz w:val="24"/>
          <w:szCs w:val="24"/>
          <w:lang w:val="en-US"/>
        </w:rPr>
        <w:t>Ågren</w:t>
      </w:r>
      <w:proofErr w:type="spellEnd"/>
      <w:r w:rsidRPr="0013268E">
        <w:rPr>
          <w:rFonts w:ascii="Times New Roman" w:hAnsi="Times New Roman" w:cs="Times New Roman"/>
          <w:sz w:val="24"/>
          <w:szCs w:val="24"/>
          <w:lang w:val="en-US"/>
        </w:rPr>
        <w:t xml:space="preserve">, and J. </w:t>
      </w:r>
      <w:proofErr w:type="spellStart"/>
      <w:r w:rsidRPr="0013268E">
        <w:rPr>
          <w:rFonts w:ascii="Times New Roman" w:hAnsi="Times New Roman" w:cs="Times New Roman"/>
          <w:sz w:val="24"/>
          <w:szCs w:val="24"/>
          <w:lang w:val="en-US"/>
        </w:rPr>
        <w:t>Ehrlén</w:t>
      </w:r>
      <w:proofErr w:type="spellEnd"/>
      <w:r w:rsidRPr="0013268E">
        <w:rPr>
          <w:rFonts w:ascii="Times New Roman" w:hAnsi="Times New Roman" w:cs="Times New Roman"/>
          <w:sz w:val="24"/>
          <w:szCs w:val="24"/>
          <w:lang w:val="en-US"/>
        </w:rPr>
        <w:t>.</w:t>
      </w:r>
      <w:proofErr w:type="gram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Pr="0065458F"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13268E">
        <w:rPr>
          <w:rFonts w:ascii="Times New Roman" w:hAnsi="Times New Roman" w:cs="Times New Roman"/>
          <w:sz w:val="24"/>
          <w:szCs w:val="24"/>
          <w:lang w:val="en-US"/>
        </w:rPr>
        <w:t>von</w:t>
      </w:r>
      <w:proofErr w:type="gramEnd"/>
      <w:r w:rsidRPr="0013268E">
        <w:rPr>
          <w:rFonts w:ascii="Times New Roman" w:hAnsi="Times New Roman" w:cs="Times New Roman"/>
          <w:sz w:val="24"/>
          <w:szCs w:val="24"/>
          <w:lang w:val="en-US"/>
        </w:rPr>
        <w:t xml:space="preserve"> Euler, T., J. </w:t>
      </w:r>
      <w:proofErr w:type="spellStart"/>
      <w:r w:rsidRPr="0013268E">
        <w:rPr>
          <w:rFonts w:ascii="Times New Roman" w:hAnsi="Times New Roman" w:cs="Times New Roman"/>
          <w:sz w:val="24"/>
          <w:szCs w:val="24"/>
          <w:lang w:val="en-US"/>
        </w:rPr>
        <w:t>Ågren</w:t>
      </w:r>
      <w:proofErr w:type="spellEnd"/>
      <w:r w:rsidRPr="0013268E">
        <w:rPr>
          <w:rFonts w:ascii="Times New Roman" w:hAnsi="Times New Roman" w:cs="Times New Roman"/>
          <w:sz w:val="24"/>
          <w:szCs w:val="24"/>
          <w:lang w:val="en-US"/>
        </w:rPr>
        <w:t xml:space="preserve">, and J. </w:t>
      </w:r>
      <w:proofErr w:type="spellStart"/>
      <w:r w:rsidRPr="0013268E">
        <w:rPr>
          <w:rFonts w:ascii="Times New Roman" w:hAnsi="Times New Roman" w:cs="Times New Roman"/>
          <w:sz w:val="24"/>
          <w:szCs w:val="24"/>
          <w:lang w:val="en-US"/>
        </w:rPr>
        <w:t>Ehrlén</w:t>
      </w:r>
      <w:proofErr w:type="spell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6B11281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r w:rsidR="00F16AC6" w:rsidRPr="00F16AC6">
        <w:rPr>
          <w:lang w:val="en-US"/>
        </w:rPr>
        <w:t xml:space="preserve"> </w:t>
      </w:r>
      <w:ins w:id="339" w:author="Alicia" w:date="2016-05-02T10:58:00Z">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ins>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79709A7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ins w:id="340" w:author="Alicia" w:date="2016-05-11T13:54:00Z">
        <w:r w:rsidR="00A90BEE">
          <w:rPr>
            <w:rFonts w:ascii="Times New Roman" w:hAnsi="Times New Roman" w:cs="Times New Roman"/>
            <w:sz w:val="24"/>
            <w:szCs w:val="24"/>
            <w:lang w:val="en-US"/>
          </w:rPr>
          <w:t xml:space="preserve">. Traits were standardized before analyses. </w:t>
        </w:r>
      </w:ins>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ins w:id="341" w:author="Alicia" w:date="2016-05-03T10:35:00Z"/>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ins w:id="342" w:author="Alicia" w:date="2016-05-03T10:35:00Z"/>
          <w:rFonts w:ascii="Times New Roman" w:hAnsi="Times New Roman" w:cs="Times New Roman"/>
          <w:sz w:val="20"/>
          <w:szCs w:val="20"/>
          <w:lang w:val="en-US"/>
        </w:rPr>
      </w:pPr>
      <w:ins w:id="343" w:author="Alicia" w:date="2016-05-03T10:35:00Z">
        <w:r>
          <w:rPr>
            <w:rFonts w:ascii="Times New Roman" w:hAnsi="Times New Roman" w:cs="Times New Roman"/>
            <w:sz w:val="20"/>
            <w:szCs w:val="20"/>
            <w:lang w:val="en-US"/>
          </w:rPr>
          <w:br w:type="page"/>
        </w:r>
      </w:ins>
    </w:p>
    <w:p w14:paraId="7B47A9CC" w14:textId="77777777" w:rsidR="00720E28" w:rsidRDefault="00720E28" w:rsidP="00720E28">
      <w:pPr>
        <w:spacing w:line="480" w:lineRule="auto"/>
        <w:rPr>
          <w:ins w:id="344" w:author="Alicia" w:date="2016-05-19T15:08:00Z"/>
          <w:rFonts w:ascii="Times New Roman" w:hAnsi="Times New Roman" w:cs="Times New Roman"/>
          <w:sz w:val="24"/>
          <w:szCs w:val="24"/>
          <w:lang w:val="en-US"/>
        </w:rPr>
      </w:pPr>
      <w:ins w:id="345" w:author="Alicia" w:date="2016-05-19T15:08:00Z">
        <w:r>
          <w:rPr>
            <w:rFonts w:ascii="Times New Roman" w:hAnsi="Times New Roman" w:cs="Times New Roman"/>
            <w:sz w:val="24"/>
            <w:szCs w:val="24"/>
            <w:lang w:val="en-US"/>
          </w:rPr>
          <w:lastRenderedPageBreak/>
          <w:t>Table 4: Standardized path coefficients for the path analyses</w:t>
        </w:r>
        <w:r w:rsidRPr="00CC545B">
          <w:rPr>
            <w:rFonts w:ascii="Times New Roman" w:hAnsi="Times New Roman" w:cs="Times New Roman"/>
            <w:sz w:val="24"/>
            <w:lang w:val="en-US"/>
          </w:rPr>
          <w:t xml:space="preserve"> </w:t>
        </w:r>
        <w:r>
          <w:rPr>
            <w:rFonts w:ascii="Times New Roman" w:hAnsi="Times New Roman" w:cs="Times New Roman"/>
            <w:sz w:val="24"/>
            <w:lang w:val="en-US"/>
          </w:rPr>
          <w:t>of reproductive traits (</w:t>
        </w:r>
        <w:proofErr w:type="spellStart"/>
        <w:r>
          <w:rPr>
            <w:rFonts w:ascii="Times New Roman" w:hAnsi="Times New Roman" w:cs="Times New Roman"/>
            <w:sz w:val="24"/>
            <w:lang w:val="en-US"/>
          </w:rPr>
          <w:t>Phen</w:t>
        </w:r>
        <w:proofErr w:type="spellEnd"/>
        <w:r>
          <w:rPr>
            <w:rFonts w:ascii="Times New Roman" w:hAnsi="Times New Roman" w:cs="Times New Roman"/>
            <w:sz w:val="24"/>
            <w:lang w:val="en-US"/>
          </w:rPr>
          <w:t xml:space="preserve"> = flowering phenology, Shoot h = shoot height and N </w:t>
        </w:r>
        <w:proofErr w:type="spellStart"/>
        <w:r>
          <w:rPr>
            <w:rFonts w:ascii="Times New Roman" w:hAnsi="Times New Roman" w:cs="Times New Roman"/>
            <w:sz w:val="24"/>
            <w:lang w:val="en-US"/>
          </w:rPr>
          <w:t>fl</w:t>
        </w:r>
        <w:proofErr w:type="spellEnd"/>
        <w:r>
          <w:rPr>
            <w:rFonts w:ascii="Times New Roman" w:hAnsi="Times New Roman" w:cs="Times New Roman"/>
            <w:sz w:val="24"/>
            <w:lang w:val="en-US"/>
          </w:rPr>
          <w:t xml:space="preserve"> = number of flowers) and intensity of predation by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(N eggs= number of eggs) as predictors of fitness of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Pr>
            <w:rFonts w:ascii="Times New Roman" w:hAnsi="Times New Roman" w:cs="Times New Roman"/>
            <w:sz w:val="24"/>
            <w:lang w:val="en-US"/>
          </w:rPr>
          <w:t xml:space="preserve"> (N </w:t>
        </w:r>
        <w:proofErr w:type="spellStart"/>
        <w:r>
          <w:rPr>
            <w:rFonts w:ascii="Times New Roman" w:hAnsi="Times New Roman" w:cs="Times New Roman"/>
            <w:sz w:val="24"/>
            <w:lang w:val="en-US"/>
          </w:rPr>
          <w:t>int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fr</w:t>
        </w:r>
        <w:proofErr w:type="spellEnd"/>
        <w:r>
          <w:rPr>
            <w:rFonts w:ascii="Times New Roman" w:hAnsi="Times New Roman" w:cs="Times New Roman"/>
            <w:sz w:val="24"/>
            <w:lang w:val="en-US"/>
          </w:rPr>
          <w:t xml:space="preserve"> = number of intact fruits) resulting from fitting the saturated model to each population and year. </w:t>
        </w:r>
        <w:r>
          <w:rPr>
            <w:rFonts w:ascii="Times New Roman" w:hAnsi="Times New Roman" w:cs="Times New Roman"/>
            <w:sz w:val="24"/>
            <w:szCs w:val="24"/>
            <w:lang w:val="en-US"/>
          </w:rPr>
          <w:t>Significant coefficients (bootstrap-corrected p &lt; 0.05) are depicted in bold, and marginally significant coefficients (bootstrap-corrected p &lt; 0.1) are depicted in italics.</w:t>
        </w:r>
      </w:ins>
    </w:p>
    <w:p w14:paraId="52A882B2" w14:textId="0749E542" w:rsidR="00E024EC" w:rsidDel="00720E28" w:rsidRDefault="00E024EC" w:rsidP="0082334D">
      <w:pPr>
        <w:spacing w:line="480" w:lineRule="auto"/>
        <w:rPr>
          <w:del w:id="346" w:author="Alicia" w:date="2016-05-19T15:08:00Z"/>
          <w:rFonts w:ascii="Times New Roman" w:hAnsi="Times New Roman" w:cs="Times New Roman"/>
          <w:sz w:val="24"/>
          <w:szCs w:val="24"/>
          <w:lang w:val="en-US"/>
        </w:rPr>
      </w:pP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77777777" w:rsidR="00D43E10" w:rsidRDefault="00D43E10">
      <w:pPr>
        <w:spacing w:line="480" w:lineRule="auto"/>
        <w:rPr>
          <w:ins w:id="347" w:author="Alicia" w:date="2016-05-17T16:15:00Z"/>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BD81B9" w14:textId="28729952" w:rsidR="00CD6433" w:rsidDel="006A50EF" w:rsidRDefault="00CD6433">
      <w:pPr>
        <w:spacing w:line="480" w:lineRule="auto"/>
        <w:rPr>
          <w:del w:id="348" w:author="Alicia" w:date="2016-05-17T16:20:00Z"/>
          <w:rFonts w:ascii="Times New Roman" w:hAnsi="Times New Roman" w:cs="Times New Roman"/>
          <w:sz w:val="24"/>
          <w:szCs w:val="24"/>
          <w:lang w:val="en-US"/>
        </w:rPr>
      </w:pPr>
    </w:p>
    <w:p w14:paraId="00AD560F" w14:textId="12F43948" w:rsidR="00A54D9D" w:rsidRDefault="00A54D9D" w:rsidP="00CD6433">
      <w:pPr>
        <w:spacing w:line="480" w:lineRule="auto"/>
        <w:rPr>
          <w:ins w:id="349" w:author="Alicia" w:date="2016-05-10T15:47:00Z"/>
          <w:rFonts w:ascii="Times New Roman" w:hAnsi="Times New Roman" w:cs="Times New Roman"/>
          <w:sz w:val="24"/>
          <w:lang w:val="en-US"/>
        </w:rPr>
      </w:pPr>
      <w:ins w:id="350" w:author="Alicia" w:date="2016-05-10T15:47:00Z">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ins>
      <w:ins w:id="351" w:author="Alicia" w:date="2016-05-17T16:15:00Z">
        <w:r w:rsidR="00CD6433">
          <w:rPr>
            <w:rFonts w:ascii="Times New Roman" w:hAnsi="Times New Roman" w:cs="Times New Roman"/>
            <w:sz w:val="24"/>
            <w:lang w:val="en-US"/>
          </w:rPr>
          <w:t xml:space="preserve">analyses </w:t>
        </w:r>
      </w:ins>
      <w:ins w:id="352" w:author="Alicia" w:date="2016-05-10T15:47:00Z">
        <w:r>
          <w:rPr>
            <w:rFonts w:ascii="Times New Roman" w:hAnsi="Times New Roman" w:cs="Times New Roman"/>
            <w:sz w:val="24"/>
            <w:lang w:val="en-US"/>
          </w:rPr>
          <w:t xml:space="preserve">of reproductive traits (flowering phenology, shoot height and number of flowers) and intensity of predation by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(number of eggs) as predictors of fitness of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Pr>
            <w:rFonts w:ascii="Times New Roman" w:hAnsi="Times New Roman" w:cs="Times New Roman"/>
            <w:sz w:val="24"/>
            <w:lang w:val="en-US"/>
          </w:rPr>
          <w:t xml:space="preserve"> (number of intact fruits) 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ins>
      <w:ins w:id="353" w:author="Alicia" w:date="2016-05-17T16:51:00Z">
        <w:r w:rsidR="00FB5D05">
          <w:rPr>
            <w:rFonts w:ascii="Times New Roman" w:hAnsi="Times New Roman" w:cs="Times New Roman"/>
            <w:sz w:val="24"/>
            <w:lang w:val="en-US"/>
          </w:rPr>
          <w:t xml:space="preserve">Dashed arrows indicate non-significant </w:t>
        </w:r>
      </w:ins>
      <w:ins w:id="354" w:author="Alicia" w:date="2016-05-17T16:52:00Z">
        <w:r w:rsidR="00FB5D05">
          <w:rPr>
            <w:rFonts w:ascii="Times New Roman" w:hAnsi="Times New Roman" w:cs="Times New Roman"/>
            <w:sz w:val="24"/>
            <w:lang w:val="en-US"/>
          </w:rPr>
          <w:t xml:space="preserve">path </w:t>
        </w:r>
      </w:ins>
      <w:ins w:id="355" w:author="Alicia" w:date="2016-05-17T16:51:00Z">
        <w:r w:rsidR="00FB5D05">
          <w:rPr>
            <w:rFonts w:ascii="Times New Roman" w:hAnsi="Times New Roman" w:cs="Times New Roman"/>
            <w:sz w:val="24"/>
            <w:lang w:val="en-US"/>
          </w:rPr>
          <w:t>coefficients</w:t>
        </w:r>
      </w:ins>
      <w:ins w:id="356" w:author="Alicia" w:date="2016-05-17T16:16:00Z">
        <w:r w:rsidR="00CD6433">
          <w:rPr>
            <w:rFonts w:ascii="Times New Roman" w:hAnsi="Times New Roman" w:cs="Times New Roman"/>
            <w:sz w:val="24"/>
            <w:lang w:val="en-US"/>
          </w:rPr>
          <w:t xml:space="preserve">. </w:t>
        </w:r>
      </w:ins>
      <w:ins w:id="357" w:author="Alicia" w:date="2016-05-17T16:18:00Z">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D6433">
          <w:rPr>
            <w:rFonts w:ascii="Times New Roman" w:hAnsi="Times New Roman" w:cs="Times New Roman"/>
            <w:sz w:val="24"/>
            <w:lang w:val="en-US"/>
          </w:rPr>
          <w:t xml:space="preserve">s are shown in the boxes of endogenous variables. </w:t>
        </w:r>
      </w:ins>
      <w:ins w:id="358" w:author="Alicia" w:date="2016-05-17T16:16:00Z">
        <w:r w:rsidR="00CD6433">
          <w:rPr>
            <w:rFonts w:ascii="Times New Roman" w:hAnsi="Times New Roman" w:cs="Times New Roman"/>
            <w:sz w:val="24"/>
            <w:lang w:val="en-US"/>
          </w:rPr>
          <w:t>A</w:t>
        </w:r>
        <w:r w:rsidR="00CD6433">
          <w:rPr>
            <w:rFonts w:ascii="Times New Roman" w:hAnsi="Times New Roman" w:cs="Times New Roman"/>
            <w:sz w:val="24"/>
            <w:szCs w:val="24"/>
            <w:lang w:val="en-US"/>
          </w:rPr>
          <w:t>ll data were standardized within populations before performing the analyses</w:t>
        </w:r>
      </w:ins>
      <w:ins w:id="359" w:author="Alicia" w:date="2016-05-17T16:18:00Z">
        <w:r w:rsidR="00CD6433">
          <w:rPr>
            <w:rFonts w:ascii="Times New Roman" w:hAnsi="Times New Roman" w:cs="Times New Roman"/>
            <w:sz w:val="24"/>
            <w:szCs w:val="24"/>
            <w:lang w:val="en-US"/>
          </w:rPr>
          <w:t xml:space="preserve">. </w:t>
        </w:r>
      </w:ins>
      <w:ins w:id="360" w:author="Alicia" w:date="2016-05-17T16:52:00Z">
        <w:r w:rsidR="00FB5D05">
          <w:rPr>
            <w:rFonts w:ascii="Times New Roman" w:hAnsi="Times New Roman" w:cs="Times New Roman"/>
            <w:sz w:val="24"/>
            <w:szCs w:val="24"/>
            <w:lang w:val="en-US"/>
          </w:rPr>
          <w:t xml:space="preserve">Number of samples,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ins>
    </w:p>
    <w:p w14:paraId="5E72C9B3" w14:textId="3129A55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del w:id="361" w:author="Alicia" w:date="2016-05-10T15:47:00Z">
        <w:r w:rsidDel="00A54D9D">
          <w:rPr>
            <w:rFonts w:ascii="Times New Roman" w:hAnsi="Times New Roman" w:cs="Times New Roman"/>
            <w:sz w:val="24"/>
            <w:szCs w:val="24"/>
            <w:lang w:val="en-US"/>
          </w:rPr>
          <w:delText>2</w:delText>
        </w:r>
      </w:del>
      <w:ins w:id="362" w:author="Alicia" w:date="2016-05-10T15:47:00Z">
        <w:r w:rsidR="00A54D9D">
          <w:rPr>
            <w:rFonts w:ascii="Times New Roman" w:hAnsi="Times New Roman" w:cs="Times New Roman"/>
            <w:sz w:val="24"/>
            <w:szCs w:val="24"/>
            <w:lang w:val="en-US"/>
          </w:rPr>
          <w:t>3</w:t>
        </w:r>
      </w:ins>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ins w:id="363" w:author="Alicia" w:date="2016-05-10T15:47:00Z"/>
          <w:rFonts w:ascii="Times New Roman" w:hAnsi="Times New Roman" w:cs="Times New Roman"/>
          <w:sz w:val="24"/>
          <w:szCs w:val="24"/>
          <w:lang w:val="en-US"/>
        </w:rPr>
      </w:pPr>
      <w:ins w:id="364" w:author="Alicia" w:date="2016-05-10T15:47:00Z">
        <w:r>
          <w:rPr>
            <w:rFonts w:ascii="Times New Roman" w:hAnsi="Times New Roman" w:cs="Times New Roman"/>
            <w:sz w:val="24"/>
            <w:szCs w:val="24"/>
            <w:lang w:val="en-US"/>
          </w:rPr>
          <w:br w:type="page"/>
        </w:r>
      </w:ins>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ins w:id="365" w:author="Alicia" w:date="2016-05-10T15:48:00Z"/>
          <w:rFonts w:ascii="Times New Roman" w:hAnsi="Times New Roman" w:cs="Times New Roman"/>
          <w:sz w:val="24"/>
          <w:szCs w:val="24"/>
          <w:lang w:val="en-US"/>
        </w:rPr>
      </w:pPr>
      <w:ins w:id="366" w:author="Alicia" w:date="2016-05-10T15:48:00Z">
        <w:r>
          <w:rPr>
            <w:rFonts w:ascii="Times New Roman" w:hAnsi="Times New Roman" w:cs="Times New Roman"/>
            <w:sz w:val="24"/>
            <w:szCs w:val="24"/>
            <w:lang w:val="en-US"/>
          </w:rPr>
          <w:br w:type="page"/>
        </w:r>
      </w:ins>
    </w:p>
    <w:p w14:paraId="40331A52" w14:textId="2AB27060" w:rsidR="00A54D9D" w:rsidRDefault="00A54D9D" w:rsidP="00A54D9D">
      <w:pPr>
        <w:spacing w:after="0" w:line="480" w:lineRule="auto"/>
        <w:rPr>
          <w:ins w:id="367" w:author="Alicia" w:date="2016-05-10T15:47:00Z"/>
          <w:rFonts w:ascii="Times New Roman" w:hAnsi="Times New Roman" w:cs="Times New Roman"/>
          <w:sz w:val="24"/>
          <w:szCs w:val="24"/>
          <w:lang w:val="en-US"/>
        </w:rPr>
      </w:pPr>
      <w:ins w:id="368" w:author="Alicia" w:date="2016-05-10T15:47:00Z">
        <w:r>
          <w:rPr>
            <w:rFonts w:ascii="Times New Roman" w:hAnsi="Times New Roman" w:cs="Times New Roman"/>
            <w:sz w:val="24"/>
            <w:szCs w:val="24"/>
            <w:lang w:val="en-US"/>
          </w:rPr>
          <w:lastRenderedPageBreak/>
          <w:t>Figure 2</w:t>
        </w:r>
      </w:ins>
    </w:p>
    <w:p w14:paraId="038586A5" w14:textId="59F49C8E" w:rsidR="00A54D9D" w:rsidRDefault="00993068" w:rsidP="00A54D9D">
      <w:pPr>
        <w:spacing w:after="0" w:line="480" w:lineRule="auto"/>
        <w:rPr>
          <w:ins w:id="369" w:author="Alicia" w:date="2016-05-10T15:47:00Z"/>
          <w:rFonts w:ascii="Times New Roman" w:hAnsi="Times New Roman" w:cs="Times New Roman"/>
          <w:sz w:val="24"/>
          <w:szCs w:val="24"/>
          <w:lang w:val="en-US"/>
        </w:rPr>
      </w:pPr>
      <w:ins w:id="370" w:author="Alicia" w:date="2016-05-17T17:21:00Z">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ins>
    </w:p>
    <w:p w14:paraId="3615049A" w14:textId="77777777" w:rsidR="00A54D9D" w:rsidRDefault="00A54D9D">
      <w:pPr>
        <w:spacing w:after="0" w:line="240" w:lineRule="auto"/>
        <w:rPr>
          <w:ins w:id="371" w:author="Alicia" w:date="2016-05-10T15:48:00Z"/>
          <w:rFonts w:ascii="Times New Roman" w:hAnsi="Times New Roman" w:cs="Times New Roman"/>
          <w:sz w:val="24"/>
          <w:szCs w:val="24"/>
          <w:lang w:val="en-US"/>
        </w:rPr>
      </w:pPr>
      <w:ins w:id="372" w:author="Alicia" w:date="2016-05-10T15:48:00Z">
        <w:r>
          <w:rPr>
            <w:rFonts w:ascii="Times New Roman" w:hAnsi="Times New Roman" w:cs="Times New Roman"/>
            <w:sz w:val="24"/>
            <w:szCs w:val="24"/>
            <w:lang w:val="en-US"/>
          </w:rPr>
          <w:br w:type="page"/>
        </w:r>
      </w:ins>
    </w:p>
    <w:p w14:paraId="491D07B4" w14:textId="78C49B62" w:rsidR="00D43E10" w:rsidDel="00633CD7" w:rsidRDefault="00D43E10">
      <w:pPr>
        <w:rPr>
          <w:del w:id="373" w:author="Alicia" w:date="2016-05-02T11:49:00Z"/>
          <w:rFonts w:ascii="Times New Roman" w:hAnsi="Times New Roman" w:cs="Times New Roman"/>
          <w:sz w:val="24"/>
          <w:szCs w:val="24"/>
          <w:lang w:val="en-US"/>
        </w:rPr>
      </w:pPr>
      <w:del w:id="374" w:author="Alicia" w:date="2016-05-02T11:50:00Z">
        <w:r w:rsidDel="00633CD7">
          <w:rPr>
            <w:rFonts w:ascii="Times New Roman" w:hAnsi="Times New Roman" w:cs="Times New Roman"/>
            <w:sz w:val="24"/>
            <w:szCs w:val="24"/>
            <w:lang w:val="en-US"/>
          </w:rPr>
          <w:lastRenderedPageBreak/>
          <w:br w:type="page"/>
        </w:r>
      </w:del>
      <w:r>
        <w:rPr>
          <w:rFonts w:ascii="Times New Roman" w:hAnsi="Times New Roman" w:cs="Times New Roman"/>
          <w:sz w:val="24"/>
          <w:szCs w:val="24"/>
          <w:lang w:val="en-US"/>
        </w:rPr>
        <w:t xml:space="preserve">Figure </w:t>
      </w:r>
      <w:del w:id="375" w:author="Alicia" w:date="2016-05-10T15:48:00Z">
        <w:r w:rsidDel="00A54D9D">
          <w:rPr>
            <w:rFonts w:ascii="Times New Roman" w:hAnsi="Times New Roman" w:cs="Times New Roman"/>
            <w:sz w:val="24"/>
            <w:szCs w:val="24"/>
            <w:lang w:val="en-US"/>
          </w:rPr>
          <w:delText>2</w:delText>
        </w:r>
      </w:del>
      <w:ins w:id="376" w:author="Alicia" w:date="2016-05-10T15:48:00Z">
        <w:r w:rsidR="00A54D9D">
          <w:rPr>
            <w:rFonts w:ascii="Times New Roman" w:hAnsi="Times New Roman" w:cs="Times New Roman"/>
            <w:sz w:val="24"/>
            <w:szCs w:val="24"/>
            <w:lang w:val="en-US"/>
          </w:rPr>
          <w:t>3</w:t>
        </w:r>
      </w:ins>
    </w:p>
    <w:p w14:paraId="1D794556" w14:textId="77181B2E" w:rsidR="00633CD7" w:rsidRDefault="00633CD7">
      <w:pPr>
        <w:rPr>
          <w:ins w:id="377" w:author="Alicia" w:date="2016-05-02T11:48:00Z"/>
          <w:rFonts w:ascii="Times New Roman" w:hAnsi="Times New Roman" w:cs="Times New Roman"/>
          <w:sz w:val="24"/>
          <w:szCs w:val="24"/>
          <w:lang w:val="en-US"/>
        </w:rPr>
        <w:pPrChange w:id="378" w:author="Alicia" w:date="2016-05-02T11:49:00Z">
          <w:pPr>
            <w:spacing w:after="0" w:line="240" w:lineRule="auto"/>
          </w:pPr>
        </w:pPrChange>
      </w:pPr>
    </w:p>
    <w:p w14:paraId="56240084" w14:textId="04A2B540" w:rsidR="00633CD7" w:rsidRDefault="00633CD7">
      <w:pPr>
        <w:spacing w:after="0" w:line="240" w:lineRule="auto"/>
        <w:rPr>
          <w:ins w:id="379" w:author="Alicia" w:date="2016-05-02T11:50:00Z"/>
          <w:rFonts w:ascii="Times New Roman" w:hAnsi="Times New Roman" w:cs="Times New Roman"/>
          <w:sz w:val="24"/>
          <w:szCs w:val="24"/>
          <w:lang w:val="en-US"/>
        </w:rPr>
      </w:pPr>
      <w:ins w:id="380" w:author="Alicia" w:date="2016-05-02T11:50:00Z">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ins>
    </w:p>
    <w:p w14:paraId="6DDB4632" w14:textId="4FAB3214" w:rsidR="00633CD7" w:rsidRDefault="00633CD7">
      <w:pPr>
        <w:spacing w:after="0" w:line="240" w:lineRule="auto"/>
        <w:rPr>
          <w:ins w:id="381" w:author="Alicia" w:date="2016-05-02T11:50:00Z"/>
          <w:rFonts w:ascii="Times New Roman" w:hAnsi="Times New Roman" w:cs="Times New Roman"/>
          <w:sz w:val="24"/>
          <w:szCs w:val="24"/>
          <w:lang w:val="en-US"/>
        </w:rPr>
      </w:pPr>
    </w:p>
    <w:p w14:paraId="0890DDAB" w14:textId="77777777" w:rsidR="00A54D9D" w:rsidRDefault="00A54D9D" w:rsidP="004204EA">
      <w:pPr>
        <w:rPr>
          <w:ins w:id="382" w:author="Alicia" w:date="2016-05-10T15:48:00Z"/>
          <w:rFonts w:ascii="Times New Roman" w:hAnsi="Times New Roman" w:cs="Times New Roman"/>
          <w:sz w:val="24"/>
          <w:szCs w:val="24"/>
          <w:lang w:val="en-US"/>
        </w:rPr>
        <w:sectPr w:rsidR="00A54D9D" w:rsidSect="00A54D9D">
          <w:pgSz w:w="12242" w:h="15842" w:code="1"/>
          <w:pgMar w:top="1440" w:right="1440" w:bottom="1440" w:left="1440" w:header="709" w:footer="709" w:gutter="0"/>
          <w:cols w:space="708"/>
          <w:docGrid w:linePitch="360"/>
          <w:sectPrChange w:id="383" w:author="Alicia" w:date="2016-05-10T15:48:00Z">
            <w:sectPr w:rsidR="00A54D9D" w:rsidSect="00A54D9D">
              <w:pgSz w:w="15842" w:h="12242"/>
              <w:pgMar w:top="1440" w:right="1440" w:bottom="1440" w:left="1440" w:header="709" w:footer="709" w:gutter="0"/>
            </w:sectPr>
          </w:sectPrChange>
        </w:sectPr>
      </w:pPr>
    </w:p>
    <w:p w14:paraId="79BD698A" w14:textId="75ACFDC8" w:rsidR="008C2A32" w:rsidDel="00B5148E" w:rsidRDefault="00963BF8">
      <w:pPr>
        <w:spacing w:line="480" w:lineRule="auto"/>
        <w:rPr>
          <w:del w:id="384" w:author="Alicia" w:date="2016-05-02T11:27:00Z"/>
          <w:rFonts w:ascii="Times New Roman" w:hAnsi="Times New Roman" w:cs="Times New Roman"/>
          <w:sz w:val="24"/>
          <w:szCs w:val="24"/>
          <w:lang w:val="en-US"/>
        </w:rPr>
        <w:pPrChange w:id="385" w:author="Alicia" w:date="2016-05-02T11:52:00Z">
          <w:pPr/>
        </w:pPrChange>
      </w:pPr>
      <w:del w:id="386" w:author="Alicia" w:date="2016-05-02T11:27:00Z">
        <w:r w:rsidDel="00B5148E">
          <w:rPr>
            <w:rFonts w:ascii="Times New Roman" w:hAnsi="Times New Roman" w:cs="Times New Roman"/>
            <w:noProof/>
            <w:sz w:val="24"/>
            <w:szCs w:val="24"/>
            <w:lang w:eastAsia="es-ES"/>
          </w:rPr>
          <w:lastRenderedPageBreak/>
          <w:drawing>
            <wp:inline distT="0" distB="0" distL="0" distR="0" wp14:anchorId="02CA1643" wp14:editId="67FBC742">
              <wp:extent cx="3752850" cy="35306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530600"/>
                      </a:xfrm>
                      <a:prstGeom prst="rect">
                        <a:avLst/>
                      </a:prstGeom>
                      <a:noFill/>
                      <a:ln>
                        <a:noFill/>
                      </a:ln>
                    </pic:spPr>
                  </pic:pic>
                </a:graphicData>
              </a:graphic>
            </wp:inline>
          </w:drawing>
        </w:r>
      </w:del>
    </w:p>
    <w:p w14:paraId="754CFF2D" w14:textId="20783FC5" w:rsidR="00633CD7" w:rsidDel="00A54D9D" w:rsidRDefault="00633CD7">
      <w:pPr>
        <w:spacing w:after="0" w:line="480" w:lineRule="auto"/>
        <w:rPr>
          <w:del w:id="387" w:author="Alicia" w:date="2016-05-10T15:47:00Z"/>
          <w:rFonts w:ascii="Times New Roman" w:hAnsi="Times New Roman" w:cs="Times New Roman"/>
          <w:sz w:val="24"/>
          <w:szCs w:val="24"/>
          <w:lang w:val="en-US"/>
        </w:rPr>
        <w:sectPr w:rsidR="00633CD7" w:rsidDel="00A54D9D" w:rsidSect="00AD4822">
          <w:pgSz w:w="12242" w:h="15842" w:code="1"/>
          <w:pgMar w:top="1440" w:right="1440" w:bottom="1440" w:left="1440" w:header="709" w:footer="709" w:gutter="0"/>
          <w:cols w:space="708"/>
          <w:docGrid w:linePitch="360"/>
        </w:sectPr>
        <w:pPrChange w:id="388" w:author="Alicia" w:date="2016-05-02T11:52:00Z">
          <w:pPr>
            <w:spacing w:after="0" w:line="240" w:lineRule="auto"/>
          </w:pPr>
        </w:pPrChange>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52281A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r w:rsidR="00F16AC6" w:rsidRPr="00F16AC6">
        <w:rPr>
          <w:rFonts w:ascii="Times New Roman" w:hAnsi="Times New Roman" w:cs="Times New Roman"/>
          <w:sz w:val="24"/>
          <w:szCs w:val="24"/>
          <w:lang w:val="en-US"/>
        </w:rPr>
        <w:t xml:space="preserve"> </w:t>
      </w:r>
      <w:ins w:id="389" w:author="Alicia" w:date="2016-05-02T10:59:00Z">
        <w:r w:rsidR="00F16AC6" w:rsidRPr="00F16AC6">
          <w:rPr>
            <w:rFonts w:ascii="Times New Roman" w:hAnsi="Times New Roman" w:cs="Times New Roman"/>
            <w:sz w:val="24"/>
            <w:szCs w:val="24"/>
            <w:lang w:val="en-US"/>
          </w:rPr>
          <w:t xml:space="preserve">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ins>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Default="00391598">
      <w:pPr>
        <w:spacing w:after="0" w:line="240" w:lineRule="auto"/>
        <w:rPr>
          <w:ins w:id="390" w:author="Alicia" w:date="2016-05-17T11:23:00Z"/>
          <w:rFonts w:ascii="Times New Roman" w:hAnsi="Times New Roman" w:cs="Times New Roman"/>
          <w:sz w:val="24"/>
          <w:szCs w:val="24"/>
          <w:lang w:val="en-US"/>
        </w:rPr>
      </w:pPr>
      <w:ins w:id="391" w:author="Alicia" w:date="2016-05-17T11:23:00Z">
        <w:r>
          <w:rPr>
            <w:rFonts w:ascii="Times New Roman" w:hAnsi="Times New Roman" w:cs="Times New Roman"/>
            <w:sz w:val="24"/>
            <w:szCs w:val="24"/>
            <w:lang w:val="en-US"/>
          </w:rPr>
          <w:br w:type="page"/>
        </w:r>
      </w:ins>
    </w:p>
    <w:p w14:paraId="7263F30A" w14:textId="0572A0E5" w:rsidR="00245AFD" w:rsidRDefault="006223D7" w:rsidP="00245AFD">
      <w:pPr>
        <w:rPr>
          <w:ins w:id="392" w:author="Alicia" w:date="2016-05-17T17:24:00Z"/>
          <w:rFonts w:ascii="Times New Roman" w:hAnsi="Times New Roman" w:cs="Times New Roman"/>
          <w:sz w:val="24"/>
          <w:lang w:val="en-US"/>
        </w:rPr>
      </w:pPr>
      <w:ins w:id="393" w:author="Alicia" w:date="2016-05-18T15:51:00Z">
        <w:r>
          <w:rPr>
            <w:rFonts w:ascii="Times New Roman" w:hAnsi="Times New Roman" w:cs="Times New Roman"/>
            <w:sz w:val="24"/>
            <w:szCs w:val="24"/>
            <w:lang w:val="en-US"/>
          </w:rPr>
          <w:lastRenderedPageBreak/>
          <w:t>Appendix S3</w:t>
        </w:r>
      </w:ins>
      <w:ins w:id="394" w:author="Alicia" w:date="2016-05-17T17:24:00Z">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analyses of reproductive traits (flowering phenology, shoot height and number of flowers) and </w:t>
        </w:r>
      </w:ins>
      <w:ins w:id="395" w:author="Alicia" w:date="2016-05-17T17:25:00Z">
        <w:r w:rsidR="00245AFD">
          <w:rPr>
            <w:rFonts w:ascii="Times New Roman" w:hAnsi="Times New Roman" w:cs="Times New Roman"/>
            <w:sz w:val="24"/>
            <w:szCs w:val="24"/>
            <w:lang w:val="en-US"/>
          </w:rPr>
          <w:t>probability of attack</w:t>
        </w:r>
      </w:ins>
      <w:ins w:id="396" w:author="Alicia" w:date="2016-05-17T17:24:00Z">
        <w:r w:rsidR="00245AFD">
          <w:rPr>
            <w:rFonts w:ascii="Times New Roman" w:hAnsi="Times New Roman" w:cs="Times New Roman"/>
            <w:sz w:val="24"/>
            <w:lang w:val="en-US"/>
          </w:rPr>
          <w:t xml:space="preserve"> by </w:t>
        </w:r>
        <w:r w:rsidR="00245AFD">
          <w:rPr>
            <w:rFonts w:ascii="Times New Roman" w:hAnsi="Times New Roman" w:cs="Times New Roman"/>
            <w:i/>
            <w:sz w:val="24"/>
            <w:lang w:val="en-US"/>
          </w:rPr>
          <w:t xml:space="preserve">P. </w:t>
        </w:r>
        <w:proofErr w:type="spellStart"/>
        <w:r w:rsidR="00245AFD">
          <w:rPr>
            <w:rFonts w:ascii="Times New Roman" w:hAnsi="Times New Roman" w:cs="Times New Roman"/>
            <w:i/>
            <w:sz w:val="24"/>
            <w:lang w:val="en-US"/>
          </w:rPr>
          <w:t>alcon</w:t>
        </w:r>
        <w:proofErr w:type="spellEnd"/>
        <w:r w:rsidR="00245AFD">
          <w:rPr>
            <w:rFonts w:ascii="Times New Roman" w:hAnsi="Times New Roman" w:cs="Times New Roman"/>
            <w:sz w:val="24"/>
            <w:lang w:val="en-US"/>
          </w:rPr>
          <w:t xml:space="preserve"> as predictors of fitness of </w:t>
        </w:r>
        <w:r w:rsidR="00245AFD">
          <w:rPr>
            <w:rFonts w:ascii="Times New Roman" w:hAnsi="Times New Roman" w:cs="Times New Roman"/>
            <w:i/>
            <w:sz w:val="24"/>
            <w:lang w:val="en-US"/>
          </w:rPr>
          <w:t xml:space="preserve">G. </w:t>
        </w:r>
        <w:proofErr w:type="spellStart"/>
        <w:r w:rsidR="00245AFD">
          <w:rPr>
            <w:rFonts w:ascii="Times New Roman" w:hAnsi="Times New Roman" w:cs="Times New Roman"/>
            <w:i/>
            <w:sz w:val="24"/>
            <w:lang w:val="en-US"/>
          </w:rPr>
          <w:t>pneumonanthe</w:t>
        </w:r>
        <w:proofErr w:type="spellEnd"/>
        <w:r w:rsidR="00245AFD">
          <w:rPr>
            <w:rFonts w:ascii="Times New Roman" w:hAnsi="Times New Roman" w:cs="Times New Roman"/>
            <w:sz w:val="24"/>
            <w:lang w:val="en-US"/>
          </w:rPr>
          <w:t xml:space="preserve"> (number of intact fruits)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245AFD">
          <w:rPr>
            <w:rFonts w:ascii="Times New Roman" w:hAnsi="Times New Roman" w:cs="Times New Roman"/>
            <w:sz w:val="24"/>
            <w:lang w:val="en-US"/>
          </w:rPr>
          <w:t>s are shown in the boxes of endogenous variables. A</w:t>
        </w:r>
        <w:r w:rsidR="00245AFD">
          <w:rPr>
            <w:rFonts w:ascii="Times New Roman" w:hAnsi="Times New Roman" w:cs="Times New Roman"/>
            <w:sz w:val="24"/>
            <w:szCs w:val="24"/>
            <w:lang w:val="en-US"/>
          </w:rPr>
          <w:t xml:space="preserve">ll data were standardized within populations before performing the analyses. Number of samples,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ins>
    </w:p>
    <w:p w14:paraId="7746A95E" w14:textId="10F7B733" w:rsidR="00245AFD" w:rsidRDefault="00245AFD" w:rsidP="00391598">
      <w:pPr>
        <w:rPr>
          <w:ins w:id="397" w:author="Alicia" w:date="2016-05-17T11:23:00Z"/>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ins w:id="398" w:author="Alicia" w:date="2016-05-17T17:24:00Z">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ins>
    </w:p>
    <w:p w14:paraId="5A31112F" w14:textId="0D1D790B" w:rsidR="00391598" w:rsidRDefault="00136EFC" w:rsidP="00391598">
      <w:pPr>
        <w:rPr>
          <w:ins w:id="399" w:author="Alicia" w:date="2016-05-17T11:23:00Z"/>
          <w:rFonts w:ascii="Times New Roman" w:hAnsi="Times New Roman" w:cs="Times New Roman"/>
          <w:sz w:val="24"/>
          <w:szCs w:val="24"/>
          <w:lang w:val="en-US"/>
        </w:rPr>
      </w:pPr>
      <w:ins w:id="400" w:author="Alicia" w:date="2016-05-19T13:24: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 the path analyses of reproductive traits (</w:t>
        </w:r>
        <w:proofErr w:type="spellStart"/>
        <w:r w:rsidRPr="006223D7">
          <w:rPr>
            <w:rFonts w:ascii="Times New Roman" w:hAnsi="Times New Roman" w:cs="Times New Roman"/>
            <w:sz w:val="24"/>
            <w:szCs w:val="24"/>
            <w:lang w:val="en-US"/>
          </w:rPr>
          <w:t>Phen</w:t>
        </w:r>
        <w:proofErr w:type="spellEnd"/>
        <w:r w:rsidRPr="006223D7">
          <w:rPr>
            <w:rFonts w:ascii="Times New Roman" w:hAnsi="Times New Roman" w:cs="Times New Roman"/>
            <w:sz w:val="24"/>
            <w:szCs w:val="24"/>
            <w:lang w:val="en-US"/>
          </w:rPr>
          <w:t xml:space="preserve"> = flowering phenology, Shoot h = shoot height and N </w:t>
        </w:r>
        <w:proofErr w:type="spellStart"/>
        <w:r w:rsidRPr="006223D7">
          <w:rPr>
            <w:rFonts w:ascii="Times New Roman" w:hAnsi="Times New Roman" w:cs="Times New Roman"/>
            <w:sz w:val="24"/>
            <w:szCs w:val="24"/>
            <w:lang w:val="en-US"/>
          </w:rPr>
          <w:t>fl</w:t>
        </w:r>
        <w:proofErr w:type="spellEnd"/>
        <w:r w:rsidRPr="006223D7">
          <w:rPr>
            <w:rFonts w:ascii="Times New Roman" w:hAnsi="Times New Roman" w:cs="Times New Roman"/>
            <w:sz w:val="24"/>
            <w:szCs w:val="24"/>
            <w:lang w:val="en-US"/>
          </w:rPr>
          <w:t xml:space="preserve"> = number of flowers) and </w:t>
        </w:r>
        <w:r>
          <w:rPr>
            <w:rFonts w:ascii="Times New Roman" w:hAnsi="Times New Roman" w:cs="Times New Roman"/>
            <w:sz w:val="24"/>
            <w:szCs w:val="24"/>
            <w:lang w:val="en-US"/>
          </w:rPr>
          <w:t>probability of attack</w:t>
        </w:r>
        <w:r w:rsidRPr="006223D7">
          <w:rPr>
            <w:rFonts w:ascii="Times New Roman" w:hAnsi="Times New Roman" w:cs="Times New Roman"/>
            <w:sz w:val="24"/>
            <w:szCs w:val="24"/>
            <w:lang w:val="en-US"/>
          </w:rPr>
          <w:t xml:space="preserve"> by </w:t>
        </w:r>
        <w:r w:rsidRPr="00D21DC9">
          <w:rPr>
            <w:rFonts w:ascii="Times New Roman" w:hAnsi="Times New Roman" w:cs="Times New Roman"/>
            <w:i/>
            <w:sz w:val="24"/>
            <w:szCs w:val="24"/>
            <w:lang w:val="en-US"/>
          </w:rPr>
          <w:t xml:space="preserve">P. </w:t>
        </w:r>
        <w:proofErr w:type="spellStart"/>
        <w:r w:rsidRPr="00D21DC9">
          <w:rPr>
            <w:rFonts w:ascii="Times New Roman" w:hAnsi="Times New Roman" w:cs="Times New Roman"/>
            <w:i/>
            <w:sz w:val="24"/>
            <w:szCs w:val="24"/>
            <w:lang w:val="en-US"/>
          </w:rPr>
          <w:t>alcon</w:t>
        </w:r>
        <w:proofErr w:type="spellEnd"/>
        <w:r w:rsidRPr="006223D7">
          <w:rPr>
            <w:rFonts w:ascii="Times New Roman" w:hAnsi="Times New Roman" w:cs="Times New Roman"/>
            <w:sz w:val="24"/>
            <w:szCs w:val="24"/>
            <w:lang w:val="en-US"/>
          </w:rPr>
          <w:t xml:space="preserve"> (</w:t>
        </w:r>
        <w:r>
          <w:rPr>
            <w:rFonts w:ascii="Times New Roman" w:hAnsi="Times New Roman" w:cs="Times New Roman"/>
            <w:sz w:val="24"/>
            <w:lang w:val="en-US"/>
          </w:rPr>
          <w:t>Attack = probability of attack</w:t>
        </w:r>
        <w:r w:rsidRPr="006223D7">
          <w:rPr>
            <w:rFonts w:ascii="Times New Roman" w:hAnsi="Times New Roman" w:cs="Times New Roman"/>
            <w:sz w:val="24"/>
            <w:szCs w:val="24"/>
            <w:lang w:val="en-US"/>
          </w:rPr>
          <w:t xml:space="preserve">) as predictors of fitness of </w:t>
        </w:r>
        <w:r w:rsidRPr="00D21DC9">
          <w:rPr>
            <w:rFonts w:ascii="Times New Roman" w:hAnsi="Times New Roman" w:cs="Times New Roman"/>
            <w:i/>
            <w:sz w:val="24"/>
            <w:szCs w:val="24"/>
            <w:lang w:val="en-US"/>
          </w:rPr>
          <w:t xml:space="preserve">G. </w:t>
        </w:r>
        <w:proofErr w:type="spellStart"/>
        <w:r w:rsidRPr="00D21DC9">
          <w:rPr>
            <w:rFonts w:ascii="Times New Roman" w:hAnsi="Times New Roman" w:cs="Times New Roman"/>
            <w:i/>
            <w:sz w:val="24"/>
            <w:szCs w:val="24"/>
            <w:lang w:val="en-US"/>
          </w:rPr>
          <w:t>pneumonanthe</w:t>
        </w:r>
        <w:proofErr w:type="spellEnd"/>
        <w:r w:rsidRPr="006223D7">
          <w:rPr>
            <w:rFonts w:ascii="Times New Roman" w:hAnsi="Times New Roman" w:cs="Times New Roman"/>
            <w:sz w:val="24"/>
            <w:szCs w:val="24"/>
            <w:lang w:val="en-US"/>
          </w:rPr>
          <w:t xml:space="preserve"> (N </w:t>
        </w:r>
        <w:proofErr w:type="spellStart"/>
        <w:r w:rsidRPr="006223D7">
          <w:rPr>
            <w:rFonts w:ascii="Times New Roman" w:hAnsi="Times New Roman" w:cs="Times New Roman"/>
            <w:sz w:val="24"/>
            <w:szCs w:val="24"/>
            <w:lang w:val="en-US"/>
          </w:rPr>
          <w:t>int</w:t>
        </w:r>
        <w:proofErr w:type="spellEnd"/>
        <w:r w:rsidRPr="006223D7">
          <w:rPr>
            <w:rFonts w:ascii="Times New Roman" w:hAnsi="Times New Roman" w:cs="Times New Roman"/>
            <w:sz w:val="24"/>
            <w:szCs w:val="24"/>
            <w:lang w:val="en-US"/>
          </w:rPr>
          <w:t xml:space="preserve"> </w:t>
        </w:r>
        <w:proofErr w:type="spellStart"/>
        <w:r w:rsidRPr="006223D7">
          <w:rPr>
            <w:rFonts w:ascii="Times New Roman" w:hAnsi="Times New Roman" w:cs="Times New Roman"/>
            <w:sz w:val="24"/>
            <w:szCs w:val="24"/>
            <w:lang w:val="en-US"/>
          </w:rPr>
          <w:t>fr</w:t>
        </w:r>
        <w:proofErr w:type="spellEnd"/>
        <w:r w:rsidRPr="006223D7">
          <w:rPr>
            <w:rFonts w:ascii="Times New Roman" w:hAnsi="Times New Roman" w:cs="Times New Roman"/>
            <w:sz w:val="24"/>
            <w:szCs w:val="24"/>
            <w:lang w:val="en-US"/>
          </w:rPr>
          <w:t xml:space="preserve"> = number of intact fruits) resulting from fitting the saturated model to each population and year. Significant coefficients (bootstrap-corrected p &lt; 0.05) are depicted in bold, and marginally significant coefficients (bootstrap-corrected p &lt; 0.1) are depicted in italics.</w:t>
        </w:r>
      </w:ins>
    </w:p>
    <w:tbl>
      <w:tblPr>
        <w:tblW w:w="13580"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69614C">
        <w:trPr>
          <w:trHeight w:val="315"/>
        </w:trPr>
        <w:tc>
          <w:tcPr>
            <w:tcW w:w="1020"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6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69614C">
        <w:trPr>
          <w:trHeight w:val="315"/>
        </w:trPr>
        <w:tc>
          <w:tcPr>
            <w:tcW w:w="1020"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36EFC">
        <w:trPr>
          <w:trHeight w:val="315"/>
        </w:trPr>
        <w:tc>
          <w:tcPr>
            <w:tcW w:w="1020"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6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36EFC">
        <w:trPr>
          <w:trHeight w:val="315"/>
        </w:trPr>
        <w:tc>
          <w:tcPr>
            <w:tcW w:w="1020"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6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36EFC">
        <w:trPr>
          <w:trHeight w:val="315"/>
        </w:trPr>
        <w:tc>
          <w:tcPr>
            <w:tcW w:w="1020"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36EFC">
        <w:trPr>
          <w:trHeight w:val="315"/>
        </w:trPr>
        <w:tc>
          <w:tcPr>
            <w:tcW w:w="1020"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6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36EFC">
        <w:trPr>
          <w:trHeight w:val="315"/>
        </w:trPr>
        <w:tc>
          <w:tcPr>
            <w:tcW w:w="1020"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36EFC">
        <w:trPr>
          <w:trHeight w:val="315"/>
        </w:trPr>
        <w:tc>
          <w:tcPr>
            <w:tcW w:w="1020"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6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6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36EFC">
        <w:trPr>
          <w:trHeight w:val="315"/>
        </w:trPr>
        <w:tc>
          <w:tcPr>
            <w:tcW w:w="1020"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6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36EFC">
        <w:trPr>
          <w:trHeight w:val="315"/>
        </w:trPr>
        <w:tc>
          <w:tcPr>
            <w:tcW w:w="1020"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6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36EFC">
        <w:trPr>
          <w:trHeight w:val="315"/>
        </w:trPr>
        <w:tc>
          <w:tcPr>
            <w:tcW w:w="1020"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6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36EFC">
        <w:trPr>
          <w:trHeight w:val="315"/>
        </w:trPr>
        <w:tc>
          <w:tcPr>
            <w:tcW w:w="1020"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6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36EFC">
        <w:trPr>
          <w:trHeight w:val="315"/>
        </w:trPr>
        <w:tc>
          <w:tcPr>
            <w:tcW w:w="1020"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6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36EFC">
        <w:trPr>
          <w:trHeight w:val="315"/>
        </w:trPr>
        <w:tc>
          <w:tcPr>
            <w:tcW w:w="1020"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36EFC">
        <w:trPr>
          <w:trHeight w:val="315"/>
        </w:trPr>
        <w:tc>
          <w:tcPr>
            <w:tcW w:w="1020"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6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36EFC">
        <w:trPr>
          <w:trHeight w:val="315"/>
        </w:trPr>
        <w:tc>
          <w:tcPr>
            <w:tcW w:w="1020"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ins w:id="401" w:author="Alicia" w:date="2016-05-18T15:52:00Z"/>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59E5383E" w:rsidR="006223D7" w:rsidRDefault="00136EFC" w:rsidP="006223D7">
      <w:pPr>
        <w:rPr>
          <w:ins w:id="402" w:author="Alicia" w:date="2016-05-18T15:54:00Z"/>
          <w:rFonts w:ascii="Times New Roman" w:hAnsi="Times New Roman" w:cs="Times New Roman"/>
          <w:sz w:val="24"/>
          <w:szCs w:val="24"/>
          <w:lang w:val="en-US"/>
        </w:rPr>
      </w:pPr>
      <w:ins w:id="403" w:author="Alicia" w:date="2016-05-19T13:25: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tandardized path coefficients for the path analyses of reproductive traits (</w:t>
        </w:r>
        <w:proofErr w:type="spellStart"/>
        <w:r w:rsidRPr="006223D7">
          <w:rPr>
            <w:rFonts w:ascii="Times New Roman" w:hAnsi="Times New Roman" w:cs="Times New Roman"/>
            <w:sz w:val="24"/>
            <w:szCs w:val="24"/>
            <w:lang w:val="en-US"/>
          </w:rPr>
          <w:t>Phen</w:t>
        </w:r>
        <w:proofErr w:type="spellEnd"/>
        <w:r w:rsidRPr="006223D7">
          <w:rPr>
            <w:rFonts w:ascii="Times New Roman" w:hAnsi="Times New Roman" w:cs="Times New Roman"/>
            <w:sz w:val="24"/>
            <w:szCs w:val="24"/>
            <w:lang w:val="en-US"/>
          </w:rPr>
          <w:t xml:space="preserve"> = flowering phenology, Shoot h = shoot height and N </w:t>
        </w:r>
        <w:proofErr w:type="spellStart"/>
        <w:r w:rsidRPr="006223D7">
          <w:rPr>
            <w:rFonts w:ascii="Times New Roman" w:hAnsi="Times New Roman" w:cs="Times New Roman"/>
            <w:sz w:val="24"/>
            <w:szCs w:val="24"/>
            <w:lang w:val="en-US"/>
          </w:rPr>
          <w:t>fl</w:t>
        </w:r>
        <w:proofErr w:type="spellEnd"/>
        <w:r w:rsidRPr="006223D7">
          <w:rPr>
            <w:rFonts w:ascii="Times New Roman" w:hAnsi="Times New Roman" w:cs="Times New Roman"/>
            <w:sz w:val="24"/>
            <w:szCs w:val="24"/>
            <w:lang w:val="en-US"/>
          </w:rPr>
          <w:t xml:space="preserve"> = number of flowers) and </w:t>
        </w:r>
        <w:r>
          <w:rPr>
            <w:rFonts w:ascii="Times New Roman" w:hAnsi="Times New Roman" w:cs="Times New Roman"/>
            <w:sz w:val="24"/>
            <w:szCs w:val="24"/>
            <w:lang w:val="en-US"/>
          </w:rPr>
          <w:t>probability of attack</w:t>
        </w:r>
        <w:r w:rsidRPr="006223D7">
          <w:rPr>
            <w:rFonts w:ascii="Times New Roman" w:hAnsi="Times New Roman" w:cs="Times New Roman"/>
            <w:sz w:val="24"/>
            <w:szCs w:val="24"/>
            <w:lang w:val="en-US"/>
          </w:rPr>
          <w:t xml:space="preserve"> by </w:t>
        </w:r>
        <w:r w:rsidRPr="002A10BE">
          <w:rPr>
            <w:rFonts w:ascii="Times New Roman" w:hAnsi="Times New Roman" w:cs="Times New Roman"/>
            <w:i/>
            <w:sz w:val="24"/>
            <w:szCs w:val="24"/>
            <w:lang w:val="en-US"/>
          </w:rPr>
          <w:t xml:space="preserve">P. </w:t>
        </w:r>
        <w:proofErr w:type="spellStart"/>
        <w:r w:rsidRPr="002A10BE">
          <w:rPr>
            <w:rFonts w:ascii="Times New Roman" w:hAnsi="Times New Roman" w:cs="Times New Roman"/>
            <w:i/>
            <w:sz w:val="24"/>
            <w:szCs w:val="24"/>
            <w:lang w:val="en-US"/>
          </w:rPr>
          <w:t>alcon</w:t>
        </w:r>
        <w:proofErr w:type="spellEnd"/>
        <w:r w:rsidRPr="006223D7">
          <w:rPr>
            <w:rFonts w:ascii="Times New Roman" w:hAnsi="Times New Roman" w:cs="Times New Roman"/>
            <w:sz w:val="24"/>
            <w:szCs w:val="24"/>
            <w:lang w:val="en-US"/>
          </w:rPr>
          <w:t xml:space="preserve"> (</w:t>
        </w:r>
        <w:r>
          <w:rPr>
            <w:rFonts w:ascii="Times New Roman" w:hAnsi="Times New Roman" w:cs="Times New Roman"/>
            <w:sz w:val="24"/>
            <w:lang w:val="en-US"/>
          </w:rPr>
          <w:t>Attack = probability of attack</w:t>
        </w:r>
        <w:r w:rsidRPr="006223D7">
          <w:rPr>
            <w:rFonts w:ascii="Times New Roman" w:hAnsi="Times New Roman" w:cs="Times New Roman"/>
            <w:sz w:val="24"/>
            <w:szCs w:val="24"/>
            <w:lang w:val="en-US"/>
          </w:rPr>
          <w:t xml:space="preserve">) as predictors of fitness of </w:t>
        </w:r>
        <w:r w:rsidRPr="002A10BE">
          <w:rPr>
            <w:rFonts w:ascii="Times New Roman" w:hAnsi="Times New Roman" w:cs="Times New Roman"/>
            <w:i/>
            <w:sz w:val="24"/>
            <w:szCs w:val="24"/>
            <w:lang w:val="en-US"/>
          </w:rPr>
          <w:t xml:space="preserve">G. </w:t>
        </w:r>
        <w:proofErr w:type="spellStart"/>
        <w:r w:rsidRPr="002A10BE">
          <w:rPr>
            <w:rFonts w:ascii="Times New Roman" w:hAnsi="Times New Roman" w:cs="Times New Roman"/>
            <w:i/>
            <w:sz w:val="24"/>
            <w:szCs w:val="24"/>
            <w:lang w:val="en-US"/>
          </w:rPr>
          <w:t>pneumonanthe</w:t>
        </w:r>
        <w:proofErr w:type="spellEnd"/>
        <w:r w:rsidRPr="006223D7">
          <w:rPr>
            <w:rFonts w:ascii="Times New Roman" w:hAnsi="Times New Roman" w:cs="Times New Roman"/>
            <w:sz w:val="24"/>
            <w:szCs w:val="24"/>
            <w:lang w:val="en-US"/>
          </w:rPr>
          <w:t xml:space="preserve"> (N </w:t>
        </w:r>
        <w:proofErr w:type="spellStart"/>
        <w:r w:rsidRPr="006223D7">
          <w:rPr>
            <w:rFonts w:ascii="Times New Roman" w:hAnsi="Times New Roman" w:cs="Times New Roman"/>
            <w:sz w:val="24"/>
            <w:szCs w:val="24"/>
            <w:lang w:val="en-US"/>
          </w:rPr>
          <w:t>int</w:t>
        </w:r>
        <w:proofErr w:type="spellEnd"/>
        <w:r w:rsidRPr="006223D7">
          <w:rPr>
            <w:rFonts w:ascii="Times New Roman" w:hAnsi="Times New Roman" w:cs="Times New Roman"/>
            <w:sz w:val="24"/>
            <w:szCs w:val="24"/>
            <w:lang w:val="en-US"/>
          </w:rPr>
          <w:t xml:space="preserve"> </w:t>
        </w:r>
        <w:proofErr w:type="spellStart"/>
        <w:r w:rsidRPr="006223D7">
          <w:rPr>
            <w:rFonts w:ascii="Times New Roman" w:hAnsi="Times New Roman" w:cs="Times New Roman"/>
            <w:sz w:val="24"/>
            <w:szCs w:val="24"/>
            <w:lang w:val="en-US"/>
          </w:rPr>
          <w:t>fr</w:t>
        </w:r>
        <w:proofErr w:type="spellEnd"/>
        <w:r w:rsidRPr="006223D7">
          <w:rPr>
            <w:rFonts w:ascii="Times New Roman" w:hAnsi="Times New Roman" w:cs="Times New Roman"/>
            <w:sz w:val="24"/>
            <w:szCs w:val="24"/>
            <w:lang w:val="en-US"/>
          </w:rPr>
          <w:t xml:space="preserve"> = number of intact fruits) resulting from fitting the saturated model to each population and year. Significant coefficients (bootstrap-corrected p &lt; 0.05) are depicted in bold, and marginally significant coefficients (bootstrap-corrected p &lt; 0.1) are depicted in italics.</w:t>
        </w:r>
      </w:ins>
      <w:r w:rsidR="003D1A99">
        <w:rPr>
          <w:rFonts w:ascii="Times New Roman" w:hAnsi="Times New Roman" w:cs="Times New Roman"/>
          <w:sz w:val="24"/>
          <w:szCs w:val="24"/>
          <w:lang w:val="en-US"/>
        </w:rPr>
        <w:t xml:space="preserve"> </w:t>
      </w:r>
      <w:ins w:id="404" w:author="Alicia" w:date="2016-05-19T14:12:00Z">
        <w:r w:rsidR="003D1A99">
          <w:rPr>
            <w:rFonts w:ascii="Times New Roman" w:hAnsi="Times New Roman" w:cs="Times New Roman"/>
            <w:sz w:val="24"/>
            <w:szCs w:val="24"/>
            <w:lang w:val="en-US"/>
          </w:rPr>
          <w:t>Average values are included in the last row.</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Change w:id="405">
          <w:tblGrid>
            <w:gridCol w:w="1094"/>
            <w:gridCol w:w="580"/>
            <w:gridCol w:w="1200"/>
            <w:gridCol w:w="1200"/>
            <w:gridCol w:w="1200"/>
            <w:gridCol w:w="1200"/>
            <w:gridCol w:w="1200"/>
            <w:gridCol w:w="1200"/>
            <w:gridCol w:w="1200"/>
            <w:gridCol w:w="1200"/>
            <w:gridCol w:w="1200"/>
            <w:gridCol w:w="1200"/>
          </w:tblGrid>
        </w:tblGridChange>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3D1A99">
        <w:tblPrEx>
          <w:tblW w:w="13674" w:type="dxa"/>
          <w:tblInd w:w="55" w:type="dxa"/>
          <w:tblCellMar>
            <w:left w:w="70" w:type="dxa"/>
            <w:right w:w="70" w:type="dxa"/>
          </w:tblCellMar>
          <w:tblPrExChange w:id="406" w:author="Alicia" w:date="2016-05-19T14:10:00Z">
            <w:tblPrEx>
              <w:tblW w:w="13674" w:type="dxa"/>
              <w:tblInd w:w="55" w:type="dxa"/>
              <w:tblCellMar>
                <w:left w:w="70" w:type="dxa"/>
                <w:right w:w="70" w:type="dxa"/>
              </w:tblCellMar>
            </w:tblPrEx>
          </w:tblPrExChange>
        </w:tblPrEx>
        <w:trPr>
          <w:trHeight w:val="315"/>
          <w:trPrChange w:id="407" w:author="Alicia" w:date="2016-05-19T14:10:00Z">
            <w:trPr>
              <w:trHeight w:val="315"/>
            </w:trPr>
          </w:trPrChange>
        </w:trPr>
        <w:tc>
          <w:tcPr>
            <w:tcW w:w="1094" w:type="dxa"/>
            <w:vMerge/>
            <w:tcBorders>
              <w:top w:val="nil"/>
              <w:left w:val="nil"/>
              <w:bottom w:val="single" w:sz="12" w:space="0" w:color="auto"/>
              <w:right w:val="nil"/>
            </w:tcBorders>
            <w:vAlign w:val="center"/>
            <w:hideMark/>
            <w:tcPrChange w:id="408" w:author="Alicia" w:date="2016-05-19T14:10:00Z">
              <w:tcPr>
                <w:tcW w:w="1094" w:type="dxa"/>
                <w:vMerge/>
                <w:tcBorders>
                  <w:top w:val="nil"/>
                  <w:left w:val="nil"/>
                  <w:bottom w:val="single" w:sz="12" w:space="0" w:color="auto"/>
                  <w:right w:val="nil"/>
                </w:tcBorders>
                <w:vAlign w:val="center"/>
                <w:hideMark/>
              </w:tcPr>
            </w:tcPrChange>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Change w:id="409" w:author="Alicia" w:date="2016-05-19T14:10:00Z">
              <w:tcPr>
                <w:tcW w:w="580" w:type="dxa"/>
                <w:tcBorders>
                  <w:top w:val="nil"/>
                  <w:left w:val="nil"/>
                  <w:bottom w:val="single" w:sz="12" w:space="0" w:color="auto"/>
                  <w:right w:val="nil"/>
                </w:tcBorders>
                <w:shd w:val="clear" w:color="auto" w:fill="auto"/>
                <w:noWrap/>
                <w:vAlign w:val="center"/>
                <w:hideMark/>
              </w:tcPr>
            </w:tcPrChange>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Change w:id="410"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Change w:id="411"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Change w:id="412"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Change w:id="413"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Change w:id="414"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Change w:id="415"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Change w:id="416"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Change w:id="417"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Change w:id="418"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Change w:id="419"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114FB9C2" w:rsidR="00C0430A" w:rsidRDefault="0063728F" w:rsidP="001211F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analyses for the model</w:t>
      </w:r>
      <w:r w:rsidR="001211F0">
        <w:rPr>
          <w:rFonts w:ascii="Times New Roman" w:hAnsi="Times New Roman" w:cs="Times New Roman"/>
          <w:sz w:val="24"/>
          <w:szCs w:val="24"/>
          <w:lang w:val="en-US"/>
        </w:rPr>
        <w:t>s</w:t>
      </w:r>
      <w:r>
        <w:rPr>
          <w:rFonts w:ascii="Times New Roman" w:hAnsi="Times New Roman" w:cs="Times New Roman"/>
          <w:sz w:val="24"/>
          <w:szCs w:val="24"/>
          <w:lang w:val="en-US"/>
        </w:rPr>
        <w:t xml:space="preserve"> with </w:t>
      </w:r>
      <w:r w:rsidR="001211F0">
        <w:rPr>
          <w:rFonts w:ascii="Times New Roman" w:hAnsi="Times New Roman" w:cs="Times New Roman"/>
          <w:sz w:val="24"/>
          <w:szCs w:val="24"/>
          <w:lang w:val="en-US"/>
        </w:rPr>
        <w:t>indirect effects mediated by (A) intensity of predation (number of eggs), and (B) probability of predator attack,</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7E1792BA" w14:textId="579553A3" w:rsidR="008C2A32" w:rsidDel="002A3221" w:rsidRDefault="008C2A32">
      <w:pPr>
        <w:rPr>
          <w:del w:id="420" w:author="Alicia" w:date="2016-05-03T11:13:00Z"/>
          <w:rFonts w:ascii="Times New Roman" w:hAnsi="Times New Roman" w:cs="Times New Roman"/>
          <w:sz w:val="24"/>
          <w:szCs w:val="24"/>
          <w:lang w:val="en-US"/>
        </w:rPr>
      </w:pPr>
      <w:del w:id="421" w:author="Alicia" w:date="2016-05-17T11:24:00Z">
        <w:r w:rsidDel="00391598">
          <w:rPr>
            <w:rFonts w:ascii="Times New Roman" w:hAnsi="Times New Roman" w:cs="Times New Roman"/>
            <w:sz w:val="24"/>
            <w:szCs w:val="24"/>
            <w:lang w:val="en-US"/>
          </w:rPr>
          <w:lastRenderedPageBreak/>
          <w:br w:type="page"/>
        </w:r>
      </w:del>
      <w:del w:id="422" w:author="Alicia" w:date="2016-05-03T11:13:00Z">
        <w:r w:rsidDel="002A3221">
          <w:rPr>
            <w:rFonts w:ascii="Times New Roman" w:hAnsi="Times New Roman" w:cs="Times New Roman"/>
            <w:sz w:val="24"/>
            <w:szCs w:val="24"/>
            <w:lang w:val="en-US"/>
          </w:rPr>
          <w:delText>Appendix S3: Description of the path analyses performed to assess the causal effects of phenology and other reproductive traits on fitness</w:delText>
        </w:r>
      </w:del>
    </w:p>
    <w:p w14:paraId="6964E5B9" w14:textId="72BC55D7" w:rsidR="008C2A32" w:rsidDel="002A3221" w:rsidRDefault="008C2A32" w:rsidP="002A3221">
      <w:pPr>
        <w:rPr>
          <w:del w:id="423" w:author="Alicia" w:date="2016-05-03T11:13:00Z"/>
          <w:rFonts w:ascii="Times New Roman" w:hAnsi="Times New Roman" w:cs="Times New Roman"/>
          <w:sz w:val="24"/>
          <w:szCs w:val="24"/>
          <w:lang w:val="en-US"/>
        </w:rPr>
      </w:pPr>
      <w:del w:id="424" w:author="Alicia" w:date="2016-05-03T11:13:00Z">
        <w:r w:rsidDel="002A3221">
          <w:rPr>
            <w:rFonts w:ascii="Times New Roman" w:hAnsi="Times New Roman" w:cs="Times New Roman"/>
            <w:sz w:val="24"/>
            <w:szCs w:val="24"/>
            <w:lang w:val="en-US"/>
          </w:rPr>
          <w:delText xml:space="preserve">We used path analysis (Grace, 2006) to examine the direct and indirect (predator-mediated) causal effects of phenology and other reproductive traits on fitness in the subset of populations with the predator (excluding population D in 2010). We built two saturated models. The first (model_attack) included direct effects of phenology, flower number and shoot height on number of intact fruits, effects of these traits on the probability of attack, and the effect of </w:delText>
        </w:r>
        <w:r w:rsidDel="002A3221">
          <w:rPr>
            <w:rFonts w:ascii="Times New Roman" w:hAnsi="Times New Roman" w:cs="Times New Roman"/>
            <w:i/>
            <w:iCs/>
            <w:sz w:val="24"/>
            <w:szCs w:val="24"/>
            <w:lang w:val="en-US"/>
          </w:rPr>
          <w:delText>P. alcon</w:delText>
        </w:r>
        <w:r w:rsidDel="002A3221">
          <w:rPr>
            <w:rFonts w:ascii="Times New Roman" w:hAnsi="Times New Roman" w:cs="Times New Roman"/>
            <w:sz w:val="24"/>
            <w:szCs w:val="24"/>
            <w:lang w:val="en-US"/>
          </w:rPr>
          <w:delText xml:space="preserve"> attack on number of intact fruits. The second model (model_eggs) had the same structure, but interaction intensity (number of eggs) was used instead of probability of attack. Correlations between the reproductive traits were included in both models. The adequacy of the hypotheses of our causal models to our data (given by a non-significant </w:delText>
        </w:r>
        <w:r w:rsidDel="002A3221">
          <w:rPr>
            <w:rFonts w:ascii="Symbol" w:hAnsi="Symbol" w:cs="Symbol"/>
            <w:sz w:val="24"/>
            <w:szCs w:val="24"/>
            <w:lang w:val="en-US"/>
          </w:rPr>
          <w:delText></w:delText>
        </w:r>
        <w:r w:rsidDel="002A3221">
          <w:rPr>
            <w:rFonts w:ascii="Times New Roman" w:hAnsi="Times New Roman" w:cs="Times New Roman"/>
            <w:sz w:val="24"/>
            <w:szCs w:val="24"/>
            <w:vertAlign w:val="superscript"/>
            <w:lang w:val="en-US"/>
          </w:rPr>
          <w:delText>2</w:delText>
        </w:r>
        <w:r w:rsidDel="002A3221">
          <w:rPr>
            <w:rFonts w:ascii="Times New Roman" w:hAnsi="Times New Roman" w:cs="Times New Roman"/>
            <w:sz w:val="24"/>
            <w:szCs w:val="24"/>
            <w:lang w:val="en-US"/>
          </w:rPr>
          <w:delText xml:space="preserve"> value) was not a major issue, as our aim was to compare the relationships depicted in these models among populations (cf. Rey </w:delText>
        </w:r>
        <w:r w:rsidDel="002A3221">
          <w:rPr>
            <w:rFonts w:ascii="Times New Roman" w:hAnsi="Times New Roman" w:cs="Times New Roman"/>
            <w:i/>
            <w:iCs/>
            <w:sz w:val="24"/>
            <w:szCs w:val="24"/>
            <w:lang w:val="en-US"/>
          </w:rPr>
          <w:delText>et al.</w:delText>
        </w:r>
        <w:r w:rsidDel="002A3221">
          <w:rPr>
            <w:rFonts w:ascii="Times New Roman" w:hAnsi="Times New Roman" w:cs="Times New Roman"/>
            <w:sz w:val="24"/>
            <w:szCs w:val="24"/>
            <w:lang w:val="en-US"/>
          </w:rPr>
          <w:delText>, 2006). To test for among-population variation in selection on flowering phenology, we used multigroup analysis (Grace, 2006).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S6). Those constraints for which the imposition of the equality assumption causes a significant decrease in the chi-square value indicate path coefficients that are significantly different between groups. We then fitted the path models in each population separately (Appendices S7-8) because the multigroup analysis showed that they differed statistically. As data departed from multivariate normality (results not shown), we calculated bootstrap parameter estimates and test statistics for patch coefficients, based on 5000 bootstrap samples. As we were specifically interested in spatial variation in selective scenarios for flowering phenology, path coefficients for direct and indirect effects of phenology on fitness are shown in Appendix S9.</w:delText>
        </w:r>
      </w:del>
    </w:p>
    <w:p w14:paraId="5ECDE9A9" w14:textId="29BD324D" w:rsidR="008C2A32" w:rsidRDefault="008C2A32" w:rsidP="008C2A32">
      <w:pPr>
        <w:rPr>
          <w:rFonts w:ascii="Times New Roman" w:hAnsi="Times New Roman" w:cs="Times New Roman"/>
          <w:sz w:val="24"/>
          <w:szCs w:val="24"/>
          <w:lang w:val="en-US"/>
        </w:rPr>
      </w:pPr>
      <w:del w:id="425" w:author="Alicia" w:date="2016-05-03T11:13:00Z">
        <w:r w:rsidDel="002A3221">
          <w:rPr>
            <w:rFonts w:ascii="Times New Roman" w:hAnsi="Times New Roman" w:cs="Times New Roman"/>
            <w:sz w:val="24"/>
            <w:szCs w:val="24"/>
            <w:lang w:val="en-US"/>
          </w:rPr>
          <w:br w:type="page"/>
        </w:r>
      </w:del>
      <w:r>
        <w:rPr>
          <w:rFonts w:ascii="Times New Roman" w:hAnsi="Times New Roman" w:cs="Times New Roman"/>
          <w:sz w:val="24"/>
          <w:szCs w:val="24"/>
          <w:lang w:val="en-US"/>
        </w:rPr>
        <w:t xml:space="preserve">Appendix </w:t>
      </w:r>
      <w:del w:id="426" w:author="Alicia" w:date="2016-05-03T11:13:00Z">
        <w:r w:rsidDel="002A3221">
          <w:rPr>
            <w:rFonts w:ascii="Times New Roman" w:hAnsi="Times New Roman" w:cs="Times New Roman"/>
            <w:sz w:val="24"/>
            <w:szCs w:val="24"/>
            <w:lang w:val="en-US"/>
          </w:rPr>
          <w:delText>S4</w:delText>
        </w:r>
      </w:del>
      <w:ins w:id="427" w:author="Alicia" w:date="2016-05-03T11:13:00Z">
        <w:r w:rsidR="002A3221">
          <w:rPr>
            <w:rFonts w:ascii="Times New Roman" w:hAnsi="Times New Roman" w:cs="Times New Roman"/>
            <w:sz w:val="24"/>
            <w:szCs w:val="24"/>
            <w:lang w:val="en-US"/>
          </w:rPr>
          <w:t>S</w:t>
        </w:r>
      </w:ins>
      <w:ins w:id="428" w:author="Alicia" w:date="2016-05-18T15:55:00Z">
        <w:r w:rsidR="006702A0">
          <w:rPr>
            <w:rFonts w:ascii="Times New Roman" w:hAnsi="Times New Roman" w:cs="Times New Roman"/>
            <w:sz w:val="24"/>
            <w:szCs w:val="24"/>
            <w:lang w:val="en-US"/>
          </w:rPr>
          <w:t>7</w:t>
        </w:r>
      </w:ins>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 xml:space="preserve">’s from multiple regressions of relative fitness on standardized reproductive traits) for each population 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51AC27B1"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del w:id="429" w:author="Alicia" w:date="2016-05-03T11:14:00Z">
        <w:r w:rsidDel="002A3221">
          <w:rPr>
            <w:rFonts w:ascii="Times New Roman" w:hAnsi="Times New Roman" w:cs="Times New Roman"/>
            <w:sz w:val="24"/>
            <w:szCs w:val="24"/>
            <w:lang w:val="en-US"/>
          </w:rPr>
          <w:delText>S5</w:delText>
        </w:r>
      </w:del>
      <w:ins w:id="430" w:author="Alicia" w:date="2016-05-03T11:14:00Z">
        <w:r w:rsidR="002A3221">
          <w:rPr>
            <w:rFonts w:ascii="Times New Roman" w:hAnsi="Times New Roman" w:cs="Times New Roman"/>
            <w:sz w:val="24"/>
            <w:szCs w:val="24"/>
            <w:lang w:val="en-US"/>
          </w:rPr>
          <w:t>S</w:t>
        </w:r>
      </w:ins>
      <w:ins w:id="431" w:author="Alicia" w:date="2016-05-18T15:55:00Z">
        <w:r w:rsidR="006702A0">
          <w:rPr>
            <w:rFonts w:ascii="Times New Roman" w:hAnsi="Times New Roman" w:cs="Times New Roman"/>
            <w:sz w:val="24"/>
            <w:szCs w:val="24"/>
            <w:lang w:val="en-US"/>
          </w:rPr>
          <w:t>8</w:t>
        </w:r>
      </w:ins>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ins w:id="432" w:author="Alicia" w:date="2016-05-17T11:26:00Z"/>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56F2C377" w14:textId="6AE4DDCA" w:rsidR="0063728F" w:rsidDel="0063728F" w:rsidRDefault="0063728F" w:rsidP="008C2A32">
      <w:pPr>
        <w:rPr>
          <w:del w:id="433" w:author="Alicia" w:date="2016-05-17T11:26:00Z"/>
          <w:rFonts w:ascii="Times New Roman" w:hAnsi="Times New Roman" w:cs="Times New Roman"/>
          <w:sz w:val="24"/>
          <w:szCs w:val="24"/>
          <w:lang w:val="en-US"/>
        </w:rPr>
      </w:pPr>
    </w:p>
    <w:p w14:paraId="61A34D7A" w14:textId="195DD2EA" w:rsidR="008C2A32" w:rsidDel="0063728F" w:rsidRDefault="008C2A32" w:rsidP="008C2A32">
      <w:pPr>
        <w:rPr>
          <w:del w:id="434" w:author="Alicia" w:date="2016-05-17T11:26:00Z"/>
          <w:rFonts w:ascii="Times New Roman" w:hAnsi="Times New Roman" w:cs="Times New Roman"/>
          <w:sz w:val="24"/>
          <w:szCs w:val="24"/>
          <w:lang w:val="en-US"/>
        </w:rPr>
      </w:pPr>
    </w:p>
    <w:p w14:paraId="50E0304A" w14:textId="6D780ABC" w:rsidR="008C2A32" w:rsidDel="0063728F" w:rsidRDefault="008C2A32">
      <w:pPr>
        <w:rPr>
          <w:del w:id="435" w:author="Alicia" w:date="2016-05-17T11:26:00Z"/>
          <w:rFonts w:ascii="Times New Roman" w:hAnsi="Times New Roman" w:cs="Times New Roman"/>
          <w:sz w:val="24"/>
          <w:szCs w:val="24"/>
          <w:lang w:val="en-US" w:eastAsia="es-ES"/>
        </w:rPr>
      </w:pPr>
      <w:del w:id="436" w:author="Alicia" w:date="2016-05-17T11:26:00Z">
        <w:r w:rsidDel="0063728F">
          <w:rPr>
            <w:rFonts w:ascii="Times New Roman" w:hAnsi="Times New Roman" w:cs="Times New Roman"/>
            <w:sz w:val="24"/>
            <w:szCs w:val="24"/>
            <w:lang w:val="en-US"/>
          </w:rPr>
          <w:br w:type="page"/>
          <w:delText>Appendix S</w:delText>
        </w:r>
      </w:del>
      <w:del w:id="437" w:author="Alicia" w:date="2016-05-16T16:36:00Z">
        <w:r w:rsidDel="006E5FF5">
          <w:rPr>
            <w:rFonts w:ascii="Times New Roman" w:hAnsi="Times New Roman" w:cs="Times New Roman"/>
            <w:sz w:val="24"/>
            <w:szCs w:val="24"/>
            <w:lang w:val="en-US"/>
          </w:rPr>
          <w:delText>6</w:delText>
        </w:r>
      </w:del>
      <w:del w:id="438" w:author="Alicia" w:date="2016-05-17T11:26:00Z">
        <w:r w:rsidDel="0063728F">
          <w:rPr>
            <w:rFonts w:ascii="Times New Roman" w:hAnsi="Times New Roman" w:cs="Times New Roman"/>
            <w:sz w:val="24"/>
            <w:szCs w:val="24"/>
            <w:lang w:val="en-US"/>
          </w:rPr>
          <w:delText xml:space="preserve">: Results of the multigroup analyses for the model with probability of attack (model_attack, A) and with number of eggs (model_eggs, B) in both years. </w:delText>
        </w:r>
        <w:r w:rsidDel="0063728F">
          <w:rPr>
            <w:rFonts w:ascii="Symbol" w:hAnsi="Symbol" w:cs="Symbol"/>
            <w:sz w:val="24"/>
            <w:szCs w:val="24"/>
            <w:lang w:eastAsia="es-ES"/>
          </w:rPr>
          <w:delText></w:delText>
        </w:r>
        <w:r w:rsidDel="0063728F">
          <w:rPr>
            <w:rFonts w:ascii="Times New Roman" w:hAnsi="Times New Roman" w:cs="Times New Roman"/>
            <w:sz w:val="24"/>
            <w:szCs w:val="24"/>
            <w:vertAlign w:val="superscript"/>
            <w:lang w:val="en-US" w:eastAsia="es-ES"/>
          </w:rPr>
          <w:delText>2</w:delText>
        </w:r>
        <w:r w:rsidDel="0063728F">
          <w:rPr>
            <w:rFonts w:ascii="Times New Roman" w:hAnsi="Times New Roman" w:cs="Times New Roman"/>
            <w:sz w:val="24"/>
            <w:szCs w:val="24"/>
            <w:lang w:val="en-US" w:eastAsia="es-ES"/>
          </w:rPr>
          <w:delText xml:space="preserve"> and P for the models with different paths constrained to be equal are shown. A significant </w:delText>
        </w:r>
        <w:r w:rsidDel="0063728F">
          <w:rPr>
            <w:rFonts w:ascii="Symbol" w:hAnsi="Symbol" w:cs="Symbol"/>
            <w:sz w:val="24"/>
            <w:szCs w:val="24"/>
            <w:lang w:eastAsia="es-ES"/>
          </w:rPr>
          <w:delText></w:delText>
        </w:r>
        <w:r w:rsidDel="0063728F">
          <w:rPr>
            <w:rFonts w:ascii="Times New Roman" w:hAnsi="Times New Roman" w:cs="Times New Roman"/>
            <w:sz w:val="24"/>
            <w:szCs w:val="24"/>
            <w:vertAlign w:val="superscript"/>
            <w:lang w:val="en-US" w:eastAsia="es-ES"/>
          </w:rPr>
          <w:delText>2</w:delText>
        </w:r>
        <w:r w:rsidDel="0063728F">
          <w:rPr>
            <w:rFonts w:ascii="Times New Roman" w:hAnsi="Times New Roman" w:cs="Times New Roman"/>
            <w:sz w:val="24"/>
            <w:szCs w:val="24"/>
            <w:lang w:val="en-US" w:eastAsia="es-ES"/>
          </w:rPr>
          <w:delText xml:space="preserve"> (P&lt;0.05) indicates that the path coefficient differs significantly among populations. </w:delText>
        </w:r>
      </w:del>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8C2A32" w:rsidRPr="00AA07B4" w:rsidDel="0063728F" w14:paraId="704AE9A6" w14:textId="72E9ED9C" w:rsidTr="008C2A32">
        <w:trPr>
          <w:cantSplit/>
          <w:tblHeader/>
          <w:del w:id="439" w:author="Alicia" w:date="2016-05-17T11:26:00Z"/>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43A96119" w14:textId="02235BE7" w:rsidR="008C2A32" w:rsidDel="0063728F" w:rsidRDefault="008C2A32">
            <w:pPr>
              <w:rPr>
                <w:del w:id="440" w:author="Alicia" w:date="2016-05-17T11:26:00Z"/>
                <w:rFonts w:ascii="Times New Roman" w:hAnsi="Times New Roman" w:cs="Times New Roman"/>
                <w:sz w:val="24"/>
                <w:szCs w:val="24"/>
                <w:lang w:val="en-US" w:eastAsia="es-ES"/>
              </w:rPr>
              <w:pPrChange w:id="441" w:author="Alicia" w:date="2016-05-17T11:26:00Z">
                <w:pPr>
                  <w:spacing w:after="0" w:line="240" w:lineRule="auto"/>
                </w:pPr>
              </w:pPrChange>
            </w:pPr>
            <w:del w:id="442" w:author="Alicia" w:date="2016-05-17T11:26:00Z">
              <w:r w:rsidDel="0063728F">
                <w:rPr>
                  <w:rFonts w:ascii="Times New Roman" w:hAnsi="Times New Roman" w:cs="Times New Roman"/>
                  <w:sz w:val="24"/>
                  <w:szCs w:val="24"/>
                  <w:lang w:val="en-US" w:eastAsia="es-ES"/>
                </w:rPr>
                <w:delText>Paths constrained to be equal</w:delText>
              </w:r>
            </w:del>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3FECA3B" w14:textId="21894E90" w:rsidR="008C2A32" w:rsidDel="0063728F" w:rsidRDefault="008C2A32">
            <w:pPr>
              <w:rPr>
                <w:del w:id="443" w:author="Alicia" w:date="2016-05-17T11:26:00Z"/>
                <w:rFonts w:ascii="Times New Roman" w:hAnsi="Times New Roman" w:cs="Times New Roman"/>
                <w:sz w:val="24"/>
                <w:szCs w:val="24"/>
                <w:lang w:val="en-US" w:eastAsia="es-ES"/>
              </w:rPr>
              <w:pPrChange w:id="444" w:author="Alicia" w:date="2016-05-17T11:26:00Z">
                <w:pPr>
                  <w:spacing w:after="0" w:line="240" w:lineRule="auto"/>
                  <w:jc w:val="center"/>
                </w:pPr>
              </w:pPrChange>
            </w:pPr>
            <w:del w:id="445" w:author="Alicia" w:date="2016-05-17T11:26:00Z">
              <w:r w:rsidDel="0063728F">
                <w:rPr>
                  <w:rFonts w:ascii="Times New Roman" w:hAnsi="Times New Roman" w:cs="Times New Roman"/>
                  <w:sz w:val="24"/>
                  <w:szCs w:val="24"/>
                  <w:lang w:val="en-US" w:eastAsia="es-ES"/>
                </w:rPr>
                <w:delText>2010</w:delText>
              </w:r>
            </w:del>
          </w:p>
        </w:tc>
        <w:tc>
          <w:tcPr>
            <w:tcW w:w="50" w:type="dxa"/>
            <w:tcBorders>
              <w:top w:val="single" w:sz="12" w:space="0" w:color="auto"/>
              <w:left w:val="nil"/>
              <w:bottom w:val="nil"/>
              <w:right w:val="nil"/>
            </w:tcBorders>
          </w:tcPr>
          <w:p w14:paraId="70A12494" w14:textId="2B97B326" w:rsidR="008C2A32" w:rsidDel="0063728F" w:rsidRDefault="008C2A32">
            <w:pPr>
              <w:rPr>
                <w:del w:id="446" w:author="Alicia" w:date="2016-05-17T11:26:00Z"/>
                <w:rFonts w:ascii="Symbol" w:hAnsi="Symbol" w:cs="Symbol"/>
                <w:sz w:val="24"/>
                <w:szCs w:val="24"/>
                <w:lang w:val="en-US" w:eastAsia="es-ES"/>
              </w:rPr>
              <w:pPrChange w:id="447" w:author="Alicia" w:date="2016-05-17T11:26:00Z">
                <w:pPr>
                  <w:spacing w:after="0" w:line="240" w:lineRule="auto"/>
                  <w:jc w:val="center"/>
                </w:pPr>
              </w:pPrChange>
            </w:pPr>
          </w:p>
        </w:tc>
        <w:tc>
          <w:tcPr>
            <w:tcW w:w="1800" w:type="dxa"/>
            <w:gridSpan w:val="2"/>
            <w:tcBorders>
              <w:top w:val="single" w:sz="12" w:space="0" w:color="auto"/>
              <w:left w:val="nil"/>
              <w:bottom w:val="single" w:sz="6" w:space="0" w:color="auto"/>
              <w:right w:val="nil"/>
            </w:tcBorders>
            <w:vAlign w:val="center"/>
          </w:tcPr>
          <w:p w14:paraId="71053839" w14:textId="75C07232" w:rsidR="008C2A32" w:rsidDel="0063728F" w:rsidRDefault="008C2A32">
            <w:pPr>
              <w:rPr>
                <w:del w:id="448" w:author="Alicia" w:date="2016-05-17T11:26:00Z"/>
                <w:rFonts w:ascii="Times New Roman" w:hAnsi="Times New Roman" w:cs="Times New Roman"/>
                <w:sz w:val="24"/>
                <w:szCs w:val="24"/>
                <w:lang w:val="en-US" w:eastAsia="es-ES"/>
              </w:rPr>
              <w:pPrChange w:id="449" w:author="Alicia" w:date="2016-05-17T11:26:00Z">
                <w:pPr>
                  <w:spacing w:after="0" w:line="240" w:lineRule="auto"/>
                  <w:jc w:val="center"/>
                </w:pPr>
              </w:pPrChange>
            </w:pPr>
            <w:del w:id="450" w:author="Alicia" w:date="2016-05-17T11:26:00Z">
              <w:r w:rsidDel="0063728F">
                <w:rPr>
                  <w:rFonts w:ascii="Times New Roman" w:hAnsi="Times New Roman" w:cs="Times New Roman"/>
                  <w:sz w:val="24"/>
                  <w:szCs w:val="24"/>
                  <w:lang w:val="en-US" w:eastAsia="es-ES"/>
                </w:rPr>
                <w:delText>2011</w:delText>
              </w:r>
            </w:del>
          </w:p>
        </w:tc>
      </w:tr>
      <w:tr w:rsidR="008C2A32" w:rsidRPr="00AA07B4" w:rsidDel="0063728F" w14:paraId="18987FA9" w14:textId="7C49CE84" w:rsidTr="008C2A32">
        <w:trPr>
          <w:cantSplit/>
          <w:tblHeader/>
          <w:del w:id="451" w:author="Alicia" w:date="2016-05-17T11:26:00Z"/>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04F28AC2" w14:textId="134D66D8" w:rsidR="008C2A32" w:rsidDel="0063728F" w:rsidRDefault="008C2A32">
            <w:pPr>
              <w:rPr>
                <w:del w:id="452" w:author="Alicia" w:date="2016-05-17T11:26:00Z"/>
                <w:rFonts w:ascii="Times New Roman" w:hAnsi="Times New Roman" w:cs="Times New Roman"/>
                <w:sz w:val="24"/>
                <w:szCs w:val="24"/>
                <w:lang w:val="en-US" w:eastAsia="es-ES"/>
              </w:rPr>
              <w:pPrChange w:id="453" w:author="Alicia" w:date="2016-05-17T11:26:00Z">
                <w:pPr>
                  <w:spacing w:after="0" w:line="240" w:lineRule="auto"/>
                </w:pPr>
              </w:pPrChange>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67C1D4EB" w14:textId="5A16735D" w:rsidR="008C2A32" w:rsidRPr="006E5FF5" w:rsidDel="0063728F" w:rsidRDefault="008C2A32">
            <w:pPr>
              <w:rPr>
                <w:del w:id="454" w:author="Alicia" w:date="2016-05-17T11:26:00Z"/>
                <w:rFonts w:ascii="Times New Roman" w:hAnsi="Times New Roman" w:cs="Times New Roman"/>
                <w:sz w:val="24"/>
                <w:szCs w:val="24"/>
                <w:lang w:eastAsia="es-ES"/>
              </w:rPr>
              <w:pPrChange w:id="455" w:author="Alicia" w:date="2016-05-17T11:26:00Z">
                <w:pPr>
                  <w:spacing w:after="0" w:line="240" w:lineRule="auto"/>
                  <w:jc w:val="center"/>
                </w:pPr>
              </w:pPrChange>
            </w:pPr>
            <w:del w:id="456" w:author="Alicia" w:date="2016-05-17T11:26:00Z">
              <w:r w:rsidDel="0063728F">
                <w:rPr>
                  <w:rFonts w:ascii="Symbol" w:hAnsi="Symbol" w:cs="Symbol"/>
                  <w:sz w:val="24"/>
                  <w:szCs w:val="24"/>
                  <w:lang w:eastAsia="es-ES"/>
                </w:rPr>
                <w:delText></w:delText>
              </w:r>
              <w:r w:rsidRPr="006E5FF5" w:rsidDel="0063728F">
                <w:rPr>
                  <w:rFonts w:ascii="Times New Roman" w:hAnsi="Times New Roman" w:cs="Times New Roman"/>
                  <w:sz w:val="24"/>
                  <w:szCs w:val="24"/>
                  <w:vertAlign w:val="superscript"/>
                  <w:lang w:eastAsia="es-ES"/>
                </w:rPr>
                <w:delText>2</w:delText>
              </w:r>
            </w:del>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12122E2A" w14:textId="2A548F0D" w:rsidR="008C2A32" w:rsidRPr="006E5FF5" w:rsidDel="0063728F" w:rsidRDefault="008C2A32">
            <w:pPr>
              <w:rPr>
                <w:del w:id="457" w:author="Alicia" w:date="2016-05-17T11:26:00Z"/>
                <w:rFonts w:ascii="Times New Roman" w:hAnsi="Times New Roman" w:cs="Times New Roman"/>
                <w:sz w:val="24"/>
                <w:szCs w:val="24"/>
                <w:lang w:eastAsia="es-ES"/>
              </w:rPr>
              <w:pPrChange w:id="458" w:author="Alicia" w:date="2016-05-17T11:26:00Z">
                <w:pPr>
                  <w:spacing w:after="0" w:line="240" w:lineRule="auto"/>
                  <w:jc w:val="center"/>
                </w:pPr>
              </w:pPrChange>
            </w:pPr>
            <w:del w:id="459" w:author="Alicia" w:date="2016-05-17T11:26:00Z">
              <w:r w:rsidRPr="006E5FF5" w:rsidDel="0063728F">
                <w:rPr>
                  <w:rFonts w:ascii="Times New Roman" w:hAnsi="Times New Roman" w:cs="Times New Roman"/>
                  <w:sz w:val="24"/>
                  <w:szCs w:val="24"/>
                  <w:lang w:eastAsia="es-ES"/>
                </w:rPr>
                <w:delText>P</w:delText>
              </w:r>
            </w:del>
          </w:p>
        </w:tc>
        <w:tc>
          <w:tcPr>
            <w:tcW w:w="50" w:type="dxa"/>
            <w:tcBorders>
              <w:top w:val="nil"/>
              <w:left w:val="nil"/>
              <w:bottom w:val="single" w:sz="12" w:space="0" w:color="auto"/>
              <w:right w:val="nil"/>
            </w:tcBorders>
          </w:tcPr>
          <w:p w14:paraId="5E81BF39" w14:textId="0900BE84" w:rsidR="008C2A32" w:rsidRPr="006E5FF5" w:rsidDel="0063728F" w:rsidRDefault="008C2A32">
            <w:pPr>
              <w:rPr>
                <w:del w:id="460" w:author="Alicia" w:date="2016-05-17T11:26:00Z"/>
                <w:rFonts w:ascii="Symbol" w:hAnsi="Symbol" w:cs="Symbol"/>
                <w:sz w:val="24"/>
                <w:szCs w:val="24"/>
                <w:lang w:eastAsia="es-ES"/>
              </w:rPr>
              <w:pPrChange w:id="461" w:author="Alicia" w:date="2016-05-17T11:26:00Z">
                <w:pPr>
                  <w:spacing w:after="0" w:line="240" w:lineRule="auto"/>
                  <w:jc w:val="center"/>
                </w:pPr>
              </w:pPrChange>
            </w:pPr>
          </w:p>
        </w:tc>
        <w:tc>
          <w:tcPr>
            <w:tcW w:w="900" w:type="dxa"/>
            <w:tcBorders>
              <w:top w:val="nil"/>
              <w:left w:val="nil"/>
              <w:bottom w:val="single" w:sz="12" w:space="0" w:color="auto"/>
              <w:right w:val="nil"/>
            </w:tcBorders>
            <w:vAlign w:val="center"/>
          </w:tcPr>
          <w:p w14:paraId="3291CFDD" w14:textId="0E5D16A7" w:rsidR="008C2A32" w:rsidRPr="006E5FF5" w:rsidDel="0063728F" w:rsidRDefault="008C2A32">
            <w:pPr>
              <w:rPr>
                <w:del w:id="462" w:author="Alicia" w:date="2016-05-17T11:26:00Z"/>
                <w:rFonts w:ascii="Times New Roman" w:hAnsi="Times New Roman" w:cs="Times New Roman"/>
                <w:sz w:val="24"/>
                <w:szCs w:val="24"/>
                <w:lang w:eastAsia="es-ES"/>
              </w:rPr>
              <w:pPrChange w:id="463" w:author="Alicia" w:date="2016-05-17T11:26:00Z">
                <w:pPr>
                  <w:spacing w:after="0" w:line="240" w:lineRule="auto"/>
                  <w:jc w:val="center"/>
                </w:pPr>
              </w:pPrChange>
            </w:pPr>
            <w:del w:id="464" w:author="Alicia" w:date="2016-05-17T11:26:00Z">
              <w:r w:rsidDel="0063728F">
                <w:rPr>
                  <w:rFonts w:ascii="Symbol" w:hAnsi="Symbol" w:cs="Symbol"/>
                  <w:sz w:val="24"/>
                  <w:szCs w:val="24"/>
                  <w:lang w:eastAsia="es-ES"/>
                </w:rPr>
                <w:delText></w:delText>
              </w:r>
              <w:r w:rsidRPr="006E5FF5" w:rsidDel="0063728F">
                <w:rPr>
                  <w:rFonts w:ascii="Times New Roman" w:hAnsi="Times New Roman" w:cs="Times New Roman"/>
                  <w:sz w:val="24"/>
                  <w:szCs w:val="24"/>
                  <w:vertAlign w:val="superscript"/>
                  <w:lang w:eastAsia="es-ES"/>
                </w:rPr>
                <w:delText>2</w:delText>
              </w:r>
            </w:del>
          </w:p>
        </w:tc>
        <w:tc>
          <w:tcPr>
            <w:tcW w:w="900" w:type="dxa"/>
            <w:tcBorders>
              <w:top w:val="nil"/>
              <w:left w:val="nil"/>
              <w:bottom w:val="single" w:sz="12" w:space="0" w:color="auto"/>
              <w:right w:val="nil"/>
            </w:tcBorders>
            <w:vAlign w:val="center"/>
          </w:tcPr>
          <w:p w14:paraId="1EE0292E" w14:textId="243ABBF8" w:rsidR="008C2A32" w:rsidRPr="006E5FF5" w:rsidDel="0063728F" w:rsidRDefault="008C2A32">
            <w:pPr>
              <w:rPr>
                <w:del w:id="465" w:author="Alicia" w:date="2016-05-17T11:26:00Z"/>
                <w:rFonts w:ascii="Times New Roman" w:hAnsi="Times New Roman" w:cs="Times New Roman"/>
                <w:sz w:val="24"/>
                <w:szCs w:val="24"/>
                <w:lang w:eastAsia="es-ES"/>
              </w:rPr>
              <w:pPrChange w:id="466" w:author="Alicia" w:date="2016-05-17T11:26:00Z">
                <w:pPr>
                  <w:spacing w:after="0" w:line="240" w:lineRule="auto"/>
                  <w:jc w:val="center"/>
                </w:pPr>
              </w:pPrChange>
            </w:pPr>
            <w:del w:id="467" w:author="Alicia" w:date="2016-05-17T11:26:00Z">
              <w:r w:rsidRPr="006E5FF5" w:rsidDel="0063728F">
                <w:rPr>
                  <w:rFonts w:ascii="Times New Roman" w:hAnsi="Times New Roman" w:cs="Times New Roman"/>
                  <w:sz w:val="24"/>
                  <w:szCs w:val="24"/>
                  <w:lang w:eastAsia="es-ES"/>
                </w:rPr>
                <w:delText>P</w:delText>
              </w:r>
            </w:del>
          </w:p>
        </w:tc>
      </w:tr>
      <w:tr w:rsidR="008C2A32" w:rsidRPr="00AA07B4" w:rsidDel="0063728F" w14:paraId="62198CCE" w14:textId="1CB69EE3" w:rsidTr="008C2A32">
        <w:trPr>
          <w:del w:id="468" w:author="Alicia" w:date="2016-05-17T11:26:00Z"/>
        </w:trPr>
        <w:tc>
          <w:tcPr>
            <w:tcW w:w="4515" w:type="dxa"/>
            <w:tcBorders>
              <w:top w:val="nil"/>
              <w:left w:val="nil"/>
              <w:bottom w:val="single" w:sz="4" w:space="0" w:color="auto"/>
              <w:right w:val="nil"/>
            </w:tcBorders>
            <w:tcMar>
              <w:top w:w="15" w:type="dxa"/>
              <w:left w:w="140" w:type="dxa"/>
              <w:bottom w:w="15" w:type="dxa"/>
              <w:right w:w="140" w:type="dxa"/>
            </w:tcMar>
            <w:vAlign w:val="center"/>
          </w:tcPr>
          <w:p w14:paraId="2D6647D8" w14:textId="36848B59" w:rsidR="008C2A32" w:rsidDel="0063728F" w:rsidRDefault="008C2A32">
            <w:pPr>
              <w:rPr>
                <w:del w:id="469" w:author="Alicia" w:date="2016-05-17T11:26:00Z"/>
                <w:rFonts w:ascii="Times New Roman" w:hAnsi="Times New Roman" w:cs="Times New Roman"/>
                <w:sz w:val="24"/>
                <w:szCs w:val="24"/>
                <w:lang w:val="en-US" w:eastAsia="es-ES"/>
              </w:rPr>
              <w:pPrChange w:id="470" w:author="Alicia" w:date="2016-05-17T11:26:00Z">
                <w:pPr>
                  <w:spacing w:after="0" w:line="240" w:lineRule="auto"/>
                </w:pPr>
              </w:pPrChange>
            </w:pPr>
            <w:del w:id="471" w:author="Alicia" w:date="2016-05-17T11:26:00Z">
              <w:r w:rsidDel="0063728F">
                <w:rPr>
                  <w:rFonts w:ascii="Times New Roman" w:hAnsi="Times New Roman" w:cs="Times New Roman"/>
                  <w:sz w:val="24"/>
                  <w:szCs w:val="24"/>
                  <w:lang w:val="en-US" w:eastAsia="es-ES"/>
                </w:rPr>
                <w:delText>A) model_attack</w:delText>
              </w:r>
            </w:del>
          </w:p>
        </w:tc>
        <w:tc>
          <w:tcPr>
            <w:tcW w:w="1080" w:type="dxa"/>
            <w:tcBorders>
              <w:top w:val="nil"/>
              <w:left w:val="nil"/>
              <w:bottom w:val="nil"/>
              <w:right w:val="nil"/>
            </w:tcBorders>
            <w:tcMar>
              <w:top w:w="15" w:type="dxa"/>
              <w:left w:w="140" w:type="dxa"/>
              <w:bottom w:w="15" w:type="dxa"/>
              <w:right w:w="140" w:type="dxa"/>
            </w:tcMar>
            <w:vAlign w:val="center"/>
          </w:tcPr>
          <w:p w14:paraId="47DEEDF4" w14:textId="15E2B6AB" w:rsidR="008C2A32" w:rsidDel="0063728F" w:rsidRDefault="008C2A32">
            <w:pPr>
              <w:rPr>
                <w:del w:id="472" w:author="Alicia" w:date="2016-05-17T11:26:00Z"/>
                <w:rFonts w:ascii="Times New Roman" w:hAnsi="Times New Roman" w:cs="Times New Roman"/>
                <w:sz w:val="24"/>
                <w:szCs w:val="24"/>
                <w:lang w:val="en-US" w:eastAsia="es-ES"/>
              </w:rPr>
              <w:pPrChange w:id="473" w:author="Alicia" w:date="2016-05-17T11:26:00Z">
                <w:pPr>
                  <w:spacing w:after="0" w:line="240" w:lineRule="auto"/>
                  <w:jc w:val="center"/>
                </w:pPr>
              </w:pPrChange>
            </w:pPr>
          </w:p>
        </w:tc>
        <w:tc>
          <w:tcPr>
            <w:tcW w:w="1138" w:type="dxa"/>
            <w:tcBorders>
              <w:top w:val="nil"/>
              <w:left w:val="nil"/>
              <w:bottom w:val="nil"/>
              <w:right w:val="nil"/>
            </w:tcBorders>
            <w:tcMar>
              <w:top w:w="15" w:type="dxa"/>
              <w:left w:w="140" w:type="dxa"/>
              <w:bottom w:w="15" w:type="dxa"/>
              <w:right w:w="140" w:type="dxa"/>
            </w:tcMar>
            <w:vAlign w:val="center"/>
          </w:tcPr>
          <w:p w14:paraId="4E5B843A" w14:textId="35866FB9" w:rsidR="008C2A32" w:rsidRPr="006E5FF5" w:rsidDel="0063728F" w:rsidRDefault="008C2A32">
            <w:pPr>
              <w:rPr>
                <w:del w:id="474" w:author="Alicia" w:date="2016-05-17T11:26:00Z"/>
                <w:rFonts w:ascii="Times New Roman" w:hAnsi="Times New Roman" w:cs="Times New Roman"/>
                <w:sz w:val="24"/>
                <w:szCs w:val="24"/>
                <w:lang w:eastAsia="es-ES"/>
              </w:rPr>
              <w:pPrChange w:id="475" w:author="Alicia" w:date="2016-05-17T11:26:00Z">
                <w:pPr>
                  <w:spacing w:after="0" w:line="240" w:lineRule="auto"/>
                  <w:jc w:val="center"/>
                </w:pPr>
              </w:pPrChange>
            </w:pPr>
          </w:p>
        </w:tc>
        <w:tc>
          <w:tcPr>
            <w:tcW w:w="50" w:type="dxa"/>
            <w:tcBorders>
              <w:top w:val="nil"/>
              <w:left w:val="nil"/>
              <w:bottom w:val="nil"/>
              <w:right w:val="nil"/>
            </w:tcBorders>
          </w:tcPr>
          <w:p w14:paraId="27EC9610" w14:textId="0178EF7E" w:rsidR="008C2A32" w:rsidRPr="006E5FF5" w:rsidDel="0063728F" w:rsidRDefault="008C2A32">
            <w:pPr>
              <w:rPr>
                <w:del w:id="476" w:author="Alicia" w:date="2016-05-17T11:26:00Z"/>
                <w:rFonts w:ascii="Times New Roman" w:hAnsi="Times New Roman" w:cs="Times New Roman"/>
                <w:sz w:val="24"/>
                <w:szCs w:val="24"/>
                <w:lang w:eastAsia="es-ES"/>
              </w:rPr>
              <w:pPrChange w:id="477" w:author="Alicia" w:date="2016-05-17T11:26:00Z">
                <w:pPr>
                  <w:spacing w:after="0" w:line="240" w:lineRule="auto"/>
                  <w:jc w:val="center"/>
                </w:pPr>
              </w:pPrChange>
            </w:pPr>
          </w:p>
        </w:tc>
        <w:tc>
          <w:tcPr>
            <w:tcW w:w="900" w:type="dxa"/>
            <w:tcBorders>
              <w:top w:val="nil"/>
              <w:left w:val="nil"/>
              <w:bottom w:val="nil"/>
              <w:right w:val="nil"/>
            </w:tcBorders>
            <w:vAlign w:val="center"/>
          </w:tcPr>
          <w:p w14:paraId="3A45BA5B" w14:textId="17885BBD" w:rsidR="008C2A32" w:rsidDel="0063728F" w:rsidRDefault="008C2A32">
            <w:pPr>
              <w:rPr>
                <w:del w:id="478" w:author="Alicia" w:date="2016-05-17T11:26:00Z"/>
                <w:rFonts w:ascii="Times New Roman" w:hAnsi="Times New Roman" w:cs="Times New Roman"/>
                <w:sz w:val="24"/>
                <w:szCs w:val="24"/>
                <w:lang w:val="en-US" w:eastAsia="es-ES"/>
              </w:rPr>
              <w:pPrChange w:id="479" w:author="Alicia" w:date="2016-05-17T11:26:00Z">
                <w:pPr>
                  <w:spacing w:after="0" w:line="240" w:lineRule="auto"/>
                  <w:jc w:val="center"/>
                </w:pPr>
              </w:pPrChange>
            </w:pPr>
          </w:p>
        </w:tc>
        <w:tc>
          <w:tcPr>
            <w:tcW w:w="900" w:type="dxa"/>
            <w:tcBorders>
              <w:top w:val="nil"/>
              <w:left w:val="nil"/>
              <w:bottom w:val="nil"/>
              <w:right w:val="nil"/>
            </w:tcBorders>
            <w:vAlign w:val="center"/>
          </w:tcPr>
          <w:p w14:paraId="200B0708" w14:textId="65342685" w:rsidR="008C2A32" w:rsidRPr="006E5FF5" w:rsidDel="0063728F" w:rsidRDefault="008C2A32">
            <w:pPr>
              <w:rPr>
                <w:del w:id="480" w:author="Alicia" w:date="2016-05-17T11:26:00Z"/>
                <w:rFonts w:ascii="Times New Roman" w:hAnsi="Times New Roman" w:cs="Times New Roman"/>
                <w:sz w:val="24"/>
                <w:szCs w:val="24"/>
                <w:lang w:eastAsia="es-ES"/>
              </w:rPr>
              <w:pPrChange w:id="481" w:author="Alicia" w:date="2016-05-17T11:26:00Z">
                <w:pPr>
                  <w:spacing w:after="0" w:line="240" w:lineRule="auto"/>
                  <w:jc w:val="center"/>
                </w:pPr>
              </w:pPrChange>
            </w:pPr>
          </w:p>
        </w:tc>
      </w:tr>
      <w:tr w:rsidR="008C2A32" w:rsidRPr="00AA07B4" w:rsidDel="0063728F" w14:paraId="736CF24C" w14:textId="33DA667E" w:rsidTr="008C2A32">
        <w:trPr>
          <w:del w:id="482" w:author="Alicia" w:date="2016-05-17T11:26:00Z"/>
        </w:trPr>
        <w:tc>
          <w:tcPr>
            <w:tcW w:w="4515" w:type="dxa"/>
            <w:tcBorders>
              <w:top w:val="single" w:sz="4" w:space="0" w:color="auto"/>
              <w:left w:val="nil"/>
              <w:bottom w:val="nil"/>
              <w:right w:val="nil"/>
            </w:tcBorders>
            <w:tcMar>
              <w:top w:w="15" w:type="dxa"/>
              <w:left w:w="140" w:type="dxa"/>
              <w:bottom w:w="15" w:type="dxa"/>
              <w:right w:w="140" w:type="dxa"/>
            </w:tcMar>
            <w:vAlign w:val="center"/>
          </w:tcPr>
          <w:p w14:paraId="093B9EF2" w14:textId="24FA2F2D" w:rsidR="008C2A32" w:rsidDel="0063728F" w:rsidRDefault="008C2A32">
            <w:pPr>
              <w:rPr>
                <w:del w:id="483" w:author="Alicia" w:date="2016-05-17T11:26:00Z"/>
                <w:rFonts w:ascii="Times New Roman" w:hAnsi="Times New Roman" w:cs="Times New Roman"/>
                <w:sz w:val="24"/>
                <w:szCs w:val="24"/>
                <w:lang w:val="en-US" w:eastAsia="es-ES"/>
              </w:rPr>
              <w:pPrChange w:id="484" w:author="Alicia" w:date="2016-05-17T11:26:00Z">
                <w:pPr>
                  <w:spacing w:after="0" w:line="240" w:lineRule="auto"/>
                </w:pPr>
              </w:pPrChange>
            </w:pPr>
            <w:del w:id="485" w:author="Alicia" w:date="2016-05-17T11:26:00Z">
              <w:r w:rsidDel="0063728F">
                <w:rPr>
                  <w:rFonts w:ascii="Times New Roman" w:hAnsi="Times New Roman" w:cs="Times New Roman"/>
                  <w:sz w:val="24"/>
                  <w:szCs w:val="24"/>
                  <w:lang w:val="en-US" w:eastAsia="es-ES"/>
                </w:rPr>
                <w:delText>All</w:delText>
              </w:r>
            </w:del>
          </w:p>
        </w:tc>
        <w:tc>
          <w:tcPr>
            <w:tcW w:w="1080" w:type="dxa"/>
            <w:tcBorders>
              <w:top w:val="nil"/>
              <w:left w:val="nil"/>
              <w:bottom w:val="nil"/>
              <w:right w:val="nil"/>
            </w:tcBorders>
            <w:tcMar>
              <w:top w:w="15" w:type="dxa"/>
              <w:left w:w="140" w:type="dxa"/>
              <w:bottom w:w="15" w:type="dxa"/>
              <w:right w:w="140" w:type="dxa"/>
            </w:tcMar>
            <w:vAlign w:val="center"/>
          </w:tcPr>
          <w:p w14:paraId="4F4D50CD" w14:textId="25631EF3" w:rsidR="008C2A32" w:rsidRPr="006E5FF5" w:rsidDel="0063728F" w:rsidRDefault="008C2A32">
            <w:pPr>
              <w:rPr>
                <w:del w:id="486" w:author="Alicia" w:date="2016-05-17T11:26:00Z"/>
                <w:rFonts w:ascii="Times New Roman" w:hAnsi="Times New Roman" w:cs="Times New Roman"/>
                <w:sz w:val="24"/>
                <w:szCs w:val="24"/>
                <w:lang w:eastAsia="es-ES"/>
              </w:rPr>
              <w:pPrChange w:id="487" w:author="Alicia" w:date="2016-05-17T11:26:00Z">
                <w:pPr>
                  <w:spacing w:after="0" w:line="240" w:lineRule="auto"/>
                  <w:jc w:val="center"/>
                </w:pPr>
              </w:pPrChange>
            </w:pPr>
            <w:del w:id="488" w:author="Alicia" w:date="2016-05-17T11:26:00Z">
              <w:r w:rsidDel="0063728F">
                <w:rPr>
                  <w:rFonts w:ascii="Times New Roman" w:hAnsi="Times New Roman" w:cs="Times New Roman"/>
                  <w:sz w:val="24"/>
                  <w:szCs w:val="24"/>
                  <w:lang w:val="en-US" w:eastAsia="es-ES"/>
                </w:rPr>
                <w:delText>348.82</w:delText>
              </w:r>
            </w:del>
          </w:p>
        </w:tc>
        <w:tc>
          <w:tcPr>
            <w:tcW w:w="1138" w:type="dxa"/>
            <w:tcBorders>
              <w:top w:val="nil"/>
              <w:left w:val="nil"/>
              <w:bottom w:val="nil"/>
              <w:right w:val="nil"/>
            </w:tcBorders>
            <w:tcMar>
              <w:top w:w="15" w:type="dxa"/>
              <w:left w:w="140" w:type="dxa"/>
              <w:bottom w:w="15" w:type="dxa"/>
              <w:right w:w="140" w:type="dxa"/>
            </w:tcMar>
            <w:vAlign w:val="center"/>
          </w:tcPr>
          <w:p w14:paraId="6421ACBA" w14:textId="66A727F1" w:rsidR="008C2A32" w:rsidRPr="006E5FF5" w:rsidDel="0063728F" w:rsidRDefault="008C2A32">
            <w:pPr>
              <w:rPr>
                <w:del w:id="489" w:author="Alicia" w:date="2016-05-17T11:26:00Z"/>
                <w:rFonts w:ascii="Times New Roman" w:hAnsi="Times New Roman" w:cs="Times New Roman"/>
                <w:sz w:val="24"/>
                <w:szCs w:val="24"/>
                <w:lang w:eastAsia="es-ES"/>
              </w:rPr>
              <w:pPrChange w:id="490" w:author="Alicia" w:date="2016-05-17T11:26:00Z">
                <w:pPr>
                  <w:spacing w:after="0" w:line="240" w:lineRule="auto"/>
                  <w:jc w:val="center"/>
                </w:pPr>
              </w:pPrChange>
            </w:pPr>
            <w:del w:id="491"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AEC36C1" w14:textId="35B43652" w:rsidR="008C2A32" w:rsidRPr="006E5FF5" w:rsidDel="0063728F" w:rsidRDefault="008C2A32">
            <w:pPr>
              <w:rPr>
                <w:del w:id="492" w:author="Alicia" w:date="2016-05-17T11:26:00Z"/>
                <w:rFonts w:ascii="Times New Roman" w:hAnsi="Times New Roman" w:cs="Times New Roman"/>
                <w:sz w:val="24"/>
                <w:szCs w:val="24"/>
                <w:lang w:eastAsia="es-ES"/>
              </w:rPr>
              <w:pPrChange w:id="493" w:author="Alicia" w:date="2016-05-17T11:26:00Z">
                <w:pPr>
                  <w:spacing w:after="0" w:line="240" w:lineRule="auto"/>
                  <w:jc w:val="center"/>
                </w:pPr>
              </w:pPrChange>
            </w:pPr>
          </w:p>
        </w:tc>
        <w:tc>
          <w:tcPr>
            <w:tcW w:w="900" w:type="dxa"/>
            <w:tcBorders>
              <w:top w:val="nil"/>
              <w:left w:val="nil"/>
              <w:bottom w:val="nil"/>
              <w:right w:val="nil"/>
            </w:tcBorders>
            <w:vAlign w:val="center"/>
          </w:tcPr>
          <w:p w14:paraId="52FD8C7D" w14:textId="2F6D684F" w:rsidR="008C2A32" w:rsidRPr="006E5FF5" w:rsidDel="0063728F" w:rsidRDefault="008C2A32">
            <w:pPr>
              <w:rPr>
                <w:del w:id="494" w:author="Alicia" w:date="2016-05-17T11:26:00Z"/>
                <w:rFonts w:ascii="Times New Roman" w:hAnsi="Times New Roman" w:cs="Times New Roman"/>
                <w:sz w:val="24"/>
                <w:szCs w:val="24"/>
                <w:lang w:eastAsia="es-ES"/>
              </w:rPr>
              <w:pPrChange w:id="495" w:author="Alicia" w:date="2016-05-17T11:26:00Z">
                <w:pPr>
                  <w:spacing w:after="0" w:line="240" w:lineRule="auto"/>
                  <w:jc w:val="center"/>
                </w:pPr>
              </w:pPrChange>
            </w:pPr>
            <w:del w:id="496" w:author="Alicia" w:date="2016-05-17T11:26:00Z">
              <w:r w:rsidDel="0063728F">
                <w:rPr>
                  <w:rFonts w:ascii="Times New Roman" w:hAnsi="Times New Roman" w:cs="Times New Roman"/>
                  <w:sz w:val="24"/>
                  <w:szCs w:val="24"/>
                  <w:lang w:val="en-US" w:eastAsia="es-ES"/>
                </w:rPr>
                <w:delText>335.92</w:delText>
              </w:r>
            </w:del>
          </w:p>
        </w:tc>
        <w:tc>
          <w:tcPr>
            <w:tcW w:w="900" w:type="dxa"/>
            <w:tcBorders>
              <w:top w:val="nil"/>
              <w:left w:val="nil"/>
              <w:bottom w:val="nil"/>
              <w:right w:val="nil"/>
            </w:tcBorders>
            <w:vAlign w:val="center"/>
          </w:tcPr>
          <w:p w14:paraId="64037358" w14:textId="13475D7E" w:rsidR="008C2A32" w:rsidRPr="006E5FF5" w:rsidDel="0063728F" w:rsidRDefault="008C2A32">
            <w:pPr>
              <w:rPr>
                <w:del w:id="497" w:author="Alicia" w:date="2016-05-17T11:26:00Z"/>
                <w:rFonts w:ascii="Times New Roman" w:hAnsi="Times New Roman" w:cs="Times New Roman"/>
                <w:sz w:val="24"/>
                <w:szCs w:val="24"/>
                <w:lang w:eastAsia="es-ES"/>
              </w:rPr>
              <w:pPrChange w:id="498" w:author="Alicia" w:date="2016-05-17T11:26:00Z">
                <w:pPr>
                  <w:spacing w:after="0" w:line="240" w:lineRule="auto"/>
                  <w:jc w:val="center"/>
                </w:pPr>
              </w:pPrChange>
            </w:pPr>
            <w:del w:id="499"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4D9262EB" w14:textId="1EABF633" w:rsidTr="008C2A32">
        <w:trPr>
          <w:del w:id="500"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5984D10" w14:textId="5C9AC0B2" w:rsidR="008C2A32" w:rsidDel="0063728F" w:rsidRDefault="008C2A32">
            <w:pPr>
              <w:rPr>
                <w:del w:id="501" w:author="Alicia" w:date="2016-05-17T11:26:00Z"/>
                <w:rFonts w:ascii="Times New Roman" w:hAnsi="Times New Roman" w:cs="Times New Roman"/>
                <w:sz w:val="24"/>
                <w:szCs w:val="24"/>
                <w:lang w:val="en-US" w:eastAsia="es-ES"/>
              </w:rPr>
              <w:pPrChange w:id="502" w:author="Alicia" w:date="2016-05-17T11:26:00Z">
                <w:pPr>
                  <w:spacing w:after="0" w:line="240" w:lineRule="auto"/>
                </w:pPr>
              </w:pPrChange>
            </w:pPr>
            <w:del w:id="503" w:author="Alicia" w:date="2016-05-17T11:26:00Z">
              <w:r w:rsidDel="0063728F">
                <w:rPr>
                  <w:rFonts w:ascii="Times New Roman" w:hAnsi="Times New Roman" w:cs="Times New Roman"/>
                  <w:sz w:val="24"/>
                  <w:szCs w:val="24"/>
                  <w:lang w:val="en-US" w:eastAsia="es-ES"/>
                </w:rPr>
                <w:delText>Attack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2ED1379B" w14:textId="37DF4D19" w:rsidR="008C2A32" w:rsidRPr="006E5FF5" w:rsidDel="0063728F" w:rsidRDefault="008C2A32">
            <w:pPr>
              <w:rPr>
                <w:del w:id="504" w:author="Alicia" w:date="2016-05-17T11:26:00Z"/>
                <w:rFonts w:ascii="Times New Roman" w:hAnsi="Times New Roman" w:cs="Times New Roman"/>
                <w:sz w:val="24"/>
                <w:szCs w:val="24"/>
                <w:lang w:eastAsia="es-ES"/>
              </w:rPr>
              <w:pPrChange w:id="505" w:author="Alicia" w:date="2016-05-17T11:26:00Z">
                <w:pPr>
                  <w:spacing w:after="0" w:line="240" w:lineRule="auto"/>
                  <w:jc w:val="center"/>
                </w:pPr>
              </w:pPrChange>
            </w:pPr>
            <w:del w:id="506" w:author="Alicia" w:date="2016-05-17T11:26:00Z">
              <w:r w:rsidRPr="006E5FF5" w:rsidDel="0063728F">
                <w:rPr>
                  <w:rFonts w:ascii="Times New Roman" w:hAnsi="Times New Roman" w:cs="Times New Roman"/>
                  <w:sz w:val="24"/>
                  <w:szCs w:val="24"/>
                  <w:lang w:eastAsia="es-ES"/>
                </w:rPr>
                <w:delText>18.10</w:delText>
              </w:r>
            </w:del>
          </w:p>
        </w:tc>
        <w:tc>
          <w:tcPr>
            <w:tcW w:w="1138" w:type="dxa"/>
            <w:tcBorders>
              <w:top w:val="nil"/>
              <w:left w:val="nil"/>
              <w:bottom w:val="nil"/>
              <w:right w:val="nil"/>
            </w:tcBorders>
            <w:tcMar>
              <w:top w:w="15" w:type="dxa"/>
              <w:left w:w="140" w:type="dxa"/>
              <w:bottom w:w="15" w:type="dxa"/>
              <w:right w:w="140" w:type="dxa"/>
            </w:tcMar>
            <w:vAlign w:val="center"/>
          </w:tcPr>
          <w:p w14:paraId="2B4EF227" w14:textId="0C9D8928" w:rsidR="008C2A32" w:rsidRPr="006E5FF5" w:rsidDel="0063728F" w:rsidRDefault="008C2A32">
            <w:pPr>
              <w:rPr>
                <w:del w:id="507" w:author="Alicia" w:date="2016-05-17T11:26:00Z"/>
                <w:rFonts w:ascii="Times New Roman" w:hAnsi="Times New Roman" w:cs="Times New Roman"/>
                <w:sz w:val="24"/>
                <w:szCs w:val="24"/>
                <w:lang w:eastAsia="es-ES"/>
              </w:rPr>
              <w:pPrChange w:id="508" w:author="Alicia" w:date="2016-05-17T11:26:00Z">
                <w:pPr>
                  <w:spacing w:after="0" w:line="240" w:lineRule="auto"/>
                  <w:jc w:val="center"/>
                </w:pPr>
              </w:pPrChange>
            </w:pPr>
            <w:del w:id="509" w:author="Alicia" w:date="2016-05-17T11:26:00Z">
              <w:r w:rsidRPr="006E5FF5" w:rsidDel="0063728F">
                <w:rPr>
                  <w:rFonts w:ascii="Times New Roman" w:hAnsi="Times New Roman" w:cs="Times New Roman"/>
                  <w:sz w:val="24"/>
                  <w:szCs w:val="24"/>
                  <w:lang w:eastAsia="es-ES"/>
                </w:rPr>
                <w:delText>0.034</w:delText>
              </w:r>
            </w:del>
          </w:p>
        </w:tc>
        <w:tc>
          <w:tcPr>
            <w:tcW w:w="50" w:type="dxa"/>
            <w:tcBorders>
              <w:top w:val="nil"/>
              <w:left w:val="nil"/>
              <w:bottom w:val="nil"/>
              <w:right w:val="nil"/>
            </w:tcBorders>
          </w:tcPr>
          <w:p w14:paraId="0EAC8887" w14:textId="12A38B8A" w:rsidR="008C2A32" w:rsidRPr="006E5FF5" w:rsidDel="0063728F" w:rsidRDefault="008C2A32">
            <w:pPr>
              <w:rPr>
                <w:del w:id="510" w:author="Alicia" w:date="2016-05-17T11:26:00Z"/>
                <w:rFonts w:ascii="Times New Roman" w:hAnsi="Times New Roman" w:cs="Times New Roman"/>
                <w:sz w:val="24"/>
                <w:szCs w:val="24"/>
                <w:lang w:eastAsia="es-ES"/>
              </w:rPr>
              <w:pPrChange w:id="511" w:author="Alicia" w:date="2016-05-17T11:26:00Z">
                <w:pPr>
                  <w:spacing w:after="0" w:line="240" w:lineRule="auto"/>
                  <w:jc w:val="center"/>
                </w:pPr>
              </w:pPrChange>
            </w:pPr>
          </w:p>
        </w:tc>
        <w:tc>
          <w:tcPr>
            <w:tcW w:w="900" w:type="dxa"/>
            <w:tcBorders>
              <w:top w:val="nil"/>
              <w:left w:val="nil"/>
              <w:bottom w:val="nil"/>
              <w:right w:val="nil"/>
            </w:tcBorders>
            <w:vAlign w:val="center"/>
          </w:tcPr>
          <w:p w14:paraId="0BFE6C07" w14:textId="272CF5F7" w:rsidR="008C2A32" w:rsidRPr="006E5FF5" w:rsidDel="0063728F" w:rsidRDefault="008C2A32">
            <w:pPr>
              <w:rPr>
                <w:del w:id="512" w:author="Alicia" w:date="2016-05-17T11:26:00Z"/>
                <w:rFonts w:ascii="Times New Roman" w:hAnsi="Times New Roman" w:cs="Times New Roman"/>
                <w:sz w:val="24"/>
                <w:szCs w:val="24"/>
                <w:lang w:eastAsia="es-ES"/>
              </w:rPr>
              <w:pPrChange w:id="513" w:author="Alicia" w:date="2016-05-17T11:26:00Z">
                <w:pPr>
                  <w:spacing w:after="0" w:line="240" w:lineRule="auto"/>
                  <w:jc w:val="center"/>
                </w:pPr>
              </w:pPrChange>
            </w:pPr>
            <w:del w:id="514" w:author="Alicia" w:date="2016-05-17T11:26:00Z">
              <w:r w:rsidRPr="006E5FF5" w:rsidDel="0063728F">
                <w:rPr>
                  <w:rFonts w:ascii="Times New Roman" w:hAnsi="Times New Roman" w:cs="Times New Roman"/>
                  <w:sz w:val="24"/>
                  <w:szCs w:val="24"/>
                  <w:lang w:eastAsia="es-ES"/>
                </w:rPr>
                <w:delText>62.39</w:delText>
              </w:r>
            </w:del>
          </w:p>
        </w:tc>
        <w:tc>
          <w:tcPr>
            <w:tcW w:w="900" w:type="dxa"/>
            <w:tcBorders>
              <w:top w:val="nil"/>
              <w:left w:val="nil"/>
              <w:bottom w:val="nil"/>
              <w:right w:val="nil"/>
            </w:tcBorders>
            <w:vAlign w:val="center"/>
          </w:tcPr>
          <w:p w14:paraId="3A82F8DF" w14:textId="02E4CD7D" w:rsidR="008C2A32" w:rsidRPr="006E5FF5" w:rsidDel="0063728F" w:rsidRDefault="008C2A32">
            <w:pPr>
              <w:rPr>
                <w:del w:id="515" w:author="Alicia" w:date="2016-05-17T11:26:00Z"/>
                <w:rFonts w:ascii="Times New Roman" w:hAnsi="Times New Roman" w:cs="Times New Roman"/>
                <w:sz w:val="24"/>
                <w:szCs w:val="24"/>
                <w:lang w:eastAsia="es-ES"/>
              </w:rPr>
              <w:pPrChange w:id="516" w:author="Alicia" w:date="2016-05-17T11:26:00Z">
                <w:pPr>
                  <w:spacing w:after="0" w:line="240" w:lineRule="auto"/>
                  <w:jc w:val="center"/>
                </w:pPr>
              </w:pPrChange>
            </w:pPr>
            <w:del w:id="517"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788EC80F" w14:textId="78B3EA81" w:rsidTr="008C2A32">
        <w:trPr>
          <w:del w:id="518"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03E9BE65" w14:textId="4610C870" w:rsidR="008C2A32" w:rsidDel="0063728F" w:rsidRDefault="008C2A32">
            <w:pPr>
              <w:rPr>
                <w:del w:id="519" w:author="Alicia" w:date="2016-05-17T11:26:00Z"/>
                <w:rFonts w:ascii="Times New Roman" w:hAnsi="Times New Roman" w:cs="Times New Roman"/>
                <w:sz w:val="24"/>
                <w:szCs w:val="24"/>
                <w:lang w:val="en-US" w:eastAsia="es-ES"/>
              </w:rPr>
              <w:pPrChange w:id="520" w:author="Alicia" w:date="2016-05-17T11:26:00Z">
                <w:pPr>
                  <w:spacing w:after="0" w:line="240" w:lineRule="auto"/>
                </w:pPr>
              </w:pPrChange>
            </w:pPr>
            <w:del w:id="521" w:author="Alicia" w:date="2016-05-17T11:26:00Z">
              <w:r w:rsidDel="0063728F">
                <w:rPr>
                  <w:rFonts w:ascii="Times New Roman" w:hAnsi="Times New Roman" w:cs="Times New Roman"/>
                  <w:sz w:val="24"/>
                  <w:szCs w:val="24"/>
                  <w:lang w:val="en-US" w:eastAsia="es-ES"/>
                </w:rPr>
                <w:delText>Phenology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3939E72F" w14:textId="0CE64D3A" w:rsidR="008C2A32" w:rsidRPr="006E5FF5" w:rsidDel="0063728F" w:rsidRDefault="008C2A32">
            <w:pPr>
              <w:rPr>
                <w:del w:id="522" w:author="Alicia" w:date="2016-05-17T11:26:00Z"/>
                <w:rFonts w:ascii="Times New Roman" w:hAnsi="Times New Roman" w:cs="Times New Roman"/>
                <w:sz w:val="24"/>
                <w:szCs w:val="24"/>
                <w:lang w:eastAsia="es-ES"/>
              </w:rPr>
              <w:pPrChange w:id="523" w:author="Alicia" w:date="2016-05-17T11:26:00Z">
                <w:pPr>
                  <w:spacing w:after="0" w:line="240" w:lineRule="auto"/>
                  <w:jc w:val="center"/>
                </w:pPr>
              </w:pPrChange>
            </w:pPr>
            <w:del w:id="524" w:author="Alicia" w:date="2016-05-17T11:26:00Z">
              <w:r w:rsidRPr="006E5FF5" w:rsidDel="0063728F">
                <w:rPr>
                  <w:rFonts w:ascii="Times New Roman" w:hAnsi="Times New Roman" w:cs="Times New Roman"/>
                  <w:sz w:val="24"/>
                  <w:szCs w:val="24"/>
                  <w:lang w:eastAsia="es-ES"/>
                </w:rPr>
                <w:delText>10.93</w:delText>
              </w:r>
            </w:del>
          </w:p>
        </w:tc>
        <w:tc>
          <w:tcPr>
            <w:tcW w:w="1138" w:type="dxa"/>
            <w:tcBorders>
              <w:top w:val="nil"/>
              <w:left w:val="nil"/>
              <w:bottom w:val="nil"/>
              <w:right w:val="nil"/>
            </w:tcBorders>
            <w:tcMar>
              <w:top w:w="15" w:type="dxa"/>
              <w:left w:w="140" w:type="dxa"/>
              <w:bottom w:w="15" w:type="dxa"/>
              <w:right w:w="140" w:type="dxa"/>
            </w:tcMar>
            <w:vAlign w:val="center"/>
          </w:tcPr>
          <w:p w14:paraId="7D66BC47" w14:textId="7A2D6A0E" w:rsidR="008C2A32" w:rsidRPr="006E5FF5" w:rsidDel="0063728F" w:rsidRDefault="008C2A32">
            <w:pPr>
              <w:rPr>
                <w:del w:id="525" w:author="Alicia" w:date="2016-05-17T11:26:00Z"/>
                <w:rFonts w:ascii="Times New Roman" w:hAnsi="Times New Roman" w:cs="Times New Roman"/>
                <w:sz w:val="24"/>
                <w:szCs w:val="24"/>
                <w:lang w:eastAsia="es-ES"/>
              </w:rPr>
              <w:pPrChange w:id="526" w:author="Alicia" w:date="2016-05-17T11:26:00Z">
                <w:pPr>
                  <w:spacing w:after="0" w:line="240" w:lineRule="auto"/>
                  <w:jc w:val="center"/>
                </w:pPr>
              </w:pPrChange>
            </w:pPr>
            <w:del w:id="527" w:author="Alicia" w:date="2016-05-17T11:26:00Z">
              <w:r w:rsidRPr="006E5FF5" w:rsidDel="0063728F">
                <w:rPr>
                  <w:rFonts w:ascii="Times New Roman" w:hAnsi="Times New Roman" w:cs="Times New Roman"/>
                  <w:sz w:val="24"/>
                  <w:szCs w:val="24"/>
                  <w:lang w:eastAsia="es-ES"/>
                </w:rPr>
                <w:delText>0.280</w:delText>
              </w:r>
            </w:del>
          </w:p>
        </w:tc>
        <w:tc>
          <w:tcPr>
            <w:tcW w:w="50" w:type="dxa"/>
            <w:tcBorders>
              <w:top w:val="nil"/>
              <w:left w:val="nil"/>
              <w:bottom w:val="nil"/>
              <w:right w:val="nil"/>
            </w:tcBorders>
          </w:tcPr>
          <w:p w14:paraId="6951F790" w14:textId="3B4A9FEF" w:rsidR="008C2A32" w:rsidRPr="006E5FF5" w:rsidDel="0063728F" w:rsidRDefault="008C2A32">
            <w:pPr>
              <w:rPr>
                <w:del w:id="528" w:author="Alicia" w:date="2016-05-17T11:26:00Z"/>
                <w:rFonts w:ascii="Times New Roman" w:hAnsi="Times New Roman" w:cs="Times New Roman"/>
                <w:sz w:val="24"/>
                <w:szCs w:val="24"/>
                <w:lang w:eastAsia="es-ES"/>
              </w:rPr>
              <w:pPrChange w:id="529" w:author="Alicia" w:date="2016-05-17T11:26:00Z">
                <w:pPr>
                  <w:spacing w:after="0" w:line="240" w:lineRule="auto"/>
                  <w:jc w:val="center"/>
                </w:pPr>
              </w:pPrChange>
            </w:pPr>
          </w:p>
        </w:tc>
        <w:tc>
          <w:tcPr>
            <w:tcW w:w="900" w:type="dxa"/>
            <w:tcBorders>
              <w:top w:val="nil"/>
              <w:left w:val="nil"/>
              <w:bottom w:val="nil"/>
              <w:right w:val="nil"/>
            </w:tcBorders>
            <w:vAlign w:val="center"/>
          </w:tcPr>
          <w:p w14:paraId="08932E40" w14:textId="38E66F9D" w:rsidR="008C2A32" w:rsidRPr="006E5FF5" w:rsidDel="0063728F" w:rsidRDefault="008C2A32">
            <w:pPr>
              <w:rPr>
                <w:del w:id="530" w:author="Alicia" w:date="2016-05-17T11:26:00Z"/>
                <w:rFonts w:ascii="Times New Roman" w:hAnsi="Times New Roman" w:cs="Times New Roman"/>
                <w:sz w:val="24"/>
                <w:szCs w:val="24"/>
                <w:lang w:eastAsia="es-ES"/>
              </w:rPr>
              <w:pPrChange w:id="531" w:author="Alicia" w:date="2016-05-17T11:26:00Z">
                <w:pPr>
                  <w:spacing w:after="0" w:line="240" w:lineRule="auto"/>
                  <w:jc w:val="center"/>
                </w:pPr>
              </w:pPrChange>
            </w:pPr>
            <w:del w:id="532" w:author="Alicia" w:date="2016-05-17T11:26:00Z">
              <w:r w:rsidRPr="006E5FF5" w:rsidDel="0063728F">
                <w:rPr>
                  <w:rFonts w:ascii="Times New Roman" w:hAnsi="Times New Roman" w:cs="Times New Roman"/>
                  <w:sz w:val="24"/>
                  <w:szCs w:val="24"/>
                  <w:lang w:eastAsia="es-ES"/>
                </w:rPr>
                <w:delText>5.23</w:delText>
              </w:r>
            </w:del>
          </w:p>
        </w:tc>
        <w:tc>
          <w:tcPr>
            <w:tcW w:w="900" w:type="dxa"/>
            <w:tcBorders>
              <w:top w:val="nil"/>
              <w:left w:val="nil"/>
              <w:bottom w:val="nil"/>
              <w:right w:val="nil"/>
            </w:tcBorders>
            <w:vAlign w:val="center"/>
          </w:tcPr>
          <w:p w14:paraId="1162060C" w14:textId="7B54A110" w:rsidR="008C2A32" w:rsidRPr="006E5FF5" w:rsidDel="0063728F" w:rsidRDefault="008C2A32">
            <w:pPr>
              <w:rPr>
                <w:del w:id="533" w:author="Alicia" w:date="2016-05-17T11:26:00Z"/>
                <w:rFonts w:ascii="Times New Roman" w:hAnsi="Times New Roman" w:cs="Times New Roman"/>
                <w:sz w:val="24"/>
                <w:szCs w:val="24"/>
                <w:lang w:eastAsia="es-ES"/>
              </w:rPr>
              <w:pPrChange w:id="534" w:author="Alicia" w:date="2016-05-17T11:26:00Z">
                <w:pPr>
                  <w:spacing w:after="0" w:line="240" w:lineRule="auto"/>
                  <w:jc w:val="center"/>
                </w:pPr>
              </w:pPrChange>
            </w:pPr>
            <w:del w:id="535" w:author="Alicia" w:date="2016-05-17T11:26:00Z">
              <w:r w:rsidRPr="006E5FF5" w:rsidDel="0063728F">
                <w:rPr>
                  <w:rFonts w:ascii="Times New Roman" w:hAnsi="Times New Roman" w:cs="Times New Roman"/>
                  <w:sz w:val="24"/>
                  <w:szCs w:val="24"/>
                  <w:lang w:eastAsia="es-ES"/>
                </w:rPr>
                <w:delText>0.875</w:delText>
              </w:r>
            </w:del>
          </w:p>
        </w:tc>
      </w:tr>
      <w:tr w:rsidR="008C2A32" w:rsidRPr="00AA07B4" w:rsidDel="0063728F" w14:paraId="0A96EF59" w14:textId="7F5A981A" w:rsidTr="008C2A32">
        <w:trPr>
          <w:del w:id="536"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189DCF27" w14:textId="29385545" w:rsidR="008C2A32" w:rsidDel="0063728F" w:rsidRDefault="008C2A32">
            <w:pPr>
              <w:rPr>
                <w:del w:id="537" w:author="Alicia" w:date="2016-05-17T11:26:00Z"/>
                <w:rFonts w:ascii="Times New Roman" w:hAnsi="Times New Roman" w:cs="Times New Roman"/>
                <w:sz w:val="24"/>
                <w:szCs w:val="24"/>
                <w:lang w:val="en-US" w:eastAsia="es-ES"/>
              </w:rPr>
              <w:pPrChange w:id="538" w:author="Alicia" w:date="2016-05-17T11:26:00Z">
                <w:pPr>
                  <w:spacing w:after="0" w:line="240" w:lineRule="auto"/>
                </w:pPr>
              </w:pPrChange>
            </w:pPr>
            <w:del w:id="539" w:author="Alicia" w:date="2016-05-17T11:26:00Z">
              <w:r w:rsidDel="0063728F">
                <w:rPr>
                  <w:rFonts w:ascii="Times New Roman" w:hAnsi="Times New Roman" w:cs="Times New Roman"/>
                  <w:sz w:val="24"/>
                  <w:szCs w:val="24"/>
                  <w:lang w:val="en-US" w:eastAsia="es-ES"/>
                </w:rPr>
                <w:delText>Phenology → Attack</w:delText>
              </w:r>
            </w:del>
          </w:p>
        </w:tc>
        <w:tc>
          <w:tcPr>
            <w:tcW w:w="1080" w:type="dxa"/>
            <w:tcBorders>
              <w:top w:val="nil"/>
              <w:left w:val="nil"/>
              <w:bottom w:val="nil"/>
              <w:right w:val="nil"/>
            </w:tcBorders>
            <w:tcMar>
              <w:top w:w="15" w:type="dxa"/>
              <w:left w:w="140" w:type="dxa"/>
              <w:bottom w:w="15" w:type="dxa"/>
              <w:right w:w="140" w:type="dxa"/>
            </w:tcMar>
            <w:vAlign w:val="center"/>
          </w:tcPr>
          <w:p w14:paraId="7920CDA0" w14:textId="712BFC06" w:rsidR="008C2A32" w:rsidRPr="006E5FF5" w:rsidDel="0063728F" w:rsidRDefault="008C2A32">
            <w:pPr>
              <w:rPr>
                <w:del w:id="540" w:author="Alicia" w:date="2016-05-17T11:26:00Z"/>
                <w:rFonts w:ascii="Times New Roman" w:hAnsi="Times New Roman" w:cs="Times New Roman"/>
                <w:sz w:val="24"/>
                <w:szCs w:val="24"/>
                <w:lang w:eastAsia="es-ES"/>
              </w:rPr>
              <w:pPrChange w:id="541" w:author="Alicia" w:date="2016-05-17T11:26:00Z">
                <w:pPr>
                  <w:spacing w:after="0" w:line="240" w:lineRule="auto"/>
                  <w:jc w:val="center"/>
                </w:pPr>
              </w:pPrChange>
            </w:pPr>
            <w:del w:id="542" w:author="Alicia" w:date="2016-05-17T11:26:00Z">
              <w:r w:rsidRPr="006E5FF5" w:rsidDel="0063728F">
                <w:rPr>
                  <w:rFonts w:ascii="Times New Roman" w:hAnsi="Times New Roman" w:cs="Times New Roman"/>
                  <w:sz w:val="24"/>
                  <w:szCs w:val="24"/>
                  <w:lang w:eastAsia="es-ES"/>
                </w:rPr>
                <w:delText>14.10</w:delText>
              </w:r>
            </w:del>
          </w:p>
        </w:tc>
        <w:tc>
          <w:tcPr>
            <w:tcW w:w="1138" w:type="dxa"/>
            <w:tcBorders>
              <w:top w:val="nil"/>
              <w:left w:val="nil"/>
              <w:bottom w:val="nil"/>
              <w:right w:val="nil"/>
            </w:tcBorders>
            <w:tcMar>
              <w:top w:w="15" w:type="dxa"/>
              <w:left w:w="140" w:type="dxa"/>
              <w:bottom w:w="15" w:type="dxa"/>
              <w:right w:w="140" w:type="dxa"/>
            </w:tcMar>
            <w:vAlign w:val="center"/>
          </w:tcPr>
          <w:p w14:paraId="7A7D77BF" w14:textId="3F7068B7" w:rsidR="008C2A32" w:rsidRPr="006E5FF5" w:rsidDel="0063728F" w:rsidRDefault="008C2A32">
            <w:pPr>
              <w:rPr>
                <w:del w:id="543" w:author="Alicia" w:date="2016-05-17T11:26:00Z"/>
                <w:rFonts w:ascii="Times New Roman" w:hAnsi="Times New Roman" w:cs="Times New Roman"/>
                <w:sz w:val="24"/>
                <w:szCs w:val="24"/>
                <w:lang w:eastAsia="es-ES"/>
              </w:rPr>
              <w:pPrChange w:id="544" w:author="Alicia" w:date="2016-05-17T11:26:00Z">
                <w:pPr>
                  <w:spacing w:after="0" w:line="240" w:lineRule="auto"/>
                  <w:jc w:val="center"/>
                </w:pPr>
              </w:pPrChange>
            </w:pPr>
            <w:del w:id="545" w:author="Alicia" w:date="2016-05-17T11:26:00Z">
              <w:r w:rsidRPr="006E5FF5" w:rsidDel="0063728F">
                <w:rPr>
                  <w:rFonts w:ascii="Times New Roman" w:hAnsi="Times New Roman" w:cs="Times New Roman"/>
                  <w:sz w:val="24"/>
                  <w:szCs w:val="24"/>
                  <w:lang w:eastAsia="es-ES"/>
                </w:rPr>
                <w:delText>0.119</w:delText>
              </w:r>
            </w:del>
          </w:p>
        </w:tc>
        <w:tc>
          <w:tcPr>
            <w:tcW w:w="50" w:type="dxa"/>
            <w:tcBorders>
              <w:top w:val="nil"/>
              <w:left w:val="nil"/>
              <w:bottom w:val="nil"/>
              <w:right w:val="nil"/>
            </w:tcBorders>
          </w:tcPr>
          <w:p w14:paraId="3A67C7B5" w14:textId="566E1BF5" w:rsidR="008C2A32" w:rsidRPr="006E5FF5" w:rsidDel="0063728F" w:rsidRDefault="008C2A32">
            <w:pPr>
              <w:rPr>
                <w:del w:id="546" w:author="Alicia" w:date="2016-05-17T11:26:00Z"/>
                <w:rFonts w:ascii="Times New Roman" w:hAnsi="Times New Roman" w:cs="Times New Roman"/>
                <w:sz w:val="24"/>
                <w:szCs w:val="24"/>
                <w:lang w:eastAsia="es-ES"/>
              </w:rPr>
              <w:pPrChange w:id="547" w:author="Alicia" w:date="2016-05-17T11:26:00Z">
                <w:pPr>
                  <w:spacing w:after="0" w:line="240" w:lineRule="auto"/>
                  <w:jc w:val="center"/>
                </w:pPr>
              </w:pPrChange>
            </w:pPr>
          </w:p>
        </w:tc>
        <w:tc>
          <w:tcPr>
            <w:tcW w:w="900" w:type="dxa"/>
            <w:tcBorders>
              <w:top w:val="nil"/>
              <w:left w:val="nil"/>
              <w:bottom w:val="nil"/>
              <w:right w:val="nil"/>
            </w:tcBorders>
            <w:vAlign w:val="center"/>
          </w:tcPr>
          <w:p w14:paraId="3A654531" w14:textId="593359EC" w:rsidR="008C2A32" w:rsidRPr="006E5FF5" w:rsidDel="0063728F" w:rsidRDefault="008C2A32">
            <w:pPr>
              <w:rPr>
                <w:del w:id="548" w:author="Alicia" w:date="2016-05-17T11:26:00Z"/>
                <w:rFonts w:ascii="Times New Roman" w:hAnsi="Times New Roman" w:cs="Times New Roman"/>
                <w:sz w:val="24"/>
                <w:szCs w:val="24"/>
                <w:lang w:eastAsia="es-ES"/>
              </w:rPr>
              <w:pPrChange w:id="549" w:author="Alicia" w:date="2016-05-17T11:26:00Z">
                <w:pPr>
                  <w:spacing w:after="0" w:line="240" w:lineRule="auto"/>
                  <w:jc w:val="center"/>
                </w:pPr>
              </w:pPrChange>
            </w:pPr>
            <w:del w:id="550" w:author="Alicia" w:date="2016-05-17T11:26:00Z">
              <w:r w:rsidRPr="006E5FF5" w:rsidDel="0063728F">
                <w:rPr>
                  <w:rFonts w:ascii="Times New Roman" w:hAnsi="Times New Roman" w:cs="Times New Roman"/>
                  <w:sz w:val="24"/>
                  <w:szCs w:val="24"/>
                  <w:lang w:eastAsia="es-ES"/>
                </w:rPr>
                <w:delText>20.45</w:delText>
              </w:r>
            </w:del>
          </w:p>
        </w:tc>
        <w:tc>
          <w:tcPr>
            <w:tcW w:w="900" w:type="dxa"/>
            <w:tcBorders>
              <w:top w:val="nil"/>
              <w:left w:val="nil"/>
              <w:bottom w:val="nil"/>
              <w:right w:val="nil"/>
            </w:tcBorders>
            <w:vAlign w:val="center"/>
          </w:tcPr>
          <w:p w14:paraId="5A1C4BDB" w14:textId="220D9D5C" w:rsidR="008C2A32" w:rsidRPr="006E5FF5" w:rsidDel="0063728F" w:rsidRDefault="008C2A32">
            <w:pPr>
              <w:rPr>
                <w:del w:id="551" w:author="Alicia" w:date="2016-05-17T11:26:00Z"/>
                <w:rFonts w:ascii="Times New Roman" w:hAnsi="Times New Roman" w:cs="Times New Roman"/>
                <w:sz w:val="24"/>
                <w:szCs w:val="24"/>
                <w:lang w:eastAsia="es-ES"/>
              </w:rPr>
              <w:pPrChange w:id="552" w:author="Alicia" w:date="2016-05-17T11:26:00Z">
                <w:pPr>
                  <w:spacing w:after="0" w:line="240" w:lineRule="auto"/>
                  <w:jc w:val="center"/>
                </w:pPr>
              </w:pPrChange>
            </w:pPr>
            <w:del w:id="553" w:author="Alicia" w:date="2016-05-17T11:26:00Z">
              <w:r w:rsidRPr="006E5FF5" w:rsidDel="0063728F">
                <w:rPr>
                  <w:rFonts w:ascii="Times New Roman" w:hAnsi="Times New Roman" w:cs="Times New Roman"/>
                  <w:sz w:val="24"/>
                  <w:szCs w:val="24"/>
                  <w:lang w:eastAsia="es-ES"/>
                </w:rPr>
                <w:delText>0.025</w:delText>
              </w:r>
            </w:del>
          </w:p>
        </w:tc>
      </w:tr>
      <w:tr w:rsidR="008C2A32" w:rsidRPr="00AA07B4" w:rsidDel="0063728F" w14:paraId="2DB176B3" w14:textId="54E70A6D" w:rsidTr="008C2A32">
        <w:trPr>
          <w:del w:id="554"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5B68D431" w14:textId="51928A3C" w:rsidR="008C2A32" w:rsidRPr="006E5FF5" w:rsidDel="0063728F" w:rsidRDefault="008C2A32">
            <w:pPr>
              <w:rPr>
                <w:del w:id="555" w:author="Alicia" w:date="2016-05-17T11:26:00Z"/>
                <w:rFonts w:ascii="Times New Roman" w:hAnsi="Times New Roman" w:cs="Times New Roman"/>
                <w:sz w:val="24"/>
                <w:szCs w:val="24"/>
                <w:lang w:eastAsia="es-ES"/>
              </w:rPr>
              <w:pPrChange w:id="556" w:author="Alicia" w:date="2016-05-17T11:26:00Z">
                <w:pPr>
                  <w:spacing w:after="0" w:line="240" w:lineRule="auto"/>
                </w:pPr>
              </w:pPrChange>
            </w:pPr>
            <w:del w:id="557" w:author="Alicia" w:date="2016-05-17T11:26:00Z">
              <w:r w:rsidRPr="006E5FF5" w:rsidDel="0063728F">
                <w:rPr>
                  <w:rFonts w:ascii="Times New Roman" w:hAnsi="Times New Roman" w:cs="Times New Roman"/>
                  <w:sz w:val="24"/>
                  <w:szCs w:val="24"/>
                  <w:lang w:eastAsia="es-ES"/>
                </w:rPr>
                <w:delText xml:space="preserve">Shoot height </w:delText>
              </w:r>
              <w:r w:rsidDel="0063728F">
                <w:rPr>
                  <w:rFonts w:ascii="Times New Roman" w:hAnsi="Times New Roman" w:cs="Times New Roman"/>
                  <w:sz w:val="24"/>
                  <w:szCs w:val="24"/>
                  <w:lang w:val="en-US" w:eastAsia="es-ES"/>
                </w:rPr>
                <w:delText>→</w:delText>
              </w:r>
              <w:r w:rsidRPr="006E5FF5" w:rsidDel="0063728F">
                <w:rPr>
                  <w:rFonts w:ascii="Times New Roman" w:hAnsi="Times New Roman" w:cs="Times New Roman"/>
                  <w:sz w:val="24"/>
                  <w:szCs w:val="24"/>
                  <w:lang w:eastAsia="es-ES"/>
                </w:rPr>
                <w:delText xml:space="preserve"> Attack</w:delText>
              </w:r>
            </w:del>
          </w:p>
        </w:tc>
        <w:tc>
          <w:tcPr>
            <w:tcW w:w="1080" w:type="dxa"/>
            <w:tcBorders>
              <w:top w:val="nil"/>
              <w:left w:val="nil"/>
              <w:bottom w:val="nil"/>
              <w:right w:val="nil"/>
            </w:tcBorders>
            <w:tcMar>
              <w:top w:w="15" w:type="dxa"/>
              <w:left w:w="140" w:type="dxa"/>
              <w:bottom w:w="15" w:type="dxa"/>
              <w:right w:w="140" w:type="dxa"/>
            </w:tcMar>
            <w:vAlign w:val="center"/>
          </w:tcPr>
          <w:p w14:paraId="5FA131BE" w14:textId="7DCE0206" w:rsidR="008C2A32" w:rsidRPr="006E5FF5" w:rsidDel="0063728F" w:rsidRDefault="008C2A32">
            <w:pPr>
              <w:rPr>
                <w:del w:id="558" w:author="Alicia" w:date="2016-05-17T11:26:00Z"/>
                <w:rFonts w:ascii="Times New Roman" w:hAnsi="Times New Roman" w:cs="Times New Roman"/>
                <w:sz w:val="24"/>
                <w:szCs w:val="24"/>
                <w:lang w:eastAsia="es-ES"/>
              </w:rPr>
              <w:pPrChange w:id="559" w:author="Alicia" w:date="2016-05-17T11:26:00Z">
                <w:pPr>
                  <w:spacing w:after="0" w:line="240" w:lineRule="auto"/>
                  <w:jc w:val="center"/>
                </w:pPr>
              </w:pPrChange>
            </w:pPr>
            <w:del w:id="560" w:author="Alicia" w:date="2016-05-17T11:26:00Z">
              <w:r w:rsidRPr="006E5FF5" w:rsidDel="0063728F">
                <w:rPr>
                  <w:rFonts w:ascii="Times New Roman" w:hAnsi="Times New Roman" w:cs="Times New Roman"/>
                  <w:sz w:val="24"/>
                  <w:szCs w:val="24"/>
                  <w:lang w:eastAsia="es-ES"/>
                </w:rPr>
                <w:delText>7.94</w:delText>
              </w:r>
            </w:del>
          </w:p>
        </w:tc>
        <w:tc>
          <w:tcPr>
            <w:tcW w:w="1138" w:type="dxa"/>
            <w:tcBorders>
              <w:top w:val="nil"/>
              <w:left w:val="nil"/>
              <w:bottom w:val="nil"/>
              <w:right w:val="nil"/>
            </w:tcBorders>
            <w:tcMar>
              <w:top w:w="15" w:type="dxa"/>
              <w:left w:w="140" w:type="dxa"/>
              <w:bottom w:w="15" w:type="dxa"/>
              <w:right w:w="140" w:type="dxa"/>
            </w:tcMar>
            <w:vAlign w:val="center"/>
          </w:tcPr>
          <w:p w14:paraId="45FE2CFA" w14:textId="6330A566" w:rsidR="008C2A32" w:rsidRPr="006E5FF5" w:rsidDel="0063728F" w:rsidRDefault="008C2A32">
            <w:pPr>
              <w:rPr>
                <w:del w:id="561" w:author="Alicia" w:date="2016-05-17T11:26:00Z"/>
                <w:rFonts w:ascii="Times New Roman" w:hAnsi="Times New Roman" w:cs="Times New Roman"/>
                <w:sz w:val="24"/>
                <w:szCs w:val="24"/>
                <w:lang w:eastAsia="es-ES"/>
              </w:rPr>
              <w:pPrChange w:id="562" w:author="Alicia" w:date="2016-05-17T11:26:00Z">
                <w:pPr>
                  <w:spacing w:after="0" w:line="240" w:lineRule="auto"/>
                  <w:jc w:val="center"/>
                </w:pPr>
              </w:pPrChange>
            </w:pPr>
            <w:del w:id="563" w:author="Alicia" w:date="2016-05-17T11:26:00Z">
              <w:r w:rsidRPr="006E5FF5" w:rsidDel="0063728F">
                <w:rPr>
                  <w:rFonts w:ascii="Times New Roman" w:hAnsi="Times New Roman" w:cs="Times New Roman"/>
                  <w:sz w:val="24"/>
                  <w:szCs w:val="24"/>
                  <w:lang w:eastAsia="es-ES"/>
                </w:rPr>
                <w:delText>0.540</w:delText>
              </w:r>
            </w:del>
          </w:p>
        </w:tc>
        <w:tc>
          <w:tcPr>
            <w:tcW w:w="50" w:type="dxa"/>
            <w:tcBorders>
              <w:top w:val="nil"/>
              <w:left w:val="nil"/>
              <w:bottom w:val="nil"/>
              <w:right w:val="nil"/>
            </w:tcBorders>
          </w:tcPr>
          <w:p w14:paraId="43103C53" w14:textId="5C46389B" w:rsidR="008C2A32" w:rsidRPr="006E5FF5" w:rsidDel="0063728F" w:rsidRDefault="008C2A32">
            <w:pPr>
              <w:rPr>
                <w:del w:id="564" w:author="Alicia" w:date="2016-05-17T11:26:00Z"/>
                <w:rFonts w:ascii="Times New Roman" w:hAnsi="Times New Roman" w:cs="Times New Roman"/>
                <w:sz w:val="24"/>
                <w:szCs w:val="24"/>
                <w:lang w:eastAsia="es-ES"/>
              </w:rPr>
              <w:pPrChange w:id="565" w:author="Alicia" w:date="2016-05-17T11:26:00Z">
                <w:pPr>
                  <w:spacing w:after="0" w:line="240" w:lineRule="auto"/>
                  <w:jc w:val="center"/>
                </w:pPr>
              </w:pPrChange>
            </w:pPr>
          </w:p>
        </w:tc>
        <w:tc>
          <w:tcPr>
            <w:tcW w:w="900" w:type="dxa"/>
            <w:tcBorders>
              <w:top w:val="nil"/>
              <w:left w:val="nil"/>
              <w:bottom w:val="nil"/>
              <w:right w:val="nil"/>
            </w:tcBorders>
            <w:vAlign w:val="center"/>
          </w:tcPr>
          <w:p w14:paraId="60E71D42" w14:textId="0CF68A7F" w:rsidR="008C2A32" w:rsidRPr="006E5FF5" w:rsidDel="0063728F" w:rsidRDefault="008C2A32">
            <w:pPr>
              <w:rPr>
                <w:del w:id="566" w:author="Alicia" w:date="2016-05-17T11:26:00Z"/>
                <w:rFonts w:ascii="Times New Roman" w:hAnsi="Times New Roman" w:cs="Times New Roman"/>
                <w:sz w:val="24"/>
                <w:szCs w:val="24"/>
                <w:lang w:eastAsia="es-ES"/>
              </w:rPr>
              <w:pPrChange w:id="567" w:author="Alicia" w:date="2016-05-17T11:26:00Z">
                <w:pPr>
                  <w:spacing w:after="0" w:line="240" w:lineRule="auto"/>
                  <w:jc w:val="center"/>
                </w:pPr>
              </w:pPrChange>
            </w:pPr>
            <w:del w:id="568" w:author="Alicia" w:date="2016-05-17T11:26:00Z">
              <w:r w:rsidRPr="006E5FF5" w:rsidDel="0063728F">
                <w:rPr>
                  <w:rFonts w:ascii="Times New Roman" w:hAnsi="Times New Roman" w:cs="Times New Roman"/>
                  <w:sz w:val="24"/>
                  <w:szCs w:val="24"/>
                  <w:lang w:eastAsia="es-ES"/>
                </w:rPr>
                <w:delText>23.90</w:delText>
              </w:r>
            </w:del>
          </w:p>
        </w:tc>
        <w:tc>
          <w:tcPr>
            <w:tcW w:w="900" w:type="dxa"/>
            <w:tcBorders>
              <w:top w:val="nil"/>
              <w:left w:val="nil"/>
              <w:bottom w:val="nil"/>
              <w:right w:val="nil"/>
            </w:tcBorders>
            <w:vAlign w:val="center"/>
          </w:tcPr>
          <w:p w14:paraId="1D5A5667" w14:textId="692BEB19" w:rsidR="008C2A32" w:rsidRPr="006E5FF5" w:rsidDel="0063728F" w:rsidRDefault="008C2A32">
            <w:pPr>
              <w:rPr>
                <w:del w:id="569" w:author="Alicia" w:date="2016-05-17T11:26:00Z"/>
                <w:rFonts w:ascii="Times New Roman" w:hAnsi="Times New Roman" w:cs="Times New Roman"/>
                <w:sz w:val="24"/>
                <w:szCs w:val="24"/>
                <w:lang w:eastAsia="es-ES"/>
              </w:rPr>
              <w:pPrChange w:id="570" w:author="Alicia" w:date="2016-05-17T11:26:00Z">
                <w:pPr>
                  <w:spacing w:after="0" w:line="240" w:lineRule="auto"/>
                  <w:jc w:val="center"/>
                </w:pPr>
              </w:pPrChange>
            </w:pPr>
            <w:del w:id="571" w:author="Alicia" w:date="2016-05-17T11:26:00Z">
              <w:r w:rsidRPr="006E5FF5" w:rsidDel="0063728F">
                <w:rPr>
                  <w:rFonts w:ascii="Times New Roman" w:hAnsi="Times New Roman" w:cs="Times New Roman"/>
                  <w:sz w:val="24"/>
                  <w:szCs w:val="24"/>
                  <w:lang w:eastAsia="es-ES"/>
                </w:rPr>
                <w:delText>0.008</w:delText>
              </w:r>
            </w:del>
          </w:p>
        </w:tc>
      </w:tr>
      <w:tr w:rsidR="008C2A32" w:rsidRPr="00AA07B4" w:rsidDel="0063728F" w14:paraId="48B55BD0" w14:textId="48D07FF9" w:rsidTr="008C2A32">
        <w:trPr>
          <w:del w:id="572"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0C237D3C" w14:textId="3E87EA77" w:rsidR="008C2A32" w:rsidDel="0063728F" w:rsidRDefault="008C2A32">
            <w:pPr>
              <w:rPr>
                <w:del w:id="573" w:author="Alicia" w:date="2016-05-17T11:26:00Z"/>
                <w:rFonts w:ascii="Times New Roman" w:hAnsi="Times New Roman" w:cs="Times New Roman"/>
                <w:sz w:val="24"/>
                <w:szCs w:val="24"/>
                <w:lang w:val="en-US" w:eastAsia="es-ES"/>
              </w:rPr>
              <w:pPrChange w:id="574" w:author="Alicia" w:date="2016-05-17T11:26:00Z">
                <w:pPr>
                  <w:spacing w:after="0" w:line="240" w:lineRule="auto"/>
                </w:pPr>
              </w:pPrChange>
            </w:pPr>
            <w:del w:id="575" w:author="Alicia" w:date="2016-05-17T11:26:00Z">
              <w:r w:rsidDel="0063728F">
                <w:rPr>
                  <w:rFonts w:ascii="Times New Roman" w:hAnsi="Times New Roman" w:cs="Times New Roman"/>
                  <w:sz w:val="24"/>
                  <w:szCs w:val="24"/>
                  <w:lang w:val="en-US" w:eastAsia="es-ES"/>
                </w:rPr>
                <w:delText>Shoot height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48880FDB" w14:textId="7F3A9C29" w:rsidR="008C2A32" w:rsidRPr="006E5FF5" w:rsidDel="0063728F" w:rsidRDefault="008C2A32">
            <w:pPr>
              <w:rPr>
                <w:del w:id="576" w:author="Alicia" w:date="2016-05-17T11:26:00Z"/>
                <w:rFonts w:ascii="Times New Roman" w:hAnsi="Times New Roman" w:cs="Times New Roman"/>
                <w:sz w:val="24"/>
                <w:szCs w:val="24"/>
                <w:lang w:eastAsia="es-ES"/>
              </w:rPr>
              <w:pPrChange w:id="577" w:author="Alicia" w:date="2016-05-17T11:26:00Z">
                <w:pPr>
                  <w:spacing w:after="0" w:line="240" w:lineRule="auto"/>
                  <w:jc w:val="center"/>
                </w:pPr>
              </w:pPrChange>
            </w:pPr>
            <w:del w:id="578" w:author="Alicia" w:date="2016-05-17T11:26:00Z">
              <w:r w:rsidRPr="006E5FF5" w:rsidDel="0063728F">
                <w:rPr>
                  <w:rFonts w:ascii="Times New Roman" w:hAnsi="Times New Roman" w:cs="Times New Roman"/>
                  <w:sz w:val="24"/>
                  <w:szCs w:val="24"/>
                  <w:lang w:eastAsia="es-ES"/>
                </w:rPr>
                <w:delText>8.39</w:delText>
              </w:r>
            </w:del>
          </w:p>
        </w:tc>
        <w:tc>
          <w:tcPr>
            <w:tcW w:w="1138" w:type="dxa"/>
            <w:tcBorders>
              <w:top w:val="nil"/>
              <w:left w:val="nil"/>
              <w:bottom w:val="nil"/>
              <w:right w:val="nil"/>
            </w:tcBorders>
            <w:tcMar>
              <w:top w:w="15" w:type="dxa"/>
              <w:left w:w="140" w:type="dxa"/>
              <w:bottom w:w="15" w:type="dxa"/>
              <w:right w:w="140" w:type="dxa"/>
            </w:tcMar>
            <w:vAlign w:val="center"/>
          </w:tcPr>
          <w:p w14:paraId="26D53314" w14:textId="0685D54C" w:rsidR="008C2A32" w:rsidRPr="006E5FF5" w:rsidDel="0063728F" w:rsidRDefault="008C2A32">
            <w:pPr>
              <w:rPr>
                <w:del w:id="579" w:author="Alicia" w:date="2016-05-17T11:26:00Z"/>
                <w:rFonts w:ascii="Times New Roman" w:hAnsi="Times New Roman" w:cs="Times New Roman"/>
                <w:sz w:val="24"/>
                <w:szCs w:val="24"/>
                <w:lang w:eastAsia="es-ES"/>
              </w:rPr>
              <w:pPrChange w:id="580" w:author="Alicia" w:date="2016-05-17T11:26:00Z">
                <w:pPr>
                  <w:spacing w:after="0" w:line="240" w:lineRule="auto"/>
                  <w:jc w:val="center"/>
                </w:pPr>
              </w:pPrChange>
            </w:pPr>
            <w:del w:id="581" w:author="Alicia" w:date="2016-05-17T11:26:00Z">
              <w:r w:rsidRPr="006E5FF5" w:rsidDel="0063728F">
                <w:rPr>
                  <w:rFonts w:ascii="Times New Roman" w:hAnsi="Times New Roman" w:cs="Times New Roman"/>
                  <w:sz w:val="24"/>
                  <w:szCs w:val="24"/>
                  <w:lang w:eastAsia="es-ES"/>
                </w:rPr>
                <w:delText>0.495</w:delText>
              </w:r>
            </w:del>
          </w:p>
        </w:tc>
        <w:tc>
          <w:tcPr>
            <w:tcW w:w="50" w:type="dxa"/>
            <w:tcBorders>
              <w:top w:val="nil"/>
              <w:left w:val="nil"/>
              <w:bottom w:val="nil"/>
              <w:right w:val="nil"/>
            </w:tcBorders>
          </w:tcPr>
          <w:p w14:paraId="5C155D08" w14:textId="57547696" w:rsidR="008C2A32" w:rsidRPr="006E5FF5" w:rsidDel="0063728F" w:rsidRDefault="008C2A32">
            <w:pPr>
              <w:rPr>
                <w:del w:id="582" w:author="Alicia" w:date="2016-05-17T11:26:00Z"/>
                <w:rFonts w:ascii="Times New Roman" w:hAnsi="Times New Roman" w:cs="Times New Roman"/>
                <w:sz w:val="24"/>
                <w:szCs w:val="24"/>
                <w:lang w:eastAsia="es-ES"/>
              </w:rPr>
              <w:pPrChange w:id="583" w:author="Alicia" w:date="2016-05-17T11:26:00Z">
                <w:pPr>
                  <w:spacing w:after="0" w:line="240" w:lineRule="auto"/>
                  <w:jc w:val="center"/>
                </w:pPr>
              </w:pPrChange>
            </w:pPr>
          </w:p>
        </w:tc>
        <w:tc>
          <w:tcPr>
            <w:tcW w:w="900" w:type="dxa"/>
            <w:tcBorders>
              <w:top w:val="nil"/>
              <w:left w:val="nil"/>
              <w:bottom w:val="nil"/>
              <w:right w:val="nil"/>
            </w:tcBorders>
            <w:vAlign w:val="center"/>
          </w:tcPr>
          <w:p w14:paraId="3A9EE2C9" w14:textId="5E563840" w:rsidR="008C2A32" w:rsidRPr="006E5FF5" w:rsidDel="0063728F" w:rsidRDefault="008C2A32">
            <w:pPr>
              <w:rPr>
                <w:del w:id="584" w:author="Alicia" w:date="2016-05-17T11:26:00Z"/>
                <w:rFonts w:ascii="Times New Roman" w:hAnsi="Times New Roman" w:cs="Times New Roman"/>
                <w:sz w:val="24"/>
                <w:szCs w:val="24"/>
                <w:lang w:eastAsia="es-ES"/>
              </w:rPr>
              <w:pPrChange w:id="585" w:author="Alicia" w:date="2016-05-17T11:26:00Z">
                <w:pPr>
                  <w:spacing w:after="0" w:line="240" w:lineRule="auto"/>
                  <w:jc w:val="center"/>
                </w:pPr>
              </w:pPrChange>
            </w:pPr>
            <w:del w:id="586" w:author="Alicia" w:date="2016-05-17T11:26:00Z">
              <w:r w:rsidRPr="006E5FF5" w:rsidDel="0063728F">
                <w:rPr>
                  <w:rFonts w:ascii="Times New Roman" w:hAnsi="Times New Roman" w:cs="Times New Roman"/>
                  <w:sz w:val="24"/>
                  <w:szCs w:val="24"/>
                  <w:lang w:eastAsia="es-ES"/>
                </w:rPr>
                <w:delText>20.88</w:delText>
              </w:r>
            </w:del>
          </w:p>
        </w:tc>
        <w:tc>
          <w:tcPr>
            <w:tcW w:w="900" w:type="dxa"/>
            <w:tcBorders>
              <w:top w:val="nil"/>
              <w:left w:val="nil"/>
              <w:bottom w:val="nil"/>
              <w:right w:val="nil"/>
            </w:tcBorders>
            <w:vAlign w:val="center"/>
          </w:tcPr>
          <w:p w14:paraId="7C6EFB8D" w14:textId="2CB8CE56" w:rsidR="008C2A32" w:rsidRPr="006E5FF5" w:rsidDel="0063728F" w:rsidRDefault="008C2A32">
            <w:pPr>
              <w:rPr>
                <w:del w:id="587" w:author="Alicia" w:date="2016-05-17T11:26:00Z"/>
                <w:rFonts w:ascii="Times New Roman" w:hAnsi="Times New Roman" w:cs="Times New Roman"/>
                <w:sz w:val="24"/>
                <w:szCs w:val="24"/>
                <w:lang w:eastAsia="es-ES"/>
              </w:rPr>
              <w:pPrChange w:id="588" w:author="Alicia" w:date="2016-05-17T11:26:00Z">
                <w:pPr>
                  <w:spacing w:after="0" w:line="240" w:lineRule="auto"/>
                  <w:jc w:val="center"/>
                </w:pPr>
              </w:pPrChange>
            </w:pPr>
            <w:del w:id="589" w:author="Alicia" w:date="2016-05-17T11:26:00Z">
              <w:r w:rsidRPr="006E5FF5" w:rsidDel="0063728F">
                <w:rPr>
                  <w:rFonts w:ascii="Times New Roman" w:hAnsi="Times New Roman" w:cs="Times New Roman"/>
                  <w:sz w:val="24"/>
                  <w:szCs w:val="24"/>
                  <w:lang w:eastAsia="es-ES"/>
                </w:rPr>
                <w:delText>0.022</w:delText>
              </w:r>
            </w:del>
          </w:p>
        </w:tc>
      </w:tr>
      <w:tr w:rsidR="008C2A32" w:rsidRPr="00AA07B4" w:rsidDel="0063728F" w14:paraId="09C6848E" w14:textId="1B01544E" w:rsidTr="008C2A32">
        <w:trPr>
          <w:del w:id="590"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09023AF" w14:textId="48B365C0" w:rsidR="008C2A32" w:rsidRPr="006E5FF5" w:rsidDel="0063728F" w:rsidRDefault="008C2A32">
            <w:pPr>
              <w:rPr>
                <w:del w:id="591" w:author="Alicia" w:date="2016-05-17T11:26:00Z"/>
                <w:rFonts w:ascii="Times New Roman" w:hAnsi="Times New Roman" w:cs="Times New Roman"/>
                <w:sz w:val="24"/>
                <w:szCs w:val="24"/>
                <w:lang w:eastAsia="es-ES"/>
              </w:rPr>
              <w:pPrChange w:id="592" w:author="Alicia" w:date="2016-05-17T11:26:00Z">
                <w:pPr>
                  <w:spacing w:after="0" w:line="240" w:lineRule="auto"/>
                </w:pPr>
              </w:pPrChange>
            </w:pPr>
            <w:del w:id="593" w:author="Alicia" w:date="2016-05-17T11:26:00Z">
              <w:r w:rsidRPr="006E5FF5" w:rsidDel="0063728F">
                <w:rPr>
                  <w:rFonts w:ascii="Times New Roman" w:hAnsi="Times New Roman" w:cs="Times New Roman"/>
                  <w:sz w:val="24"/>
                  <w:szCs w:val="24"/>
                  <w:lang w:eastAsia="es-ES"/>
                </w:rPr>
                <w:delText xml:space="preserve">Flower number </w:delText>
              </w:r>
              <w:r w:rsidDel="0063728F">
                <w:rPr>
                  <w:rFonts w:ascii="Times New Roman" w:hAnsi="Times New Roman" w:cs="Times New Roman"/>
                  <w:sz w:val="24"/>
                  <w:szCs w:val="24"/>
                  <w:lang w:val="en-US" w:eastAsia="es-ES"/>
                </w:rPr>
                <w:delText xml:space="preserve">→ </w:delText>
              </w:r>
              <w:r w:rsidRPr="006E5FF5" w:rsidDel="0063728F">
                <w:rPr>
                  <w:rFonts w:ascii="Times New Roman" w:hAnsi="Times New Roman" w:cs="Times New Roman"/>
                  <w:sz w:val="24"/>
                  <w:szCs w:val="24"/>
                  <w:lang w:eastAsia="es-ES"/>
                </w:rPr>
                <w:delText>Attack</w:delText>
              </w:r>
            </w:del>
          </w:p>
        </w:tc>
        <w:tc>
          <w:tcPr>
            <w:tcW w:w="1080" w:type="dxa"/>
            <w:tcBorders>
              <w:top w:val="nil"/>
              <w:left w:val="nil"/>
              <w:bottom w:val="nil"/>
              <w:right w:val="nil"/>
            </w:tcBorders>
            <w:tcMar>
              <w:top w:w="15" w:type="dxa"/>
              <w:left w:w="140" w:type="dxa"/>
              <w:bottom w:w="15" w:type="dxa"/>
              <w:right w:w="140" w:type="dxa"/>
            </w:tcMar>
            <w:vAlign w:val="center"/>
          </w:tcPr>
          <w:p w14:paraId="64B5EAB5" w14:textId="25535E9A" w:rsidR="008C2A32" w:rsidRPr="006E5FF5" w:rsidDel="0063728F" w:rsidRDefault="008C2A32">
            <w:pPr>
              <w:rPr>
                <w:del w:id="594" w:author="Alicia" w:date="2016-05-17T11:26:00Z"/>
                <w:rFonts w:ascii="Times New Roman" w:hAnsi="Times New Roman" w:cs="Times New Roman"/>
                <w:sz w:val="24"/>
                <w:szCs w:val="24"/>
                <w:lang w:eastAsia="es-ES"/>
              </w:rPr>
              <w:pPrChange w:id="595" w:author="Alicia" w:date="2016-05-17T11:26:00Z">
                <w:pPr>
                  <w:spacing w:after="0" w:line="240" w:lineRule="auto"/>
                  <w:jc w:val="center"/>
                </w:pPr>
              </w:pPrChange>
            </w:pPr>
            <w:del w:id="596" w:author="Alicia" w:date="2016-05-17T11:26:00Z">
              <w:r w:rsidRPr="006E5FF5" w:rsidDel="0063728F">
                <w:rPr>
                  <w:rFonts w:ascii="Times New Roman" w:hAnsi="Times New Roman" w:cs="Times New Roman"/>
                  <w:sz w:val="24"/>
                  <w:szCs w:val="24"/>
                  <w:lang w:eastAsia="es-ES"/>
                </w:rPr>
                <w:delText>43.83</w:delText>
              </w:r>
            </w:del>
          </w:p>
        </w:tc>
        <w:tc>
          <w:tcPr>
            <w:tcW w:w="1138" w:type="dxa"/>
            <w:tcBorders>
              <w:top w:val="nil"/>
              <w:left w:val="nil"/>
              <w:bottom w:val="nil"/>
              <w:right w:val="nil"/>
            </w:tcBorders>
            <w:tcMar>
              <w:top w:w="15" w:type="dxa"/>
              <w:left w:w="140" w:type="dxa"/>
              <w:bottom w:w="15" w:type="dxa"/>
              <w:right w:w="140" w:type="dxa"/>
            </w:tcMar>
            <w:vAlign w:val="center"/>
          </w:tcPr>
          <w:p w14:paraId="31F9FE97" w14:textId="0A610A59" w:rsidR="008C2A32" w:rsidRPr="006E5FF5" w:rsidDel="0063728F" w:rsidRDefault="008C2A32">
            <w:pPr>
              <w:rPr>
                <w:del w:id="597" w:author="Alicia" w:date="2016-05-17T11:26:00Z"/>
                <w:rFonts w:ascii="Times New Roman" w:hAnsi="Times New Roman" w:cs="Times New Roman"/>
                <w:sz w:val="24"/>
                <w:szCs w:val="24"/>
                <w:lang w:eastAsia="es-ES"/>
              </w:rPr>
              <w:pPrChange w:id="598" w:author="Alicia" w:date="2016-05-17T11:26:00Z">
                <w:pPr>
                  <w:spacing w:after="0" w:line="240" w:lineRule="auto"/>
                  <w:jc w:val="center"/>
                </w:pPr>
              </w:pPrChange>
            </w:pPr>
            <w:del w:id="599"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5EA8C2B7" w14:textId="47D6A7FC" w:rsidR="008C2A32" w:rsidRPr="006E5FF5" w:rsidDel="0063728F" w:rsidRDefault="008C2A32">
            <w:pPr>
              <w:rPr>
                <w:del w:id="600" w:author="Alicia" w:date="2016-05-17T11:26:00Z"/>
                <w:rFonts w:ascii="Times New Roman" w:hAnsi="Times New Roman" w:cs="Times New Roman"/>
                <w:sz w:val="24"/>
                <w:szCs w:val="24"/>
                <w:lang w:eastAsia="es-ES"/>
              </w:rPr>
              <w:pPrChange w:id="601" w:author="Alicia" w:date="2016-05-17T11:26:00Z">
                <w:pPr>
                  <w:spacing w:after="0" w:line="240" w:lineRule="auto"/>
                  <w:jc w:val="center"/>
                </w:pPr>
              </w:pPrChange>
            </w:pPr>
          </w:p>
        </w:tc>
        <w:tc>
          <w:tcPr>
            <w:tcW w:w="900" w:type="dxa"/>
            <w:tcBorders>
              <w:top w:val="nil"/>
              <w:left w:val="nil"/>
              <w:bottom w:val="nil"/>
              <w:right w:val="nil"/>
            </w:tcBorders>
            <w:vAlign w:val="center"/>
          </w:tcPr>
          <w:p w14:paraId="0B42DAD9" w14:textId="10F75C78" w:rsidR="008C2A32" w:rsidRPr="006E5FF5" w:rsidDel="0063728F" w:rsidRDefault="008C2A32">
            <w:pPr>
              <w:rPr>
                <w:del w:id="602" w:author="Alicia" w:date="2016-05-17T11:26:00Z"/>
                <w:rFonts w:ascii="Times New Roman" w:hAnsi="Times New Roman" w:cs="Times New Roman"/>
                <w:sz w:val="24"/>
                <w:szCs w:val="24"/>
                <w:lang w:eastAsia="es-ES"/>
              </w:rPr>
              <w:pPrChange w:id="603" w:author="Alicia" w:date="2016-05-17T11:26:00Z">
                <w:pPr>
                  <w:spacing w:after="0" w:line="240" w:lineRule="auto"/>
                  <w:jc w:val="center"/>
                </w:pPr>
              </w:pPrChange>
            </w:pPr>
            <w:del w:id="604" w:author="Alicia" w:date="2016-05-17T11:26:00Z">
              <w:r w:rsidRPr="006E5FF5" w:rsidDel="0063728F">
                <w:rPr>
                  <w:rFonts w:ascii="Times New Roman" w:hAnsi="Times New Roman" w:cs="Times New Roman"/>
                  <w:sz w:val="24"/>
                  <w:szCs w:val="24"/>
                  <w:lang w:eastAsia="es-ES"/>
                </w:rPr>
                <w:delText>20.01</w:delText>
              </w:r>
            </w:del>
          </w:p>
        </w:tc>
        <w:tc>
          <w:tcPr>
            <w:tcW w:w="900" w:type="dxa"/>
            <w:tcBorders>
              <w:top w:val="nil"/>
              <w:left w:val="nil"/>
              <w:bottom w:val="nil"/>
              <w:right w:val="nil"/>
            </w:tcBorders>
            <w:vAlign w:val="center"/>
          </w:tcPr>
          <w:p w14:paraId="1ED26DAF" w14:textId="7CA32CF9" w:rsidR="008C2A32" w:rsidRPr="006E5FF5" w:rsidDel="0063728F" w:rsidRDefault="008C2A32">
            <w:pPr>
              <w:rPr>
                <w:del w:id="605" w:author="Alicia" w:date="2016-05-17T11:26:00Z"/>
                <w:rFonts w:ascii="Times New Roman" w:hAnsi="Times New Roman" w:cs="Times New Roman"/>
                <w:sz w:val="24"/>
                <w:szCs w:val="24"/>
                <w:lang w:eastAsia="es-ES"/>
              </w:rPr>
              <w:pPrChange w:id="606" w:author="Alicia" w:date="2016-05-17T11:26:00Z">
                <w:pPr>
                  <w:spacing w:after="0" w:line="240" w:lineRule="auto"/>
                  <w:jc w:val="center"/>
                </w:pPr>
              </w:pPrChange>
            </w:pPr>
            <w:del w:id="607" w:author="Alicia" w:date="2016-05-17T11:26:00Z">
              <w:r w:rsidRPr="006E5FF5" w:rsidDel="0063728F">
                <w:rPr>
                  <w:rFonts w:ascii="Times New Roman" w:hAnsi="Times New Roman" w:cs="Times New Roman"/>
                  <w:sz w:val="24"/>
                  <w:szCs w:val="24"/>
                  <w:lang w:eastAsia="es-ES"/>
                </w:rPr>
                <w:delText>0.029</w:delText>
              </w:r>
            </w:del>
          </w:p>
        </w:tc>
      </w:tr>
      <w:tr w:rsidR="008C2A32" w:rsidRPr="00AA07B4" w:rsidDel="0063728F" w14:paraId="1726F6D9" w14:textId="43D394C8" w:rsidTr="008C2A32">
        <w:trPr>
          <w:del w:id="608"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1FD7F4FC" w14:textId="1D0BF3F4" w:rsidR="008C2A32" w:rsidDel="0063728F" w:rsidRDefault="008C2A32">
            <w:pPr>
              <w:rPr>
                <w:del w:id="609" w:author="Alicia" w:date="2016-05-17T11:26:00Z"/>
                <w:rFonts w:ascii="Times New Roman" w:hAnsi="Times New Roman" w:cs="Times New Roman"/>
                <w:sz w:val="24"/>
                <w:szCs w:val="24"/>
                <w:lang w:val="en-US" w:eastAsia="es-ES"/>
              </w:rPr>
              <w:pPrChange w:id="610" w:author="Alicia" w:date="2016-05-17T11:26:00Z">
                <w:pPr>
                  <w:spacing w:after="0" w:line="240" w:lineRule="auto"/>
                </w:pPr>
              </w:pPrChange>
            </w:pPr>
            <w:del w:id="611" w:author="Alicia" w:date="2016-05-17T11:26:00Z">
              <w:r w:rsidDel="0063728F">
                <w:rPr>
                  <w:rFonts w:ascii="Times New Roman" w:hAnsi="Times New Roman" w:cs="Times New Roman"/>
                  <w:sz w:val="24"/>
                  <w:szCs w:val="24"/>
                  <w:lang w:val="en-US" w:eastAsia="es-ES"/>
                </w:rPr>
                <w:delText>Flower number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3ADE2045" w14:textId="6E9A9348" w:rsidR="008C2A32" w:rsidRPr="006E5FF5" w:rsidDel="0063728F" w:rsidRDefault="008C2A32">
            <w:pPr>
              <w:rPr>
                <w:del w:id="612" w:author="Alicia" w:date="2016-05-17T11:26:00Z"/>
                <w:rFonts w:ascii="Times New Roman" w:hAnsi="Times New Roman" w:cs="Times New Roman"/>
                <w:sz w:val="24"/>
                <w:szCs w:val="24"/>
                <w:lang w:eastAsia="es-ES"/>
              </w:rPr>
              <w:pPrChange w:id="613" w:author="Alicia" w:date="2016-05-17T11:26:00Z">
                <w:pPr>
                  <w:spacing w:after="0" w:line="240" w:lineRule="auto"/>
                  <w:jc w:val="center"/>
                </w:pPr>
              </w:pPrChange>
            </w:pPr>
            <w:del w:id="614" w:author="Alicia" w:date="2016-05-17T11:26:00Z">
              <w:r w:rsidRPr="006E5FF5" w:rsidDel="0063728F">
                <w:rPr>
                  <w:rFonts w:ascii="Times New Roman" w:hAnsi="Times New Roman" w:cs="Times New Roman"/>
                  <w:sz w:val="24"/>
                  <w:szCs w:val="24"/>
                  <w:lang w:eastAsia="es-ES"/>
                </w:rPr>
                <w:delText>110.35</w:delText>
              </w:r>
            </w:del>
          </w:p>
        </w:tc>
        <w:tc>
          <w:tcPr>
            <w:tcW w:w="1138" w:type="dxa"/>
            <w:tcBorders>
              <w:top w:val="nil"/>
              <w:left w:val="nil"/>
              <w:bottom w:val="nil"/>
              <w:right w:val="nil"/>
            </w:tcBorders>
            <w:tcMar>
              <w:top w:w="15" w:type="dxa"/>
              <w:left w:w="140" w:type="dxa"/>
              <w:bottom w:w="15" w:type="dxa"/>
              <w:right w:w="140" w:type="dxa"/>
            </w:tcMar>
            <w:vAlign w:val="center"/>
          </w:tcPr>
          <w:p w14:paraId="7688BDCC" w14:textId="3B112179" w:rsidR="008C2A32" w:rsidRPr="006E5FF5" w:rsidDel="0063728F" w:rsidRDefault="008C2A32">
            <w:pPr>
              <w:rPr>
                <w:del w:id="615" w:author="Alicia" w:date="2016-05-17T11:26:00Z"/>
                <w:rFonts w:ascii="Times New Roman" w:hAnsi="Times New Roman" w:cs="Times New Roman"/>
                <w:sz w:val="24"/>
                <w:szCs w:val="24"/>
                <w:lang w:eastAsia="es-ES"/>
              </w:rPr>
              <w:pPrChange w:id="616" w:author="Alicia" w:date="2016-05-17T11:26:00Z">
                <w:pPr>
                  <w:spacing w:after="0" w:line="240" w:lineRule="auto"/>
                  <w:jc w:val="center"/>
                </w:pPr>
              </w:pPrChange>
            </w:pPr>
            <w:del w:id="617"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6E626EE" w14:textId="1B3E0397" w:rsidR="008C2A32" w:rsidRPr="006E5FF5" w:rsidDel="0063728F" w:rsidRDefault="008C2A32">
            <w:pPr>
              <w:rPr>
                <w:del w:id="618" w:author="Alicia" w:date="2016-05-17T11:26:00Z"/>
                <w:rFonts w:ascii="Times New Roman" w:hAnsi="Times New Roman" w:cs="Times New Roman"/>
                <w:sz w:val="24"/>
                <w:szCs w:val="24"/>
                <w:lang w:eastAsia="es-ES"/>
              </w:rPr>
              <w:pPrChange w:id="619" w:author="Alicia" w:date="2016-05-17T11:26:00Z">
                <w:pPr>
                  <w:spacing w:after="0" w:line="240" w:lineRule="auto"/>
                  <w:jc w:val="center"/>
                </w:pPr>
              </w:pPrChange>
            </w:pPr>
          </w:p>
        </w:tc>
        <w:tc>
          <w:tcPr>
            <w:tcW w:w="900" w:type="dxa"/>
            <w:tcBorders>
              <w:top w:val="nil"/>
              <w:left w:val="nil"/>
              <w:bottom w:val="nil"/>
              <w:right w:val="nil"/>
            </w:tcBorders>
            <w:vAlign w:val="center"/>
          </w:tcPr>
          <w:p w14:paraId="767060FC" w14:textId="351C6929" w:rsidR="008C2A32" w:rsidRPr="006E5FF5" w:rsidDel="0063728F" w:rsidRDefault="008C2A32">
            <w:pPr>
              <w:rPr>
                <w:del w:id="620" w:author="Alicia" w:date="2016-05-17T11:26:00Z"/>
                <w:rFonts w:ascii="Times New Roman" w:hAnsi="Times New Roman" w:cs="Times New Roman"/>
                <w:sz w:val="24"/>
                <w:szCs w:val="24"/>
                <w:lang w:eastAsia="es-ES"/>
              </w:rPr>
              <w:pPrChange w:id="621" w:author="Alicia" w:date="2016-05-17T11:26:00Z">
                <w:pPr>
                  <w:spacing w:after="0" w:line="240" w:lineRule="auto"/>
                  <w:jc w:val="center"/>
                </w:pPr>
              </w:pPrChange>
            </w:pPr>
            <w:del w:id="622" w:author="Alicia" w:date="2016-05-17T11:26:00Z">
              <w:r w:rsidRPr="006E5FF5" w:rsidDel="0063728F">
                <w:rPr>
                  <w:rFonts w:ascii="Times New Roman" w:hAnsi="Times New Roman" w:cs="Times New Roman"/>
                  <w:sz w:val="24"/>
                  <w:szCs w:val="24"/>
                  <w:lang w:eastAsia="es-ES"/>
                </w:rPr>
                <w:delText>86.85</w:delText>
              </w:r>
            </w:del>
          </w:p>
        </w:tc>
        <w:tc>
          <w:tcPr>
            <w:tcW w:w="900" w:type="dxa"/>
            <w:tcBorders>
              <w:top w:val="nil"/>
              <w:left w:val="nil"/>
              <w:bottom w:val="nil"/>
              <w:right w:val="nil"/>
            </w:tcBorders>
            <w:vAlign w:val="center"/>
          </w:tcPr>
          <w:p w14:paraId="50458C5F" w14:textId="1DFB114E" w:rsidR="008C2A32" w:rsidRPr="006E5FF5" w:rsidDel="0063728F" w:rsidRDefault="008C2A32">
            <w:pPr>
              <w:rPr>
                <w:del w:id="623" w:author="Alicia" w:date="2016-05-17T11:26:00Z"/>
                <w:rFonts w:ascii="Times New Roman" w:hAnsi="Times New Roman" w:cs="Times New Roman"/>
                <w:sz w:val="24"/>
                <w:szCs w:val="24"/>
                <w:lang w:eastAsia="es-ES"/>
              </w:rPr>
              <w:pPrChange w:id="624" w:author="Alicia" w:date="2016-05-17T11:26:00Z">
                <w:pPr>
                  <w:spacing w:after="0" w:line="240" w:lineRule="auto"/>
                  <w:jc w:val="center"/>
                </w:pPr>
              </w:pPrChange>
            </w:pPr>
            <w:del w:id="625"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61DEC637" w14:textId="763A16DB" w:rsidTr="008C2A32">
        <w:trPr>
          <w:del w:id="626"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4CD8B09B" w14:textId="26FFA662" w:rsidR="008C2A32" w:rsidRPr="006E5FF5" w:rsidDel="0063728F" w:rsidRDefault="008C2A32">
            <w:pPr>
              <w:rPr>
                <w:del w:id="627" w:author="Alicia" w:date="2016-05-17T11:26:00Z"/>
                <w:rFonts w:ascii="Times New Roman" w:hAnsi="Times New Roman" w:cs="Times New Roman"/>
                <w:sz w:val="24"/>
                <w:szCs w:val="24"/>
                <w:lang w:eastAsia="es-ES"/>
              </w:rPr>
              <w:pPrChange w:id="628" w:author="Alicia" w:date="2016-05-17T11:26:00Z">
                <w:pPr>
                  <w:spacing w:after="0" w:line="240" w:lineRule="auto"/>
                </w:pPr>
              </w:pPrChange>
            </w:pPr>
            <w:del w:id="629" w:author="Alicia" w:date="2016-05-17T11:26:00Z">
              <w:r w:rsidRPr="006E5FF5" w:rsidDel="0063728F">
                <w:rPr>
                  <w:rFonts w:ascii="Times New Roman" w:hAnsi="Times New Roman" w:cs="Times New Roman"/>
                  <w:sz w:val="24"/>
                  <w:szCs w:val="24"/>
                  <w:lang w:eastAsia="es-ES"/>
                </w:rPr>
                <w:delText>Phenology ↔ Flower number</w:delText>
              </w:r>
            </w:del>
          </w:p>
        </w:tc>
        <w:tc>
          <w:tcPr>
            <w:tcW w:w="1080" w:type="dxa"/>
            <w:tcBorders>
              <w:top w:val="nil"/>
              <w:left w:val="nil"/>
              <w:bottom w:val="nil"/>
              <w:right w:val="nil"/>
            </w:tcBorders>
            <w:tcMar>
              <w:top w:w="15" w:type="dxa"/>
              <w:left w:w="140" w:type="dxa"/>
              <w:bottom w:w="15" w:type="dxa"/>
              <w:right w:w="140" w:type="dxa"/>
            </w:tcMar>
            <w:vAlign w:val="center"/>
          </w:tcPr>
          <w:p w14:paraId="2FFC18FB" w14:textId="389EBC64" w:rsidR="008C2A32" w:rsidRPr="006E5FF5" w:rsidDel="0063728F" w:rsidRDefault="008C2A32">
            <w:pPr>
              <w:rPr>
                <w:del w:id="630" w:author="Alicia" w:date="2016-05-17T11:26:00Z"/>
                <w:rFonts w:ascii="Times New Roman" w:hAnsi="Times New Roman" w:cs="Times New Roman"/>
                <w:sz w:val="24"/>
                <w:szCs w:val="24"/>
                <w:lang w:eastAsia="es-ES"/>
              </w:rPr>
              <w:pPrChange w:id="631" w:author="Alicia" w:date="2016-05-17T11:26:00Z">
                <w:pPr>
                  <w:spacing w:after="0" w:line="240" w:lineRule="auto"/>
                  <w:jc w:val="center"/>
                </w:pPr>
              </w:pPrChange>
            </w:pPr>
            <w:del w:id="632" w:author="Alicia" w:date="2016-05-17T11:26:00Z">
              <w:r w:rsidRPr="006E5FF5" w:rsidDel="0063728F">
                <w:rPr>
                  <w:rFonts w:ascii="Times New Roman" w:hAnsi="Times New Roman" w:cs="Times New Roman"/>
                  <w:sz w:val="24"/>
                  <w:szCs w:val="24"/>
                  <w:lang w:eastAsia="es-ES"/>
                </w:rPr>
                <w:delText>36.60</w:delText>
              </w:r>
            </w:del>
          </w:p>
        </w:tc>
        <w:tc>
          <w:tcPr>
            <w:tcW w:w="1138" w:type="dxa"/>
            <w:tcBorders>
              <w:top w:val="nil"/>
              <w:left w:val="nil"/>
              <w:bottom w:val="nil"/>
              <w:right w:val="nil"/>
            </w:tcBorders>
            <w:tcMar>
              <w:top w:w="15" w:type="dxa"/>
              <w:left w:w="140" w:type="dxa"/>
              <w:bottom w:w="15" w:type="dxa"/>
              <w:right w:w="140" w:type="dxa"/>
            </w:tcMar>
            <w:vAlign w:val="center"/>
          </w:tcPr>
          <w:p w14:paraId="75571385" w14:textId="3CAE2A69" w:rsidR="008C2A32" w:rsidRPr="006E5FF5" w:rsidDel="0063728F" w:rsidRDefault="008C2A32">
            <w:pPr>
              <w:rPr>
                <w:del w:id="633" w:author="Alicia" w:date="2016-05-17T11:26:00Z"/>
                <w:rFonts w:ascii="Times New Roman" w:hAnsi="Times New Roman" w:cs="Times New Roman"/>
                <w:sz w:val="24"/>
                <w:szCs w:val="24"/>
                <w:lang w:eastAsia="es-ES"/>
              </w:rPr>
              <w:pPrChange w:id="634" w:author="Alicia" w:date="2016-05-17T11:26:00Z">
                <w:pPr>
                  <w:spacing w:after="0" w:line="240" w:lineRule="auto"/>
                  <w:jc w:val="center"/>
                </w:pPr>
              </w:pPrChange>
            </w:pPr>
            <w:del w:id="635"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2894DA51" w14:textId="009DCF12" w:rsidR="008C2A32" w:rsidRPr="006E5FF5" w:rsidDel="0063728F" w:rsidRDefault="008C2A32">
            <w:pPr>
              <w:rPr>
                <w:del w:id="636" w:author="Alicia" w:date="2016-05-17T11:26:00Z"/>
                <w:rFonts w:ascii="Times New Roman" w:hAnsi="Times New Roman" w:cs="Times New Roman"/>
                <w:sz w:val="24"/>
                <w:szCs w:val="24"/>
                <w:lang w:eastAsia="es-ES"/>
              </w:rPr>
              <w:pPrChange w:id="637" w:author="Alicia" w:date="2016-05-17T11:26:00Z">
                <w:pPr>
                  <w:spacing w:after="0" w:line="240" w:lineRule="auto"/>
                  <w:jc w:val="center"/>
                </w:pPr>
              </w:pPrChange>
            </w:pPr>
          </w:p>
        </w:tc>
        <w:tc>
          <w:tcPr>
            <w:tcW w:w="900" w:type="dxa"/>
            <w:tcBorders>
              <w:top w:val="nil"/>
              <w:left w:val="nil"/>
              <w:bottom w:val="nil"/>
              <w:right w:val="nil"/>
            </w:tcBorders>
            <w:vAlign w:val="center"/>
          </w:tcPr>
          <w:p w14:paraId="718818C9" w14:textId="411D9F9C" w:rsidR="008C2A32" w:rsidRPr="006E5FF5" w:rsidDel="0063728F" w:rsidRDefault="008C2A32">
            <w:pPr>
              <w:rPr>
                <w:del w:id="638" w:author="Alicia" w:date="2016-05-17T11:26:00Z"/>
                <w:rFonts w:ascii="Times New Roman" w:hAnsi="Times New Roman" w:cs="Times New Roman"/>
                <w:sz w:val="24"/>
                <w:szCs w:val="24"/>
                <w:lang w:eastAsia="es-ES"/>
              </w:rPr>
              <w:pPrChange w:id="639" w:author="Alicia" w:date="2016-05-17T11:26:00Z">
                <w:pPr>
                  <w:spacing w:after="0" w:line="240" w:lineRule="auto"/>
                  <w:jc w:val="center"/>
                </w:pPr>
              </w:pPrChange>
            </w:pPr>
            <w:del w:id="640" w:author="Alicia" w:date="2016-05-17T11:26:00Z">
              <w:r w:rsidRPr="006E5FF5" w:rsidDel="0063728F">
                <w:rPr>
                  <w:rFonts w:ascii="Times New Roman" w:hAnsi="Times New Roman" w:cs="Times New Roman"/>
                  <w:sz w:val="24"/>
                  <w:szCs w:val="24"/>
                  <w:lang w:eastAsia="es-ES"/>
                </w:rPr>
                <w:delText>35.85</w:delText>
              </w:r>
            </w:del>
          </w:p>
        </w:tc>
        <w:tc>
          <w:tcPr>
            <w:tcW w:w="900" w:type="dxa"/>
            <w:tcBorders>
              <w:top w:val="nil"/>
              <w:left w:val="nil"/>
              <w:bottom w:val="nil"/>
              <w:right w:val="nil"/>
            </w:tcBorders>
            <w:vAlign w:val="center"/>
          </w:tcPr>
          <w:p w14:paraId="0D2BBC2D" w14:textId="2880F4BF" w:rsidR="008C2A32" w:rsidRPr="006E5FF5" w:rsidDel="0063728F" w:rsidRDefault="008C2A32">
            <w:pPr>
              <w:rPr>
                <w:del w:id="641" w:author="Alicia" w:date="2016-05-17T11:26:00Z"/>
                <w:rFonts w:ascii="Times New Roman" w:hAnsi="Times New Roman" w:cs="Times New Roman"/>
                <w:sz w:val="24"/>
                <w:szCs w:val="24"/>
                <w:lang w:eastAsia="es-ES"/>
              </w:rPr>
              <w:pPrChange w:id="642" w:author="Alicia" w:date="2016-05-17T11:26:00Z">
                <w:pPr>
                  <w:spacing w:after="0" w:line="240" w:lineRule="auto"/>
                  <w:jc w:val="center"/>
                </w:pPr>
              </w:pPrChange>
            </w:pPr>
            <w:del w:id="643"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292B43D8" w14:textId="3EEB519B" w:rsidTr="008C2A32">
        <w:trPr>
          <w:del w:id="644"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A670AD7" w14:textId="2D8BB6BC" w:rsidR="008C2A32" w:rsidRPr="006E5FF5" w:rsidDel="0063728F" w:rsidRDefault="008C2A32">
            <w:pPr>
              <w:rPr>
                <w:del w:id="645" w:author="Alicia" w:date="2016-05-17T11:26:00Z"/>
                <w:rFonts w:ascii="Times New Roman" w:hAnsi="Times New Roman" w:cs="Times New Roman"/>
                <w:sz w:val="24"/>
                <w:szCs w:val="24"/>
                <w:lang w:eastAsia="es-ES"/>
              </w:rPr>
              <w:pPrChange w:id="646" w:author="Alicia" w:date="2016-05-17T11:26:00Z">
                <w:pPr>
                  <w:spacing w:after="0" w:line="240" w:lineRule="auto"/>
                </w:pPr>
              </w:pPrChange>
            </w:pPr>
            <w:del w:id="647" w:author="Alicia" w:date="2016-05-17T11:26:00Z">
              <w:r w:rsidRPr="006E5FF5" w:rsidDel="0063728F">
                <w:rPr>
                  <w:rFonts w:ascii="Times New Roman" w:hAnsi="Times New Roman" w:cs="Times New Roman"/>
                  <w:sz w:val="24"/>
                  <w:szCs w:val="24"/>
                  <w:lang w:eastAsia="es-ES"/>
                </w:rPr>
                <w:delText>Phenology ↔ Shoot height</w:delText>
              </w:r>
            </w:del>
          </w:p>
        </w:tc>
        <w:tc>
          <w:tcPr>
            <w:tcW w:w="1080" w:type="dxa"/>
            <w:tcBorders>
              <w:top w:val="nil"/>
              <w:left w:val="nil"/>
              <w:bottom w:val="nil"/>
              <w:right w:val="nil"/>
            </w:tcBorders>
            <w:tcMar>
              <w:top w:w="15" w:type="dxa"/>
              <w:left w:w="140" w:type="dxa"/>
              <w:bottom w:w="15" w:type="dxa"/>
              <w:right w:w="140" w:type="dxa"/>
            </w:tcMar>
            <w:vAlign w:val="center"/>
          </w:tcPr>
          <w:p w14:paraId="1E17B24C" w14:textId="63EE28C8" w:rsidR="008C2A32" w:rsidRPr="006E5FF5" w:rsidDel="0063728F" w:rsidRDefault="008C2A32">
            <w:pPr>
              <w:rPr>
                <w:del w:id="648" w:author="Alicia" w:date="2016-05-17T11:26:00Z"/>
                <w:rFonts w:ascii="Times New Roman" w:hAnsi="Times New Roman" w:cs="Times New Roman"/>
                <w:sz w:val="24"/>
                <w:szCs w:val="24"/>
                <w:lang w:eastAsia="es-ES"/>
              </w:rPr>
              <w:pPrChange w:id="649" w:author="Alicia" w:date="2016-05-17T11:26:00Z">
                <w:pPr>
                  <w:spacing w:after="0" w:line="240" w:lineRule="auto"/>
                  <w:jc w:val="center"/>
                </w:pPr>
              </w:pPrChange>
            </w:pPr>
            <w:del w:id="650" w:author="Alicia" w:date="2016-05-17T11:26:00Z">
              <w:r w:rsidRPr="006E5FF5" w:rsidDel="0063728F">
                <w:rPr>
                  <w:rFonts w:ascii="Times New Roman" w:hAnsi="Times New Roman" w:cs="Times New Roman"/>
                  <w:sz w:val="24"/>
                  <w:szCs w:val="24"/>
                  <w:lang w:eastAsia="es-ES"/>
                </w:rPr>
                <w:delText>16.24</w:delText>
              </w:r>
            </w:del>
          </w:p>
        </w:tc>
        <w:tc>
          <w:tcPr>
            <w:tcW w:w="1138" w:type="dxa"/>
            <w:tcBorders>
              <w:top w:val="nil"/>
              <w:left w:val="nil"/>
              <w:bottom w:val="nil"/>
              <w:right w:val="nil"/>
            </w:tcBorders>
            <w:tcMar>
              <w:top w:w="15" w:type="dxa"/>
              <w:left w:w="140" w:type="dxa"/>
              <w:bottom w:w="15" w:type="dxa"/>
              <w:right w:w="140" w:type="dxa"/>
            </w:tcMar>
            <w:vAlign w:val="center"/>
          </w:tcPr>
          <w:p w14:paraId="0E1FDF6F" w14:textId="429F5C5E" w:rsidR="008C2A32" w:rsidRPr="006E5FF5" w:rsidDel="0063728F" w:rsidRDefault="008C2A32">
            <w:pPr>
              <w:rPr>
                <w:del w:id="651" w:author="Alicia" w:date="2016-05-17T11:26:00Z"/>
                <w:rFonts w:ascii="Times New Roman" w:hAnsi="Times New Roman" w:cs="Times New Roman"/>
                <w:sz w:val="24"/>
                <w:szCs w:val="24"/>
                <w:lang w:eastAsia="es-ES"/>
              </w:rPr>
              <w:pPrChange w:id="652" w:author="Alicia" w:date="2016-05-17T11:26:00Z">
                <w:pPr>
                  <w:spacing w:after="0" w:line="240" w:lineRule="auto"/>
                  <w:jc w:val="center"/>
                </w:pPr>
              </w:pPrChange>
            </w:pPr>
            <w:del w:id="653" w:author="Alicia" w:date="2016-05-17T11:26:00Z">
              <w:r w:rsidRPr="006E5FF5" w:rsidDel="0063728F">
                <w:rPr>
                  <w:rFonts w:ascii="Times New Roman" w:hAnsi="Times New Roman" w:cs="Times New Roman"/>
                  <w:sz w:val="24"/>
                  <w:szCs w:val="24"/>
                  <w:lang w:eastAsia="es-ES"/>
                </w:rPr>
                <w:delText>0.062</w:delText>
              </w:r>
            </w:del>
          </w:p>
        </w:tc>
        <w:tc>
          <w:tcPr>
            <w:tcW w:w="50" w:type="dxa"/>
            <w:tcBorders>
              <w:top w:val="nil"/>
              <w:left w:val="nil"/>
              <w:bottom w:val="nil"/>
              <w:right w:val="nil"/>
            </w:tcBorders>
          </w:tcPr>
          <w:p w14:paraId="77CB6649" w14:textId="76A76893" w:rsidR="008C2A32" w:rsidRPr="006E5FF5" w:rsidDel="0063728F" w:rsidRDefault="008C2A32">
            <w:pPr>
              <w:rPr>
                <w:del w:id="654" w:author="Alicia" w:date="2016-05-17T11:26:00Z"/>
                <w:rFonts w:ascii="Times New Roman" w:hAnsi="Times New Roman" w:cs="Times New Roman"/>
                <w:sz w:val="24"/>
                <w:szCs w:val="24"/>
                <w:lang w:eastAsia="es-ES"/>
              </w:rPr>
              <w:pPrChange w:id="655" w:author="Alicia" w:date="2016-05-17T11:26:00Z">
                <w:pPr>
                  <w:spacing w:after="0" w:line="240" w:lineRule="auto"/>
                  <w:jc w:val="center"/>
                </w:pPr>
              </w:pPrChange>
            </w:pPr>
          </w:p>
        </w:tc>
        <w:tc>
          <w:tcPr>
            <w:tcW w:w="900" w:type="dxa"/>
            <w:tcBorders>
              <w:top w:val="nil"/>
              <w:left w:val="nil"/>
              <w:bottom w:val="nil"/>
              <w:right w:val="nil"/>
            </w:tcBorders>
            <w:vAlign w:val="center"/>
          </w:tcPr>
          <w:p w14:paraId="511FEADD" w14:textId="0F63B4DC" w:rsidR="008C2A32" w:rsidRPr="006E5FF5" w:rsidDel="0063728F" w:rsidRDefault="008C2A32">
            <w:pPr>
              <w:rPr>
                <w:del w:id="656" w:author="Alicia" w:date="2016-05-17T11:26:00Z"/>
                <w:rFonts w:ascii="Times New Roman" w:hAnsi="Times New Roman" w:cs="Times New Roman"/>
                <w:sz w:val="24"/>
                <w:szCs w:val="24"/>
                <w:lang w:eastAsia="es-ES"/>
              </w:rPr>
              <w:pPrChange w:id="657" w:author="Alicia" w:date="2016-05-17T11:26:00Z">
                <w:pPr>
                  <w:spacing w:after="0" w:line="240" w:lineRule="auto"/>
                  <w:jc w:val="center"/>
                </w:pPr>
              </w:pPrChange>
            </w:pPr>
            <w:del w:id="658" w:author="Alicia" w:date="2016-05-17T11:26:00Z">
              <w:r w:rsidRPr="006E5FF5" w:rsidDel="0063728F">
                <w:rPr>
                  <w:rFonts w:ascii="Times New Roman" w:hAnsi="Times New Roman" w:cs="Times New Roman"/>
                  <w:sz w:val="24"/>
                  <w:szCs w:val="24"/>
                  <w:lang w:eastAsia="es-ES"/>
                </w:rPr>
                <w:delText>33.44</w:delText>
              </w:r>
            </w:del>
          </w:p>
        </w:tc>
        <w:tc>
          <w:tcPr>
            <w:tcW w:w="900" w:type="dxa"/>
            <w:tcBorders>
              <w:top w:val="nil"/>
              <w:left w:val="nil"/>
              <w:bottom w:val="nil"/>
              <w:right w:val="nil"/>
            </w:tcBorders>
            <w:vAlign w:val="center"/>
          </w:tcPr>
          <w:p w14:paraId="5082134D" w14:textId="7F1E0D25" w:rsidR="008C2A32" w:rsidRPr="006E5FF5" w:rsidDel="0063728F" w:rsidRDefault="008C2A32">
            <w:pPr>
              <w:rPr>
                <w:del w:id="659" w:author="Alicia" w:date="2016-05-17T11:26:00Z"/>
                <w:rFonts w:ascii="Times New Roman" w:hAnsi="Times New Roman" w:cs="Times New Roman"/>
                <w:sz w:val="24"/>
                <w:szCs w:val="24"/>
                <w:lang w:eastAsia="es-ES"/>
              </w:rPr>
              <w:pPrChange w:id="660" w:author="Alicia" w:date="2016-05-17T11:26:00Z">
                <w:pPr>
                  <w:spacing w:after="0" w:line="240" w:lineRule="auto"/>
                  <w:jc w:val="center"/>
                </w:pPr>
              </w:pPrChange>
            </w:pPr>
            <w:del w:id="661"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0D2E0A54" w14:textId="1683A11B" w:rsidTr="008C2A32">
        <w:trPr>
          <w:del w:id="662"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BD68B42" w14:textId="64A6893D" w:rsidR="008C2A32" w:rsidRPr="006E5FF5" w:rsidDel="0063728F" w:rsidRDefault="008C2A32">
            <w:pPr>
              <w:rPr>
                <w:del w:id="663" w:author="Alicia" w:date="2016-05-17T11:26:00Z"/>
                <w:rFonts w:ascii="Times New Roman" w:hAnsi="Times New Roman" w:cs="Times New Roman"/>
                <w:sz w:val="24"/>
                <w:szCs w:val="24"/>
                <w:lang w:eastAsia="es-ES"/>
              </w:rPr>
              <w:pPrChange w:id="664" w:author="Alicia" w:date="2016-05-17T11:26:00Z">
                <w:pPr>
                  <w:spacing w:after="0" w:line="240" w:lineRule="auto"/>
                </w:pPr>
              </w:pPrChange>
            </w:pPr>
            <w:del w:id="665" w:author="Alicia" w:date="2016-05-17T11:26:00Z">
              <w:r w:rsidRPr="006E5FF5" w:rsidDel="0063728F">
                <w:rPr>
                  <w:rFonts w:ascii="Times New Roman" w:hAnsi="Times New Roman" w:cs="Times New Roman"/>
                  <w:sz w:val="24"/>
                  <w:szCs w:val="24"/>
                  <w:lang w:eastAsia="es-ES"/>
                </w:rPr>
                <w:delText>Shoot height ↔ Flower number</w:delText>
              </w:r>
            </w:del>
          </w:p>
        </w:tc>
        <w:tc>
          <w:tcPr>
            <w:tcW w:w="1080" w:type="dxa"/>
            <w:tcBorders>
              <w:top w:val="nil"/>
              <w:left w:val="nil"/>
              <w:bottom w:val="nil"/>
              <w:right w:val="nil"/>
            </w:tcBorders>
            <w:tcMar>
              <w:top w:w="15" w:type="dxa"/>
              <w:left w:w="140" w:type="dxa"/>
              <w:bottom w:w="15" w:type="dxa"/>
              <w:right w:w="140" w:type="dxa"/>
            </w:tcMar>
            <w:vAlign w:val="center"/>
          </w:tcPr>
          <w:p w14:paraId="70A9625A" w14:textId="63EBD282" w:rsidR="008C2A32" w:rsidRPr="006E5FF5" w:rsidDel="0063728F" w:rsidRDefault="008C2A32">
            <w:pPr>
              <w:rPr>
                <w:del w:id="666" w:author="Alicia" w:date="2016-05-17T11:26:00Z"/>
                <w:rFonts w:ascii="Times New Roman" w:hAnsi="Times New Roman" w:cs="Times New Roman"/>
                <w:sz w:val="24"/>
                <w:szCs w:val="24"/>
                <w:lang w:eastAsia="es-ES"/>
              </w:rPr>
              <w:pPrChange w:id="667" w:author="Alicia" w:date="2016-05-17T11:26:00Z">
                <w:pPr>
                  <w:spacing w:after="0" w:line="240" w:lineRule="auto"/>
                  <w:jc w:val="center"/>
                </w:pPr>
              </w:pPrChange>
            </w:pPr>
            <w:del w:id="668" w:author="Alicia" w:date="2016-05-17T11:26:00Z">
              <w:r w:rsidRPr="006E5FF5" w:rsidDel="0063728F">
                <w:rPr>
                  <w:rFonts w:ascii="Times New Roman" w:hAnsi="Times New Roman" w:cs="Times New Roman"/>
                  <w:sz w:val="24"/>
                  <w:szCs w:val="24"/>
                  <w:lang w:eastAsia="es-ES"/>
                </w:rPr>
                <w:delText>34.58</w:delText>
              </w:r>
            </w:del>
          </w:p>
        </w:tc>
        <w:tc>
          <w:tcPr>
            <w:tcW w:w="1138" w:type="dxa"/>
            <w:tcBorders>
              <w:top w:val="nil"/>
              <w:left w:val="nil"/>
              <w:bottom w:val="nil"/>
              <w:right w:val="nil"/>
            </w:tcBorders>
            <w:tcMar>
              <w:top w:w="15" w:type="dxa"/>
              <w:left w:w="140" w:type="dxa"/>
              <w:bottom w:w="15" w:type="dxa"/>
              <w:right w:w="140" w:type="dxa"/>
            </w:tcMar>
            <w:vAlign w:val="center"/>
          </w:tcPr>
          <w:p w14:paraId="2D2F0ECF" w14:textId="68F7ADE6" w:rsidR="008C2A32" w:rsidRPr="006E5FF5" w:rsidDel="0063728F" w:rsidRDefault="008C2A32">
            <w:pPr>
              <w:rPr>
                <w:del w:id="669" w:author="Alicia" w:date="2016-05-17T11:26:00Z"/>
                <w:rFonts w:ascii="Times New Roman" w:hAnsi="Times New Roman" w:cs="Times New Roman"/>
                <w:sz w:val="24"/>
                <w:szCs w:val="24"/>
                <w:lang w:eastAsia="es-ES"/>
              </w:rPr>
              <w:pPrChange w:id="670" w:author="Alicia" w:date="2016-05-17T11:26:00Z">
                <w:pPr>
                  <w:spacing w:after="0" w:line="240" w:lineRule="auto"/>
                  <w:jc w:val="center"/>
                </w:pPr>
              </w:pPrChange>
            </w:pPr>
            <w:del w:id="671"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0157D546" w14:textId="00D7473F" w:rsidR="008C2A32" w:rsidRPr="006E5FF5" w:rsidDel="0063728F" w:rsidRDefault="008C2A32">
            <w:pPr>
              <w:rPr>
                <w:del w:id="672" w:author="Alicia" w:date="2016-05-17T11:26:00Z"/>
                <w:rFonts w:ascii="Times New Roman" w:hAnsi="Times New Roman" w:cs="Times New Roman"/>
                <w:sz w:val="24"/>
                <w:szCs w:val="24"/>
                <w:lang w:eastAsia="es-ES"/>
              </w:rPr>
              <w:pPrChange w:id="673" w:author="Alicia" w:date="2016-05-17T11:26:00Z">
                <w:pPr>
                  <w:spacing w:after="0" w:line="240" w:lineRule="auto"/>
                  <w:jc w:val="center"/>
                </w:pPr>
              </w:pPrChange>
            </w:pPr>
          </w:p>
        </w:tc>
        <w:tc>
          <w:tcPr>
            <w:tcW w:w="900" w:type="dxa"/>
            <w:tcBorders>
              <w:top w:val="nil"/>
              <w:left w:val="nil"/>
              <w:bottom w:val="nil"/>
              <w:right w:val="nil"/>
            </w:tcBorders>
            <w:vAlign w:val="center"/>
          </w:tcPr>
          <w:p w14:paraId="219D8924" w14:textId="5DD4E492" w:rsidR="008C2A32" w:rsidRPr="006E5FF5" w:rsidDel="0063728F" w:rsidRDefault="008C2A32">
            <w:pPr>
              <w:rPr>
                <w:del w:id="674" w:author="Alicia" w:date="2016-05-17T11:26:00Z"/>
                <w:rFonts w:ascii="Times New Roman" w:hAnsi="Times New Roman" w:cs="Times New Roman"/>
                <w:sz w:val="24"/>
                <w:szCs w:val="24"/>
                <w:lang w:eastAsia="es-ES"/>
              </w:rPr>
              <w:pPrChange w:id="675" w:author="Alicia" w:date="2016-05-17T11:26:00Z">
                <w:pPr>
                  <w:spacing w:after="0" w:line="240" w:lineRule="auto"/>
                  <w:jc w:val="center"/>
                </w:pPr>
              </w:pPrChange>
            </w:pPr>
            <w:del w:id="676" w:author="Alicia" w:date="2016-05-17T11:26:00Z">
              <w:r w:rsidRPr="006E5FF5" w:rsidDel="0063728F">
                <w:rPr>
                  <w:rFonts w:ascii="Times New Roman" w:hAnsi="Times New Roman" w:cs="Times New Roman"/>
                  <w:sz w:val="24"/>
                  <w:szCs w:val="24"/>
                  <w:lang w:eastAsia="es-ES"/>
                </w:rPr>
                <w:delText>31.05</w:delText>
              </w:r>
            </w:del>
          </w:p>
        </w:tc>
        <w:tc>
          <w:tcPr>
            <w:tcW w:w="900" w:type="dxa"/>
            <w:tcBorders>
              <w:top w:val="nil"/>
              <w:left w:val="nil"/>
              <w:bottom w:val="nil"/>
              <w:right w:val="nil"/>
            </w:tcBorders>
            <w:vAlign w:val="center"/>
          </w:tcPr>
          <w:p w14:paraId="33A2F216" w14:textId="4B51A715" w:rsidR="008C2A32" w:rsidRPr="006E5FF5" w:rsidDel="0063728F" w:rsidRDefault="008C2A32">
            <w:pPr>
              <w:rPr>
                <w:del w:id="677" w:author="Alicia" w:date="2016-05-17T11:26:00Z"/>
                <w:rFonts w:ascii="Times New Roman" w:hAnsi="Times New Roman" w:cs="Times New Roman"/>
                <w:sz w:val="24"/>
                <w:szCs w:val="24"/>
                <w:lang w:eastAsia="es-ES"/>
              </w:rPr>
              <w:pPrChange w:id="678" w:author="Alicia" w:date="2016-05-17T11:26:00Z">
                <w:pPr>
                  <w:spacing w:after="0" w:line="240" w:lineRule="auto"/>
                  <w:jc w:val="center"/>
                </w:pPr>
              </w:pPrChange>
            </w:pPr>
            <w:del w:id="679" w:author="Alicia" w:date="2016-05-17T11:26:00Z">
              <w:r w:rsidRPr="006E5FF5" w:rsidDel="0063728F">
                <w:rPr>
                  <w:rFonts w:ascii="Times New Roman" w:hAnsi="Times New Roman" w:cs="Times New Roman"/>
                  <w:sz w:val="24"/>
                  <w:szCs w:val="24"/>
                  <w:lang w:eastAsia="es-ES"/>
                </w:rPr>
                <w:delText>0.001</w:delText>
              </w:r>
            </w:del>
          </w:p>
        </w:tc>
      </w:tr>
      <w:tr w:rsidR="008C2A32" w:rsidRPr="00AA07B4" w:rsidDel="0063728F" w14:paraId="11990E5B" w14:textId="21B0C1DD" w:rsidTr="008C2A32">
        <w:trPr>
          <w:del w:id="680"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A4EE98F" w14:textId="52C83F6E" w:rsidR="008C2A32" w:rsidRPr="006E5FF5" w:rsidDel="0063728F" w:rsidRDefault="008C2A32">
            <w:pPr>
              <w:rPr>
                <w:del w:id="681" w:author="Alicia" w:date="2016-05-17T11:26:00Z"/>
                <w:rFonts w:ascii="Times New Roman" w:hAnsi="Times New Roman" w:cs="Times New Roman"/>
                <w:sz w:val="24"/>
                <w:szCs w:val="24"/>
                <w:lang w:eastAsia="es-ES"/>
              </w:rPr>
              <w:pPrChange w:id="682" w:author="Alicia" w:date="2016-05-17T11:26:00Z">
                <w:pPr>
                  <w:spacing w:after="0" w:line="240" w:lineRule="auto"/>
                </w:pPr>
              </w:pPrChange>
            </w:pPr>
          </w:p>
        </w:tc>
        <w:tc>
          <w:tcPr>
            <w:tcW w:w="1080" w:type="dxa"/>
            <w:tcBorders>
              <w:top w:val="nil"/>
              <w:left w:val="nil"/>
              <w:bottom w:val="nil"/>
              <w:right w:val="nil"/>
            </w:tcBorders>
            <w:tcMar>
              <w:top w:w="15" w:type="dxa"/>
              <w:left w:w="140" w:type="dxa"/>
              <w:bottom w:w="15" w:type="dxa"/>
              <w:right w:w="140" w:type="dxa"/>
            </w:tcMar>
            <w:vAlign w:val="center"/>
          </w:tcPr>
          <w:p w14:paraId="0062D527" w14:textId="673648C2" w:rsidR="008C2A32" w:rsidRPr="006E5FF5" w:rsidDel="0063728F" w:rsidRDefault="008C2A32">
            <w:pPr>
              <w:rPr>
                <w:del w:id="683" w:author="Alicia" w:date="2016-05-17T11:26:00Z"/>
                <w:rFonts w:ascii="Times New Roman" w:hAnsi="Times New Roman" w:cs="Times New Roman"/>
                <w:sz w:val="24"/>
                <w:szCs w:val="24"/>
                <w:lang w:eastAsia="es-ES"/>
              </w:rPr>
              <w:pPrChange w:id="684" w:author="Alicia" w:date="2016-05-17T11:26:00Z">
                <w:pPr>
                  <w:spacing w:after="0" w:line="240" w:lineRule="auto"/>
                  <w:jc w:val="center"/>
                </w:pPr>
              </w:pPrChange>
            </w:pPr>
          </w:p>
        </w:tc>
        <w:tc>
          <w:tcPr>
            <w:tcW w:w="1138" w:type="dxa"/>
            <w:tcBorders>
              <w:top w:val="nil"/>
              <w:left w:val="nil"/>
              <w:bottom w:val="nil"/>
              <w:right w:val="nil"/>
            </w:tcBorders>
            <w:tcMar>
              <w:top w:w="15" w:type="dxa"/>
              <w:left w:w="140" w:type="dxa"/>
              <w:bottom w:w="15" w:type="dxa"/>
              <w:right w:w="140" w:type="dxa"/>
            </w:tcMar>
            <w:vAlign w:val="center"/>
          </w:tcPr>
          <w:p w14:paraId="6A97EBD1" w14:textId="2892269A" w:rsidR="008C2A32" w:rsidRPr="006E5FF5" w:rsidDel="0063728F" w:rsidRDefault="008C2A32">
            <w:pPr>
              <w:rPr>
                <w:del w:id="685" w:author="Alicia" w:date="2016-05-17T11:26:00Z"/>
                <w:rFonts w:ascii="Times New Roman" w:hAnsi="Times New Roman" w:cs="Times New Roman"/>
                <w:sz w:val="24"/>
                <w:szCs w:val="24"/>
                <w:lang w:eastAsia="es-ES"/>
              </w:rPr>
              <w:pPrChange w:id="686" w:author="Alicia" w:date="2016-05-17T11:26:00Z">
                <w:pPr>
                  <w:spacing w:after="0" w:line="240" w:lineRule="auto"/>
                  <w:jc w:val="center"/>
                </w:pPr>
              </w:pPrChange>
            </w:pPr>
          </w:p>
        </w:tc>
        <w:tc>
          <w:tcPr>
            <w:tcW w:w="50" w:type="dxa"/>
            <w:tcBorders>
              <w:top w:val="nil"/>
              <w:left w:val="nil"/>
              <w:bottom w:val="nil"/>
              <w:right w:val="nil"/>
            </w:tcBorders>
          </w:tcPr>
          <w:p w14:paraId="613EA909" w14:textId="09DF998C" w:rsidR="008C2A32" w:rsidRPr="006E5FF5" w:rsidDel="0063728F" w:rsidRDefault="008C2A32">
            <w:pPr>
              <w:rPr>
                <w:del w:id="687" w:author="Alicia" w:date="2016-05-17T11:26:00Z"/>
                <w:rFonts w:ascii="Times New Roman" w:hAnsi="Times New Roman" w:cs="Times New Roman"/>
                <w:sz w:val="24"/>
                <w:szCs w:val="24"/>
                <w:lang w:eastAsia="es-ES"/>
              </w:rPr>
              <w:pPrChange w:id="688" w:author="Alicia" w:date="2016-05-17T11:26:00Z">
                <w:pPr>
                  <w:spacing w:after="0" w:line="240" w:lineRule="auto"/>
                  <w:jc w:val="center"/>
                </w:pPr>
              </w:pPrChange>
            </w:pPr>
          </w:p>
        </w:tc>
        <w:tc>
          <w:tcPr>
            <w:tcW w:w="900" w:type="dxa"/>
            <w:tcBorders>
              <w:top w:val="nil"/>
              <w:left w:val="nil"/>
              <w:bottom w:val="nil"/>
              <w:right w:val="nil"/>
            </w:tcBorders>
            <w:vAlign w:val="center"/>
          </w:tcPr>
          <w:p w14:paraId="3BE7AD04" w14:textId="62123ACB" w:rsidR="008C2A32" w:rsidRPr="006E5FF5" w:rsidDel="0063728F" w:rsidRDefault="008C2A32">
            <w:pPr>
              <w:rPr>
                <w:del w:id="689" w:author="Alicia" w:date="2016-05-17T11:26:00Z"/>
                <w:rFonts w:ascii="Times New Roman" w:hAnsi="Times New Roman" w:cs="Times New Roman"/>
                <w:sz w:val="24"/>
                <w:szCs w:val="24"/>
                <w:lang w:eastAsia="es-ES"/>
              </w:rPr>
              <w:pPrChange w:id="690" w:author="Alicia" w:date="2016-05-17T11:26:00Z">
                <w:pPr>
                  <w:spacing w:after="0" w:line="240" w:lineRule="auto"/>
                  <w:jc w:val="center"/>
                </w:pPr>
              </w:pPrChange>
            </w:pPr>
          </w:p>
        </w:tc>
        <w:tc>
          <w:tcPr>
            <w:tcW w:w="900" w:type="dxa"/>
            <w:tcBorders>
              <w:top w:val="nil"/>
              <w:left w:val="nil"/>
              <w:bottom w:val="nil"/>
              <w:right w:val="nil"/>
            </w:tcBorders>
            <w:vAlign w:val="center"/>
          </w:tcPr>
          <w:p w14:paraId="41E537C3" w14:textId="70665AA8" w:rsidR="008C2A32" w:rsidRPr="006E5FF5" w:rsidDel="0063728F" w:rsidRDefault="008C2A32">
            <w:pPr>
              <w:rPr>
                <w:del w:id="691" w:author="Alicia" w:date="2016-05-17T11:26:00Z"/>
                <w:rFonts w:ascii="Times New Roman" w:hAnsi="Times New Roman" w:cs="Times New Roman"/>
                <w:sz w:val="24"/>
                <w:szCs w:val="24"/>
                <w:lang w:eastAsia="es-ES"/>
              </w:rPr>
              <w:pPrChange w:id="692" w:author="Alicia" w:date="2016-05-17T11:26:00Z">
                <w:pPr>
                  <w:spacing w:after="0" w:line="240" w:lineRule="auto"/>
                  <w:jc w:val="center"/>
                </w:pPr>
              </w:pPrChange>
            </w:pPr>
          </w:p>
        </w:tc>
      </w:tr>
      <w:tr w:rsidR="008C2A32" w:rsidRPr="00AA07B4" w:rsidDel="0063728F" w14:paraId="5F4412FC" w14:textId="374D9555" w:rsidTr="008C2A32">
        <w:trPr>
          <w:del w:id="693" w:author="Alicia" w:date="2016-05-17T11:26:00Z"/>
        </w:trPr>
        <w:tc>
          <w:tcPr>
            <w:tcW w:w="4515" w:type="dxa"/>
            <w:tcBorders>
              <w:top w:val="nil"/>
              <w:left w:val="nil"/>
              <w:bottom w:val="single" w:sz="4" w:space="0" w:color="auto"/>
              <w:right w:val="nil"/>
            </w:tcBorders>
            <w:tcMar>
              <w:top w:w="15" w:type="dxa"/>
              <w:left w:w="140" w:type="dxa"/>
              <w:bottom w:w="15" w:type="dxa"/>
              <w:right w:w="140" w:type="dxa"/>
            </w:tcMar>
            <w:vAlign w:val="center"/>
          </w:tcPr>
          <w:p w14:paraId="37C87CB8" w14:textId="3C77D9B7" w:rsidR="008C2A32" w:rsidRPr="006E5FF5" w:rsidDel="0063728F" w:rsidRDefault="008C2A32">
            <w:pPr>
              <w:rPr>
                <w:del w:id="694" w:author="Alicia" w:date="2016-05-17T11:26:00Z"/>
                <w:rFonts w:ascii="Times New Roman" w:hAnsi="Times New Roman" w:cs="Times New Roman"/>
                <w:sz w:val="24"/>
                <w:szCs w:val="24"/>
                <w:lang w:eastAsia="es-ES"/>
              </w:rPr>
              <w:pPrChange w:id="695" w:author="Alicia" w:date="2016-05-17T11:26:00Z">
                <w:pPr>
                  <w:spacing w:after="0" w:line="240" w:lineRule="auto"/>
                </w:pPr>
              </w:pPrChange>
            </w:pPr>
            <w:del w:id="696" w:author="Alicia" w:date="2016-05-17T11:26:00Z">
              <w:r w:rsidRPr="006E5FF5" w:rsidDel="0063728F">
                <w:rPr>
                  <w:rFonts w:ascii="Times New Roman" w:hAnsi="Times New Roman" w:cs="Times New Roman"/>
                  <w:sz w:val="24"/>
                  <w:szCs w:val="24"/>
                  <w:lang w:val="sv-SE" w:eastAsia="es-ES"/>
                </w:rPr>
                <w:delText>B) model_eggs</w:delText>
              </w:r>
            </w:del>
          </w:p>
        </w:tc>
        <w:tc>
          <w:tcPr>
            <w:tcW w:w="1080" w:type="dxa"/>
            <w:tcBorders>
              <w:top w:val="nil"/>
              <w:left w:val="nil"/>
              <w:bottom w:val="nil"/>
              <w:right w:val="nil"/>
            </w:tcBorders>
            <w:tcMar>
              <w:top w:w="15" w:type="dxa"/>
              <w:left w:w="140" w:type="dxa"/>
              <w:bottom w:w="15" w:type="dxa"/>
              <w:right w:w="140" w:type="dxa"/>
            </w:tcMar>
            <w:vAlign w:val="center"/>
          </w:tcPr>
          <w:p w14:paraId="21657982" w14:textId="5CE8122D" w:rsidR="008C2A32" w:rsidRPr="006E5FF5" w:rsidDel="0063728F" w:rsidRDefault="008C2A32">
            <w:pPr>
              <w:rPr>
                <w:del w:id="697" w:author="Alicia" w:date="2016-05-17T11:26:00Z"/>
                <w:rFonts w:ascii="Times New Roman" w:hAnsi="Times New Roman" w:cs="Times New Roman"/>
                <w:sz w:val="24"/>
                <w:szCs w:val="24"/>
                <w:lang w:eastAsia="es-ES"/>
              </w:rPr>
              <w:pPrChange w:id="698" w:author="Alicia" w:date="2016-05-17T11:26:00Z">
                <w:pPr>
                  <w:spacing w:after="0" w:line="240" w:lineRule="auto"/>
                  <w:jc w:val="center"/>
                </w:pPr>
              </w:pPrChange>
            </w:pPr>
          </w:p>
        </w:tc>
        <w:tc>
          <w:tcPr>
            <w:tcW w:w="1138" w:type="dxa"/>
            <w:tcBorders>
              <w:top w:val="nil"/>
              <w:left w:val="nil"/>
              <w:bottom w:val="nil"/>
              <w:right w:val="nil"/>
            </w:tcBorders>
            <w:tcMar>
              <w:top w:w="15" w:type="dxa"/>
              <w:left w:w="140" w:type="dxa"/>
              <w:bottom w:w="15" w:type="dxa"/>
              <w:right w:w="140" w:type="dxa"/>
            </w:tcMar>
            <w:vAlign w:val="center"/>
          </w:tcPr>
          <w:p w14:paraId="4CF341D3" w14:textId="4E0E3A3D" w:rsidR="008C2A32" w:rsidRPr="006E5FF5" w:rsidDel="0063728F" w:rsidRDefault="008C2A32">
            <w:pPr>
              <w:rPr>
                <w:del w:id="699" w:author="Alicia" w:date="2016-05-17T11:26:00Z"/>
                <w:rFonts w:ascii="Times New Roman" w:hAnsi="Times New Roman" w:cs="Times New Roman"/>
                <w:sz w:val="24"/>
                <w:szCs w:val="24"/>
                <w:lang w:eastAsia="es-ES"/>
              </w:rPr>
              <w:pPrChange w:id="700" w:author="Alicia" w:date="2016-05-17T11:26:00Z">
                <w:pPr>
                  <w:spacing w:after="0" w:line="240" w:lineRule="auto"/>
                  <w:jc w:val="center"/>
                </w:pPr>
              </w:pPrChange>
            </w:pPr>
          </w:p>
        </w:tc>
        <w:tc>
          <w:tcPr>
            <w:tcW w:w="50" w:type="dxa"/>
            <w:tcBorders>
              <w:top w:val="nil"/>
              <w:left w:val="nil"/>
              <w:bottom w:val="nil"/>
              <w:right w:val="nil"/>
            </w:tcBorders>
          </w:tcPr>
          <w:p w14:paraId="2B310E13" w14:textId="12DD1399" w:rsidR="008C2A32" w:rsidRPr="006E5FF5" w:rsidDel="0063728F" w:rsidRDefault="008C2A32">
            <w:pPr>
              <w:rPr>
                <w:del w:id="701" w:author="Alicia" w:date="2016-05-17T11:26:00Z"/>
                <w:rFonts w:ascii="Times New Roman" w:hAnsi="Times New Roman" w:cs="Times New Roman"/>
                <w:sz w:val="24"/>
                <w:szCs w:val="24"/>
                <w:lang w:eastAsia="es-ES"/>
              </w:rPr>
              <w:pPrChange w:id="702" w:author="Alicia" w:date="2016-05-17T11:26:00Z">
                <w:pPr>
                  <w:spacing w:after="0" w:line="240" w:lineRule="auto"/>
                  <w:jc w:val="center"/>
                </w:pPr>
              </w:pPrChange>
            </w:pPr>
          </w:p>
        </w:tc>
        <w:tc>
          <w:tcPr>
            <w:tcW w:w="900" w:type="dxa"/>
            <w:tcBorders>
              <w:top w:val="nil"/>
              <w:left w:val="nil"/>
              <w:bottom w:val="nil"/>
              <w:right w:val="nil"/>
            </w:tcBorders>
            <w:vAlign w:val="center"/>
          </w:tcPr>
          <w:p w14:paraId="13F5C140" w14:textId="46459B77" w:rsidR="008C2A32" w:rsidRPr="006E5FF5" w:rsidDel="0063728F" w:rsidRDefault="008C2A32">
            <w:pPr>
              <w:rPr>
                <w:del w:id="703" w:author="Alicia" w:date="2016-05-17T11:26:00Z"/>
                <w:rFonts w:ascii="Times New Roman" w:hAnsi="Times New Roman" w:cs="Times New Roman"/>
                <w:sz w:val="24"/>
                <w:szCs w:val="24"/>
                <w:lang w:eastAsia="es-ES"/>
              </w:rPr>
              <w:pPrChange w:id="704" w:author="Alicia" w:date="2016-05-17T11:26:00Z">
                <w:pPr>
                  <w:spacing w:after="0" w:line="240" w:lineRule="auto"/>
                  <w:jc w:val="center"/>
                </w:pPr>
              </w:pPrChange>
            </w:pPr>
          </w:p>
        </w:tc>
        <w:tc>
          <w:tcPr>
            <w:tcW w:w="900" w:type="dxa"/>
            <w:tcBorders>
              <w:top w:val="nil"/>
              <w:left w:val="nil"/>
              <w:bottom w:val="nil"/>
              <w:right w:val="nil"/>
            </w:tcBorders>
            <w:vAlign w:val="center"/>
          </w:tcPr>
          <w:p w14:paraId="56037FA0" w14:textId="7769F79F" w:rsidR="008C2A32" w:rsidRPr="006E5FF5" w:rsidDel="0063728F" w:rsidRDefault="008C2A32">
            <w:pPr>
              <w:rPr>
                <w:del w:id="705" w:author="Alicia" w:date="2016-05-17T11:26:00Z"/>
                <w:rFonts w:ascii="Times New Roman" w:hAnsi="Times New Roman" w:cs="Times New Roman"/>
                <w:sz w:val="24"/>
                <w:szCs w:val="24"/>
                <w:lang w:eastAsia="es-ES"/>
              </w:rPr>
              <w:pPrChange w:id="706" w:author="Alicia" w:date="2016-05-17T11:26:00Z">
                <w:pPr>
                  <w:spacing w:after="0" w:line="240" w:lineRule="auto"/>
                  <w:jc w:val="center"/>
                </w:pPr>
              </w:pPrChange>
            </w:pPr>
          </w:p>
        </w:tc>
      </w:tr>
      <w:tr w:rsidR="008C2A32" w:rsidRPr="00AA07B4" w:rsidDel="0063728F" w14:paraId="5DBEAA0E" w14:textId="00B7AFB2" w:rsidTr="008C2A32">
        <w:trPr>
          <w:del w:id="707" w:author="Alicia" w:date="2016-05-17T11:26:00Z"/>
        </w:trPr>
        <w:tc>
          <w:tcPr>
            <w:tcW w:w="4515" w:type="dxa"/>
            <w:tcBorders>
              <w:top w:val="single" w:sz="4" w:space="0" w:color="auto"/>
              <w:left w:val="nil"/>
              <w:bottom w:val="nil"/>
              <w:right w:val="nil"/>
            </w:tcBorders>
            <w:tcMar>
              <w:top w:w="15" w:type="dxa"/>
              <w:left w:w="140" w:type="dxa"/>
              <w:bottom w:w="15" w:type="dxa"/>
              <w:right w:w="140" w:type="dxa"/>
            </w:tcMar>
            <w:vAlign w:val="center"/>
          </w:tcPr>
          <w:p w14:paraId="51994309" w14:textId="3666C069" w:rsidR="008C2A32" w:rsidDel="0063728F" w:rsidRDefault="008C2A32">
            <w:pPr>
              <w:rPr>
                <w:del w:id="708" w:author="Alicia" w:date="2016-05-17T11:26:00Z"/>
                <w:rFonts w:ascii="Times New Roman" w:hAnsi="Times New Roman" w:cs="Times New Roman"/>
                <w:sz w:val="24"/>
                <w:szCs w:val="24"/>
                <w:lang w:val="en-US" w:eastAsia="es-ES"/>
              </w:rPr>
              <w:pPrChange w:id="709" w:author="Alicia" w:date="2016-05-17T11:26:00Z">
                <w:pPr>
                  <w:spacing w:after="0" w:line="240" w:lineRule="auto"/>
                </w:pPr>
              </w:pPrChange>
            </w:pPr>
            <w:del w:id="710" w:author="Alicia" w:date="2016-05-17T11:26:00Z">
              <w:r w:rsidDel="0063728F">
                <w:rPr>
                  <w:rFonts w:ascii="Times New Roman" w:hAnsi="Times New Roman" w:cs="Times New Roman"/>
                  <w:sz w:val="24"/>
                  <w:szCs w:val="24"/>
                  <w:lang w:val="en-US" w:eastAsia="es-ES"/>
                </w:rPr>
                <w:delText>All</w:delText>
              </w:r>
            </w:del>
          </w:p>
        </w:tc>
        <w:tc>
          <w:tcPr>
            <w:tcW w:w="1080" w:type="dxa"/>
            <w:tcBorders>
              <w:top w:val="nil"/>
              <w:left w:val="nil"/>
              <w:bottom w:val="nil"/>
              <w:right w:val="nil"/>
            </w:tcBorders>
            <w:tcMar>
              <w:top w:w="15" w:type="dxa"/>
              <w:left w:w="140" w:type="dxa"/>
              <w:bottom w:w="15" w:type="dxa"/>
              <w:right w:w="140" w:type="dxa"/>
            </w:tcMar>
            <w:vAlign w:val="center"/>
          </w:tcPr>
          <w:p w14:paraId="7FAD82E9" w14:textId="044D9FAA" w:rsidR="008C2A32" w:rsidRPr="006E5FF5" w:rsidDel="0063728F" w:rsidRDefault="008C2A32">
            <w:pPr>
              <w:rPr>
                <w:del w:id="711" w:author="Alicia" w:date="2016-05-17T11:26:00Z"/>
                <w:rFonts w:ascii="Times New Roman" w:hAnsi="Times New Roman" w:cs="Times New Roman"/>
                <w:sz w:val="24"/>
                <w:szCs w:val="24"/>
                <w:lang w:eastAsia="es-ES"/>
              </w:rPr>
              <w:pPrChange w:id="712" w:author="Alicia" w:date="2016-05-17T11:26:00Z">
                <w:pPr>
                  <w:spacing w:after="0" w:line="240" w:lineRule="auto"/>
                  <w:jc w:val="center"/>
                </w:pPr>
              </w:pPrChange>
            </w:pPr>
            <w:del w:id="713" w:author="Alicia" w:date="2016-05-17T11:26:00Z">
              <w:r w:rsidDel="0063728F">
                <w:rPr>
                  <w:rFonts w:ascii="Times New Roman" w:hAnsi="Times New Roman" w:cs="Times New Roman"/>
                  <w:sz w:val="24"/>
                  <w:szCs w:val="24"/>
                  <w:lang w:val="en-US" w:eastAsia="es-ES"/>
                </w:rPr>
                <w:delText>480.19</w:delText>
              </w:r>
            </w:del>
          </w:p>
        </w:tc>
        <w:tc>
          <w:tcPr>
            <w:tcW w:w="1138" w:type="dxa"/>
            <w:tcBorders>
              <w:top w:val="nil"/>
              <w:left w:val="nil"/>
              <w:bottom w:val="nil"/>
              <w:right w:val="nil"/>
            </w:tcBorders>
            <w:tcMar>
              <w:top w:w="15" w:type="dxa"/>
              <w:left w:w="140" w:type="dxa"/>
              <w:bottom w:w="15" w:type="dxa"/>
              <w:right w:w="140" w:type="dxa"/>
            </w:tcMar>
            <w:vAlign w:val="center"/>
          </w:tcPr>
          <w:p w14:paraId="3E843242" w14:textId="30F2E9B7" w:rsidR="008C2A32" w:rsidRPr="006E5FF5" w:rsidDel="0063728F" w:rsidRDefault="008C2A32">
            <w:pPr>
              <w:rPr>
                <w:del w:id="714" w:author="Alicia" w:date="2016-05-17T11:26:00Z"/>
                <w:rFonts w:ascii="Times New Roman" w:hAnsi="Times New Roman" w:cs="Times New Roman"/>
                <w:sz w:val="24"/>
                <w:szCs w:val="24"/>
                <w:lang w:eastAsia="es-ES"/>
              </w:rPr>
              <w:pPrChange w:id="715" w:author="Alicia" w:date="2016-05-17T11:26:00Z">
                <w:pPr>
                  <w:spacing w:after="0" w:line="240" w:lineRule="auto"/>
                  <w:jc w:val="center"/>
                </w:pPr>
              </w:pPrChange>
            </w:pPr>
            <w:del w:id="716"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088F380" w14:textId="71FCEAB8" w:rsidR="008C2A32" w:rsidRPr="006E5FF5" w:rsidDel="0063728F" w:rsidRDefault="008C2A32">
            <w:pPr>
              <w:rPr>
                <w:del w:id="717" w:author="Alicia" w:date="2016-05-17T11:26:00Z"/>
                <w:rFonts w:ascii="Times New Roman" w:hAnsi="Times New Roman" w:cs="Times New Roman"/>
                <w:sz w:val="24"/>
                <w:szCs w:val="24"/>
                <w:lang w:eastAsia="es-ES"/>
              </w:rPr>
              <w:pPrChange w:id="718" w:author="Alicia" w:date="2016-05-17T11:26:00Z">
                <w:pPr>
                  <w:spacing w:after="0" w:line="240" w:lineRule="auto"/>
                  <w:jc w:val="center"/>
                </w:pPr>
              </w:pPrChange>
            </w:pPr>
          </w:p>
        </w:tc>
        <w:tc>
          <w:tcPr>
            <w:tcW w:w="900" w:type="dxa"/>
            <w:tcBorders>
              <w:top w:val="nil"/>
              <w:left w:val="nil"/>
              <w:bottom w:val="nil"/>
              <w:right w:val="nil"/>
            </w:tcBorders>
            <w:vAlign w:val="center"/>
          </w:tcPr>
          <w:p w14:paraId="50F27A6C" w14:textId="491F8B22" w:rsidR="008C2A32" w:rsidRPr="006E5FF5" w:rsidDel="0063728F" w:rsidRDefault="008C2A32">
            <w:pPr>
              <w:rPr>
                <w:del w:id="719" w:author="Alicia" w:date="2016-05-17T11:26:00Z"/>
                <w:rFonts w:ascii="Times New Roman" w:hAnsi="Times New Roman" w:cs="Times New Roman"/>
                <w:sz w:val="24"/>
                <w:szCs w:val="24"/>
                <w:lang w:eastAsia="es-ES"/>
              </w:rPr>
              <w:pPrChange w:id="720" w:author="Alicia" w:date="2016-05-17T11:26:00Z">
                <w:pPr>
                  <w:spacing w:after="0" w:line="240" w:lineRule="auto"/>
                  <w:jc w:val="center"/>
                </w:pPr>
              </w:pPrChange>
            </w:pPr>
            <w:del w:id="721" w:author="Alicia" w:date="2016-05-17T11:26:00Z">
              <w:r w:rsidDel="0063728F">
                <w:rPr>
                  <w:rFonts w:ascii="Times New Roman" w:hAnsi="Times New Roman" w:cs="Times New Roman"/>
                  <w:sz w:val="24"/>
                  <w:szCs w:val="24"/>
                  <w:lang w:val="en-US" w:eastAsia="es-ES"/>
                </w:rPr>
                <w:delText>558.46</w:delText>
              </w:r>
            </w:del>
          </w:p>
        </w:tc>
        <w:tc>
          <w:tcPr>
            <w:tcW w:w="900" w:type="dxa"/>
            <w:tcBorders>
              <w:top w:val="nil"/>
              <w:left w:val="nil"/>
              <w:bottom w:val="nil"/>
              <w:right w:val="nil"/>
            </w:tcBorders>
            <w:vAlign w:val="center"/>
          </w:tcPr>
          <w:p w14:paraId="014F6412" w14:textId="5A296294" w:rsidR="008C2A32" w:rsidRPr="006E5FF5" w:rsidDel="0063728F" w:rsidRDefault="008C2A32">
            <w:pPr>
              <w:rPr>
                <w:del w:id="722" w:author="Alicia" w:date="2016-05-17T11:26:00Z"/>
                <w:rFonts w:ascii="Times New Roman" w:hAnsi="Times New Roman" w:cs="Times New Roman"/>
                <w:sz w:val="24"/>
                <w:szCs w:val="24"/>
                <w:lang w:eastAsia="es-ES"/>
              </w:rPr>
              <w:pPrChange w:id="723" w:author="Alicia" w:date="2016-05-17T11:26:00Z">
                <w:pPr>
                  <w:spacing w:after="0" w:line="240" w:lineRule="auto"/>
                  <w:jc w:val="center"/>
                </w:pPr>
              </w:pPrChange>
            </w:pPr>
            <w:del w:id="724"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63B37F09" w14:textId="4D53704E" w:rsidTr="008C2A32">
        <w:trPr>
          <w:del w:id="725"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68EB8AB" w14:textId="21DBF0AB" w:rsidR="008C2A32" w:rsidDel="0063728F" w:rsidRDefault="008C2A32">
            <w:pPr>
              <w:rPr>
                <w:del w:id="726" w:author="Alicia" w:date="2016-05-17T11:26:00Z"/>
                <w:rFonts w:ascii="Times New Roman" w:hAnsi="Times New Roman" w:cs="Times New Roman"/>
                <w:sz w:val="24"/>
                <w:szCs w:val="24"/>
                <w:lang w:val="en-US" w:eastAsia="es-ES"/>
              </w:rPr>
              <w:pPrChange w:id="727" w:author="Alicia" w:date="2016-05-17T11:26:00Z">
                <w:pPr>
                  <w:spacing w:after="0" w:line="240" w:lineRule="auto"/>
                </w:pPr>
              </w:pPrChange>
            </w:pPr>
            <w:del w:id="728" w:author="Alicia" w:date="2016-05-17T11:26:00Z">
              <w:r w:rsidDel="0063728F">
                <w:rPr>
                  <w:rFonts w:ascii="Times New Roman" w:hAnsi="Times New Roman" w:cs="Times New Roman"/>
                  <w:sz w:val="24"/>
                  <w:szCs w:val="24"/>
                  <w:lang w:val="en-US" w:eastAsia="es-ES"/>
                </w:rPr>
                <w:delText>Number of eggs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5C4F7EC4" w14:textId="0DACA206" w:rsidR="008C2A32" w:rsidRPr="006E5FF5" w:rsidDel="0063728F" w:rsidRDefault="008C2A32">
            <w:pPr>
              <w:rPr>
                <w:del w:id="729" w:author="Alicia" w:date="2016-05-17T11:26:00Z"/>
                <w:rFonts w:ascii="Times New Roman" w:hAnsi="Times New Roman" w:cs="Times New Roman"/>
                <w:sz w:val="24"/>
                <w:szCs w:val="24"/>
                <w:lang w:eastAsia="es-ES"/>
              </w:rPr>
              <w:pPrChange w:id="730" w:author="Alicia" w:date="2016-05-17T11:26:00Z">
                <w:pPr>
                  <w:spacing w:after="0" w:line="240" w:lineRule="auto"/>
                  <w:jc w:val="center"/>
                </w:pPr>
              </w:pPrChange>
            </w:pPr>
            <w:del w:id="731" w:author="Alicia" w:date="2016-05-17T11:26:00Z">
              <w:r w:rsidRPr="006E5FF5" w:rsidDel="0063728F">
                <w:rPr>
                  <w:rFonts w:ascii="Times New Roman" w:hAnsi="Times New Roman" w:cs="Times New Roman"/>
                  <w:sz w:val="24"/>
                  <w:szCs w:val="24"/>
                  <w:lang w:eastAsia="es-ES"/>
                </w:rPr>
                <w:delText>51.54</w:delText>
              </w:r>
            </w:del>
          </w:p>
        </w:tc>
        <w:tc>
          <w:tcPr>
            <w:tcW w:w="1138" w:type="dxa"/>
            <w:tcBorders>
              <w:top w:val="nil"/>
              <w:left w:val="nil"/>
              <w:bottom w:val="nil"/>
              <w:right w:val="nil"/>
            </w:tcBorders>
            <w:tcMar>
              <w:top w:w="15" w:type="dxa"/>
              <w:left w:w="140" w:type="dxa"/>
              <w:bottom w:w="15" w:type="dxa"/>
              <w:right w:w="140" w:type="dxa"/>
            </w:tcMar>
            <w:vAlign w:val="center"/>
          </w:tcPr>
          <w:p w14:paraId="70BF0EC6" w14:textId="32D06D40" w:rsidR="008C2A32" w:rsidRPr="006E5FF5" w:rsidDel="0063728F" w:rsidRDefault="008C2A32">
            <w:pPr>
              <w:rPr>
                <w:del w:id="732" w:author="Alicia" w:date="2016-05-17T11:26:00Z"/>
                <w:rFonts w:ascii="Times New Roman" w:hAnsi="Times New Roman" w:cs="Times New Roman"/>
                <w:sz w:val="24"/>
                <w:szCs w:val="24"/>
                <w:lang w:eastAsia="es-ES"/>
              </w:rPr>
              <w:pPrChange w:id="733" w:author="Alicia" w:date="2016-05-17T11:26:00Z">
                <w:pPr>
                  <w:spacing w:after="0" w:line="240" w:lineRule="auto"/>
                  <w:jc w:val="center"/>
                </w:pPr>
              </w:pPrChange>
            </w:pPr>
            <w:del w:id="734"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6CA6BF82" w14:textId="00FC00C4" w:rsidR="008C2A32" w:rsidRPr="006E5FF5" w:rsidDel="0063728F" w:rsidRDefault="008C2A32">
            <w:pPr>
              <w:rPr>
                <w:del w:id="735" w:author="Alicia" w:date="2016-05-17T11:26:00Z"/>
                <w:rFonts w:ascii="Times New Roman" w:hAnsi="Times New Roman" w:cs="Times New Roman"/>
                <w:sz w:val="24"/>
                <w:szCs w:val="24"/>
                <w:lang w:eastAsia="es-ES"/>
              </w:rPr>
              <w:pPrChange w:id="736" w:author="Alicia" w:date="2016-05-17T11:26:00Z">
                <w:pPr>
                  <w:spacing w:after="0" w:line="240" w:lineRule="auto"/>
                  <w:jc w:val="center"/>
                </w:pPr>
              </w:pPrChange>
            </w:pPr>
          </w:p>
        </w:tc>
        <w:tc>
          <w:tcPr>
            <w:tcW w:w="900" w:type="dxa"/>
            <w:tcBorders>
              <w:top w:val="nil"/>
              <w:left w:val="nil"/>
              <w:bottom w:val="nil"/>
              <w:right w:val="nil"/>
            </w:tcBorders>
            <w:vAlign w:val="center"/>
          </w:tcPr>
          <w:p w14:paraId="540DC88D" w14:textId="5EB60620" w:rsidR="008C2A32" w:rsidRPr="006E5FF5" w:rsidDel="0063728F" w:rsidRDefault="008C2A32">
            <w:pPr>
              <w:rPr>
                <w:del w:id="737" w:author="Alicia" w:date="2016-05-17T11:26:00Z"/>
                <w:rFonts w:ascii="Times New Roman" w:hAnsi="Times New Roman" w:cs="Times New Roman"/>
                <w:sz w:val="24"/>
                <w:szCs w:val="24"/>
                <w:lang w:eastAsia="es-ES"/>
              </w:rPr>
              <w:pPrChange w:id="738" w:author="Alicia" w:date="2016-05-17T11:26:00Z">
                <w:pPr>
                  <w:spacing w:after="0" w:line="240" w:lineRule="auto"/>
                  <w:jc w:val="center"/>
                </w:pPr>
              </w:pPrChange>
            </w:pPr>
            <w:del w:id="739" w:author="Alicia" w:date="2016-05-17T11:26:00Z">
              <w:r w:rsidRPr="006E5FF5" w:rsidDel="0063728F">
                <w:rPr>
                  <w:rFonts w:ascii="Times New Roman" w:hAnsi="Times New Roman" w:cs="Times New Roman"/>
                  <w:sz w:val="24"/>
                  <w:szCs w:val="24"/>
                  <w:lang w:eastAsia="es-ES"/>
                </w:rPr>
                <w:delText>105.35</w:delText>
              </w:r>
            </w:del>
          </w:p>
        </w:tc>
        <w:tc>
          <w:tcPr>
            <w:tcW w:w="900" w:type="dxa"/>
            <w:tcBorders>
              <w:top w:val="nil"/>
              <w:left w:val="nil"/>
              <w:bottom w:val="nil"/>
              <w:right w:val="nil"/>
            </w:tcBorders>
            <w:vAlign w:val="center"/>
          </w:tcPr>
          <w:p w14:paraId="2FD39979" w14:textId="0815F48D" w:rsidR="008C2A32" w:rsidRPr="006E5FF5" w:rsidDel="0063728F" w:rsidRDefault="008C2A32">
            <w:pPr>
              <w:rPr>
                <w:del w:id="740" w:author="Alicia" w:date="2016-05-17T11:26:00Z"/>
                <w:rFonts w:ascii="Times New Roman" w:hAnsi="Times New Roman" w:cs="Times New Roman"/>
                <w:sz w:val="24"/>
                <w:szCs w:val="24"/>
                <w:lang w:eastAsia="es-ES"/>
              </w:rPr>
              <w:pPrChange w:id="741" w:author="Alicia" w:date="2016-05-17T11:26:00Z">
                <w:pPr>
                  <w:spacing w:after="0" w:line="240" w:lineRule="auto"/>
                  <w:jc w:val="center"/>
                </w:pPr>
              </w:pPrChange>
            </w:pPr>
            <w:del w:id="742"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6263BF25" w14:textId="0FF31399" w:rsidTr="008C2A32">
        <w:trPr>
          <w:del w:id="743"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81D726E" w14:textId="15084B30" w:rsidR="008C2A32" w:rsidDel="0063728F" w:rsidRDefault="008C2A32">
            <w:pPr>
              <w:rPr>
                <w:del w:id="744" w:author="Alicia" w:date="2016-05-17T11:26:00Z"/>
                <w:rFonts w:ascii="Times New Roman" w:hAnsi="Times New Roman" w:cs="Times New Roman"/>
                <w:sz w:val="24"/>
                <w:szCs w:val="24"/>
                <w:lang w:val="en-US" w:eastAsia="es-ES"/>
              </w:rPr>
              <w:pPrChange w:id="745" w:author="Alicia" w:date="2016-05-17T11:26:00Z">
                <w:pPr>
                  <w:spacing w:after="0" w:line="240" w:lineRule="auto"/>
                </w:pPr>
              </w:pPrChange>
            </w:pPr>
            <w:del w:id="746" w:author="Alicia" w:date="2016-05-17T11:26:00Z">
              <w:r w:rsidDel="0063728F">
                <w:rPr>
                  <w:rFonts w:ascii="Times New Roman" w:hAnsi="Times New Roman" w:cs="Times New Roman"/>
                  <w:sz w:val="24"/>
                  <w:szCs w:val="24"/>
                  <w:lang w:val="en-US" w:eastAsia="es-ES"/>
                </w:rPr>
                <w:delText>Phenology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1CBBD0F6" w14:textId="7A3924A9" w:rsidR="008C2A32" w:rsidRPr="006E5FF5" w:rsidDel="0063728F" w:rsidRDefault="008C2A32">
            <w:pPr>
              <w:rPr>
                <w:del w:id="747" w:author="Alicia" w:date="2016-05-17T11:26:00Z"/>
                <w:rFonts w:ascii="Times New Roman" w:hAnsi="Times New Roman" w:cs="Times New Roman"/>
                <w:sz w:val="24"/>
                <w:szCs w:val="24"/>
                <w:lang w:eastAsia="es-ES"/>
              </w:rPr>
              <w:pPrChange w:id="748" w:author="Alicia" w:date="2016-05-17T11:26:00Z">
                <w:pPr>
                  <w:spacing w:after="0" w:line="240" w:lineRule="auto"/>
                  <w:jc w:val="center"/>
                </w:pPr>
              </w:pPrChange>
            </w:pPr>
            <w:del w:id="749" w:author="Alicia" w:date="2016-05-17T11:26:00Z">
              <w:r w:rsidRPr="006E5FF5" w:rsidDel="0063728F">
                <w:rPr>
                  <w:rFonts w:ascii="Times New Roman" w:hAnsi="Times New Roman" w:cs="Times New Roman"/>
                  <w:sz w:val="24"/>
                  <w:szCs w:val="24"/>
                  <w:lang w:eastAsia="es-ES"/>
                </w:rPr>
                <w:delText>10.03</w:delText>
              </w:r>
            </w:del>
          </w:p>
        </w:tc>
        <w:tc>
          <w:tcPr>
            <w:tcW w:w="1138" w:type="dxa"/>
            <w:tcBorders>
              <w:top w:val="nil"/>
              <w:left w:val="nil"/>
              <w:bottom w:val="nil"/>
              <w:right w:val="nil"/>
            </w:tcBorders>
            <w:tcMar>
              <w:top w:w="15" w:type="dxa"/>
              <w:left w:w="140" w:type="dxa"/>
              <w:bottom w:w="15" w:type="dxa"/>
              <w:right w:w="140" w:type="dxa"/>
            </w:tcMar>
            <w:vAlign w:val="center"/>
          </w:tcPr>
          <w:p w14:paraId="6C4C2F87" w14:textId="7D405862" w:rsidR="008C2A32" w:rsidRPr="006E5FF5" w:rsidDel="0063728F" w:rsidRDefault="008C2A32">
            <w:pPr>
              <w:rPr>
                <w:del w:id="750" w:author="Alicia" w:date="2016-05-17T11:26:00Z"/>
                <w:rFonts w:ascii="Times New Roman" w:hAnsi="Times New Roman" w:cs="Times New Roman"/>
                <w:sz w:val="24"/>
                <w:szCs w:val="24"/>
                <w:lang w:eastAsia="es-ES"/>
              </w:rPr>
              <w:pPrChange w:id="751" w:author="Alicia" w:date="2016-05-17T11:26:00Z">
                <w:pPr>
                  <w:spacing w:after="0" w:line="240" w:lineRule="auto"/>
                  <w:jc w:val="center"/>
                </w:pPr>
              </w:pPrChange>
            </w:pPr>
            <w:del w:id="752" w:author="Alicia" w:date="2016-05-17T11:26:00Z">
              <w:r w:rsidRPr="006E5FF5" w:rsidDel="0063728F">
                <w:rPr>
                  <w:rFonts w:ascii="Times New Roman" w:hAnsi="Times New Roman" w:cs="Times New Roman"/>
                  <w:sz w:val="24"/>
                  <w:szCs w:val="24"/>
                  <w:lang w:eastAsia="es-ES"/>
                </w:rPr>
                <w:delText>0.348</w:delText>
              </w:r>
            </w:del>
          </w:p>
        </w:tc>
        <w:tc>
          <w:tcPr>
            <w:tcW w:w="50" w:type="dxa"/>
            <w:tcBorders>
              <w:top w:val="nil"/>
              <w:left w:val="nil"/>
              <w:bottom w:val="nil"/>
              <w:right w:val="nil"/>
            </w:tcBorders>
          </w:tcPr>
          <w:p w14:paraId="41C836CB" w14:textId="288BA482" w:rsidR="008C2A32" w:rsidRPr="006E5FF5" w:rsidDel="0063728F" w:rsidRDefault="008C2A32">
            <w:pPr>
              <w:rPr>
                <w:del w:id="753" w:author="Alicia" w:date="2016-05-17T11:26:00Z"/>
                <w:rFonts w:ascii="Times New Roman" w:hAnsi="Times New Roman" w:cs="Times New Roman"/>
                <w:sz w:val="24"/>
                <w:szCs w:val="24"/>
                <w:lang w:eastAsia="es-ES"/>
              </w:rPr>
              <w:pPrChange w:id="754" w:author="Alicia" w:date="2016-05-17T11:26:00Z">
                <w:pPr>
                  <w:spacing w:after="0" w:line="240" w:lineRule="auto"/>
                  <w:jc w:val="center"/>
                </w:pPr>
              </w:pPrChange>
            </w:pPr>
          </w:p>
        </w:tc>
        <w:tc>
          <w:tcPr>
            <w:tcW w:w="900" w:type="dxa"/>
            <w:tcBorders>
              <w:top w:val="nil"/>
              <w:left w:val="nil"/>
              <w:bottom w:val="nil"/>
              <w:right w:val="nil"/>
            </w:tcBorders>
            <w:vAlign w:val="center"/>
          </w:tcPr>
          <w:p w14:paraId="38EAE130" w14:textId="1032E147" w:rsidR="008C2A32" w:rsidRPr="006E5FF5" w:rsidDel="0063728F" w:rsidRDefault="008C2A32">
            <w:pPr>
              <w:rPr>
                <w:del w:id="755" w:author="Alicia" w:date="2016-05-17T11:26:00Z"/>
                <w:rFonts w:ascii="Times New Roman" w:hAnsi="Times New Roman" w:cs="Times New Roman"/>
                <w:sz w:val="24"/>
                <w:szCs w:val="24"/>
                <w:lang w:eastAsia="es-ES"/>
              </w:rPr>
              <w:pPrChange w:id="756" w:author="Alicia" w:date="2016-05-17T11:26:00Z">
                <w:pPr>
                  <w:spacing w:after="0" w:line="240" w:lineRule="auto"/>
                  <w:jc w:val="center"/>
                </w:pPr>
              </w:pPrChange>
            </w:pPr>
            <w:del w:id="757" w:author="Alicia" w:date="2016-05-17T11:26:00Z">
              <w:r w:rsidRPr="006E5FF5" w:rsidDel="0063728F">
                <w:rPr>
                  <w:rFonts w:ascii="Times New Roman" w:hAnsi="Times New Roman" w:cs="Times New Roman"/>
                  <w:sz w:val="24"/>
                  <w:szCs w:val="24"/>
                  <w:lang w:eastAsia="es-ES"/>
                </w:rPr>
                <w:delText>8.38</w:delText>
              </w:r>
            </w:del>
          </w:p>
        </w:tc>
        <w:tc>
          <w:tcPr>
            <w:tcW w:w="900" w:type="dxa"/>
            <w:tcBorders>
              <w:top w:val="nil"/>
              <w:left w:val="nil"/>
              <w:bottom w:val="nil"/>
              <w:right w:val="nil"/>
            </w:tcBorders>
            <w:vAlign w:val="center"/>
          </w:tcPr>
          <w:p w14:paraId="25CDC74E" w14:textId="0AF9104D" w:rsidR="008C2A32" w:rsidRPr="006E5FF5" w:rsidDel="0063728F" w:rsidRDefault="008C2A32">
            <w:pPr>
              <w:rPr>
                <w:del w:id="758" w:author="Alicia" w:date="2016-05-17T11:26:00Z"/>
                <w:rFonts w:ascii="Times New Roman" w:hAnsi="Times New Roman" w:cs="Times New Roman"/>
                <w:sz w:val="24"/>
                <w:szCs w:val="24"/>
                <w:lang w:eastAsia="es-ES"/>
              </w:rPr>
              <w:pPrChange w:id="759" w:author="Alicia" w:date="2016-05-17T11:26:00Z">
                <w:pPr>
                  <w:spacing w:after="0" w:line="240" w:lineRule="auto"/>
                  <w:jc w:val="center"/>
                </w:pPr>
              </w:pPrChange>
            </w:pPr>
            <w:del w:id="760" w:author="Alicia" w:date="2016-05-17T11:26:00Z">
              <w:r w:rsidRPr="006E5FF5" w:rsidDel="0063728F">
                <w:rPr>
                  <w:rFonts w:ascii="Times New Roman" w:hAnsi="Times New Roman" w:cs="Times New Roman"/>
                  <w:sz w:val="24"/>
                  <w:szCs w:val="24"/>
                  <w:lang w:eastAsia="es-ES"/>
                </w:rPr>
                <w:delText>0.592</w:delText>
              </w:r>
            </w:del>
          </w:p>
        </w:tc>
      </w:tr>
      <w:tr w:rsidR="008C2A32" w:rsidRPr="00AA07B4" w:rsidDel="0063728F" w14:paraId="5268F5C7" w14:textId="602CFFE7" w:rsidTr="008C2A32">
        <w:trPr>
          <w:del w:id="761"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27A8D70B" w14:textId="7B437BD7" w:rsidR="008C2A32" w:rsidDel="0063728F" w:rsidRDefault="008C2A32">
            <w:pPr>
              <w:rPr>
                <w:del w:id="762" w:author="Alicia" w:date="2016-05-17T11:26:00Z"/>
                <w:rFonts w:ascii="Times New Roman" w:hAnsi="Times New Roman" w:cs="Times New Roman"/>
                <w:sz w:val="24"/>
                <w:szCs w:val="24"/>
                <w:lang w:val="en-US" w:eastAsia="es-ES"/>
              </w:rPr>
              <w:pPrChange w:id="763" w:author="Alicia" w:date="2016-05-17T11:26:00Z">
                <w:pPr>
                  <w:spacing w:after="0" w:line="240" w:lineRule="auto"/>
                </w:pPr>
              </w:pPrChange>
            </w:pPr>
            <w:del w:id="764" w:author="Alicia" w:date="2016-05-17T11:26:00Z">
              <w:r w:rsidDel="0063728F">
                <w:rPr>
                  <w:rFonts w:ascii="Times New Roman" w:hAnsi="Times New Roman" w:cs="Times New Roman"/>
                  <w:sz w:val="24"/>
                  <w:szCs w:val="24"/>
                  <w:lang w:val="en-US" w:eastAsia="es-ES"/>
                </w:rPr>
                <w:delText>Phenology → Number of eggs</w:delText>
              </w:r>
            </w:del>
          </w:p>
        </w:tc>
        <w:tc>
          <w:tcPr>
            <w:tcW w:w="1080" w:type="dxa"/>
            <w:tcBorders>
              <w:top w:val="nil"/>
              <w:left w:val="nil"/>
              <w:bottom w:val="nil"/>
              <w:right w:val="nil"/>
            </w:tcBorders>
            <w:tcMar>
              <w:top w:w="15" w:type="dxa"/>
              <w:left w:w="140" w:type="dxa"/>
              <w:bottom w:w="15" w:type="dxa"/>
              <w:right w:w="140" w:type="dxa"/>
            </w:tcMar>
            <w:vAlign w:val="center"/>
          </w:tcPr>
          <w:p w14:paraId="134E8A5B" w14:textId="66F2EE33" w:rsidR="008C2A32" w:rsidRPr="006E5FF5" w:rsidDel="0063728F" w:rsidRDefault="008C2A32">
            <w:pPr>
              <w:rPr>
                <w:del w:id="765" w:author="Alicia" w:date="2016-05-17T11:26:00Z"/>
                <w:rFonts w:ascii="Times New Roman" w:hAnsi="Times New Roman" w:cs="Times New Roman"/>
                <w:sz w:val="24"/>
                <w:szCs w:val="24"/>
                <w:lang w:eastAsia="es-ES"/>
              </w:rPr>
              <w:pPrChange w:id="766" w:author="Alicia" w:date="2016-05-17T11:26:00Z">
                <w:pPr>
                  <w:spacing w:after="0" w:line="240" w:lineRule="auto"/>
                  <w:jc w:val="center"/>
                </w:pPr>
              </w:pPrChange>
            </w:pPr>
            <w:del w:id="767" w:author="Alicia" w:date="2016-05-17T11:26:00Z">
              <w:r w:rsidRPr="006E5FF5" w:rsidDel="0063728F">
                <w:rPr>
                  <w:rFonts w:ascii="Times New Roman" w:hAnsi="Times New Roman" w:cs="Times New Roman"/>
                  <w:sz w:val="24"/>
                  <w:szCs w:val="24"/>
                  <w:lang w:eastAsia="es-ES"/>
                </w:rPr>
                <w:delText>53.40</w:delText>
              </w:r>
            </w:del>
          </w:p>
        </w:tc>
        <w:tc>
          <w:tcPr>
            <w:tcW w:w="1138" w:type="dxa"/>
            <w:tcBorders>
              <w:top w:val="nil"/>
              <w:left w:val="nil"/>
              <w:bottom w:val="nil"/>
              <w:right w:val="nil"/>
            </w:tcBorders>
            <w:tcMar>
              <w:top w:w="15" w:type="dxa"/>
              <w:left w:w="140" w:type="dxa"/>
              <w:bottom w:w="15" w:type="dxa"/>
              <w:right w:w="140" w:type="dxa"/>
            </w:tcMar>
            <w:vAlign w:val="center"/>
          </w:tcPr>
          <w:p w14:paraId="471E71DE" w14:textId="10A9078D" w:rsidR="008C2A32" w:rsidRPr="006E5FF5" w:rsidDel="0063728F" w:rsidRDefault="008C2A32">
            <w:pPr>
              <w:rPr>
                <w:del w:id="768" w:author="Alicia" w:date="2016-05-17T11:26:00Z"/>
                <w:rFonts w:ascii="Times New Roman" w:hAnsi="Times New Roman" w:cs="Times New Roman"/>
                <w:sz w:val="24"/>
                <w:szCs w:val="24"/>
                <w:lang w:eastAsia="es-ES"/>
              </w:rPr>
              <w:pPrChange w:id="769" w:author="Alicia" w:date="2016-05-17T11:26:00Z">
                <w:pPr>
                  <w:spacing w:after="0" w:line="240" w:lineRule="auto"/>
                  <w:jc w:val="center"/>
                </w:pPr>
              </w:pPrChange>
            </w:pPr>
            <w:del w:id="770"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6031CF3" w14:textId="3F936AB7" w:rsidR="008C2A32" w:rsidRPr="006E5FF5" w:rsidDel="0063728F" w:rsidRDefault="008C2A32">
            <w:pPr>
              <w:rPr>
                <w:del w:id="771" w:author="Alicia" w:date="2016-05-17T11:26:00Z"/>
                <w:rFonts w:ascii="Times New Roman" w:hAnsi="Times New Roman" w:cs="Times New Roman"/>
                <w:sz w:val="24"/>
                <w:szCs w:val="24"/>
                <w:lang w:eastAsia="es-ES"/>
              </w:rPr>
              <w:pPrChange w:id="772" w:author="Alicia" w:date="2016-05-17T11:26:00Z">
                <w:pPr>
                  <w:spacing w:after="0" w:line="240" w:lineRule="auto"/>
                  <w:jc w:val="center"/>
                </w:pPr>
              </w:pPrChange>
            </w:pPr>
          </w:p>
        </w:tc>
        <w:tc>
          <w:tcPr>
            <w:tcW w:w="900" w:type="dxa"/>
            <w:tcBorders>
              <w:top w:val="nil"/>
              <w:left w:val="nil"/>
              <w:bottom w:val="nil"/>
              <w:right w:val="nil"/>
            </w:tcBorders>
            <w:vAlign w:val="center"/>
          </w:tcPr>
          <w:p w14:paraId="707A852B" w14:textId="1571B4B1" w:rsidR="008C2A32" w:rsidRPr="006E5FF5" w:rsidDel="0063728F" w:rsidRDefault="008C2A32">
            <w:pPr>
              <w:rPr>
                <w:del w:id="773" w:author="Alicia" w:date="2016-05-17T11:26:00Z"/>
                <w:rFonts w:ascii="Times New Roman" w:hAnsi="Times New Roman" w:cs="Times New Roman"/>
                <w:sz w:val="24"/>
                <w:szCs w:val="24"/>
                <w:lang w:eastAsia="es-ES"/>
              </w:rPr>
              <w:pPrChange w:id="774" w:author="Alicia" w:date="2016-05-17T11:26:00Z">
                <w:pPr>
                  <w:spacing w:after="0" w:line="240" w:lineRule="auto"/>
                  <w:jc w:val="center"/>
                </w:pPr>
              </w:pPrChange>
            </w:pPr>
            <w:del w:id="775" w:author="Alicia" w:date="2016-05-17T11:26:00Z">
              <w:r w:rsidRPr="006E5FF5" w:rsidDel="0063728F">
                <w:rPr>
                  <w:rFonts w:ascii="Times New Roman" w:hAnsi="Times New Roman" w:cs="Times New Roman"/>
                  <w:sz w:val="24"/>
                  <w:szCs w:val="24"/>
                  <w:lang w:eastAsia="es-ES"/>
                </w:rPr>
                <w:delText>28.68</w:delText>
              </w:r>
            </w:del>
          </w:p>
        </w:tc>
        <w:tc>
          <w:tcPr>
            <w:tcW w:w="900" w:type="dxa"/>
            <w:tcBorders>
              <w:top w:val="nil"/>
              <w:left w:val="nil"/>
              <w:bottom w:val="nil"/>
              <w:right w:val="nil"/>
            </w:tcBorders>
            <w:vAlign w:val="center"/>
          </w:tcPr>
          <w:p w14:paraId="2753BC3B" w14:textId="462DA558" w:rsidR="008C2A32" w:rsidRPr="006E5FF5" w:rsidDel="0063728F" w:rsidRDefault="008C2A32">
            <w:pPr>
              <w:rPr>
                <w:del w:id="776" w:author="Alicia" w:date="2016-05-17T11:26:00Z"/>
                <w:rFonts w:ascii="Times New Roman" w:hAnsi="Times New Roman" w:cs="Times New Roman"/>
                <w:sz w:val="24"/>
                <w:szCs w:val="24"/>
                <w:lang w:eastAsia="es-ES"/>
              </w:rPr>
              <w:pPrChange w:id="777" w:author="Alicia" w:date="2016-05-17T11:26:00Z">
                <w:pPr>
                  <w:spacing w:after="0" w:line="240" w:lineRule="auto"/>
                  <w:jc w:val="center"/>
                </w:pPr>
              </w:pPrChange>
            </w:pPr>
            <w:del w:id="778" w:author="Alicia" w:date="2016-05-17T11:26:00Z">
              <w:r w:rsidRPr="006E5FF5" w:rsidDel="0063728F">
                <w:rPr>
                  <w:rFonts w:ascii="Times New Roman" w:hAnsi="Times New Roman" w:cs="Times New Roman"/>
                  <w:sz w:val="24"/>
                  <w:szCs w:val="24"/>
                  <w:lang w:eastAsia="es-ES"/>
                </w:rPr>
                <w:delText>0.001</w:delText>
              </w:r>
            </w:del>
          </w:p>
        </w:tc>
      </w:tr>
      <w:tr w:rsidR="008C2A32" w:rsidRPr="00AA07B4" w:rsidDel="0063728F" w14:paraId="099BC195" w14:textId="199732DD" w:rsidTr="008C2A32">
        <w:trPr>
          <w:del w:id="779"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1FA9C509" w14:textId="04756CF8" w:rsidR="008C2A32" w:rsidDel="0063728F" w:rsidRDefault="008C2A32">
            <w:pPr>
              <w:rPr>
                <w:del w:id="780" w:author="Alicia" w:date="2016-05-17T11:26:00Z"/>
                <w:rFonts w:ascii="Times New Roman" w:hAnsi="Times New Roman" w:cs="Times New Roman"/>
                <w:sz w:val="24"/>
                <w:szCs w:val="24"/>
                <w:lang w:val="en-US" w:eastAsia="es-ES"/>
              </w:rPr>
              <w:pPrChange w:id="781" w:author="Alicia" w:date="2016-05-17T11:26:00Z">
                <w:pPr>
                  <w:spacing w:after="0" w:line="240" w:lineRule="auto"/>
                </w:pPr>
              </w:pPrChange>
            </w:pPr>
            <w:del w:id="782" w:author="Alicia" w:date="2016-05-17T11:26:00Z">
              <w:r w:rsidDel="0063728F">
                <w:rPr>
                  <w:rFonts w:ascii="Times New Roman" w:hAnsi="Times New Roman" w:cs="Times New Roman"/>
                  <w:sz w:val="24"/>
                  <w:szCs w:val="24"/>
                  <w:lang w:val="en-US" w:eastAsia="es-ES"/>
                </w:rPr>
                <w:delText>Shoot height → Number of eggs</w:delText>
              </w:r>
            </w:del>
          </w:p>
        </w:tc>
        <w:tc>
          <w:tcPr>
            <w:tcW w:w="1080" w:type="dxa"/>
            <w:tcBorders>
              <w:top w:val="nil"/>
              <w:left w:val="nil"/>
              <w:bottom w:val="nil"/>
              <w:right w:val="nil"/>
            </w:tcBorders>
            <w:tcMar>
              <w:top w:w="15" w:type="dxa"/>
              <w:left w:w="140" w:type="dxa"/>
              <w:bottom w:w="15" w:type="dxa"/>
              <w:right w:w="140" w:type="dxa"/>
            </w:tcMar>
            <w:vAlign w:val="center"/>
          </w:tcPr>
          <w:p w14:paraId="4EF8B9C5" w14:textId="27E2276F" w:rsidR="008C2A32" w:rsidRPr="006E5FF5" w:rsidDel="0063728F" w:rsidRDefault="008C2A32">
            <w:pPr>
              <w:rPr>
                <w:del w:id="783" w:author="Alicia" w:date="2016-05-17T11:26:00Z"/>
                <w:rFonts w:ascii="Times New Roman" w:hAnsi="Times New Roman" w:cs="Times New Roman"/>
                <w:sz w:val="24"/>
                <w:szCs w:val="24"/>
                <w:lang w:eastAsia="es-ES"/>
              </w:rPr>
              <w:pPrChange w:id="784" w:author="Alicia" w:date="2016-05-17T11:26:00Z">
                <w:pPr>
                  <w:spacing w:after="0" w:line="240" w:lineRule="auto"/>
                  <w:jc w:val="center"/>
                </w:pPr>
              </w:pPrChange>
            </w:pPr>
            <w:del w:id="785" w:author="Alicia" w:date="2016-05-17T11:26:00Z">
              <w:r w:rsidRPr="006E5FF5" w:rsidDel="0063728F">
                <w:rPr>
                  <w:rFonts w:ascii="Times New Roman" w:hAnsi="Times New Roman" w:cs="Times New Roman"/>
                  <w:sz w:val="24"/>
                  <w:szCs w:val="24"/>
                  <w:lang w:eastAsia="es-ES"/>
                </w:rPr>
                <w:delText>9.56</w:delText>
              </w:r>
            </w:del>
          </w:p>
        </w:tc>
        <w:tc>
          <w:tcPr>
            <w:tcW w:w="1138" w:type="dxa"/>
            <w:tcBorders>
              <w:top w:val="nil"/>
              <w:left w:val="nil"/>
              <w:bottom w:val="nil"/>
              <w:right w:val="nil"/>
            </w:tcBorders>
            <w:tcMar>
              <w:top w:w="15" w:type="dxa"/>
              <w:left w:w="140" w:type="dxa"/>
              <w:bottom w:w="15" w:type="dxa"/>
              <w:right w:w="140" w:type="dxa"/>
            </w:tcMar>
            <w:vAlign w:val="center"/>
          </w:tcPr>
          <w:p w14:paraId="36FB89B1" w14:textId="2A0F8FCA" w:rsidR="008C2A32" w:rsidRPr="006E5FF5" w:rsidDel="0063728F" w:rsidRDefault="008C2A32">
            <w:pPr>
              <w:rPr>
                <w:del w:id="786" w:author="Alicia" w:date="2016-05-17T11:26:00Z"/>
                <w:rFonts w:ascii="Times New Roman" w:hAnsi="Times New Roman" w:cs="Times New Roman"/>
                <w:sz w:val="24"/>
                <w:szCs w:val="24"/>
                <w:lang w:eastAsia="es-ES"/>
              </w:rPr>
              <w:pPrChange w:id="787" w:author="Alicia" w:date="2016-05-17T11:26:00Z">
                <w:pPr>
                  <w:spacing w:after="0" w:line="240" w:lineRule="auto"/>
                  <w:jc w:val="center"/>
                </w:pPr>
              </w:pPrChange>
            </w:pPr>
            <w:del w:id="788" w:author="Alicia" w:date="2016-05-17T11:26:00Z">
              <w:r w:rsidRPr="006E5FF5" w:rsidDel="0063728F">
                <w:rPr>
                  <w:rFonts w:ascii="Times New Roman" w:hAnsi="Times New Roman" w:cs="Times New Roman"/>
                  <w:sz w:val="24"/>
                  <w:szCs w:val="24"/>
                  <w:lang w:eastAsia="es-ES"/>
                </w:rPr>
                <w:delText>0.388</w:delText>
              </w:r>
            </w:del>
          </w:p>
        </w:tc>
        <w:tc>
          <w:tcPr>
            <w:tcW w:w="50" w:type="dxa"/>
            <w:tcBorders>
              <w:top w:val="nil"/>
              <w:left w:val="nil"/>
              <w:bottom w:val="nil"/>
              <w:right w:val="nil"/>
            </w:tcBorders>
          </w:tcPr>
          <w:p w14:paraId="6ADE1DF2" w14:textId="320BF048" w:rsidR="008C2A32" w:rsidRPr="006E5FF5" w:rsidDel="0063728F" w:rsidRDefault="008C2A32">
            <w:pPr>
              <w:rPr>
                <w:del w:id="789" w:author="Alicia" w:date="2016-05-17T11:26:00Z"/>
                <w:rFonts w:ascii="Times New Roman" w:hAnsi="Times New Roman" w:cs="Times New Roman"/>
                <w:sz w:val="24"/>
                <w:szCs w:val="24"/>
                <w:lang w:eastAsia="es-ES"/>
              </w:rPr>
              <w:pPrChange w:id="790" w:author="Alicia" w:date="2016-05-17T11:26:00Z">
                <w:pPr>
                  <w:spacing w:after="0" w:line="240" w:lineRule="auto"/>
                  <w:jc w:val="center"/>
                </w:pPr>
              </w:pPrChange>
            </w:pPr>
          </w:p>
        </w:tc>
        <w:tc>
          <w:tcPr>
            <w:tcW w:w="900" w:type="dxa"/>
            <w:tcBorders>
              <w:top w:val="nil"/>
              <w:left w:val="nil"/>
              <w:bottom w:val="nil"/>
              <w:right w:val="nil"/>
            </w:tcBorders>
            <w:vAlign w:val="center"/>
          </w:tcPr>
          <w:p w14:paraId="662FB42A" w14:textId="0F0DC0F8" w:rsidR="008C2A32" w:rsidRPr="006E5FF5" w:rsidDel="0063728F" w:rsidRDefault="008C2A32">
            <w:pPr>
              <w:rPr>
                <w:del w:id="791" w:author="Alicia" w:date="2016-05-17T11:26:00Z"/>
                <w:rFonts w:ascii="Times New Roman" w:hAnsi="Times New Roman" w:cs="Times New Roman"/>
                <w:sz w:val="24"/>
                <w:szCs w:val="24"/>
                <w:lang w:eastAsia="es-ES"/>
              </w:rPr>
              <w:pPrChange w:id="792" w:author="Alicia" w:date="2016-05-17T11:26:00Z">
                <w:pPr>
                  <w:spacing w:after="0" w:line="240" w:lineRule="auto"/>
                  <w:jc w:val="center"/>
                </w:pPr>
              </w:pPrChange>
            </w:pPr>
            <w:del w:id="793" w:author="Alicia" w:date="2016-05-17T11:26:00Z">
              <w:r w:rsidRPr="006E5FF5" w:rsidDel="0063728F">
                <w:rPr>
                  <w:rFonts w:ascii="Times New Roman" w:hAnsi="Times New Roman" w:cs="Times New Roman"/>
                  <w:sz w:val="24"/>
                  <w:szCs w:val="24"/>
                  <w:lang w:eastAsia="es-ES"/>
                </w:rPr>
                <w:delText>9.37</w:delText>
              </w:r>
            </w:del>
          </w:p>
        </w:tc>
        <w:tc>
          <w:tcPr>
            <w:tcW w:w="900" w:type="dxa"/>
            <w:tcBorders>
              <w:top w:val="nil"/>
              <w:left w:val="nil"/>
              <w:bottom w:val="nil"/>
              <w:right w:val="nil"/>
            </w:tcBorders>
            <w:vAlign w:val="center"/>
          </w:tcPr>
          <w:p w14:paraId="4F1F94C9" w14:textId="1DB09029" w:rsidR="008C2A32" w:rsidRPr="006E5FF5" w:rsidDel="0063728F" w:rsidRDefault="008C2A32">
            <w:pPr>
              <w:rPr>
                <w:del w:id="794" w:author="Alicia" w:date="2016-05-17T11:26:00Z"/>
                <w:rFonts w:ascii="Times New Roman" w:hAnsi="Times New Roman" w:cs="Times New Roman"/>
                <w:sz w:val="24"/>
                <w:szCs w:val="24"/>
                <w:lang w:eastAsia="es-ES"/>
              </w:rPr>
              <w:pPrChange w:id="795" w:author="Alicia" w:date="2016-05-17T11:26:00Z">
                <w:pPr>
                  <w:spacing w:after="0" w:line="240" w:lineRule="auto"/>
                  <w:jc w:val="center"/>
                </w:pPr>
              </w:pPrChange>
            </w:pPr>
            <w:del w:id="796" w:author="Alicia" w:date="2016-05-17T11:26:00Z">
              <w:r w:rsidRPr="006E5FF5" w:rsidDel="0063728F">
                <w:rPr>
                  <w:rFonts w:ascii="Times New Roman" w:hAnsi="Times New Roman" w:cs="Times New Roman"/>
                  <w:sz w:val="24"/>
                  <w:szCs w:val="24"/>
                  <w:lang w:eastAsia="es-ES"/>
                </w:rPr>
                <w:delText>0.497</w:delText>
              </w:r>
            </w:del>
          </w:p>
        </w:tc>
      </w:tr>
      <w:tr w:rsidR="008C2A32" w:rsidRPr="00AA07B4" w:rsidDel="0063728F" w14:paraId="3269D143" w14:textId="7A24C952" w:rsidTr="008C2A32">
        <w:trPr>
          <w:del w:id="797"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75E2D72" w14:textId="58870414" w:rsidR="008C2A32" w:rsidDel="0063728F" w:rsidRDefault="008C2A32">
            <w:pPr>
              <w:rPr>
                <w:del w:id="798" w:author="Alicia" w:date="2016-05-17T11:26:00Z"/>
                <w:rFonts w:ascii="Times New Roman" w:hAnsi="Times New Roman" w:cs="Times New Roman"/>
                <w:sz w:val="24"/>
                <w:szCs w:val="24"/>
                <w:lang w:val="en-US" w:eastAsia="es-ES"/>
              </w:rPr>
              <w:pPrChange w:id="799" w:author="Alicia" w:date="2016-05-17T11:26:00Z">
                <w:pPr>
                  <w:spacing w:after="0" w:line="240" w:lineRule="auto"/>
                </w:pPr>
              </w:pPrChange>
            </w:pPr>
            <w:del w:id="800" w:author="Alicia" w:date="2016-05-17T11:26:00Z">
              <w:r w:rsidDel="0063728F">
                <w:rPr>
                  <w:rFonts w:ascii="Times New Roman" w:hAnsi="Times New Roman" w:cs="Times New Roman"/>
                  <w:sz w:val="24"/>
                  <w:szCs w:val="24"/>
                  <w:lang w:val="en-US" w:eastAsia="es-ES"/>
                </w:rPr>
                <w:delText>Shoot height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330250B9" w14:textId="4EB44B28" w:rsidR="008C2A32" w:rsidRPr="006E5FF5" w:rsidDel="0063728F" w:rsidRDefault="008C2A32">
            <w:pPr>
              <w:rPr>
                <w:del w:id="801" w:author="Alicia" w:date="2016-05-17T11:26:00Z"/>
                <w:rFonts w:ascii="Times New Roman" w:hAnsi="Times New Roman" w:cs="Times New Roman"/>
                <w:sz w:val="24"/>
                <w:szCs w:val="24"/>
                <w:lang w:eastAsia="es-ES"/>
              </w:rPr>
              <w:pPrChange w:id="802" w:author="Alicia" w:date="2016-05-17T11:26:00Z">
                <w:pPr>
                  <w:spacing w:after="0" w:line="240" w:lineRule="auto"/>
                  <w:jc w:val="center"/>
                </w:pPr>
              </w:pPrChange>
            </w:pPr>
            <w:del w:id="803" w:author="Alicia" w:date="2016-05-17T11:26:00Z">
              <w:r w:rsidRPr="006E5FF5" w:rsidDel="0063728F">
                <w:rPr>
                  <w:rFonts w:ascii="Times New Roman" w:hAnsi="Times New Roman" w:cs="Times New Roman"/>
                  <w:sz w:val="24"/>
                  <w:szCs w:val="24"/>
                  <w:lang w:eastAsia="es-ES"/>
                </w:rPr>
                <w:delText>9.66</w:delText>
              </w:r>
            </w:del>
          </w:p>
        </w:tc>
        <w:tc>
          <w:tcPr>
            <w:tcW w:w="1138" w:type="dxa"/>
            <w:tcBorders>
              <w:top w:val="nil"/>
              <w:left w:val="nil"/>
              <w:bottom w:val="nil"/>
              <w:right w:val="nil"/>
            </w:tcBorders>
            <w:tcMar>
              <w:top w:w="15" w:type="dxa"/>
              <w:left w:w="140" w:type="dxa"/>
              <w:bottom w:w="15" w:type="dxa"/>
              <w:right w:w="140" w:type="dxa"/>
            </w:tcMar>
            <w:vAlign w:val="center"/>
          </w:tcPr>
          <w:p w14:paraId="7ADF88AB" w14:textId="75B419D7" w:rsidR="008C2A32" w:rsidRPr="006E5FF5" w:rsidDel="0063728F" w:rsidRDefault="008C2A32">
            <w:pPr>
              <w:rPr>
                <w:del w:id="804" w:author="Alicia" w:date="2016-05-17T11:26:00Z"/>
                <w:rFonts w:ascii="Times New Roman" w:hAnsi="Times New Roman" w:cs="Times New Roman"/>
                <w:sz w:val="24"/>
                <w:szCs w:val="24"/>
                <w:lang w:eastAsia="es-ES"/>
              </w:rPr>
              <w:pPrChange w:id="805" w:author="Alicia" w:date="2016-05-17T11:26:00Z">
                <w:pPr>
                  <w:spacing w:after="0" w:line="240" w:lineRule="auto"/>
                  <w:jc w:val="center"/>
                </w:pPr>
              </w:pPrChange>
            </w:pPr>
            <w:del w:id="806" w:author="Alicia" w:date="2016-05-17T11:26:00Z">
              <w:r w:rsidRPr="006E5FF5" w:rsidDel="0063728F">
                <w:rPr>
                  <w:rFonts w:ascii="Times New Roman" w:hAnsi="Times New Roman" w:cs="Times New Roman"/>
                  <w:sz w:val="24"/>
                  <w:szCs w:val="24"/>
                  <w:lang w:eastAsia="es-ES"/>
                </w:rPr>
                <w:delText>0.378</w:delText>
              </w:r>
            </w:del>
          </w:p>
        </w:tc>
        <w:tc>
          <w:tcPr>
            <w:tcW w:w="50" w:type="dxa"/>
            <w:tcBorders>
              <w:top w:val="nil"/>
              <w:left w:val="nil"/>
              <w:bottom w:val="nil"/>
              <w:right w:val="nil"/>
            </w:tcBorders>
          </w:tcPr>
          <w:p w14:paraId="6C8B028D" w14:textId="195044EB" w:rsidR="008C2A32" w:rsidRPr="006E5FF5" w:rsidDel="0063728F" w:rsidRDefault="008C2A32">
            <w:pPr>
              <w:rPr>
                <w:del w:id="807" w:author="Alicia" w:date="2016-05-17T11:26:00Z"/>
                <w:rFonts w:ascii="Times New Roman" w:hAnsi="Times New Roman" w:cs="Times New Roman"/>
                <w:sz w:val="24"/>
                <w:szCs w:val="24"/>
                <w:lang w:eastAsia="es-ES"/>
              </w:rPr>
              <w:pPrChange w:id="808" w:author="Alicia" w:date="2016-05-17T11:26:00Z">
                <w:pPr>
                  <w:spacing w:after="0" w:line="240" w:lineRule="auto"/>
                  <w:jc w:val="center"/>
                </w:pPr>
              </w:pPrChange>
            </w:pPr>
          </w:p>
        </w:tc>
        <w:tc>
          <w:tcPr>
            <w:tcW w:w="900" w:type="dxa"/>
            <w:tcBorders>
              <w:top w:val="nil"/>
              <w:left w:val="nil"/>
              <w:bottom w:val="nil"/>
              <w:right w:val="nil"/>
            </w:tcBorders>
            <w:vAlign w:val="center"/>
          </w:tcPr>
          <w:p w14:paraId="2BEDD3EF" w14:textId="3770AFEE" w:rsidR="008C2A32" w:rsidRPr="006E5FF5" w:rsidDel="0063728F" w:rsidRDefault="008C2A32">
            <w:pPr>
              <w:rPr>
                <w:del w:id="809" w:author="Alicia" w:date="2016-05-17T11:26:00Z"/>
                <w:rFonts w:ascii="Times New Roman" w:hAnsi="Times New Roman" w:cs="Times New Roman"/>
                <w:sz w:val="24"/>
                <w:szCs w:val="24"/>
                <w:lang w:eastAsia="es-ES"/>
              </w:rPr>
              <w:pPrChange w:id="810" w:author="Alicia" w:date="2016-05-17T11:26:00Z">
                <w:pPr>
                  <w:spacing w:after="0" w:line="240" w:lineRule="auto"/>
                  <w:jc w:val="center"/>
                </w:pPr>
              </w:pPrChange>
            </w:pPr>
            <w:del w:id="811" w:author="Alicia" w:date="2016-05-17T11:26:00Z">
              <w:r w:rsidRPr="006E5FF5" w:rsidDel="0063728F">
                <w:rPr>
                  <w:rFonts w:ascii="Times New Roman" w:hAnsi="Times New Roman" w:cs="Times New Roman"/>
                  <w:sz w:val="24"/>
                  <w:szCs w:val="24"/>
                  <w:lang w:eastAsia="es-ES"/>
                </w:rPr>
                <w:delText>17.37</w:delText>
              </w:r>
            </w:del>
          </w:p>
        </w:tc>
        <w:tc>
          <w:tcPr>
            <w:tcW w:w="900" w:type="dxa"/>
            <w:tcBorders>
              <w:top w:val="nil"/>
              <w:left w:val="nil"/>
              <w:bottom w:val="nil"/>
              <w:right w:val="nil"/>
            </w:tcBorders>
            <w:vAlign w:val="center"/>
          </w:tcPr>
          <w:p w14:paraId="5DE84347" w14:textId="791A1F04" w:rsidR="008C2A32" w:rsidRPr="006E5FF5" w:rsidDel="0063728F" w:rsidRDefault="008C2A32">
            <w:pPr>
              <w:rPr>
                <w:del w:id="812" w:author="Alicia" w:date="2016-05-17T11:26:00Z"/>
                <w:rFonts w:ascii="Times New Roman" w:hAnsi="Times New Roman" w:cs="Times New Roman"/>
                <w:sz w:val="24"/>
                <w:szCs w:val="24"/>
                <w:lang w:eastAsia="es-ES"/>
              </w:rPr>
              <w:pPrChange w:id="813" w:author="Alicia" w:date="2016-05-17T11:26:00Z">
                <w:pPr>
                  <w:spacing w:after="0" w:line="240" w:lineRule="auto"/>
                  <w:jc w:val="center"/>
                </w:pPr>
              </w:pPrChange>
            </w:pPr>
            <w:del w:id="814" w:author="Alicia" w:date="2016-05-17T11:26:00Z">
              <w:r w:rsidRPr="006E5FF5" w:rsidDel="0063728F">
                <w:rPr>
                  <w:rFonts w:ascii="Times New Roman" w:hAnsi="Times New Roman" w:cs="Times New Roman"/>
                  <w:sz w:val="24"/>
                  <w:szCs w:val="24"/>
                  <w:lang w:eastAsia="es-ES"/>
                </w:rPr>
                <w:delText>0.067</w:delText>
              </w:r>
            </w:del>
          </w:p>
        </w:tc>
      </w:tr>
      <w:tr w:rsidR="008C2A32" w:rsidRPr="00AA07B4" w:rsidDel="0063728F" w14:paraId="39C7875C" w14:textId="1F5DB375" w:rsidTr="008C2A32">
        <w:trPr>
          <w:del w:id="815"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208DC258" w14:textId="704C4C24" w:rsidR="008C2A32" w:rsidDel="0063728F" w:rsidRDefault="008C2A32">
            <w:pPr>
              <w:rPr>
                <w:del w:id="816" w:author="Alicia" w:date="2016-05-17T11:26:00Z"/>
                <w:rFonts w:ascii="Times New Roman" w:hAnsi="Times New Roman" w:cs="Times New Roman"/>
                <w:sz w:val="24"/>
                <w:szCs w:val="24"/>
                <w:lang w:val="en-US" w:eastAsia="es-ES"/>
              </w:rPr>
              <w:pPrChange w:id="817" w:author="Alicia" w:date="2016-05-17T11:26:00Z">
                <w:pPr>
                  <w:spacing w:after="0" w:line="240" w:lineRule="auto"/>
                </w:pPr>
              </w:pPrChange>
            </w:pPr>
            <w:del w:id="818" w:author="Alicia" w:date="2016-05-17T11:26:00Z">
              <w:r w:rsidDel="0063728F">
                <w:rPr>
                  <w:rFonts w:ascii="Times New Roman" w:hAnsi="Times New Roman" w:cs="Times New Roman"/>
                  <w:sz w:val="24"/>
                  <w:szCs w:val="24"/>
                  <w:lang w:val="en-US" w:eastAsia="es-ES"/>
                </w:rPr>
                <w:delText>Flower number → Number of eggs</w:delText>
              </w:r>
            </w:del>
          </w:p>
        </w:tc>
        <w:tc>
          <w:tcPr>
            <w:tcW w:w="1080" w:type="dxa"/>
            <w:tcBorders>
              <w:top w:val="nil"/>
              <w:left w:val="nil"/>
              <w:bottom w:val="nil"/>
              <w:right w:val="nil"/>
            </w:tcBorders>
            <w:tcMar>
              <w:top w:w="15" w:type="dxa"/>
              <w:left w:w="140" w:type="dxa"/>
              <w:bottom w:w="15" w:type="dxa"/>
              <w:right w:w="140" w:type="dxa"/>
            </w:tcMar>
            <w:vAlign w:val="center"/>
          </w:tcPr>
          <w:p w14:paraId="79657CFC" w14:textId="3A11FCEF" w:rsidR="008C2A32" w:rsidRPr="006E5FF5" w:rsidDel="0063728F" w:rsidRDefault="008C2A32">
            <w:pPr>
              <w:rPr>
                <w:del w:id="819" w:author="Alicia" w:date="2016-05-17T11:26:00Z"/>
                <w:rFonts w:ascii="Times New Roman" w:hAnsi="Times New Roman" w:cs="Times New Roman"/>
                <w:sz w:val="24"/>
                <w:szCs w:val="24"/>
                <w:lang w:eastAsia="es-ES"/>
              </w:rPr>
              <w:pPrChange w:id="820" w:author="Alicia" w:date="2016-05-17T11:26:00Z">
                <w:pPr>
                  <w:spacing w:after="0" w:line="240" w:lineRule="auto"/>
                  <w:jc w:val="center"/>
                </w:pPr>
              </w:pPrChange>
            </w:pPr>
            <w:del w:id="821" w:author="Alicia" w:date="2016-05-17T11:26:00Z">
              <w:r w:rsidRPr="006E5FF5" w:rsidDel="0063728F">
                <w:rPr>
                  <w:rFonts w:ascii="Times New Roman" w:hAnsi="Times New Roman" w:cs="Times New Roman"/>
                  <w:sz w:val="24"/>
                  <w:szCs w:val="24"/>
                  <w:lang w:eastAsia="es-ES"/>
                </w:rPr>
                <w:delText>85.05</w:delText>
              </w:r>
            </w:del>
          </w:p>
        </w:tc>
        <w:tc>
          <w:tcPr>
            <w:tcW w:w="1138" w:type="dxa"/>
            <w:tcBorders>
              <w:top w:val="nil"/>
              <w:left w:val="nil"/>
              <w:bottom w:val="nil"/>
              <w:right w:val="nil"/>
            </w:tcBorders>
            <w:tcMar>
              <w:top w:w="15" w:type="dxa"/>
              <w:left w:w="140" w:type="dxa"/>
              <w:bottom w:w="15" w:type="dxa"/>
              <w:right w:w="140" w:type="dxa"/>
            </w:tcMar>
            <w:vAlign w:val="center"/>
          </w:tcPr>
          <w:p w14:paraId="4578D9A4" w14:textId="5F214067" w:rsidR="008C2A32" w:rsidRPr="006E5FF5" w:rsidDel="0063728F" w:rsidRDefault="008C2A32">
            <w:pPr>
              <w:rPr>
                <w:del w:id="822" w:author="Alicia" w:date="2016-05-17T11:26:00Z"/>
                <w:rFonts w:ascii="Times New Roman" w:hAnsi="Times New Roman" w:cs="Times New Roman"/>
                <w:sz w:val="24"/>
                <w:szCs w:val="24"/>
                <w:lang w:eastAsia="es-ES"/>
              </w:rPr>
              <w:pPrChange w:id="823" w:author="Alicia" w:date="2016-05-17T11:26:00Z">
                <w:pPr>
                  <w:spacing w:after="0" w:line="240" w:lineRule="auto"/>
                  <w:jc w:val="center"/>
                </w:pPr>
              </w:pPrChange>
            </w:pPr>
            <w:del w:id="824"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4842396D" w14:textId="19B0989F" w:rsidR="008C2A32" w:rsidRPr="006E5FF5" w:rsidDel="0063728F" w:rsidRDefault="008C2A32">
            <w:pPr>
              <w:rPr>
                <w:del w:id="825" w:author="Alicia" w:date="2016-05-17T11:26:00Z"/>
                <w:rFonts w:ascii="Times New Roman" w:hAnsi="Times New Roman" w:cs="Times New Roman"/>
                <w:sz w:val="24"/>
                <w:szCs w:val="24"/>
                <w:lang w:eastAsia="es-ES"/>
              </w:rPr>
              <w:pPrChange w:id="826" w:author="Alicia" w:date="2016-05-17T11:26:00Z">
                <w:pPr>
                  <w:spacing w:after="0" w:line="240" w:lineRule="auto"/>
                  <w:jc w:val="center"/>
                </w:pPr>
              </w:pPrChange>
            </w:pPr>
          </w:p>
        </w:tc>
        <w:tc>
          <w:tcPr>
            <w:tcW w:w="900" w:type="dxa"/>
            <w:tcBorders>
              <w:top w:val="nil"/>
              <w:left w:val="nil"/>
              <w:bottom w:val="nil"/>
              <w:right w:val="nil"/>
            </w:tcBorders>
            <w:vAlign w:val="center"/>
          </w:tcPr>
          <w:p w14:paraId="2FA1E410" w14:textId="26DBC023" w:rsidR="008C2A32" w:rsidRPr="006E5FF5" w:rsidDel="0063728F" w:rsidRDefault="008C2A32">
            <w:pPr>
              <w:rPr>
                <w:del w:id="827" w:author="Alicia" w:date="2016-05-17T11:26:00Z"/>
                <w:rFonts w:ascii="Times New Roman" w:hAnsi="Times New Roman" w:cs="Times New Roman"/>
                <w:sz w:val="24"/>
                <w:szCs w:val="24"/>
                <w:lang w:eastAsia="es-ES"/>
              </w:rPr>
              <w:pPrChange w:id="828" w:author="Alicia" w:date="2016-05-17T11:26:00Z">
                <w:pPr>
                  <w:spacing w:after="0" w:line="240" w:lineRule="auto"/>
                  <w:jc w:val="center"/>
                </w:pPr>
              </w:pPrChange>
            </w:pPr>
            <w:del w:id="829" w:author="Alicia" w:date="2016-05-17T11:26:00Z">
              <w:r w:rsidRPr="006E5FF5" w:rsidDel="0063728F">
                <w:rPr>
                  <w:rFonts w:ascii="Times New Roman" w:hAnsi="Times New Roman" w:cs="Times New Roman"/>
                  <w:sz w:val="24"/>
                  <w:szCs w:val="24"/>
                  <w:lang w:eastAsia="es-ES"/>
                </w:rPr>
                <w:delText>134.70</w:delText>
              </w:r>
            </w:del>
          </w:p>
        </w:tc>
        <w:tc>
          <w:tcPr>
            <w:tcW w:w="900" w:type="dxa"/>
            <w:tcBorders>
              <w:top w:val="nil"/>
              <w:left w:val="nil"/>
              <w:bottom w:val="nil"/>
              <w:right w:val="nil"/>
            </w:tcBorders>
            <w:vAlign w:val="center"/>
          </w:tcPr>
          <w:p w14:paraId="70B70F01" w14:textId="5766D747" w:rsidR="008C2A32" w:rsidRPr="006E5FF5" w:rsidDel="0063728F" w:rsidRDefault="008C2A32">
            <w:pPr>
              <w:rPr>
                <w:del w:id="830" w:author="Alicia" w:date="2016-05-17T11:26:00Z"/>
                <w:rFonts w:ascii="Times New Roman" w:hAnsi="Times New Roman" w:cs="Times New Roman"/>
                <w:sz w:val="24"/>
                <w:szCs w:val="24"/>
                <w:lang w:eastAsia="es-ES"/>
              </w:rPr>
              <w:pPrChange w:id="831" w:author="Alicia" w:date="2016-05-17T11:26:00Z">
                <w:pPr>
                  <w:spacing w:after="0" w:line="240" w:lineRule="auto"/>
                  <w:jc w:val="center"/>
                </w:pPr>
              </w:pPrChange>
            </w:pPr>
            <w:del w:id="832"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715260FC" w14:textId="09A3832B" w:rsidTr="008C2A32">
        <w:trPr>
          <w:del w:id="833"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6A0A0C6" w14:textId="68BA6239" w:rsidR="008C2A32" w:rsidDel="0063728F" w:rsidRDefault="008C2A32">
            <w:pPr>
              <w:rPr>
                <w:del w:id="834" w:author="Alicia" w:date="2016-05-17T11:26:00Z"/>
                <w:rFonts w:ascii="Times New Roman" w:hAnsi="Times New Roman" w:cs="Times New Roman"/>
                <w:sz w:val="24"/>
                <w:szCs w:val="24"/>
                <w:lang w:val="en-US" w:eastAsia="es-ES"/>
              </w:rPr>
              <w:pPrChange w:id="835" w:author="Alicia" w:date="2016-05-17T11:26:00Z">
                <w:pPr>
                  <w:spacing w:after="0" w:line="240" w:lineRule="auto"/>
                </w:pPr>
              </w:pPrChange>
            </w:pPr>
            <w:del w:id="836" w:author="Alicia" w:date="2016-05-17T11:26:00Z">
              <w:r w:rsidDel="0063728F">
                <w:rPr>
                  <w:rFonts w:ascii="Times New Roman" w:hAnsi="Times New Roman" w:cs="Times New Roman"/>
                  <w:sz w:val="24"/>
                  <w:szCs w:val="24"/>
                  <w:lang w:val="en-US" w:eastAsia="es-ES"/>
                </w:rPr>
                <w:delText>Flower number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4B44A94A" w14:textId="515712ED" w:rsidR="008C2A32" w:rsidRPr="006E5FF5" w:rsidDel="0063728F" w:rsidRDefault="008C2A32">
            <w:pPr>
              <w:rPr>
                <w:del w:id="837" w:author="Alicia" w:date="2016-05-17T11:26:00Z"/>
                <w:rFonts w:ascii="Times New Roman" w:hAnsi="Times New Roman" w:cs="Times New Roman"/>
                <w:sz w:val="24"/>
                <w:szCs w:val="24"/>
                <w:lang w:eastAsia="es-ES"/>
              </w:rPr>
              <w:pPrChange w:id="838" w:author="Alicia" w:date="2016-05-17T11:26:00Z">
                <w:pPr>
                  <w:spacing w:after="0" w:line="240" w:lineRule="auto"/>
                  <w:jc w:val="center"/>
                </w:pPr>
              </w:pPrChange>
            </w:pPr>
            <w:del w:id="839" w:author="Alicia" w:date="2016-05-17T11:26:00Z">
              <w:r w:rsidRPr="006E5FF5" w:rsidDel="0063728F">
                <w:rPr>
                  <w:rFonts w:ascii="Times New Roman" w:hAnsi="Times New Roman" w:cs="Times New Roman"/>
                  <w:sz w:val="24"/>
                  <w:szCs w:val="24"/>
                  <w:lang w:eastAsia="es-ES"/>
                </w:rPr>
                <w:delText>110.19</w:delText>
              </w:r>
            </w:del>
          </w:p>
        </w:tc>
        <w:tc>
          <w:tcPr>
            <w:tcW w:w="1138" w:type="dxa"/>
            <w:tcBorders>
              <w:top w:val="nil"/>
              <w:left w:val="nil"/>
              <w:bottom w:val="nil"/>
              <w:right w:val="nil"/>
            </w:tcBorders>
            <w:tcMar>
              <w:top w:w="15" w:type="dxa"/>
              <w:left w:w="140" w:type="dxa"/>
              <w:bottom w:w="15" w:type="dxa"/>
              <w:right w:w="140" w:type="dxa"/>
            </w:tcMar>
            <w:vAlign w:val="center"/>
          </w:tcPr>
          <w:p w14:paraId="241F6229" w14:textId="147DEF5C" w:rsidR="008C2A32" w:rsidRPr="006E5FF5" w:rsidDel="0063728F" w:rsidRDefault="008C2A32">
            <w:pPr>
              <w:rPr>
                <w:del w:id="840" w:author="Alicia" w:date="2016-05-17T11:26:00Z"/>
                <w:rFonts w:ascii="Times New Roman" w:hAnsi="Times New Roman" w:cs="Times New Roman"/>
                <w:sz w:val="24"/>
                <w:szCs w:val="24"/>
                <w:lang w:eastAsia="es-ES"/>
              </w:rPr>
              <w:pPrChange w:id="841" w:author="Alicia" w:date="2016-05-17T11:26:00Z">
                <w:pPr>
                  <w:spacing w:after="0" w:line="240" w:lineRule="auto"/>
                  <w:jc w:val="center"/>
                </w:pPr>
              </w:pPrChange>
            </w:pPr>
            <w:del w:id="842"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63059669" w14:textId="3E54470E" w:rsidR="008C2A32" w:rsidRPr="006E5FF5" w:rsidDel="0063728F" w:rsidRDefault="008C2A32">
            <w:pPr>
              <w:rPr>
                <w:del w:id="843" w:author="Alicia" w:date="2016-05-17T11:26:00Z"/>
                <w:rFonts w:ascii="Times New Roman" w:hAnsi="Times New Roman" w:cs="Times New Roman"/>
                <w:sz w:val="24"/>
                <w:szCs w:val="24"/>
                <w:lang w:eastAsia="es-ES"/>
              </w:rPr>
              <w:pPrChange w:id="844" w:author="Alicia" w:date="2016-05-17T11:26:00Z">
                <w:pPr>
                  <w:spacing w:after="0" w:line="240" w:lineRule="auto"/>
                  <w:jc w:val="center"/>
                </w:pPr>
              </w:pPrChange>
            </w:pPr>
          </w:p>
        </w:tc>
        <w:tc>
          <w:tcPr>
            <w:tcW w:w="900" w:type="dxa"/>
            <w:tcBorders>
              <w:top w:val="nil"/>
              <w:left w:val="nil"/>
              <w:bottom w:val="nil"/>
              <w:right w:val="nil"/>
            </w:tcBorders>
            <w:vAlign w:val="center"/>
          </w:tcPr>
          <w:p w14:paraId="686819FA" w14:textId="4236CB7D" w:rsidR="008C2A32" w:rsidRPr="006E5FF5" w:rsidDel="0063728F" w:rsidRDefault="008C2A32">
            <w:pPr>
              <w:rPr>
                <w:del w:id="845" w:author="Alicia" w:date="2016-05-17T11:26:00Z"/>
                <w:rFonts w:ascii="Times New Roman" w:hAnsi="Times New Roman" w:cs="Times New Roman"/>
                <w:sz w:val="24"/>
                <w:szCs w:val="24"/>
                <w:lang w:eastAsia="es-ES"/>
              </w:rPr>
              <w:pPrChange w:id="846" w:author="Alicia" w:date="2016-05-17T11:26:00Z">
                <w:pPr>
                  <w:spacing w:after="0" w:line="240" w:lineRule="auto"/>
                  <w:jc w:val="center"/>
                </w:pPr>
              </w:pPrChange>
            </w:pPr>
            <w:del w:id="847" w:author="Alicia" w:date="2016-05-17T11:26:00Z">
              <w:r w:rsidRPr="006E5FF5" w:rsidDel="0063728F">
                <w:rPr>
                  <w:rFonts w:ascii="Times New Roman" w:hAnsi="Times New Roman" w:cs="Times New Roman"/>
                  <w:sz w:val="24"/>
                  <w:szCs w:val="24"/>
                  <w:lang w:eastAsia="es-ES"/>
                </w:rPr>
                <w:delText>80.19</w:delText>
              </w:r>
            </w:del>
          </w:p>
        </w:tc>
        <w:tc>
          <w:tcPr>
            <w:tcW w:w="900" w:type="dxa"/>
            <w:tcBorders>
              <w:top w:val="nil"/>
              <w:left w:val="nil"/>
              <w:bottom w:val="nil"/>
              <w:right w:val="nil"/>
            </w:tcBorders>
            <w:vAlign w:val="center"/>
          </w:tcPr>
          <w:p w14:paraId="7CB971DF" w14:textId="4B29475C" w:rsidR="008C2A32" w:rsidRPr="006E5FF5" w:rsidDel="0063728F" w:rsidRDefault="008C2A32">
            <w:pPr>
              <w:rPr>
                <w:del w:id="848" w:author="Alicia" w:date="2016-05-17T11:26:00Z"/>
                <w:rFonts w:ascii="Times New Roman" w:hAnsi="Times New Roman" w:cs="Times New Roman"/>
                <w:sz w:val="24"/>
                <w:szCs w:val="24"/>
                <w:lang w:eastAsia="es-ES"/>
              </w:rPr>
              <w:pPrChange w:id="849" w:author="Alicia" w:date="2016-05-17T11:26:00Z">
                <w:pPr>
                  <w:spacing w:after="0" w:line="240" w:lineRule="auto"/>
                  <w:jc w:val="center"/>
                </w:pPr>
              </w:pPrChange>
            </w:pPr>
            <w:del w:id="850"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5B08C6BF" w14:textId="62651627" w:rsidTr="008C2A32">
        <w:trPr>
          <w:del w:id="851"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005F8FD3" w14:textId="5147FDF9" w:rsidR="008C2A32" w:rsidRPr="006E5FF5" w:rsidDel="0063728F" w:rsidRDefault="008C2A32">
            <w:pPr>
              <w:rPr>
                <w:del w:id="852" w:author="Alicia" w:date="2016-05-17T11:26:00Z"/>
                <w:rFonts w:ascii="Times New Roman" w:hAnsi="Times New Roman" w:cs="Times New Roman"/>
                <w:sz w:val="24"/>
                <w:szCs w:val="24"/>
                <w:lang w:eastAsia="es-ES"/>
              </w:rPr>
              <w:pPrChange w:id="853" w:author="Alicia" w:date="2016-05-17T11:26:00Z">
                <w:pPr>
                  <w:spacing w:after="0" w:line="240" w:lineRule="auto"/>
                </w:pPr>
              </w:pPrChange>
            </w:pPr>
            <w:del w:id="854" w:author="Alicia" w:date="2016-05-17T11:26:00Z">
              <w:r w:rsidRPr="006E5FF5" w:rsidDel="0063728F">
                <w:rPr>
                  <w:rFonts w:ascii="Times New Roman" w:hAnsi="Times New Roman" w:cs="Times New Roman"/>
                  <w:sz w:val="24"/>
                  <w:szCs w:val="24"/>
                  <w:lang w:eastAsia="es-ES"/>
                </w:rPr>
                <w:delText>Phenology ↔ Flower number</w:delText>
              </w:r>
            </w:del>
          </w:p>
        </w:tc>
        <w:tc>
          <w:tcPr>
            <w:tcW w:w="1080" w:type="dxa"/>
            <w:tcBorders>
              <w:top w:val="nil"/>
              <w:left w:val="nil"/>
              <w:bottom w:val="nil"/>
              <w:right w:val="nil"/>
            </w:tcBorders>
            <w:tcMar>
              <w:top w:w="15" w:type="dxa"/>
              <w:left w:w="140" w:type="dxa"/>
              <w:bottom w:w="15" w:type="dxa"/>
              <w:right w:w="140" w:type="dxa"/>
            </w:tcMar>
            <w:vAlign w:val="center"/>
          </w:tcPr>
          <w:p w14:paraId="6D1D30E5" w14:textId="51E7237B" w:rsidR="008C2A32" w:rsidRPr="006E5FF5" w:rsidDel="0063728F" w:rsidRDefault="008C2A32">
            <w:pPr>
              <w:rPr>
                <w:del w:id="855" w:author="Alicia" w:date="2016-05-17T11:26:00Z"/>
                <w:rFonts w:ascii="Times New Roman" w:hAnsi="Times New Roman" w:cs="Times New Roman"/>
                <w:sz w:val="24"/>
                <w:szCs w:val="24"/>
                <w:lang w:eastAsia="es-ES"/>
              </w:rPr>
              <w:pPrChange w:id="856" w:author="Alicia" w:date="2016-05-17T11:26:00Z">
                <w:pPr>
                  <w:spacing w:after="0" w:line="240" w:lineRule="auto"/>
                  <w:jc w:val="center"/>
                </w:pPr>
              </w:pPrChange>
            </w:pPr>
            <w:del w:id="857" w:author="Alicia" w:date="2016-05-17T11:26:00Z">
              <w:r w:rsidRPr="006E5FF5" w:rsidDel="0063728F">
                <w:rPr>
                  <w:rFonts w:ascii="Times New Roman" w:hAnsi="Times New Roman" w:cs="Times New Roman"/>
                  <w:sz w:val="24"/>
                  <w:szCs w:val="24"/>
                  <w:lang w:eastAsia="es-ES"/>
                </w:rPr>
                <w:delText>36.60</w:delText>
              </w:r>
            </w:del>
          </w:p>
        </w:tc>
        <w:tc>
          <w:tcPr>
            <w:tcW w:w="1138" w:type="dxa"/>
            <w:tcBorders>
              <w:top w:val="nil"/>
              <w:left w:val="nil"/>
              <w:bottom w:val="nil"/>
              <w:right w:val="nil"/>
            </w:tcBorders>
            <w:tcMar>
              <w:top w:w="15" w:type="dxa"/>
              <w:left w:w="140" w:type="dxa"/>
              <w:bottom w:w="15" w:type="dxa"/>
              <w:right w:w="140" w:type="dxa"/>
            </w:tcMar>
            <w:vAlign w:val="center"/>
          </w:tcPr>
          <w:p w14:paraId="13E9B795" w14:textId="2B490059" w:rsidR="008C2A32" w:rsidRPr="006E5FF5" w:rsidDel="0063728F" w:rsidRDefault="008C2A32">
            <w:pPr>
              <w:rPr>
                <w:del w:id="858" w:author="Alicia" w:date="2016-05-17T11:26:00Z"/>
                <w:rFonts w:ascii="Times New Roman" w:hAnsi="Times New Roman" w:cs="Times New Roman"/>
                <w:sz w:val="24"/>
                <w:szCs w:val="24"/>
                <w:lang w:eastAsia="es-ES"/>
              </w:rPr>
              <w:pPrChange w:id="859" w:author="Alicia" w:date="2016-05-17T11:26:00Z">
                <w:pPr>
                  <w:spacing w:after="0" w:line="240" w:lineRule="auto"/>
                  <w:jc w:val="center"/>
                </w:pPr>
              </w:pPrChange>
            </w:pPr>
            <w:del w:id="860"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083490B2" w14:textId="2A9F27EE" w:rsidR="008C2A32" w:rsidRPr="006E5FF5" w:rsidDel="0063728F" w:rsidRDefault="008C2A32">
            <w:pPr>
              <w:rPr>
                <w:del w:id="861" w:author="Alicia" w:date="2016-05-17T11:26:00Z"/>
                <w:rFonts w:ascii="Times New Roman" w:hAnsi="Times New Roman" w:cs="Times New Roman"/>
                <w:sz w:val="24"/>
                <w:szCs w:val="24"/>
                <w:lang w:eastAsia="es-ES"/>
              </w:rPr>
              <w:pPrChange w:id="862" w:author="Alicia" w:date="2016-05-17T11:26:00Z">
                <w:pPr>
                  <w:spacing w:after="0" w:line="240" w:lineRule="auto"/>
                  <w:jc w:val="center"/>
                </w:pPr>
              </w:pPrChange>
            </w:pPr>
          </w:p>
        </w:tc>
        <w:tc>
          <w:tcPr>
            <w:tcW w:w="900" w:type="dxa"/>
            <w:tcBorders>
              <w:top w:val="nil"/>
              <w:left w:val="nil"/>
              <w:bottom w:val="nil"/>
              <w:right w:val="nil"/>
            </w:tcBorders>
            <w:vAlign w:val="center"/>
          </w:tcPr>
          <w:p w14:paraId="639FADAA" w14:textId="36CBA7E2" w:rsidR="008C2A32" w:rsidRPr="006E5FF5" w:rsidDel="0063728F" w:rsidRDefault="008C2A32">
            <w:pPr>
              <w:rPr>
                <w:del w:id="863" w:author="Alicia" w:date="2016-05-17T11:26:00Z"/>
                <w:rFonts w:ascii="Times New Roman" w:hAnsi="Times New Roman" w:cs="Times New Roman"/>
                <w:sz w:val="24"/>
                <w:szCs w:val="24"/>
                <w:lang w:eastAsia="es-ES"/>
              </w:rPr>
              <w:pPrChange w:id="864" w:author="Alicia" w:date="2016-05-17T11:26:00Z">
                <w:pPr>
                  <w:spacing w:after="0" w:line="240" w:lineRule="auto"/>
                  <w:jc w:val="center"/>
                </w:pPr>
              </w:pPrChange>
            </w:pPr>
            <w:del w:id="865" w:author="Alicia" w:date="2016-05-17T11:26:00Z">
              <w:r w:rsidRPr="006E5FF5" w:rsidDel="0063728F">
                <w:rPr>
                  <w:rFonts w:ascii="Times New Roman" w:hAnsi="Times New Roman" w:cs="Times New Roman"/>
                  <w:sz w:val="24"/>
                  <w:szCs w:val="24"/>
                  <w:lang w:eastAsia="es-ES"/>
                </w:rPr>
                <w:delText>35.85</w:delText>
              </w:r>
            </w:del>
          </w:p>
        </w:tc>
        <w:tc>
          <w:tcPr>
            <w:tcW w:w="900" w:type="dxa"/>
            <w:tcBorders>
              <w:top w:val="nil"/>
              <w:left w:val="nil"/>
              <w:bottom w:val="nil"/>
              <w:right w:val="nil"/>
            </w:tcBorders>
            <w:vAlign w:val="center"/>
          </w:tcPr>
          <w:p w14:paraId="7FD64B04" w14:textId="3DF45B73" w:rsidR="008C2A32" w:rsidRPr="006E5FF5" w:rsidDel="0063728F" w:rsidRDefault="008C2A32">
            <w:pPr>
              <w:rPr>
                <w:del w:id="866" w:author="Alicia" w:date="2016-05-17T11:26:00Z"/>
                <w:rFonts w:ascii="Times New Roman" w:hAnsi="Times New Roman" w:cs="Times New Roman"/>
                <w:sz w:val="24"/>
                <w:szCs w:val="24"/>
                <w:lang w:eastAsia="es-ES"/>
              </w:rPr>
              <w:pPrChange w:id="867" w:author="Alicia" w:date="2016-05-17T11:26:00Z">
                <w:pPr>
                  <w:spacing w:after="0" w:line="240" w:lineRule="auto"/>
                  <w:jc w:val="center"/>
                </w:pPr>
              </w:pPrChange>
            </w:pPr>
            <w:del w:id="868"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4227E92D" w14:textId="28B79236" w:rsidTr="008C2A32">
        <w:trPr>
          <w:del w:id="869"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ABD759C" w14:textId="5B0FCC07" w:rsidR="008C2A32" w:rsidRPr="006E5FF5" w:rsidDel="0063728F" w:rsidRDefault="008C2A32">
            <w:pPr>
              <w:rPr>
                <w:del w:id="870" w:author="Alicia" w:date="2016-05-17T11:26:00Z"/>
                <w:rFonts w:ascii="Times New Roman" w:hAnsi="Times New Roman" w:cs="Times New Roman"/>
                <w:sz w:val="24"/>
                <w:szCs w:val="24"/>
                <w:lang w:eastAsia="es-ES"/>
              </w:rPr>
              <w:pPrChange w:id="871" w:author="Alicia" w:date="2016-05-17T11:26:00Z">
                <w:pPr>
                  <w:spacing w:after="0" w:line="240" w:lineRule="auto"/>
                </w:pPr>
              </w:pPrChange>
            </w:pPr>
            <w:del w:id="872" w:author="Alicia" w:date="2016-05-17T11:26:00Z">
              <w:r w:rsidRPr="006E5FF5" w:rsidDel="0063728F">
                <w:rPr>
                  <w:rFonts w:ascii="Times New Roman" w:hAnsi="Times New Roman" w:cs="Times New Roman"/>
                  <w:sz w:val="24"/>
                  <w:szCs w:val="24"/>
                  <w:lang w:eastAsia="es-ES"/>
                </w:rPr>
                <w:delText>Phenology ↔ Shoot height</w:delText>
              </w:r>
            </w:del>
          </w:p>
        </w:tc>
        <w:tc>
          <w:tcPr>
            <w:tcW w:w="1080" w:type="dxa"/>
            <w:tcBorders>
              <w:top w:val="nil"/>
              <w:left w:val="nil"/>
              <w:bottom w:val="nil"/>
              <w:right w:val="nil"/>
            </w:tcBorders>
            <w:tcMar>
              <w:top w:w="15" w:type="dxa"/>
              <w:left w:w="140" w:type="dxa"/>
              <w:bottom w:w="15" w:type="dxa"/>
              <w:right w:w="140" w:type="dxa"/>
            </w:tcMar>
            <w:vAlign w:val="center"/>
          </w:tcPr>
          <w:p w14:paraId="5155D4E9" w14:textId="08131E09" w:rsidR="008C2A32" w:rsidRPr="006E5FF5" w:rsidDel="0063728F" w:rsidRDefault="008C2A32">
            <w:pPr>
              <w:rPr>
                <w:del w:id="873" w:author="Alicia" w:date="2016-05-17T11:26:00Z"/>
                <w:rFonts w:ascii="Times New Roman" w:hAnsi="Times New Roman" w:cs="Times New Roman"/>
                <w:sz w:val="24"/>
                <w:szCs w:val="24"/>
                <w:lang w:eastAsia="es-ES"/>
              </w:rPr>
              <w:pPrChange w:id="874" w:author="Alicia" w:date="2016-05-17T11:26:00Z">
                <w:pPr>
                  <w:spacing w:after="0" w:line="240" w:lineRule="auto"/>
                  <w:jc w:val="center"/>
                </w:pPr>
              </w:pPrChange>
            </w:pPr>
            <w:del w:id="875" w:author="Alicia" w:date="2016-05-17T11:26:00Z">
              <w:r w:rsidRPr="006E5FF5" w:rsidDel="0063728F">
                <w:rPr>
                  <w:rFonts w:ascii="Times New Roman" w:hAnsi="Times New Roman" w:cs="Times New Roman"/>
                  <w:sz w:val="24"/>
                  <w:szCs w:val="24"/>
                  <w:lang w:eastAsia="es-ES"/>
                </w:rPr>
                <w:delText>16.24</w:delText>
              </w:r>
            </w:del>
          </w:p>
        </w:tc>
        <w:tc>
          <w:tcPr>
            <w:tcW w:w="1138" w:type="dxa"/>
            <w:tcBorders>
              <w:top w:val="nil"/>
              <w:left w:val="nil"/>
              <w:bottom w:val="nil"/>
              <w:right w:val="nil"/>
            </w:tcBorders>
            <w:tcMar>
              <w:top w:w="15" w:type="dxa"/>
              <w:left w:w="140" w:type="dxa"/>
              <w:bottom w:w="15" w:type="dxa"/>
              <w:right w:w="140" w:type="dxa"/>
            </w:tcMar>
            <w:vAlign w:val="center"/>
          </w:tcPr>
          <w:p w14:paraId="64D5D691" w14:textId="6073EB8D" w:rsidR="008C2A32" w:rsidRPr="006E5FF5" w:rsidDel="0063728F" w:rsidRDefault="008C2A32">
            <w:pPr>
              <w:rPr>
                <w:del w:id="876" w:author="Alicia" w:date="2016-05-17T11:26:00Z"/>
                <w:rFonts w:ascii="Times New Roman" w:hAnsi="Times New Roman" w:cs="Times New Roman"/>
                <w:sz w:val="24"/>
                <w:szCs w:val="24"/>
                <w:lang w:eastAsia="es-ES"/>
              </w:rPr>
              <w:pPrChange w:id="877" w:author="Alicia" w:date="2016-05-17T11:26:00Z">
                <w:pPr>
                  <w:spacing w:after="0" w:line="240" w:lineRule="auto"/>
                  <w:jc w:val="center"/>
                </w:pPr>
              </w:pPrChange>
            </w:pPr>
            <w:del w:id="878" w:author="Alicia" w:date="2016-05-17T11:26:00Z">
              <w:r w:rsidRPr="006E5FF5" w:rsidDel="0063728F">
                <w:rPr>
                  <w:rFonts w:ascii="Times New Roman" w:hAnsi="Times New Roman" w:cs="Times New Roman"/>
                  <w:sz w:val="24"/>
                  <w:szCs w:val="24"/>
                  <w:lang w:eastAsia="es-ES"/>
                </w:rPr>
                <w:delText>0.062</w:delText>
              </w:r>
            </w:del>
          </w:p>
        </w:tc>
        <w:tc>
          <w:tcPr>
            <w:tcW w:w="50" w:type="dxa"/>
            <w:tcBorders>
              <w:top w:val="nil"/>
              <w:left w:val="nil"/>
              <w:bottom w:val="nil"/>
              <w:right w:val="nil"/>
            </w:tcBorders>
          </w:tcPr>
          <w:p w14:paraId="7A957667" w14:textId="5A206779" w:rsidR="008C2A32" w:rsidRPr="006E5FF5" w:rsidDel="0063728F" w:rsidRDefault="008C2A32">
            <w:pPr>
              <w:rPr>
                <w:del w:id="879" w:author="Alicia" w:date="2016-05-17T11:26:00Z"/>
                <w:rFonts w:ascii="Times New Roman" w:hAnsi="Times New Roman" w:cs="Times New Roman"/>
                <w:sz w:val="24"/>
                <w:szCs w:val="24"/>
                <w:lang w:eastAsia="es-ES"/>
              </w:rPr>
              <w:pPrChange w:id="880" w:author="Alicia" w:date="2016-05-17T11:26:00Z">
                <w:pPr>
                  <w:spacing w:after="0" w:line="240" w:lineRule="auto"/>
                  <w:jc w:val="center"/>
                </w:pPr>
              </w:pPrChange>
            </w:pPr>
          </w:p>
        </w:tc>
        <w:tc>
          <w:tcPr>
            <w:tcW w:w="900" w:type="dxa"/>
            <w:tcBorders>
              <w:top w:val="nil"/>
              <w:left w:val="nil"/>
              <w:bottom w:val="nil"/>
              <w:right w:val="nil"/>
            </w:tcBorders>
            <w:vAlign w:val="center"/>
          </w:tcPr>
          <w:p w14:paraId="52EC45AD" w14:textId="282E7256" w:rsidR="008C2A32" w:rsidRPr="006E5FF5" w:rsidDel="0063728F" w:rsidRDefault="008C2A32">
            <w:pPr>
              <w:rPr>
                <w:del w:id="881" w:author="Alicia" w:date="2016-05-17T11:26:00Z"/>
                <w:rFonts w:ascii="Times New Roman" w:hAnsi="Times New Roman" w:cs="Times New Roman"/>
                <w:sz w:val="24"/>
                <w:szCs w:val="24"/>
                <w:lang w:eastAsia="es-ES"/>
              </w:rPr>
              <w:pPrChange w:id="882" w:author="Alicia" w:date="2016-05-17T11:26:00Z">
                <w:pPr>
                  <w:spacing w:after="0" w:line="240" w:lineRule="auto"/>
                  <w:jc w:val="center"/>
                </w:pPr>
              </w:pPrChange>
            </w:pPr>
            <w:del w:id="883" w:author="Alicia" w:date="2016-05-17T11:26:00Z">
              <w:r w:rsidRPr="006E5FF5" w:rsidDel="0063728F">
                <w:rPr>
                  <w:rFonts w:ascii="Times New Roman" w:hAnsi="Times New Roman" w:cs="Times New Roman"/>
                  <w:sz w:val="24"/>
                  <w:szCs w:val="24"/>
                  <w:lang w:eastAsia="es-ES"/>
                </w:rPr>
                <w:delText>33.44</w:delText>
              </w:r>
            </w:del>
          </w:p>
        </w:tc>
        <w:tc>
          <w:tcPr>
            <w:tcW w:w="900" w:type="dxa"/>
            <w:tcBorders>
              <w:top w:val="nil"/>
              <w:left w:val="nil"/>
              <w:bottom w:val="nil"/>
              <w:right w:val="nil"/>
            </w:tcBorders>
            <w:vAlign w:val="center"/>
          </w:tcPr>
          <w:p w14:paraId="4D39EC37" w14:textId="18E51DDE" w:rsidR="008C2A32" w:rsidRPr="006E5FF5" w:rsidDel="0063728F" w:rsidRDefault="008C2A32">
            <w:pPr>
              <w:rPr>
                <w:del w:id="884" w:author="Alicia" w:date="2016-05-17T11:26:00Z"/>
                <w:rFonts w:ascii="Times New Roman" w:hAnsi="Times New Roman" w:cs="Times New Roman"/>
                <w:sz w:val="24"/>
                <w:szCs w:val="24"/>
                <w:lang w:eastAsia="es-ES"/>
              </w:rPr>
              <w:pPrChange w:id="885" w:author="Alicia" w:date="2016-05-17T11:26:00Z">
                <w:pPr>
                  <w:spacing w:after="0" w:line="240" w:lineRule="auto"/>
                  <w:jc w:val="center"/>
                </w:pPr>
              </w:pPrChange>
            </w:pPr>
            <w:del w:id="886"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2D05DEB8" w14:textId="5BCCA77F" w:rsidTr="008C2A32">
        <w:trPr>
          <w:del w:id="887" w:author="Alicia" w:date="2016-05-17T11:26:00Z"/>
        </w:trPr>
        <w:tc>
          <w:tcPr>
            <w:tcW w:w="4515" w:type="dxa"/>
            <w:tcBorders>
              <w:top w:val="nil"/>
              <w:left w:val="nil"/>
              <w:bottom w:val="single" w:sz="12" w:space="0" w:color="auto"/>
              <w:right w:val="nil"/>
            </w:tcBorders>
            <w:tcMar>
              <w:top w:w="15" w:type="dxa"/>
              <w:left w:w="140" w:type="dxa"/>
              <w:bottom w:w="15" w:type="dxa"/>
              <w:right w:w="140" w:type="dxa"/>
            </w:tcMar>
            <w:vAlign w:val="center"/>
          </w:tcPr>
          <w:p w14:paraId="10292C1B" w14:textId="2570DCD0" w:rsidR="008C2A32" w:rsidRPr="006E5FF5" w:rsidDel="0063728F" w:rsidRDefault="008C2A32">
            <w:pPr>
              <w:rPr>
                <w:del w:id="888" w:author="Alicia" w:date="2016-05-17T11:26:00Z"/>
                <w:rFonts w:ascii="Times New Roman" w:hAnsi="Times New Roman" w:cs="Times New Roman"/>
                <w:sz w:val="24"/>
                <w:szCs w:val="24"/>
                <w:lang w:eastAsia="es-ES"/>
              </w:rPr>
              <w:pPrChange w:id="889" w:author="Alicia" w:date="2016-05-17T11:26:00Z">
                <w:pPr>
                  <w:spacing w:after="0" w:line="240" w:lineRule="auto"/>
                </w:pPr>
              </w:pPrChange>
            </w:pPr>
            <w:del w:id="890" w:author="Alicia" w:date="2016-05-17T11:26:00Z">
              <w:r w:rsidRPr="006E5FF5" w:rsidDel="0063728F">
                <w:rPr>
                  <w:rFonts w:ascii="Times New Roman" w:hAnsi="Times New Roman" w:cs="Times New Roman"/>
                  <w:sz w:val="24"/>
                  <w:szCs w:val="24"/>
                  <w:lang w:eastAsia="es-ES"/>
                </w:rPr>
                <w:delText>Shoot height ↔ Flower number</w:delText>
              </w:r>
            </w:del>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168DC999" w14:textId="75D3DE11" w:rsidR="008C2A32" w:rsidRPr="006E5FF5" w:rsidDel="0063728F" w:rsidRDefault="008C2A32">
            <w:pPr>
              <w:rPr>
                <w:del w:id="891" w:author="Alicia" w:date="2016-05-17T11:26:00Z"/>
                <w:rFonts w:ascii="Times New Roman" w:hAnsi="Times New Roman" w:cs="Times New Roman"/>
                <w:sz w:val="24"/>
                <w:szCs w:val="24"/>
                <w:lang w:eastAsia="es-ES"/>
              </w:rPr>
              <w:pPrChange w:id="892" w:author="Alicia" w:date="2016-05-17T11:26:00Z">
                <w:pPr>
                  <w:spacing w:after="0" w:line="240" w:lineRule="auto"/>
                  <w:jc w:val="center"/>
                </w:pPr>
              </w:pPrChange>
            </w:pPr>
            <w:del w:id="893" w:author="Alicia" w:date="2016-05-17T11:26:00Z">
              <w:r w:rsidRPr="006E5FF5" w:rsidDel="0063728F">
                <w:rPr>
                  <w:rFonts w:ascii="Times New Roman" w:hAnsi="Times New Roman" w:cs="Times New Roman"/>
                  <w:sz w:val="24"/>
                  <w:szCs w:val="24"/>
                  <w:lang w:eastAsia="es-ES"/>
                </w:rPr>
                <w:delText>34.58</w:delText>
              </w:r>
            </w:del>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587BB87D" w14:textId="5BFB2F74" w:rsidR="008C2A32" w:rsidRPr="006E5FF5" w:rsidDel="0063728F" w:rsidRDefault="008C2A32">
            <w:pPr>
              <w:rPr>
                <w:del w:id="894" w:author="Alicia" w:date="2016-05-17T11:26:00Z"/>
                <w:rFonts w:ascii="Times New Roman" w:hAnsi="Times New Roman" w:cs="Times New Roman"/>
                <w:sz w:val="24"/>
                <w:szCs w:val="24"/>
                <w:lang w:eastAsia="es-ES"/>
              </w:rPr>
              <w:pPrChange w:id="895" w:author="Alicia" w:date="2016-05-17T11:26:00Z">
                <w:pPr>
                  <w:spacing w:after="0" w:line="240" w:lineRule="auto"/>
                  <w:jc w:val="center"/>
                </w:pPr>
              </w:pPrChange>
            </w:pPr>
            <w:del w:id="896"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single" w:sz="12" w:space="0" w:color="auto"/>
              <w:right w:val="nil"/>
            </w:tcBorders>
          </w:tcPr>
          <w:p w14:paraId="1D617F4F" w14:textId="4E5869F4" w:rsidR="008C2A32" w:rsidRPr="006E5FF5" w:rsidDel="0063728F" w:rsidRDefault="008C2A32">
            <w:pPr>
              <w:rPr>
                <w:del w:id="897" w:author="Alicia" w:date="2016-05-17T11:26:00Z"/>
                <w:rFonts w:ascii="Times New Roman" w:hAnsi="Times New Roman" w:cs="Times New Roman"/>
                <w:sz w:val="24"/>
                <w:szCs w:val="24"/>
                <w:lang w:eastAsia="es-ES"/>
              </w:rPr>
              <w:pPrChange w:id="898" w:author="Alicia" w:date="2016-05-17T11:26:00Z">
                <w:pPr>
                  <w:spacing w:after="0" w:line="240" w:lineRule="auto"/>
                  <w:jc w:val="center"/>
                </w:pPr>
              </w:pPrChange>
            </w:pPr>
          </w:p>
        </w:tc>
        <w:tc>
          <w:tcPr>
            <w:tcW w:w="900" w:type="dxa"/>
            <w:tcBorders>
              <w:top w:val="nil"/>
              <w:left w:val="nil"/>
              <w:bottom w:val="single" w:sz="12" w:space="0" w:color="auto"/>
              <w:right w:val="nil"/>
            </w:tcBorders>
            <w:vAlign w:val="center"/>
          </w:tcPr>
          <w:p w14:paraId="405DC2C1" w14:textId="30E5964D" w:rsidR="008C2A32" w:rsidRPr="006E5FF5" w:rsidDel="0063728F" w:rsidRDefault="008C2A32">
            <w:pPr>
              <w:rPr>
                <w:del w:id="899" w:author="Alicia" w:date="2016-05-17T11:26:00Z"/>
                <w:rFonts w:ascii="Times New Roman" w:hAnsi="Times New Roman" w:cs="Times New Roman"/>
                <w:sz w:val="24"/>
                <w:szCs w:val="24"/>
                <w:lang w:eastAsia="es-ES"/>
              </w:rPr>
              <w:pPrChange w:id="900" w:author="Alicia" w:date="2016-05-17T11:26:00Z">
                <w:pPr>
                  <w:spacing w:after="0" w:line="240" w:lineRule="auto"/>
                  <w:jc w:val="center"/>
                </w:pPr>
              </w:pPrChange>
            </w:pPr>
            <w:del w:id="901" w:author="Alicia" w:date="2016-05-17T11:26:00Z">
              <w:r w:rsidRPr="006E5FF5" w:rsidDel="0063728F">
                <w:rPr>
                  <w:rFonts w:ascii="Times New Roman" w:hAnsi="Times New Roman" w:cs="Times New Roman"/>
                  <w:sz w:val="24"/>
                  <w:szCs w:val="24"/>
                  <w:lang w:eastAsia="es-ES"/>
                </w:rPr>
                <w:delText>31.05</w:delText>
              </w:r>
            </w:del>
          </w:p>
        </w:tc>
        <w:tc>
          <w:tcPr>
            <w:tcW w:w="900" w:type="dxa"/>
            <w:tcBorders>
              <w:top w:val="nil"/>
              <w:left w:val="nil"/>
              <w:bottom w:val="single" w:sz="12" w:space="0" w:color="auto"/>
              <w:right w:val="nil"/>
            </w:tcBorders>
            <w:vAlign w:val="center"/>
          </w:tcPr>
          <w:p w14:paraId="680543C6" w14:textId="72C3C796" w:rsidR="008C2A32" w:rsidRPr="006E5FF5" w:rsidDel="0063728F" w:rsidRDefault="008C2A32">
            <w:pPr>
              <w:rPr>
                <w:del w:id="902" w:author="Alicia" w:date="2016-05-17T11:26:00Z"/>
                <w:rFonts w:ascii="Times New Roman" w:hAnsi="Times New Roman" w:cs="Times New Roman"/>
                <w:sz w:val="24"/>
                <w:szCs w:val="24"/>
                <w:lang w:eastAsia="es-ES"/>
              </w:rPr>
              <w:pPrChange w:id="903" w:author="Alicia" w:date="2016-05-17T11:26:00Z">
                <w:pPr>
                  <w:spacing w:after="0" w:line="240" w:lineRule="auto"/>
                  <w:jc w:val="center"/>
                </w:pPr>
              </w:pPrChange>
            </w:pPr>
            <w:del w:id="904" w:author="Alicia" w:date="2016-05-17T11:26:00Z">
              <w:r w:rsidRPr="006E5FF5" w:rsidDel="0063728F">
                <w:rPr>
                  <w:rFonts w:ascii="Times New Roman" w:hAnsi="Times New Roman" w:cs="Times New Roman"/>
                  <w:sz w:val="24"/>
                  <w:szCs w:val="24"/>
                  <w:lang w:eastAsia="es-ES"/>
                </w:rPr>
                <w:delText>0.001</w:delText>
              </w:r>
            </w:del>
          </w:p>
        </w:tc>
      </w:tr>
    </w:tbl>
    <w:p w14:paraId="553DFFE0" w14:textId="3140CBBA" w:rsidR="008C2A32" w:rsidRPr="00AA07B4" w:rsidDel="0063728F" w:rsidRDefault="008C2A32" w:rsidP="0063728F">
      <w:pPr>
        <w:rPr>
          <w:del w:id="905" w:author="Alicia" w:date="2016-05-17T11:26:00Z"/>
          <w:rFonts w:ascii="Times New Roman" w:hAnsi="Times New Roman" w:cs="Times New Roman"/>
          <w:lang w:val="en-US"/>
          <w:rPrChange w:id="906" w:author="Alicia" w:date="2016-05-11T11:58:00Z">
            <w:rPr>
              <w:del w:id="907" w:author="Alicia" w:date="2016-05-17T11:26:00Z"/>
              <w:rFonts w:ascii="Times New Roman" w:hAnsi="Times New Roman" w:cs="Times New Roman"/>
            </w:rPr>
          </w:rPrChange>
        </w:rPr>
      </w:pPr>
    </w:p>
    <w:p w14:paraId="468E15B5" w14:textId="1DD47AF6" w:rsidR="008C2A32" w:rsidDel="0063728F" w:rsidRDefault="008C2A32">
      <w:pPr>
        <w:rPr>
          <w:del w:id="908" w:author="Alicia" w:date="2016-05-17T11:26:00Z"/>
          <w:rFonts w:ascii="Times New Roman" w:hAnsi="Times New Roman" w:cs="Times New Roman"/>
          <w:sz w:val="24"/>
          <w:szCs w:val="24"/>
          <w:lang w:val="en-US" w:eastAsia="es-ES"/>
        </w:rPr>
      </w:pPr>
    </w:p>
    <w:p w14:paraId="53E398B8" w14:textId="7B7DE16A" w:rsidR="008C2A32" w:rsidRPr="00AA07B4" w:rsidDel="0063728F" w:rsidRDefault="008C2A32">
      <w:pPr>
        <w:rPr>
          <w:del w:id="909" w:author="Alicia" w:date="2016-05-17T11:26:00Z"/>
          <w:rFonts w:ascii="Times New Roman" w:hAnsi="Times New Roman" w:cs="Times New Roman"/>
          <w:lang w:val="en-US"/>
          <w:rPrChange w:id="910" w:author="Alicia" w:date="2016-05-11T11:58:00Z">
            <w:rPr>
              <w:del w:id="911" w:author="Alicia" w:date="2016-05-17T11:26:00Z"/>
              <w:rFonts w:ascii="Times New Roman" w:hAnsi="Times New Roman" w:cs="Times New Roman"/>
            </w:rPr>
          </w:rPrChange>
        </w:rPr>
      </w:pPr>
    </w:p>
    <w:p w14:paraId="5D66AE1F" w14:textId="273DAC9A" w:rsidR="008C2A32" w:rsidDel="0063728F" w:rsidRDefault="008C2A32">
      <w:pPr>
        <w:rPr>
          <w:del w:id="912" w:author="Alicia" w:date="2016-05-17T11:26:00Z"/>
          <w:rFonts w:ascii="Times New Roman" w:hAnsi="Times New Roman" w:cs="Times New Roman"/>
          <w:sz w:val="24"/>
          <w:szCs w:val="24"/>
          <w:lang w:val="en-US"/>
        </w:rPr>
        <w:sectPr w:rsidR="008C2A32" w:rsidDel="0063728F" w:rsidSect="00391598">
          <w:pgSz w:w="12242" w:h="15842" w:code="1"/>
          <w:pgMar w:top="1440" w:right="1440" w:bottom="1440" w:left="1440" w:header="708" w:footer="708" w:gutter="0"/>
          <w:cols w:space="708"/>
          <w:docGrid w:linePitch="360"/>
        </w:sectPr>
      </w:pPr>
    </w:p>
    <w:p w14:paraId="4732CEF3" w14:textId="36A41AA0" w:rsidR="008C2A32" w:rsidDel="006E5FF5" w:rsidRDefault="008C2A32">
      <w:pPr>
        <w:rPr>
          <w:del w:id="913" w:author="Alicia" w:date="2016-05-16T16:37:00Z"/>
          <w:rFonts w:ascii="Times New Roman" w:hAnsi="Times New Roman" w:cs="Times New Roman"/>
          <w:sz w:val="24"/>
          <w:szCs w:val="24"/>
          <w:lang w:val="en-US"/>
        </w:rPr>
      </w:pPr>
      <w:del w:id="914" w:author="Alicia" w:date="2016-05-16T16:37:00Z">
        <w:r w:rsidDel="006E5FF5">
          <w:rPr>
            <w:rFonts w:ascii="Times New Roman" w:hAnsi="Times New Roman" w:cs="Times New Roman"/>
            <w:sz w:val="24"/>
            <w:szCs w:val="24"/>
            <w:lang w:val="en-US"/>
          </w:rPr>
          <w:delText>Appendix S7: Path models for model_attack fitted for each population and year. Solid lines indicate significant (P&lt;0.05, black lines) or marginally significant (P&lt;0.1, grey lines) paths, based on 5000 bootstrap samples. Dashed lines indicate non-significant paths. Standardized coefficients are shown.</w:delText>
        </w:r>
      </w:del>
    </w:p>
    <w:tbl>
      <w:tblPr>
        <w:tblW w:w="1464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6936"/>
        <w:gridCol w:w="6936"/>
      </w:tblGrid>
      <w:tr w:rsidR="008C2A32" w:rsidRPr="00AA07B4" w:rsidDel="006E5FF5" w14:paraId="3699F43B" w14:textId="3E050069" w:rsidTr="00AD4822">
        <w:trPr>
          <w:del w:id="915" w:author="Alicia" w:date="2016-05-16T16:37:00Z"/>
        </w:trPr>
        <w:tc>
          <w:tcPr>
            <w:tcW w:w="770" w:type="dxa"/>
            <w:vAlign w:val="center"/>
          </w:tcPr>
          <w:p w14:paraId="033A2B81" w14:textId="509E4597" w:rsidR="008C2A32" w:rsidDel="006E5FF5" w:rsidRDefault="008C2A32">
            <w:pPr>
              <w:rPr>
                <w:del w:id="916" w:author="Alicia" w:date="2016-05-16T16:37:00Z"/>
                <w:rFonts w:ascii="Times New Roman" w:hAnsi="Times New Roman" w:cs="Times New Roman"/>
                <w:sz w:val="24"/>
                <w:szCs w:val="24"/>
                <w:lang w:val="en-US"/>
              </w:rPr>
              <w:pPrChange w:id="917" w:author="Alicia" w:date="2016-05-03T14:52:00Z">
                <w:pPr>
                  <w:spacing w:after="0" w:line="240" w:lineRule="auto"/>
                  <w:jc w:val="center"/>
                </w:pPr>
              </w:pPrChange>
            </w:pPr>
            <w:del w:id="918" w:author="Alicia" w:date="2016-05-16T16:37:00Z">
              <w:r w:rsidDel="006E5FF5">
                <w:rPr>
                  <w:rFonts w:ascii="Times New Roman" w:hAnsi="Times New Roman" w:cs="Times New Roman"/>
                  <w:sz w:val="24"/>
                  <w:szCs w:val="24"/>
                  <w:lang w:val="en-US"/>
                </w:rPr>
                <w:delText>Pop.</w:delText>
              </w:r>
            </w:del>
          </w:p>
        </w:tc>
        <w:tc>
          <w:tcPr>
            <w:tcW w:w="6936" w:type="dxa"/>
            <w:vAlign w:val="center"/>
          </w:tcPr>
          <w:p w14:paraId="69A3A491" w14:textId="62E0870C" w:rsidR="008C2A32" w:rsidDel="006E5FF5" w:rsidRDefault="008C2A32">
            <w:pPr>
              <w:rPr>
                <w:del w:id="919" w:author="Alicia" w:date="2016-05-16T16:37:00Z"/>
                <w:rFonts w:ascii="Times New Roman" w:hAnsi="Times New Roman" w:cs="Times New Roman"/>
                <w:sz w:val="24"/>
                <w:szCs w:val="24"/>
                <w:lang w:val="en-US"/>
              </w:rPr>
              <w:pPrChange w:id="920" w:author="Alicia" w:date="2016-05-03T14:52:00Z">
                <w:pPr>
                  <w:spacing w:after="0" w:line="240" w:lineRule="auto"/>
                  <w:jc w:val="center"/>
                </w:pPr>
              </w:pPrChange>
            </w:pPr>
            <w:del w:id="921" w:author="Alicia" w:date="2016-05-16T16:37:00Z">
              <w:r w:rsidDel="006E5FF5">
                <w:rPr>
                  <w:rFonts w:ascii="Times New Roman" w:hAnsi="Times New Roman" w:cs="Times New Roman"/>
                  <w:sz w:val="24"/>
                  <w:szCs w:val="24"/>
                  <w:lang w:val="en-US"/>
                </w:rPr>
                <w:delText>2010</w:delText>
              </w:r>
            </w:del>
          </w:p>
        </w:tc>
        <w:tc>
          <w:tcPr>
            <w:tcW w:w="6936" w:type="dxa"/>
            <w:vAlign w:val="center"/>
          </w:tcPr>
          <w:p w14:paraId="45ED2B11" w14:textId="5AA9C55A" w:rsidR="008C2A32" w:rsidDel="006E5FF5" w:rsidRDefault="008C2A32">
            <w:pPr>
              <w:rPr>
                <w:del w:id="922" w:author="Alicia" w:date="2016-05-16T16:37:00Z"/>
                <w:rFonts w:ascii="Times New Roman" w:hAnsi="Times New Roman" w:cs="Times New Roman"/>
                <w:sz w:val="24"/>
                <w:szCs w:val="24"/>
                <w:lang w:val="en-US"/>
              </w:rPr>
              <w:pPrChange w:id="923" w:author="Alicia" w:date="2016-05-03T14:52:00Z">
                <w:pPr>
                  <w:spacing w:after="0" w:line="240" w:lineRule="auto"/>
                  <w:jc w:val="center"/>
                </w:pPr>
              </w:pPrChange>
            </w:pPr>
            <w:del w:id="924" w:author="Alicia" w:date="2016-05-16T16:37:00Z">
              <w:r w:rsidDel="006E5FF5">
                <w:rPr>
                  <w:rFonts w:ascii="Times New Roman" w:hAnsi="Times New Roman" w:cs="Times New Roman"/>
                  <w:sz w:val="24"/>
                  <w:szCs w:val="24"/>
                  <w:lang w:val="en-US"/>
                </w:rPr>
                <w:delText>2011</w:delText>
              </w:r>
            </w:del>
          </w:p>
        </w:tc>
      </w:tr>
      <w:tr w:rsidR="008C2A32" w:rsidRPr="00AA07B4" w:rsidDel="006E5FF5" w14:paraId="61DA904F" w14:textId="4B8327E7" w:rsidTr="00AD4822">
        <w:trPr>
          <w:del w:id="925" w:author="Alicia" w:date="2016-05-16T16:37:00Z"/>
        </w:trPr>
        <w:tc>
          <w:tcPr>
            <w:tcW w:w="770" w:type="dxa"/>
            <w:vAlign w:val="center"/>
          </w:tcPr>
          <w:p w14:paraId="4B3B5918" w14:textId="60ED9981" w:rsidR="008C2A32" w:rsidDel="006E5FF5" w:rsidRDefault="008C2A32">
            <w:pPr>
              <w:rPr>
                <w:del w:id="926" w:author="Alicia" w:date="2016-05-16T16:37:00Z"/>
                <w:rFonts w:ascii="Times New Roman" w:hAnsi="Times New Roman" w:cs="Times New Roman"/>
                <w:sz w:val="24"/>
                <w:szCs w:val="24"/>
                <w:lang w:val="en-US"/>
              </w:rPr>
              <w:pPrChange w:id="927" w:author="Alicia" w:date="2016-05-03T14:52:00Z">
                <w:pPr>
                  <w:spacing w:after="0" w:line="240" w:lineRule="auto"/>
                  <w:jc w:val="center"/>
                </w:pPr>
              </w:pPrChange>
            </w:pPr>
            <w:del w:id="928" w:author="Alicia" w:date="2016-05-16T16:37:00Z">
              <w:r w:rsidDel="006E5FF5">
                <w:rPr>
                  <w:rFonts w:ascii="Times New Roman" w:hAnsi="Times New Roman" w:cs="Times New Roman"/>
                  <w:sz w:val="24"/>
                  <w:szCs w:val="24"/>
                  <w:lang w:val="en-US"/>
                </w:rPr>
                <w:delText>A</w:delText>
              </w:r>
            </w:del>
          </w:p>
        </w:tc>
        <w:tc>
          <w:tcPr>
            <w:tcW w:w="6936" w:type="dxa"/>
            <w:vAlign w:val="center"/>
          </w:tcPr>
          <w:p w14:paraId="3ED5C982" w14:textId="6A0BCC98" w:rsidR="008C2A32" w:rsidDel="006E5FF5" w:rsidRDefault="008C2A32">
            <w:pPr>
              <w:rPr>
                <w:del w:id="929" w:author="Alicia" w:date="2016-05-16T16:37:00Z"/>
                <w:rFonts w:ascii="Times New Roman" w:hAnsi="Times New Roman" w:cs="Times New Roman"/>
                <w:sz w:val="24"/>
                <w:szCs w:val="24"/>
                <w:lang w:val="en-US"/>
              </w:rPr>
              <w:pPrChange w:id="930" w:author="Alicia" w:date="2016-05-03T14:52:00Z">
                <w:pPr>
                  <w:spacing w:after="0" w:line="240" w:lineRule="auto"/>
                  <w:jc w:val="center"/>
                </w:pPr>
              </w:pPrChange>
            </w:pPr>
            <w:del w:id="931" w:author="Alicia" w:date="2016-05-16T16:37:00Z">
              <w:r w:rsidDel="006E5FF5">
                <w:rPr>
                  <w:rFonts w:ascii="Times New Roman" w:hAnsi="Times New Roman" w:cs="Times New Roman"/>
                  <w:noProof/>
                  <w:sz w:val="24"/>
                  <w:szCs w:val="24"/>
                  <w:lang w:eastAsia="es-ES"/>
                </w:rPr>
                <w:drawing>
                  <wp:inline distT="0" distB="0" distL="0" distR="0" wp14:anchorId="09282C9B" wp14:editId="6543E3A3">
                    <wp:extent cx="4257675" cy="20859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2AA04743" w14:textId="6EABAFC6" w:rsidR="008C2A32" w:rsidDel="006E5FF5" w:rsidRDefault="008C2A32">
            <w:pPr>
              <w:rPr>
                <w:del w:id="932" w:author="Alicia" w:date="2016-05-16T16:37:00Z"/>
                <w:rFonts w:ascii="Times New Roman" w:hAnsi="Times New Roman" w:cs="Times New Roman"/>
                <w:sz w:val="24"/>
                <w:szCs w:val="24"/>
                <w:lang w:val="en-US"/>
              </w:rPr>
              <w:pPrChange w:id="933" w:author="Alicia" w:date="2016-05-03T14:52:00Z">
                <w:pPr>
                  <w:spacing w:after="0" w:line="240" w:lineRule="auto"/>
                  <w:jc w:val="center"/>
                </w:pPr>
              </w:pPrChange>
            </w:pPr>
            <w:del w:id="934" w:author="Alicia" w:date="2016-05-16T16:37:00Z">
              <w:r w:rsidDel="006E5FF5">
                <w:rPr>
                  <w:rFonts w:ascii="Times New Roman" w:hAnsi="Times New Roman" w:cs="Times New Roman"/>
                  <w:noProof/>
                  <w:sz w:val="24"/>
                  <w:szCs w:val="24"/>
                  <w:lang w:eastAsia="es-ES"/>
                </w:rPr>
                <w:drawing>
                  <wp:inline distT="0" distB="0" distL="0" distR="0" wp14:anchorId="7880E04B" wp14:editId="032995A9">
                    <wp:extent cx="4257675" cy="20859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223E393A" w14:textId="38F4AEDD" w:rsidTr="00AD4822">
        <w:trPr>
          <w:del w:id="935" w:author="Alicia" w:date="2016-05-16T16:37:00Z"/>
        </w:trPr>
        <w:tc>
          <w:tcPr>
            <w:tcW w:w="770" w:type="dxa"/>
            <w:vAlign w:val="center"/>
          </w:tcPr>
          <w:p w14:paraId="18DEFEAB" w14:textId="019EB532" w:rsidR="008C2A32" w:rsidDel="006E5FF5" w:rsidRDefault="008C2A32">
            <w:pPr>
              <w:rPr>
                <w:del w:id="936" w:author="Alicia" w:date="2016-05-16T16:37:00Z"/>
                <w:rFonts w:ascii="Times New Roman" w:hAnsi="Times New Roman" w:cs="Times New Roman"/>
                <w:sz w:val="24"/>
                <w:szCs w:val="24"/>
                <w:lang w:val="en-US"/>
              </w:rPr>
              <w:pPrChange w:id="937" w:author="Alicia" w:date="2016-05-03T14:52:00Z">
                <w:pPr>
                  <w:spacing w:after="0" w:line="240" w:lineRule="auto"/>
                  <w:jc w:val="center"/>
                </w:pPr>
              </w:pPrChange>
            </w:pPr>
            <w:del w:id="938" w:author="Alicia" w:date="2016-05-16T16:37:00Z">
              <w:r w:rsidDel="006E5FF5">
                <w:rPr>
                  <w:rFonts w:ascii="Times New Roman" w:hAnsi="Times New Roman" w:cs="Times New Roman"/>
                  <w:sz w:val="24"/>
                  <w:szCs w:val="24"/>
                  <w:lang w:val="en-US"/>
                </w:rPr>
                <w:delText>B</w:delText>
              </w:r>
            </w:del>
          </w:p>
        </w:tc>
        <w:tc>
          <w:tcPr>
            <w:tcW w:w="6936" w:type="dxa"/>
            <w:vAlign w:val="center"/>
          </w:tcPr>
          <w:p w14:paraId="3DDCA30A" w14:textId="69F3524C" w:rsidR="008C2A32" w:rsidDel="006E5FF5" w:rsidRDefault="008C2A32">
            <w:pPr>
              <w:rPr>
                <w:del w:id="939" w:author="Alicia" w:date="2016-05-16T16:37:00Z"/>
                <w:rFonts w:ascii="Times New Roman" w:hAnsi="Times New Roman" w:cs="Times New Roman"/>
                <w:sz w:val="24"/>
                <w:szCs w:val="24"/>
                <w:lang w:val="en-US"/>
              </w:rPr>
              <w:pPrChange w:id="940" w:author="Alicia" w:date="2016-05-03T14:52:00Z">
                <w:pPr>
                  <w:spacing w:after="0" w:line="240" w:lineRule="auto"/>
                  <w:jc w:val="center"/>
                </w:pPr>
              </w:pPrChange>
            </w:pPr>
            <w:del w:id="941" w:author="Alicia" w:date="2016-05-16T16:37:00Z">
              <w:r w:rsidDel="006E5FF5">
                <w:rPr>
                  <w:rFonts w:ascii="Times New Roman" w:hAnsi="Times New Roman" w:cs="Times New Roman"/>
                  <w:noProof/>
                  <w:sz w:val="24"/>
                  <w:szCs w:val="24"/>
                  <w:lang w:eastAsia="es-ES"/>
                </w:rPr>
                <w:drawing>
                  <wp:inline distT="0" distB="0" distL="0" distR="0" wp14:anchorId="6D5F23F9" wp14:editId="75F3EE68">
                    <wp:extent cx="4257675" cy="20859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546783F5" w14:textId="0FD9FE12" w:rsidR="008C2A32" w:rsidDel="006E5FF5" w:rsidRDefault="008C2A32">
            <w:pPr>
              <w:rPr>
                <w:del w:id="942" w:author="Alicia" w:date="2016-05-16T16:37:00Z"/>
                <w:rFonts w:ascii="Times New Roman" w:hAnsi="Times New Roman" w:cs="Times New Roman"/>
                <w:sz w:val="24"/>
                <w:szCs w:val="24"/>
                <w:lang w:val="en-US"/>
              </w:rPr>
              <w:pPrChange w:id="943" w:author="Alicia" w:date="2016-05-03T14:52:00Z">
                <w:pPr>
                  <w:spacing w:after="0" w:line="240" w:lineRule="auto"/>
                  <w:jc w:val="center"/>
                </w:pPr>
              </w:pPrChange>
            </w:pPr>
            <w:del w:id="944" w:author="Alicia" w:date="2016-05-16T16:37:00Z">
              <w:r w:rsidDel="006E5FF5">
                <w:rPr>
                  <w:rFonts w:ascii="Times New Roman" w:hAnsi="Times New Roman" w:cs="Times New Roman"/>
                  <w:noProof/>
                  <w:sz w:val="24"/>
                  <w:szCs w:val="24"/>
                  <w:lang w:eastAsia="es-ES"/>
                </w:rPr>
                <w:drawing>
                  <wp:inline distT="0" distB="0" distL="0" distR="0" wp14:anchorId="2A0E12BB" wp14:editId="78F148A7">
                    <wp:extent cx="4257675" cy="20859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3FDDEBA6" w14:textId="5AA39A81" w:rsidTr="00AD4822">
        <w:trPr>
          <w:del w:id="945" w:author="Alicia" w:date="2016-05-16T16:37:00Z"/>
        </w:trPr>
        <w:tc>
          <w:tcPr>
            <w:tcW w:w="770" w:type="dxa"/>
            <w:vAlign w:val="center"/>
          </w:tcPr>
          <w:p w14:paraId="48263D23" w14:textId="1DE52237" w:rsidR="008C2A32" w:rsidDel="006E5FF5" w:rsidRDefault="008C2A32">
            <w:pPr>
              <w:rPr>
                <w:del w:id="946" w:author="Alicia" w:date="2016-05-16T16:37:00Z"/>
                <w:rFonts w:ascii="Times New Roman" w:hAnsi="Times New Roman" w:cs="Times New Roman"/>
                <w:sz w:val="24"/>
                <w:szCs w:val="24"/>
                <w:lang w:val="en-US"/>
              </w:rPr>
              <w:pPrChange w:id="947" w:author="Alicia" w:date="2016-05-03T14:52:00Z">
                <w:pPr>
                  <w:spacing w:after="0" w:line="240" w:lineRule="auto"/>
                  <w:jc w:val="center"/>
                </w:pPr>
              </w:pPrChange>
            </w:pPr>
            <w:del w:id="948" w:author="Alicia" w:date="2016-05-16T16:37:00Z">
              <w:r w:rsidDel="006E5FF5">
                <w:rPr>
                  <w:rFonts w:ascii="Times New Roman" w:hAnsi="Times New Roman" w:cs="Times New Roman"/>
                  <w:sz w:val="24"/>
                  <w:szCs w:val="24"/>
                  <w:lang w:val="en-US"/>
                </w:rPr>
                <w:delText>C</w:delText>
              </w:r>
            </w:del>
          </w:p>
        </w:tc>
        <w:tc>
          <w:tcPr>
            <w:tcW w:w="6936" w:type="dxa"/>
            <w:vAlign w:val="center"/>
          </w:tcPr>
          <w:p w14:paraId="7E044419" w14:textId="0DF79F63" w:rsidR="008C2A32" w:rsidDel="006E5FF5" w:rsidRDefault="008C2A32">
            <w:pPr>
              <w:rPr>
                <w:del w:id="949" w:author="Alicia" w:date="2016-05-16T16:37:00Z"/>
                <w:rFonts w:ascii="Times New Roman" w:hAnsi="Times New Roman" w:cs="Times New Roman"/>
                <w:sz w:val="24"/>
                <w:szCs w:val="24"/>
                <w:lang w:val="en-US"/>
              </w:rPr>
              <w:pPrChange w:id="950" w:author="Alicia" w:date="2016-05-03T14:52:00Z">
                <w:pPr>
                  <w:spacing w:after="0" w:line="240" w:lineRule="auto"/>
                  <w:jc w:val="center"/>
                </w:pPr>
              </w:pPrChange>
            </w:pPr>
            <w:del w:id="951" w:author="Alicia" w:date="2016-05-16T16:37:00Z">
              <w:r w:rsidDel="006E5FF5">
                <w:rPr>
                  <w:rFonts w:ascii="Times New Roman" w:hAnsi="Times New Roman" w:cs="Times New Roman"/>
                  <w:noProof/>
                  <w:sz w:val="24"/>
                  <w:szCs w:val="24"/>
                  <w:lang w:eastAsia="es-ES"/>
                </w:rPr>
                <w:drawing>
                  <wp:inline distT="0" distB="0" distL="0" distR="0" wp14:anchorId="5B7D1BC3" wp14:editId="699EF3A9">
                    <wp:extent cx="4257675" cy="20859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04B571DD" w14:textId="74181326" w:rsidR="008C2A32" w:rsidDel="006E5FF5" w:rsidRDefault="008C2A32">
            <w:pPr>
              <w:rPr>
                <w:del w:id="952" w:author="Alicia" w:date="2016-05-16T16:37:00Z"/>
                <w:rFonts w:ascii="Times New Roman" w:hAnsi="Times New Roman" w:cs="Times New Roman"/>
                <w:sz w:val="24"/>
                <w:szCs w:val="24"/>
                <w:lang w:val="en-US"/>
              </w:rPr>
              <w:pPrChange w:id="953" w:author="Alicia" w:date="2016-05-03T14:52:00Z">
                <w:pPr>
                  <w:spacing w:after="0" w:line="240" w:lineRule="auto"/>
                  <w:jc w:val="center"/>
                </w:pPr>
              </w:pPrChange>
            </w:pPr>
            <w:del w:id="954" w:author="Alicia" w:date="2016-05-16T16:37:00Z">
              <w:r w:rsidDel="006E5FF5">
                <w:rPr>
                  <w:rFonts w:ascii="Times New Roman" w:hAnsi="Times New Roman" w:cs="Times New Roman"/>
                  <w:noProof/>
                  <w:sz w:val="24"/>
                  <w:szCs w:val="24"/>
                  <w:lang w:eastAsia="es-ES"/>
                </w:rPr>
                <w:drawing>
                  <wp:inline distT="0" distB="0" distL="0" distR="0" wp14:anchorId="11F682D9" wp14:editId="39067A40">
                    <wp:extent cx="4257675" cy="20859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F08545C" w14:textId="1B28255B" w:rsidTr="00AD4822">
        <w:trPr>
          <w:del w:id="955" w:author="Alicia" w:date="2016-05-16T16:37:00Z"/>
        </w:trPr>
        <w:tc>
          <w:tcPr>
            <w:tcW w:w="770" w:type="dxa"/>
            <w:vAlign w:val="center"/>
          </w:tcPr>
          <w:p w14:paraId="3FA61A45" w14:textId="516B30E3" w:rsidR="008C2A32" w:rsidDel="006E5FF5" w:rsidRDefault="008C2A32">
            <w:pPr>
              <w:rPr>
                <w:del w:id="956" w:author="Alicia" w:date="2016-05-16T16:37:00Z"/>
                <w:rFonts w:ascii="Times New Roman" w:hAnsi="Times New Roman" w:cs="Times New Roman"/>
                <w:sz w:val="24"/>
                <w:szCs w:val="24"/>
                <w:lang w:val="en-US"/>
              </w:rPr>
              <w:pPrChange w:id="957" w:author="Alicia" w:date="2016-05-03T14:52:00Z">
                <w:pPr>
                  <w:spacing w:after="0" w:line="240" w:lineRule="auto"/>
                  <w:jc w:val="center"/>
                </w:pPr>
              </w:pPrChange>
            </w:pPr>
            <w:del w:id="958" w:author="Alicia" w:date="2016-05-16T16:37:00Z">
              <w:r w:rsidDel="006E5FF5">
                <w:rPr>
                  <w:rFonts w:ascii="Times New Roman" w:hAnsi="Times New Roman" w:cs="Times New Roman"/>
                  <w:sz w:val="24"/>
                  <w:szCs w:val="24"/>
                  <w:lang w:val="en-US"/>
                </w:rPr>
                <w:delText>D</w:delText>
              </w:r>
            </w:del>
          </w:p>
        </w:tc>
        <w:tc>
          <w:tcPr>
            <w:tcW w:w="6936" w:type="dxa"/>
            <w:vAlign w:val="center"/>
          </w:tcPr>
          <w:p w14:paraId="624A902C" w14:textId="183F4F21" w:rsidR="008C2A32" w:rsidDel="006E5FF5" w:rsidRDefault="008C2A32">
            <w:pPr>
              <w:rPr>
                <w:del w:id="959" w:author="Alicia" w:date="2016-05-16T16:37:00Z"/>
                <w:rFonts w:ascii="Times New Roman" w:hAnsi="Times New Roman" w:cs="Times New Roman"/>
                <w:sz w:val="24"/>
                <w:szCs w:val="24"/>
                <w:lang w:val="en-US"/>
              </w:rPr>
              <w:pPrChange w:id="960" w:author="Alicia" w:date="2016-05-03T14:52:00Z">
                <w:pPr>
                  <w:spacing w:after="0" w:line="240" w:lineRule="auto"/>
                  <w:jc w:val="center"/>
                </w:pPr>
              </w:pPrChange>
            </w:pPr>
          </w:p>
        </w:tc>
        <w:tc>
          <w:tcPr>
            <w:tcW w:w="6936" w:type="dxa"/>
            <w:vAlign w:val="center"/>
          </w:tcPr>
          <w:p w14:paraId="6189D048" w14:textId="4B912AEA" w:rsidR="008C2A32" w:rsidDel="006E5FF5" w:rsidRDefault="008C2A32">
            <w:pPr>
              <w:rPr>
                <w:del w:id="961" w:author="Alicia" w:date="2016-05-16T16:37:00Z"/>
                <w:rFonts w:ascii="Times New Roman" w:hAnsi="Times New Roman" w:cs="Times New Roman"/>
                <w:sz w:val="24"/>
                <w:szCs w:val="24"/>
                <w:lang w:val="en-US"/>
              </w:rPr>
              <w:pPrChange w:id="962" w:author="Alicia" w:date="2016-05-03T14:52:00Z">
                <w:pPr>
                  <w:spacing w:after="0" w:line="240" w:lineRule="auto"/>
                  <w:jc w:val="center"/>
                </w:pPr>
              </w:pPrChange>
            </w:pPr>
            <w:del w:id="963" w:author="Alicia" w:date="2016-05-16T16:37:00Z">
              <w:r w:rsidDel="006E5FF5">
                <w:rPr>
                  <w:rFonts w:ascii="Times New Roman" w:hAnsi="Times New Roman" w:cs="Times New Roman"/>
                  <w:noProof/>
                  <w:sz w:val="24"/>
                  <w:szCs w:val="24"/>
                  <w:lang w:eastAsia="es-ES"/>
                </w:rPr>
                <w:drawing>
                  <wp:inline distT="0" distB="0" distL="0" distR="0" wp14:anchorId="488CC4AA" wp14:editId="5B61784F">
                    <wp:extent cx="4257675" cy="20859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164D7E04" w14:textId="0D646417" w:rsidTr="00AD4822">
        <w:trPr>
          <w:del w:id="964" w:author="Alicia" w:date="2016-05-16T16:37:00Z"/>
        </w:trPr>
        <w:tc>
          <w:tcPr>
            <w:tcW w:w="770" w:type="dxa"/>
            <w:vAlign w:val="center"/>
          </w:tcPr>
          <w:p w14:paraId="7D995770" w14:textId="6E2DDF6F" w:rsidR="008C2A32" w:rsidDel="006E5FF5" w:rsidRDefault="008C2A32">
            <w:pPr>
              <w:rPr>
                <w:del w:id="965" w:author="Alicia" w:date="2016-05-16T16:37:00Z"/>
                <w:rFonts w:ascii="Times New Roman" w:hAnsi="Times New Roman" w:cs="Times New Roman"/>
                <w:sz w:val="24"/>
                <w:szCs w:val="24"/>
                <w:lang w:val="en-US"/>
              </w:rPr>
              <w:pPrChange w:id="966" w:author="Alicia" w:date="2016-05-03T14:52:00Z">
                <w:pPr>
                  <w:spacing w:after="0" w:line="240" w:lineRule="auto"/>
                  <w:jc w:val="center"/>
                </w:pPr>
              </w:pPrChange>
            </w:pPr>
            <w:del w:id="967" w:author="Alicia" w:date="2016-05-16T16:37:00Z">
              <w:r w:rsidDel="006E5FF5">
                <w:rPr>
                  <w:rFonts w:ascii="Times New Roman" w:hAnsi="Times New Roman" w:cs="Times New Roman"/>
                  <w:sz w:val="24"/>
                  <w:szCs w:val="24"/>
                  <w:lang w:val="en-US"/>
                </w:rPr>
                <w:delText>E</w:delText>
              </w:r>
            </w:del>
          </w:p>
        </w:tc>
        <w:tc>
          <w:tcPr>
            <w:tcW w:w="6936" w:type="dxa"/>
            <w:vAlign w:val="center"/>
          </w:tcPr>
          <w:p w14:paraId="7EBC5400" w14:textId="1A0B4FA4" w:rsidR="008C2A32" w:rsidDel="006E5FF5" w:rsidRDefault="008C2A32">
            <w:pPr>
              <w:rPr>
                <w:del w:id="968" w:author="Alicia" w:date="2016-05-16T16:37:00Z"/>
                <w:rFonts w:ascii="Times New Roman" w:hAnsi="Times New Roman" w:cs="Times New Roman"/>
                <w:sz w:val="24"/>
                <w:szCs w:val="24"/>
                <w:lang w:val="en-US"/>
              </w:rPr>
              <w:pPrChange w:id="969" w:author="Alicia" w:date="2016-05-03T14:52:00Z">
                <w:pPr>
                  <w:spacing w:after="0" w:line="240" w:lineRule="auto"/>
                  <w:jc w:val="center"/>
                </w:pPr>
              </w:pPrChange>
            </w:pPr>
            <w:del w:id="970" w:author="Alicia" w:date="2016-05-16T16:37:00Z">
              <w:r w:rsidDel="006E5FF5">
                <w:rPr>
                  <w:rFonts w:ascii="Times New Roman" w:hAnsi="Times New Roman" w:cs="Times New Roman"/>
                  <w:noProof/>
                  <w:sz w:val="24"/>
                  <w:szCs w:val="24"/>
                  <w:lang w:eastAsia="es-ES"/>
                </w:rPr>
                <w:drawing>
                  <wp:inline distT="0" distB="0" distL="0" distR="0" wp14:anchorId="455164A3" wp14:editId="5E8E974E">
                    <wp:extent cx="4257675" cy="20859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19EF8EFF" w14:textId="3D51FD04" w:rsidR="008C2A32" w:rsidDel="006E5FF5" w:rsidRDefault="008C2A32">
            <w:pPr>
              <w:rPr>
                <w:del w:id="971" w:author="Alicia" w:date="2016-05-16T16:37:00Z"/>
                <w:rFonts w:ascii="Times New Roman" w:hAnsi="Times New Roman" w:cs="Times New Roman"/>
                <w:sz w:val="24"/>
                <w:szCs w:val="24"/>
                <w:lang w:val="en-US"/>
              </w:rPr>
              <w:pPrChange w:id="972" w:author="Alicia" w:date="2016-05-03T14:52:00Z">
                <w:pPr>
                  <w:spacing w:after="0" w:line="240" w:lineRule="auto"/>
                  <w:jc w:val="center"/>
                </w:pPr>
              </w:pPrChange>
            </w:pPr>
            <w:del w:id="973" w:author="Alicia" w:date="2016-05-16T16:37:00Z">
              <w:r w:rsidDel="006E5FF5">
                <w:rPr>
                  <w:rFonts w:ascii="Times New Roman" w:hAnsi="Times New Roman" w:cs="Times New Roman"/>
                  <w:noProof/>
                  <w:sz w:val="24"/>
                  <w:szCs w:val="24"/>
                  <w:lang w:eastAsia="es-ES"/>
                </w:rPr>
                <w:drawing>
                  <wp:inline distT="0" distB="0" distL="0" distR="0" wp14:anchorId="1F4F803A" wp14:editId="47F6F255">
                    <wp:extent cx="4257675" cy="20859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14AE030B" w14:textId="3D04EB81" w:rsidTr="00AD4822">
        <w:trPr>
          <w:del w:id="974" w:author="Alicia" w:date="2016-05-16T16:37:00Z"/>
        </w:trPr>
        <w:tc>
          <w:tcPr>
            <w:tcW w:w="770" w:type="dxa"/>
            <w:vAlign w:val="center"/>
          </w:tcPr>
          <w:p w14:paraId="35E82DD4" w14:textId="5F606D77" w:rsidR="008C2A32" w:rsidDel="006E5FF5" w:rsidRDefault="008C2A32">
            <w:pPr>
              <w:rPr>
                <w:del w:id="975" w:author="Alicia" w:date="2016-05-16T16:37:00Z"/>
                <w:rFonts w:ascii="Times New Roman" w:hAnsi="Times New Roman" w:cs="Times New Roman"/>
                <w:sz w:val="24"/>
                <w:szCs w:val="24"/>
                <w:lang w:val="en-US"/>
              </w:rPr>
              <w:pPrChange w:id="976" w:author="Alicia" w:date="2016-05-03T14:52:00Z">
                <w:pPr>
                  <w:spacing w:after="0" w:line="240" w:lineRule="auto"/>
                  <w:jc w:val="center"/>
                </w:pPr>
              </w:pPrChange>
            </w:pPr>
            <w:del w:id="977" w:author="Alicia" w:date="2016-05-16T16:37:00Z">
              <w:r w:rsidDel="006E5FF5">
                <w:rPr>
                  <w:rFonts w:ascii="Times New Roman" w:hAnsi="Times New Roman" w:cs="Times New Roman"/>
                  <w:sz w:val="24"/>
                  <w:szCs w:val="24"/>
                  <w:lang w:val="en-US"/>
                </w:rPr>
                <w:delText>F</w:delText>
              </w:r>
            </w:del>
          </w:p>
        </w:tc>
        <w:tc>
          <w:tcPr>
            <w:tcW w:w="6936" w:type="dxa"/>
            <w:vAlign w:val="center"/>
          </w:tcPr>
          <w:p w14:paraId="2732F7B5" w14:textId="6E0F3626" w:rsidR="008C2A32" w:rsidDel="006E5FF5" w:rsidRDefault="008C2A32">
            <w:pPr>
              <w:rPr>
                <w:del w:id="978" w:author="Alicia" w:date="2016-05-16T16:37:00Z"/>
                <w:rFonts w:ascii="Times New Roman" w:hAnsi="Times New Roman" w:cs="Times New Roman"/>
                <w:sz w:val="24"/>
                <w:szCs w:val="24"/>
                <w:lang w:val="en-US"/>
              </w:rPr>
              <w:pPrChange w:id="979" w:author="Alicia" w:date="2016-05-03T14:52:00Z">
                <w:pPr>
                  <w:spacing w:after="0" w:line="240" w:lineRule="auto"/>
                  <w:jc w:val="center"/>
                </w:pPr>
              </w:pPrChange>
            </w:pPr>
            <w:del w:id="980" w:author="Alicia" w:date="2016-05-16T16:37:00Z">
              <w:r w:rsidDel="006E5FF5">
                <w:rPr>
                  <w:rFonts w:ascii="Times New Roman" w:hAnsi="Times New Roman" w:cs="Times New Roman"/>
                  <w:noProof/>
                  <w:sz w:val="24"/>
                  <w:szCs w:val="24"/>
                  <w:lang w:eastAsia="es-ES"/>
                </w:rPr>
                <w:drawing>
                  <wp:inline distT="0" distB="0" distL="0" distR="0" wp14:anchorId="67BB88BC" wp14:editId="207976AE">
                    <wp:extent cx="4257675" cy="20859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69559E7D" w14:textId="2691A8C9" w:rsidR="008C2A32" w:rsidDel="006E5FF5" w:rsidRDefault="008C2A32">
            <w:pPr>
              <w:rPr>
                <w:del w:id="981" w:author="Alicia" w:date="2016-05-16T16:37:00Z"/>
                <w:rFonts w:ascii="Times New Roman" w:hAnsi="Times New Roman" w:cs="Times New Roman"/>
                <w:sz w:val="24"/>
                <w:szCs w:val="24"/>
                <w:lang w:val="en-US"/>
              </w:rPr>
              <w:pPrChange w:id="982" w:author="Alicia" w:date="2016-05-03T14:52:00Z">
                <w:pPr>
                  <w:spacing w:after="0" w:line="240" w:lineRule="auto"/>
                  <w:jc w:val="center"/>
                </w:pPr>
              </w:pPrChange>
            </w:pPr>
            <w:del w:id="983" w:author="Alicia" w:date="2016-05-16T16:37:00Z">
              <w:r w:rsidDel="006E5FF5">
                <w:rPr>
                  <w:rFonts w:ascii="Times New Roman" w:hAnsi="Times New Roman" w:cs="Times New Roman"/>
                  <w:noProof/>
                  <w:sz w:val="24"/>
                  <w:szCs w:val="24"/>
                  <w:lang w:eastAsia="es-ES"/>
                </w:rPr>
                <w:drawing>
                  <wp:inline distT="0" distB="0" distL="0" distR="0" wp14:anchorId="6ECAB7A4" wp14:editId="71F404E3">
                    <wp:extent cx="4257675" cy="20859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3BCF8C32" w14:textId="0D6EDFDD" w:rsidTr="00AD4822">
        <w:trPr>
          <w:del w:id="984" w:author="Alicia" w:date="2016-05-16T16:37:00Z"/>
        </w:trPr>
        <w:tc>
          <w:tcPr>
            <w:tcW w:w="770" w:type="dxa"/>
            <w:vAlign w:val="center"/>
          </w:tcPr>
          <w:p w14:paraId="72B78A78" w14:textId="00CB8E75" w:rsidR="008C2A32" w:rsidDel="006E5FF5" w:rsidRDefault="008C2A32">
            <w:pPr>
              <w:rPr>
                <w:del w:id="985" w:author="Alicia" w:date="2016-05-16T16:37:00Z"/>
                <w:rFonts w:ascii="Times New Roman" w:hAnsi="Times New Roman" w:cs="Times New Roman"/>
                <w:sz w:val="24"/>
                <w:szCs w:val="24"/>
                <w:lang w:val="en-US"/>
              </w:rPr>
              <w:pPrChange w:id="986" w:author="Alicia" w:date="2016-05-03T14:52:00Z">
                <w:pPr>
                  <w:spacing w:after="0" w:line="240" w:lineRule="auto"/>
                  <w:jc w:val="center"/>
                </w:pPr>
              </w:pPrChange>
            </w:pPr>
            <w:del w:id="987" w:author="Alicia" w:date="2016-05-16T16:37:00Z">
              <w:r w:rsidDel="006E5FF5">
                <w:rPr>
                  <w:rFonts w:ascii="Times New Roman" w:hAnsi="Times New Roman" w:cs="Times New Roman"/>
                  <w:sz w:val="24"/>
                  <w:szCs w:val="24"/>
                  <w:lang w:val="en-US"/>
                </w:rPr>
                <w:delText>G</w:delText>
              </w:r>
            </w:del>
          </w:p>
        </w:tc>
        <w:tc>
          <w:tcPr>
            <w:tcW w:w="6936" w:type="dxa"/>
            <w:vAlign w:val="center"/>
          </w:tcPr>
          <w:p w14:paraId="064816C2" w14:textId="4950D61C" w:rsidR="008C2A32" w:rsidDel="006E5FF5" w:rsidRDefault="008C2A32">
            <w:pPr>
              <w:rPr>
                <w:del w:id="988" w:author="Alicia" w:date="2016-05-16T16:37:00Z"/>
                <w:rFonts w:ascii="Times New Roman" w:hAnsi="Times New Roman" w:cs="Times New Roman"/>
                <w:sz w:val="24"/>
                <w:szCs w:val="24"/>
                <w:lang w:val="en-US"/>
              </w:rPr>
              <w:pPrChange w:id="989" w:author="Alicia" w:date="2016-05-03T14:52:00Z">
                <w:pPr>
                  <w:spacing w:after="0" w:line="240" w:lineRule="auto"/>
                  <w:jc w:val="center"/>
                </w:pPr>
              </w:pPrChange>
            </w:pPr>
            <w:del w:id="990" w:author="Alicia" w:date="2016-05-16T16:37:00Z">
              <w:r w:rsidDel="006E5FF5">
                <w:rPr>
                  <w:rFonts w:ascii="Times New Roman" w:hAnsi="Times New Roman" w:cs="Times New Roman"/>
                  <w:noProof/>
                  <w:sz w:val="24"/>
                  <w:szCs w:val="24"/>
                  <w:lang w:eastAsia="es-ES"/>
                </w:rPr>
                <w:drawing>
                  <wp:inline distT="0" distB="0" distL="0" distR="0" wp14:anchorId="396C717A" wp14:editId="104A1649">
                    <wp:extent cx="4257675" cy="20859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169DB904" w14:textId="61081086" w:rsidR="008C2A32" w:rsidDel="006E5FF5" w:rsidRDefault="008C2A32">
            <w:pPr>
              <w:rPr>
                <w:del w:id="991" w:author="Alicia" w:date="2016-05-16T16:37:00Z"/>
                <w:rFonts w:ascii="Times New Roman" w:hAnsi="Times New Roman" w:cs="Times New Roman"/>
                <w:sz w:val="24"/>
                <w:szCs w:val="24"/>
                <w:lang w:val="en-US"/>
              </w:rPr>
              <w:pPrChange w:id="992" w:author="Alicia" w:date="2016-05-03T14:52:00Z">
                <w:pPr>
                  <w:spacing w:after="0" w:line="240" w:lineRule="auto"/>
                  <w:jc w:val="center"/>
                </w:pPr>
              </w:pPrChange>
            </w:pPr>
            <w:del w:id="993" w:author="Alicia" w:date="2016-05-16T16:37:00Z">
              <w:r w:rsidDel="006E5FF5">
                <w:rPr>
                  <w:rFonts w:ascii="Times New Roman" w:hAnsi="Times New Roman" w:cs="Times New Roman"/>
                  <w:noProof/>
                  <w:sz w:val="24"/>
                  <w:szCs w:val="24"/>
                  <w:lang w:eastAsia="es-ES"/>
                </w:rPr>
                <w:drawing>
                  <wp:inline distT="0" distB="0" distL="0" distR="0" wp14:anchorId="0545B482" wp14:editId="5E2A855D">
                    <wp:extent cx="4257675" cy="20859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02D7658F" w14:textId="609AB7F7" w:rsidTr="00AD4822">
        <w:trPr>
          <w:del w:id="994" w:author="Alicia" w:date="2016-05-16T16:37:00Z"/>
        </w:trPr>
        <w:tc>
          <w:tcPr>
            <w:tcW w:w="770" w:type="dxa"/>
            <w:vAlign w:val="center"/>
          </w:tcPr>
          <w:p w14:paraId="2442276B" w14:textId="718EEC6F" w:rsidR="008C2A32" w:rsidDel="006E5FF5" w:rsidRDefault="008C2A32">
            <w:pPr>
              <w:rPr>
                <w:del w:id="995" w:author="Alicia" w:date="2016-05-16T16:37:00Z"/>
                <w:rFonts w:ascii="Times New Roman" w:hAnsi="Times New Roman" w:cs="Times New Roman"/>
                <w:sz w:val="24"/>
                <w:szCs w:val="24"/>
                <w:lang w:val="en-US"/>
              </w:rPr>
              <w:pPrChange w:id="996" w:author="Alicia" w:date="2016-05-03T14:52:00Z">
                <w:pPr>
                  <w:spacing w:after="0" w:line="240" w:lineRule="auto"/>
                  <w:jc w:val="center"/>
                </w:pPr>
              </w:pPrChange>
            </w:pPr>
            <w:del w:id="997" w:author="Alicia" w:date="2016-05-16T16:37:00Z">
              <w:r w:rsidDel="006E5FF5">
                <w:rPr>
                  <w:rFonts w:ascii="Times New Roman" w:hAnsi="Times New Roman" w:cs="Times New Roman"/>
                  <w:sz w:val="24"/>
                  <w:szCs w:val="24"/>
                  <w:lang w:val="en-US"/>
                </w:rPr>
                <w:delText>H</w:delText>
              </w:r>
            </w:del>
          </w:p>
        </w:tc>
        <w:tc>
          <w:tcPr>
            <w:tcW w:w="6936" w:type="dxa"/>
            <w:vAlign w:val="center"/>
          </w:tcPr>
          <w:p w14:paraId="18EEF1C4" w14:textId="1D75466E" w:rsidR="008C2A32" w:rsidDel="006E5FF5" w:rsidRDefault="008C2A32">
            <w:pPr>
              <w:rPr>
                <w:del w:id="998" w:author="Alicia" w:date="2016-05-16T16:37:00Z"/>
                <w:rFonts w:ascii="Times New Roman" w:hAnsi="Times New Roman" w:cs="Times New Roman"/>
                <w:sz w:val="24"/>
                <w:szCs w:val="24"/>
                <w:lang w:val="en-US"/>
              </w:rPr>
              <w:pPrChange w:id="999" w:author="Alicia" w:date="2016-05-03T14:52:00Z">
                <w:pPr>
                  <w:spacing w:after="0" w:line="240" w:lineRule="auto"/>
                  <w:jc w:val="center"/>
                </w:pPr>
              </w:pPrChange>
            </w:pPr>
            <w:del w:id="1000" w:author="Alicia" w:date="2016-05-16T16:37:00Z">
              <w:r w:rsidDel="006E5FF5">
                <w:rPr>
                  <w:rFonts w:ascii="Times New Roman" w:hAnsi="Times New Roman" w:cs="Times New Roman"/>
                  <w:noProof/>
                  <w:sz w:val="24"/>
                  <w:szCs w:val="24"/>
                  <w:lang w:eastAsia="es-ES"/>
                </w:rPr>
                <w:drawing>
                  <wp:inline distT="0" distB="0" distL="0" distR="0" wp14:anchorId="204B2C16" wp14:editId="7EE6FFA9">
                    <wp:extent cx="4257675" cy="20859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21BDA108" w14:textId="3DF44F80" w:rsidR="008C2A32" w:rsidDel="006E5FF5" w:rsidRDefault="008C2A32">
            <w:pPr>
              <w:rPr>
                <w:del w:id="1001" w:author="Alicia" w:date="2016-05-16T16:37:00Z"/>
                <w:rFonts w:ascii="Times New Roman" w:hAnsi="Times New Roman" w:cs="Times New Roman"/>
                <w:sz w:val="24"/>
                <w:szCs w:val="24"/>
                <w:lang w:val="en-US"/>
              </w:rPr>
              <w:pPrChange w:id="1002" w:author="Alicia" w:date="2016-05-03T14:52:00Z">
                <w:pPr>
                  <w:spacing w:after="0" w:line="240" w:lineRule="auto"/>
                  <w:jc w:val="center"/>
                </w:pPr>
              </w:pPrChange>
            </w:pPr>
            <w:del w:id="1003" w:author="Alicia" w:date="2016-05-16T16:37:00Z">
              <w:r w:rsidDel="006E5FF5">
                <w:rPr>
                  <w:rFonts w:ascii="Times New Roman" w:hAnsi="Times New Roman" w:cs="Times New Roman"/>
                  <w:noProof/>
                  <w:sz w:val="24"/>
                  <w:szCs w:val="24"/>
                  <w:lang w:eastAsia="es-ES"/>
                </w:rPr>
                <w:drawing>
                  <wp:inline distT="0" distB="0" distL="0" distR="0" wp14:anchorId="7EEAF505" wp14:editId="16C6C01F">
                    <wp:extent cx="4257675" cy="20859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2C13BDB4" w14:textId="5C258715" w:rsidTr="00AD4822">
        <w:trPr>
          <w:del w:id="1004" w:author="Alicia" w:date="2016-05-16T16:37:00Z"/>
        </w:trPr>
        <w:tc>
          <w:tcPr>
            <w:tcW w:w="770" w:type="dxa"/>
            <w:vAlign w:val="center"/>
          </w:tcPr>
          <w:p w14:paraId="1C5FD487" w14:textId="2A907019" w:rsidR="008C2A32" w:rsidDel="006E5FF5" w:rsidRDefault="008C2A32">
            <w:pPr>
              <w:rPr>
                <w:del w:id="1005" w:author="Alicia" w:date="2016-05-16T16:37:00Z"/>
                <w:rFonts w:ascii="Times New Roman" w:hAnsi="Times New Roman" w:cs="Times New Roman"/>
                <w:sz w:val="24"/>
                <w:szCs w:val="24"/>
                <w:lang w:val="en-US"/>
              </w:rPr>
              <w:pPrChange w:id="1006" w:author="Alicia" w:date="2016-05-03T14:52:00Z">
                <w:pPr>
                  <w:spacing w:after="0" w:line="240" w:lineRule="auto"/>
                  <w:jc w:val="center"/>
                </w:pPr>
              </w:pPrChange>
            </w:pPr>
            <w:del w:id="1007" w:author="Alicia" w:date="2016-05-16T16:37:00Z">
              <w:r w:rsidDel="006E5FF5">
                <w:rPr>
                  <w:rFonts w:ascii="Times New Roman" w:hAnsi="Times New Roman" w:cs="Times New Roman"/>
                  <w:sz w:val="24"/>
                  <w:szCs w:val="24"/>
                  <w:lang w:val="en-US"/>
                </w:rPr>
                <w:delText>I</w:delText>
              </w:r>
            </w:del>
          </w:p>
        </w:tc>
        <w:tc>
          <w:tcPr>
            <w:tcW w:w="6936" w:type="dxa"/>
            <w:vAlign w:val="center"/>
          </w:tcPr>
          <w:p w14:paraId="2368EDA7" w14:textId="03D9C32E" w:rsidR="008C2A32" w:rsidDel="006E5FF5" w:rsidRDefault="008C2A32">
            <w:pPr>
              <w:rPr>
                <w:del w:id="1008" w:author="Alicia" w:date="2016-05-16T16:37:00Z"/>
                <w:rFonts w:ascii="Times New Roman" w:hAnsi="Times New Roman" w:cs="Times New Roman"/>
                <w:sz w:val="24"/>
                <w:szCs w:val="24"/>
                <w:lang w:val="en-US"/>
              </w:rPr>
              <w:pPrChange w:id="1009" w:author="Alicia" w:date="2016-05-03T14:52:00Z">
                <w:pPr>
                  <w:spacing w:after="0" w:line="240" w:lineRule="auto"/>
                  <w:jc w:val="center"/>
                </w:pPr>
              </w:pPrChange>
            </w:pPr>
            <w:del w:id="1010" w:author="Alicia" w:date="2016-05-16T16:37:00Z">
              <w:r w:rsidDel="006E5FF5">
                <w:rPr>
                  <w:rFonts w:ascii="Times New Roman" w:hAnsi="Times New Roman" w:cs="Times New Roman"/>
                  <w:noProof/>
                  <w:sz w:val="24"/>
                  <w:szCs w:val="24"/>
                  <w:lang w:eastAsia="es-ES"/>
                </w:rPr>
                <w:drawing>
                  <wp:inline distT="0" distB="0" distL="0" distR="0" wp14:anchorId="61C5301D" wp14:editId="64D3B3FB">
                    <wp:extent cx="4257675" cy="20859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0B71E967" w14:textId="20579CC2" w:rsidR="008C2A32" w:rsidDel="006E5FF5" w:rsidRDefault="008C2A32">
            <w:pPr>
              <w:rPr>
                <w:del w:id="1011" w:author="Alicia" w:date="2016-05-16T16:37:00Z"/>
                <w:rFonts w:ascii="Times New Roman" w:hAnsi="Times New Roman" w:cs="Times New Roman"/>
                <w:sz w:val="24"/>
                <w:szCs w:val="24"/>
                <w:lang w:val="en-US"/>
              </w:rPr>
              <w:pPrChange w:id="1012" w:author="Alicia" w:date="2016-05-03T14:52:00Z">
                <w:pPr>
                  <w:spacing w:after="0" w:line="240" w:lineRule="auto"/>
                  <w:jc w:val="center"/>
                </w:pPr>
              </w:pPrChange>
            </w:pPr>
            <w:del w:id="1013" w:author="Alicia" w:date="2016-05-16T16:37:00Z">
              <w:r w:rsidDel="006E5FF5">
                <w:rPr>
                  <w:rFonts w:ascii="Times New Roman" w:hAnsi="Times New Roman" w:cs="Times New Roman"/>
                  <w:noProof/>
                  <w:sz w:val="24"/>
                  <w:szCs w:val="24"/>
                  <w:lang w:eastAsia="es-ES"/>
                </w:rPr>
                <w:drawing>
                  <wp:inline distT="0" distB="0" distL="0" distR="0" wp14:anchorId="28AC9028" wp14:editId="7F231E8D">
                    <wp:extent cx="4257675" cy="20859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3953978" w14:textId="50B114A1" w:rsidTr="00AD4822">
        <w:trPr>
          <w:del w:id="1014" w:author="Alicia" w:date="2016-05-16T16:37:00Z"/>
        </w:trPr>
        <w:tc>
          <w:tcPr>
            <w:tcW w:w="770" w:type="dxa"/>
            <w:vAlign w:val="center"/>
          </w:tcPr>
          <w:p w14:paraId="0C617F74" w14:textId="26BC0AD8" w:rsidR="008C2A32" w:rsidDel="006E5FF5" w:rsidRDefault="008C2A32">
            <w:pPr>
              <w:rPr>
                <w:del w:id="1015" w:author="Alicia" w:date="2016-05-16T16:37:00Z"/>
                <w:rFonts w:ascii="Times New Roman" w:hAnsi="Times New Roman" w:cs="Times New Roman"/>
                <w:sz w:val="24"/>
                <w:szCs w:val="24"/>
                <w:lang w:val="en-US"/>
              </w:rPr>
              <w:pPrChange w:id="1016" w:author="Alicia" w:date="2016-05-03T14:52:00Z">
                <w:pPr>
                  <w:spacing w:after="0" w:line="240" w:lineRule="auto"/>
                  <w:jc w:val="center"/>
                </w:pPr>
              </w:pPrChange>
            </w:pPr>
            <w:del w:id="1017" w:author="Alicia" w:date="2016-05-16T16:37:00Z">
              <w:r w:rsidDel="006E5FF5">
                <w:rPr>
                  <w:rFonts w:ascii="Times New Roman" w:hAnsi="Times New Roman" w:cs="Times New Roman"/>
                  <w:sz w:val="24"/>
                  <w:szCs w:val="24"/>
                  <w:lang w:val="en-US"/>
                </w:rPr>
                <w:delText>J</w:delText>
              </w:r>
            </w:del>
          </w:p>
        </w:tc>
        <w:tc>
          <w:tcPr>
            <w:tcW w:w="6936" w:type="dxa"/>
            <w:vAlign w:val="center"/>
          </w:tcPr>
          <w:p w14:paraId="13634F8C" w14:textId="621B6E8B" w:rsidR="008C2A32" w:rsidDel="006E5FF5" w:rsidRDefault="008C2A32">
            <w:pPr>
              <w:rPr>
                <w:del w:id="1018" w:author="Alicia" w:date="2016-05-16T16:37:00Z"/>
                <w:rFonts w:ascii="Times New Roman" w:hAnsi="Times New Roman" w:cs="Times New Roman"/>
                <w:sz w:val="24"/>
                <w:szCs w:val="24"/>
                <w:lang w:val="en-US"/>
              </w:rPr>
              <w:pPrChange w:id="1019" w:author="Alicia" w:date="2016-05-03T14:52:00Z">
                <w:pPr>
                  <w:spacing w:after="0" w:line="240" w:lineRule="auto"/>
                  <w:jc w:val="center"/>
                </w:pPr>
              </w:pPrChange>
            </w:pPr>
            <w:del w:id="1020" w:author="Alicia" w:date="2016-05-16T16:37:00Z">
              <w:r w:rsidDel="006E5FF5">
                <w:rPr>
                  <w:rFonts w:ascii="Times New Roman" w:hAnsi="Times New Roman" w:cs="Times New Roman"/>
                  <w:noProof/>
                  <w:sz w:val="24"/>
                  <w:szCs w:val="24"/>
                  <w:lang w:eastAsia="es-ES"/>
                </w:rPr>
                <w:drawing>
                  <wp:inline distT="0" distB="0" distL="0" distR="0" wp14:anchorId="01580721" wp14:editId="291632DD">
                    <wp:extent cx="4257675" cy="20859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63EF6F7F" w14:textId="54335783" w:rsidR="008C2A32" w:rsidDel="006E5FF5" w:rsidRDefault="008C2A32">
            <w:pPr>
              <w:rPr>
                <w:del w:id="1021" w:author="Alicia" w:date="2016-05-16T16:37:00Z"/>
                <w:rFonts w:ascii="Times New Roman" w:hAnsi="Times New Roman" w:cs="Times New Roman"/>
                <w:sz w:val="24"/>
                <w:szCs w:val="24"/>
                <w:lang w:val="en-US"/>
              </w:rPr>
              <w:pPrChange w:id="1022" w:author="Alicia" w:date="2016-05-03T14:52:00Z">
                <w:pPr>
                  <w:spacing w:after="0" w:line="240" w:lineRule="auto"/>
                  <w:jc w:val="center"/>
                </w:pPr>
              </w:pPrChange>
            </w:pPr>
            <w:del w:id="1023" w:author="Alicia" w:date="2016-05-16T16:37:00Z">
              <w:r w:rsidDel="006E5FF5">
                <w:rPr>
                  <w:rFonts w:ascii="Times New Roman" w:hAnsi="Times New Roman" w:cs="Times New Roman"/>
                  <w:noProof/>
                  <w:sz w:val="24"/>
                  <w:szCs w:val="24"/>
                  <w:lang w:eastAsia="es-ES"/>
                </w:rPr>
                <w:drawing>
                  <wp:inline distT="0" distB="0" distL="0" distR="0" wp14:anchorId="53AA12C4" wp14:editId="3E9EBD50">
                    <wp:extent cx="4257675" cy="20859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BF472DE" w14:textId="348B9548" w:rsidTr="00AD4822">
        <w:trPr>
          <w:del w:id="1024" w:author="Alicia" w:date="2016-05-16T16:37:00Z"/>
        </w:trPr>
        <w:tc>
          <w:tcPr>
            <w:tcW w:w="770" w:type="dxa"/>
            <w:vAlign w:val="center"/>
          </w:tcPr>
          <w:p w14:paraId="3ECAA4BC" w14:textId="34714EBD" w:rsidR="008C2A32" w:rsidDel="006E5FF5" w:rsidRDefault="008C2A32">
            <w:pPr>
              <w:rPr>
                <w:del w:id="1025" w:author="Alicia" w:date="2016-05-16T16:37:00Z"/>
                <w:rFonts w:ascii="Times New Roman" w:hAnsi="Times New Roman" w:cs="Times New Roman"/>
                <w:sz w:val="24"/>
                <w:szCs w:val="24"/>
                <w:lang w:val="en-US"/>
              </w:rPr>
              <w:pPrChange w:id="1026" w:author="Alicia" w:date="2016-05-03T14:52:00Z">
                <w:pPr>
                  <w:spacing w:after="0" w:line="240" w:lineRule="auto"/>
                  <w:jc w:val="center"/>
                </w:pPr>
              </w:pPrChange>
            </w:pPr>
            <w:del w:id="1027" w:author="Alicia" w:date="2016-05-16T16:37:00Z">
              <w:r w:rsidDel="006E5FF5">
                <w:rPr>
                  <w:rFonts w:ascii="Times New Roman" w:hAnsi="Times New Roman" w:cs="Times New Roman"/>
                  <w:sz w:val="24"/>
                  <w:szCs w:val="24"/>
                  <w:lang w:val="en-US"/>
                </w:rPr>
                <w:delText>K</w:delText>
              </w:r>
            </w:del>
          </w:p>
        </w:tc>
        <w:tc>
          <w:tcPr>
            <w:tcW w:w="6936" w:type="dxa"/>
            <w:vAlign w:val="center"/>
          </w:tcPr>
          <w:p w14:paraId="7F1E88C0" w14:textId="18AB16E3" w:rsidR="008C2A32" w:rsidDel="006E5FF5" w:rsidRDefault="008C2A32">
            <w:pPr>
              <w:rPr>
                <w:del w:id="1028" w:author="Alicia" w:date="2016-05-16T16:37:00Z"/>
                <w:rFonts w:ascii="Times New Roman" w:hAnsi="Times New Roman" w:cs="Times New Roman"/>
                <w:sz w:val="24"/>
                <w:szCs w:val="24"/>
                <w:lang w:val="en-US"/>
              </w:rPr>
              <w:pPrChange w:id="1029" w:author="Alicia" w:date="2016-05-03T14:52:00Z">
                <w:pPr>
                  <w:spacing w:after="0" w:line="240" w:lineRule="auto"/>
                  <w:jc w:val="center"/>
                </w:pPr>
              </w:pPrChange>
            </w:pPr>
            <w:del w:id="1030" w:author="Alicia" w:date="2016-05-16T16:37:00Z">
              <w:r w:rsidDel="006E5FF5">
                <w:rPr>
                  <w:rFonts w:ascii="Times New Roman" w:hAnsi="Times New Roman" w:cs="Times New Roman"/>
                  <w:noProof/>
                  <w:sz w:val="24"/>
                  <w:szCs w:val="24"/>
                  <w:lang w:eastAsia="es-ES"/>
                </w:rPr>
                <w:drawing>
                  <wp:inline distT="0" distB="0" distL="0" distR="0" wp14:anchorId="6AD16899" wp14:editId="7EA69ACF">
                    <wp:extent cx="4257675" cy="2085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51712064" w14:textId="00F43B17" w:rsidR="008C2A32" w:rsidDel="006E5FF5" w:rsidRDefault="008C2A32">
            <w:pPr>
              <w:rPr>
                <w:del w:id="1031" w:author="Alicia" w:date="2016-05-16T16:37:00Z"/>
                <w:rFonts w:ascii="Times New Roman" w:hAnsi="Times New Roman" w:cs="Times New Roman"/>
                <w:sz w:val="24"/>
                <w:szCs w:val="24"/>
                <w:lang w:val="en-US"/>
              </w:rPr>
              <w:pPrChange w:id="1032" w:author="Alicia" w:date="2016-05-03T14:52:00Z">
                <w:pPr>
                  <w:spacing w:after="0" w:line="240" w:lineRule="auto"/>
                  <w:jc w:val="center"/>
                </w:pPr>
              </w:pPrChange>
            </w:pPr>
            <w:del w:id="1033" w:author="Alicia" w:date="2016-05-16T16:37:00Z">
              <w:r w:rsidDel="006E5FF5">
                <w:rPr>
                  <w:rFonts w:ascii="Times New Roman" w:hAnsi="Times New Roman" w:cs="Times New Roman"/>
                  <w:noProof/>
                  <w:sz w:val="24"/>
                  <w:szCs w:val="24"/>
                  <w:lang w:eastAsia="es-ES"/>
                </w:rPr>
                <w:drawing>
                  <wp:inline distT="0" distB="0" distL="0" distR="0" wp14:anchorId="588DE053" wp14:editId="55E3A3FF">
                    <wp:extent cx="4257675" cy="2085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bl>
    <w:p w14:paraId="6BE7A6FB" w14:textId="69EAC046" w:rsidR="008C2A32" w:rsidDel="006E5FF5" w:rsidRDefault="008C2A32">
      <w:pPr>
        <w:rPr>
          <w:del w:id="1034" w:author="Alicia" w:date="2016-05-16T16:37:00Z"/>
          <w:rFonts w:ascii="Times New Roman" w:hAnsi="Times New Roman" w:cs="Times New Roman"/>
          <w:sz w:val="24"/>
          <w:szCs w:val="24"/>
          <w:lang w:val="en-US"/>
        </w:rPr>
      </w:pPr>
    </w:p>
    <w:p w14:paraId="30FDE099" w14:textId="657207B4" w:rsidR="008C2A32" w:rsidDel="006E5FF5" w:rsidRDefault="008C2A32">
      <w:pPr>
        <w:rPr>
          <w:del w:id="1035" w:author="Alicia" w:date="2016-05-16T16:37:00Z"/>
          <w:rFonts w:ascii="Times New Roman" w:hAnsi="Times New Roman" w:cs="Times New Roman"/>
          <w:sz w:val="24"/>
          <w:szCs w:val="24"/>
          <w:lang w:val="en-US"/>
        </w:rPr>
      </w:pPr>
      <w:del w:id="1036" w:author="Alicia" w:date="2016-05-16T16:37:00Z">
        <w:r w:rsidDel="006E5FF5">
          <w:rPr>
            <w:rFonts w:ascii="Times New Roman" w:hAnsi="Times New Roman" w:cs="Times New Roman"/>
            <w:sz w:val="24"/>
            <w:szCs w:val="24"/>
            <w:lang w:val="en-US"/>
          </w:rPr>
          <w:br w:type="page"/>
        </w:r>
        <w:r w:rsidR="00436A6A" w:rsidDel="006E5FF5">
          <w:rPr>
            <w:rFonts w:ascii="Times New Roman" w:hAnsi="Times New Roman" w:cs="Times New Roman"/>
            <w:sz w:val="24"/>
            <w:szCs w:val="24"/>
            <w:lang w:val="en-US"/>
          </w:rPr>
          <w:delText>Appendix S8</w:delText>
        </w:r>
        <w:r w:rsidDel="006E5FF5">
          <w:rPr>
            <w:rFonts w:ascii="Times New Roman" w:hAnsi="Times New Roman" w:cs="Times New Roman"/>
            <w:sz w:val="24"/>
            <w:szCs w:val="24"/>
            <w:lang w:val="en-US"/>
          </w:rPr>
          <w:delText>: Path models for model_eggs fitted for each population and year. Solid lines indicate significant (P&lt;0.05, black lines) or marginally significant (P&lt;0.1, grey lines) paths, based on 5000 bootstrap samples. Dashed lines indicate non-significant paths. Standardized coefficients are shown.</w:delText>
        </w:r>
      </w:del>
    </w:p>
    <w:tbl>
      <w:tblPr>
        <w:tblW w:w="14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6936"/>
        <w:gridCol w:w="6936"/>
      </w:tblGrid>
      <w:tr w:rsidR="008C2A32" w:rsidRPr="00AA07B4" w:rsidDel="006E5FF5" w14:paraId="78097A96" w14:textId="7F22D361" w:rsidTr="008C2A32">
        <w:trPr>
          <w:del w:id="1037" w:author="Alicia" w:date="2016-05-16T16:37:00Z"/>
        </w:trPr>
        <w:tc>
          <w:tcPr>
            <w:tcW w:w="650" w:type="dxa"/>
            <w:vAlign w:val="center"/>
          </w:tcPr>
          <w:p w14:paraId="169E1956" w14:textId="629E6D37" w:rsidR="008C2A32" w:rsidDel="006E5FF5" w:rsidRDefault="008C2A32">
            <w:pPr>
              <w:rPr>
                <w:del w:id="1038" w:author="Alicia" w:date="2016-05-16T16:37:00Z"/>
                <w:rFonts w:ascii="Times New Roman" w:hAnsi="Times New Roman" w:cs="Times New Roman"/>
                <w:sz w:val="24"/>
                <w:szCs w:val="24"/>
                <w:lang w:val="en-US"/>
              </w:rPr>
              <w:pPrChange w:id="1039" w:author="Alicia" w:date="2016-05-03T14:52:00Z">
                <w:pPr>
                  <w:spacing w:after="0" w:line="240" w:lineRule="auto"/>
                  <w:jc w:val="center"/>
                </w:pPr>
              </w:pPrChange>
            </w:pPr>
            <w:del w:id="1040" w:author="Alicia" w:date="2016-05-16T16:37:00Z">
              <w:r w:rsidDel="006E5FF5">
                <w:rPr>
                  <w:rFonts w:ascii="Times New Roman" w:hAnsi="Times New Roman" w:cs="Times New Roman"/>
                  <w:sz w:val="24"/>
                  <w:szCs w:val="24"/>
                  <w:lang w:val="en-US"/>
                </w:rPr>
                <w:delText>Pop.</w:delText>
              </w:r>
            </w:del>
          </w:p>
        </w:tc>
        <w:tc>
          <w:tcPr>
            <w:tcW w:w="6917" w:type="dxa"/>
            <w:vAlign w:val="center"/>
          </w:tcPr>
          <w:p w14:paraId="4A3EC438" w14:textId="72D0B53D" w:rsidR="008C2A32" w:rsidDel="006E5FF5" w:rsidRDefault="008C2A32">
            <w:pPr>
              <w:rPr>
                <w:del w:id="1041" w:author="Alicia" w:date="2016-05-16T16:37:00Z"/>
                <w:rFonts w:ascii="Times New Roman" w:hAnsi="Times New Roman" w:cs="Times New Roman"/>
                <w:sz w:val="24"/>
                <w:szCs w:val="24"/>
                <w:lang w:val="en-US"/>
              </w:rPr>
              <w:pPrChange w:id="1042" w:author="Alicia" w:date="2016-05-03T14:52:00Z">
                <w:pPr>
                  <w:spacing w:after="0" w:line="240" w:lineRule="auto"/>
                  <w:jc w:val="center"/>
                </w:pPr>
              </w:pPrChange>
            </w:pPr>
            <w:del w:id="1043" w:author="Alicia" w:date="2016-05-16T16:37:00Z">
              <w:r w:rsidDel="006E5FF5">
                <w:rPr>
                  <w:rFonts w:ascii="Times New Roman" w:hAnsi="Times New Roman" w:cs="Times New Roman"/>
                  <w:sz w:val="24"/>
                  <w:szCs w:val="24"/>
                  <w:lang w:val="en-US"/>
                </w:rPr>
                <w:delText>2010</w:delText>
              </w:r>
            </w:del>
          </w:p>
        </w:tc>
        <w:tc>
          <w:tcPr>
            <w:tcW w:w="6917" w:type="dxa"/>
            <w:vAlign w:val="center"/>
          </w:tcPr>
          <w:p w14:paraId="64FA7939" w14:textId="4BC5D255" w:rsidR="008C2A32" w:rsidDel="006E5FF5" w:rsidRDefault="008C2A32">
            <w:pPr>
              <w:rPr>
                <w:del w:id="1044" w:author="Alicia" w:date="2016-05-16T16:37:00Z"/>
                <w:rFonts w:ascii="Times New Roman" w:hAnsi="Times New Roman" w:cs="Times New Roman"/>
                <w:sz w:val="24"/>
                <w:szCs w:val="24"/>
                <w:lang w:val="en-US"/>
              </w:rPr>
              <w:pPrChange w:id="1045" w:author="Alicia" w:date="2016-05-03T14:52:00Z">
                <w:pPr>
                  <w:spacing w:after="0" w:line="240" w:lineRule="auto"/>
                  <w:jc w:val="center"/>
                </w:pPr>
              </w:pPrChange>
            </w:pPr>
            <w:del w:id="1046" w:author="Alicia" w:date="2016-05-16T16:37:00Z">
              <w:r w:rsidDel="006E5FF5">
                <w:rPr>
                  <w:rFonts w:ascii="Times New Roman" w:hAnsi="Times New Roman" w:cs="Times New Roman"/>
                  <w:sz w:val="24"/>
                  <w:szCs w:val="24"/>
                  <w:lang w:val="en-US"/>
                </w:rPr>
                <w:delText>2011</w:delText>
              </w:r>
            </w:del>
          </w:p>
        </w:tc>
      </w:tr>
      <w:tr w:rsidR="008C2A32" w:rsidRPr="00AA07B4" w:rsidDel="006E5FF5" w14:paraId="53D729C3" w14:textId="298D98D1" w:rsidTr="008C2A32">
        <w:trPr>
          <w:del w:id="1047" w:author="Alicia" w:date="2016-05-16T16:37:00Z"/>
        </w:trPr>
        <w:tc>
          <w:tcPr>
            <w:tcW w:w="650" w:type="dxa"/>
            <w:vAlign w:val="center"/>
          </w:tcPr>
          <w:p w14:paraId="1EB0C880" w14:textId="76141B88" w:rsidR="008C2A32" w:rsidDel="006E5FF5" w:rsidRDefault="008C2A32">
            <w:pPr>
              <w:rPr>
                <w:del w:id="1048" w:author="Alicia" w:date="2016-05-16T16:37:00Z"/>
                <w:rFonts w:ascii="Times New Roman" w:hAnsi="Times New Roman" w:cs="Times New Roman"/>
                <w:sz w:val="24"/>
                <w:szCs w:val="24"/>
                <w:lang w:val="en-US"/>
              </w:rPr>
              <w:pPrChange w:id="1049" w:author="Alicia" w:date="2016-05-03T14:52:00Z">
                <w:pPr>
                  <w:spacing w:after="0" w:line="240" w:lineRule="auto"/>
                  <w:jc w:val="center"/>
                </w:pPr>
              </w:pPrChange>
            </w:pPr>
            <w:del w:id="1050" w:author="Alicia" w:date="2016-05-16T16:37:00Z">
              <w:r w:rsidDel="006E5FF5">
                <w:rPr>
                  <w:rFonts w:ascii="Times New Roman" w:hAnsi="Times New Roman" w:cs="Times New Roman"/>
                  <w:sz w:val="24"/>
                  <w:szCs w:val="24"/>
                  <w:lang w:val="en-US"/>
                </w:rPr>
                <w:delText>A</w:delText>
              </w:r>
            </w:del>
          </w:p>
        </w:tc>
        <w:tc>
          <w:tcPr>
            <w:tcW w:w="6917" w:type="dxa"/>
            <w:vAlign w:val="center"/>
          </w:tcPr>
          <w:p w14:paraId="7F08A1A6" w14:textId="1E039B2E" w:rsidR="008C2A32" w:rsidDel="006E5FF5" w:rsidRDefault="008C2A32">
            <w:pPr>
              <w:rPr>
                <w:del w:id="1051" w:author="Alicia" w:date="2016-05-16T16:37:00Z"/>
                <w:rFonts w:ascii="Times New Roman" w:hAnsi="Times New Roman" w:cs="Times New Roman"/>
                <w:sz w:val="24"/>
                <w:szCs w:val="24"/>
                <w:lang w:val="en-US"/>
              </w:rPr>
              <w:pPrChange w:id="1052" w:author="Alicia" w:date="2016-05-03T14:52:00Z">
                <w:pPr>
                  <w:spacing w:after="0" w:line="240" w:lineRule="auto"/>
                  <w:jc w:val="center"/>
                </w:pPr>
              </w:pPrChange>
            </w:pPr>
            <w:del w:id="1053" w:author="Alicia" w:date="2016-05-16T16:37:00Z">
              <w:r w:rsidDel="006E5FF5">
                <w:rPr>
                  <w:rFonts w:ascii="Times New Roman" w:hAnsi="Times New Roman" w:cs="Times New Roman"/>
                  <w:noProof/>
                  <w:sz w:val="24"/>
                  <w:szCs w:val="24"/>
                  <w:lang w:eastAsia="es-ES"/>
                </w:rPr>
                <w:drawing>
                  <wp:inline distT="0" distB="0" distL="0" distR="0" wp14:anchorId="1917514B" wp14:editId="2E96740D">
                    <wp:extent cx="4257675" cy="20859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092E64A1" w14:textId="39EBE3C4" w:rsidR="008C2A32" w:rsidDel="006E5FF5" w:rsidRDefault="008C2A32">
            <w:pPr>
              <w:rPr>
                <w:del w:id="1054" w:author="Alicia" w:date="2016-05-16T16:37:00Z"/>
                <w:rFonts w:ascii="Times New Roman" w:hAnsi="Times New Roman" w:cs="Times New Roman"/>
                <w:sz w:val="24"/>
                <w:szCs w:val="24"/>
                <w:lang w:val="en-US"/>
              </w:rPr>
              <w:pPrChange w:id="1055" w:author="Alicia" w:date="2016-05-03T14:52:00Z">
                <w:pPr>
                  <w:spacing w:after="0" w:line="240" w:lineRule="auto"/>
                  <w:jc w:val="center"/>
                </w:pPr>
              </w:pPrChange>
            </w:pPr>
            <w:del w:id="1056" w:author="Alicia" w:date="2016-05-16T16:37:00Z">
              <w:r w:rsidDel="006E5FF5">
                <w:rPr>
                  <w:rFonts w:ascii="Times New Roman" w:hAnsi="Times New Roman" w:cs="Times New Roman"/>
                  <w:noProof/>
                  <w:sz w:val="24"/>
                  <w:szCs w:val="24"/>
                  <w:lang w:eastAsia="es-ES"/>
                </w:rPr>
                <w:drawing>
                  <wp:inline distT="0" distB="0" distL="0" distR="0" wp14:anchorId="5CEEED57" wp14:editId="5513FB8B">
                    <wp:extent cx="4257675" cy="20859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65848F97" w14:textId="084B5950" w:rsidTr="008C2A32">
        <w:trPr>
          <w:del w:id="1057" w:author="Alicia" w:date="2016-05-16T16:37:00Z"/>
        </w:trPr>
        <w:tc>
          <w:tcPr>
            <w:tcW w:w="650" w:type="dxa"/>
            <w:vAlign w:val="center"/>
          </w:tcPr>
          <w:p w14:paraId="0069FD4D" w14:textId="382C4FC2" w:rsidR="008C2A32" w:rsidDel="006E5FF5" w:rsidRDefault="008C2A32">
            <w:pPr>
              <w:rPr>
                <w:del w:id="1058" w:author="Alicia" w:date="2016-05-16T16:37:00Z"/>
                <w:rFonts w:ascii="Times New Roman" w:hAnsi="Times New Roman" w:cs="Times New Roman"/>
                <w:sz w:val="24"/>
                <w:szCs w:val="24"/>
                <w:lang w:val="en-US"/>
              </w:rPr>
              <w:pPrChange w:id="1059" w:author="Alicia" w:date="2016-05-03T14:52:00Z">
                <w:pPr>
                  <w:spacing w:after="0" w:line="240" w:lineRule="auto"/>
                  <w:jc w:val="center"/>
                </w:pPr>
              </w:pPrChange>
            </w:pPr>
            <w:del w:id="1060" w:author="Alicia" w:date="2016-05-16T16:37:00Z">
              <w:r w:rsidDel="006E5FF5">
                <w:rPr>
                  <w:rFonts w:ascii="Times New Roman" w:hAnsi="Times New Roman" w:cs="Times New Roman"/>
                  <w:sz w:val="24"/>
                  <w:szCs w:val="24"/>
                  <w:lang w:val="en-US"/>
                </w:rPr>
                <w:delText>B</w:delText>
              </w:r>
            </w:del>
          </w:p>
        </w:tc>
        <w:tc>
          <w:tcPr>
            <w:tcW w:w="6917" w:type="dxa"/>
            <w:vAlign w:val="center"/>
          </w:tcPr>
          <w:p w14:paraId="7D27362E" w14:textId="762224F4" w:rsidR="008C2A32" w:rsidDel="006E5FF5" w:rsidRDefault="008C2A32">
            <w:pPr>
              <w:rPr>
                <w:del w:id="1061" w:author="Alicia" w:date="2016-05-16T16:37:00Z"/>
                <w:rFonts w:ascii="Times New Roman" w:hAnsi="Times New Roman" w:cs="Times New Roman"/>
                <w:sz w:val="24"/>
                <w:szCs w:val="24"/>
                <w:lang w:val="en-US"/>
              </w:rPr>
              <w:pPrChange w:id="1062" w:author="Alicia" w:date="2016-05-03T14:52:00Z">
                <w:pPr>
                  <w:spacing w:after="0" w:line="240" w:lineRule="auto"/>
                  <w:jc w:val="center"/>
                </w:pPr>
              </w:pPrChange>
            </w:pPr>
            <w:del w:id="1063" w:author="Alicia" w:date="2016-05-16T16:37:00Z">
              <w:r w:rsidDel="006E5FF5">
                <w:rPr>
                  <w:rFonts w:ascii="Times New Roman" w:hAnsi="Times New Roman" w:cs="Times New Roman"/>
                  <w:noProof/>
                  <w:sz w:val="24"/>
                  <w:szCs w:val="24"/>
                  <w:lang w:eastAsia="es-ES"/>
                </w:rPr>
                <w:drawing>
                  <wp:inline distT="0" distB="0" distL="0" distR="0" wp14:anchorId="7AA5F4A2" wp14:editId="4BA6F5B1">
                    <wp:extent cx="4257675" cy="20859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6456804A" w14:textId="2974FE45" w:rsidR="008C2A32" w:rsidDel="006E5FF5" w:rsidRDefault="008C2A32">
            <w:pPr>
              <w:rPr>
                <w:del w:id="1064" w:author="Alicia" w:date="2016-05-16T16:37:00Z"/>
                <w:rFonts w:ascii="Times New Roman" w:hAnsi="Times New Roman" w:cs="Times New Roman"/>
                <w:sz w:val="24"/>
                <w:szCs w:val="24"/>
                <w:lang w:val="en-US"/>
              </w:rPr>
              <w:pPrChange w:id="1065" w:author="Alicia" w:date="2016-05-03T14:52:00Z">
                <w:pPr>
                  <w:spacing w:after="0" w:line="240" w:lineRule="auto"/>
                  <w:jc w:val="center"/>
                </w:pPr>
              </w:pPrChange>
            </w:pPr>
            <w:del w:id="1066" w:author="Alicia" w:date="2016-05-16T16:37:00Z">
              <w:r w:rsidDel="006E5FF5">
                <w:rPr>
                  <w:rFonts w:ascii="Times New Roman" w:hAnsi="Times New Roman" w:cs="Times New Roman"/>
                  <w:noProof/>
                  <w:sz w:val="24"/>
                  <w:szCs w:val="24"/>
                  <w:lang w:eastAsia="es-ES"/>
                </w:rPr>
                <w:drawing>
                  <wp:inline distT="0" distB="0" distL="0" distR="0" wp14:anchorId="5F2C7778" wp14:editId="47F00D36">
                    <wp:extent cx="4257675" cy="20859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414960C3" w14:textId="0951A7E5" w:rsidTr="008C2A32">
        <w:trPr>
          <w:del w:id="1067" w:author="Alicia" w:date="2016-05-16T16:37:00Z"/>
        </w:trPr>
        <w:tc>
          <w:tcPr>
            <w:tcW w:w="650" w:type="dxa"/>
            <w:vAlign w:val="center"/>
          </w:tcPr>
          <w:p w14:paraId="29858599" w14:textId="4DAE0709" w:rsidR="008C2A32" w:rsidDel="006E5FF5" w:rsidRDefault="008C2A32">
            <w:pPr>
              <w:rPr>
                <w:del w:id="1068" w:author="Alicia" w:date="2016-05-16T16:37:00Z"/>
                <w:rFonts w:ascii="Times New Roman" w:hAnsi="Times New Roman" w:cs="Times New Roman"/>
                <w:sz w:val="24"/>
                <w:szCs w:val="24"/>
                <w:lang w:val="en-US"/>
              </w:rPr>
              <w:pPrChange w:id="1069" w:author="Alicia" w:date="2016-05-03T14:52:00Z">
                <w:pPr>
                  <w:spacing w:after="0" w:line="240" w:lineRule="auto"/>
                  <w:jc w:val="center"/>
                </w:pPr>
              </w:pPrChange>
            </w:pPr>
            <w:del w:id="1070" w:author="Alicia" w:date="2016-05-16T16:37:00Z">
              <w:r w:rsidDel="006E5FF5">
                <w:rPr>
                  <w:rFonts w:ascii="Times New Roman" w:hAnsi="Times New Roman" w:cs="Times New Roman"/>
                  <w:sz w:val="24"/>
                  <w:szCs w:val="24"/>
                  <w:lang w:val="en-US"/>
                </w:rPr>
                <w:delText>C</w:delText>
              </w:r>
            </w:del>
          </w:p>
        </w:tc>
        <w:tc>
          <w:tcPr>
            <w:tcW w:w="6917" w:type="dxa"/>
            <w:vAlign w:val="center"/>
          </w:tcPr>
          <w:p w14:paraId="02630E16" w14:textId="3F040E0A" w:rsidR="008C2A32" w:rsidDel="006E5FF5" w:rsidRDefault="008C2A32">
            <w:pPr>
              <w:rPr>
                <w:del w:id="1071" w:author="Alicia" w:date="2016-05-16T16:37:00Z"/>
                <w:rFonts w:ascii="Times New Roman" w:hAnsi="Times New Roman" w:cs="Times New Roman"/>
                <w:sz w:val="24"/>
                <w:szCs w:val="24"/>
                <w:lang w:val="en-US"/>
              </w:rPr>
              <w:pPrChange w:id="1072" w:author="Alicia" w:date="2016-05-03T14:52:00Z">
                <w:pPr>
                  <w:spacing w:after="0" w:line="240" w:lineRule="auto"/>
                  <w:jc w:val="center"/>
                </w:pPr>
              </w:pPrChange>
            </w:pPr>
            <w:del w:id="1073" w:author="Alicia" w:date="2016-05-16T16:37:00Z">
              <w:r w:rsidDel="006E5FF5">
                <w:rPr>
                  <w:rFonts w:ascii="Times New Roman" w:hAnsi="Times New Roman" w:cs="Times New Roman"/>
                  <w:noProof/>
                  <w:sz w:val="24"/>
                  <w:szCs w:val="24"/>
                  <w:lang w:eastAsia="es-ES"/>
                </w:rPr>
                <w:drawing>
                  <wp:inline distT="0" distB="0" distL="0" distR="0" wp14:anchorId="5F37A98E" wp14:editId="75709DBA">
                    <wp:extent cx="4257675" cy="20859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2D200AC1" w14:textId="7A722DBD" w:rsidR="008C2A32" w:rsidDel="006E5FF5" w:rsidRDefault="008C2A32">
            <w:pPr>
              <w:rPr>
                <w:del w:id="1074" w:author="Alicia" w:date="2016-05-16T16:37:00Z"/>
                <w:rFonts w:ascii="Times New Roman" w:hAnsi="Times New Roman" w:cs="Times New Roman"/>
                <w:sz w:val="24"/>
                <w:szCs w:val="24"/>
                <w:lang w:val="en-US"/>
              </w:rPr>
              <w:pPrChange w:id="1075" w:author="Alicia" w:date="2016-05-03T14:52:00Z">
                <w:pPr>
                  <w:spacing w:after="0" w:line="240" w:lineRule="auto"/>
                  <w:jc w:val="center"/>
                </w:pPr>
              </w:pPrChange>
            </w:pPr>
            <w:del w:id="1076" w:author="Alicia" w:date="2016-05-16T16:37:00Z">
              <w:r w:rsidDel="006E5FF5">
                <w:rPr>
                  <w:rFonts w:ascii="Times New Roman" w:hAnsi="Times New Roman" w:cs="Times New Roman"/>
                  <w:noProof/>
                  <w:sz w:val="24"/>
                  <w:szCs w:val="24"/>
                  <w:lang w:eastAsia="es-ES"/>
                </w:rPr>
                <w:drawing>
                  <wp:inline distT="0" distB="0" distL="0" distR="0" wp14:anchorId="7C5FCD0C" wp14:editId="024A3588">
                    <wp:extent cx="4257675" cy="20859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46C8C3BA" w14:textId="6838828F" w:rsidTr="008C2A32">
        <w:trPr>
          <w:del w:id="1077" w:author="Alicia" w:date="2016-05-16T16:37:00Z"/>
        </w:trPr>
        <w:tc>
          <w:tcPr>
            <w:tcW w:w="650" w:type="dxa"/>
            <w:vAlign w:val="center"/>
          </w:tcPr>
          <w:p w14:paraId="3711F0BB" w14:textId="1CA2B5D0" w:rsidR="008C2A32" w:rsidDel="006E5FF5" w:rsidRDefault="008C2A32">
            <w:pPr>
              <w:rPr>
                <w:del w:id="1078" w:author="Alicia" w:date="2016-05-16T16:37:00Z"/>
                <w:rFonts w:ascii="Times New Roman" w:hAnsi="Times New Roman" w:cs="Times New Roman"/>
                <w:sz w:val="24"/>
                <w:szCs w:val="24"/>
                <w:lang w:val="en-US"/>
              </w:rPr>
              <w:pPrChange w:id="1079" w:author="Alicia" w:date="2016-05-03T14:52:00Z">
                <w:pPr>
                  <w:spacing w:after="0" w:line="240" w:lineRule="auto"/>
                  <w:jc w:val="center"/>
                </w:pPr>
              </w:pPrChange>
            </w:pPr>
            <w:del w:id="1080" w:author="Alicia" w:date="2016-05-16T16:37:00Z">
              <w:r w:rsidDel="006E5FF5">
                <w:rPr>
                  <w:rFonts w:ascii="Times New Roman" w:hAnsi="Times New Roman" w:cs="Times New Roman"/>
                  <w:sz w:val="24"/>
                  <w:szCs w:val="24"/>
                  <w:lang w:val="en-US"/>
                </w:rPr>
                <w:delText>D</w:delText>
              </w:r>
            </w:del>
          </w:p>
        </w:tc>
        <w:tc>
          <w:tcPr>
            <w:tcW w:w="6917" w:type="dxa"/>
            <w:vAlign w:val="center"/>
          </w:tcPr>
          <w:p w14:paraId="464D123F" w14:textId="2925BA31" w:rsidR="008C2A32" w:rsidDel="006E5FF5" w:rsidRDefault="008C2A32">
            <w:pPr>
              <w:rPr>
                <w:del w:id="1081" w:author="Alicia" w:date="2016-05-16T16:37:00Z"/>
                <w:rFonts w:ascii="Times New Roman" w:hAnsi="Times New Roman" w:cs="Times New Roman"/>
                <w:sz w:val="24"/>
                <w:szCs w:val="24"/>
                <w:lang w:val="en-US"/>
              </w:rPr>
              <w:pPrChange w:id="1082" w:author="Alicia" w:date="2016-05-03T14:52:00Z">
                <w:pPr>
                  <w:spacing w:after="0" w:line="240" w:lineRule="auto"/>
                  <w:jc w:val="center"/>
                </w:pPr>
              </w:pPrChange>
            </w:pPr>
          </w:p>
        </w:tc>
        <w:tc>
          <w:tcPr>
            <w:tcW w:w="6917" w:type="dxa"/>
            <w:vAlign w:val="center"/>
          </w:tcPr>
          <w:p w14:paraId="15C1CC56" w14:textId="5AFAF291" w:rsidR="008C2A32" w:rsidDel="006E5FF5" w:rsidRDefault="008C2A32">
            <w:pPr>
              <w:rPr>
                <w:del w:id="1083" w:author="Alicia" w:date="2016-05-16T16:37:00Z"/>
                <w:rFonts w:ascii="Times New Roman" w:hAnsi="Times New Roman" w:cs="Times New Roman"/>
                <w:sz w:val="24"/>
                <w:szCs w:val="24"/>
                <w:lang w:val="en-US"/>
              </w:rPr>
              <w:pPrChange w:id="1084" w:author="Alicia" w:date="2016-05-03T14:52:00Z">
                <w:pPr>
                  <w:spacing w:after="0" w:line="240" w:lineRule="auto"/>
                  <w:jc w:val="center"/>
                </w:pPr>
              </w:pPrChange>
            </w:pPr>
            <w:del w:id="1085" w:author="Alicia" w:date="2016-05-16T16:37:00Z">
              <w:r w:rsidDel="006E5FF5">
                <w:rPr>
                  <w:rFonts w:ascii="Times New Roman" w:hAnsi="Times New Roman" w:cs="Times New Roman"/>
                  <w:noProof/>
                  <w:sz w:val="24"/>
                  <w:szCs w:val="24"/>
                  <w:lang w:eastAsia="es-ES"/>
                </w:rPr>
                <w:drawing>
                  <wp:inline distT="0" distB="0" distL="0" distR="0" wp14:anchorId="73F452BB" wp14:editId="7F16D634">
                    <wp:extent cx="4257675" cy="20859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DB537AD" w14:textId="21172B7B" w:rsidTr="008C2A32">
        <w:trPr>
          <w:del w:id="1086" w:author="Alicia" w:date="2016-05-16T16:37:00Z"/>
        </w:trPr>
        <w:tc>
          <w:tcPr>
            <w:tcW w:w="650" w:type="dxa"/>
            <w:vAlign w:val="center"/>
          </w:tcPr>
          <w:p w14:paraId="1F099129" w14:textId="5AF598A4" w:rsidR="008C2A32" w:rsidDel="006E5FF5" w:rsidRDefault="008C2A32">
            <w:pPr>
              <w:rPr>
                <w:del w:id="1087" w:author="Alicia" w:date="2016-05-16T16:37:00Z"/>
                <w:rFonts w:ascii="Times New Roman" w:hAnsi="Times New Roman" w:cs="Times New Roman"/>
                <w:sz w:val="24"/>
                <w:szCs w:val="24"/>
                <w:lang w:val="en-US"/>
              </w:rPr>
              <w:pPrChange w:id="1088" w:author="Alicia" w:date="2016-05-03T14:52:00Z">
                <w:pPr>
                  <w:spacing w:after="0" w:line="240" w:lineRule="auto"/>
                  <w:jc w:val="center"/>
                </w:pPr>
              </w:pPrChange>
            </w:pPr>
            <w:del w:id="1089" w:author="Alicia" w:date="2016-05-16T16:37:00Z">
              <w:r w:rsidDel="006E5FF5">
                <w:rPr>
                  <w:rFonts w:ascii="Times New Roman" w:hAnsi="Times New Roman" w:cs="Times New Roman"/>
                  <w:sz w:val="24"/>
                  <w:szCs w:val="24"/>
                  <w:lang w:val="en-US"/>
                </w:rPr>
                <w:delText>E</w:delText>
              </w:r>
            </w:del>
          </w:p>
        </w:tc>
        <w:tc>
          <w:tcPr>
            <w:tcW w:w="6917" w:type="dxa"/>
            <w:vAlign w:val="center"/>
          </w:tcPr>
          <w:p w14:paraId="4D129C86" w14:textId="2B03BF21" w:rsidR="008C2A32" w:rsidDel="006E5FF5" w:rsidRDefault="008C2A32">
            <w:pPr>
              <w:rPr>
                <w:del w:id="1090" w:author="Alicia" w:date="2016-05-16T16:37:00Z"/>
                <w:rFonts w:ascii="Times New Roman" w:hAnsi="Times New Roman" w:cs="Times New Roman"/>
                <w:sz w:val="24"/>
                <w:szCs w:val="24"/>
                <w:lang w:val="en-US"/>
              </w:rPr>
              <w:pPrChange w:id="1091" w:author="Alicia" w:date="2016-05-03T14:52:00Z">
                <w:pPr>
                  <w:spacing w:after="0" w:line="240" w:lineRule="auto"/>
                  <w:jc w:val="center"/>
                </w:pPr>
              </w:pPrChange>
            </w:pPr>
            <w:del w:id="1092" w:author="Alicia" w:date="2016-05-16T16:37:00Z">
              <w:r w:rsidDel="006E5FF5">
                <w:rPr>
                  <w:rFonts w:ascii="Times New Roman" w:hAnsi="Times New Roman" w:cs="Times New Roman"/>
                  <w:noProof/>
                  <w:sz w:val="24"/>
                  <w:szCs w:val="24"/>
                  <w:lang w:eastAsia="es-ES"/>
                </w:rPr>
                <w:drawing>
                  <wp:inline distT="0" distB="0" distL="0" distR="0" wp14:anchorId="2A248CFE" wp14:editId="5741A8BD">
                    <wp:extent cx="4257675" cy="2085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5E0B9738" w14:textId="1DDC2228" w:rsidR="008C2A32" w:rsidDel="006E5FF5" w:rsidRDefault="008C2A32">
            <w:pPr>
              <w:rPr>
                <w:del w:id="1093" w:author="Alicia" w:date="2016-05-16T16:37:00Z"/>
                <w:rFonts w:ascii="Times New Roman" w:hAnsi="Times New Roman" w:cs="Times New Roman"/>
                <w:sz w:val="24"/>
                <w:szCs w:val="24"/>
                <w:lang w:val="en-US"/>
              </w:rPr>
              <w:pPrChange w:id="1094" w:author="Alicia" w:date="2016-05-03T14:52:00Z">
                <w:pPr>
                  <w:spacing w:after="0" w:line="240" w:lineRule="auto"/>
                  <w:jc w:val="center"/>
                </w:pPr>
              </w:pPrChange>
            </w:pPr>
            <w:del w:id="1095" w:author="Alicia" w:date="2016-05-16T16:37:00Z">
              <w:r w:rsidDel="006E5FF5">
                <w:rPr>
                  <w:rFonts w:ascii="Times New Roman" w:hAnsi="Times New Roman" w:cs="Times New Roman"/>
                  <w:noProof/>
                  <w:sz w:val="24"/>
                  <w:szCs w:val="24"/>
                  <w:lang w:eastAsia="es-ES"/>
                </w:rPr>
                <w:drawing>
                  <wp:inline distT="0" distB="0" distL="0" distR="0" wp14:anchorId="0CF34AE8" wp14:editId="6C8D5D80">
                    <wp:extent cx="4257675" cy="20859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3BAC9824" w14:textId="63EA1550" w:rsidTr="008C2A32">
        <w:trPr>
          <w:del w:id="1096" w:author="Alicia" w:date="2016-05-16T16:37:00Z"/>
        </w:trPr>
        <w:tc>
          <w:tcPr>
            <w:tcW w:w="650" w:type="dxa"/>
            <w:vAlign w:val="center"/>
          </w:tcPr>
          <w:p w14:paraId="2C25DD1D" w14:textId="10EBC416" w:rsidR="008C2A32" w:rsidDel="006E5FF5" w:rsidRDefault="008C2A32">
            <w:pPr>
              <w:rPr>
                <w:del w:id="1097" w:author="Alicia" w:date="2016-05-16T16:37:00Z"/>
                <w:rFonts w:ascii="Times New Roman" w:hAnsi="Times New Roman" w:cs="Times New Roman"/>
                <w:sz w:val="24"/>
                <w:szCs w:val="24"/>
                <w:lang w:val="en-US"/>
              </w:rPr>
              <w:pPrChange w:id="1098" w:author="Alicia" w:date="2016-05-03T14:52:00Z">
                <w:pPr>
                  <w:spacing w:after="0" w:line="240" w:lineRule="auto"/>
                  <w:jc w:val="center"/>
                </w:pPr>
              </w:pPrChange>
            </w:pPr>
            <w:del w:id="1099" w:author="Alicia" w:date="2016-05-16T16:37:00Z">
              <w:r w:rsidDel="006E5FF5">
                <w:rPr>
                  <w:rFonts w:ascii="Times New Roman" w:hAnsi="Times New Roman" w:cs="Times New Roman"/>
                  <w:sz w:val="24"/>
                  <w:szCs w:val="24"/>
                  <w:lang w:val="en-US"/>
                </w:rPr>
                <w:delText>F</w:delText>
              </w:r>
            </w:del>
          </w:p>
        </w:tc>
        <w:tc>
          <w:tcPr>
            <w:tcW w:w="6917" w:type="dxa"/>
            <w:vAlign w:val="center"/>
          </w:tcPr>
          <w:p w14:paraId="43A05F5A" w14:textId="63DB9CCD" w:rsidR="008C2A32" w:rsidDel="006E5FF5" w:rsidRDefault="008C2A32">
            <w:pPr>
              <w:rPr>
                <w:del w:id="1100" w:author="Alicia" w:date="2016-05-16T16:37:00Z"/>
                <w:rFonts w:ascii="Times New Roman" w:hAnsi="Times New Roman" w:cs="Times New Roman"/>
                <w:sz w:val="24"/>
                <w:szCs w:val="24"/>
                <w:lang w:val="en-US"/>
              </w:rPr>
              <w:pPrChange w:id="1101" w:author="Alicia" w:date="2016-05-03T14:52:00Z">
                <w:pPr>
                  <w:spacing w:after="0" w:line="240" w:lineRule="auto"/>
                  <w:jc w:val="center"/>
                </w:pPr>
              </w:pPrChange>
            </w:pPr>
            <w:del w:id="1102" w:author="Alicia" w:date="2016-05-16T16:37:00Z">
              <w:r w:rsidDel="006E5FF5">
                <w:rPr>
                  <w:rFonts w:ascii="Times New Roman" w:hAnsi="Times New Roman" w:cs="Times New Roman"/>
                  <w:noProof/>
                  <w:sz w:val="24"/>
                  <w:szCs w:val="24"/>
                  <w:lang w:eastAsia="es-ES"/>
                </w:rPr>
                <w:drawing>
                  <wp:inline distT="0" distB="0" distL="0" distR="0" wp14:anchorId="0648F2B0" wp14:editId="3792EEBA">
                    <wp:extent cx="4257675" cy="2085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7A76D3E9" w14:textId="5FA54F8F" w:rsidR="008C2A32" w:rsidDel="006E5FF5" w:rsidRDefault="008C2A32">
            <w:pPr>
              <w:rPr>
                <w:del w:id="1103" w:author="Alicia" w:date="2016-05-16T16:37:00Z"/>
                <w:rFonts w:ascii="Times New Roman" w:hAnsi="Times New Roman" w:cs="Times New Roman"/>
                <w:sz w:val="24"/>
                <w:szCs w:val="24"/>
                <w:lang w:val="en-US"/>
              </w:rPr>
              <w:pPrChange w:id="1104" w:author="Alicia" w:date="2016-05-03T14:52:00Z">
                <w:pPr>
                  <w:spacing w:after="0" w:line="240" w:lineRule="auto"/>
                  <w:jc w:val="center"/>
                </w:pPr>
              </w:pPrChange>
            </w:pPr>
            <w:del w:id="1105" w:author="Alicia" w:date="2016-05-16T16:37:00Z">
              <w:r w:rsidDel="006E5FF5">
                <w:rPr>
                  <w:rFonts w:ascii="Times New Roman" w:hAnsi="Times New Roman" w:cs="Times New Roman"/>
                  <w:noProof/>
                  <w:sz w:val="24"/>
                  <w:szCs w:val="24"/>
                  <w:lang w:eastAsia="es-ES"/>
                </w:rPr>
                <w:drawing>
                  <wp:inline distT="0" distB="0" distL="0" distR="0" wp14:anchorId="1ADD3688" wp14:editId="3381B488">
                    <wp:extent cx="4257675" cy="2085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698AB0E" w14:textId="7F145CA5" w:rsidTr="008C2A32">
        <w:trPr>
          <w:del w:id="1106" w:author="Alicia" w:date="2016-05-16T16:37:00Z"/>
        </w:trPr>
        <w:tc>
          <w:tcPr>
            <w:tcW w:w="650" w:type="dxa"/>
            <w:vAlign w:val="center"/>
          </w:tcPr>
          <w:p w14:paraId="675578B7" w14:textId="26407B46" w:rsidR="008C2A32" w:rsidDel="006E5FF5" w:rsidRDefault="008C2A32">
            <w:pPr>
              <w:rPr>
                <w:del w:id="1107" w:author="Alicia" w:date="2016-05-16T16:37:00Z"/>
                <w:rFonts w:ascii="Times New Roman" w:hAnsi="Times New Roman" w:cs="Times New Roman"/>
                <w:sz w:val="24"/>
                <w:szCs w:val="24"/>
                <w:lang w:val="en-US"/>
              </w:rPr>
              <w:pPrChange w:id="1108" w:author="Alicia" w:date="2016-05-03T14:52:00Z">
                <w:pPr>
                  <w:spacing w:after="0" w:line="240" w:lineRule="auto"/>
                  <w:jc w:val="center"/>
                </w:pPr>
              </w:pPrChange>
            </w:pPr>
            <w:del w:id="1109" w:author="Alicia" w:date="2016-05-16T16:37:00Z">
              <w:r w:rsidDel="006E5FF5">
                <w:rPr>
                  <w:rFonts w:ascii="Times New Roman" w:hAnsi="Times New Roman" w:cs="Times New Roman"/>
                  <w:sz w:val="24"/>
                  <w:szCs w:val="24"/>
                  <w:lang w:val="en-US"/>
                </w:rPr>
                <w:delText>G</w:delText>
              </w:r>
            </w:del>
          </w:p>
        </w:tc>
        <w:tc>
          <w:tcPr>
            <w:tcW w:w="6917" w:type="dxa"/>
            <w:vAlign w:val="center"/>
          </w:tcPr>
          <w:p w14:paraId="5504E3F0" w14:textId="51B1D953" w:rsidR="008C2A32" w:rsidDel="006E5FF5" w:rsidRDefault="008C2A32">
            <w:pPr>
              <w:rPr>
                <w:del w:id="1110" w:author="Alicia" w:date="2016-05-16T16:37:00Z"/>
                <w:rFonts w:ascii="Times New Roman" w:hAnsi="Times New Roman" w:cs="Times New Roman"/>
                <w:sz w:val="24"/>
                <w:szCs w:val="24"/>
                <w:lang w:val="en-US"/>
              </w:rPr>
              <w:pPrChange w:id="1111" w:author="Alicia" w:date="2016-05-03T14:52:00Z">
                <w:pPr>
                  <w:spacing w:after="0" w:line="240" w:lineRule="auto"/>
                  <w:jc w:val="center"/>
                </w:pPr>
              </w:pPrChange>
            </w:pPr>
            <w:del w:id="1112" w:author="Alicia" w:date="2016-05-16T16:37:00Z">
              <w:r w:rsidDel="006E5FF5">
                <w:rPr>
                  <w:rFonts w:ascii="Times New Roman" w:hAnsi="Times New Roman" w:cs="Times New Roman"/>
                  <w:noProof/>
                  <w:sz w:val="24"/>
                  <w:szCs w:val="24"/>
                  <w:lang w:eastAsia="es-ES"/>
                </w:rPr>
                <w:drawing>
                  <wp:inline distT="0" distB="0" distL="0" distR="0" wp14:anchorId="11F796EE" wp14:editId="6265F3E9">
                    <wp:extent cx="4257675" cy="20859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37A957C3" w14:textId="0DD9FEE5" w:rsidR="008C2A32" w:rsidDel="006E5FF5" w:rsidRDefault="008C2A32">
            <w:pPr>
              <w:rPr>
                <w:del w:id="1113" w:author="Alicia" w:date="2016-05-16T16:37:00Z"/>
                <w:rFonts w:ascii="Times New Roman" w:hAnsi="Times New Roman" w:cs="Times New Roman"/>
                <w:sz w:val="24"/>
                <w:szCs w:val="24"/>
                <w:lang w:val="en-US"/>
              </w:rPr>
              <w:pPrChange w:id="1114" w:author="Alicia" w:date="2016-05-03T14:52:00Z">
                <w:pPr>
                  <w:spacing w:after="0" w:line="240" w:lineRule="auto"/>
                  <w:jc w:val="center"/>
                </w:pPr>
              </w:pPrChange>
            </w:pPr>
            <w:del w:id="1115" w:author="Alicia" w:date="2016-05-16T16:37:00Z">
              <w:r w:rsidDel="006E5FF5">
                <w:rPr>
                  <w:rFonts w:ascii="Times New Roman" w:hAnsi="Times New Roman" w:cs="Times New Roman"/>
                  <w:noProof/>
                  <w:sz w:val="24"/>
                  <w:szCs w:val="24"/>
                  <w:lang w:eastAsia="es-ES"/>
                </w:rPr>
                <w:drawing>
                  <wp:inline distT="0" distB="0" distL="0" distR="0" wp14:anchorId="7C4B2E79" wp14:editId="6B42C952">
                    <wp:extent cx="4257675" cy="2085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43E413BA" w14:textId="03C46805" w:rsidTr="008C2A32">
        <w:trPr>
          <w:del w:id="1116" w:author="Alicia" w:date="2016-05-16T16:37:00Z"/>
        </w:trPr>
        <w:tc>
          <w:tcPr>
            <w:tcW w:w="650" w:type="dxa"/>
            <w:vAlign w:val="center"/>
          </w:tcPr>
          <w:p w14:paraId="59E72268" w14:textId="4B3334C1" w:rsidR="008C2A32" w:rsidDel="006E5FF5" w:rsidRDefault="008C2A32">
            <w:pPr>
              <w:rPr>
                <w:del w:id="1117" w:author="Alicia" w:date="2016-05-16T16:37:00Z"/>
                <w:rFonts w:ascii="Times New Roman" w:hAnsi="Times New Roman" w:cs="Times New Roman"/>
                <w:sz w:val="24"/>
                <w:szCs w:val="24"/>
                <w:lang w:val="en-US"/>
              </w:rPr>
              <w:pPrChange w:id="1118" w:author="Alicia" w:date="2016-05-03T14:52:00Z">
                <w:pPr>
                  <w:spacing w:after="0" w:line="240" w:lineRule="auto"/>
                  <w:jc w:val="center"/>
                </w:pPr>
              </w:pPrChange>
            </w:pPr>
            <w:del w:id="1119" w:author="Alicia" w:date="2016-05-16T16:37:00Z">
              <w:r w:rsidDel="006E5FF5">
                <w:rPr>
                  <w:rFonts w:ascii="Times New Roman" w:hAnsi="Times New Roman" w:cs="Times New Roman"/>
                  <w:sz w:val="24"/>
                  <w:szCs w:val="24"/>
                  <w:lang w:val="en-US"/>
                </w:rPr>
                <w:delText>H</w:delText>
              </w:r>
            </w:del>
          </w:p>
        </w:tc>
        <w:tc>
          <w:tcPr>
            <w:tcW w:w="6917" w:type="dxa"/>
            <w:vAlign w:val="center"/>
          </w:tcPr>
          <w:p w14:paraId="131FE665" w14:textId="5264799A" w:rsidR="008C2A32" w:rsidDel="006E5FF5" w:rsidRDefault="008C2A32">
            <w:pPr>
              <w:rPr>
                <w:del w:id="1120" w:author="Alicia" w:date="2016-05-16T16:37:00Z"/>
                <w:rFonts w:ascii="Times New Roman" w:hAnsi="Times New Roman" w:cs="Times New Roman"/>
                <w:sz w:val="24"/>
                <w:szCs w:val="24"/>
                <w:lang w:val="en-US"/>
              </w:rPr>
              <w:pPrChange w:id="1121" w:author="Alicia" w:date="2016-05-03T14:52:00Z">
                <w:pPr>
                  <w:spacing w:after="0" w:line="240" w:lineRule="auto"/>
                  <w:jc w:val="center"/>
                </w:pPr>
              </w:pPrChange>
            </w:pPr>
            <w:del w:id="1122" w:author="Alicia" w:date="2016-05-16T16:37:00Z">
              <w:r w:rsidDel="006E5FF5">
                <w:rPr>
                  <w:rFonts w:ascii="Times New Roman" w:hAnsi="Times New Roman" w:cs="Times New Roman"/>
                  <w:noProof/>
                  <w:sz w:val="24"/>
                  <w:szCs w:val="24"/>
                  <w:lang w:eastAsia="es-ES"/>
                </w:rPr>
                <w:drawing>
                  <wp:inline distT="0" distB="0" distL="0" distR="0" wp14:anchorId="7C32483F" wp14:editId="300A83A9">
                    <wp:extent cx="4257675" cy="20859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49D678C6" w14:textId="751362DB" w:rsidR="008C2A32" w:rsidDel="006E5FF5" w:rsidRDefault="008C2A32">
            <w:pPr>
              <w:rPr>
                <w:del w:id="1123" w:author="Alicia" w:date="2016-05-16T16:37:00Z"/>
                <w:rFonts w:ascii="Times New Roman" w:hAnsi="Times New Roman" w:cs="Times New Roman"/>
                <w:sz w:val="24"/>
                <w:szCs w:val="24"/>
                <w:lang w:val="en-US"/>
              </w:rPr>
              <w:pPrChange w:id="1124" w:author="Alicia" w:date="2016-05-03T14:52:00Z">
                <w:pPr>
                  <w:spacing w:after="0" w:line="240" w:lineRule="auto"/>
                  <w:jc w:val="center"/>
                </w:pPr>
              </w:pPrChange>
            </w:pPr>
            <w:del w:id="1125" w:author="Alicia" w:date="2016-05-16T16:37:00Z">
              <w:r w:rsidDel="006E5FF5">
                <w:rPr>
                  <w:rFonts w:ascii="Times New Roman" w:hAnsi="Times New Roman" w:cs="Times New Roman"/>
                  <w:noProof/>
                  <w:sz w:val="24"/>
                  <w:szCs w:val="24"/>
                  <w:lang w:eastAsia="es-ES"/>
                </w:rPr>
                <w:drawing>
                  <wp:inline distT="0" distB="0" distL="0" distR="0" wp14:anchorId="1E69BE18" wp14:editId="59AE4E12">
                    <wp:extent cx="3924300" cy="2085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2085975"/>
                            </a:xfrm>
                            <a:prstGeom prst="rect">
                              <a:avLst/>
                            </a:prstGeom>
                            <a:noFill/>
                            <a:ln>
                              <a:noFill/>
                            </a:ln>
                          </pic:spPr>
                        </pic:pic>
                      </a:graphicData>
                    </a:graphic>
                  </wp:inline>
                </w:drawing>
              </w:r>
            </w:del>
          </w:p>
        </w:tc>
      </w:tr>
      <w:tr w:rsidR="008C2A32" w:rsidRPr="00AA07B4" w:rsidDel="006E5FF5" w14:paraId="707A2415" w14:textId="2E7E235D" w:rsidTr="008C2A32">
        <w:trPr>
          <w:del w:id="1126" w:author="Alicia" w:date="2016-05-16T16:37:00Z"/>
        </w:trPr>
        <w:tc>
          <w:tcPr>
            <w:tcW w:w="650" w:type="dxa"/>
            <w:vAlign w:val="center"/>
          </w:tcPr>
          <w:p w14:paraId="1FD5B192" w14:textId="20D7300E" w:rsidR="008C2A32" w:rsidDel="006E5FF5" w:rsidRDefault="008C2A32">
            <w:pPr>
              <w:rPr>
                <w:del w:id="1127" w:author="Alicia" w:date="2016-05-16T16:37:00Z"/>
                <w:rFonts w:ascii="Times New Roman" w:hAnsi="Times New Roman" w:cs="Times New Roman"/>
                <w:sz w:val="24"/>
                <w:szCs w:val="24"/>
                <w:lang w:val="en-US"/>
              </w:rPr>
              <w:pPrChange w:id="1128" w:author="Alicia" w:date="2016-05-03T14:52:00Z">
                <w:pPr>
                  <w:spacing w:after="0" w:line="240" w:lineRule="auto"/>
                  <w:jc w:val="center"/>
                </w:pPr>
              </w:pPrChange>
            </w:pPr>
            <w:del w:id="1129" w:author="Alicia" w:date="2016-05-16T16:37:00Z">
              <w:r w:rsidDel="006E5FF5">
                <w:rPr>
                  <w:rFonts w:ascii="Times New Roman" w:hAnsi="Times New Roman" w:cs="Times New Roman"/>
                  <w:sz w:val="24"/>
                  <w:szCs w:val="24"/>
                  <w:lang w:val="en-US"/>
                </w:rPr>
                <w:delText>I</w:delText>
              </w:r>
            </w:del>
          </w:p>
        </w:tc>
        <w:tc>
          <w:tcPr>
            <w:tcW w:w="6917" w:type="dxa"/>
            <w:vAlign w:val="center"/>
          </w:tcPr>
          <w:p w14:paraId="6409F033" w14:textId="1C4B6E2A" w:rsidR="008C2A32" w:rsidDel="006E5FF5" w:rsidRDefault="008C2A32">
            <w:pPr>
              <w:rPr>
                <w:del w:id="1130" w:author="Alicia" w:date="2016-05-16T16:37:00Z"/>
                <w:rFonts w:ascii="Times New Roman" w:hAnsi="Times New Roman" w:cs="Times New Roman"/>
                <w:sz w:val="24"/>
                <w:szCs w:val="24"/>
                <w:lang w:val="en-US"/>
              </w:rPr>
              <w:pPrChange w:id="1131" w:author="Alicia" w:date="2016-05-03T14:52:00Z">
                <w:pPr>
                  <w:spacing w:after="0" w:line="240" w:lineRule="auto"/>
                  <w:jc w:val="center"/>
                </w:pPr>
              </w:pPrChange>
            </w:pPr>
            <w:del w:id="1132" w:author="Alicia" w:date="2016-05-16T16:37:00Z">
              <w:r w:rsidDel="006E5FF5">
                <w:rPr>
                  <w:rFonts w:ascii="Times New Roman" w:hAnsi="Times New Roman" w:cs="Times New Roman"/>
                  <w:noProof/>
                  <w:sz w:val="24"/>
                  <w:szCs w:val="24"/>
                  <w:lang w:eastAsia="es-ES"/>
                </w:rPr>
                <w:drawing>
                  <wp:inline distT="0" distB="0" distL="0" distR="0" wp14:anchorId="0EF600F4" wp14:editId="0E8F4026">
                    <wp:extent cx="4257675" cy="2085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6C50BD46" w14:textId="3D8B9273" w:rsidR="008C2A32" w:rsidDel="006E5FF5" w:rsidRDefault="008C2A32">
            <w:pPr>
              <w:rPr>
                <w:del w:id="1133" w:author="Alicia" w:date="2016-05-16T16:37:00Z"/>
                <w:rFonts w:ascii="Times New Roman" w:hAnsi="Times New Roman" w:cs="Times New Roman"/>
                <w:sz w:val="24"/>
                <w:szCs w:val="24"/>
                <w:lang w:val="en-US"/>
              </w:rPr>
              <w:pPrChange w:id="1134" w:author="Alicia" w:date="2016-05-03T14:52:00Z">
                <w:pPr>
                  <w:spacing w:after="0" w:line="240" w:lineRule="auto"/>
                  <w:jc w:val="center"/>
                </w:pPr>
              </w:pPrChange>
            </w:pPr>
            <w:del w:id="1135" w:author="Alicia" w:date="2016-05-16T16:37:00Z">
              <w:r w:rsidDel="006E5FF5">
                <w:rPr>
                  <w:rFonts w:ascii="Times New Roman" w:hAnsi="Times New Roman" w:cs="Times New Roman"/>
                  <w:noProof/>
                  <w:sz w:val="24"/>
                  <w:szCs w:val="24"/>
                  <w:lang w:eastAsia="es-ES"/>
                </w:rPr>
                <w:drawing>
                  <wp:inline distT="0" distB="0" distL="0" distR="0" wp14:anchorId="289CAB6D" wp14:editId="1D69423A">
                    <wp:extent cx="4257675" cy="20859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F0F2680" w14:textId="0EF80667" w:rsidTr="008C2A32">
        <w:trPr>
          <w:del w:id="1136" w:author="Alicia" w:date="2016-05-16T16:37:00Z"/>
        </w:trPr>
        <w:tc>
          <w:tcPr>
            <w:tcW w:w="650" w:type="dxa"/>
            <w:vAlign w:val="center"/>
          </w:tcPr>
          <w:p w14:paraId="18C72B00" w14:textId="381F7B9B" w:rsidR="008C2A32" w:rsidDel="006E5FF5" w:rsidRDefault="008C2A32">
            <w:pPr>
              <w:rPr>
                <w:del w:id="1137" w:author="Alicia" w:date="2016-05-16T16:37:00Z"/>
                <w:rFonts w:ascii="Times New Roman" w:hAnsi="Times New Roman" w:cs="Times New Roman"/>
                <w:sz w:val="24"/>
                <w:szCs w:val="24"/>
                <w:lang w:val="en-US"/>
              </w:rPr>
              <w:pPrChange w:id="1138" w:author="Alicia" w:date="2016-05-03T14:52:00Z">
                <w:pPr>
                  <w:spacing w:after="0" w:line="240" w:lineRule="auto"/>
                  <w:jc w:val="center"/>
                </w:pPr>
              </w:pPrChange>
            </w:pPr>
            <w:del w:id="1139" w:author="Alicia" w:date="2016-05-16T16:37:00Z">
              <w:r w:rsidDel="006E5FF5">
                <w:rPr>
                  <w:rFonts w:ascii="Times New Roman" w:hAnsi="Times New Roman" w:cs="Times New Roman"/>
                  <w:sz w:val="24"/>
                  <w:szCs w:val="24"/>
                  <w:lang w:val="en-US"/>
                </w:rPr>
                <w:delText>J</w:delText>
              </w:r>
            </w:del>
          </w:p>
        </w:tc>
        <w:tc>
          <w:tcPr>
            <w:tcW w:w="6917" w:type="dxa"/>
            <w:vAlign w:val="center"/>
          </w:tcPr>
          <w:p w14:paraId="2BC94BBC" w14:textId="6378F3D3" w:rsidR="008C2A32" w:rsidDel="006E5FF5" w:rsidRDefault="008C2A32">
            <w:pPr>
              <w:rPr>
                <w:del w:id="1140" w:author="Alicia" w:date="2016-05-16T16:37:00Z"/>
                <w:rFonts w:ascii="Times New Roman" w:hAnsi="Times New Roman" w:cs="Times New Roman"/>
                <w:sz w:val="24"/>
                <w:szCs w:val="24"/>
                <w:lang w:val="en-US"/>
              </w:rPr>
              <w:pPrChange w:id="1141" w:author="Alicia" w:date="2016-05-03T14:52:00Z">
                <w:pPr>
                  <w:spacing w:after="0" w:line="240" w:lineRule="auto"/>
                  <w:jc w:val="center"/>
                </w:pPr>
              </w:pPrChange>
            </w:pPr>
            <w:del w:id="1142" w:author="Alicia" w:date="2016-05-16T16:37:00Z">
              <w:r w:rsidDel="006E5FF5">
                <w:rPr>
                  <w:rFonts w:ascii="Times New Roman" w:hAnsi="Times New Roman" w:cs="Times New Roman"/>
                  <w:noProof/>
                  <w:sz w:val="24"/>
                  <w:szCs w:val="24"/>
                  <w:lang w:eastAsia="es-ES"/>
                </w:rPr>
                <w:drawing>
                  <wp:inline distT="0" distB="0" distL="0" distR="0" wp14:anchorId="6A1E6570" wp14:editId="2B2666A3">
                    <wp:extent cx="4257675" cy="2085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646B2FA1" w14:textId="46B4539A" w:rsidR="008C2A32" w:rsidDel="006E5FF5" w:rsidRDefault="008C2A32">
            <w:pPr>
              <w:rPr>
                <w:del w:id="1143" w:author="Alicia" w:date="2016-05-16T16:37:00Z"/>
                <w:rFonts w:ascii="Times New Roman" w:hAnsi="Times New Roman" w:cs="Times New Roman"/>
                <w:sz w:val="24"/>
                <w:szCs w:val="24"/>
                <w:lang w:val="en-US"/>
              </w:rPr>
              <w:pPrChange w:id="1144" w:author="Alicia" w:date="2016-05-03T14:52:00Z">
                <w:pPr>
                  <w:spacing w:after="0" w:line="240" w:lineRule="auto"/>
                  <w:jc w:val="center"/>
                </w:pPr>
              </w:pPrChange>
            </w:pPr>
            <w:del w:id="1145" w:author="Alicia" w:date="2016-05-16T16:37:00Z">
              <w:r w:rsidDel="006E5FF5">
                <w:rPr>
                  <w:rFonts w:ascii="Times New Roman" w:hAnsi="Times New Roman" w:cs="Times New Roman"/>
                  <w:noProof/>
                  <w:sz w:val="24"/>
                  <w:szCs w:val="24"/>
                  <w:lang w:eastAsia="es-ES"/>
                </w:rPr>
                <w:drawing>
                  <wp:inline distT="0" distB="0" distL="0" distR="0" wp14:anchorId="7B3C32BC" wp14:editId="4F7346FD">
                    <wp:extent cx="4257675" cy="2085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2E229309" w14:textId="5BCD4238" w:rsidTr="008C2A32">
        <w:trPr>
          <w:del w:id="1146" w:author="Alicia" w:date="2016-05-16T16:37:00Z"/>
        </w:trPr>
        <w:tc>
          <w:tcPr>
            <w:tcW w:w="650" w:type="dxa"/>
            <w:vAlign w:val="center"/>
          </w:tcPr>
          <w:p w14:paraId="0344F5BD" w14:textId="5C1A4D85" w:rsidR="008C2A32" w:rsidDel="006E5FF5" w:rsidRDefault="008C2A32">
            <w:pPr>
              <w:rPr>
                <w:del w:id="1147" w:author="Alicia" w:date="2016-05-16T16:37:00Z"/>
                <w:rFonts w:ascii="Times New Roman" w:hAnsi="Times New Roman" w:cs="Times New Roman"/>
                <w:sz w:val="24"/>
                <w:szCs w:val="24"/>
                <w:lang w:val="en-US"/>
              </w:rPr>
              <w:pPrChange w:id="1148" w:author="Alicia" w:date="2016-05-03T14:52:00Z">
                <w:pPr>
                  <w:spacing w:after="0" w:line="240" w:lineRule="auto"/>
                  <w:jc w:val="center"/>
                </w:pPr>
              </w:pPrChange>
            </w:pPr>
            <w:del w:id="1149" w:author="Alicia" w:date="2016-05-16T16:37:00Z">
              <w:r w:rsidDel="006E5FF5">
                <w:rPr>
                  <w:rFonts w:ascii="Times New Roman" w:hAnsi="Times New Roman" w:cs="Times New Roman"/>
                  <w:sz w:val="24"/>
                  <w:szCs w:val="24"/>
                  <w:lang w:val="en-US"/>
                </w:rPr>
                <w:delText>K</w:delText>
              </w:r>
            </w:del>
          </w:p>
        </w:tc>
        <w:tc>
          <w:tcPr>
            <w:tcW w:w="6917" w:type="dxa"/>
            <w:vAlign w:val="center"/>
          </w:tcPr>
          <w:p w14:paraId="0794033E" w14:textId="05B18499" w:rsidR="008C2A32" w:rsidDel="006E5FF5" w:rsidRDefault="008C2A32">
            <w:pPr>
              <w:rPr>
                <w:del w:id="1150" w:author="Alicia" w:date="2016-05-16T16:37:00Z"/>
                <w:rFonts w:ascii="Times New Roman" w:hAnsi="Times New Roman" w:cs="Times New Roman"/>
                <w:sz w:val="24"/>
                <w:szCs w:val="24"/>
                <w:lang w:val="en-US"/>
              </w:rPr>
              <w:pPrChange w:id="1151" w:author="Alicia" w:date="2016-05-03T14:52:00Z">
                <w:pPr>
                  <w:spacing w:after="0" w:line="240" w:lineRule="auto"/>
                  <w:jc w:val="center"/>
                </w:pPr>
              </w:pPrChange>
            </w:pPr>
            <w:del w:id="1152" w:author="Alicia" w:date="2016-05-16T16:37:00Z">
              <w:r w:rsidDel="006E5FF5">
                <w:rPr>
                  <w:rFonts w:ascii="Times New Roman" w:hAnsi="Times New Roman" w:cs="Times New Roman"/>
                  <w:noProof/>
                  <w:sz w:val="24"/>
                  <w:szCs w:val="24"/>
                  <w:lang w:eastAsia="es-ES"/>
                </w:rPr>
                <w:drawing>
                  <wp:inline distT="0" distB="0" distL="0" distR="0" wp14:anchorId="147738F2" wp14:editId="3CD05802">
                    <wp:extent cx="4257675" cy="20859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544D221D" w14:textId="4536A10D" w:rsidR="008C2A32" w:rsidDel="006E5FF5" w:rsidRDefault="008C2A32">
            <w:pPr>
              <w:rPr>
                <w:del w:id="1153" w:author="Alicia" w:date="2016-05-16T16:37:00Z"/>
                <w:rFonts w:ascii="Times New Roman" w:hAnsi="Times New Roman" w:cs="Times New Roman"/>
                <w:sz w:val="24"/>
                <w:szCs w:val="24"/>
                <w:lang w:val="en-US"/>
              </w:rPr>
              <w:pPrChange w:id="1154" w:author="Alicia" w:date="2016-05-03T14:52:00Z">
                <w:pPr>
                  <w:spacing w:after="0" w:line="240" w:lineRule="auto"/>
                  <w:jc w:val="center"/>
                </w:pPr>
              </w:pPrChange>
            </w:pPr>
            <w:del w:id="1155" w:author="Alicia" w:date="2016-05-16T16:37:00Z">
              <w:r w:rsidDel="006E5FF5">
                <w:rPr>
                  <w:rFonts w:ascii="Times New Roman" w:hAnsi="Times New Roman" w:cs="Times New Roman"/>
                  <w:noProof/>
                  <w:sz w:val="24"/>
                  <w:szCs w:val="24"/>
                  <w:lang w:eastAsia="es-ES"/>
                </w:rPr>
                <w:drawing>
                  <wp:inline distT="0" distB="0" distL="0" distR="0" wp14:anchorId="1FCD1221" wp14:editId="193D47D2">
                    <wp:extent cx="4257675" cy="20859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bl>
    <w:p w14:paraId="7F6F8905" w14:textId="6C7237A8" w:rsidR="008C2A32" w:rsidDel="006E5FF5" w:rsidRDefault="008C2A32">
      <w:pPr>
        <w:rPr>
          <w:del w:id="1156" w:author="Alicia" w:date="2016-05-16T16:37:00Z"/>
          <w:rFonts w:ascii="Times New Roman" w:hAnsi="Times New Roman" w:cs="Times New Roman"/>
          <w:sz w:val="24"/>
          <w:szCs w:val="24"/>
          <w:lang w:val="en-US"/>
        </w:rPr>
        <w:sectPr w:rsidR="008C2A32" w:rsidDel="006E5FF5" w:rsidSect="002A3221">
          <w:pgSz w:w="12242" w:h="15842" w:code="1"/>
          <w:pgMar w:top="1440" w:right="1440" w:bottom="1440" w:left="1440" w:header="708" w:footer="708" w:gutter="0"/>
          <w:cols w:space="708"/>
          <w:docGrid w:linePitch="360"/>
          <w:sectPrChange w:id="1157" w:author="Alicia" w:date="2016-05-03T11:15:00Z">
            <w:sectPr w:rsidR="008C2A32" w:rsidDel="006E5FF5" w:rsidSect="002A3221">
              <w:pgSz w:w="15842" w:h="12242"/>
              <w:pgMar w:top="1440" w:right="1440" w:bottom="1440" w:left="1440" w:header="708" w:footer="708" w:gutter="0"/>
            </w:sectPr>
          </w:sectPrChange>
        </w:sectPr>
      </w:pPr>
    </w:p>
    <w:p w14:paraId="74E89354" w14:textId="4B2F7C44" w:rsidR="008C2A32" w:rsidDel="006E5FF5" w:rsidRDefault="008C2A32">
      <w:pPr>
        <w:rPr>
          <w:del w:id="1158" w:author="Alicia" w:date="2016-05-16T16:37:00Z"/>
          <w:rFonts w:ascii="Times New Roman" w:hAnsi="Times New Roman" w:cs="Times New Roman"/>
          <w:sz w:val="24"/>
          <w:szCs w:val="24"/>
          <w:lang w:val="en-US"/>
        </w:rPr>
        <w:pPrChange w:id="1159" w:author="Alicia" w:date="2016-05-03T14:52:00Z">
          <w:pPr>
            <w:spacing w:line="480" w:lineRule="auto"/>
          </w:pPr>
        </w:pPrChange>
      </w:pPr>
      <w:del w:id="1160" w:author="Alicia" w:date="2016-05-16T16:37:00Z">
        <w:r w:rsidDel="006E5FF5">
          <w:rPr>
            <w:rFonts w:ascii="Times New Roman" w:hAnsi="Times New Roman" w:cs="Times New Roman"/>
            <w:sz w:val="24"/>
            <w:szCs w:val="24"/>
            <w:lang w:val="en-US"/>
          </w:rPr>
          <w:delText>Appendix S9: Standardized path coefficients for direct and indirect effects of phenology on fitness, obtained from fitting the saturated models (model_attack and model_eggs) to each population. Phen</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Fruits: effect of phenology on number of intact fruits, Phen</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Attack:  effect of phenology on probability of attack, Attack</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Fruits: effect of probability of attack on number of intact fruits, Phen</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Eggs: effect of phenology on number of eggs, Eggs</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 xml:space="preserve">Fruits: effect of number of eggs on number of intact fruits. </w:delText>
        </w:r>
      </w:del>
    </w:p>
    <w:tbl>
      <w:tblPr>
        <w:tblW w:w="1456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995"/>
        <w:gridCol w:w="851"/>
        <w:gridCol w:w="284"/>
        <w:gridCol w:w="1135"/>
        <w:gridCol w:w="1135"/>
        <w:gridCol w:w="276"/>
        <w:gridCol w:w="1000"/>
        <w:gridCol w:w="1135"/>
        <w:gridCol w:w="284"/>
        <w:gridCol w:w="993"/>
        <w:gridCol w:w="852"/>
        <w:gridCol w:w="283"/>
        <w:gridCol w:w="1135"/>
        <w:gridCol w:w="1065"/>
        <w:gridCol w:w="236"/>
        <w:gridCol w:w="1111"/>
        <w:gridCol w:w="1135"/>
      </w:tblGrid>
      <w:tr w:rsidR="008C2A32" w:rsidRPr="00AA07B4" w:rsidDel="006E5FF5" w14:paraId="1D8EB0C8" w14:textId="2B4A6498" w:rsidTr="008C2A32">
        <w:trPr>
          <w:cantSplit/>
          <w:del w:id="1161" w:author="Alicia" w:date="2016-05-16T16:37:00Z"/>
        </w:trPr>
        <w:tc>
          <w:tcPr>
            <w:tcW w:w="658" w:type="dxa"/>
            <w:vMerge w:val="restart"/>
            <w:tcBorders>
              <w:top w:val="single" w:sz="18" w:space="0" w:color="auto"/>
              <w:left w:val="nil"/>
              <w:right w:val="nil"/>
            </w:tcBorders>
            <w:vAlign w:val="center"/>
          </w:tcPr>
          <w:p w14:paraId="1968E9F1" w14:textId="77BF1EB5" w:rsidR="008C2A32" w:rsidRPr="00AA07B4" w:rsidDel="006E5FF5" w:rsidRDefault="008C2A32">
            <w:pPr>
              <w:rPr>
                <w:del w:id="1162" w:author="Alicia" w:date="2016-05-16T16:37:00Z"/>
                <w:rFonts w:ascii="Times New Roman" w:hAnsi="Times New Roman" w:cs="Times New Roman"/>
                <w:sz w:val="24"/>
                <w:szCs w:val="24"/>
                <w:lang w:val="en-US"/>
                <w:rPrChange w:id="1163" w:author="Alicia" w:date="2016-05-11T11:58:00Z">
                  <w:rPr>
                    <w:del w:id="1164" w:author="Alicia" w:date="2016-05-16T16:37:00Z"/>
                    <w:rFonts w:ascii="Times New Roman" w:hAnsi="Times New Roman" w:cs="Times New Roman"/>
                    <w:sz w:val="24"/>
                    <w:szCs w:val="24"/>
                    <w:lang w:val="sv-SE"/>
                  </w:rPr>
                </w:rPrChange>
              </w:rPr>
              <w:pPrChange w:id="1165" w:author="Alicia" w:date="2016-05-03T14:52:00Z">
                <w:pPr>
                  <w:spacing w:after="0" w:line="240" w:lineRule="auto"/>
                  <w:jc w:val="center"/>
                </w:pPr>
              </w:pPrChange>
            </w:pPr>
            <w:del w:id="1166" w:author="Alicia" w:date="2016-05-16T16:37:00Z">
              <w:r w:rsidRPr="00AA07B4" w:rsidDel="006E5FF5">
                <w:rPr>
                  <w:rFonts w:ascii="Times New Roman" w:hAnsi="Times New Roman" w:cs="Times New Roman"/>
                  <w:sz w:val="24"/>
                  <w:szCs w:val="24"/>
                  <w:lang w:val="en-US"/>
                  <w:rPrChange w:id="1167" w:author="Alicia" w:date="2016-05-11T11:58:00Z">
                    <w:rPr>
                      <w:rFonts w:ascii="Times New Roman" w:hAnsi="Times New Roman" w:cs="Times New Roman"/>
                      <w:sz w:val="24"/>
                      <w:szCs w:val="24"/>
                      <w:lang w:val="sv-SE"/>
                    </w:rPr>
                  </w:rPrChange>
                </w:rPr>
                <w:delText>Pop.</w:delText>
              </w:r>
            </w:del>
          </w:p>
        </w:tc>
        <w:tc>
          <w:tcPr>
            <w:tcW w:w="6804" w:type="dxa"/>
            <w:gridSpan w:val="8"/>
            <w:tcBorders>
              <w:top w:val="single" w:sz="18" w:space="0" w:color="auto"/>
              <w:left w:val="nil"/>
              <w:right w:val="nil"/>
            </w:tcBorders>
          </w:tcPr>
          <w:p w14:paraId="68E36FBB" w14:textId="7A0A0D12" w:rsidR="008C2A32" w:rsidRPr="00AA07B4" w:rsidDel="006E5FF5" w:rsidRDefault="008C2A32">
            <w:pPr>
              <w:rPr>
                <w:del w:id="1168" w:author="Alicia" w:date="2016-05-16T16:37:00Z"/>
                <w:rFonts w:ascii="Times New Roman" w:hAnsi="Times New Roman" w:cs="Times New Roman"/>
                <w:sz w:val="24"/>
                <w:szCs w:val="24"/>
                <w:lang w:val="en-US"/>
                <w:rPrChange w:id="1169" w:author="Alicia" w:date="2016-05-11T11:58:00Z">
                  <w:rPr>
                    <w:del w:id="1170" w:author="Alicia" w:date="2016-05-16T16:37:00Z"/>
                    <w:rFonts w:ascii="Times New Roman" w:hAnsi="Times New Roman" w:cs="Times New Roman"/>
                    <w:sz w:val="24"/>
                    <w:szCs w:val="24"/>
                    <w:lang w:val="sv-SE"/>
                  </w:rPr>
                </w:rPrChange>
              </w:rPr>
              <w:pPrChange w:id="1171" w:author="Alicia" w:date="2016-05-03T14:52:00Z">
                <w:pPr>
                  <w:spacing w:after="0" w:line="240" w:lineRule="auto"/>
                  <w:jc w:val="center"/>
                </w:pPr>
              </w:pPrChange>
            </w:pPr>
            <w:del w:id="1172" w:author="Alicia" w:date="2016-05-16T16:37:00Z">
              <w:r w:rsidRPr="00AA07B4" w:rsidDel="006E5FF5">
                <w:rPr>
                  <w:rFonts w:ascii="Times New Roman" w:hAnsi="Times New Roman" w:cs="Times New Roman"/>
                  <w:sz w:val="24"/>
                  <w:szCs w:val="24"/>
                  <w:lang w:val="en-US"/>
                  <w:rPrChange w:id="1173" w:author="Alicia" w:date="2016-05-11T11:58:00Z">
                    <w:rPr>
                      <w:rFonts w:ascii="Times New Roman" w:hAnsi="Times New Roman" w:cs="Times New Roman"/>
                      <w:sz w:val="24"/>
                      <w:szCs w:val="24"/>
                      <w:lang w:val="sv-SE"/>
                    </w:rPr>
                  </w:rPrChange>
                </w:rPr>
                <w:delText>model_attack</w:delText>
              </w:r>
            </w:del>
          </w:p>
        </w:tc>
        <w:tc>
          <w:tcPr>
            <w:tcW w:w="284" w:type="dxa"/>
            <w:tcBorders>
              <w:top w:val="single" w:sz="18" w:space="0" w:color="auto"/>
              <w:left w:val="nil"/>
              <w:bottom w:val="nil"/>
              <w:right w:val="nil"/>
            </w:tcBorders>
          </w:tcPr>
          <w:p w14:paraId="78424713" w14:textId="6EA46D63" w:rsidR="008C2A32" w:rsidRPr="00AA07B4" w:rsidDel="006E5FF5" w:rsidRDefault="008C2A32">
            <w:pPr>
              <w:rPr>
                <w:del w:id="1174" w:author="Alicia" w:date="2016-05-16T16:37:00Z"/>
                <w:rFonts w:ascii="Times New Roman" w:hAnsi="Times New Roman" w:cs="Times New Roman"/>
                <w:sz w:val="24"/>
                <w:szCs w:val="24"/>
                <w:lang w:val="en-US"/>
                <w:rPrChange w:id="1175" w:author="Alicia" w:date="2016-05-11T11:58:00Z">
                  <w:rPr>
                    <w:del w:id="1176" w:author="Alicia" w:date="2016-05-16T16:37:00Z"/>
                    <w:rFonts w:ascii="Times New Roman" w:hAnsi="Times New Roman" w:cs="Times New Roman"/>
                    <w:sz w:val="24"/>
                    <w:szCs w:val="24"/>
                    <w:lang w:val="sv-SE"/>
                  </w:rPr>
                </w:rPrChange>
              </w:rPr>
              <w:pPrChange w:id="1177" w:author="Alicia" w:date="2016-05-03T14:52:00Z">
                <w:pPr>
                  <w:spacing w:after="0" w:line="240" w:lineRule="auto"/>
                  <w:jc w:val="center"/>
                </w:pPr>
              </w:pPrChange>
            </w:pPr>
          </w:p>
        </w:tc>
        <w:tc>
          <w:tcPr>
            <w:tcW w:w="6804" w:type="dxa"/>
            <w:gridSpan w:val="8"/>
            <w:tcBorders>
              <w:top w:val="single" w:sz="18" w:space="0" w:color="auto"/>
              <w:left w:val="nil"/>
              <w:right w:val="nil"/>
            </w:tcBorders>
          </w:tcPr>
          <w:p w14:paraId="21ADA48E" w14:textId="350566ED" w:rsidR="008C2A32" w:rsidRPr="00AA07B4" w:rsidDel="006E5FF5" w:rsidRDefault="008C2A32">
            <w:pPr>
              <w:rPr>
                <w:del w:id="1178" w:author="Alicia" w:date="2016-05-16T16:37:00Z"/>
                <w:rFonts w:ascii="Times New Roman" w:hAnsi="Times New Roman" w:cs="Times New Roman"/>
                <w:sz w:val="24"/>
                <w:szCs w:val="24"/>
                <w:lang w:val="en-US"/>
                <w:rPrChange w:id="1179" w:author="Alicia" w:date="2016-05-11T11:58:00Z">
                  <w:rPr>
                    <w:del w:id="1180" w:author="Alicia" w:date="2016-05-16T16:37:00Z"/>
                    <w:rFonts w:ascii="Times New Roman" w:hAnsi="Times New Roman" w:cs="Times New Roman"/>
                    <w:sz w:val="24"/>
                    <w:szCs w:val="24"/>
                    <w:lang w:val="de-DE"/>
                  </w:rPr>
                </w:rPrChange>
              </w:rPr>
              <w:pPrChange w:id="1181" w:author="Alicia" w:date="2016-05-03T14:52:00Z">
                <w:pPr>
                  <w:spacing w:after="0" w:line="240" w:lineRule="auto"/>
                  <w:jc w:val="center"/>
                </w:pPr>
              </w:pPrChange>
            </w:pPr>
            <w:del w:id="1182" w:author="Alicia" w:date="2016-05-16T16:37:00Z">
              <w:r w:rsidRPr="00AA07B4" w:rsidDel="006E5FF5">
                <w:rPr>
                  <w:rFonts w:ascii="Times New Roman" w:hAnsi="Times New Roman" w:cs="Times New Roman"/>
                  <w:sz w:val="24"/>
                  <w:szCs w:val="24"/>
                  <w:lang w:val="en-US"/>
                  <w:rPrChange w:id="1183" w:author="Alicia" w:date="2016-05-11T11:58:00Z">
                    <w:rPr>
                      <w:rFonts w:ascii="Times New Roman" w:hAnsi="Times New Roman" w:cs="Times New Roman"/>
                      <w:sz w:val="24"/>
                      <w:szCs w:val="24"/>
                      <w:lang w:val="de-DE"/>
                    </w:rPr>
                  </w:rPrChange>
                </w:rPr>
                <w:delText>model_eggs</w:delText>
              </w:r>
            </w:del>
          </w:p>
        </w:tc>
      </w:tr>
      <w:tr w:rsidR="008C2A32" w:rsidRPr="00AA07B4" w:rsidDel="006E5FF5" w14:paraId="3B7D0C23" w14:textId="25CE8534" w:rsidTr="008C2A32">
        <w:trPr>
          <w:cantSplit/>
          <w:del w:id="1184" w:author="Alicia" w:date="2016-05-16T16:37:00Z"/>
        </w:trPr>
        <w:tc>
          <w:tcPr>
            <w:tcW w:w="658" w:type="dxa"/>
            <w:vMerge/>
            <w:tcBorders>
              <w:left w:val="nil"/>
              <w:right w:val="nil"/>
            </w:tcBorders>
            <w:vAlign w:val="center"/>
          </w:tcPr>
          <w:p w14:paraId="0620B04B" w14:textId="6001F488" w:rsidR="008C2A32" w:rsidRPr="00AA07B4" w:rsidDel="006E5FF5" w:rsidRDefault="008C2A32">
            <w:pPr>
              <w:rPr>
                <w:del w:id="1185" w:author="Alicia" w:date="2016-05-16T16:37:00Z"/>
                <w:rFonts w:ascii="Times New Roman" w:hAnsi="Times New Roman" w:cs="Times New Roman"/>
                <w:sz w:val="24"/>
                <w:szCs w:val="24"/>
                <w:lang w:val="en-US"/>
                <w:rPrChange w:id="1186" w:author="Alicia" w:date="2016-05-11T11:58:00Z">
                  <w:rPr>
                    <w:del w:id="1187" w:author="Alicia" w:date="2016-05-16T16:37:00Z"/>
                    <w:rFonts w:ascii="Times New Roman" w:hAnsi="Times New Roman" w:cs="Times New Roman"/>
                    <w:sz w:val="24"/>
                    <w:szCs w:val="24"/>
                    <w:lang w:val="de-DE"/>
                  </w:rPr>
                </w:rPrChange>
              </w:rPr>
              <w:pPrChange w:id="1188" w:author="Alicia" w:date="2016-05-03T14:52:00Z">
                <w:pPr>
                  <w:spacing w:after="0" w:line="240" w:lineRule="auto"/>
                  <w:jc w:val="center"/>
                </w:pPr>
              </w:pPrChange>
            </w:pPr>
          </w:p>
        </w:tc>
        <w:tc>
          <w:tcPr>
            <w:tcW w:w="1843" w:type="dxa"/>
            <w:gridSpan w:val="2"/>
            <w:tcBorders>
              <w:left w:val="nil"/>
              <w:right w:val="nil"/>
            </w:tcBorders>
            <w:vAlign w:val="center"/>
          </w:tcPr>
          <w:p w14:paraId="2F17D33C" w14:textId="55F18B79" w:rsidR="008C2A32" w:rsidRPr="00AA07B4" w:rsidDel="006E5FF5" w:rsidRDefault="008C2A32">
            <w:pPr>
              <w:rPr>
                <w:del w:id="1189" w:author="Alicia" w:date="2016-05-16T16:37:00Z"/>
                <w:rFonts w:ascii="Times New Roman" w:hAnsi="Times New Roman" w:cs="Times New Roman"/>
                <w:sz w:val="24"/>
                <w:szCs w:val="24"/>
                <w:lang w:val="en-US"/>
                <w:rPrChange w:id="1190" w:author="Alicia" w:date="2016-05-11T11:58:00Z">
                  <w:rPr>
                    <w:del w:id="1191" w:author="Alicia" w:date="2016-05-16T16:37:00Z"/>
                    <w:rFonts w:ascii="Times New Roman" w:hAnsi="Times New Roman" w:cs="Times New Roman"/>
                    <w:sz w:val="24"/>
                    <w:szCs w:val="24"/>
                    <w:lang w:val="de-DE"/>
                  </w:rPr>
                </w:rPrChange>
              </w:rPr>
              <w:pPrChange w:id="1192" w:author="Alicia" w:date="2016-05-03T14:52:00Z">
                <w:pPr>
                  <w:spacing w:after="0" w:line="240" w:lineRule="auto"/>
                  <w:jc w:val="center"/>
                </w:pPr>
              </w:pPrChange>
            </w:pPr>
            <w:del w:id="1193" w:author="Alicia" w:date="2016-05-16T16:37:00Z">
              <w:r w:rsidRPr="00AA07B4" w:rsidDel="006E5FF5">
                <w:rPr>
                  <w:rFonts w:ascii="Times New Roman" w:hAnsi="Times New Roman" w:cs="Times New Roman"/>
                  <w:sz w:val="24"/>
                  <w:szCs w:val="24"/>
                  <w:lang w:val="en-US"/>
                  <w:rPrChange w:id="1194"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195" w:author="Alicia" w:date="2016-05-11T11:58:00Z">
                    <w:rPr>
                      <w:rFonts w:ascii="Times New Roman" w:hAnsi="Times New Roman" w:cs="Times New Roman"/>
                      <w:sz w:val="24"/>
                      <w:szCs w:val="24"/>
                      <w:lang w:val="de-DE"/>
                    </w:rPr>
                  </w:rPrChange>
                </w:rPr>
                <w:delText>Fruits</w:delText>
              </w:r>
            </w:del>
          </w:p>
        </w:tc>
        <w:tc>
          <w:tcPr>
            <w:tcW w:w="284" w:type="dxa"/>
            <w:tcBorders>
              <w:left w:val="nil"/>
              <w:bottom w:val="nil"/>
              <w:right w:val="nil"/>
            </w:tcBorders>
          </w:tcPr>
          <w:p w14:paraId="400F8228" w14:textId="2E80855D" w:rsidR="008C2A32" w:rsidRPr="00AA07B4" w:rsidDel="006E5FF5" w:rsidRDefault="008C2A32">
            <w:pPr>
              <w:rPr>
                <w:del w:id="1196" w:author="Alicia" w:date="2016-05-16T16:37:00Z"/>
                <w:rFonts w:ascii="Times New Roman" w:hAnsi="Times New Roman" w:cs="Times New Roman"/>
                <w:sz w:val="24"/>
                <w:szCs w:val="24"/>
                <w:lang w:val="en-US"/>
                <w:rPrChange w:id="1197" w:author="Alicia" w:date="2016-05-11T11:58:00Z">
                  <w:rPr>
                    <w:del w:id="1198" w:author="Alicia" w:date="2016-05-16T16:37:00Z"/>
                    <w:rFonts w:ascii="Times New Roman" w:hAnsi="Times New Roman" w:cs="Times New Roman"/>
                    <w:sz w:val="24"/>
                    <w:szCs w:val="24"/>
                    <w:lang w:val="de-DE"/>
                  </w:rPr>
                </w:rPrChange>
              </w:rPr>
              <w:pPrChange w:id="1199" w:author="Alicia" w:date="2016-05-03T14:52:00Z">
                <w:pPr>
                  <w:spacing w:after="0" w:line="240" w:lineRule="auto"/>
                  <w:jc w:val="center"/>
                </w:pPr>
              </w:pPrChange>
            </w:pPr>
          </w:p>
        </w:tc>
        <w:tc>
          <w:tcPr>
            <w:tcW w:w="2268" w:type="dxa"/>
            <w:gridSpan w:val="2"/>
            <w:tcBorders>
              <w:left w:val="nil"/>
              <w:right w:val="nil"/>
            </w:tcBorders>
            <w:vAlign w:val="center"/>
          </w:tcPr>
          <w:p w14:paraId="2E011ECF" w14:textId="35CB2E2D" w:rsidR="008C2A32" w:rsidRPr="00AA07B4" w:rsidDel="006E5FF5" w:rsidRDefault="008C2A32">
            <w:pPr>
              <w:rPr>
                <w:del w:id="1200" w:author="Alicia" w:date="2016-05-16T16:37:00Z"/>
                <w:rFonts w:ascii="Times New Roman" w:hAnsi="Times New Roman" w:cs="Times New Roman"/>
                <w:sz w:val="24"/>
                <w:szCs w:val="24"/>
                <w:lang w:val="en-US"/>
                <w:rPrChange w:id="1201" w:author="Alicia" w:date="2016-05-11T11:58:00Z">
                  <w:rPr>
                    <w:del w:id="1202" w:author="Alicia" w:date="2016-05-16T16:37:00Z"/>
                    <w:rFonts w:ascii="Times New Roman" w:hAnsi="Times New Roman" w:cs="Times New Roman"/>
                    <w:sz w:val="24"/>
                    <w:szCs w:val="24"/>
                    <w:lang w:val="de-DE"/>
                  </w:rPr>
                </w:rPrChange>
              </w:rPr>
              <w:pPrChange w:id="1203" w:author="Alicia" w:date="2016-05-03T14:52:00Z">
                <w:pPr>
                  <w:spacing w:after="0" w:line="240" w:lineRule="auto"/>
                  <w:jc w:val="center"/>
                </w:pPr>
              </w:pPrChange>
            </w:pPr>
            <w:del w:id="1204" w:author="Alicia" w:date="2016-05-16T16:37:00Z">
              <w:r w:rsidRPr="00AA07B4" w:rsidDel="006E5FF5">
                <w:rPr>
                  <w:rFonts w:ascii="Times New Roman" w:hAnsi="Times New Roman" w:cs="Times New Roman"/>
                  <w:sz w:val="24"/>
                  <w:szCs w:val="24"/>
                  <w:lang w:val="en-US"/>
                  <w:rPrChange w:id="1205"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206" w:author="Alicia" w:date="2016-05-11T11:58:00Z">
                    <w:rPr>
                      <w:rFonts w:ascii="Times New Roman" w:hAnsi="Times New Roman" w:cs="Times New Roman"/>
                      <w:sz w:val="24"/>
                      <w:szCs w:val="24"/>
                      <w:lang w:val="de-DE"/>
                    </w:rPr>
                  </w:rPrChange>
                </w:rPr>
                <w:delText>Attack</w:delText>
              </w:r>
            </w:del>
          </w:p>
        </w:tc>
        <w:tc>
          <w:tcPr>
            <w:tcW w:w="276" w:type="dxa"/>
            <w:tcBorders>
              <w:left w:val="nil"/>
              <w:bottom w:val="nil"/>
              <w:right w:val="nil"/>
            </w:tcBorders>
          </w:tcPr>
          <w:p w14:paraId="7C07C2B6" w14:textId="4EB74246" w:rsidR="008C2A32" w:rsidRPr="00AA07B4" w:rsidDel="006E5FF5" w:rsidRDefault="008C2A32">
            <w:pPr>
              <w:rPr>
                <w:del w:id="1207" w:author="Alicia" w:date="2016-05-16T16:37:00Z"/>
                <w:rFonts w:ascii="Times New Roman" w:hAnsi="Times New Roman" w:cs="Times New Roman"/>
                <w:sz w:val="24"/>
                <w:szCs w:val="24"/>
                <w:lang w:val="en-US"/>
                <w:rPrChange w:id="1208" w:author="Alicia" w:date="2016-05-11T11:58:00Z">
                  <w:rPr>
                    <w:del w:id="1209" w:author="Alicia" w:date="2016-05-16T16:37:00Z"/>
                    <w:rFonts w:ascii="Times New Roman" w:hAnsi="Times New Roman" w:cs="Times New Roman"/>
                    <w:sz w:val="24"/>
                    <w:szCs w:val="24"/>
                    <w:lang w:val="de-DE"/>
                  </w:rPr>
                </w:rPrChange>
              </w:rPr>
              <w:pPrChange w:id="1210" w:author="Alicia" w:date="2016-05-03T14:52:00Z">
                <w:pPr>
                  <w:spacing w:after="0" w:line="240" w:lineRule="auto"/>
                  <w:jc w:val="center"/>
                </w:pPr>
              </w:pPrChange>
            </w:pPr>
          </w:p>
        </w:tc>
        <w:tc>
          <w:tcPr>
            <w:tcW w:w="2133" w:type="dxa"/>
            <w:gridSpan w:val="2"/>
            <w:tcBorders>
              <w:left w:val="nil"/>
              <w:right w:val="nil"/>
            </w:tcBorders>
            <w:vAlign w:val="center"/>
          </w:tcPr>
          <w:p w14:paraId="50C5C650" w14:textId="3A01724C" w:rsidR="008C2A32" w:rsidRPr="00AA07B4" w:rsidDel="006E5FF5" w:rsidRDefault="008C2A32">
            <w:pPr>
              <w:rPr>
                <w:del w:id="1211" w:author="Alicia" w:date="2016-05-16T16:37:00Z"/>
                <w:rFonts w:ascii="Times New Roman" w:hAnsi="Times New Roman" w:cs="Times New Roman"/>
                <w:sz w:val="24"/>
                <w:szCs w:val="24"/>
                <w:lang w:val="en-US"/>
                <w:rPrChange w:id="1212" w:author="Alicia" w:date="2016-05-11T11:58:00Z">
                  <w:rPr>
                    <w:del w:id="1213" w:author="Alicia" w:date="2016-05-16T16:37:00Z"/>
                    <w:rFonts w:ascii="Times New Roman" w:hAnsi="Times New Roman" w:cs="Times New Roman"/>
                    <w:sz w:val="24"/>
                    <w:szCs w:val="24"/>
                    <w:lang w:val="de-DE"/>
                  </w:rPr>
                </w:rPrChange>
              </w:rPr>
              <w:pPrChange w:id="1214" w:author="Alicia" w:date="2016-05-03T14:52:00Z">
                <w:pPr>
                  <w:spacing w:after="0" w:line="240" w:lineRule="auto"/>
                  <w:jc w:val="center"/>
                </w:pPr>
              </w:pPrChange>
            </w:pPr>
            <w:del w:id="1215" w:author="Alicia" w:date="2016-05-16T16:37:00Z">
              <w:r w:rsidRPr="00AA07B4" w:rsidDel="006E5FF5">
                <w:rPr>
                  <w:rFonts w:ascii="Times New Roman" w:hAnsi="Times New Roman" w:cs="Times New Roman"/>
                  <w:sz w:val="24"/>
                  <w:szCs w:val="24"/>
                  <w:lang w:val="en-US"/>
                  <w:rPrChange w:id="1216" w:author="Alicia" w:date="2016-05-11T11:58:00Z">
                    <w:rPr>
                      <w:rFonts w:ascii="Times New Roman" w:hAnsi="Times New Roman" w:cs="Times New Roman"/>
                      <w:sz w:val="24"/>
                      <w:szCs w:val="24"/>
                      <w:lang w:val="de-DE"/>
                    </w:rPr>
                  </w:rPrChange>
                </w:rPr>
                <w:delText>Attack</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217" w:author="Alicia" w:date="2016-05-11T11:58:00Z">
                    <w:rPr>
                      <w:rFonts w:ascii="Times New Roman" w:hAnsi="Times New Roman" w:cs="Times New Roman"/>
                      <w:sz w:val="24"/>
                      <w:szCs w:val="24"/>
                      <w:lang w:val="de-DE"/>
                    </w:rPr>
                  </w:rPrChange>
                </w:rPr>
                <w:delText>Fruits</w:delText>
              </w:r>
            </w:del>
          </w:p>
        </w:tc>
        <w:tc>
          <w:tcPr>
            <w:tcW w:w="284" w:type="dxa"/>
            <w:tcBorders>
              <w:top w:val="nil"/>
              <w:left w:val="nil"/>
              <w:bottom w:val="nil"/>
              <w:right w:val="nil"/>
            </w:tcBorders>
          </w:tcPr>
          <w:p w14:paraId="4E55D130" w14:textId="648AB037" w:rsidR="008C2A32" w:rsidRPr="00AA07B4" w:rsidDel="006E5FF5" w:rsidRDefault="008C2A32">
            <w:pPr>
              <w:rPr>
                <w:del w:id="1218" w:author="Alicia" w:date="2016-05-16T16:37:00Z"/>
                <w:rFonts w:ascii="Times New Roman" w:hAnsi="Times New Roman" w:cs="Times New Roman"/>
                <w:sz w:val="24"/>
                <w:szCs w:val="24"/>
                <w:lang w:val="en-US"/>
                <w:rPrChange w:id="1219" w:author="Alicia" w:date="2016-05-11T11:58:00Z">
                  <w:rPr>
                    <w:del w:id="1220" w:author="Alicia" w:date="2016-05-16T16:37:00Z"/>
                    <w:rFonts w:ascii="Times New Roman" w:hAnsi="Times New Roman" w:cs="Times New Roman"/>
                    <w:sz w:val="24"/>
                    <w:szCs w:val="24"/>
                    <w:lang w:val="de-DE"/>
                  </w:rPr>
                </w:rPrChange>
              </w:rPr>
              <w:pPrChange w:id="1221" w:author="Alicia" w:date="2016-05-03T14:52:00Z">
                <w:pPr>
                  <w:spacing w:after="0" w:line="240" w:lineRule="auto"/>
                  <w:jc w:val="center"/>
                </w:pPr>
              </w:pPrChange>
            </w:pPr>
          </w:p>
        </w:tc>
        <w:tc>
          <w:tcPr>
            <w:tcW w:w="1843" w:type="dxa"/>
            <w:gridSpan w:val="2"/>
            <w:tcBorders>
              <w:left w:val="nil"/>
              <w:right w:val="nil"/>
            </w:tcBorders>
            <w:vAlign w:val="center"/>
          </w:tcPr>
          <w:p w14:paraId="4D470E61" w14:textId="095E0093" w:rsidR="008C2A32" w:rsidRPr="00AA07B4" w:rsidDel="006E5FF5" w:rsidRDefault="008C2A32">
            <w:pPr>
              <w:rPr>
                <w:del w:id="1222" w:author="Alicia" w:date="2016-05-16T16:37:00Z"/>
                <w:rFonts w:ascii="Times New Roman" w:hAnsi="Times New Roman" w:cs="Times New Roman"/>
                <w:sz w:val="24"/>
                <w:szCs w:val="24"/>
                <w:lang w:val="en-US"/>
                <w:rPrChange w:id="1223" w:author="Alicia" w:date="2016-05-11T11:58:00Z">
                  <w:rPr>
                    <w:del w:id="1224" w:author="Alicia" w:date="2016-05-16T16:37:00Z"/>
                    <w:rFonts w:ascii="Times New Roman" w:hAnsi="Times New Roman" w:cs="Times New Roman"/>
                    <w:sz w:val="24"/>
                    <w:szCs w:val="24"/>
                    <w:lang w:val="de-DE"/>
                  </w:rPr>
                </w:rPrChange>
              </w:rPr>
              <w:pPrChange w:id="1225" w:author="Alicia" w:date="2016-05-03T14:52:00Z">
                <w:pPr>
                  <w:spacing w:after="0" w:line="240" w:lineRule="auto"/>
                  <w:jc w:val="center"/>
                </w:pPr>
              </w:pPrChange>
            </w:pPr>
            <w:del w:id="1226" w:author="Alicia" w:date="2016-05-16T16:37:00Z">
              <w:r w:rsidRPr="00AA07B4" w:rsidDel="006E5FF5">
                <w:rPr>
                  <w:rFonts w:ascii="Times New Roman" w:hAnsi="Times New Roman" w:cs="Times New Roman"/>
                  <w:sz w:val="24"/>
                  <w:szCs w:val="24"/>
                  <w:lang w:val="en-US"/>
                  <w:rPrChange w:id="1227"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228" w:author="Alicia" w:date="2016-05-11T11:58:00Z">
                    <w:rPr>
                      <w:rFonts w:ascii="Times New Roman" w:hAnsi="Times New Roman" w:cs="Times New Roman"/>
                      <w:sz w:val="24"/>
                      <w:szCs w:val="24"/>
                      <w:lang w:val="de-DE"/>
                    </w:rPr>
                  </w:rPrChange>
                </w:rPr>
                <w:delText>Fruits</w:delText>
              </w:r>
            </w:del>
          </w:p>
        </w:tc>
        <w:tc>
          <w:tcPr>
            <w:tcW w:w="283" w:type="dxa"/>
            <w:tcBorders>
              <w:left w:val="nil"/>
              <w:bottom w:val="nil"/>
              <w:right w:val="nil"/>
            </w:tcBorders>
          </w:tcPr>
          <w:p w14:paraId="39FF8750" w14:textId="7648B6C1" w:rsidR="008C2A32" w:rsidRPr="00AA07B4" w:rsidDel="006E5FF5" w:rsidRDefault="008C2A32">
            <w:pPr>
              <w:rPr>
                <w:del w:id="1229" w:author="Alicia" w:date="2016-05-16T16:37:00Z"/>
                <w:rFonts w:ascii="Times New Roman" w:hAnsi="Times New Roman" w:cs="Times New Roman"/>
                <w:sz w:val="24"/>
                <w:szCs w:val="24"/>
                <w:lang w:val="en-US"/>
                <w:rPrChange w:id="1230" w:author="Alicia" w:date="2016-05-11T11:58:00Z">
                  <w:rPr>
                    <w:del w:id="1231" w:author="Alicia" w:date="2016-05-16T16:37:00Z"/>
                    <w:rFonts w:ascii="Times New Roman" w:hAnsi="Times New Roman" w:cs="Times New Roman"/>
                    <w:sz w:val="24"/>
                    <w:szCs w:val="24"/>
                    <w:lang w:val="de-DE"/>
                  </w:rPr>
                </w:rPrChange>
              </w:rPr>
              <w:pPrChange w:id="1232" w:author="Alicia" w:date="2016-05-03T14:52:00Z">
                <w:pPr>
                  <w:spacing w:after="0" w:line="240" w:lineRule="auto"/>
                  <w:jc w:val="center"/>
                </w:pPr>
              </w:pPrChange>
            </w:pPr>
          </w:p>
        </w:tc>
        <w:tc>
          <w:tcPr>
            <w:tcW w:w="2198" w:type="dxa"/>
            <w:gridSpan w:val="2"/>
            <w:tcBorders>
              <w:left w:val="nil"/>
              <w:right w:val="nil"/>
            </w:tcBorders>
            <w:vAlign w:val="center"/>
          </w:tcPr>
          <w:p w14:paraId="1AF6ED5E" w14:textId="55A94EB6" w:rsidR="008C2A32" w:rsidRPr="00AA07B4" w:rsidDel="006E5FF5" w:rsidRDefault="008C2A32">
            <w:pPr>
              <w:rPr>
                <w:del w:id="1233" w:author="Alicia" w:date="2016-05-16T16:37:00Z"/>
                <w:rFonts w:ascii="Times New Roman" w:hAnsi="Times New Roman" w:cs="Times New Roman"/>
                <w:sz w:val="24"/>
                <w:szCs w:val="24"/>
                <w:lang w:val="en-US"/>
                <w:rPrChange w:id="1234" w:author="Alicia" w:date="2016-05-11T11:58:00Z">
                  <w:rPr>
                    <w:del w:id="1235" w:author="Alicia" w:date="2016-05-16T16:37:00Z"/>
                    <w:rFonts w:ascii="Times New Roman" w:hAnsi="Times New Roman" w:cs="Times New Roman"/>
                    <w:sz w:val="24"/>
                    <w:szCs w:val="24"/>
                    <w:lang w:val="de-DE"/>
                  </w:rPr>
                </w:rPrChange>
              </w:rPr>
              <w:pPrChange w:id="1236" w:author="Alicia" w:date="2016-05-03T14:52:00Z">
                <w:pPr>
                  <w:spacing w:after="0" w:line="240" w:lineRule="auto"/>
                  <w:jc w:val="center"/>
                </w:pPr>
              </w:pPrChange>
            </w:pPr>
            <w:del w:id="1237" w:author="Alicia" w:date="2016-05-16T16:37:00Z">
              <w:r w:rsidRPr="00AA07B4" w:rsidDel="006E5FF5">
                <w:rPr>
                  <w:rFonts w:ascii="Times New Roman" w:hAnsi="Times New Roman" w:cs="Times New Roman"/>
                  <w:sz w:val="24"/>
                  <w:szCs w:val="24"/>
                  <w:lang w:val="en-US"/>
                  <w:rPrChange w:id="1238"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239" w:author="Alicia" w:date="2016-05-11T11:58:00Z">
                    <w:rPr>
                      <w:rFonts w:ascii="Times New Roman" w:hAnsi="Times New Roman" w:cs="Times New Roman"/>
                      <w:sz w:val="24"/>
                      <w:szCs w:val="24"/>
                      <w:lang w:val="de-DE"/>
                    </w:rPr>
                  </w:rPrChange>
                </w:rPr>
                <w:delText>Eggs</w:delText>
              </w:r>
            </w:del>
          </w:p>
        </w:tc>
        <w:tc>
          <w:tcPr>
            <w:tcW w:w="236" w:type="dxa"/>
            <w:tcBorders>
              <w:left w:val="nil"/>
              <w:bottom w:val="nil"/>
              <w:right w:val="nil"/>
            </w:tcBorders>
          </w:tcPr>
          <w:p w14:paraId="0DFCF8CE" w14:textId="5B3D8BFC" w:rsidR="008C2A32" w:rsidRPr="00AA07B4" w:rsidDel="006E5FF5" w:rsidRDefault="008C2A32">
            <w:pPr>
              <w:rPr>
                <w:del w:id="1240" w:author="Alicia" w:date="2016-05-16T16:37:00Z"/>
                <w:rFonts w:ascii="Times New Roman" w:hAnsi="Times New Roman" w:cs="Times New Roman"/>
                <w:sz w:val="24"/>
                <w:szCs w:val="24"/>
                <w:lang w:val="en-US"/>
                <w:rPrChange w:id="1241" w:author="Alicia" w:date="2016-05-11T11:58:00Z">
                  <w:rPr>
                    <w:del w:id="1242" w:author="Alicia" w:date="2016-05-16T16:37:00Z"/>
                    <w:rFonts w:ascii="Times New Roman" w:hAnsi="Times New Roman" w:cs="Times New Roman"/>
                    <w:sz w:val="24"/>
                    <w:szCs w:val="24"/>
                    <w:lang w:val="de-DE"/>
                  </w:rPr>
                </w:rPrChange>
              </w:rPr>
              <w:pPrChange w:id="1243" w:author="Alicia" w:date="2016-05-03T14:52:00Z">
                <w:pPr>
                  <w:spacing w:after="0" w:line="240" w:lineRule="auto"/>
                  <w:jc w:val="center"/>
                </w:pPr>
              </w:pPrChange>
            </w:pPr>
          </w:p>
        </w:tc>
        <w:tc>
          <w:tcPr>
            <w:tcW w:w="2244" w:type="dxa"/>
            <w:gridSpan w:val="2"/>
            <w:tcBorders>
              <w:left w:val="nil"/>
              <w:right w:val="nil"/>
            </w:tcBorders>
            <w:vAlign w:val="center"/>
          </w:tcPr>
          <w:p w14:paraId="3CE1BF84" w14:textId="211B0D00" w:rsidR="008C2A32" w:rsidRPr="00AA07B4" w:rsidDel="006E5FF5" w:rsidRDefault="008C2A32">
            <w:pPr>
              <w:rPr>
                <w:del w:id="1244" w:author="Alicia" w:date="2016-05-16T16:37:00Z"/>
                <w:rFonts w:ascii="Times New Roman" w:hAnsi="Times New Roman" w:cs="Times New Roman"/>
                <w:sz w:val="24"/>
                <w:szCs w:val="24"/>
                <w:lang w:val="en-US"/>
                <w:rPrChange w:id="1245" w:author="Alicia" w:date="2016-05-11T11:58:00Z">
                  <w:rPr>
                    <w:del w:id="1246" w:author="Alicia" w:date="2016-05-16T16:37:00Z"/>
                    <w:rFonts w:ascii="Times New Roman" w:hAnsi="Times New Roman" w:cs="Times New Roman"/>
                    <w:sz w:val="24"/>
                    <w:szCs w:val="24"/>
                    <w:lang w:val="de-DE"/>
                  </w:rPr>
                </w:rPrChange>
              </w:rPr>
              <w:pPrChange w:id="1247" w:author="Alicia" w:date="2016-05-03T14:52:00Z">
                <w:pPr>
                  <w:spacing w:after="0" w:line="240" w:lineRule="auto"/>
                  <w:jc w:val="center"/>
                </w:pPr>
              </w:pPrChange>
            </w:pPr>
            <w:del w:id="1248" w:author="Alicia" w:date="2016-05-16T16:37:00Z">
              <w:r w:rsidRPr="00AA07B4" w:rsidDel="006E5FF5">
                <w:rPr>
                  <w:rFonts w:ascii="Times New Roman" w:hAnsi="Times New Roman" w:cs="Times New Roman"/>
                  <w:sz w:val="24"/>
                  <w:szCs w:val="24"/>
                  <w:lang w:val="en-US"/>
                  <w:rPrChange w:id="1249" w:author="Alicia" w:date="2016-05-11T11:58:00Z">
                    <w:rPr>
                      <w:rFonts w:ascii="Times New Roman" w:hAnsi="Times New Roman" w:cs="Times New Roman"/>
                      <w:sz w:val="24"/>
                      <w:szCs w:val="24"/>
                      <w:lang w:val="de-DE"/>
                    </w:rPr>
                  </w:rPrChange>
                </w:rPr>
                <w:delText>Eggs</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250" w:author="Alicia" w:date="2016-05-11T11:58:00Z">
                    <w:rPr>
                      <w:rFonts w:ascii="Times New Roman" w:hAnsi="Times New Roman" w:cs="Times New Roman"/>
                      <w:sz w:val="24"/>
                      <w:szCs w:val="24"/>
                      <w:lang w:val="de-DE"/>
                    </w:rPr>
                  </w:rPrChange>
                </w:rPr>
                <w:delText>Fruits</w:delText>
              </w:r>
            </w:del>
          </w:p>
        </w:tc>
      </w:tr>
      <w:tr w:rsidR="008C2A32" w:rsidRPr="00AA07B4" w:rsidDel="006E5FF5" w14:paraId="6FAA8A9F" w14:textId="2F76413A" w:rsidTr="008C2A32">
        <w:trPr>
          <w:cantSplit/>
          <w:del w:id="1251" w:author="Alicia" w:date="2016-05-16T16:37:00Z"/>
        </w:trPr>
        <w:tc>
          <w:tcPr>
            <w:tcW w:w="658" w:type="dxa"/>
            <w:vMerge/>
            <w:tcBorders>
              <w:left w:val="nil"/>
              <w:bottom w:val="single" w:sz="18" w:space="0" w:color="auto"/>
              <w:right w:val="nil"/>
            </w:tcBorders>
            <w:vAlign w:val="center"/>
          </w:tcPr>
          <w:p w14:paraId="474764BE" w14:textId="7ED8EB50" w:rsidR="008C2A32" w:rsidRPr="00AA07B4" w:rsidDel="006E5FF5" w:rsidRDefault="008C2A32">
            <w:pPr>
              <w:rPr>
                <w:del w:id="1252" w:author="Alicia" w:date="2016-05-16T16:37:00Z"/>
                <w:rFonts w:ascii="Times New Roman" w:hAnsi="Times New Roman" w:cs="Times New Roman"/>
                <w:sz w:val="24"/>
                <w:szCs w:val="24"/>
                <w:lang w:val="en-US"/>
                <w:rPrChange w:id="1253" w:author="Alicia" w:date="2016-05-11T11:58:00Z">
                  <w:rPr>
                    <w:del w:id="1254" w:author="Alicia" w:date="2016-05-16T16:37:00Z"/>
                    <w:rFonts w:ascii="Times New Roman" w:hAnsi="Times New Roman" w:cs="Times New Roman"/>
                    <w:sz w:val="24"/>
                    <w:szCs w:val="24"/>
                    <w:lang w:val="de-DE"/>
                  </w:rPr>
                </w:rPrChange>
              </w:rPr>
              <w:pPrChange w:id="1255" w:author="Alicia" w:date="2016-05-03T14:52:00Z">
                <w:pPr>
                  <w:spacing w:after="0" w:line="240" w:lineRule="auto"/>
                  <w:jc w:val="center"/>
                </w:pPr>
              </w:pPrChange>
            </w:pPr>
          </w:p>
        </w:tc>
        <w:tc>
          <w:tcPr>
            <w:tcW w:w="993" w:type="dxa"/>
            <w:tcBorders>
              <w:left w:val="nil"/>
              <w:bottom w:val="single" w:sz="18" w:space="0" w:color="auto"/>
              <w:right w:val="nil"/>
            </w:tcBorders>
            <w:vAlign w:val="center"/>
          </w:tcPr>
          <w:p w14:paraId="18F0B88C" w14:textId="62C84A94" w:rsidR="008C2A32" w:rsidRPr="00AA07B4" w:rsidDel="006E5FF5" w:rsidRDefault="008C2A32">
            <w:pPr>
              <w:rPr>
                <w:del w:id="1256" w:author="Alicia" w:date="2016-05-16T16:37:00Z"/>
                <w:rFonts w:ascii="Times New Roman" w:hAnsi="Times New Roman" w:cs="Times New Roman"/>
                <w:sz w:val="24"/>
                <w:szCs w:val="24"/>
                <w:lang w:val="en-US"/>
                <w:rPrChange w:id="1257" w:author="Alicia" w:date="2016-05-11T11:58:00Z">
                  <w:rPr>
                    <w:del w:id="1258" w:author="Alicia" w:date="2016-05-16T16:37:00Z"/>
                    <w:rFonts w:ascii="Times New Roman" w:hAnsi="Times New Roman" w:cs="Times New Roman"/>
                    <w:sz w:val="24"/>
                    <w:szCs w:val="24"/>
                    <w:lang w:val="de-DE"/>
                  </w:rPr>
                </w:rPrChange>
              </w:rPr>
              <w:pPrChange w:id="1259" w:author="Alicia" w:date="2016-05-03T14:52:00Z">
                <w:pPr>
                  <w:spacing w:after="0" w:line="240" w:lineRule="auto"/>
                  <w:jc w:val="center"/>
                </w:pPr>
              </w:pPrChange>
            </w:pPr>
            <w:del w:id="1260" w:author="Alicia" w:date="2016-05-16T16:37:00Z">
              <w:r w:rsidRPr="00AA07B4" w:rsidDel="006E5FF5">
                <w:rPr>
                  <w:rFonts w:ascii="Times New Roman" w:hAnsi="Times New Roman" w:cs="Times New Roman"/>
                  <w:sz w:val="24"/>
                  <w:szCs w:val="24"/>
                  <w:lang w:val="en-US"/>
                  <w:rPrChange w:id="1261" w:author="Alicia" w:date="2016-05-11T11:58:00Z">
                    <w:rPr>
                      <w:rFonts w:ascii="Times New Roman" w:hAnsi="Times New Roman" w:cs="Times New Roman"/>
                      <w:sz w:val="24"/>
                      <w:szCs w:val="24"/>
                      <w:lang w:val="de-DE"/>
                    </w:rPr>
                  </w:rPrChange>
                </w:rPr>
                <w:delText>2010</w:delText>
              </w:r>
            </w:del>
          </w:p>
        </w:tc>
        <w:tc>
          <w:tcPr>
            <w:tcW w:w="850" w:type="dxa"/>
            <w:tcBorders>
              <w:left w:val="nil"/>
              <w:bottom w:val="single" w:sz="18" w:space="0" w:color="auto"/>
              <w:right w:val="nil"/>
            </w:tcBorders>
            <w:vAlign w:val="center"/>
          </w:tcPr>
          <w:p w14:paraId="65E49F6F" w14:textId="38E20CF9" w:rsidR="008C2A32" w:rsidRPr="00AA07B4" w:rsidDel="006E5FF5" w:rsidRDefault="008C2A32">
            <w:pPr>
              <w:rPr>
                <w:del w:id="1262" w:author="Alicia" w:date="2016-05-16T16:37:00Z"/>
                <w:rFonts w:ascii="Times New Roman" w:hAnsi="Times New Roman" w:cs="Times New Roman"/>
                <w:sz w:val="24"/>
                <w:szCs w:val="24"/>
                <w:lang w:val="en-US"/>
                <w:rPrChange w:id="1263" w:author="Alicia" w:date="2016-05-11T11:58:00Z">
                  <w:rPr>
                    <w:del w:id="1264" w:author="Alicia" w:date="2016-05-16T16:37:00Z"/>
                    <w:rFonts w:ascii="Times New Roman" w:hAnsi="Times New Roman" w:cs="Times New Roman"/>
                    <w:sz w:val="24"/>
                    <w:szCs w:val="24"/>
                    <w:lang w:val="de-DE"/>
                  </w:rPr>
                </w:rPrChange>
              </w:rPr>
              <w:pPrChange w:id="1265" w:author="Alicia" w:date="2016-05-03T14:52:00Z">
                <w:pPr>
                  <w:spacing w:after="0" w:line="240" w:lineRule="auto"/>
                  <w:jc w:val="center"/>
                </w:pPr>
              </w:pPrChange>
            </w:pPr>
            <w:del w:id="1266" w:author="Alicia" w:date="2016-05-16T16:37:00Z">
              <w:r w:rsidRPr="00AA07B4" w:rsidDel="006E5FF5">
                <w:rPr>
                  <w:rFonts w:ascii="Times New Roman" w:hAnsi="Times New Roman" w:cs="Times New Roman"/>
                  <w:sz w:val="24"/>
                  <w:szCs w:val="24"/>
                  <w:lang w:val="en-US"/>
                  <w:rPrChange w:id="1267" w:author="Alicia" w:date="2016-05-11T11:58:00Z">
                    <w:rPr>
                      <w:rFonts w:ascii="Times New Roman" w:hAnsi="Times New Roman" w:cs="Times New Roman"/>
                      <w:sz w:val="24"/>
                      <w:szCs w:val="24"/>
                      <w:lang w:val="de-DE"/>
                    </w:rPr>
                  </w:rPrChange>
                </w:rPr>
                <w:delText>2011</w:delText>
              </w:r>
            </w:del>
          </w:p>
        </w:tc>
        <w:tc>
          <w:tcPr>
            <w:tcW w:w="284" w:type="dxa"/>
            <w:tcBorders>
              <w:top w:val="nil"/>
              <w:left w:val="nil"/>
              <w:bottom w:val="single" w:sz="18" w:space="0" w:color="auto"/>
              <w:right w:val="nil"/>
            </w:tcBorders>
          </w:tcPr>
          <w:p w14:paraId="0EC55798" w14:textId="531873F0" w:rsidR="008C2A32" w:rsidRPr="00AA07B4" w:rsidDel="006E5FF5" w:rsidRDefault="008C2A32">
            <w:pPr>
              <w:rPr>
                <w:del w:id="1268" w:author="Alicia" w:date="2016-05-16T16:37:00Z"/>
                <w:rFonts w:ascii="Times New Roman" w:hAnsi="Times New Roman" w:cs="Times New Roman"/>
                <w:sz w:val="24"/>
                <w:szCs w:val="24"/>
                <w:lang w:val="en-US"/>
                <w:rPrChange w:id="1269" w:author="Alicia" w:date="2016-05-11T11:58:00Z">
                  <w:rPr>
                    <w:del w:id="1270" w:author="Alicia" w:date="2016-05-16T16:37:00Z"/>
                    <w:rFonts w:ascii="Times New Roman" w:hAnsi="Times New Roman" w:cs="Times New Roman"/>
                    <w:sz w:val="24"/>
                    <w:szCs w:val="24"/>
                    <w:lang w:val="de-DE"/>
                  </w:rPr>
                </w:rPrChange>
              </w:rPr>
              <w:pPrChange w:id="1271" w:author="Alicia" w:date="2016-05-03T14:52:00Z">
                <w:pPr>
                  <w:spacing w:after="0" w:line="240" w:lineRule="auto"/>
                  <w:jc w:val="center"/>
                </w:pPr>
              </w:pPrChange>
            </w:pPr>
          </w:p>
        </w:tc>
        <w:tc>
          <w:tcPr>
            <w:tcW w:w="1134" w:type="dxa"/>
            <w:tcBorders>
              <w:left w:val="nil"/>
              <w:bottom w:val="single" w:sz="18" w:space="0" w:color="auto"/>
              <w:right w:val="nil"/>
            </w:tcBorders>
            <w:vAlign w:val="center"/>
          </w:tcPr>
          <w:p w14:paraId="43BE15C5" w14:textId="6C24A2F7" w:rsidR="008C2A32" w:rsidRPr="00AA07B4" w:rsidDel="006E5FF5" w:rsidRDefault="008C2A32">
            <w:pPr>
              <w:rPr>
                <w:del w:id="1272" w:author="Alicia" w:date="2016-05-16T16:37:00Z"/>
                <w:rFonts w:ascii="Times New Roman" w:hAnsi="Times New Roman" w:cs="Times New Roman"/>
                <w:sz w:val="24"/>
                <w:szCs w:val="24"/>
                <w:lang w:val="en-US"/>
                <w:rPrChange w:id="1273" w:author="Alicia" w:date="2016-05-11T11:58:00Z">
                  <w:rPr>
                    <w:del w:id="1274" w:author="Alicia" w:date="2016-05-16T16:37:00Z"/>
                    <w:rFonts w:ascii="Times New Roman" w:hAnsi="Times New Roman" w:cs="Times New Roman"/>
                    <w:sz w:val="24"/>
                    <w:szCs w:val="24"/>
                    <w:lang w:val="de-DE"/>
                  </w:rPr>
                </w:rPrChange>
              </w:rPr>
              <w:pPrChange w:id="1275" w:author="Alicia" w:date="2016-05-03T14:52:00Z">
                <w:pPr>
                  <w:spacing w:after="0" w:line="240" w:lineRule="auto"/>
                  <w:jc w:val="center"/>
                </w:pPr>
              </w:pPrChange>
            </w:pPr>
            <w:del w:id="1276" w:author="Alicia" w:date="2016-05-16T16:37:00Z">
              <w:r w:rsidRPr="00AA07B4" w:rsidDel="006E5FF5">
                <w:rPr>
                  <w:rFonts w:ascii="Times New Roman" w:hAnsi="Times New Roman" w:cs="Times New Roman"/>
                  <w:sz w:val="24"/>
                  <w:szCs w:val="24"/>
                  <w:lang w:val="en-US"/>
                  <w:rPrChange w:id="1277" w:author="Alicia" w:date="2016-05-11T11:58:00Z">
                    <w:rPr>
                      <w:rFonts w:ascii="Times New Roman" w:hAnsi="Times New Roman" w:cs="Times New Roman"/>
                      <w:sz w:val="24"/>
                      <w:szCs w:val="24"/>
                      <w:lang w:val="de-DE"/>
                    </w:rPr>
                  </w:rPrChange>
                </w:rPr>
                <w:delText>2010</w:delText>
              </w:r>
            </w:del>
          </w:p>
        </w:tc>
        <w:tc>
          <w:tcPr>
            <w:tcW w:w="1134" w:type="dxa"/>
            <w:tcBorders>
              <w:left w:val="nil"/>
              <w:bottom w:val="single" w:sz="18" w:space="0" w:color="auto"/>
              <w:right w:val="nil"/>
            </w:tcBorders>
            <w:vAlign w:val="center"/>
          </w:tcPr>
          <w:p w14:paraId="6E55FF34" w14:textId="548CC355" w:rsidR="008C2A32" w:rsidRPr="00AA07B4" w:rsidDel="006E5FF5" w:rsidRDefault="008C2A32">
            <w:pPr>
              <w:rPr>
                <w:del w:id="1278" w:author="Alicia" w:date="2016-05-16T16:37:00Z"/>
                <w:rFonts w:ascii="Times New Roman" w:hAnsi="Times New Roman" w:cs="Times New Roman"/>
                <w:sz w:val="24"/>
                <w:szCs w:val="24"/>
                <w:lang w:val="en-US"/>
                <w:rPrChange w:id="1279" w:author="Alicia" w:date="2016-05-11T11:58:00Z">
                  <w:rPr>
                    <w:del w:id="1280" w:author="Alicia" w:date="2016-05-16T16:37:00Z"/>
                    <w:rFonts w:ascii="Times New Roman" w:hAnsi="Times New Roman" w:cs="Times New Roman"/>
                    <w:sz w:val="24"/>
                    <w:szCs w:val="24"/>
                    <w:lang w:val="de-DE"/>
                  </w:rPr>
                </w:rPrChange>
              </w:rPr>
              <w:pPrChange w:id="1281" w:author="Alicia" w:date="2016-05-03T14:52:00Z">
                <w:pPr>
                  <w:spacing w:after="0" w:line="240" w:lineRule="auto"/>
                  <w:jc w:val="center"/>
                </w:pPr>
              </w:pPrChange>
            </w:pPr>
            <w:del w:id="1282" w:author="Alicia" w:date="2016-05-16T16:37:00Z">
              <w:r w:rsidRPr="00AA07B4" w:rsidDel="006E5FF5">
                <w:rPr>
                  <w:rFonts w:ascii="Times New Roman" w:hAnsi="Times New Roman" w:cs="Times New Roman"/>
                  <w:sz w:val="24"/>
                  <w:szCs w:val="24"/>
                  <w:lang w:val="en-US"/>
                  <w:rPrChange w:id="1283" w:author="Alicia" w:date="2016-05-11T11:58:00Z">
                    <w:rPr>
                      <w:rFonts w:ascii="Times New Roman" w:hAnsi="Times New Roman" w:cs="Times New Roman"/>
                      <w:sz w:val="24"/>
                      <w:szCs w:val="24"/>
                      <w:lang w:val="de-DE"/>
                    </w:rPr>
                  </w:rPrChange>
                </w:rPr>
                <w:delText>2011</w:delText>
              </w:r>
            </w:del>
          </w:p>
        </w:tc>
        <w:tc>
          <w:tcPr>
            <w:tcW w:w="276" w:type="dxa"/>
            <w:tcBorders>
              <w:top w:val="nil"/>
              <w:left w:val="nil"/>
              <w:bottom w:val="single" w:sz="18" w:space="0" w:color="auto"/>
              <w:right w:val="nil"/>
            </w:tcBorders>
          </w:tcPr>
          <w:p w14:paraId="742C6985" w14:textId="372E7968" w:rsidR="008C2A32" w:rsidRPr="00AA07B4" w:rsidDel="006E5FF5" w:rsidRDefault="008C2A32">
            <w:pPr>
              <w:rPr>
                <w:del w:id="1284" w:author="Alicia" w:date="2016-05-16T16:37:00Z"/>
                <w:rFonts w:ascii="Times New Roman" w:hAnsi="Times New Roman" w:cs="Times New Roman"/>
                <w:sz w:val="24"/>
                <w:szCs w:val="24"/>
                <w:lang w:val="en-US"/>
                <w:rPrChange w:id="1285" w:author="Alicia" w:date="2016-05-11T11:58:00Z">
                  <w:rPr>
                    <w:del w:id="1286" w:author="Alicia" w:date="2016-05-16T16:37:00Z"/>
                    <w:rFonts w:ascii="Times New Roman" w:hAnsi="Times New Roman" w:cs="Times New Roman"/>
                    <w:sz w:val="24"/>
                    <w:szCs w:val="24"/>
                    <w:lang w:val="de-DE"/>
                  </w:rPr>
                </w:rPrChange>
              </w:rPr>
              <w:pPrChange w:id="1287" w:author="Alicia" w:date="2016-05-03T14:52:00Z">
                <w:pPr>
                  <w:spacing w:after="0" w:line="240" w:lineRule="auto"/>
                  <w:jc w:val="center"/>
                </w:pPr>
              </w:pPrChange>
            </w:pPr>
          </w:p>
        </w:tc>
        <w:tc>
          <w:tcPr>
            <w:tcW w:w="999" w:type="dxa"/>
            <w:tcBorders>
              <w:left w:val="nil"/>
              <w:bottom w:val="single" w:sz="18" w:space="0" w:color="auto"/>
              <w:right w:val="nil"/>
            </w:tcBorders>
            <w:vAlign w:val="center"/>
          </w:tcPr>
          <w:p w14:paraId="66D9086D" w14:textId="0CF46958" w:rsidR="008C2A32" w:rsidRPr="00AA07B4" w:rsidDel="006E5FF5" w:rsidRDefault="008C2A32">
            <w:pPr>
              <w:rPr>
                <w:del w:id="1288" w:author="Alicia" w:date="2016-05-16T16:37:00Z"/>
                <w:rFonts w:ascii="Times New Roman" w:hAnsi="Times New Roman" w:cs="Times New Roman"/>
                <w:sz w:val="24"/>
                <w:szCs w:val="24"/>
                <w:lang w:val="en-US"/>
                <w:rPrChange w:id="1289" w:author="Alicia" w:date="2016-05-11T11:58:00Z">
                  <w:rPr>
                    <w:del w:id="1290" w:author="Alicia" w:date="2016-05-16T16:37:00Z"/>
                    <w:rFonts w:ascii="Times New Roman" w:hAnsi="Times New Roman" w:cs="Times New Roman"/>
                    <w:sz w:val="24"/>
                    <w:szCs w:val="24"/>
                    <w:lang w:val="de-DE"/>
                  </w:rPr>
                </w:rPrChange>
              </w:rPr>
              <w:pPrChange w:id="1291" w:author="Alicia" w:date="2016-05-03T14:52:00Z">
                <w:pPr>
                  <w:spacing w:after="0" w:line="240" w:lineRule="auto"/>
                  <w:jc w:val="center"/>
                </w:pPr>
              </w:pPrChange>
            </w:pPr>
            <w:del w:id="1292" w:author="Alicia" w:date="2016-05-16T16:37:00Z">
              <w:r w:rsidRPr="00AA07B4" w:rsidDel="006E5FF5">
                <w:rPr>
                  <w:rFonts w:ascii="Times New Roman" w:hAnsi="Times New Roman" w:cs="Times New Roman"/>
                  <w:sz w:val="24"/>
                  <w:szCs w:val="24"/>
                  <w:lang w:val="en-US"/>
                  <w:rPrChange w:id="1293" w:author="Alicia" w:date="2016-05-11T11:58:00Z">
                    <w:rPr>
                      <w:rFonts w:ascii="Times New Roman" w:hAnsi="Times New Roman" w:cs="Times New Roman"/>
                      <w:sz w:val="24"/>
                      <w:szCs w:val="24"/>
                      <w:lang w:val="de-DE"/>
                    </w:rPr>
                  </w:rPrChange>
                </w:rPr>
                <w:delText>2010</w:delText>
              </w:r>
            </w:del>
          </w:p>
        </w:tc>
        <w:tc>
          <w:tcPr>
            <w:tcW w:w="1134" w:type="dxa"/>
            <w:tcBorders>
              <w:left w:val="nil"/>
              <w:bottom w:val="single" w:sz="18" w:space="0" w:color="auto"/>
              <w:right w:val="nil"/>
            </w:tcBorders>
            <w:vAlign w:val="center"/>
          </w:tcPr>
          <w:p w14:paraId="2F253A34" w14:textId="177A114A" w:rsidR="008C2A32" w:rsidRPr="00AA07B4" w:rsidDel="006E5FF5" w:rsidRDefault="008C2A32">
            <w:pPr>
              <w:rPr>
                <w:del w:id="1294" w:author="Alicia" w:date="2016-05-16T16:37:00Z"/>
                <w:rFonts w:ascii="Times New Roman" w:hAnsi="Times New Roman" w:cs="Times New Roman"/>
                <w:sz w:val="24"/>
                <w:szCs w:val="24"/>
                <w:lang w:val="en-US"/>
                <w:rPrChange w:id="1295" w:author="Alicia" w:date="2016-05-11T11:58:00Z">
                  <w:rPr>
                    <w:del w:id="1296" w:author="Alicia" w:date="2016-05-16T16:37:00Z"/>
                    <w:rFonts w:ascii="Times New Roman" w:hAnsi="Times New Roman" w:cs="Times New Roman"/>
                    <w:sz w:val="24"/>
                    <w:szCs w:val="24"/>
                    <w:lang w:val="de-DE"/>
                  </w:rPr>
                </w:rPrChange>
              </w:rPr>
              <w:pPrChange w:id="1297" w:author="Alicia" w:date="2016-05-03T14:52:00Z">
                <w:pPr>
                  <w:spacing w:after="0" w:line="240" w:lineRule="auto"/>
                  <w:jc w:val="center"/>
                </w:pPr>
              </w:pPrChange>
            </w:pPr>
            <w:del w:id="1298" w:author="Alicia" w:date="2016-05-16T16:37:00Z">
              <w:r w:rsidRPr="00AA07B4" w:rsidDel="006E5FF5">
                <w:rPr>
                  <w:rFonts w:ascii="Times New Roman" w:hAnsi="Times New Roman" w:cs="Times New Roman"/>
                  <w:sz w:val="24"/>
                  <w:szCs w:val="24"/>
                  <w:lang w:val="en-US"/>
                  <w:rPrChange w:id="1299" w:author="Alicia" w:date="2016-05-11T11:58:00Z">
                    <w:rPr>
                      <w:rFonts w:ascii="Times New Roman" w:hAnsi="Times New Roman" w:cs="Times New Roman"/>
                      <w:sz w:val="24"/>
                      <w:szCs w:val="24"/>
                      <w:lang w:val="de-DE"/>
                    </w:rPr>
                  </w:rPrChange>
                </w:rPr>
                <w:delText>2011</w:delText>
              </w:r>
            </w:del>
          </w:p>
        </w:tc>
        <w:tc>
          <w:tcPr>
            <w:tcW w:w="284" w:type="dxa"/>
            <w:tcBorders>
              <w:top w:val="nil"/>
              <w:left w:val="nil"/>
              <w:bottom w:val="single" w:sz="18" w:space="0" w:color="auto"/>
              <w:right w:val="nil"/>
            </w:tcBorders>
          </w:tcPr>
          <w:p w14:paraId="4236B95A" w14:textId="40F5FFD3" w:rsidR="008C2A32" w:rsidRPr="00AA07B4" w:rsidDel="006E5FF5" w:rsidRDefault="008C2A32">
            <w:pPr>
              <w:rPr>
                <w:del w:id="1300" w:author="Alicia" w:date="2016-05-16T16:37:00Z"/>
                <w:rFonts w:ascii="Times New Roman" w:hAnsi="Times New Roman" w:cs="Times New Roman"/>
                <w:sz w:val="24"/>
                <w:szCs w:val="24"/>
                <w:lang w:val="en-US"/>
                <w:rPrChange w:id="1301" w:author="Alicia" w:date="2016-05-11T11:58:00Z">
                  <w:rPr>
                    <w:del w:id="1302" w:author="Alicia" w:date="2016-05-16T16:37:00Z"/>
                    <w:rFonts w:ascii="Times New Roman" w:hAnsi="Times New Roman" w:cs="Times New Roman"/>
                    <w:sz w:val="24"/>
                    <w:szCs w:val="24"/>
                    <w:lang w:val="de-DE"/>
                  </w:rPr>
                </w:rPrChange>
              </w:rPr>
              <w:pPrChange w:id="1303" w:author="Alicia" w:date="2016-05-03T14:52:00Z">
                <w:pPr>
                  <w:spacing w:after="0" w:line="240" w:lineRule="auto"/>
                  <w:jc w:val="center"/>
                </w:pPr>
              </w:pPrChange>
            </w:pPr>
          </w:p>
        </w:tc>
        <w:tc>
          <w:tcPr>
            <w:tcW w:w="992" w:type="dxa"/>
            <w:tcBorders>
              <w:left w:val="nil"/>
              <w:bottom w:val="single" w:sz="18" w:space="0" w:color="auto"/>
              <w:right w:val="nil"/>
            </w:tcBorders>
            <w:vAlign w:val="center"/>
          </w:tcPr>
          <w:p w14:paraId="48719114" w14:textId="3864277B" w:rsidR="008C2A32" w:rsidRPr="00AA07B4" w:rsidDel="006E5FF5" w:rsidRDefault="008C2A32">
            <w:pPr>
              <w:rPr>
                <w:del w:id="1304" w:author="Alicia" w:date="2016-05-16T16:37:00Z"/>
                <w:rFonts w:ascii="Times New Roman" w:hAnsi="Times New Roman" w:cs="Times New Roman"/>
                <w:sz w:val="24"/>
                <w:szCs w:val="24"/>
                <w:lang w:val="en-US"/>
                <w:rPrChange w:id="1305" w:author="Alicia" w:date="2016-05-11T11:58:00Z">
                  <w:rPr>
                    <w:del w:id="1306" w:author="Alicia" w:date="2016-05-16T16:37:00Z"/>
                    <w:rFonts w:ascii="Times New Roman" w:hAnsi="Times New Roman" w:cs="Times New Roman"/>
                    <w:sz w:val="24"/>
                    <w:szCs w:val="24"/>
                    <w:lang w:val="de-DE"/>
                  </w:rPr>
                </w:rPrChange>
              </w:rPr>
              <w:pPrChange w:id="1307" w:author="Alicia" w:date="2016-05-03T14:52:00Z">
                <w:pPr>
                  <w:spacing w:after="0" w:line="240" w:lineRule="auto"/>
                  <w:jc w:val="center"/>
                </w:pPr>
              </w:pPrChange>
            </w:pPr>
            <w:del w:id="1308" w:author="Alicia" w:date="2016-05-16T16:37:00Z">
              <w:r w:rsidRPr="00AA07B4" w:rsidDel="006E5FF5">
                <w:rPr>
                  <w:rFonts w:ascii="Times New Roman" w:hAnsi="Times New Roman" w:cs="Times New Roman"/>
                  <w:sz w:val="24"/>
                  <w:szCs w:val="24"/>
                  <w:lang w:val="en-US"/>
                  <w:rPrChange w:id="1309" w:author="Alicia" w:date="2016-05-11T11:58:00Z">
                    <w:rPr>
                      <w:rFonts w:ascii="Times New Roman" w:hAnsi="Times New Roman" w:cs="Times New Roman"/>
                      <w:sz w:val="24"/>
                      <w:szCs w:val="24"/>
                      <w:lang w:val="de-DE"/>
                    </w:rPr>
                  </w:rPrChange>
                </w:rPr>
                <w:delText>2010</w:delText>
              </w:r>
            </w:del>
          </w:p>
        </w:tc>
        <w:tc>
          <w:tcPr>
            <w:tcW w:w="851" w:type="dxa"/>
            <w:tcBorders>
              <w:left w:val="nil"/>
              <w:bottom w:val="single" w:sz="18" w:space="0" w:color="auto"/>
              <w:right w:val="nil"/>
            </w:tcBorders>
            <w:vAlign w:val="center"/>
          </w:tcPr>
          <w:p w14:paraId="47D78EDF" w14:textId="754B6DC0" w:rsidR="008C2A32" w:rsidRPr="00AA07B4" w:rsidDel="006E5FF5" w:rsidRDefault="008C2A32">
            <w:pPr>
              <w:rPr>
                <w:del w:id="1310" w:author="Alicia" w:date="2016-05-16T16:37:00Z"/>
                <w:rFonts w:ascii="Times New Roman" w:hAnsi="Times New Roman" w:cs="Times New Roman"/>
                <w:sz w:val="24"/>
                <w:szCs w:val="24"/>
                <w:lang w:val="en-US"/>
                <w:rPrChange w:id="1311" w:author="Alicia" w:date="2016-05-11T11:58:00Z">
                  <w:rPr>
                    <w:del w:id="1312" w:author="Alicia" w:date="2016-05-16T16:37:00Z"/>
                    <w:rFonts w:ascii="Times New Roman" w:hAnsi="Times New Roman" w:cs="Times New Roman"/>
                    <w:sz w:val="24"/>
                    <w:szCs w:val="24"/>
                    <w:lang w:val="de-DE"/>
                  </w:rPr>
                </w:rPrChange>
              </w:rPr>
              <w:pPrChange w:id="1313" w:author="Alicia" w:date="2016-05-03T14:52:00Z">
                <w:pPr>
                  <w:spacing w:after="0" w:line="240" w:lineRule="auto"/>
                  <w:jc w:val="center"/>
                </w:pPr>
              </w:pPrChange>
            </w:pPr>
            <w:del w:id="1314" w:author="Alicia" w:date="2016-05-16T16:37:00Z">
              <w:r w:rsidRPr="00AA07B4" w:rsidDel="006E5FF5">
                <w:rPr>
                  <w:rFonts w:ascii="Times New Roman" w:hAnsi="Times New Roman" w:cs="Times New Roman"/>
                  <w:sz w:val="24"/>
                  <w:szCs w:val="24"/>
                  <w:lang w:val="en-US"/>
                  <w:rPrChange w:id="1315" w:author="Alicia" w:date="2016-05-11T11:58:00Z">
                    <w:rPr>
                      <w:rFonts w:ascii="Times New Roman" w:hAnsi="Times New Roman" w:cs="Times New Roman"/>
                      <w:sz w:val="24"/>
                      <w:szCs w:val="24"/>
                      <w:lang w:val="de-DE"/>
                    </w:rPr>
                  </w:rPrChange>
                </w:rPr>
                <w:delText>2011</w:delText>
              </w:r>
            </w:del>
          </w:p>
        </w:tc>
        <w:tc>
          <w:tcPr>
            <w:tcW w:w="283" w:type="dxa"/>
            <w:tcBorders>
              <w:top w:val="nil"/>
              <w:left w:val="nil"/>
              <w:bottom w:val="single" w:sz="18" w:space="0" w:color="auto"/>
              <w:right w:val="nil"/>
            </w:tcBorders>
          </w:tcPr>
          <w:p w14:paraId="3390DC5A" w14:textId="69BE574F" w:rsidR="008C2A32" w:rsidRPr="00AA07B4" w:rsidDel="006E5FF5" w:rsidRDefault="008C2A32">
            <w:pPr>
              <w:rPr>
                <w:del w:id="1316" w:author="Alicia" w:date="2016-05-16T16:37:00Z"/>
                <w:rFonts w:ascii="Times New Roman" w:hAnsi="Times New Roman" w:cs="Times New Roman"/>
                <w:sz w:val="24"/>
                <w:szCs w:val="24"/>
                <w:lang w:val="en-US"/>
                <w:rPrChange w:id="1317" w:author="Alicia" w:date="2016-05-11T11:58:00Z">
                  <w:rPr>
                    <w:del w:id="1318" w:author="Alicia" w:date="2016-05-16T16:37:00Z"/>
                    <w:rFonts w:ascii="Times New Roman" w:hAnsi="Times New Roman" w:cs="Times New Roman"/>
                    <w:sz w:val="24"/>
                    <w:szCs w:val="24"/>
                    <w:lang w:val="de-DE"/>
                  </w:rPr>
                </w:rPrChange>
              </w:rPr>
              <w:pPrChange w:id="1319" w:author="Alicia" w:date="2016-05-03T14:52:00Z">
                <w:pPr>
                  <w:spacing w:after="0" w:line="240" w:lineRule="auto"/>
                  <w:jc w:val="center"/>
                </w:pPr>
              </w:pPrChange>
            </w:pPr>
          </w:p>
        </w:tc>
        <w:tc>
          <w:tcPr>
            <w:tcW w:w="1134" w:type="dxa"/>
            <w:tcBorders>
              <w:left w:val="nil"/>
              <w:bottom w:val="single" w:sz="18" w:space="0" w:color="auto"/>
              <w:right w:val="nil"/>
            </w:tcBorders>
            <w:vAlign w:val="center"/>
          </w:tcPr>
          <w:p w14:paraId="57622C48" w14:textId="46285594" w:rsidR="008C2A32" w:rsidRPr="00AA07B4" w:rsidDel="006E5FF5" w:rsidRDefault="008C2A32">
            <w:pPr>
              <w:rPr>
                <w:del w:id="1320" w:author="Alicia" w:date="2016-05-16T16:37:00Z"/>
                <w:rFonts w:ascii="Times New Roman" w:hAnsi="Times New Roman" w:cs="Times New Roman"/>
                <w:sz w:val="24"/>
                <w:szCs w:val="24"/>
                <w:lang w:val="en-US"/>
                <w:rPrChange w:id="1321" w:author="Alicia" w:date="2016-05-11T11:58:00Z">
                  <w:rPr>
                    <w:del w:id="1322" w:author="Alicia" w:date="2016-05-16T16:37:00Z"/>
                    <w:rFonts w:ascii="Times New Roman" w:hAnsi="Times New Roman" w:cs="Times New Roman"/>
                    <w:sz w:val="24"/>
                    <w:szCs w:val="24"/>
                    <w:lang w:val="de-DE"/>
                  </w:rPr>
                </w:rPrChange>
              </w:rPr>
              <w:pPrChange w:id="1323" w:author="Alicia" w:date="2016-05-03T14:52:00Z">
                <w:pPr>
                  <w:spacing w:after="0" w:line="240" w:lineRule="auto"/>
                  <w:jc w:val="center"/>
                </w:pPr>
              </w:pPrChange>
            </w:pPr>
            <w:del w:id="1324" w:author="Alicia" w:date="2016-05-16T16:37:00Z">
              <w:r w:rsidRPr="00AA07B4" w:rsidDel="006E5FF5">
                <w:rPr>
                  <w:rFonts w:ascii="Times New Roman" w:hAnsi="Times New Roman" w:cs="Times New Roman"/>
                  <w:sz w:val="24"/>
                  <w:szCs w:val="24"/>
                  <w:lang w:val="en-US"/>
                  <w:rPrChange w:id="1325" w:author="Alicia" w:date="2016-05-11T11:58:00Z">
                    <w:rPr>
                      <w:rFonts w:ascii="Times New Roman" w:hAnsi="Times New Roman" w:cs="Times New Roman"/>
                      <w:sz w:val="24"/>
                      <w:szCs w:val="24"/>
                      <w:lang w:val="de-DE"/>
                    </w:rPr>
                  </w:rPrChange>
                </w:rPr>
                <w:delText>2010</w:delText>
              </w:r>
            </w:del>
          </w:p>
        </w:tc>
        <w:tc>
          <w:tcPr>
            <w:tcW w:w="1064" w:type="dxa"/>
            <w:tcBorders>
              <w:left w:val="nil"/>
              <w:bottom w:val="single" w:sz="18" w:space="0" w:color="auto"/>
              <w:right w:val="nil"/>
            </w:tcBorders>
            <w:vAlign w:val="center"/>
          </w:tcPr>
          <w:p w14:paraId="6C4999D9" w14:textId="1467ED7A" w:rsidR="008C2A32" w:rsidRPr="00AA07B4" w:rsidDel="006E5FF5" w:rsidRDefault="008C2A32">
            <w:pPr>
              <w:rPr>
                <w:del w:id="1326" w:author="Alicia" w:date="2016-05-16T16:37:00Z"/>
                <w:rFonts w:ascii="Times New Roman" w:hAnsi="Times New Roman" w:cs="Times New Roman"/>
                <w:sz w:val="24"/>
                <w:szCs w:val="24"/>
                <w:lang w:val="en-US"/>
                <w:rPrChange w:id="1327" w:author="Alicia" w:date="2016-05-11T11:58:00Z">
                  <w:rPr>
                    <w:del w:id="1328" w:author="Alicia" w:date="2016-05-16T16:37:00Z"/>
                    <w:rFonts w:ascii="Times New Roman" w:hAnsi="Times New Roman" w:cs="Times New Roman"/>
                    <w:sz w:val="24"/>
                    <w:szCs w:val="24"/>
                    <w:lang w:val="de-DE"/>
                  </w:rPr>
                </w:rPrChange>
              </w:rPr>
              <w:pPrChange w:id="1329" w:author="Alicia" w:date="2016-05-03T14:52:00Z">
                <w:pPr>
                  <w:spacing w:after="0" w:line="240" w:lineRule="auto"/>
                  <w:jc w:val="center"/>
                </w:pPr>
              </w:pPrChange>
            </w:pPr>
            <w:del w:id="1330" w:author="Alicia" w:date="2016-05-16T16:37:00Z">
              <w:r w:rsidRPr="00AA07B4" w:rsidDel="006E5FF5">
                <w:rPr>
                  <w:rFonts w:ascii="Times New Roman" w:hAnsi="Times New Roman" w:cs="Times New Roman"/>
                  <w:sz w:val="24"/>
                  <w:szCs w:val="24"/>
                  <w:lang w:val="en-US"/>
                  <w:rPrChange w:id="1331" w:author="Alicia" w:date="2016-05-11T11:58:00Z">
                    <w:rPr>
                      <w:rFonts w:ascii="Times New Roman" w:hAnsi="Times New Roman" w:cs="Times New Roman"/>
                      <w:sz w:val="24"/>
                      <w:szCs w:val="24"/>
                      <w:lang w:val="de-DE"/>
                    </w:rPr>
                  </w:rPrChange>
                </w:rPr>
                <w:delText>2011</w:delText>
              </w:r>
            </w:del>
          </w:p>
        </w:tc>
        <w:tc>
          <w:tcPr>
            <w:tcW w:w="236" w:type="dxa"/>
            <w:tcBorders>
              <w:top w:val="nil"/>
              <w:left w:val="nil"/>
              <w:bottom w:val="single" w:sz="18" w:space="0" w:color="auto"/>
              <w:right w:val="nil"/>
            </w:tcBorders>
          </w:tcPr>
          <w:p w14:paraId="5EA015E9" w14:textId="720E2B92" w:rsidR="008C2A32" w:rsidRPr="00AA07B4" w:rsidDel="006E5FF5" w:rsidRDefault="008C2A32">
            <w:pPr>
              <w:rPr>
                <w:del w:id="1332" w:author="Alicia" w:date="2016-05-16T16:37:00Z"/>
                <w:rFonts w:ascii="Times New Roman" w:hAnsi="Times New Roman" w:cs="Times New Roman"/>
                <w:sz w:val="24"/>
                <w:szCs w:val="24"/>
                <w:lang w:val="en-US"/>
                <w:rPrChange w:id="1333" w:author="Alicia" w:date="2016-05-11T11:58:00Z">
                  <w:rPr>
                    <w:del w:id="1334" w:author="Alicia" w:date="2016-05-16T16:37:00Z"/>
                    <w:rFonts w:ascii="Times New Roman" w:hAnsi="Times New Roman" w:cs="Times New Roman"/>
                    <w:sz w:val="24"/>
                    <w:szCs w:val="24"/>
                    <w:lang w:val="de-DE"/>
                  </w:rPr>
                </w:rPrChange>
              </w:rPr>
              <w:pPrChange w:id="1335" w:author="Alicia" w:date="2016-05-03T14:52:00Z">
                <w:pPr>
                  <w:spacing w:after="0" w:line="240" w:lineRule="auto"/>
                  <w:jc w:val="center"/>
                </w:pPr>
              </w:pPrChange>
            </w:pPr>
          </w:p>
        </w:tc>
        <w:tc>
          <w:tcPr>
            <w:tcW w:w="1110" w:type="dxa"/>
            <w:tcBorders>
              <w:left w:val="nil"/>
              <w:bottom w:val="single" w:sz="18" w:space="0" w:color="auto"/>
              <w:right w:val="nil"/>
            </w:tcBorders>
            <w:vAlign w:val="center"/>
          </w:tcPr>
          <w:p w14:paraId="3E75840E" w14:textId="24AA8078" w:rsidR="008C2A32" w:rsidRPr="00AA07B4" w:rsidDel="006E5FF5" w:rsidRDefault="008C2A32">
            <w:pPr>
              <w:rPr>
                <w:del w:id="1336" w:author="Alicia" w:date="2016-05-16T16:37:00Z"/>
                <w:rFonts w:ascii="Times New Roman" w:hAnsi="Times New Roman" w:cs="Times New Roman"/>
                <w:sz w:val="24"/>
                <w:szCs w:val="24"/>
                <w:lang w:val="en-US"/>
                <w:rPrChange w:id="1337" w:author="Alicia" w:date="2016-05-11T11:58:00Z">
                  <w:rPr>
                    <w:del w:id="1338" w:author="Alicia" w:date="2016-05-16T16:37:00Z"/>
                    <w:rFonts w:ascii="Times New Roman" w:hAnsi="Times New Roman" w:cs="Times New Roman"/>
                    <w:sz w:val="24"/>
                    <w:szCs w:val="24"/>
                    <w:lang w:val="de-DE"/>
                  </w:rPr>
                </w:rPrChange>
              </w:rPr>
              <w:pPrChange w:id="1339" w:author="Alicia" w:date="2016-05-03T14:52:00Z">
                <w:pPr>
                  <w:spacing w:after="0" w:line="240" w:lineRule="auto"/>
                  <w:jc w:val="center"/>
                </w:pPr>
              </w:pPrChange>
            </w:pPr>
            <w:del w:id="1340" w:author="Alicia" w:date="2016-05-16T16:37:00Z">
              <w:r w:rsidRPr="00AA07B4" w:rsidDel="006E5FF5">
                <w:rPr>
                  <w:rFonts w:ascii="Times New Roman" w:hAnsi="Times New Roman" w:cs="Times New Roman"/>
                  <w:sz w:val="24"/>
                  <w:szCs w:val="24"/>
                  <w:lang w:val="en-US"/>
                  <w:rPrChange w:id="1341" w:author="Alicia" w:date="2016-05-11T11:58:00Z">
                    <w:rPr>
                      <w:rFonts w:ascii="Times New Roman" w:hAnsi="Times New Roman" w:cs="Times New Roman"/>
                      <w:sz w:val="24"/>
                      <w:szCs w:val="24"/>
                      <w:lang w:val="de-DE"/>
                    </w:rPr>
                  </w:rPrChange>
                </w:rPr>
                <w:delText>2010</w:delText>
              </w:r>
            </w:del>
          </w:p>
        </w:tc>
        <w:tc>
          <w:tcPr>
            <w:tcW w:w="1134" w:type="dxa"/>
            <w:tcBorders>
              <w:left w:val="nil"/>
              <w:bottom w:val="single" w:sz="18" w:space="0" w:color="auto"/>
              <w:right w:val="nil"/>
            </w:tcBorders>
            <w:vAlign w:val="center"/>
          </w:tcPr>
          <w:p w14:paraId="3D57E2F4" w14:textId="3C0F3BCF" w:rsidR="008C2A32" w:rsidRPr="00AA07B4" w:rsidDel="006E5FF5" w:rsidRDefault="008C2A32">
            <w:pPr>
              <w:rPr>
                <w:del w:id="1342" w:author="Alicia" w:date="2016-05-16T16:37:00Z"/>
                <w:rFonts w:ascii="Times New Roman" w:hAnsi="Times New Roman" w:cs="Times New Roman"/>
                <w:sz w:val="24"/>
                <w:szCs w:val="24"/>
                <w:lang w:val="en-US"/>
                <w:rPrChange w:id="1343" w:author="Alicia" w:date="2016-05-11T11:58:00Z">
                  <w:rPr>
                    <w:del w:id="1344" w:author="Alicia" w:date="2016-05-16T16:37:00Z"/>
                    <w:rFonts w:ascii="Times New Roman" w:hAnsi="Times New Roman" w:cs="Times New Roman"/>
                    <w:sz w:val="24"/>
                    <w:szCs w:val="24"/>
                    <w:lang w:val="de-DE"/>
                  </w:rPr>
                </w:rPrChange>
              </w:rPr>
              <w:pPrChange w:id="1345" w:author="Alicia" w:date="2016-05-03T14:52:00Z">
                <w:pPr>
                  <w:spacing w:after="0" w:line="240" w:lineRule="auto"/>
                  <w:jc w:val="center"/>
                </w:pPr>
              </w:pPrChange>
            </w:pPr>
            <w:del w:id="1346" w:author="Alicia" w:date="2016-05-16T16:37:00Z">
              <w:r w:rsidRPr="00AA07B4" w:rsidDel="006E5FF5">
                <w:rPr>
                  <w:rFonts w:ascii="Times New Roman" w:hAnsi="Times New Roman" w:cs="Times New Roman"/>
                  <w:sz w:val="24"/>
                  <w:szCs w:val="24"/>
                  <w:lang w:val="en-US"/>
                  <w:rPrChange w:id="1347" w:author="Alicia" w:date="2016-05-11T11:58:00Z">
                    <w:rPr>
                      <w:rFonts w:ascii="Times New Roman" w:hAnsi="Times New Roman" w:cs="Times New Roman"/>
                      <w:sz w:val="24"/>
                      <w:szCs w:val="24"/>
                      <w:lang w:val="de-DE"/>
                    </w:rPr>
                  </w:rPrChange>
                </w:rPr>
                <w:delText>2011</w:delText>
              </w:r>
            </w:del>
          </w:p>
        </w:tc>
      </w:tr>
      <w:tr w:rsidR="008C2A32" w:rsidRPr="00AA07B4" w:rsidDel="006E5FF5" w14:paraId="346D8B1D" w14:textId="466C1FC5" w:rsidTr="008C2A32">
        <w:trPr>
          <w:del w:id="1348" w:author="Alicia" w:date="2016-05-16T16:37:00Z"/>
        </w:trPr>
        <w:tc>
          <w:tcPr>
            <w:tcW w:w="658" w:type="dxa"/>
            <w:tcBorders>
              <w:top w:val="single" w:sz="18" w:space="0" w:color="auto"/>
              <w:left w:val="nil"/>
              <w:bottom w:val="nil"/>
              <w:right w:val="nil"/>
            </w:tcBorders>
            <w:vAlign w:val="center"/>
          </w:tcPr>
          <w:p w14:paraId="7C94E9BF" w14:textId="66B11D6B" w:rsidR="008C2A32" w:rsidRPr="00AA07B4" w:rsidDel="006E5FF5" w:rsidRDefault="008C2A32">
            <w:pPr>
              <w:rPr>
                <w:del w:id="1349" w:author="Alicia" w:date="2016-05-16T16:37:00Z"/>
                <w:rFonts w:ascii="Times New Roman" w:hAnsi="Times New Roman" w:cs="Times New Roman"/>
                <w:sz w:val="24"/>
                <w:szCs w:val="24"/>
                <w:lang w:val="en-US"/>
                <w:rPrChange w:id="1350" w:author="Alicia" w:date="2016-05-11T11:58:00Z">
                  <w:rPr>
                    <w:del w:id="1351" w:author="Alicia" w:date="2016-05-16T16:37:00Z"/>
                    <w:rFonts w:ascii="Times New Roman" w:hAnsi="Times New Roman" w:cs="Times New Roman"/>
                    <w:sz w:val="24"/>
                    <w:szCs w:val="24"/>
                    <w:lang w:val="de-DE"/>
                  </w:rPr>
                </w:rPrChange>
              </w:rPr>
              <w:pPrChange w:id="1352" w:author="Alicia" w:date="2016-05-03T14:52:00Z">
                <w:pPr>
                  <w:spacing w:after="0" w:line="240" w:lineRule="auto"/>
                  <w:jc w:val="center"/>
                </w:pPr>
              </w:pPrChange>
            </w:pPr>
            <w:del w:id="1353" w:author="Alicia" w:date="2016-05-16T16:37:00Z">
              <w:r w:rsidRPr="00AA07B4" w:rsidDel="006E5FF5">
                <w:rPr>
                  <w:rFonts w:ascii="Times New Roman" w:hAnsi="Times New Roman" w:cs="Times New Roman"/>
                  <w:sz w:val="24"/>
                  <w:szCs w:val="24"/>
                  <w:lang w:val="en-US"/>
                  <w:rPrChange w:id="1354" w:author="Alicia" w:date="2016-05-11T11:58:00Z">
                    <w:rPr>
                      <w:rFonts w:ascii="Times New Roman" w:hAnsi="Times New Roman" w:cs="Times New Roman"/>
                      <w:sz w:val="24"/>
                      <w:szCs w:val="24"/>
                      <w:lang w:val="de-DE"/>
                    </w:rPr>
                  </w:rPrChange>
                </w:rPr>
                <w:delText>A</w:delText>
              </w:r>
            </w:del>
          </w:p>
        </w:tc>
        <w:tc>
          <w:tcPr>
            <w:tcW w:w="993" w:type="dxa"/>
            <w:tcBorders>
              <w:top w:val="single" w:sz="18" w:space="0" w:color="auto"/>
              <w:left w:val="nil"/>
              <w:bottom w:val="nil"/>
              <w:right w:val="nil"/>
            </w:tcBorders>
            <w:vAlign w:val="center"/>
          </w:tcPr>
          <w:p w14:paraId="77D84B7B" w14:textId="33C2796C" w:rsidR="008C2A32" w:rsidRPr="00AA07B4" w:rsidDel="006E5FF5" w:rsidRDefault="008C2A32">
            <w:pPr>
              <w:rPr>
                <w:del w:id="1355" w:author="Alicia" w:date="2016-05-16T16:37:00Z"/>
                <w:rFonts w:ascii="Times New Roman" w:hAnsi="Times New Roman" w:cs="Times New Roman"/>
                <w:sz w:val="24"/>
                <w:szCs w:val="24"/>
                <w:lang w:val="en-US"/>
                <w:rPrChange w:id="1356" w:author="Alicia" w:date="2016-05-11T11:58:00Z">
                  <w:rPr>
                    <w:del w:id="1357" w:author="Alicia" w:date="2016-05-16T16:37:00Z"/>
                    <w:rFonts w:ascii="Times New Roman" w:hAnsi="Times New Roman" w:cs="Times New Roman"/>
                    <w:sz w:val="24"/>
                    <w:szCs w:val="24"/>
                    <w:lang w:val="de-DE"/>
                  </w:rPr>
                </w:rPrChange>
              </w:rPr>
              <w:pPrChange w:id="1358" w:author="Alicia" w:date="2016-05-03T14:52:00Z">
                <w:pPr>
                  <w:tabs>
                    <w:tab w:val="decimal" w:pos="586"/>
                  </w:tabs>
                  <w:spacing w:after="0" w:line="240" w:lineRule="auto"/>
                </w:pPr>
              </w:pPrChange>
            </w:pPr>
            <w:del w:id="1359" w:author="Alicia" w:date="2016-05-16T16:37:00Z">
              <w:r w:rsidRPr="00AA07B4" w:rsidDel="006E5FF5">
                <w:rPr>
                  <w:rFonts w:ascii="Times New Roman" w:hAnsi="Times New Roman" w:cs="Times New Roman"/>
                  <w:sz w:val="24"/>
                  <w:szCs w:val="24"/>
                  <w:lang w:val="en-US"/>
                  <w:rPrChange w:id="1360" w:author="Alicia" w:date="2016-05-11T11:58:00Z">
                    <w:rPr>
                      <w:rFonts w:ascii="Times New Roman" w:hAnsi="Times New Roman" w:cs="Times New Roman"/>
                      <w:sz w:val="24"/>
                      <w:szCs w:val="24"/>
                      <w:lang w:val="de-DE"/>
                    </w:rPr>
                  </w:rPrChange>
                </w:rPr>
                <w:delText>-0.13</w:delText>
              </w:r>
            </w:del>
          </w:p>
        </w:tc>
        <w:tc>
          <w:tcPr>
            <w:tcW w:w="850" w:type="dxa"/>
            <w:tcBorders>
              <w:top w:val="single" w:sz="18" w:space="0" w:color="auto"/>
              <w:left w:val="nil"/>
              <w:bottom w:val="nil"/>
              <w:right w:val="nil"/>
            </w:tcBorders>
            <w:vAlign w:val="center"/>
          </w:tcPr>
          <w:p w14:paraId="3FD49AB4" w14:textId="46B8FF1F" w:rsidR="008C2A32" w:rsidRPr="00AA07B4" w:rsidDel="006E5FF5" w:rsidRDefault="008C2A32">
            <w:pPr>
              <w:rPr>
                <w:del w:id="1361" w:author="Alicia" w:date="2016-05-16T16:37:00Z"/>
                <w:rFonts w:ascii="Times New Roman" w:hAnsi="Times New Roman" w:cs="Times New Roman"/>
                <w:sz w:val="24"/>
                <w:szCs w:val="24"/>
                <w:lang w:val="en-US"/>
                <w:rPrChange w:id="1362" w:author="Alicia" w:date="2016-05-11T11:58:00Z">
                  <w:rPr>
                    <w:del w:id="1363" w:author="Alicia" w:date="2016-05-16T16:37:00Z"/>
                    <w:rFonts w:ascii="Times New Roman" w:hAnsi="Times New Roman" w:cs="Times New Roman"/>
                    <w:sz w:val="24"/>
                    <w:szCs w:val="24"/>
                    <w:lang w:val="de-DE"/>
                  </w:rPr>
                </w:rPrChange>
              </w:rPr>
              <w:pPrChange w:id="1364" w:author="Alicia" w:date="2016-05-03T14:52:00Z">
                <w:pPr>
                  <w:tabs>
                    <w:tab w:val="decimal" w:pos="586"/>
                  </w:tabs>
                  <w:spacing w:after="0" w:line="240" w:lineRule="auto"/>
                </w:pPr>
              </w:pPrChange>
            </w:pPr>
            <w:del w:id="1365" w:author="Alicia" w:date="2016-05-16T16:37:00Z">
              <w:r w:rsidRPr="00AA07B4" w:rsidDel="006E5FF5">
                <w:rPr>
                  <w:rFonts w:ascii="Times New Roman" w:hAnsi="Times New Roman" w:cs="Times New Roman"/>
                  <w:sz w:val="24"/>
                  <w:szCs w:val="24"/>
                  <w:lang w:val="en-US"/>
                  <w:rPrChange w:id="1366" w:author="Alicia" w:date="2016-05-11T11:58:00Z">
                    <w:rPr>
                      <w:rFonts w:ascii="Times New Roman" w:hAnsi="Times New Roman" w:cs="Times New Roman"/>
                      <w:sz w:val="24"/>
                      <w:szCs w:val="24"/>
                      <w:lang w:val="de-DE"/>
                    </w:rPr>
                  </w:rPrChange>
                </w:rPr>
                <w:delText>-0.06</w:delText>
              </w:r>
            </w:del>
          </w:p>
        </w:tc>
        <w:tc>
          <w:tcPr>
            <w:tcW w:w="284" w:type="dxa"/>
            <w:tcBorders>
              <w:top w:val="single" w:sz="18" w:space="0" w:color="auto"/>
              <w:left w:val="nil"/>
              <w:bottom w:val="nil"/>
              <w:right w:val="nil"/>
            </w:tcBorders>
            <w:vAlign w:val="center"/>
          </w:tcPr>
          <w:p w14:paraId="5A3FD051" w14:textId="42202EC4" w:rsidR="008C2A32" w:rsidRPr="00AA07B4" w:rsidDel="006E5FF5" w:rsidRDefault="008C2A32">
            <w:pPr>
              <w:rPr>
                <w:del w:id="1367" w:author="Alicia" w:date="2016-05-16T16:37:00Z"/>
                <w:rFonts w:ascii="Times New Roman" w:hAnsi="Times New Roman" w:cs="Times New Roman"/>
                <w:sz w:val="24"/>
                <w:szCs w:val="24"/>
                <w:lang w:val="en-US"/>
                <w:rPrChange w:id="1368" w:author="Alicia" w:date="2016-05-11T11:58:00Z">
                  <w:rPr>
                    <w:del w:id="1369" w:author="Alicia" w:date="2016-05-16T16:37:00Z"/>
                    <w:rFonts w:ascii="Times New Roman" w:hAnsi="Times New Roman" w:cs="Times New Roman"/>
                    <w:sz w:val="24"/>
                    <w:szCs w:val="24"/>
                    <w:lang w:val="de-DE"/>
                  </w:rPr>
                </w:rPrChange>
              </w:rPr>
              <w:pPrChange w:id="1370" w:author="Alicia" w:date="2016-05-03T14:52:00Z">
                <w:pPr>
                  <w:tabs>
                    <w:tab w:val="decimal" w:pos="586"/>
                  </w:tabs>
                  <w:spacing w:after="0" w:line="240" w:lineRule="auto"/>
                </w:pPr>
              </w:pPrChange>
            </w:pPr>
          </w:p>
        </w:tc>
        <w:tc>
          <w:tcPr>
            <w:tcW w:w="1134" w:type="dxa"/>
            <w:tcBorders>
              <w:top w:val="single" w:sz="18" w:space="0" w:color="auto"/>
              <w:left w:val="nil"/>
              <w:bottom w:val="nil"/>
              <w:right w:val="nil"/>
            </w:tcBorders>
            <w:vAlign w:val="center"/>
          </w:tcPr>
          <w:p w14:paraId="5D27A6F7" w14:textId="67AEDB42" w:rsidR="008C2A32" w:rsidRPr="00AA07B4" w:rsidDel="006E5FF5" w:rsidRDefault="008C2A32">
            <w:pPr>
              <w:rPr>
                <w:del w:id="1371" w:author="Alicia" w:date="2016-05-16T16:37:00Z"/>
                <w:rFonts w:ascii="Times New Roman" w:hAnsi="Times New Roman" w:cs="Times New Roman"/>
                <w:sz w:val="24"/>
                <w:szCs w:val="24"/>
                <w:lang w:val="en-US"/>
                <w:rPrChange w:id="1372" w:author="Alicia" w:date="2016-05-11T11:58:00Z">
                  <w:rPr>
                    <w:del w:id="1373" w:author="Alicia" w:date="2016-05-16T16:37:00Z"/>
                    <w:rFonts w:ascii="Times New Roman" w:hAnsi="Times New Roman" w:cs="Times New Roman"/>
                    <w:sz w:val="24"/>
                    <w:szCs w:val="24"/>
                    <w:lang w:val="de-DE"/>
                  </w:rPr>
                </w:rPrChange>
              </w:rPr>
              <w:pPrChange w:id="1374" w:author="Alicia" w:date="2016-05-03T14:52:00Z">
                <w:pPr>
                  <w:tabs>
                    <w:tab w:val="decimal" w:pos="586"/>
                  </w:tabs>
                  <w:spacing w:after="0" w:line="240" w:lineRule="auto"/>
                </w:pPr>
              </w:pPrChange>
            </w:pPr>
            <w:del w:id="1375" w:author="Alicia" w:date="2016-05-16T16:37:00Z">
              <w:r w:rsidRPr="00AA07B4" w:rsidDel="006E5FF5">
                <w:rPr>
                  <w:rFonts w:ascii="Times New Roman" w:hAnsi="Times New Roman" w:cs="Times New Roman"/>
                  <w:sz w:val="24"/>
                  <w:szCs w:val="24"/>
                  <w:lang w:val="en-US"/>
                  <w:rPrChange w:id="1376" w:author="Alicia" w:date="2016-05-11T11:58:00Z">
                    <w:rPr>
                      <w:rFonts w:ascii="Times New Roman" w:hAnsi="Times New Roman" w:cs="Times New Roman"/>
                      <w:sz w:val="24"/>
                      <w:szCs w:val="24"/>
                      <w:lang w:val="de-DE"/>
                    </w:rPr>
                  </w:rPrChange>
                </w:rPr>
                <w:delText>0.08</w:delText>
              </w:r>
            </w:del>
          </w:p>
        </w:tc>
        <w:tc>
          <w:tcPr>
            <w:tcW w:w="1134" w:type="dxa"/>
            <w:tcBorders>
              <w:top w:val="single" w:sz="18" w:space="0" w:color="auto"/>
              <w:left w:val="nil"/>
              <w:bottom w:val="nil"/>
              <w:right w:val="nil"/>
            </w:tcBorders>
            <w:vAlign w:val="center"/>
          </w:tcPr>
          <w:p w14:paraId="553D2F04" w14:textId="3A1E6CD0" w:rsidR="008C2A32" w:rsidRPr="00AA07B4" w:rsidDel="006E5FF5" w:rsidRDefault="008C2A32">
            <w:pPr>
              <w:rPr>
                <w:del w:id="1377" w:author="Alicia" w:date="2016-05-16T16:37:00Z"/>
                <w:rFonts w:ascii="Times New Roman" w:hAnsi="Times New Roman" w:cs="Times New Roman"/>
                <w:sz w:val="24"/>
                <w:szCs w:val="24"/>
                <w:lang w:val="en-US"/>
                <w:rPrChange w:id="1378" w:author="Alicia" w:date="2016-05-11T11:58:00Z">
                  <w:rPr>
                    <w:del w:id="1379" w:author="Alicia" w:date="2016-05-16T16:37:00Z"/>
                    <w:rFonts w:ascii="Times New Roman" w:hAnsi="Times New Roman" w:cs="Times New Roman"/>
                    <w:sz w:val="24"/>
                    <w:szCs w:val="24"/>
                    <w:lang w:val="de-DE"/>
                  </w:rPr>
                </w:rPrChange>
              </w:rPr>
              <w:pPrChange w:id="1380" w:author="Alicia" w:date="2016-05-03T14:52:00Z">
                <w:pPr>
                  <w:tabs>
                    <w:tab w:val="decimal" w:pos="586"/>
                  </w:tabs>
                  <w:spacing w:after="0" w:line="240" w:lineRule="auto"/>
                </w:pPr>
              </w:pPrChange>
            </w:pPr>
            <w:del w:id="1381" w:author="Alicia" w:date="2016-05-16T16:37:00Z">
              <w:r w:rsidRPr="00AA07B4" w:rsidDel="006E5FF5">
                <w:rPr>
                  <w:rFonts w:ascii="Times New Roman" w:hAnsi="Times New Roman" w:cs="Times New Roman"/>
                  <w:sz w:val="24"/>
                  <w:szCs w:val="24"/>
                  <w:lang w:val="en-US"/>
                  <w:rPrChange w:id="1382" w:author="Alicia" w:date="2016-05-11T11:58:00Z">
                    <w:rPr>
                      <w:rFonts w:ascii="Times New Roman" w:hAnsi="Times New Roman" w:cs="Times New Roman"/>
                      <w:sz w:val="24"/>
                      <w:szCs w:val="24"/>
                      <w:lang w:val="de-DE"/>
                    </w:rPr>
                  </w:rPrChange>
                </w:rPr>
                <w:delText>0.39***</w:delText>
              </w:r>
            </w:del>
          </w:p>
        </w:tc>
        <w:tc>
          <w:tcPr>
            <w:tcW w:w="276" w:type="dxa"/>
            <w:tcBorders>
              <w:top w:val="single" w:sz="18" w:space="0" w:color="auto"/>
              <w:left w:val="nil"/>
              <w:bottom w:val="nil"/>
              <w:right w:val="nil"/>
            </w:tcBorders>
            <w:vAlign w:val="center"/>
          </w:tcPr>
          <w:p w14:paraId="27418BC4" w14:textId="3C412860" w:rsidR="008C2A32" w:rsidRPr="00AA07B4" w:rsidDel="006E5FF5" w:rsidRDefault="008C2A32">
            <w:pPr>
              <w:rPr>
                <w:del w:id="1383" w:author="Alicia" w:date="2016-05-16T16:37:00Z"/>
                <w:rFonts w:ascii="Times New Roman" w:hAnsi="Times New Roman" w:cs="Times New Roman"/>
                <w:sz w:val="24"/>
                <w:szCs w:val="24"/>
                <w:lang w:val="en-US"/>
                <w:rPrChange w:id="1384" w:author="Alicia" w:date="2016-05-11T11:58:00Z">
                  <w:rPr>
                    <w:del w:id="1385" w:author="Alicia" w:date="2016-05-16T16:37:00Z"/>
                    <w:rFonts w:ascii="Times New Roman" w:hAnsi="Times New Roman" w:cs="Times New Roman"/>
                    <w:sz w:val="24"/>
                    <w:szCs w:val="24"/>
                    <w:lang w:val="de-DE"/>
                  </w:rPr>
                </w:rPrChange>
              </w:rPr>
              <w:pPrChange w:id="1386" w:author="Alicia" w:date="2016-05-03T14:52:00Z">
                <w:pPr>
                  <w:tabs>
                    <w:tab w:val="decimal" w:pos="586"/>
                  </w:tabs>
                  <w:spacing w:after="0" w:line="240" w:lineRule="auto"/>
                </w:pPr>
              </w:pPrChange>
            </w:pPr>
          </w:p>
        </w:tc>
        <w:tc>
          <w:tcPr>
            <w:tcW w:w="999" w:type="dxa"/>
            <w:tcBorders>
              <w:top w:val="single" w:sz="18" w:space="0" w:color="auto"/>
              <w:left w:val="nil"/>
              <w:bottom w:val="nil"/>
              <w:right w:val="nil"/>
            </w:tcBorders>
            <w:vAlign w:val="center"/>
          </w:tcPr>
          <w:p w14:paraId="189B937B" w14:textId="4154CA44" w:rsidR="008C2A32" w:rsidRPr="00AA07B4" w:rsidDel="006E5FF5" w:rsidRDefault="008C2A32">
            <w:pPr>
              <w:rPr>
                <w:del w:id="1387" w:author="Alicia" w:date="2016-05-16T16:37:00Z"/>
                <w:rFonts w:ascii="Times New Roman" w:hAnsi="Times New Roman" w:cs="Times New Roman"/>
                <w:sz w:val="24"/>
                <w:szCs w:val="24"/>
                <w:lang w:val="en-US"/>
                <w:rPrChange w:id="1388" w:author="Alicia" w:date="2016-05-11T11:58:00Z">
                  <w:rPr>
                    <w:del w:id="1389" w:author="Alicia" w:date="2016-05-16T16:37:00Z"/>
                    <w:rFonts w:ascii="Times New Roman" w:hAnsi="Times New Roman" w:cs="Times New Roman"/>
                    <w:sz w:val="24"/>
                    <w:szCs w:val="24"/>
                    <w:lang w:val="de-DE"/>
                  </w:rPr>
                </w:rPrChange>
              </w:rPr>
              <w:pPrChange w:id="1390" w:author="Alicia" w:date="2016-05-03T14:52:00Z">
                <w:pPr>
                  <w:tabs>
                    <w:tab w:val="decimal" w:pos="586"/>
                  </w:tabs>
                  <w:spacing w:after="0" w:line="240" w:lineRule="auto"/>
                </w:pPr>
              </w:pPrChange>
            </w:pPr>
            <w:del w:id="1391" w:author="Alicia" w:date="2016-05-16T16:37:00Z">
              <w:r w:rsidRPr="00AA07B4" w:rsidDel="006E5FF5">
                <w:rPr>
                  <w:rFonts w:ascii="Times New Roman" w:hAnsi="Times New Roman" w:cs="Times New Roman"/>
                  <w:sz w:val="24"/>
                  <w:szCs w:val="24"/>
                  <w:lang w:val="en-US"/>
                  <w:rPrChange w:id="1392" w:author="Alicia" w:date="2016-05-11T11:58:00Z">
                    <w:rPr>
                      <w:rFonts w:ascii="Times New Roman" w:hAnsi="Times New Roman" w:cs="Times New Roman"/>
                      <w:sz w:val="24"/>
                      <w:szCs w:val="24"/>
                      <w:lang w:val="de-DE"/>
                    </w:rPr>
                  </w:rPrChange>
                </w:rPr>
                <w:delText>-0.17</w:delText>
              </w:r>
            </w:del>
          </w:p>
        </w:tc>
        <w:tc>
          <w:tcPr>
            <w:tcW w:w="1134" w:type="dxa"/>
            <w:tcBorders>
              <w:top w:val="single" w:sz="18" w:space="0" w:color="auto"/>
              <w:left w:val="nil"/>
              <w:bottom w:val="nil"/>
              <w:right w:val="nil"/>
            </w:tcBorders>
            <w:vAlign w:val="center"/>
          </w:tcPr>
          <w:p w14:paraId="23758EC8" w14:textId="3763DAAF" w:rsidR="008C2A32" w:rsidRPr="00AA07B4" w:rsidDel="006E5FF5" w:rsidRDefault="008C2A32">
            <w:pPr>
              <w:rPr>
                <w:del w:id="1393" w:author="Alicia" w:date="2016-05-16T16:37:00Z"/>
                <w:rFonts w:ascii="Times New Roman" w:hAnsi="Times New Roman" w:cs="Times New Roman"/>
                <w:sz w:val="24"/>
                <w:szCs w:val="24"/>
                <w:lang w:val="en-US"/>
                <w:rPrChange w:id="1394" w:author="Alicia" w:date="2016-05-11T11:58:00Z">
                  <w:rPr>
                    <w:del w:id="1395" w:author="Alicia" w:date="2016-05-16T16:37:00Z"/>
                    <w:rFonts w:ascii="Times New Roman" w:hAnsi="Times New Roman" w:cs="Times New Roman"/>
                    <w:sz w:val="24"/>
                    <w:szCs w:val="24"/>
                    <w:lang w:val="de-DE"/>
                  </w:rPr>
                </w:rPrChange>
              </w:rPr>
              <w:pPrChange w:id="1396" w:author="Alicia" w:date="2016-05-03T14:52:00Z">
                <w:pPr>
                  <w:tabs>
                    <w:tab w:val="decimal" w:pos="586"/>
                  </w:tabs>
                  <w:spacing w:after="0" w:line="240" w:lineRule="auto"/>
                </w:pPr>
              </w:pPrChange>
            </w:pPr>
            <w:del w:id="1397" w:author="Alicia" w:date="2016-05-16T16:37:00Z">
              <w:r w:rsidRPr="00AA07B4" w:rsidDel="006E5FF5">
                <w:rPr>
                  <w:rFonts w:ascii="Times New Roman" w:hAnsi="Times New Roman" w:cs="Times New Roman"/>
                  <w:sz w:val="24"/>
                  <w:szCs w:val="24"/>
                  <w:lang w:val="en-US"/>
                  <w:rPrChange w:id="1398" w:author="Alicia" w:date="2016-05-11T11:58:00Z">
                    <w:rPr>
                      <w:rFonts w:ascii="Times New Roman" w:hAnsi="Times New Roman" w:cs="Times New Roman"/>
                      <w:sz w:val="24"/>
                      <w:szCs w:val="24"/>
                      <w:lang w:val="de-DE"/>
                    </w:rPr>
                  </w:rPrChange>
                </w:rPr>
                <w:delText xml:space="preserve">-0.20 </w:delText>
              </w:r>
              <w:r w:rsidRPr="00AA07B4" w:rsidDel="006E5FF5">
                <w:rPr>
                  <w:rFonts w:ascii="Times New Roman" w:hAnsi="Times New Roman" w:cs="Times New Roman"/>
                  <w:sz w:val="18"/>
                  <w:szCs w:val="18"/>
                  <w:lang w:val="en-US"/>
                  <w:rPrChange w:id="1399" w:author="Alicia" w:date="2016-05-11T11:58:00Z">
                    <w:rPr>
                      <w:rFonts w:ascii="Times New Roman" w:hAnsi="Times New Roman" w:cs="Times New Roman"/>
                      <w:sz w:val="18"/>
                      <w:szCs w:val="18"/>
                      <w:lang w:val="de-DE"/>
                    </w:rPr>
                  </w:rPrChange>
                </w:rPr>
                <w:delText>•</w:delText>
              </w:r>
            </w:del>
          </w:p>
        </w:tc>
        <w:tc>
          <w:tcPr>
            <w:tcW w:w="284" w:type="dxa"/>
            <w:tcBorders>
              <w:top w:val="single" w:sz="18" w:space="0" w:color="auto"/>
              <w:left w:val="nil"/>
              <w:bottom w:val="nil"/>
              <w:right w:val="nil"/>
            </w:tcBorders>
            <w:vAlign w:val="center"/>
          </w:tcPr>
          <w:p w14:paraId="6FF351DD" w14:textId="0CC947AA" w:rsidR="008C2A32" w:rsidRPr="00AA07B4" w:rsidDel="006E5FF5" w:rsidRDefault="008C2A32">
            <w:pPr>
              <w:rPr>
                <w:del w:id="1400" w:author="Alicia" w:date="2016-05-16T16:37:00Z"/>
                <w:rFonts w:ascii="Times New Roman" w:hAnsi="Times New Roman" w:cs="Times New Roman"/>
                <w:sz w:val="24"/>
                <w:szCs w:val="24"/>
                <w:lang w:val="en-US"/>
                <w:rPrChange w:id="1401" w:author="Alicia" w:date="2016-05-11T11:58:00Z">
                  <w:rPr>
                    <w:del w:id="1402" w:author="Alicia" w:date="2016-05-16T16:37:00Z"/>
                    <w:rFonts w:ascii="Times New Roman" w:hAnsi="Times New Roman" w:cs="Times New Roman"/>
                    <w:sz w:val="24"/>
                    <w:szCs w:val="24"/>
                    <w:lang w:val="de-DE"/>
                  </w:rPr>
                </w:rPrChange>
              </w:rPr>
              <w:pPrChange w:id="1403" w:author="Alicia" w:date="2016-05-03T14:52:00Z">
                <w:pPr>
                  <w:tabs>
                    <w:tab w:val="decimal" w:pos="586"/>
                  </w:tabs>
                  <w:spacing w:after="0" w:line="240" w:lineRule="auto"/>
                </w:pPr>
              </w:pPrChange>
            </w:pPr>
          </w:p>
        </w:tc>
        <w:tc>
          <w:tcPr>
            <w:tcW w:w="992" w:type="dxa"/>
            <w:tcBorders>
              <w:top w:val="single" w:sz="18" w:space="0" w:color="auto"/>
              <w:left w:val="nil"/>
              <w:bottom w:val="nil"/>
              <w:right w:val="nil"/>
            </w:tcBorders>
            <w:vAlign w:val="center"/>
          </w:tcPr>
          <w:p w14:paraId="649888DD" w14:textId="20CF014D" w:rsidR="008C2A32" w:rsidRPr="00AA07B4" w:rsidDel="006E5FF5" w:rsidRDefault="008C2A32">
            <w:pPr>
              <w:rPr>
                <w:del w:id="1404" w:author="Alicia" w:date="2016-05-16T16:37:00Z"/>
                <w:rFonts w:ascii="Times New Roman" w:hAnsi="Times New Roman" w:cs="Times New Roman"/>
                <w:sz w:val="24"/>
                <w:szCs w:val="24"/>
                <w:lang w:val="en-US"/>
                <w:rPrChange w:id="1405" w:author="Alicia" w:date="2016-05-11T11:58:00Z">
                  <w:rPr>
                    <w:del w:id="1406" w:author="Alicia" w:date="2016-05-16T16:37:00Z"/>
                    <w:rFonts w:ascii="Times New Roman" w:hAnsi="Times New Roman" w:cs="Times New Roman"/>
                    <w:sz w:val="24"/>
                    <w:szCs w:val="24"/>
                    <w:lang w:val="de-DE"/>
                  </w:rPr>
                </w:rPrChange>
              </w:rPr>
              <w:pPrChange w:id="1407" w:author="Alicia" w:date="2016-05-03T14:52:00Z">
                <w:pPr>
                  <w:tabs>
                    <w:tab w:val="decimal" w:pos="586"/>
                  </w:tabs>
                  <w:spacing w:after="0" w:line="240" w:lineRule="auto"/>
                </w:pPr>
              </w:pPrChange>
            </w:pPr>
            <w:del w:id="1408" w:author="Alicia" w:date="2016-05-16T16:37:00Z">
              <w:r w:rsidRPr="00AA07B4" w:rsidDel="006E5FF5">
                <w:rPr>
                  <w:rFonts w:ascii="Times New Roman" w:hAnsi="Times New Roman" w:cs="Times New Roman"/>
                  <w:sz w:val="24"/>
                  <w:szCs w:val="24"/>
                  <w:lang w:val="en-US"/>
                  <w:rPrChange w:id="1409" w:author="Alicia" w:date="2016-05-11T11:58:00Z">
                    <w:rPr>
                      <w:rFonts w:ascii="Times New Roman" w:hAnsi="Times New Roman" w:cs="Times New Roman"/>
                      <w:sz w:val="24"/>
                      <w:szCs w:val="24"/>
                      <w:lang w:val="de-DE"/>
                    </w:rPr>
                  </w:rPrChange>
                </w:rPr>
                <w:delText>-0.12</w:delText>
              </w:r>
            </w:del>
          </w:p>
        </w:tc>
        <w:tc>
          <w:tcPr>
            <w:tcW w:w="851" w:type="dxa"/>
            <w:tcBorders>
              <w:top w:val="single" w:sz="18" w:space="0" w:color="auto"/>
              <w:left w:val="nil"/>
              <w:bottom w:val="nil"/>
              <w:right w:val="nil"/>
            </w:tcBorders>
            <w:vAlign w:val="center"/>
          </w:tcPr>
          <w:p w14:paraId="4AC7709C" w14:textId="4071B7D2" w:rsidR="008C2A32" w:rsidRPr="00AA07B4" w:rsidDel="006E5FF5" w:rsidRDefault="008C2A32">
            <w:pPr>
              <w:rPr>
                <w:del w:id="1410" w:author="Alicia" w:date="2016-05-16T16:37:00Z"/>
                <w:rFonts w:ascii="Times New Roman" w:hAnsi="Times New Roman" w:cs="Times New Roman"/>
                <w:sz w:val="24"/>
                <w:szCs w:val="24"/>
                <w:lang w:val="en-US"/>
                <w:rPrChange w:id="1411" w:author="Alicia" w:date="2016-05-11T11:58:00Z">
                  <w:rPr>
                    <w:del w:id="1412" w:author="Alicia" w:date="2016-05-16T16:37:00Z"/>
                    <w:rFonts w:ascii="Times New Roman" w:hAnsi="Times New Roman" w:cs="Times New Roman"/>
                    <w:sz w:val="24"/>
                    <w:szCs w:val="24"/>
                    <w:lang w:val="de-DE"/>
                  </w:rPr>
                </w:rPrChange>
              </w:rPr>
              <w:pPrChange w:id="1413" w:author="Alicia" w:date="2016-05-03T14:52:00Z">
                <w:pPr>
                  <w:tabs>
                    <w:tab w:val="decimal" w:pos="586"/>
                  </w:tabs>
                  <w:spacing w:after="0" w:line="240" w:lineRule="auto"/>
                </w:pPr>
              </w:pPrChange>
            </w:pPr>
            <w:del w:id="1414" w:author="Alicia" w:date="2016-05-16T16:37:00Z">
              <w:r w:rsidRPr="00AA07B4" w:rsidDel="006E5FF5">
                <w:rPr>
                  <w:rFonts w:ascii="Times New Roman" w:hAnsi="Times New Roman" w:cs="Times New Roman"/>
                  <w:sz w:val="24"/>
                  <w:szCs w:val="24"/>
                  <w:lang w:val="en-US"/>
                  <w:rPrChange w:id="1415" w:author="Alicia" w:date="2016-05-11T11:58:00Z">
                    <w:rPr>
                      <w:rFonts w:ascii="Times New Roman" w:hAnsi="Times New Roman" w:cs="Times New Roman"/>
                      <w:sz w:val="24"/>
                      <w:szCs w:val="24"/>
                      <w:lang w:val="de-DE"/>
                    </w:rPr>
                  </w:rPrChange>
                </w:rPr>
                <w:delText>-0.05</w:delText>
              </w:r>
            </w:del>
          </w:p>
        </w:tc>
        <w:tc>
          <w:tcPr>
            <w:tcW w:w="283" w:type="dxa"/>
            <w:tcBorders>
              <w:top w:val="single" w:sz="18" w:space="0" w:color="auto"/>
              <w:left w:val="nil"/>
              <w:bottom w:val="nil"/>
              <w:right w:val="nil"/>
            </w:tcBorders>
            <w:vAlign w:val="center"/>
          </w:tcPr>
          <w:p w14:paraId="6037E0D8" w14:textId="65A5CCC0" w:rsidR="008C2A32" w:rsidRPr="00AA07B4" w:rsidDel="006E5FF5" w:rsidRDefault="008C2A32">
            <w:pPr>
              <w:rPr>
                <w:del w:id="1416" w:author="Alicia" w:date="2016-05-16T16:37:00Z"/>
                <w:rFonts w:ascii="Times New Roman" w:hAnsi="Times New Roman" w:cs="Times New Roman"/>
                <w:sz w:val="24"/>
                <w:szCs w:val="24"/>
                <w:lang w:val="en-US"/>
                <w:rPrChange w:id="1417" w:author="Alicia" w:date="2016-05-11T11:58:00Z">
                  <w:rPr>
                    <w:del w:id="1418" w:author="Alicia" w:date="2016-05-16T16:37:00Z"/>
                    <w:rFonts w:ascii="Times New Roman" w:hAnsi="Times New Roman" w:cs="Times New Roman"/>
                    <w:sz w:val="24"/>
                    <w:szCs w:val="24"/>
                    <w:lang w:val="de-DE"/>
                  </w:rPr>
                </w:rPrChange>
              </w:rPr>
              <w:pPrChange w:id="1419" w:author="Alicia" w:date="2016-05-03T14:52:00Z">
                <w:pPr>
                  <w:tabs>
                    <w:tab w:val="decimal" w:pos="586"/>
                  </w:tabs>
                  <w:spacing w:after="0" w:line="240" w:lineRule="auto"/>
                </w:pPr>
              </w:pPrChange>
            </w:pPr>
          </w:p>
        </w:tc>
        <w:tc>
          <w:tcPr>
            <w:tcW w:w="1134" w:type="dxa"/>
            <w:tcBorders>
              <w:top w:val="single" w:sz="18" w:space="0" w:color="auto"/>
              <w:left w:val="nil"/>
              <w:bottom w:val="nil"/>
              <w:right w:val="nil"/>
            </w:tcBorders>
            <w:vAlign w:val="center"/>
          </w:tcPr>
          <w:p w14:paraId="5AB9A5F2" w14:textId="24ACDD4F" w:rsidR="008C2A32" w:rsidRPr="00AA07B4" w:rsidDel="006E5FF5" w:rsidRDefault="008C2A32">
            <w:pPr>
              <w:rPr>
                <w:del w:id="1420" w:author="Alicia" w:date="2016-05-16T16:37:00Z"/>
                <w:rFonts w:ascii="Times New Roman" w:hAnsi="Times New Roman" w:cs="Times New Roman"/>
                <w:sz w:val="24"/>
                <w:szCs w:val="24"/>
                <w:lang w:val="en-US"/>
                <w:rPrChange w:id="1421" w:author="Alicia" w:date="2016-05-11T11:58:00Z">
                  <w:rPr>
                    <w:del w:id="1422" w:author="Alicia" w:date="2016-05-16T16:37:00Z"/>
                    <w:rFonts w:ascii="Times New Roman" w:hAnsi="Times New Roman" w:cs="Times New Roman"/>
                    <w:sz w:val="24"/>
                    <w:szCs w:val="24"/>
                    <w:lang w:val="de-DE"/>
                  </w:rPr>
                </w:rPrChange>
              </w:rPr>
              <w:pPrChange w:id="1423" w:author="Alicia" w:date="2016-05-03T14:52:00Z">
                <w:pPr>
                  <w:tabs>
                    <w:tab w:val="decimal" w:pos="586"/>
                  </w:tabs>
                  <w:spacing w:after="0" w:line="240" w:lineRule="auto"/>
                </w:pPr>
              </w:pPrChange>
            </w:pPr>
            <w:del w:id="1424" w:author="Alicia" w:date="2016-05-16T16:37:00Z">
              <w:r w:rsidRPr="00AA07B4" w:rsidDel="006E5FF5">
                <w:rPr>
                  <w:rFonts w:ascii="Times New Roman" w:hAnsi="Times New Roman" w:cs="Times New Roman"/>
                  <w:sz w:val="24"/>
                  <w:szCs w:val="24"/>
                  <w:lang w:val="en-US"/>
                  <w:rPrChange w:id="1425" w:author="Alicia" w:date="2016-05-11T11:58:00Z">
                    <w:rPr>
                      <w:rFonts w:ascii="Times New Roman" w:hAnsi="Times New Roman" w:cs="Times New Roman"/>
                      <w:sz w:val="24"/>
                      <w:szCs w:val="24"/>
                      <w:lang w:val="de-DE"/>
                    </w:rPr>
                  </w:rPrChange>
                </w:rPr>
                <w:delText>0.15</w:delText>
              </w:r>
            </w:del>
          </w:p>
        </w:tc>
        <w:tc>
          <w:tcPr>
            <w:tcW w:w="1064" w:type="dxa"/>
            <w:tcBorders>
              <w:top w:val="single" w:sz="18" w:space="0" w:color="auto"/>
              <w:left w:val="nil"/>
              <w:bottom w:val="nil"/>
              <w:right w:val="nil"/>
            </w:tcBorders>
            <w:vAlign w:val="center"/>
          </w:tcPr>
          <w:p w14:paraId="1F2008D6" w14:textId="16B2E755" w:rsidR="008C2A32" w:rsidRPr="00AA07B4" w:rsidDel="006E5FF5" w:rsidRDefault="008C2A32">
            <w:pPr>
              <w:rPr>
                <w:del w:id="1426" w:author="Alicia" w:date="2016-05-16T16:37:00Z"/>
                <w:rFonts w:ascii="Times New Roman" w:hAnsi="Times New Roman" w:cs="Times New Roman"/>
                <w:sz w:val="24"/>
                <w:szCs w:val="24"/>
                <w:lang w:val="en-US"/>
                <w:rPrChange w:id="1427" w:author="Alicia" w:date="2016-05-11T11:58:00Z">
                  <w:rPr>
                    <w:del w:id="1428" w:author="Alicia" w:date="2016-05-16T16:37:00Z"/>
                    <w:rFonts w:ascii="Times New Roman" w:hAnsi="Times New Roman" w:cs="Times New Roman"/>
                    <w:sz w:val="24"/>
                    <w:szCs w:val="24"/>
                    <w:lang w:val="de-DE"/>
                  </w:rPr>
                </w:rPrChange>
              </w:rPr>
              <w:pPrChange w:id="1429" w:author="Alicia" w:date="2016-05-03T14:52:00Z">
                <w:pPr>
                  <w:tabs>
                    <w:tab w:val="decimal" w:pos="586"/>
                  </w:tabs>
                  <w:spacing w:after="0" w:line="240" w:lineRule="auto"/>
                </w:pPr>
              </w:pPrChange>
            </w:pPr>
            <w:del w:id="1430" w:author="Alicia" w:date="2016-05-16T16:37:00Z">
              <w:r w:rsidRPr="00AA07B4" w:rsidDel="006E5FF5">
                <w:rPr>
                  <w:rFonts w:ascii="Times New Roman" w:hAnsi="Times New Roman" w:cs="Times New Roman"/>
                  <w:sz w:val="24"/>
                  <w:szCs w:val="24"/>
                  <w:lang w:val="en-US"/>
                  <w:rPrChange w:id="1431" w:author="Alicia" w:date="2016-05-11T11:58:00Z">
                    <w:rPr>
                      <w:rFonts w:ascii="Times New Roman" w:hAnsi="Times New Roman" w:cs="Times New Roman"/>
                      <w:sz w:val="24"/>
                      <w:szCs w:val="24"/>
                      <w:lang w:val="de-DE"/>
                    </w:rPr>
                  </w:rPrChange>
                </w:rPr>
                <w:delText>0.31**</w:delText>
              </w:r>
            </w:del>
          </w:p>
        </w:tc>
        <w:tc>
          <w:tcPr>
            <w:tcW w:w="236" w:type="dxa"/>
            <w:tcBorders>
              <w:top w:val="single" w:sz="18" w:space="0" w:color="auto"/>
              <w:left w:val="nil"/>
              <w:bottom w:val="nil"/>
              <w:right w:val="nil"/>
            </w:tcBorders>
            <w:vAlign w:val="center"/>
          </w:tcPr>
          <w:p w14:paraId="2AFFBE01" w14:textId="6861743B" w:rsidR="008C2A32" w:rsidRPr="00AA07B4" w:rsidDel="006E5FF5" w:rsidRDefault="008C2A32">
            <w:pPr>
              <w:rPr>
                <w:del w:id="1432" w:author="Alicia" w:date="2016-05-16T16:37:00Z"/>
                <w:rFonts w:ascii="Times New Roman" w:hAnsi="Times New Roman" w:cs="Times New Roman"/>
                <w:sz w:val="24"/>
                <w:szCs w:val="24"/>
                <w:lang w:val="en-US"/>
                <w:rPrChange w:id="1433" w:author="Alicia" w:date="2016-05-11T11:58:00Z">
                  <w:rPr>
                    <w:del w:id="1434" w:author="Alicia" w:date="2016-05-16T16:37:00Z"/>
                    <w:rFonts w:ascii="Times New Roman" w:hAnsi="Times New Roman" w:cs="Times New Roman"/>
                    <w:sz w:val="24"/>
                    <w:szCs w:val="24"/>
                    <w:lang w:val="de-DE"/>
                  </w:rPr>
                </w:rPrChange>
              </w:rPr>
              <w:pPrChange w:id="1435" w:author="Alicia" w:date="2016-05-03T14:52:00Z">
                <w:pPr>
                  <w:tabs>
                    <w:tab w:val="decimal" w:pos="586"/>
                  </w:tabs>
                  <w:spacing w:after="0" w:line="240" w:lineRule="auto"/>
                </w:pPr>
              </w:pPrChange>
            </w:pPr>
          </w:p>
        </w:tc>
        <w:tc>
          <w:tcPr>
            <w:tcW w:w="1110" w:type="dxa"/>
            <w:tcBorders>
              <w:top w:val="single" w:sz="18" w:space="0" w:color="auto"/>
              <w:left w:val="nil"/>
              <w:bottom w:val="nil"/>
              <w:right w:val="nil"/>
            </w:tcBorders>
            <w:vAlign w:val="center"/>
          </w:tcPr>
          <w:p w14:paraId="3028F20C" w14:textId="7DB4D8CA" w:rsidR="008C2A32" w:rsidRPr="00AA07B4" w:rsidDel="006E5FF5" w:rsidRDefault="008C2A32">
            <w:pPr>
              <w:rPr>
                <w:del w:id="1436" w:author="Alicia" w:date="2016-05-16T16:37:00Z"/>
                <w:rFonts w:ascii="Times New Roman" w:hAnsi="Times New Roman" w:cs="Times New Roman"/>
                <w:sz w:val="24"/>
                <w:szCs w:val="24"/>
                <w:lang w:val="en-US"/>
                <w:rPrChange w:id="1437" w:author="Alicia" w:date="2016-05-11T11:58:00Z">
                  <w:rPr>
                    <w:del w:id="1438" w:author="Alicia" w:date="2016-05-16T16:37:00Z"/>
                    <w:rFonts w:ascii="Times New Roman" w:hAnsi="Times New Roman" w:cs="Times New Roman"/>
                    <w:sz w:val="24"/>
                    <w:szCs w:val="24"/>
                    <w:lang w:val="de-DE"/>
                  </w:rPr>
                </w:rPrChange>
              </w:rPr>
              <w:pPrChange w:id="1439" w:author="Alicia" w:date="2016-05-03T14:52:00Z">
                <w:pPr>
                  <w:tabs>
                    <w:tab w:val="decimal" w:pos="586"/>
                  </w:tabs>
                  <w:spacing w:after="0" w:line="240" w:lineRule="auto"/>
                </w:pPr>
              </w:pPrChange>
            </w:pPr>
            <w:del w:id="1440" w:author="Alicia" w:date="2016-05-16T16:37:00Z">
              <w:r w:rsidRPr="00AA07B4" w:rsidDel="006E5FF5">
                <w:rPr>
                  <w:rFonts w:ascii="Times New Roman" w:hAnsi="Times New Roman" w:cs="Times New Roman"/>
                  <w:sz w:val="24"/>
                  <w:szCs w:val="24"/>
                  <w:lang w:val="en-US"/>
                  <w:rPrChange w:id="1441" w:author="Alicia" w:date="2016-05-11T11:58:00Z">
                    <w:rPr>
                      <w:rFonts w:ascii="Times New Roman" w:hAnsi="Times New Roman" w:cs="Times New Roman"/>
                      <w:sz w:val="24"/>
                      <w:szCs w:val="24"/>
                      <w:lang w:val="de-DE"/>
                    </w:rPr>
                  </w:rPrChange>
                </w:rPr>
                <w:delText>-0.21*</w:delText>
              </w:r>
            </w:del>
          </w:p>
        </w:tc>
        <w:tc>
          <w:tcPr>
            <w:tcW w:w="1134" w:type="dxa"/>
            <w:tcBorders>
              <w:top w:val="single" w:sz="18" w:space="0" w:color="auto"/>
              <w:left w:val="nil"/>
              <w:bottom w:val="nil"/>
              <w:right w:val="nil"/>
            </w:tcBorders>
            <w:vAlign w:val="center"/>
          </w:tcPr>
          <w:p w14:paraId="2DDA8D5A" w14:textId="1DEDCA07" w:rsidR="008C2A32" w:rsidRPr="00AA07B4" w:rsidDel="006E5FF5" w:rsidRDefault="008C2A32">
            <w:pPr>
              <w:rPr>
                <w:del w:id="1442" w:author="Alicia" w:date="2016-05-16T16:37:00Z"/>
                <w:rFonts w:ascii="Times New Roman" w:hAnsi="Times New Roman" w:cs="Times New Roman"/>
                <w:sz w:val="24"/>
                <w:szCs w:val="24"/>
                <w:lang w:val="en-US"/>
                <w:rPrChange w:id="1443" w:author="Alicia" w:date="2016-05-11T11:58:00Z">
                  <w:rPr>
                    <w:del w:id="1444" w:author="Alicia" w:date="2016-05-16T16:37:00Z"/>
                    <w:rFonts w:ascii="Times New Roman" w:hAnsi="Times New Roman" w:cs="Times New Roman"/>
                    <w:sz w:val="24"/>
                    <w:szCs w:val="24"/>
                    <w:lang w:val="de-DE"/>
                  </w:rPr>
                </w:rPrChange>
              </w:rPr>
              <w:pPrChange w:id="1445" w:author="Alicia" w:date="2016-05-03T14:52:00Z">
                <w:pPr>
                  <w:tabs>
                    <w:tab w:val="decimal" w:pos="586"/>
                  </w:tabs>
                  <w:spacing w:after="0" w:line="240" w:lineRule="auto"/>
                </w:pPr>
              </w:pPrChange>
            </w:pPr>
            <w:del w:id="1446" w:author="Alicia" w:date="2016-05-16T16:37:00Z">
              <w:r w:rsidRPr="00AA07B4" w:rsidDel="006E5FF5">
                <w:rPr>
                  <w:rFonts w:ascii="Times New Roman" w:hAnsi="Times New Roman" w:cs="Times New Roman"/>
                  <w:sz w:val="24"/>
                  <w:szCs w:val="24"/>
                  <w:lang w:val="en-US"/>
                  <w:rPrChange w:id="1447" w:author="Alicia" w:date="2016-05-11T11:58:00Z">
                    <w:rPr>
                      <w:rFonts w:ascii="Times New Roman" w:hAnsi="Times New Roman" w:cs="Times New Roman"/>
                      <w:sz w:val="24"/>
                      <w:szCs w:val="24"/>
                      <w:lang w:val="de-DE"/>
                    </w:rPr>
                  </w:rPrChange>
                </w:rPr>
                <w:delText>-0.30**</w:delText>
              </w:r>
            </w:del>
          </w:p>
        </w:tc>
      </w:tr>
      <w:tr w:rsidR="008C2A32" w:rsidRPr="00AA07B4" w:rsidDel="006E5FF5" w14:paraId="6B3B458A" w14:textId="6E3CDC8A" w:rsidTr="008C2A32">
        <w:trPr>
          <w:del w:id="1448" w:author="Alicia" w:date="2016-05-16T16:37:00Z"/>
        </w:trPr>
        <w:tc>
          <w:tcPr>
            <w:tcW w:w="658" w:type="dxa"/>
            <w:tcBorders>
              <w:top w:val="nil"/>
              <w:left w:val="nil"/>
              <w:bottom w:val="nil"/>
              <w:right w:val="nil"/>
            </w:tcBorders>
            <w:vAlign w:val="center"/>
          </w:tcPr>
          <w:p w14:paraId="697EB412" w14:textId="3D0BAF5E" w:rsidR="008C2A32" w:rsidRPr="00AA07B4" w:rsidDel="006E5FF5" w:rsidRDefault="008C2A32">
            <w:pPr>
              <w:rPr>
                <w:del w:id="1449" w:author="Alicia" w:date="2016-05-16T16:37:00Z"/>
                <w:rFonts w:ascii="Times New Roman" w:hAnsi="Times New Roman" w:cs="Times New Roman"/>
                <w:sz w:val="24"/>
                <w:szCs w:val="24"/>
                <w:lang w:val="en-US"/>
                <w:rPrChange w:id="1450" w:author="Alicia" w:date="2016-05-11T11:58:00Z">
                  <w:rPr>
                    <w:del w:id="1451" w:author="Alicia" w:date="2016-05-16T16:37:00Z"/>
                    <w:rFonts w:ascii="Times New Roman" w:hAnsi="Times New Roman" w:cs="Times New Roman"/>
                    <w:sz w:val="24"/>
                    <w:szCs w:val="24"/>
                    <w:lang w:val="de-DE"/>
                  </w:rPr>
                </w:rPrChange>
              </w:rPr>
              <w:pPrChange w:id="1452" w:author="Alicia" w:date="2016-05-03T14:52:00Z">
                <w:pPr>
                  <w:spacing w:after="0" w:line="240" w:lineRule="auto"/>
                  <w:jc w:val="center"/>
                </w:pPr>
              </w:pPrChange>
            </w:pPr>
            <w:del w:id="1453" w:author="Alicia" w:date="2016-05-16T16:37:00Z">
              <w:r w:rsidRPr="00AA07B4" w:rsidDel="006E5FF5">
                <w:rPr>
                  <w:rFonts w:ascii="Times New Roman" w:hAnsi="Times New Roman" w:cs="Times New Roman"/>
                  <w:sz w:val="24"/>
                  <w:szCs w:val="24"/>
                  <w:lang w:val="en-US"/>
                  <w:rPrChange w:id="1454" w:author="Alicia" w:date="2016-05-11T11:58:00Z">
                    <w:rPr>
                      <w:rFonts w:ascii="Times New Roman" w:hAnsi="Times New Roman" w:cs="Times New Roman"/>
                      <w:sz w:val="24"/>
                      <w:szCs w:val="24"/>
                      <w:lang w:val="de-DE"/>
                    </w:rPr>
                  </w:rPrChange>
                </w:rPr>
                <w:delText>B</w:delText>
              </w:r>
            </w:del>
          </w:p>
        </w:tc>
        <w:tc>
          <w:tcPr>
            <w:tcW w:w="993" w:type="dxa"/>
            <w:tcBorders>
              <w:top w:val="nil"/>
              <w:left w:val="nil"/>
              <w:bottom w:val="nil"/>
              <w:right w:val="nil"/>
            </w:tcBorders>
            <w:vAlign w:val="center"/>
          </w:tcPr>
          <w:p w14:paraId="3CCEFCE4" w14:textId="04538B15" w:rsidR="008C2A32" w:rsidRPr="00AA07B4" w:rsidDel="006E5FF5" w:rsidRDefault="008C2A32">
            <w:pPr>
              <w:rPr>
                <w:del w:id="1455" w:author="Alicia" w:date="2016-05-16T16:37:00Z"/>
                <w:rFonts w:ascii="Times New Roman" w:hAnsi="Times New Roman" w:cs="Times New Roman"/>
                <w:sz w:val="24"/>
                <w:szCs w:val="24"/>
                <w:lang w:val="en-US"/>
                <w:rPrChange w:id="1456" w:author="Alicia" w:date="2016-05-11T11:58:00Z">
                  <w:rPr>
                    <w:del w:id="1457" w:author="Alicia" w:date="2016-05-16T16:37:00Z"/>
                    <w:rFonts w:ascii="Times New Roman" w:hAnsi="Times New Roman" w:cs="Times New Roman"/>
                    <w:sz w:val="24"/>
                    <w:szCs w:val="24"/>
                    <w:lang w:val="de-DE"/>
                  </w:rPr>
                </w:rPrChange>
              </w:rPr>
              <w:pPrChange w:id="1458" w:author="Alicia" w:date="2016-05-03T14:52:00Z">
                <w:pPr>
                  <w:tabs>
                    <w:tab w:val="decimal" w:pos="586"/>
                  </w:tabs>
                  <w:spacing w:after="0" w:line="240" w:lineRule="auto"/>
                </w:pPr>
              </w:pPrChange>
            </w:pPr>
            <w:del w:id="1459" w:author="Alicia" w:date="2016-05-16T16:37:00Z">
              <w:r w:rsidRPr="00AA07B4" w:rsidDel="006E5FF5">
                <w:rPr>
                  <w:rFonts w:ascii="Times New Roman" w:hAnsi="Times New Roman" w:cs="Times New Roman"/>
                  <w:sz w:val="24"/>
                  <w:szCs w:val="24"/>
                  <w:lang w:val="en-US"/>
                  <w:rPrChange w:id="1460" w:author="Alicia" w:date="2016-05-11T11:58:00Z">
                    <w:rPr>
                      <w:rFonts w:ascii="Times New Roman" w:hAnsi="Times New Roman" w:cs="Times New Roman"/>
                      <w:sz w:val="24"/>
                      <w:szCs w:val="24"/>
                      <w:lang w:val="de-DE"/>
                    </w:rPr>
                  </w:rPrChange>
                </w:rPr>
                <w:delText>-0.24*</w:delText>
              </w:r>
            </w:del>
          </w:p>
        </w:tc>
        <w:tc>
          <w:tcPr>
            <w:tcW w:w="850" w:type="dxa"/>
            <w:tcBorders>
              <w:top w:val="nil"/>
              <w:left w:val="nil"/>
              <w:bottom w:val="nil"/>
              <w:right w:val="nil"/>
            </w:tcBorders>
            <w:vAlign w:val="center"/>
          </w:tcPr>
          <w:p w14:paraId="6BC8954F" w14:textId="140B679E" w:rsidR="008C2A32" w:rsidRPr="00AA07B4" w:rsidDel="006E5FF5" w:rsidRDefault="008C2A32">
            <w:pPr>
              <w:rPr>
                <w:del w:id="1461" w:author="Alicia" w:date="2016-05-16T16:37:00Z"/>
                <w:rFonts w:ascii="Times New Roman" w:hAnsi="Times New Roman" w:cs="Times New Roman"/>
                <w:sz w:val="24"/>
                <w:szCs w:val="24"/>
                <w:lang w:val="en-US"/>
                <w:rPrChange w:id="1462" w:author="Alicia" w:date="2016-05-11T11:58:00Z">
                  <w:rPr>
                    <w:del w:id="1463" w:author="Alicia" w:date="2016-05-16T16:37:00Z"/>
                    <w:rFonts w:ascii="Times New Roman" w:hAnsi="Times New Roman" w:cs="Times New Roman"/>
                    <w:sz w:val="24"/>
                    <w:szCs w:val="24"/>
                    <w:lang w:val="de-DE"/>
                  </w:rPr>
                </w:rPrChange>
              </w:rPr>
              <w:pPrChange w:id="1464" w:author="Alicia" w:date="2016-05-03T14:52:00Z">
                <w:pPr>
                  <w:tabs>
                    <w:tab w:val="decimal" w:pos="586"/>
                  </w:tabs>
                  <w:spacing w:after="0" w:line="240" w:lineRule="auto"/>
                </w:pPr>
              </w:pPrChange>
            </w:pPr>
            <w:del w:id="1465" w:author="Alicia" w:date="2016-05-16T16:37:00Z">
              <w:r w:rsidRPr="00AA07B4" w:rsidDel="006E5FF5">
                <w:rPr>
                  <w:rFonts w:ascii="Times New Roman" w:hAnsi="Times New Roman" w:cs="Times New Roman"/>
                  <w:sz w:val="24"/>
                  <w:szCs w:val="24"/>
                  <w:lang w:val="en-US"/>
                  <w:rPrChange w:id="1466" w:author="Alicia" w:date="2016-05-11T11:58:00Z">
                    <w:rPr>
                      <w:rFonts w:ascii="Times New Roman" w:hAnsi="Times New Roman" w:cs="Times New Roman"/>
                      <w:sz w:val="24"/>
                      <w:szCs w:val="24"/>
                      <w:lang w:val="de-DE"/>
                    </w:rPr>
                  </w:rPrChange>
                </w:rPr>
                <w:delText>0.12</w:delText>
              </w:r>
            </w:del>
          </w:p>
        </w:tc>
        <w:tc>
          <w:tcPr>
            <w:tcW w:w="284" w:type="dxa"/>
            <w:tcBorders>
              <w:top w:val="nil"/>
              <w:left w:val="nil"/>
              <w:bottom w:val="nil"/>
              <w:right w:val="nil"/>
            </w:tcBorders>
            <w:vAlign w:val="center"/>
          </w:tcPr>
          <w:p w14:paraId="0914F9C7" w14:textId="1492DAB7" w:rsidR="008C2A32" w:rsidRPr="00AA07B4" w:rsidDel="006E5FF5" w:rsidRDefault="008C2A32">
            <w:pPr>
              <w:rPr>
                <w:del w:id="1467" w:author="Alicia" w:date="2016-05-16T16:37:00Z"/>
                <w:rFonts w:ascii="Times New Roman" w:hAnsi="Times New Roman" w:cs="Times New Roman"/>
                <w:sz w:val="24"/>
                <w:szCs w:val="24"/>
                <w:lang w:val="en-US"/>
                <w:rPrChange w:id="1468" w:author="Alicia" w:date="2016-05-11T11:58:00Z">
                  <w:rPr>
                    <w:del w:id="1469" w:author="Alicia" w:date="2016-05-16T16:37:00Z"/>
                    <w:rFonts w:ascii="Times New Roman" w:hAnsi="Times New Roman" w:cs="Times New Roman"/>
                    <w:sz w:val="24"/>
                    <w:szCs w:val="24"/>
                    <w:lang w:val="de-DE"/>
                  </w:rPr>
                </w:rPrChange>
              </w:rPr>
              <w:pPrChange w:id="1470"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04BF075C" w14:textId="60DD4870" w:rsidR="008C2A32" w:rsidRPr="00AA07B4" w:rsidDel="006E5FF5" w:rsidRDefault="008C2A32">
            <w:pPr>
              <w:rPr>
                <w:del w:id="1471" w:author="Alicia" w:date="2016-05-16T16:37:00Z"/>
                <w:rFonts w:ascii="Times New Roman" w:hAnsi="Times New Roman" w:cs="Times New Roman"/>
                <w:sz w:val="24"/>
                <w:szCs w:val="24"/>
                <w:lang w:val="en-US"/>
                <w:rPrChange w:id="1472" w:author="Alicia" w:date="2016-05-11T11:58:00Z">
                  <w:rPr>
                    <w:del w:id="1473" w:author="Alicia" w:date="2016-05-16T16:37:00Z"/>
                    <w:rFonts w:ascii="Times New Roman" w:hAnsi="Times New Roman" w:cs="Times New Roman"/>
                    <w:sz w:val="24"/>
                    <w:szCs w:val="24"/>
                    <w:lang w:val="de-DE"/>
                  </w:rPr>
                </w:rPrChange>
              </w:rPr>
              <w:pPrChange w:id="1474" w:author="Alicia" w:date="2016-05-03T14:52:00Z">
                <w:pPr>
                  <w:tabs>
                    <w:tab w:val="decimal" w:pos="586"/>
                  </w:tabs>
                  <w:spacing w:after="0" w:line="240" w:lineRule="auto"/>
                </w:pPr>
              </w:pPrChange>
            </w:pPr>
            <w:del w:id="1475" w:author="Alicia" w:date="2016-05-16T16:37:00Z">
              <w:r w:rsidRPr="00AA07B4" w:rsidDel="006E5FF5">
                <w:rPr>
                  <w:rFonts w:ascii="Times New Roman" w:hAnsi="Times New Roman" w:cs="Times New Roman"/>
                  <w:sz w:val="24"/>
                  <w:szCs w:val="24"/>
                  <w:lang w:val="en-US"/>
                  <w:rPrChange w:id="1476" w:author="Alicia" w:date="2016-05-11T11:58:00Z">
                    <w:rPr>
                      <w:rFonts w:ascii="Times New Roman" w:hAnsi="Times New Roman" w:cs="Times New Roman"/>
                      <w:sz w:val="24"/>
                      <w:szCs w:val="24"/>
                      <w:lang w:val="de-DE"/>
                    </w:rPr>
                  </w:rPrChange>
                </w:rPr>
                <w:delText>0.02</w:delText>
              </w:r>
            </w:del>
          </w:p>
        </w:tc>
        <w:tc>
          <w:tcPr>
            <w:tcW w:w="1134" w:type="dxa"/>
            <w:tcBorders>
              <w:top w:val="nil"/>
              <w:left w:val="nil"/>
              <w:bottom w:val="nil"/>
              <w:right w:val="nil"/>
            </w:tcBorders>
            <w:vAlign w:val="center"/>
          </w:tcPr>
          <w:p w14:paraId="2F8A1383" w14:textId="2430E61A" w:rsidR="008C2A32" w:rsidRPr="00AA07B4" w:rsidDel="006E5FF5" w:rsidRDefault="008C2A32">
            <w:pPr>
              <w:rPr>
                <w:del w:id="1477" w:author="Alicia" w:date="2016-05-16T16:37:00Z"/>
                <w:rFonts w:ascii="Times New Roman" w:hAnsi="Times New Roman" w:cs="Times New Roman"/>
                <w:sz w:val="24"/>
                <w:szCs w:val="24"/>
                <w:lang w:val="en-US"/>
                <w:rPrChange w:id="1478" w:author="Alicia" w:date="2016-05-11T11:58:00Z">
                  <w:rPr>
                    <w:del w:id="1479" w:author="Alicia" w:date="2016-05-16T16:37:00Z"/>
                    <w:rFonts w:ascii="Times New Roman" w:hAnsi="Times New Roman" w:cs="Times New Roman"/>
                    <w:sz w:val="24"/>
                    <w:szCs w:val="24"/>
                    <w:lang w:val="de-DE"/>
                  </w:rPr>
                </w:rPrChange>
              </w:rPr>
              <w:pPrChange w:id="1480" w:author="Alicia" w:date="2016-05-03T14:52:00Z">
                <w:pPr>
                  <w:tabs>
                    <w:tab w:val="decimal" w:pos="586"/>
                  </w:tabs>
                  <w:spacing w:after="0" w:line="240" w:lineRule="auto"/>
                </w:pPr>
              </w:pPrChange>
            </w:pPr>
            <w:del w:id="1481" w:author="Alicia" w:date="2016-05-16T16:37:00Z">
              <w:r w:rsidRPr="00AA07B4" w:rsidDel="006E5FF5">
                <w:rPr>
                  <w:rFonts w:ascii="Times New Roman" w:hAnsi="Times New Roman" w:cs="Times New Roman"/>
                  <w:sz w:val="24"/>
                  <w:szCs w:val="24"/>
                  <w:lang w:val="en-US"/>
                  <w:rPrChange w:id="1482" w:author="Alicia" w:date="2016-05-11T11:58:00Z">
                    <w:rPr>
                      <w:rFonts w:ascii="Times New Roman" w:hAnsi="Times New Roman" w:cs="Times New Roman"/>
                      <w:sz w:val="24"/>
                      <w:szCs w:val="24"/>
                      <w:lang w:val="de-DE"/>
                    </w:rPr>
                  </w:rPrChange>
                </w:rPr>
                <w:delText>0.16</w:delText>
              </w:r>
            </w:del>
          </w:p>
        </w:tc>
        <w:tc>
          <w:tcPr>
            <w:tcW w:w="276" w:type="dxa"/>
            <w:tcBorders>
              <w:top w:val="nil"/>
              <w:left w:val="nil"/>
              <w:bottom w:val="nil"/>
              <w:right w:val="nil"/>
            </w:tcBorders>
            <w:vAlign w:val="center"/>
          </w:tcPr>
          <w:p w14:paraId="5F1B602E" w14:textId="02F83F20" w:rsidR="008C2A32" w:rsidRPr="00AA07B4" w:rsidDel="006E5FF5" w:rsidRDefault="008C2A32">
            <w:pPr>
              <w:rPr>
                <w:del w:id="1483" w:author="Alicia" w:date="2016-05-16T16:37:00Z"/>
                <w:rFonts w:ascii="Times New Roman" w:hAnsi="Times New Roman" w:cs="Times New Roman"/>
                <w:sz w:val="24"/>
                <w:szCs w:val="24"/>
                <w:lang w:val="en-US"/>
                <w:rPrChange w:id="1484" w:author="Alicia" w:date="2016-05-11T11:58:00Z">
                  <w:rPr>
                    <w:del w:id="1485" w:author="Alicia" w:date="2016-05-16T16:37:00Z"/>
                    <w:rFonts w:ascii="Times New Roman" w:hAnsi="Times New Roman" w:cs="Times New Roman"/>
                    <w:sz w:val="24"/>
                    <w:szCs w:val="24"/>
                    <w:lang w:val="de-DE"/>
                  </w:rPr>
                </w:rPrChange>
              </w:rPr>
              <w:pPrChange w:id="1486"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3845AB83" w14:textId="089A73A3" w:rsidR="008C2A32" w:rsidRPr="00AA07B4" w:rsidDel="006E5FF5" w:rsidRDefault="008C2A32">
            <w:pPr>
              <w:rPr>
                <w:del w:id="1487" w:author="Alicia" w:date="2016-05-16T16:37:00Z"/>
                <w:rFonts w:ascii="Times New Roman" w:hAnsi="Times New Roman" w:cs="Times New Roman"/>
                <w:sz w:val="24"/>
                <w:szCs w:val="24"/>
                <w:lang w:val="en-US"/>
                <w:rPrChange w:id="1488" w:author="Alicia" w:date="2016-05-11T11:58:00Z">
                  <w:rPr>
                    <w:del w:id="1489" w:author="Alicia" w:date="2016-05-16T16:37:00Z"/>
                    <w:rFonts w:ascii="Times New Roman" w:hAnsi="Times New Roman" w:cs="Times New Roman"/>
                    <w:sz w:val="24"/>
                    <w:szCs w:val="24"/>
                    <w:lang w:val="de-DE"/>
                  </w:rPr>
                </w:rPrChange>
              </w:rPr>
              <w:pPrChange w:id="1490" w:author="Alicia" w:date="2016-05-03T14:52:00Z">
                <w:pPr>
                  <w:tabs>
                    <w:tab w:val="decimal" w:pos="586"/>
                  </w:tabs>
                  <w:spacing w:after="0" w:line="240" w:lineRule="auto"/>
                </w:pPr>
              </w:pPrChange>
            </w:pPr>
            <w:del w:id="1491" w:author="Alicia" w:date="2016-05-16T16:37:00Z">
              <w:r w:rsidRPr="00AA07B4" w:rsidDel="006E5FF5">
                <w:rPr>
                  <w:rFonts w:ascii="Times New Roman" w:hAnsi="Times New Roman" w:cs="Times New Roman"/>
                  <w:sz w:val="24"/>
                  <w:szCs w:val="24"/>
                  <w:lang w:val="en-US"/>
                  <w:rPrChange w:id="1492" w:author="Alicia" w:date="2016-05-11T11:58:00Z">
                    <w:rPr>
                      <w:rFonts w:ascii="Times New Roman" w:hAnsi="Times New Roman" w:cs="Times New Roman"/>
                      <w:sz w:val="24"/>
                      <w:szCs w:val="24"/>
                      <w:lang w:val="de-DE"/>
                    </w:rPr>
                  </w:rPrChange>
                </w:rPr>
                <w:delText>-0.29**</w:delText>
              </w:r>
            </w:del>
          </w:p>
        </w:tc>
        <w:tc>
          <w:tcPr>
            <w:tcW w:w="1134" w:type="dxa"/>
            <w:tcBorders>
              <w:top w:val="nil"/>
              <w:left w:val="nil"/>
              <w:bottom w:val="nil"/>
              <w:right w:val="nil"/>
            </w:tcBorders>
            <w:vAlign w:val="center"/>
          </w:tcPr>
          <w:p w14:paraId="63D1A285" w14:textId="2852F2DC" w:rsidR="008C2A32" w:rsidRPr="00AA07B4" w:rsidDel="006E5FF5" w:rsidRDefault="008C2A32">
            <w:pPr>
              <w:rPr>
                <w:del w:id="1493" w:author="Alicia" w:date="2016-05-16T16:37:00Z"/>
                <w:rFonts w:ascii="Times New Roman" w:hAnsi="Times New Roman" w:cs="Times New Roman"/>
                <w:sz w:val="24"/>
                <w:szCs w:val="24"/>
                <w:lang w:val="en-US"/>
                <w:rPrChange w:id="1494" w:author="Alicia" w:date="2016-05-11T11:58:00Z">
                  <w:rPr>
                    <w:del w:id="1495" w:author="Alicia" w:date="2016-05-16T16:37:00Z"/>
                    <w:rFonts w:ascii="Times New Roman" w:hAnsi="Times New Roman" w:cs="Times New Roman"/>
                    <w:sz w:val="24"/>
                    <w:szCs w:val="24"/>
                    <w:lang w:val="de-DE"/>
                  </w:rPr>
                </w:rPrChange>
              </w:rPr>
              <w:pPrChange w:id="1496" w:author="Alicia" w:date="2016-05-03T14:52:00Z">
                <w:pPr>
                  <w:tabs>
                    <w:tab w:val="decimal" w:pos="586"/>
                  </w:tabs>
                  <w:spacing w:after="0" w:line="240" w:lineRule="auto"/>
                </w:pPr>
              </w:pPrChange>
            </w:pPr>
            <w:del w:id="1497" w:author="Alicia" w:date="2016-05-16T16:37:00Z">
              <w:r w:rsidRPr="00AA07B4" w:rsidDel="006E5FF5">
                <w:rPr>
                  <w:rFonts w:ascii="Times New Roman" w:hAnsi="Times New Roman" w:cs="Times New Roman"/>
                  <w:sz w:val="24"/>
                  <w:szCs w:val="24"/>
                  <w:lang w:val="en-US"/>
                  <w:rPrChange w:id="1498" w:author="Alicia" w:date="2016-05-11T11:58:00Z">
                    <w:rPr>
                      <w:rFonts w:ascii="Times New Roman" w:hAnsi="Times New Roman" w:cs="Times New Roman"/>
                      <w:sz w:val="24"/>
                      <w:szCs w:val="24"/>
                      <w:lang w:val="de-DE"/>
                    </w:rPr>
                  </w:rPrChange>
                </w:rPr>
                <w:delText>-0.52***</w:delText>
              </w:r>
            </w:del>
          </w:p>
        </w:tc>
        <w:tc>
          <w:tcPr>
            <w:tcW w:w="284" w:type="dxa"/>
            <w:tcBorders>
              <w:top w:val="nil"/>
              <w:left w:val="nil"/>
              <w:bottom w:val="nil"/>
              <w:right w:val="nil"/>
            </w:tcBorders>
            <w:vAlign w:val="center"/>
          </w:tcPr>
          <w:p w14:paraId="7C54B1AA" w14:textId="113BA6B3" w:rsidR="008C2A32" w:rsidRPr="00AA07B4" w:rsidDel="006E5FF5" w:rsidRDefault="008C2A32">
            <w:pPr>
              <w:rPr>
                <w:del w:id="1499" w:author="Alicia" w:date="2016-05-16T16:37:00Z"/>
                <w:rFonts w:ascii="Times New Roman" w:hAnsi="Times New Roman" w:cs="Times New Roman"/>
                <w:sz w:val="24"/>
                <w:szCs w:val="24"/>
                <w:lang w:val="en-US"/>
                <w:rPrChange w:id="1500" w:author="Alicia" w:date="2016-05-11T11:58:00Z">
                  <w:rPr>
                    <w:del w:id="1501" w:author="Alicia" w:date="2016-05-16T16:37:00Z"/>
                    <w:rFonts w:ascii="Times New Roman" w:hAnsi="Times New Roman" w:cs="Times New Roman"/>
                    <w:sz w:val="24"/>
                    <w:szCs w:val="24"/>
                    <w:lang w:val="de-DE"/>
                  </w:rPr>
                </w:rPrChange>
              </w:rPr>
              <w:pPrChange w:id="1502"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5830AF6E" w14:textId="3876E1E1" w:rsidR="008C2A32" w:rsidRPr="00AA07B4" w:rsidDel="006E5FF5" w:rsidRDefault="008C2A32">
            <w:pPr>
              <w:rPr>
                <w:del w:id="1503" w:author="Alicia" w:date="2016-05-16T16:37:00Z"/>
                <w:rFonts w:ascii="Times New Roman" w:hAnsi="Times New Roman" w:cs="Times New Roman"/>
                <w:sz w:val="24"/>
                <w:szCs w:val="24"/>
                <w:lang w:val="en-US"/>
                <w:rPrChange w:id="1504" w:author="Alicia" w:date="2016-05-11T11:58:00Z">
                  <w:rPr>
                    <w:del w:id="1505" w:author="Alicia" w:date="2016-05-16T16:37:00Z"/>
                    <w:rFonts w:ascii="Times New Roman" w:hAnsi="Times New Roman" w:cs="Times New Roman"/>
                    <w:sz w:val="24"/>
                    <w:szCs w:val="24"/>
                    <w:lang w:val="de-DE"/>
                  </w:rPr>
                </w:rPrChange>
              </w:rPr>
              <w:pPrChange w:id="1506" w:author="Alicia" w:date="2016-05-03T14:52:00Z">
                <w:pPr>
                  <w:tabs>
                    <w:tab w:val="decimal" w:pos="586"/>
                  </w:tabs>
                  <w:spacing w:after="0" w:line="240" w:lineRule="auto"/>
                </w:pPr>
              </w:pPrChange>
            </w:pPr>
            <w:del w:id="1507" w:author="Alicia" w:date="2016-05-16T16:37:00Z">
              <w:r w:rsidRPr="00AA07B4" w:rsidDel="006E5FF5">
                <w:rPr>
                  <w:rFonts w:ascii="Times New Roman" w:hAnsi="Times New Roman" w:cs="Times New Roman"/>
                  <w:sz w:val="24"/>
                  <w:szCs w:val="24"/>
                  <w:lang w:val="en-US"/>
                  <w:rPrChange w:id="1508" w:author="Alicia" w:date="2016-05-11T11:58:00Z">
                    <w:rPr>
                      <w:rFonts w:ascii="Times New Roman" w:hAnsi="Times New Roman" w:cs="Times New Roman"/>
                      <w:sz w:val="24"/>
                      <w:szCs w:val="24"/>
                      <w:lang w:val="de-DE"/>
                    </w:rPr>
                  </w:rPrChange>
                </w:rPr>
                <w:delText>-0.23*</w:delText>
              </w:r>
            </w:del>
          </w:p>
        </w:tc>
        <w:tc>
          <w:tcPr>
            <w:tcW w:w="851" w:type="dxa"/>
            <w:tcBorders>
              <w:top w:val="nil"/>
              <w:left w:val="nil"/>
              <w:bottom w:val="nil"/>
              <w:right w:val="nil"/>
            </w:tcBorders>
            <w:vAlign w:val="center"/>
          </w:tcPr>
          <w:p w14:paraId="5EC705B9" w14:textId="43C44373" w:rsidR="008C2A32" w:rsidRPr="00AA07B4" w:rsidDel="006E5FF5" w:rsidRDefault="008C2A32">
            <w:pPr>
              <w:rPr>
                <w:del w:id="1509" w:author="Alicia" w:date="2016-05-16T16:37:00Z"/>
                <w:rFonts w:ascii="Times New Roman" w:hAnsi="Times New Roman" w:cs="Times New Roman"/>
                <w:sz w:val="24"/>
                <w:szCs w:val="24"/>
                <w:lang w:val="en-US"/>
                <w:rPrChange w:id="1510" w:author="Alicia" w:date="2016-05-11T11:58:00Z">
                  <w:rPr>
                    <w:del w:id="1511" w:author="Alicia" w:date="2016-05-16T16:37:00Z"/>
                    <w:rFonts w:ascii="Times New Roman" w:hAnsi="Times New Roman" w:cs="Times New Roman"/>
                    <w:sz w:val="24"/>
                    <w:szCs w:val="24"/>
                    <w:lang w:val="de-DE"/>
                  </w:rPr>
                </w:rPrChange>
              </w:rPr>
              <w:pPrChange w:id="1512" w:author="Alicia" w:date="2016-05-03T14:52:00Z">
                <w:pPr>
                  <w:tabs>
                    <w:tab w:val="decimal" w:pos="586"/>
                  </w:tabs>
                  <w:spacing w:after="0" w:line="240" w:lineRule="auto"/>
                </w:pPr>
              </w:pPrChange>
            </w:pPr>
            <w:del w:id="1513" w:author="Alicia" w:date="2016-05-16T16:37:00Z">
              <w:r w:rsidRPr="00AA07B4" w:rsidDel="006E5FF5">
                <w:rPr>
                  <w:rFonts w:ascii="Times New Roman" w:hAnsi="Times New Roman" w:cs="Times New Roman"/>
                  <w:sz w:val="24"/>
                  <w:szCs w:val="24"/>
                  <w:lang w:val="en-US"/>
                  <w:rPrChange w:id="1514" w:author="Alicia" w:date="2016-05-11T11:58:00Z">
                    <w:rPr>
                      <w:rFonts w:ascii="Times New Roman" w:hAnsi="Times New Roman" w:cs="Times New Roman"/>
                      <w:sz w:val="24"/>
                      <w:szCs w:val="24"/>
                      <w:lang w:val="de-DE"/>
                    </w:rPr>
                  </w:rPrChange>
                </w:rPr>
                <w:delText>0.10</w:delText>
              </w:r>
            </w:del>
          </w:p>
        </w:tc>
        <w:tc>
          <w:tcPr>
            <w:tcW w:w="283" w:type="dxa"/>
            <w:tcBorders>
              <w:top w:val="nil"/>
              <w:left w:val="nil"/>
              <w:bottom w:val="nil"/>
              <w:right w:val="nil"/>
            </w:tcBorders>
            <w:vAlign w:val="center"/>
          </w:tcPr>
          <w:p w14:paraId="1433603A" w14:textId="5B5C78AE" w:rsidR="008C2A32" w:rsidRPr="00AA07B4" w:rsidDel="006E5FF5" w:rsidRDefault="008C2A32">
            <w:pPr>
              <w:rPr>
                <w:del w:id="1515" w:author="Alicia" w:date="2016-05-16T16:37:00Z"/>
                <w:rFonts w:ascii="Times New Roman" w:hAnsi="Times New Roman" w:cs="Times New Roman"/>
                <w:sz w:val="24"/>
                <w:szCs w:val="24"/>
                <w:lang w:val="en-US"/>
                <w:rPrChange w:id="1516" w:author="Alicia" w:date="2016-05-11T11:58:00Z">
                  <w:rPr>
                    <w:del w:id="1517" w:author="Alicia" w:date="2016-05-16T16:37:00Z"/>
                    <w:rFonts w:ascii="Times New Roman" w:hAnsi="Times New Roman" w:cs="Times New Roman"/>
                    <w:sz w:val="24"/>
                    <w:szCs w:val="24"/>
                    <w:lang w:val="de-DE"/>
                  </w:rPr>
                </w:rPrChange>
              </w:rPr>
              <w:pPrChange w:id="1518"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11FF58A1" w14:textId="058E8641" w:rsidR="008C2A32" w:rsidRPr="00AA07B4" w:rsidDel="006E5FF5" w:rsidRDefault="008C2A32">
            <w:pPr>
              <w:rPr>
                <w:del w:id="1519" w:author="Alicia" w:date="2016-05-16T16:37:00Z"/>
                <w:rFonts w:ascii="Times New Roman" w:hAnsi="Times New Roman" w:cs="Times New Roman"/>
                <w:sz w:val="24"/>
                <w:szCs w:val="24"/>
                <w:lang w:val="en-US"/>
                <w:rPrChange w:id="1520" w:author="Alicia" w:date="2016-05-11T11:58:00Z">
                  <w:rPr>
                    <w:del w:id="1521" w:author="Alicia" w:date="2016-05-16T16:37:00Z"/>
                    <w:rFonts w:ascii="Times New Roman" w:hAnsi="Times New Roman" w:cs="Times New Roman"/>
                    <w:sz w:val="24"/>
                    <w:szCs w:val="24"/>
                    <w:lang w:val="de-DE"/>
                  </w:rPr>
                </w:rPrChange>
              </w:rPr>
              <w:pPrChange w:id="1522" w:author="Alicia" w:date="2016-05-03T14:52:00Z">
                <w:pPr>
                  <w:tabs>
                    <w:tab w:val="decimal" w:pos="586"/>
                  </w:tabs>
                  <w:spacing w:after="0" w:line="240" w:lineRule="auto"/>
                </w:pPr>
              </w:pPrChange>
            </w:pPr>
            <w:del w:id="1523" w:author="Alicia" w:date="2016-05-16T16:37:00Z">
              <w:r w:rsidRPr="00AA07B4" w:rsidDel="006E5FF5">
                <w:rPr>
                  <w:rFonts w:ascii="Times New Roman" w:hAnsi="Times New Roman" w:cs="Times New Roman"/>
                  <w:sz w:val="24"/>
                  <w:szCs w:val="24"/>
                  <w:lang w:val="en-US"/>
                  <w:rPrChange w:id="1524" w:author="Alicia" w:date="2016-05-11T11:58:00Z">
                    <w:rPr>
                      <w:rFonts w:ascii="Times New Roman" w:hAnsi="Times New Roman" w:cs="Times New Roman"/>
                      <w:sz w:val="24"/>
                      <w:szCs w:val="24"/>
                      <w:lang w:val="de-DE"/>
                    </w:rPr>
                  </w:rPrChange>
                </w:rPr>
                <w:delText>0.06</w:delText>
              </w:r>
            </w:del>
          </w:p>
        </w:tc>
        <w:tc>
          <w:tcPr>
            <w:tcW w:w="1064" w:type="dxa"/>
            <w:tcBorders>
              <w:top w:val="nil"/>
              <w:left w:val="nil"/>
              <w:bottom w:val="nil"/>
              <w:right w:val="nil"/>
            </w:tcBorders>
            <w:vAlign w:val="center"/>
          </w:tcPr>
          <w:p w14:paraId="0BF7DDE0" w14:textId="47C11353" w:rsidR="008C2A32" w:rsidRPr="00AA07B4" w:rsidDel="006E5FF5" w:rsidRDefault="008C2A32">
            <w:pPr>
              <w:rPr>
                <w:del w:id="1525" w:author="Alicia" w:date="2016-05-16T16:37:00Z"/>
                <w:rFonts w:ascii="Times New Roman" w:hAnsi="Times New Roman" w:cs="Times New Roman"/>
                <w:sz w:val="24"/>
                <w:szCs w:val="24"/>
                <w:lang w:val="en-US"/>
                <w:rPrChange w:id="1526" w:author="Alicia" w:date="2016-05-11T11:58:00Z">
                  <w:rPr>
                    <w:del w:id="1527" w:author="Alicia" w:date="2016-05-16T16:37:00Z"/>
                    <w:rFonts w:ascii="Times New Roman" w:hAnsi="Times New Roman" w:cs="Times New Roman"/>
                    <w:sz w:val="24"/>
                    <w:szCs w:val="24"/>
                    <w:lang w:val="de-DE"/>
                  </w:rPr>
                </w:rPrChange>
              </w:rPr>
              <w:pPrChange w:id="1528" w:author="Alicia" w:date="2016-05-03T14:52:00Z">
                <w:pPr>
                  <w:tabs>
                    <w:tab w:val="decimal" w:pos="586"/>
                  </w:tabs>
                  <w:spacing w:after="0" w:line="240" w:lineRule="auto"/>
                </w:pPr>
              </w:pPrChange>
            </w:pPr>
            <w:del w:id="1529" w:author="Alicia" w:date="2016-05-16T16:37:00Z">
              <w:r w:rsidRPr="00AA07B4" w:rsidDel="006E5FF5">
                <w:rPr>
                  <w:rFonts w:ascii="Times New Roman" w:hAnsi="Times New Roman" w:cs="Times New Roman"/>
                  <w:sz w:val="24"/>
                  <w:szCs w:val="24"/>
                  <w:lang w:val="en-US"/>
                  <w:rPrChange w:id="1530" w:author="Alicia" w:date="2016-05-11T11:58:00Z">
                    <w:rPr>
                      <w:rFonts w:ascii="Times New Roman" w:hAnsi="Times New Roman" w:cs="Times New Roman"/>
                      <w:sz w:val="24"/>
                      <w:szCs w:val="24"/>
                      <w:lang w:val="de-DE"/>
                    </w:rPr>
                  </w:rPrChange>
                </w:rPr>
                <w:delText>0.16</w:delText>
              </w:r>
            </w:del>
          </w:p>
        </w:tc>
        <w:tc>
          <w:tcPr>
            <w:tcW w:w="236" w:type="dxa"/>
            <w:tcBorders>
              <w:top w:val="nil"/>
              <w:left w:val="nil"/>
              <w:bottom w:val="nil"/>
              <w:right w:val="nil"/>
            </w:tcBorders>
            <w:vAlign w:val="center"/>
          </w:tcPr>
          <w:p w14:paraId="3F07957E" w14:textId="550F3B55" w:rsidR="008C2A32" w:rsidRPr="00AA07B4" w:rsidDel="006E5FF5" w:rsidRDefault="008C2A32">
            <w:pPr>
              <w:rPr>
                <w:del w:id="1531" w:author="Alicia" w:date="2016-05-16T16:37:00Z"/>
                <w:rFonts w:ascii="Times New Roman" w:hAnsi="Times New Roman" w:cs="Times New Roman"/>
                <w:sz w:val="24"/>
                <w:szCs w:val="24"/>
                <w:lang w:val="en-US"/>
                <w:rPrChange w:id="1532" w:author="Alicia" w:date="2016-05-11T11:58:00Z">
                  <w:rPr>
                    <w:del w:id="1533" w:author="Alicia" w:date="2016-05-16T16:37:00Z"/>
                    <w:rFonts w:ascii="Times New Roman" w:hAnsi="Times New Roman" w:cs="Times New Roman"/>
                    <w:sz w:val="24"/>
                    <w:szCs w:val="24"/>
                    <w:lang w:val="de-DE"/>
                  </w:rPr>
                </w:rPrChange>
              </w:rPr>
              <w:pPrChange w:id="1534"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0FEE8AE" w14:textId="44640019" w:rsidR="008C2A32" w:rsidRPr="00AA07B4" w:rsidDel="006E5FF5" w:rsidRDefault="008C2A32">
            <w:pPr>
              <w:rPr>
                <w:del w:id="1535" w:author="Alicia" w:date="2016-05-16T16:37:00Z"/>
                <w:rFonts w:ascii="Times New Roman" w:hAnsi="Times New Roman" w:cs="Times New Roman"/>
                <w:sz w:val="24"/>
                <w:szCs w:val="24"/>
                <w:lang w:val="en-US"/>
                <w:rPrChange w:id="1536" w:author="Alicia" w:date="2016-05-11T11:58:00Z">
                  <w:rPr>
                    <w:del w:id="1537" w:author="Alicia" w:date="2016-05-16T16:37:00Z"/>
                    <w:rFonts w:ascii="Times New Roman" w:hAnsi="Times New Roman" w:cs="Times New Roman"/>
                    <w:sz w:val="24"/>
                    <w:szCs w:val="24"/>
                    <w:lang w:val="de-DE"/>
                  </w:rPr>
                </w:rPrChange>
              </w:rPr>
              <w:pPrChange w:id="1538" w:author="Alicia" w:date="2016-05-03T14:52:00Z">
                <w:pPr>
                  <w:tabs>
                    <w:tab w:val="decimal" w:pos="586"/>
                  </w:tabs>
                  <w:spacing w:after="0" w:line="240" w:lineRule="auto"/>
                </w:pPr>
              </w:pPrChange>
            </w:pPr>
            <w:del w:id="1539" w:author="Alicia" w:date="2016-05-16T16:37:00Z">
              <w:r w:rsidRPr="00AA07B4" w:rsidDel="006E5FF5">
                <w:rPr>
                  <w:rFonts w:ascii="Times New Roman" w:hAnsi="Times New Roman" w:cs="Times New Roman"/>
                  <w:sz w:val="24"/>
                  <w:szCs w:val="24"/>
                  <w:lang w:val="en-US"/>
                  <w:rPrChange w:id="1540" w:author="Alicia" w:date="2016-05-11T11:58:00Z">
                    <w:rPr>
                      <w:rFonts w:ascii="Times New Roman" w:hAnsi="Times New Roman" w:cs="Times New Roman"/>
                      <w:sz w:val="24"/>
                      <w:szCs w:val="24"/>
                      <w:lang w:val="de-DE"/>
                    </w:rPr>
                  </w:rPrChange>
                </w:rPr>
                <w:delText>-0.27**</w:delText>
              </w:r>
            </w:del>
          </w:p>
        </w:tc>
        <w:tc>
          <w:tcPr>
            <w:tcW w:w="1134" w:type="dxa"/>
            <w:tcBorders>
              <w:top w:val="nil"/>
              <w:left w:val="nil"/>
              <w:bottom w:val="nil"/>
              <w:right w:val="nil"/>
            </w:tcBorders>
            <w:vAlign w:val="center"/>
          </w:tcPr>
          <w:p w14:paraId="6E310FE2" w14:textId="4B649F37" w:rsidR="008C2A32" w:rsidRPr="00AA07B4" w:rsidDel="006E5FF5" w:rsidRDefault="008C2A32">
            <w:pPr>
              <w:rPr>
                <w:del w:id="1541" w:author="Alicia" w:date="2016-05-16T16:37:00Z"/>
                <w:rFonts w:ascii="Times New Roman" w:hAnsi="Times New Roman" w:cs="Times New Roman"/>
                <w:sz w:val="24"/>
                <w:szCs w:val="24"/>
                <w:lang w:val="en-US"/>
                <w:rPrChange w:id="1542" w:author="Alicia" w:date="2016-05-11T11:58:00Z">
                  <w:rPr>
                    <w:del w:id="1543" w:author="Alicia" w:date="2016-05-16T16:37:00Z"/>
                    <w:rFonts w:ascii="Times New Roman" w:hAnsi="Times New Roman" w:cs="Times New Roman"/>
                    <w:sz w:val="24"/>
                    <w:szCs w:val="24"/>
                    <w:lang w:val="de-DE"/>
                  </w:rPr>
                </w:rPrChange>
              </w:rPr>
              <w:pPrChange w:id="1544" w:author="Alicia" w:date="2016-05-03T14:52:00Z">
                <w:pPr>
                  <w:tabs>
                    <w:tab w:val="decimal" w:pos="586"/>
                  </w:tabs>
                  <w:spacing w:after="0" w:line="240" w:lineRule="auto"/>
                </w:pPr>
              </w:pPrChange>
            </w:pPr>
            <w:del w:id="1545" w:author="Alicia" w:date="2016-05-16T16:37:00Z">
              <w:r w:rsidRPr="00AA07B4" w:rsidDel="006E5FF5">
                <w:rPr>
                  <w:rFonts w:ascii="Times New Roman" w:hAnsi="Times New Roman" w:cs="Times New Roman"/>
                  <w:sz w:val="24"/>
                  <w:szCs w:val="24"/>
                  <w:lang w:val="en-US"/>
                  <w:rPrChange w:id="1546" w:author="Alicia" w:date="2016-05-11T11:58:00Z">
                    <w:rPr>
                      <w:rFonts w:ascii="Times New Roman" w:hAnsi="Times New Roman" w:cs="Times New Roman"/>
                      <w:sz w:val="24"/>
                      <w:szCs w:val="24"/>
                      <w:lang w:val="de-DE"/>
                    </w:rPr>
                  </w:rPrChange>
                </w:rPr>
                <w:delText>-0.40***</w:delText>
              </w:r>
            </w:del>
          </w:p>
        </w:tc>
      </w:tr>
      <w:tr w:rsidR="008C2A32" w:rsidRPr="00AA07B4" w:rsidDel="006E5FF5" w14:paraId="6CB1EE6F" w14:textId="0B998662" w:rsidTr="008C2A32">
        <w:trPr>
          <w:del w:id="1547" w:author="Alicia" w:date="2016-05-16T16:37:00Z"/>
        </w:trPr>
        <w:tc>
          <w:tcPr>
            <w:tcW w:w="658" w:type="dxa"/>
            <w:tcBorders>
              <w:top w:val="nil"/>
              <w:left w:val="nil"/>
              <w:bottom w:val="nil"/>
              <w:right w:val="nil"/>
            </w:tcBorders>
            <w:vAlign w:val="center"/>
          </w:tcPr>
          <w:p w14:paraId="5BE7A376" w14:textId="2FE598FD" w:rsidR="008C2A32" w:rsidRPr="00AA07B4" w:rsidDel="006E5FF5" w:rsidRDefault="008C2A32">
            <w:pPr>
              <w:rPr>
                <w:del w:id="1548" w:author="Alicia" w:date="2016-05-16T16:37:00Z"/>
                <w:rFonts w:ascii="Times New Roman" w:hAnsi="Times New Roman" w:cs="Times New Roman"/>
                <w:sz w:val="24"/>
                <w:szCs w:val="24"/>
                <w:lang w:val="en-US"/>
                <w:rPrChange w:id="1549" w:author="Alicia" w:date="2016-05-11T11:58:00Z">
                  <w:rPr>
                    <w:del w:id="1550" w:author="Alicia" w:date="2016-05-16T16:37:00Z"/>
                    <w:rFonts w:ascii="Times New Roman" w:hAnsi="Times New Roman" w:cs="Times New Roman"/>
                    <w:sz w:val="24"/>
                    <w:szCs w:val="24"/>
                    <w:lang w:val="de-DE"/>
                  </w:rPr>
                </w:rPrChange>
              </w:rPr>
              <w:pPrChange w:id="1551" w:author="Alicia" w:date="2016-05-03T14:52:00Z">
                <w:pPr>
                  <w:spacing w:after="0" w:line="240" w:lineRule="auto"/>
                  <w:jc w:val="center"/>
                </w:pPr>
              </w:pPrChange>
            </w:pPr>
            <w:del w:id="1552" w:author="Alicia" w:date="2016-05-16T16:37:00Z">
              <w:r w:rsidRPr="00AA07B4" w:rsidDel="006E5FF5">
                <w:rPr>
                  <w:rFonts w:ascii="Times New Roman" w:hAnsi="Times New Roman" w:cs="Times New Roman"/>
                  <w:sz w:val="24"/>
                  <w:szCs w:val="24"/>
                  <w:lang w:val="en-US"/>
                  <w:rPrChange w:id="1553" w:author="Alicia" w:date="2016-05-11T11:58:00Z">
                    <w:rPr>
                      <w:rFonts w:ascii="Times New Roman" w:hAnsi="Times New Roman" w:cs="Times New Roman"/>
                      <w:sz w:val="24"/>
                      <w:szCs w:val="24"/>
                      <w:lang w:val="de-DE"/>
                    </w:rPr>
                  </w:rPrChange>
                </w:rPr>
                <w:delText>C</w:delText>
              </w:r>
            </w:del>
          </w:p>
        </w:tc>
        <w:tc>
          <w:tcPr>
            <w:tcW w:w="993" w:type="dxa"/>
            <w:tcBorders>
              <w:top w:val="nil"/>
              <w:left w:val="nil"/>
              <w:bottom w:val="nil"/>
              <w:right w:val="nil"/>
            </w:tcBorders>
            <w:vAlign w:val="center"/>
          </w:tcPr>
          <w:p w14:paraId="6076C819" w14:textId="162AE952" w:rsidR="008C2A32" w:rsidRPr="00AA07B4" w:rsidDel="006E5FF5" w:rsidRDefault="008C2A32">
            <w:pPr>
              <w:rPr>
                <w:del w:id="1554" w:author="Alicia" w:date="2016-05-16T16:37:00Z"/>
                <w:rFonts w:ascii="Times New Roman" w:hAnsi="Times New Roman" w:cs="Times New Roman"/>
                <w:sz w:val="24"/>
                <w:szCs w:val="24"/>
                <w:lang w:val="en-US"/>
                <w:rPrChange w:id="1555" w:author="Alicia" w:date="2016-05-11T11:58:00Z">
                  <w:rPr>
                    <w:del w:id="1556" w:author="Alicia" w:date="2016-05-16T16:37:00Z"/>
                    <w:rFonts w:ascii="Times New Roman" w:hAnsi="Times New Roman" w:cs="Times New Roman"/>
                    <w:sz w:val="24"/>
                    <w:szCs w:val="24"/>
                    <w:lang w:val="de-DE"/>
                  </w:rPr>
                </w:rPrChange>
              </w:rPr>
              <w:pPrChange w:id="1557" w:author="Alicia" w:date="2016-05-03T14:52:00Z">
                <w:pPr>
                  <w:tabs>
                    <w:tab w:val="decimal" w:pos="586"/>
                  </w:tabs>
                  <w:spacing w:after="0" w:line="240" w:lineRule="auto"/>
                </w:pPr>
              </w:pPrChange>
            </w:pPr>
            <w:del w:id="1558" w:author="Alicia" w:date="2016-05-16T16:37:00Z">
              <w:r w:rsidRPr="00AA07B4" w:rsidDel="006E5FF5">
                <w:rPr>
                  <w:rFonts w:ascii="Times New Roman" w:hAnsi="Times New Roman" w:cs="Times New Roman"/>
                  <w:sz w:val="24"/>
                  <w:szCs w:val="24"/>
                  <w:lang w:val="en-US"/>
                  <w:rPrChange w:id="1559" w:author="Alicia" w:date="2016-05-11T11:58:00Z">
                    <w:rPr>
                      <w:rFonts w:ascii="Times New Roman" w:hAnsi="Times New Roman" w:cs="Times New Roman"/>
                      <w:sz w:val="24"/>
                      <w:szCs w:val="24"/>
                      <w:lang w:val="de-DE"/>
                    </w:rPr>
                  </w:rPrChange>
                </w:rPr>
                <w:delText>0.07</w:delText>
              </w:r>
            </w:del>
          </w:p>
        </w:tc>
        <w:tc>
          <w:tcPr>
            <w:tcW w:w="850" w:type="dxa"/>
            <w:tcBorders>
              <w:top w:val="nil"/>
              <w:left w:val="nil"/>
              <w:bottom w:val="nil"/>
              <w:right w:val="nil"/>
            </w:tcBorders>
            <w:vAlign w:val="center"/>
          </w:tcPr>
          <w:p w14:paraId="47E745F1" w14:textId="0745A63D" w:rsidR="008C2A32" w:rsidRPr="00AA07B4" w:rsidDel="006E5FF5" w:rsidRDefault="008C2A32">
            <w:pPr>
              <w:rPr>
                <w:del w:id="1560" w:author="Alicia" w:date="2016-05-16T16:37:00Z"/>
                <w:rFonts w:ascii="Times New Roman" w:hAnsi="Times New Roman" w:cs="Times New Roman"/>
                <w:sz w:val="24"/>
                <w:szCs w:val="24"/>
                <w:lang w:val="en-US"/>
                <w:rPrChange w:id="1561" w:author="Alicia" w:date="2016-05-11T11:58:00Z">
                  <w:rPr>
                    <w:del w:id="1562" w:author="Alicia" w:date="2016-05-16T16:37:00Z"/>
                    <w:rFonts w:ascii="Times New Roman" w:hAnsi="Times New Roman" w:cs="Times New Roman"/>
                    <w:sz w:val="24"/>
                    <w:szCs w:val="24"/>
                    <w:lang w:val="de-DE"/>
                  </w:rPr>
                </w:rPrChange>
              </w:rPr>
              <w:pPrChange w:id="1563" w:author="Alicia" w:date="2016-05-03T14:52:00Z">
                <w:pPr>
                  <w:tabs>
                    <w:tab w:val="decimal" w:pos="586"/>
                  </w:tabs>
                  <w:spacing w:after="0" w:line="240" w:lineRule="auto"/>
                </w:pPr>
              </w:pPrChange>
            </w:pPr>
            <w:del w:id="1564" w:author="Alicia" w:date="2016-05-16T16:37:00Z">
              <w:r w:rsidRPr="00AA07B4" w:rsidDel="006E5FF5">
                <w:rPr>
                  <w:rFonts w:ascii="Times New Roman" w:hAnsi="Times New Roman" w:cs="Times New Roman"/>
                  <w:sz w:val="24"/>
                  <w:szCs w:val="24"/>
                  <w:lang w:val="en-US"/>
                  <w:rPrChange w:id="1565" w:author="Alicia" w:date="2016-05-11T11:58:00Z">
                    <w:rPr>
                      <w:rFonts w:ascii="Times New Roman" w:hAnsi="Times New Roman" w:cs="Times New Roman"/>
                      <w:sz w:val="24"/>
                      <w:szCs w:val="24"/>
                      <w:lang w:val="de-DE"/>
                    </w:rPr>
                  </w:rPrChange>
                </w:rPr>
                <w:delText>0.01</w:delText>
              </w:r>
            </w:del>
          </w:p>
        </w:tc>
        <w:tc>
          <w:tcPr>
            <w:tcW w:w="284" w:type="dxa"/>
            <w:tcBorders>
              <w:top w:val="nil"/>
              <w:left w:val="nil"/>
              <w:bottom w:val="nil"/>
              <w:right w:val="nil"/>
            </w:tcBorders>
            <w:vAlign w:val="center"/>
          </w:tcPr>
          <w:p w14:paraId="0E7306BF" w14:textId="16073586" w:rsidR="008C2A32" w:rsidRPr="00AA07B4" w:rsidDel="006E5FF5" w:rsidRDefault="008C2A32">
            <w:pPr>
              <w:rPr>
                <w:del w:id="1566" w:author="Alicia" w:date="2016-05-16T16:37:00Z"/>
                <w:rFonts w:ascii="Times New Roman" w:hAnsi="Times New Roman" w:cs="Times New Roman"/>
                <w:sz w:val="24"/>
                <w:szCs w:val="24"/>
                <w:lang w:val="en-US"/>
                <w:rPrChange w:id="1567" w:author="Alicia" w:date="2016-05-11T11:58:00Z">
                  <w:rPr>
                    <w:del w:id="1568" w:author="Alicia" w:date="2016-05-16T16:37:00Z"/>
                    <w:rFonts w:ascii="Times New Roman" w:hAnsi="Times New Roman" w:cs="Times New Roman"/>
                    <w:sz w:val="24"/>
                    <w:szCs w:val="24"/>
                    <w:lang w:val="de-DE"/>
                  </w:rPr>
                </w:rPrChange>
              </w:rPr>
              <w:pPrChange w:id="1569"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6DD678D8" w14:textId="2D9D1479" w:rsidR="008C2A32" w:rsidRPr="00AA07B4" w:rsidDel="006E5FF5" w:rsidRDefault="008C2A32">
            <w:pPr>
              <w:rPr>
                <w:del w:id="1570" w:author="Alicia" w:date="2016-05-16T16:37:00Z"/>
                <w:rFonts w:ascii="Times New Roman" w:hAnsi="Times New Roman" w:cs="Times New Roman"/>
                <w:sz w:val="24"/>
                <w:szCs w:val="24"/>
                <w:lang w:val="en-US"/>
                <w:rPrChange w:id="1571" w:author="Alicia" w:date="2016-05-11T11:58:00Z">
                  <w:rPr>
                    <w:del w:id="1572" w:author="Alicia" w:date="2016-05-16T16:37:00Z"/>
                    <w:rFonts w:ascii="Times New Roman" w:hAnsi="Times New Roman" w:cs="Times New Roman"/>
                    <w:sz w:val="24"/>
                    <w:szCs w:val="24"/>
                    <w:lang w:val="de-DE"/>
                  </w:rPr>
                </w:rPrChange>
              </w:rPr>
              <w:pPrChange w:id="1573" w:author="Alicia" w:date="2016-05-03T14:52:00Z">
                <w:pPr>
                  <w:tabs>
                    <w:tab w:val="decimal" w:pos="586"/>
                  </w:tabs>
                  <w:spacing w:after="0" w:line="240" w:lineRule="auto"/>
                </w:pPr>
              </w:pPrChange>
            </w:pPr>
            <w:del w:id="1574" w:author="Alicia" w:date="2016-05-16T16:37:00Z">
              <w:r w:rsidRPr="00AA07B4" w:rsidDel="006E5FF5">
                <w:rPr>
                  <w:rFonts w:ascii="Times New Roman" w:hAnsi="Times New Roman" w:cs="Times New Roman"/>
                  <w:sz w:val="24"/>
                  <w:szCs w:val="24"/>
                  <w:lang w:val="en-US"/>
                  <w:rPrChange w:id="1575" w:author="Alicia" w:date="2016-05-11T11:58:00Z">
                    <w:rPr>
                      <w:rFonts w:ascii="Times New Roman" w:hAnsi="Times New Roman" w:cs="Times New Roman"/>
                      <w:sz w:val="24"/>
                      <w:szCs w:val="24"/>
                      <w:lang w:val="de-DE"/>
                    </w:rPr>
                  </w:rPrChange>
                </w:rPr>
                <w:delText>0.25*</w:delText>
              </w:r>
            </w:del>
          </w:p>
        </w:tc>
        <w:tc>
          <w:tcPr>
            <w:tcW w:w="1134" w:type="dxa"/>
            <w:tcBorders>
              <w:top w:val="nil"/>
              <w:left w:val="nil"/>
              <w:bottom w:val="nil"/>
              <w:right w:val="nil"/>
            </w:tcBorders>
            <w:vAlign w:val="center"/>
          </w:tcPr>
          <w:p w14:paraId="57E6DDCB" w14:textId="7E2721AC" w:rsidR="008C2A32" w:rsidRPr="00AA07B4" w:rsidDel="006E5FF5" w:rsidRDefault="008C2A32">
            <w:pPr>
              <w:rPr>
                <w:del w:id="1576" w:author="Alicia" w:date="2016-05-16T16:37:00Z"/>
                <w:rFonts w:ascii="Times New Roman" w:hAnsi="Times New Roman" w:cs="Times New Roman"/>
                <w:sz w:val="24"/>
                <w:szCs w:val="24"/>
                <w:lang w:val="en-US"/>
                <w:rPrChange w:id="1577" w:author="Alicia" w:date="2016-05-11T11:58:00Z">
                  <w:rPr>
                    <w:del w:id="1578" w:author="Alicia" w:date="2016-05-16T16:37:00Z"/>
                    <w:rFonts w:ascii="Times New Roman" w:hAnsi="Times New Roman" w:cs="Times New Roman"/>
                    <w:sz w:val="24"/>
                    <w:szCs w:val="24"/>
                    <w:lang w:val="de-DE"/>
                  </w:rPr>
                </w:rPrChange>
              </w:rPr>
              <w:pPrChange w:id="1579" w:author="Alicia" w:date="2016-05-03T14:52:00Z">
                <w:pPr>
                  <w:tabs>
                    <w:tab w:val="decimal" w:pos="586"/>
                  </w:tabs>
                  <w:spacing w:after="0" w:line="240" w:lineRule="auto"/>
                </w:pPr>
              </w:pPrChange>
            </w:pPr>
            <w:del w:id="1580" w:author="Alicia" w:date="2016-05-16T16:37:00Z">
              <w:r w:rsidRPr="00AA07B4" w:rsidDel="006E5FF5">
                <w:rPr>
                  <w:rFonts w:ascii="Times New Roman" w:hAnsi="Times New Roman" w:cs="Times New Roman"/>
                  <w:sz w:val="24"/>
                  <w:szCs w:val="24"/>
                  <w:lang w:val="en-US"/>
                  <w:rPrChange w:id="1581" w:author="Alicia" w:date="2016-05-11T11:58:00Z">
                    <w:rPr>
                      <w:rFonts w:ascii="Times New Roman" w:hAnsi="Times New Roman" w:cs="Times New Roman"/>
                      <w:sz w:val="24"/>
                      <w:szCs w:val="24"/>
                      <w:lang w:val="de-DE"/>
                    </w:rPr>
                  </w:rPrChange>
                </w:rPr>
                <w:delText>0.12</w:delText>
              </w:r>
            </w:del>
          </w:p>
        </w:tc>
        <w:tc>
          <w:tcPr>
            <w:tcW w:w="276" w:type="dxa"/>
            <w:tcBorders>
              <w:top w:val="nil"/>
              <w:left w:val="nil"/>
              <w:bottom w:val="nil"/>
              <w:right w:val="nil"/>
            </w:tcBorders>
            <w:vAlign w:val="center"/>
          </w:tcPr>
          <w:p w14:paraId="4ED7A12B" w14:textId="3E43BAC5" w:rsidR="008C2A32" w:rsidRPr="00AA07B4" w:rsidDel="006E5FF5" w:rsidRDefault="008C2A32">
            <w:pPr>
              <w:rPr>
                <w:del w:id="1582" w:author="Alicia" w:date="2016-05-16T16:37:00Z"/>
                <w:rFonts w:ascii="Times New Roman" w:hAnsi="Times New Roman" w:cs="Times New Roman"/>
                <w:sz w:val="24"/>
                <w:szCs w:val="24"/>
                <w:lang w:val="en-US"/>
                <w:rPrChange w:id="1583" w:author="Alicia" w:date="2016-05-11T11:58:00Z">
                  <w:rPr>
                    <w:del w:id="1584" w:author="Alicia" w:date="2016-05-16T16:37:00Z"/>
                    <w:rFonts w:ascii="Times New Roman" w:hAnsi="Times New Roman" w:cs="Times New Roman"/>
                    <w:sz w:val="24"/>
                    <w:szCs w:val="24"/>
                    <w:lang w:val="de-DE"/>
                  </w:rPr>
                </w:rPrChange>
              </w:rPr>
              <w:pPrChange w:id="1585"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414EC217" w14:textId="4760F800" w:rsidR="008C2A32" w:rsidRPr="00AA07B4" w:rsidDel="006E5FF5" w:rsidRDefault="008C2A32">
            <w:pPr>
              <w:rPr>
                <w:del w:id="1586" w:author="Alicia" w:date="2016-05-16T16:37:00Z"/>
                <w:rFonts w:ascii="Times New Roman" w:hAnsi="Times New Roman" w:cs="Times New Roman"/>
                <w:sz w:val="24"/>
                <w:szCs w:val="24"/>
                <w:lang w:val="en-US"/>
                <w:rPrChange w:id="1587" w:author="Alicia" w:date="2016-05-11T11:58:00Z">
                  <w:rPr>
                    <w:del w:id="1588" w:author="Alicia" w:date="2016-05-16T16:37:00Z"/>
                    <w:rFonts w:ascii="Times New Roman" w:hAnsi="Times New Roman" w:cs="Times New Roman"/>
                    <w:sz w:val="24"/>
                    <w:szCs w:val="24"/>
                    <w:lang w:val="de-DE"/>
                  </w:rPr>
                </w:rPrChange>
              </w:rPr>
              <w:pPrChange w:id="1589" w:author="Alicia" w:date="2016-05-03T14:52:00Z">
                <w:pPr>
                  <w:tabs>
                    <w:tab w:val="decimal" w:pos="586"/>
                  </w:tabs>
                  <w:spacing w:after="0" w:line="240" w:lineRule="auto"/>
                </w:pPr>
              </w:pPrChange>
            </w:pPr>
            <w:del w:id="1590" w:author="Alicia" w:date="2016-05-16T16:37:00Z">
              <w:r w:rsidRPr="00AA07B4" w:rsidDel="006E5FF5">
                <w:rPr>
                  <w:rFonts w:ascii="Times New Roman" w:hAnsi="Times New Roman" w:cs="Times New Roman"/>
                  <w:sz w:val="24"/>
                  <w:szCs w:val="24"/>
                  <w:lang w:val="en-US"/>
                  <w:rPrChange w:id="1591" w:author="Alicia" w:date="2016-05-11T11:58:00Z">
                    <w:rPr>
                      <w:rFonts w:ascii="Times New Roman" w:hAnsi="Times New Roman" w:cs="Times New Roman"/>
                      <w:sz w:val="24"/>
                      <w:szCs w:val="24"/>
                      <w:lang w:val="de-DE"/>
                    </w:rPr>
                  </w:rPrChange>
                </w:rPr>
                <w:delText>-0.10</w:delText>
              </w:r>
            </w:del>
          </w:p>
        </w:tc>
        <w:tc>
          <w:tcPr>
            <w:tcW w:w="1134" w:type="dxa"/>
            <w:tcBorders>
              <w:top w:val="nil"/>
              <w:left w:val="nil"/>
              <w:bottom w:val="nil"/>
              <w:right w:val="nil"/>
            </w:tcBorders>
            <w:vAlign w:val="center"/>
          </w:tcPr>
          <w:p w14:paraId="0578D389" w14:textId="6E16E912" w:rsidR="008C2A32" w:rsidRPr="00AA07B4" w:rsidDel="006E5FF5" w:rsidRDefault="008C2A32">
            <w:pPr>
              <w:rPr>
                <w:del w:id="1592" w:author="Alicia" w:date="2016-05-16T16:37:00Z"/>
                <w:rFonts w:ascii="Times New Roman" w:hAnsi="Times New Roman" w:cs="Times New Roman"/>
                <w:sz w:val="24"/>
                <w:szCs w:val="24"/>
                <w:lang w:val="en-US"/>
                <w:rPrChange w:id="1593" w:author="Alicia" w:date="2016-05-11T11:58:00Z">
                  <w:rPr>
                    <w:del w:id="1594" w:author="Alicia" w:date="2016-05-16T16:37:00Z"/>
                    <w:rFonts w:ascii="Times New Roman" w:hAnsi="Times New Roman" w:cs="Times New Roman"/>
                    <w:sz w:val="24"/>
                    <w:szCs w:val="24"/>
                    <w:lang w:val="de-DE"/>
                  </w:rPr>
                </w:rPrChange>
              </w:rPr>
              <w:pPrChange w:id="1595" w:author="Alicia" w:date="2016-05-03T14:52:00Z">
                <w:pPr>
                  <w:tabs>
                    <w:tab w:val="decimal" w:pos="586"/>
                  </w:tabs>
                  <w:spacing w:after="0" w:line="240" w:lineRule="auto"/>
                </w:pPr>
              </w:pPrChange>
            </w:pPr>
            <w:del w:id="1596" w:author="Alicia" w:date="2016-05-16T16:37:00Z">
              <w:r w:rsidRPr="00AA07B4" w:rsidDel="006E5FF5">
                <w:rPr>
                  <w:rFonts w:ascii="Times New Roman" w:hAnsi="Times New Roman" w:cs="Times New Roman"/>
                  <w:sz w:val="24"/>
                  <w:szCs w:val="24"/>
                  <w:lang w:val="en-US"/>
                  <w:rPrChange w:id="1597" w:author="Alicia" w:date="2016-05-11T11:58:00Z">
                    <w:rPr>
                      <w:rFonts w:ascii="Times New Roman" w:hAnsi="Times New Roman" w:cs="Times New Roman"/>
                      <w:sz w:val="24"/>
                      <w:szCs w:val="24"/>
                      <w:lang w:val="de-DE"/>
                    </w:rPr>
                  </w:rPrChange>
                </w:rPr>
                <w:delText>-0.08</w:delText>
              </w:r>
            </w:del>
          </w:p>
        </w:tc>
        <w:tc>
          <w:tcPr>
            <w:tcW w:w="284" w:type="dxa"/>
            <w:tcBorders>
              <w:top w:val="nil"/>
              <w:left w:val="nil"/>
              <w:bottom w:val="nil"/>
              <w:right w:val="nil"/>
            </w:tcBorders>
            <w:vAlign w:val="center"/>
          </w:tcPr>
          <w:p w14:paraId="0757E6D2" w14:textId="7FF845E8" w:rsidR="008C2A32" w:rsidRPr="00AA07B4" w:rsidDel="006E5FF5" w:rsidRDefault="008C2A32">
            <w:pPr>
              <w:rPr>
                <w:del w:id="1598" w:author="Alicia" w:date="2016-05-16T16:37:00Z"/>
                <w:rFonts w:ascii="Times New Roman" w:hAnsi="Times New Roman" w:cs="Times New Roman"/>
                <w:sz w:val="24"/>
                <w:szCs w:val="24"/>
                <w:lang w:val="en-US"/>
                <w:rPrChange w:id="1599" w:author="Alicia" w:date="2016-05-11T11:58:00Z">
                  <w:rPr>
                    <w:del w:id="1600" w:author="Alicia" w:date="2016-05-16T16:37:00Z"/>
                    <w:rFonts w:ascii="Times New Roman" w:hAnsi="Times New Roman" w:cs="Times New Roman"/>
                    <w:sz w:val="24"/>
                    <w:szCs w:val="24"/>
                    <w:lang w:val="de-DE"/>
                  </w:rPr>
                </w:rPrChange>
              </w:rPr>
              <w:pPrChange w:id="1601"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523EB4AB" w14:textId="729EC48C" w:rsidR="008C2A32" w:rsidRPr="00AA07B4" w:rsidDel="006E5FF5" w:rsidRDefault="008C2A32">
            <w:pPr>
              <w:rPr>
                <w:del w:id="1602" w:author="Alicia" w:date="2016-05-16T16:37:00Z"/>
                <w:rFonts w:ascii="Times New Roman" w:hAnsi="Times New Roman" w:cs="Times New Roman"/>
                <w:sz w:val="24"/>
                <w:szCs w:val="24"/>
                <w:lang w:val="en-US"/>
                <w:rPrChange w:id="1603" w:author="Alicia" w:date="2016-05-11T11:58:00Z">
                  <w:rPr>
                    <w:del w:id="1604" w:author="Alicia" w:date="2016-05-16T16:37:00Z"/>
                    <w:rFonts w:ascii="Times New Roman" w:hAnsi="Times New Roman" w:cs="Times New Roman"/>
                    <w:sz w:val="24"/>
                    <w:szCs w:val="24"/>
                    <w:lang w:val="de-DE"/>
                  </w:rPr>
                </w:rPrChange>
              </w:rPr>
              <w:pPrChange w:id="1605" w:author="Alicia" w:date="2016-05-03T14:52:00Z">
                <w:pPr>
                  <w:tabs>
                    <w:tab w:val="decimal" w:pos="586"/>
                  </w:tabs>
                  <w:spacing w:after="0" w:line="240" w:lineRule="auto"/>
                </w:pPr>
              </w:pPrChange>
            </w:pPr>
            <w:del w:id="1606" w:author="Alicia" w:date="2016-05-16T16:37:00Z">
              <w:r w:rsidRPr="00AA07B4" w:rsidDel="006E5FF5">
                <w:rPr>
                  <w:rFonts w:ascii="Times New Roman" w:hAnsi="Times New Roman" w:cs="Times New Roman"/>
                  <w:sz w:val="24"/>
                  <w:szCs w:val="24"/>
                  <w:lang w:val="en-US"/>
                  <w:rPrChange w:id="1607" w:author="Alicia" w:date="2016-05-11T11:58:00Z">
                    <w:rPr>
                      <w:rFonts w:ascii="Times New Roman" w:hAnsi="Times New Roman" w:cs="Times New Roman"/>
                      <w:sz w:val="24"/>
                      <w:szCs w:val="24"/>
                      <w:lang w:val="de-DE"/>
                    </w:rPr>
                  </w:rPrChange>
                </w:rPr>
                <w:delText>0.08</w:delText>
              </w:r>
            </w:del>
          </w:p>
        </w:tc>
        <w:tc>
          <w:tcPr>
            <w:tcW w:w="851" w:type="dxa"/>
            <w:tcBorders>
              <w:top w:val="nil"/>
              <w:left w:val="nil"/>
              <w:bottom w:val="nil"/>
              <w:right w:val="nil"/>
            </w:tcBorders>
            <w:vAlign w:val="center"/>
          </w:tcPr>
          <w:p w14:paraId="4AA5EEAB" w14:textId="4FE72505" w:rsidR="008C2A32" w:rsidRPr="00AA07B4" w:rsidDel="006E5FF5" w:rsidRDefault="008C2A32">
            <w:pPr>
              <w:rPr>
                <w:del w:id="1608" w:author="Alicia" w:date="2016-05-16T16:37:00Z"/>
                <w:rFonts w:ascii="Times New Roman" w:hAnsi="Times New Roman" w:cs="Times New Roman"/>
                <w:sz w:val="24"/>
                <w:szCs w:val="24"/>
                <w:lang w:val="en-US"/>
                <w:rPrChange w:id="1609" w:author="Alicia" w:date="2016-05-11T11:58:00Z">
                  <w:rPr>
                    <w:del w:id="1610" w:author="Alicia" w:date="2016-05-16T16:37:00Z"/>
                    <w:rFonts w:ascii="Times New Roman" w:hAnsi="Times New Roman" w:cs="Times New Roman"/>
                    <w:sz w:val="24"/>
                    <w:szCs w:val="24"/>
                    <w:lang w:val="de-DE"/>
                  </w:rPr>
                </w:rPrChange>
              </w:rPr>
              <w:pPrChange w:id="1611" w:author="Alicia" w:date="2016-05-03T14:52:00Z">
                <w:pPr>
                  <w:tabs>
                    <w:tab w:val="decimal" w:pos="586"/>
                  </w:tabs>
                  <w:spacing w:after="0" w:line="240" w:lineRule="auto"/>
                </w:pPr>
              </w:pPrChange>
            </w:pPr>
            <w:del w:id="1612" w:author="Alicia" w:date="2016-05-16T16:37:00Z">
              <w:r w:rsidRPr="00AA07B4" w:rsidDel="006E5FF5">
                <w:rPr>
                  <w:rFonts w:ascii="Times New Roman" w:hAnsi="Times New Roman" w:cs="Times New Roman"/>
                  <w:sz w:val="24"/>
                  <w:szCs w:val="24"/>
                  <w:lang w:val="en-US"/>
                  <w:rPrChange w:id="1613" w:author="Alicia" w:date="2016-05-11T11:58:00Z">
                    <w:rPr>
                      <w:rFonts w:ascii="Times New Roman" w:hAnsi="Times New Roman" w:cs="Times New Roman"/>
                      <w:sz w:val="24"/>
                      <w:szCs w:val="24"/>
                      <w:lang w:val="de-DE"/>
                    </w:rPr>
                  </w:rPrChange>
                </w:rPr>
                <w:delText>0.01</w:delText>
              </w:r>
            </w:del>
          </w:p>
        </w:tc>
        <w:tc>
          <w:tcPr>
            <w:tcW w:w="283" w:type="dxa"/>
            <w:tcBorders>
              <w:top w:val="nil"/>
              <w:left w:val="nil"/>
              <w:bottom w:val="nil"/>
              <w:right w:val="nil"/>
            </w:tcBorders>
            <w:vAlign w:val="center"/>
          </w:tcPr>
          <w:p w14:paraId="5AC1FB33" w14:textId="71841BE3" w:rsidR="008C2A32" w:rsidRPr="00AA07B4" w:rsidDel="006E5FF5" w:rsidRDefault="008C2A32">
            <w:pPr>
              <w:rPr>
                <w:del w:id="1614" w:author="Alicia" w:date="2016-05-16T16:37:00Z"/>
                <w:rFonts w:ascii="Times New Roman" w:hAnsi="Times New Roman" w:cs="Times New Roman"/>
                <w:sz w:val="24"/>
                <w:szCs w:val="24"/>
                <w:lang w:val="en-US"/>
                <w:rPrChange w:id="1615" w:author="Alicia" w:date="2016-05-11T11:58:00Z">
                  <w:rPr>
                    <w:del w:id="1616" w:author="Alicia" w:date="2016-05-16T16:37:00Z"/>
                    <w:rFonts w:ascii="Times New Roman" w:hAnsi="Times New Roman" w:cs="Times New Roman"/>
                    <w:sz w:val="24"/>
                    <w:szCs w:val="24"/>
                    <w:lang w:val="de-DE"/>
                  </w:rPr>
                </w:rPrChange>
              </w:rPr>
              <w:pPrChange w:id="161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5ECEAEA3" w14:textId="742EC2F5" w:rsidR="008C2A32" w:rsidRPr="00AA07B4" w:rsidDel="006E5FF5" w:rsidRDefault="008C2A32">
            <w:pPr>
              <w:rPr>
                <w:del w:id="1618" w:author="Alicia" w:date="2016-05-16T16:37:00Z"/>
                <w:rFonts w:ascii="Times New Roman" w:hAnsi="Times New Roman" w:cs="Times New Roman"/>
                <w:sz w:val="24"/>
                <w:szCs w:val="24"/>
                <w:lang w:val="en-US"/>
                <w:rPrChange w:id="1619" w:author="Alicia" w:date="2016-05-11T11:58:00Z">
                  <w:rPr>
                    <w:del w:id="1620" w:author="Alicia" w:date="2016-05-16T16:37:00Z"/>
                    <w:rFonts w:ascii="Times New Roman" w:hAnsi="Times New Roman" w:cs="Times New Roman"/>
                    <w:sz w:val="24"/>
                    <w:szCs w:val="24"/>
                    <w:lang w:val="de-DE"/>
                  </w:rPr>
                </w:rPrChange>
              </w:rPr>
              <w:pPrChange w:id="1621" w:author="Alicia" w:date="2016-05-03T14:52:00Z">
                <w:pPr>
                  <w:tabs>
                    <w:tab w:val="decimal" w:pos="586"/>
                  </w:tabs>
                  <w:spacing w:after="0" w:line="240" w:lineRule="auto"/>
                </w:pPr>
              </w:pPrChange>
            </w:pPr>
            <w:del w:id="1622" w:author="Alicia" w:date="2016-05-16T16:37:00Z">
              <w:r w:rsidRPr="00AA07B4" w:rsidDel="006E5FF5">
                <w:rPr>
                  <w:rFonts w:ascii="Times New Roman" w:hAnsi="Times New Roman" w:cs="Times New Roman"/>
                  <w:sz w:val="24"/>
                  <w:szCs w:val="24"/>
                  <w:lang w:val="en-US"/>
                  <w:rPrChange w:id="1623" w:author="Alicia" w:date="2016-05-11T11:58:00Z">
                    <w:rPr>
                      <w:rFonts w:ascii="Times New Roman" w:hAnsi="Times New Roman" w:cs="Times New Roman"/>
                      <w:sz w:val="24"/>
                      <w:szCs w:val="24"/>
                      <w:lang w:val="de-DE"/>
                    </w:rPr>
                  </w:rPrChange>
                </w:rPr>
                <w:delText>0.28*</w:delText>
              </w:r>
            </w:del>
          </w:p>
        </w:tc>
        <w:tc>
          <w:tcPr>
            <w:tcW w:w="1064" w:type="dxa"/>
            <w:tcBorders>
              <w:top w:val="nil"/>
              <w:left w:val="nil"/>
              <w:bottom w:val="nil"/>
              <w:right w:val="nil"/>
            </w:tcBorders>
            <w:vAlign w:val="center"/>
          </w:tcPr>
          <w:p w14:paraId="3A0E9E9F" w14:textId="40FA15A2" w:rsidR="008C2A32" w:rsidRPr="00AA07B4" w:rsidDel="006E5FF5" w:rsidRDefault="008C2A32">
            <w:pPr>
              <w:rPr>
                <w:del w:id="1624" w:author="Alicia" w:date="2016-05-16T16:37:00Z"/>
                <w:rFonts w:ascii="Times New Roman" w:hAnsi="Times New Roman" w:cs="Times New Roman"/>
                <w:sz w:val="24"/>
                <w:szCs w:val="24"/>
                <w:lang w:val="en-US"/>
                <w:rPrChange w:id="1625" w:author="Alicia" w:date="2016-05-11T11:58:00Z">
                  <w:rPr>
                    <w:del w:id="1626" w:author="Alicia" w:date="2016-05-16T16:37:00Z"/>
                    <w:rFonts w:ascii="Times New Roman" w:hAnsi="Times New Roman" w:cs="Times New Roman"/>
                    <w:sz w:val="24"/>
                    <w:szCs w:val="24"/>
                    <w:lang w:val="de-DE"/>
                  </w:rPr>
                </w:rPrChange>
              </w:rPr>
              <w:pPrChange w:id="1627" w:author="Alicia" w:date="2016-05-03T14:52:00Z">
                <w:pPr>
                  <w:tabs>
                    <w:tab w:val="decimal" w:pos="586"/>
                  </w:tabs>
                  <w:spacing w:after="0" w:line="240" w:lineRule="auto"/>
                </w:pPr>
              </w:pPrChange>
            </w:pPr>
            <w:del w:id="1628" w:author="Alicia" w:date="2016-05-16T16:37:00Z">
              <w:r w:rsidRPr="00AA07B4" w:rsidDel="006E5FF5">
                <w:rPr>
                  <w:rFonts w:ascii="Times New Roman" w:hAnsi="Times New Roman" w:cs="Times New Roman"/>
                  <w:sz w:val="24"/>
                  <w:szCs w:val="24"/>
                  <w:lang w:val="en-US"/>
                  <w:rPrChange w:id="1629" w:author="Alicia" w:date="2016-05-11T11:58:00Z">
                    <w:rPr>
                      <w:rFonts w:ascii="Times New Roman" w:hAnsi="Times New Roman" w:cs="Times New Roman"/>
                      <w:sz w:val="24"/>
                      <w:szCs w:val="24"/>
                      <w:lang w:val="de-DE"/>
                    </w:rPr>
                  </w:rPrChange>
                </w:rPr>
                <w:delText>0.17</w:delText>
              </w:r>
            </w:del>
          </w:p>
        </w:tc>
        <w:tc>
          <w:tcPr>
            <w:tcW w:w="236" w:type="dxa"/>
            <w:tcBorders>
              <w:top w:val="nil"/>
              <w:left w:val="nil"/>
              <w:bottom w:val="nil"/>
              <w:right w:val="nil"/>
            </w:tcBorders>
            <w:vAlign w:val="center"/>
          </w:tcPr>
          <w:p w14:paraId="5DE819D1" w14:textId="551CBF97" w:rsidR="008C2A32" w:rsidRPr="00AA07B4" w:rsidDel="006E5FF5" w:rsidRDefault="008C2A32">
            <w:pPr>
              <w:rPr>
                <w:del w:id="1630" w:author="Alicia" w:date="2016-05-16T16:37:00Z"/>
                <w:rFonts w:ascii="Times New Roman" w:hAnsi="Times New Roman" w:cs="Times New Roman"/>
                <w:sz w:val="24"/>
                <w:szCs w:val="24"/>
                <w:lang w:val="en-US"/>
                <w:rPrChange w:id="1631" w:author="Alicia" w:date="2016-05-11T11:58:00Z">
                  <w:rPr>
                    <w:del w:id="1632" w:author="Alicia" w:date="2016-05-16T16:37:00Z"/>
                    <w:rFonts w:ascii="Times New Roman" w:hAnsi="Times New Roman" w:cs="Times New Roman"/>
                    <w:sz w:val="24"/>
                    <w:szCs w:val="24"/>
                    <w:lang w:val="de-DE"/>
                  </w:rPr>
                </w:rPrChange>
              </w:rPr>
              <w:pPrChange w:id="1633"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C3361E2" w14:textId="4AEEF898" w:rsidR="008C2A32" w:rsidRPr="00AA07B4" w:rsidDel="006E5FF5" w:rsidRDefault="008C2A32">
            <w:pPr>
              <w:rPr>
                <w:del w:id="1634" w:author="Alicia" w:date="2016-05-16T16:37:00Z"/>
                <w:rFonts w:ascii="Times New Roman" w:hAnsi="Times New Roman" w:cs="Times New Roman"/>
                <w:sz w:val="24"/>
                <w:szCs w:val="24"/>
                <w:lang w:val="en-US"/>
                <w:rPrChange w:id="1635" w:author="Alicia" w:date="2016-05-11T11:58:00Z">
                  <w:rPr>
                    <w:del w:id="1636" w:author="Alicia" w:date="2016-05-16T16:37:00Z"/>
                    <w:rFonts w:ascii="Times New Roman" w:hAnsi="Times New Roman" w:cs="Times New Roman"/>
                    <w:sz w:val="24"/>
                    <w:szCs w:val="24"/>
                    <w:lang w:val="de-DE"/>
                  </w:rPr>
                </w:rPrChange>
              </w:rPr>
              <w:pPrChange w:id="1637" w:author="Alicia" w:date="2016-05-03T14:52:00Z">
                <w:pPr>
                  <w:tabs>
                    <w:tab w:val="decimal" w:pos="586"/>
                  </w:tabs>
                  <w:spacing w:after="0" w:line="240" w:lineRule="auto"/>
                </w:pPr>
              </w:pPrChange>
            </w:pPr>
            <w:del w:id="1638" w:author="Alicia" w:date="2016-05-16T16:37:00Z">
              <w:r w:rsidRPr="00AA07B4" w:rsidDel="006E5FF5">
                <w:rPr>
                  <w:rFonts w:ascii="Times New Roman" w:hAnsi="Times New Roman" w:cs="Times New Roman"/>
                  <w:sz w:val="24"/>
                  <w:szCs w:val="24"/>
                  <w:lang w:val="en-US"/>
                  <w:rPrChange w:id="1639" w:author="Alicia" w:date="2016-05-11T11:58:00Z">
                    <w:rPr>
                      <w:rFonts w:ascii="Times New Roman" w:hAnsi="Times New Roman" w:cs="Times New Roman"/>
                      <w:sz w:val="24"/>
                      <w:szCs w:val="24"/>
                      <w:lang w:val="de-DE"/>
                    </w:rPr>
                  </w:rPrChange>
                </w:rPr>
                <w:delText>-0.10</w:delText>
              </w:r>
            </w:del>
          </w:p>
        </w:tc>
        <w:tc>
          <w:tcPr>
            <w:tcW w:w="1134" w:type="dxa"/>
            <w:tcBorders>
              <w:top w:val="nil"/>
              <w:left w:val="nil"/>
              <w:bottom w:val="nil"/>
              <w:right w:val="nil"/>
            </w:tcBorders>
            <w:vAlign w:val="center"/>
          </w:tcPr>
          <w:p w14:paraId="4A3EF7B6" w14:textId="4CC3B8E8" w:rsidR="008C2A32" w:rsidRPr="00AA07B4" w:rsidDel="006E5FF5" w:rsidRDefault="008C2A32">
            <w:pPr>
              <w:rPr>
                <w:del w:id="1640" w:author="Alicia" w:date="2016-05-16T16:37:00Z"/>
                <w:rFonts w:ascii="Times New Roman" w:hAnsi="Times New Roman" w:cs="Times New Roman"/>
                <w:sz w:val="24"/>
                <w:szCs w:val="24"/>
                <w:lang w:val="en-US"/>
                <w:rPrChange w:id="1641" w:author="Alicia" w:date="2016-05-11T11:58:00Z">
                  <w:rPr>
                    <w:del w:id="1642" w:author="Alicia" w:date="2016-05-16T16:37:00Z"/>
                    <w:rFonts w:ascii="Times New Roman" w:hAnsi="Times New Roman" w:cs="Times New Roman"/>
                    <w:sz w:val="24"/>
                    <w:szCs w:val="24"/>
                    <w:lang w:val="de-DE"/>
                  </w:rPr>
                </w:rPrChange>
              </w:rPr>
              <w:pPrChange w:id="1643" w:author="Alicia" w:date="2016-05-03T14:52:00Z">
                <w:pPr>
                  <w:tabs>
                    <w:tab w:val="decimal" w:pos="586"/>
                  </w:tabs>
                  <w:spacing w:after="0" w:line="240" w:lineRule="auto"/>
                </w:pPr>
              </w:pPrChange>
            </w:pPr>
            <w:del w:id="1644" w:author="Alicia" w:date="2016-05-16T16:37:00Z">
              <w:r w:rsidRPr="00AA07B4" w:rsidDel="006E5FF5">
                <w:rPr>
                  <w:rFonts w:ascii="Times New Roman" w:hAnsi="Times New Roman" w:cs="Times New Roman"/>
                  <w:sz w:val="24"/>
                  <w:szCs w:val="24"/>
                  <w:lang w:val="en-US"/>
                  <w:rPrChange w:id="1645" w:author="Alicia" w:date="2016-05-11T11:58:00Z">
                    <w:rPr>
                      <w:rFonts w:ascii="Times New Roman" w:hAnsi="Times New Roman" w:cs="Times New Roman"/>
                      <w:sz w:val="24"/>
                      <w:szCs w:val="24"/>
                      <w:lang w:val="de-DE"/>
                    </w:rPr>
                  </w:rPrChange>
                </w:rPr>
                <w:delText>-0.10</w:delText>
              </w:r>
            </w:del>
          </w:p>
        </w:tc>
      </w:tr>
      <w:tr w:rsidR="008C2A32" w:rsidRPr="00AA07B4" w:rsidDel="006E5FF5" w14:paraId="0F565E3D" w14:textId="057FE65D" w:rsidTr="008C2A32">
        <w:trPr>
          <w:del w:id="1646" w:author="Alicia" w:date="2016-05-16T16:37:00Z"/>
        </w:trPr>
        <w:tc>
          <w:tcPr>
            <w:tcW w:w="658" w:type="dxa"/>
            <w:tcBorders>
              <w:top w:val="nil"/>
              <w:left w:val="nil"/>
              <w:bottom w:val="nil"/>
              <w:right w:val="nil"/>
            </w:tcBorders>
            <w:vAlign w:val="center"/>
          </w:tcPr>
          <w:p w14:paraId="0115190E" w14:textId="1BC518DF" w:rsidR="008C2A32" w:rsidRPr="00AA07B4" w:rsidDel="006E5FF5" w:rsidRDefault="008C2A32">
            <w:pPr>
              <w:rPr>
                <w:del w:id="1647" w:author="Alicia" w:date="2016-05-16T16:37:00Z"/>
                <w:rFonts w:ascii="Times New Roman" w:hAnsi="Times New Roman" w:cs="Times New Roman"/>
                <w:sz w:val="24"/>
                <w:szCs w:val="24"/>
                <w:lang w:val="en-US"/>
                <w:rPrChange w:id="1648" w:author="Alicia" w:date="2016-05-11T11:58:00Z">
                  <w:rPr>
                    <w:del w:id="1649" w:author="Alicia" w:date="2016-05-16T16:37:00Z"/>
                    <w:rFonts w:ascii="Times New Roman" w:hAnsi="Times New Roman" w:cs="Times New Roman"/>
                    <w:sz w:val="24"/>
                    <w:szCs w:val="24"/>
                    <w:lang w:val="de-DE"/>
                  </w:rPr>
                </w:rPrChange>
              </w:rPr>
              <w:pPrChange w:id="1650" w:author="Alicia" w:date="2016-05-03T14:52:00Z">
                <w:pPr>
                  <w:spacing w:after="0" w:line="240" w:lineRule="auto"/>
                  <w:jc w:val="center"/>
                </w:pPr>
              </w:pPrChange>
            </w:pPr>
            <w:del w:id="1651" w:author="Alicia" w:date="2016-05-16T16:37:00Z">
              <w:r w:rsidRPr="00AA07B4" w:rsidDel="006E5FF5">
                <w:rPr>
                  <w:rFonts w:ascii="Times New Roman" w:hAnsi="Times New Roman" w:cs="Times New Roman"/>
                  <w:sz w:val="24"/>
                  <w:szCs w:val="24"/>
                  <w:lang w:val="en-US"/>
                  <w:rPrChange w:id="1652" w:author="Alicia" w:date="2016-05-11T11:58:00Z">
                    <w:rPr>
                      <w:rFonts w:ascii="Times New Roman" w:hAnsi="Times New Roman" w:cs="Times New Roman"/>
                      <w:sz w:val="24"/>
                      <w:szCs w:val="24"/>
                      <w:lang w:val="de-DE"/>
                    </w:rPr>
                  </w:rPrChange>
                </w:rPr>
                <w:delText>D</w:delText>
              </w:r>
            </w:del>
          </w:p>
        </w:tc>
        <w:tc>
          <w:tcPr>
            <w:tcW w:w="993" w:type="dxa"/>
            <w:tcBorders>
              <w:top w:val="nil"/>
              <w:left w:val="nil"/>
              <w:bottom w:val="nil"/>
              <w:right w:val="nil"/>
            </w:tcBorders>
            <w:vAlign w:val="center"/>
          </w:tcPr>
          <w:p w14:paraId="216EE3F6" w14:textId="7357F07C" w:rsidR="008C2A32" w:rsidRPr="00AA07B4" w:rsidDel="006E5FF5" w:rsidRDefault="008C2A32">
            <w:pPr>
              <w:rPr>
                <w:del w:id="1653" w:author="Alicia" w:date="2016-05-16T16:37:00Z"/>
                <w:rFonts w:ascii="Times New Roman" w:hAnsi="Times New Roman" w:cs="Times New Roman"/>
                <w:sz w:val="24"/>
                <w:szCs w:val="24"/>
                <w:lang w:val="en-US"/>
                <w:rPrChange w:id="1654" w:author="Alicia" w:date="2016-05-11T11:58:00Z">
                  <w:rPr>
                    <w:del w:id="1655" w:author="Alicia" w:date="2016-05-16T16:37:00Z"/>
                    <w:rFonts w:ascii="Times New Roman" w:hAnsi="Times New Roman" w:cs="Times New Roman"/>
                    <w:sz w:val="24"/>
                    <w:szCs w:val="24"/>
                    <w:lang w:val="de-DE"/>
                  </w:rPr>
                </w:rPrChange>
              </w:rPr>
              <w:pPrChange w:id="1656" w:author="Alicia" w:date="2016-05-03T14:52:00Z">
                <w:pPr>
                  <w:tabs>
                    <w:tab w:val="decimal" w:pos="586"/>
                  </w:tabs>
                  <w:spacing w:after="0" w:line="240" w:lineRule="auto"/>
                </w:pPr>
              </w:pPrChange>
            </w:pPr>
            <w:del w:id="1657" w:author="Alicia" w:date="2016-05-16T16:37:00Z">
              <w:r w:rsidRPr="00AA07B4" w:rsidDel="006E5FF5">
                <w:rPr>
                  <w:rFonts w:ascii="Times New Roman" w:hAnsi="Times New Roman" w:cs="Times New Roman"/>
                  <w:sz w:val="24"/>
                  <w:szCs w:val="24"/>
                  <w:lang w:val="en-US"/>
                  <w:rPrChange w:id="1658" w:author="Alicia" w:date="2016-05-11T11:58:00Z">
                    <w:rPr>
                      <w:rFonts w:ascii="Times New Roman" w:hAnsi="Times New Roman" w:cs="Times New Roman"/>
                      <w:sz w:val="24"/>
                      <w:szCs w:val="24"/>
                      <w:lang w:val="de-DE"/>
                    </w:rPr>
                  </w:rPrChange>
                </w:rPr>
                <w:delText>-</w:delText>
              </w:r>
            </w:del>
          </w:p>
        </w:tc>
        <w:tc>
          <w:tcPr>
            <w:tcW w:w="850" w:type="dxa"/>
            <w:tcBorders>
              <w:top w:val="nil"/>
              <w:left w:val="nil"/>
              <w:bottom w:val="nil"/>
              <w:right w:val="nil"/>
            </w:tcBorders>
            <w:vAlign w:val="center"/>
          </w:tcPr>
          <w:p w14:paraId="362C1ED9" w14:textId="0FB1BE36" w:rsidR="008C2A32" w:rsidRPr="00AA07B4" w:rsidDel="006E5FF5" w:rsidRDefault="008C2A32">
            <w:pPr>
              <w:rPr>
                <w:del w:id="1659" w:author="Alicia" w:date="2016-05-16T16:37:00Z"/>
                <w:rFonts w:ascii="Times New Roman" w:hAnsi="Times New Roman" w:cs="Times New Roman"/>
                <w:sz w:val="24"/>
                <w:szCs w:val="24"/>
                <w:lang w:val="en-US"/>
                <w:rPrChange w:id="1660" w:author="Alicia" w:date="2016-05-11T11:58:00Z">
                  <w:rPr>
                    <w:del w:id="1661" w:author="Alicia" w:date="2016-05-16T16:37:00Z"/>
                    <w:rFonts w:ascii="Times New Roman" w:hAnsi="Times New Roman" w:cs="Times New Roman"/>
                    <w:sz w:val="24"/>
                    <w:szCs w:val="24"/>
                    <w:lang w:val="de-DE"/>
                  </w:rPr>
                </w:rPrChange>
              </w:rPr>
              <w:pPrChange w:id="1662" w:author="Alicia" w:date="2016-05-03T14:52:00Z">
                <w:pPr>
                  <w:tabs>
                    <w:tab w:val="decimal" w:pos="586"/>
                  </w:tabs>
                  <w:spacing w:after="0" w:line="240" w:lineRule="auto"/>
                </w:pPr>
              </w:pPrChange>
            </w:pPr>
            <w:del w:id="1663" w:author="Alicia" w:date="2016-05-16T16:37:00Z">
              <w:r w:rsidRPr="00AA07B4" w:rsidDel="006E5FF5">
                <w:rPr>
                  <w:rFonts w:ascii="Times New Roman" w:hAnsi="Times New Roman" w:cs="Times New Roman"/>
                  <w:sz w:val="24"/>
                  <w:szCs w:val="24"/>
                  <w:lang w:val="en-US"/>
                  <w:rPrChange w:id="1664" w:author="Alicia" w:date="2016-05-11T11:58:00Z">
                    <w:rPr>
                      <w:rFonts w:ascii="Times New Roman" w:hAnsi="Times New Roman" w:cs="Times New Roman"/>
                      <w:sz w:val="24"/>
                      <w:szCs w:val="24"/>
                      <w:lang w:val="de-DE"/>
                    </w:rPr>
                  </w:rPrChange>
                </w:rPr>
                <w:delText>-0.06</w:delText>
              </w:r>
            </w:del>
          </w:p>
        </w:tc>
        <w:tc>
          <w:tcPr>
            <w:tcW w:w="284" w:type="dxa"/>
            <w:tcBorders>
              <w:top w:val="nil"/>
              <w:left w:val="nil"/>
              <w:bottom w:val="nil"/>
              <w:right w:val="nil"/>
            </w:tcBorders>
            <w:vAlign w:val="center"/>
          </w:tcPr>
          <w:p w14:paraId="55A83EF0" w14:textId="30DAC628" w:rsidR="008C2A32" w:rsidRPr="00AA07B4" w:rsidDel="006E5FF5" w:rsidRDefault="008C2A32">
            <w:pPr>
              <w:rPr>
                <w:del w:id="1665" w:author="Alicia" w:date="2016-05-16T16:37:00Z"/>
                <w:rFonts w:ascii="Times New Roman" w:hAnsi="Times New Roman" w:cs="Times New Roman"/>
                <w:sz w:val="24"/>
                <w:szCs w:val="24"/>
                <w:lang w:val="en-US"/>
                <w:rPrChange w:id="1666" w:author="Alicia" w:date="2016-05-11T11:58:00Z">
                  <w:rPr>
                    <w:del w:id="1667" w:author="Alicia" w:date="2016-05-16T16:37:00Z"/>
                    <w:rFonts w:ascii="Times New Roman" w:hAnsi="Times New Roman" w:cs="Times New Roman"/>
                    <w:sz w:val="24"/>
                    <w:szCs w:val="24"/>
                    <w:lang w:val="de-DE"/>
                  </w:rPr>
                </w:rPrChange>
              </w:rPr>
              <w:pPrChange w:id="1668"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2836617" w14:textId="53F0AA45" w:rsidR="008C2A32" w:rsidRPr="00AA07B4" w:rsidDel="006E5FF5" w:rsidRDefault="008C2A32">
            <w:pPr>
              <w:rPr>
                <w:del w:id="1669" w:author="Alicia" w:date="2016-05-16T16:37:00Z"/>
                <w:rFonts w:ascii="Times New Roman" w:hAnsi="Times New Roman" w:cs="Times New Roman"/>
                <w:sz w:val="24"/>
                <w:szCs w:val="24"/>
                <w:lang w:val="en-US"/>
                <w:rPrChange w:id="1670" w:author="Alicia" w:date="2016-05-11T11:58:00Z">
                  <w:rPr>
                    <w:del w:id="1671" w:author="Alicia" w:date="2016-05-16T16:37:00Z"/>
                    <w:rFonts w:ascii="Times New Roman" w:hAnsi="Times New Roman" w:cs="Times New Roman"/>
                    <w:sz w:val="24"/>
                    <w:szCs w:val="24"/>
                    <w:lang w:val="de-DE"/>
                  </w:rPr>
                </w:rPrChange>
              </w:rPr>
              <w:pPrChange w:id="1672" w:author="Alicia" w:date="2016-05-03T14:52:00Z">
                <w:pPr>
                  <w:tabs>
                    <w:tab w:val="decimal" w:pos="586"/>
                  </w:tabs>
                  <w:spacing w:after="0" w:line="240" w:lineRule="auto"/>
                </w:pPr>
              </w:pPrChange>
            </w:pPr>
            <w:del w:id="1673" w:author="Alicia" w:date="2016-05-16T16:37:00Z">
              <w:r w:rsidRPr="00AA07B4" w:rsidDel="006E5FF5">
                <w:rPr>
                  <w:rFonts w:ascii="Times New Roman" w:hAnsi="Times New Roman" w:cs="Times New Roman"/>
                  <w:sz w:val="24"/>
                  <w:szCs w:val="24"/>
                  <w:lang w:val="en-US"/>
                  <w:rPrChange w:id="1674" w:author="Alicia" w:date="2016-05-11T11:58:00Z">
                    <w:rPr>
                      <w:rFonts w:ascii="Times New Roman" w:hAnsi="Times New Roman" w:cs="Times New Roman"/>
                      <w:sz w:val="24"/>
                      <w:szCs w:val="24"/>
                      <w:lang w:val="de-DE"/>
                    </w:rPr>
                  </w:rPrChange>
                </w:rPr>
                <w:delText>-</w:delText>
              </w:r>
            </w:del>
          </w:p>
        </w:tc>
        <w:tc>
          <w:tcPr>
            <w:tcW w:w="1134" w:type="dxa"/>
            <w:tcBorders>
              <w:top w:val="nil"/>
              <w:left w:val="nil"/>
              <w:bottom w:val="nil"/>
              <w:right w:val="nil"/>
            </w:tcBorders>
            <w:vAlign w:val="center"/>
          </w:tcPr>
          <w:p w14:paraId="75F03F38" w14:textId="345ED76B" w:rsidR="008C2A32" w:rsidRPr="00AA07B4" w:rsidDel="006E5FF5" w:rsidRDefault="008C2A32">
            <w:pPr>
              <w:rPr>
                <w:del w:id="1675" w:author="Alicia" w:date="2016-05-16T16:37:00Z"/>
                <w:rFonts w:ascii="Times New Roman" w:hAnsi="Times New Roman" w:cs="Times New Roman"/>
                <w:sz w:val="24"/>
                <w:szCs w:val="24"/>
                <w:lang w:val="en-US"/>
                <w:rPrChange w:id="1676" w:author="Alicia" w:date="2016-05-11T11:58:00Z">
                  <w:rPr>
                    <w:del w:id="1677" w:author="Alicia" w:date="2016-05-16T16:37:00Z"/>
                    <w:rFonts w:ascii="Times New Roman" w:hAnsi="Times New Roman" w:cs="Times New Roman"/>
                    <w:sz w:val="24"/>
                    <w:szCs w:val="24"/>
                    <w:lang w:val="de-DE"/>
                  </w:rPr>
                </w:rPrChange>
              </w:rPr>
              <w:pPrChange w:id="1678" w:author="Alicia" w:date="2016-05-03T14:52:00Z">
                <w:pPr>
                  <w:tabs>
                    <w:tab w:val="decimal" w:pos="586"/>
                  </w:tabs>
                  <w:spacing w:after="0" w:line="240" w:lineRule="auto"/>
                </w:pPr>
              </w:pPrChange>
            </w:pPr>
            <w:del w:id="1679" w:author="Alicia" w:date="2016-05-16T16:37:00Z">
              <w:r w:rsidRPr="00AA07B4" w:rsidDel="006E5FF5">
                <w:rPr>
                  <w:rFonts w:ascii="Times New Roman" w:hAnsi="Times New Roman" w:cs="Times New Roman"/>
                  <w:sz w:val="24"/>
                  <w:szCs w:val="24"/>
                  <w:lang w:val="en-US"/>
                  <w:rPrChange w:id="1680" w:author="Alicia" w:date="2016-05-11T11:58:00Z">
                    <w:rPr>
                      <w:rFonts w:ascii="Times New Roman" w:hAnsi="Times New Roman" w:cs="Times New Roman"/>
                      <w:sz w:val="24"/>
                      <w:szCs w:val="24"/>
                      <w:lang w:val="de-DE"/>
                    </w:rPr>
                  </w:rPrChange>
                </w:rPr>
                <w:delText xml:space="preserve">0.22 </w:delText>
              </w:r>
              <w:r w:rsidRPr="00AA07B4" w:rsidDel="006E5FF5">
                <w:rPr>
                  <w:rFonts w:ascii="Times New Roman" w:hAnsi="Times New Roman" w:cs="Times New Roman"/>
                  <w:sz w:val="18"/>
                  <w:szCs w:val="18"/>
                  <w:lang w:val="en-US"/>
                  <w:rPrChange w:id="1681" w:author="Alicia" w:date="2016-05-11T11:58:00Z">
                    <w:rPr>
                      <w:rFonts w:ascii="Times New Roman" w:hAnsi="Times New Roman" w:cs="Times New Roman"/>
                      <w:sz w:val="18"/>
                      <w:szCs w:val="18"/>
                      <w:lang w:val="de-DE"/>
                    </w:rPr>
                  </w:rPrChange>
                </w:rPr>
                <w:delText>•</w:delText>
              </w:r>
            </w:del>
          </w:p>
        </w:tc>
        <w:tc>
          <w:tcPr>
            <w:tcW w:w="276" w:type="dxa"/>
            <w:tcBorders>
              <w:top w:val="nil"/>
              <w:left w:val="nil"/>
              <w:bottom w:val="nil"/>
              <w:right w:val="nil"/>
            </w:tcBorders>
            <w:vAlign w:val="center"/>
          </w:tcPr>
          <w:p w14:paraId="1CB63065" w14:textId="357AFFE2" w:rsidR="008C2A32" w:rsidRPr="00AA07B4" w:rsidDel="006E5FF5" w:rsidRDefault="008C2A32">
            <w:pPr>
              <w:rPr>
                <w:del w:id="1682" w:author="Alicia" w:date="2016-05-16T16:37:00Z"/>
                <w:rFonts w:ascii="Times New Roman" w:hAnsi="Times New Roman" w:cs="Times New Roman"/>
                <w:sz w:val="24"/>
                <w:szCs w:val="24"/>
                <w:lang w:val="en-US"/>
                <w:rPrChange w:id="1683" w:author="Alicia" w:date="2016-05-11T11:58:00Z">
                  <w:rPr>
                    <w:del w:id="1684" w:author="Alicia" w:date="2016-05-16T16:37:00Z"/>
                    <w:rFonts w:ascii="Times New Roman" w:hAnsi="Times New Roman" w:cs="Times New Roman"/>
                    <w:sz w:val="24"/>
                    <w:szCs w:val="24"/>
                    <w:lang w:val="de-DE"/>
                  </w:rPr>
                </w:rPrChange>
              </w:rPr>
              <w:pPrChange w:id="1685"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146B5FA5" w14:textId="4AB75D0A" w:rsidR="008C2A32" w:rsidRPr="00AA07B4" w:rsidDel="006E5FF5" w:rsidRDefault="008C2A32">
            <w:pPr>
              <w:rPr>
                <w:del w:id="1686" w:author="Alicia" w:date="2016-05-16T16:37:00Z"/>
                <w:rFonts w:ascii="Times New Roman" w:hAnsi="Times New Roman" w:cs="Times New Roman"/>
                <w:sz w:val="24"/>
                <w:szCs w:val="24"/>
                <w:lang w:val="en-US"/>
                <w:rPrChange w:id="1687" w:author="Alicia" w:date="2016-05-11T11:58:00Z">
                  <w:rPr>
                    <w:del w:id="1688" w:author="Alicia" w:date="2016-05-16T16:37:00Z"/>
                    <w:rFonts w:ascii="Times New Roman" w:hAnsi="Times New Roman" w:cs="Times New Roman"/>
                    <w:sz w:val="24"/>
                    <w:szCs w:val="24"/>
                    <w:lang w:val="de-DE"/>
                  </w:rPr>
                </w:rPrChange>
              </w:rPr>
              <w:pPrChange w:id="1689" w:author="Alicia" w:date="2016-05-03T14:52:00Z">
                <w:pPr>
                  <w:tabs>
                    <w:tab w:val="decimal" w:pos="586"/>
                  </w:tabs>
                  <w:spacing w:after="0" w:line="240" w:lineRule="auto"/>
                </w:pPr>
              </w:pPrChange>
            </w:pPr>
            <w:del w:id="1690" w:author="Alicia" w:date="2016-05-16T16:37:00Z">
              <w:r w:rsidRPr="00AA07B4" w:rsidDel="006E5FF5">
                <w:rPr>
                  <w:rFonts w:ascii="Times New Roman" w:hAnsi="Times New Roman" w:cs="Times New Roman"/>
                  <w:sz w:val="24"/>
                  <w:szCs w:val="24"/>
                  <w:lang w:val="en-US"/>
                  <w:rPrChange w:id="1691" w:author="Alicia" w:date="2016-05-11T11:58:00Z">
                    <w:rPr>
                      <w:rFonts w:ascii="Times New Roman" w:hAnsi="Times New Roman" w:cs="Times New Roman"/>
                      <w:sz w:val="24"/>
                      <w:szCs w:val="24"/>
                      <w:lang w:val="de-DE"/>
                    </w:rPr>
                  </w:rPrChange>
                </w:rPr>
                <w:delText>-</w:delText>
              </w:r>
            </w:del>
          </w:p>
        </w:tc>
        <w:tc>
          <w:tcPr>
            <w:tcW w:w="1134" w:type="dxa"/>
            <w:tcBorders>
              <w:top w:val="nil"/>
              <w:left w:val="nil"/>
              <w:bottom w:val="nil"/>
              <w:right w:val="nil"/>
            </w:tcBorders>
            <w:vAlign w:val="center"/>
          </w:tcPr>
          <w:p w14:paraId="76410552" w14:textId="77791D99" w:rsidR="008C2A32" w:rsidRPr="00AA07B4" w:rsidDel="006E5FF5" w:rsidRDefault="008C2A32">
            <w:pPr>
              <w:rPr>
                <w:del w:id="1692" w:author="Alicia" w:date="2016-05-16T16:37:00Z"/>
                <w:rFonts w:ascii="Times New Roman" w:hAnsi="Times New Roman" w:cs="Times New Roman"/>
                <w:sz w:val="24"/>
                <w:szCs w:val="24"/>
                <w:lang w:val="en-US"/>
                <w:rPrChange w:id="1693" w:author="Alicia" w:date="2016-05-11T11:58:00Z">
                  <w:rPr>
                    <w:del w:id="1694" w:author="Alicia" w:date="2016-05-16T16:37:00Z"/>
                    <w:rFonts w:ascii="Times New Roman" w:hAnsi="Times New Roman" w:cs="Times New Roman"/>
                    <w:sz w:val="24"/>
                    <w:szCs w:val="24"/>
                    <w:lang w:val="de-DE"/>
                  </w:rPr>
                </w:rPrChange>
              </w:rPr>
              <w:pPrChange w:id="1695" w:author="Alicia" w:date="2016-05-03T14:52:00Z">
                <w:pPr>
                  <w:tabs>
                    <w:tab w:val="decimal" w:pos="586"/>
                  </w:tabs>
                  <w:spacing w:after="0" w:line="240" w:lineRule="auto"/>
                </w:pPr>
              </w:pPrChange>
            </w:pPr>
            <w:del w:id="1696" w:author="Alicia" w:date="2016-05-16T16:37:00Z">
              <w:r w:rsidRPr="00AA07B4" w:rsidDel="006E5FF5">
                <w:rPr>
                  <w:rFonts w:ascii="Times New Roman" w:hAnsi="Times New Roman" w:cs="Times New Roman"/>
                  <w:sz w:val="24"/>
                  <w:szCs w:val="24"/>
                  <w:lang w:val="en-US"/>
                  <w:rPrChange w:id="1697" w:author="Alicia" w:date="2016-05-11T11:58:00Z">
                    <w:rPr>
                      <w:rFonts w:ascii="Times New Roman" w:hAnsi="Times New Roman" w:cs="Times New Roman"/>
                      <w:sz w:val="24"/>
                      <w:szCs w:val="24"/>
                      <w:lang w:val="de-DE"/>
                    </w:rPr>
                  </w:rPrChange>
                </w:rPr>
                <w:delText>0.26*</w:delText>
              </w:r>
            </w:del>
          </w:p>
        </w:tc>
        <w:tc>
          <w:tcPr>
            <w:tcW w:w="284" w:type="dxa"/>
            <w:tcBorders>
              <w:top w:val="nil"/>
              <w:left w:val="nil"/>
              <w:bottom w:val="nil"/>
              <w:right w:val="nil"/>
            </w:tcBorders>
            <w:vAlign w:val="center"/>
          </w:tcPr>
          <w:p w14:paraId="37760676" w14:textId="7C717608" w:rsidR="008C2A32" w:rsidRPr="00AA07B4" w:rsidDel="006E5FF5" w:rsidRDefault="008C2A32">
            <w:pPr>
              <w:rPr>
                <w:del w:id="1698" w:author="Alicia" w:date="2016-05-16T16:37:00Z"/>
                <w:rFonts w:ascii="Times New Roman" w:hAnsi="Times New Roman" w:cs="Times New Roman"/>
                <w:sz w:val="24"/>
                <w:szCs w:val="24"/>
                <w:lang w:val="en-US"/>
                <w:rPrChange w:id="1699" w:author="Alicia" w:date="2016-05-11T11:58:00Z">
                  <w:rPr>
                    <w:del w:id="1700" w:author="Alicia" w:date="2016-05-16T16:37:00Z"/>
                    <w:rFonts w:ascii="Times New Roman" w:hAnsi="Times New Roman" w:cs="Times New Roman"/>
                    <w:sz w:val="24"/>
                    <w:szCs w:val="24"/>
                    <w:lang w:val="de-DE"/>
                  </w:rPr>
                </w:rPrChange>
              </w:rPr>
              <w:pPrChange w:id="1701"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45E2B775" w14:textId="27CA1010" w:rsidR="008C2A32" w:rsidRPr="00AA07B4" w:rsidDel="006E5FF5" w:rsidRDefault="008C2A32">
            <w:pPr>
              <w:rPr>
                <w:del w:id="1702" w:author="Alicia" w:date="2016-05-16T16:37:00Z"/>
                <w:rFonts w:ascii="Times New Roman" w:hAnsi="Times New Roman" w:cs="Times New Roman"/>
                <w:sz w:val="24"/>
                <w:szCs w:val="24"/>
                <w:lang w:val="en-US"/>
                <w:rPrChange w:id="1703" w:author="Alicia" w:date="2016-05-11T11:58:00Z">
                  <w:rPr>
                    <w:del w:id="1704" w:author="Alicia" w:date="2016-05-16T16:37:00Z"/>
                    <w:rFonts w:ascii="Times New Roman" w:hAnsi="Times New Roman" w:cs="Times New Roman"/>
                    <w:sz w:val="24"/>
                    <w:szCs w:val="24"/>
                    <w:lang w:val="de-DE"/>
                  </w:rPr>
                </w:rPrChange>
              </w:rPr>
              <w:pPrChange w:id="1705" w:author="Alicia" w:date="2016-05-03T14:52:00Z">
                <w:pPr>
                  <w:tabs>
                    <w:tab w:val="decimal" w:pos="586"/>
                  </w:tabs>
                  <w:spacing w:after="0" w:line="240" w:lineRule="auto"/>
                </w:pPr>
              </w:pPrChange>
            </w:pPr>
            <w:del w:id="1706" w:author="Alicia" w:date="2016-05-16T16:37:00Z">
              <w:r w:rsidRPr="00AA07B4" w:rsidDel="006E5FF5">
                <w:rPr>
                  <w:rFonts w:ascii="Times New Roman" w:hAnsi="Times New Roman" w:cs="Times New Roman"/>
                  <w:sz w:val="24"/>
                  <w:szCs w:val="24"/>
                  <w:lang w:val="en-US"/>
                  <w:rPrChange w:id="1707" w:author="Alicia" w:date="2016-05-11T11:58:00Z">
                    <w:rPr>
                      <w:rFonts w:ascii="Times New Roman" w:hAnsi="Times New Roman" w:cs="Times New Roman"/>
                      <w:sz w:val="24"/>
                      <w:szCs w:val="24"/>
                      <w:lang w:val="de-DE"/>
                    </w:rPr>
                  </w:rPrChange>
                </w:rPr>
                <w:delText>-</w:delText>
              </w:r>
            </w:del>
          </w:p>
        </w:tc>
        <w:tc>
          <w:tcPr>
            <w:tcW w:w="851" w:type="dxa"/>
            <w:tcBorders>
              <w:top w:val="nil"/>
              <w:left w:val="nil"/>
              <w:bottom w:val="nil"/>
              <w:right w:val="nil"/>
            </w:tcBorders>
            <w:vAlign w:val="center"/>
          </w:tcPr>
          <w:p w14:paraId="25A4CE22" w14:textId="0DD6F2BC" w:rsidR="008C2A32" w:rsidRPr="00AA07B4" w:rsidDel="006E5FF5" w:rsidRDefault="008C2A32">
            <w:pPr>
              <w:rPr>
                <w:del w:id="1708" w:author="Alicia" w:date="2016-05-16T16:37:00Z"/>
                <w:rFonts w:ascii="Times New Roman" w:hAnsi="Times New Roman" w:cs="Times New Roman"/>
                <w:sz w:val="24"/>
                <w:szCs w:val="24"/>
                <w:lang w:val="en-US"/>
                <w:rPrChange w:id="1709" w:author="Alicia" w:date="2016-05-11T11:58:00Z">
                  <w:rPr>
                    <w:del w:id="1710" w:author="Alicia" w:date="2016-05-16T16:37:00Z"/>
                    <w:rFonts w:ascii="Times New Roman" w:hAnsi="Times New Roman" w:cs="Times New Roman"/>
                    <w:sz w:val="24"/>
                    <w:szCs w:val="24"/>
                    <w:lang w:val="de-DE"/>
                  </w:rPr>
                </w:rPrChange>
              </w:rPr>
              <w:pPrChange w:id="1711" w:author="Alicia" w:date="2016-05-03T14:52:00Z">
                <w:pPr>
                  <w:tabs>
                    <w:tab w:val="decimal" w:pos="586"/>
                  </w:tabs>
                  <w:spacing w:after="0" w:line="240" w:lineRule="auto"/>
                </w:pPr>
              </w:pPrChange>
            </w:pPr>
            <w:del w:id="1712" w:author="Alicia" w:date="2016-05-16T16:37:00Z">
              <w:r w:rsidRPr="00AA07B4" w:rsidDel="006E5FF5">
                <w:rPr>
                  <w:rFonts w:ascii="Times New Roman" w:hAnsi="Times New Roman" w:cs="Times New Roman"/>
                  <w:sz w:val="24"/>
                  <w:szCs w:val="24"/>
                  <w:lang w:val="en-US"/>
                  <w:rPrChange w:id="1713" w:author="Alicia" w:date="2016-05-11T11:58:00Z">
                    <w:rPr>
                      <w:rFonts w:ascii="Times New Roman" w:hAnsi="Times New Roman" w:cs="Times New Roman"/>
                      <w:sz w:val="24"/>
                      <w:szCs w:val="24"/>
                      <w:lang w:val="de-DE"/>
                    </w:rPr>
                  </w:rPrChange>
                </w:rPr>
                <w:delText>-0.02</w:delText>
              </w:r>
            </w:del>
          </w:p>
        </w:tc>
        <w:tc>
          <w:tcPr>
            <w:tcW w:w="283" w:type="dxa"/>
            <w:tcBorders>
              <w:top w:val="nil"/>
              <w:left w:val="nil"/>
              <w:bottom w:val="nil"/>
              <w:right w:val="nil"/>
            </w:tcBorders>
            <w:vAlign w:val="center"/>
          </w:tcPr>
          <w:p w14:paraId="3E84C4E5" w14:textId="0A2ABD43" w:rsidR="008C2A32" w:rsidRPr="00AA07B4" w:rsidDel="006E5FF5" w:rsidRDefault="008C2A32">
            <w:pPr>
              <w:rPr>
                <w:del w:id="1714" w:author="Alicia" w:date="2016-05-16T16:37:00Z"/>
                <w:rFonts w:ascii="Times New Roman" w:hAnsi="Times New Roman" w:cs="Times New Roman"/>
                <w:sz w:val="24"/>
                <w:szCs w:val="24"/>
                <w:lang w:val="en-US"/>
                <w:rPrChange w:id="1715" w:author="Alicia" w:date="2016-05-11T11:58:00Z">
                  <w:rPr>
                    <w:del w:id="1716" w:author="Alicia" w:date="2016-05-16T16:37:00Z"/>
                    <w:rFonts w:ascii="Times New Roman" w:hAnsi="Times New Roman" w:cs="Times New Roman"/>
                    <w:sz w:val="24"/>
                    <w:szCs w:val="24"/>
                    <w:lang w:val="de-DE"/>
                  </w:rPr>
                </w:rPrChange>
              </w:rPr>
              <w:pPrChange w:id="171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0682572B" w14:textId="612F1398" w:rsidR="008C2A32" w:rsidRPr="00AA07B4" w:rsidDel="006E5FF5" w:rsidRDefault="008C2A32">
            <w:pPr>
              <w:rPr>
                <w:del w:id="1718" w:author="Alicia" w:date="2016-05-16T16:37:00Z"/>
                <w:rFonts w:ascii="Times New Roman" w:hAnsi="Times New Roman" w:cs="Times New Roman"/>
                <w:sz w:val="24"/>
                <w:szCs w:val="24"/>
                <w:lang w:val="en-US"/>
                <w:rPrChange w:id="1719" w:author="Alicia" w:date="2016-05-11T11:58:00Z">
                  <w:rPr>
                    <w:del w:id="1720" w:author="Alicia" w:date="2016-05-16T16:37:00Z"/>
                    <w:rFonts w:ascii="Times New Roman" w:hAnsi="Times New Roman" w:cs="Times New Roman"/>
                    <w:sz w:val="24"/>
                    <w:szCs w:val="24"/>
                    <w:lang w:val="de-DE"/>
                  </w:rPr>
                </w:rPrChange>
              </w:rPr>
              <w:pPrChange w:id="1721" w:author="Alicia" w:date="2016-05-03T14:52:00Z">
                <w:pPr>
                  <w:tabs>
                    <w:tab w:val="decimal" w:pos="586"/>
                  </w:tabs>
                  <w:spacing w:after="0" w:line="240" w:lineRule="auto"/>
                </w:pPr>
              </w:pPrChange>
            </w:pPr>
            <w:del w:id="1722" w:author="Alicia" w:date="2016-05-16T16:37:00Z">
              <w:r w:rsidRPr="00AA07B4" w:rsidDel="006E5FF5">
                <w:rPr>
                  <w:rFonts w:ascii="Times New Roman" w:hAnsi="Times New Roman" w:cs="Times New Roman"/>
                  <w:sz w:val="24"/>
                  <w:szCs w:val="24"/>
                  <w:lang w:val="en-US"/>
                  <w:rPrChange w:id="1723" w:author="Alicia" w:date="2016-05-11T11:58:00Z">
                    <w:rPr>
                      <w:rFonts w:ascii="Times New Roman" w:hAnsi="Times New Roman" w:cs="Times New Roman"/>
                      <w:sz w:val="24"/>
                      <w:szCs w:val="24"/>
                      <w:lang w:val="de-DE"/>
                    </w:rPr>
                  </w:rPrChange>
                </w:rPr>
                <w:delText>-</w:delText>
              </w:r>
            </w:del>
          </w:p>
        </w:tc>
        <w:tc>
          <w:tcPr>
            <w:tcW w:w="1064" w:type="dxa"/>
            <w:tcBorders>
              <w:top w:val="nil"/>
              <w:left w:val="nil"/>
              <w:bottom w:val="nil"/>
              <w:right w:val="nil"/>
            </w:tcBorders>
            <w:vAlign w:val="center"/>
          </w:tcPr>
          <w:p w14:paraId="5156B528" w14:textId="660F8A9A" w:rsidR="008C2A32" w:rsidRPr="00AA07B4" w:rsidDel="006E5FF5" w:rsidRDefault="008C2A32">
            <w:pPr>
              <w:rPr>
                <w:del w:id="1724" w:author="Alicia" w:date="2016-05-16T16:37:00Z"/>
                <w:rFonts w:ascii="Times New Roman" w:hAnsi="Times New Roman" w:cs="Times New Roman"/>
                <w:sz w:val="24"/>
                <w:szCs w:val="24"/>
                <w:lang w:val="en-US"/>
                <w:rPrChange w:id="1725" w:author="Alicia" w:date="2016-05-11T11:58:00Z">
                  <w:rPr>
                    <w:del w:id="1726" w:author="Alicia" w:date="2016-05-16T16:37:00Z"/>
                    <w:rFonts w:ascii="Times New Roman" w:hAnsi="Times New Roman" w:cs="Times New Roman"/>
                    <w:sz w:val="24"/>
                    <w:szCs w:val="24"/>
                    <w:lang w:val="de-DE"/>
                  </w:rPr>
                </w:rPrChange>
              </w:rPr>
              <w:pPrChange w:id="1727" w:author="Alicia" w:date="2016-05-03T14:52:00Z">
                <w:pPr>
                  <w:tabs>
                    <w:tab w:val="decimal" w:pos="586"/>
                  </w:tabs>
                  <w:spacing w:after="0" w:line="240" w:lineRule="auto"/>
                </w:pPr>
              </w:pPrChange>
            </w:pPr>
            <w:del w:id="1728" w:author="Alicia" w:date="2016-05-16T16:37:00Z">
              <w:r w:rsidRPr="00AA07B4" w:rsidDel="006E5FF5">
                <w:rPr>
                  <w:rFonts w:ascii="Times New Roman" w:hAnsi="Times New Roman" w:cs="Times New Roman"/>
                  <w:sz w:val="24"/>
                  <w:szCs w:val="24"/>
                  <w:lang w:val="en-US"/>
                  <w:rPrChange w:id="1729" w:author="Alicia" w:date="2016-05-11T11:58:00Z">
                    <w:rPr>
                      <w:rFonts w:ascii="Times New Roman" w:hAnsi="Times New Roman" w:cs="Times New Roman"/>
                      <w:sz w:val="24"/>
                      <w:szCs w:val="24"/>
                      <w:lang w:val="de-DE"/>
                    </w:rPr>
                  </w:rPrChange>
                </w:rPr>
                <w:delText>0.17</w:delText>
              </w:r>
            </w:del>
          </w:p>
        </w:tc>
        <w:tc>
          <w:tcPr>
            <w:tcW w:w="236" w:type="dxa"/>
            <w:tcBorders>
              <w:top w:val="nil"/>
              <w:left w:val="nil"/>
              <w:bottom w:val="nil"/>
              <w:right w:val="nil"/>
            </w:tcBorders>
            <w:vAlign w:val="center"/>
          </w:tcPr>
          <w:p w14:paraId="0670A3A4" w14:textId="7D4534B8" w:rsidR="008C2A32" w:rsidRPr="00AA07B4" w:rsidDel="006E5FF5" w:rsidRDefault="008C2A32">
            <w:pPr>
              <w:rPr>
                <w:del w:id="1730" w:author="Alicia" w:date="2016-05-16T16:37:00Z"/>
                <w:rFonts w:ascii="Times New Roman" w:hAnsi="Times New Roman" w:cs="Times New Roman"/>
                <w:sz w:val="24"/>
                <w:szCs w:val="24"/>
                <w:lang w:val="en-US"/>
                <w:rPrChange w:id="1731" w:author="Alicia" w:date="2016-05-11T11:58:00Z">
                  <w:rPr>
                    <w:del w:id="1732" w:author="Alicia" w:date="2016-05-16T16:37:00Z"/>
                    <w:rFonts w:ascii="Times New Roman" w:hAnsi="Times New Roman" w:cs="Times New Roman"/>
                    <w:sz w:val="24"/>
                    <w:szCs w:val="24"/>
                    <w:lang w:val="de-DE"/>
                  </w:rPr>
                </w:rPrChange>
              </w:rPr>
              <w:pPrChange w:id="1733"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A427178" w14:textId="630483EF" w:rsidR="008C2A32" w:rsidRPr="00AA07B4" w:rsidDel="006E5FF5" w:rsidRDefault="008C2A32">
            <w:pPr>
              <w:rPr>
                <w:del w:id="1734" w:author="Alicia" w:date="2016-05-16T16:37:00Z"/>
                <w:rFonts w:ascii="Times New Roman" w:hAnsi="Times New Roman" w:cs="Times New Roman"/>
                <w:sz w:val="24"/>
                <w:szCs w:val="24"/>
                <w:lang w:val="en-US"/>
                <w:rPrChange w:id="1735" w:author="Alicia" w:date="2016-05-11T11:58:00Z">
                  <w:rPr>
                    <w:del w:id="1736" w:author="Alicia" w:date="2016-05-16T16:37:00Z"/>
                    <w:rFonts w:ascii="Times New Roman" w:hAnsi="Times New Roman" w:cs="Times New Roman"/>
                    <w:sz w:val="24"/>
                    <w:szCs w:val="24"/>
                    <w:lang w:val="de-DE"/>
                  </w:rPr>
                </w:rPrChange>
              </w:rPr>
              <w:pPrChange w:id="1737" w:author="Alicia" w:date="2016-05-03T14:52:00Z">
                <w:pPr>
                  <w:tabs>
                    <w:tab w:val="decimal" w:pos="586"/>
                  </w:tabs>
                  <w:spacing w:after="0" w:line="240" w:lineRule="auto"/>
                </w:pPr>
              </w:pPrChange>
            </w:pPr>
            <w:del w:id="1738" w:author="Alicia" w:date="2016-05-16T16:37:00Z">
              <w:r w:rsidRPr="00AA07B4" w:rsidDel="006E5FF5">
                <w:rPr>
                  <w:rFonts w:ascii="Times New Roman" w:hAnsi="Times New Roman" w:cs="Times New Roman"/>
                  <w:sz w:val="24"/>
                  <w:szCs w:val="24"/>
                  <w:lang w:val="en-US"/>
                  <w:rPrChange w:id="1739" w:author="Alicia" w:date="2016-05-11T11:58:00Z">
                    <w:rPr>
                      <w:rFonts w:ascii="Times New Roman" w:hAnsi="Times New Roman" w:cs="Times New Roman"/>
                      <w:sz w:val="24"/>
                      <w:szCs w:val="24"/>
                      <w:lang w:val="de-DE"/>
                    </w:rPr>
                  </w:rPrChange>
                </w:rPr>
                <w:delText>-</w:delText>
              </w:r>
            </w:del>
          </w:p>
        </w:tc>
        <w:tc>
          <w:tcPr>
            <w:tcW w:w="1134" w:type="dxa"/>
            <w:tcBorders>
              <w:top w:val="nil"/>
              <w:left w:val="nil"/>
              <w:bottom w:val="nil"/>
              <w:right w:val="nil"/>
            </w:tcBorders>
            <w:vAlign w:val="center"/>
          </w:tcPr>
          <w:p w14:paraId="5207C67C" w14:textId="3F4642DD" w:rsidR="008C2A32" w:rsidRPr="00AA07B4" w:rsidDel="006E5FF5" w:rsidRDefault="008C2A32">
            <w:pPr>
              <w:rPr>
                <w:del w:id="1740" w:author="Alicia" w:date="2016-05-16T16:37:00Z"/>
                <w:rFonts w:ascii="Times New Roman" w:hAnsi="Times New Roman" w:cs="Times New Roman"/>
                <w:sz w:val="24"/>
                <w:szCs w:val="24"/>
                <w:lang w:val="en-US"/>
                <w:rPrChange w:id="1741" w:author="Alicia" w:date="2016-05-11T11:58:00Z">
                  <w:rPr>
                    <w:del w:id="1742" w:author="Alicia" w:date="2016-05-16T16:37:00Z"/>
                    <w:rFonts w:ascii="Times New Roman" w:hAnsi="Times New Roman" w:cs="Times New Roman"/>
                    <w:sz w:val="24"/>
                    <w:szCs w:val="24"/>
                    <w:lang w:val="de-DE"/>
                  </w:rPr>
                </w:rPrChange>
              </w:rPr>
              <w:pPrChange w:id="1743" w:author="Alicia" w:date="2016-05-03T14:52:00Z">
                <w:pPr>
                  <w:tabs>
                    <w:tab w:val="decimal" w:pos="586"/>
                  </w:tabs>
                  <w:spacing w:after="0" w:line="240" w:lineRule="auto"/>
                </w:pPr>
              </w:pPrChange>
            </w:pPr>
            <w:del w:id="1744" w:author="Alicia" w:date="2016-05-16T16:37:00Z">
              <w:r w:rsidRPr="00AA07B4" w:rsidDel="006E5FF5">
                <w:rPr>
                  <w:rFonts w:ascii="Times New Roman" w:hAnsi="Times New Roman" w:cs="Times New Roman"/>
                  <w:sz w:val="24"/>
                  <w:szCs w:val="24"/>
                  <w:lang w:val="en-US"/>
                  <w:rPrChange w:id="1745" w:author="Alicia" w:date="2016-05-11T11:58:00Z">
                    <w:rPr>
                      <w:rFonts w:ascii="Times New Roman" w:hAnsi="Times New Roman" w:cs="Times New Roman"/>
                      <w:sz w:val="24"/>
                      <w:szCs w:val="24"/>
                      <w:lang w:val="de-DE"/>
                    </w:rPr>
                  </w:rPrChange>
                </w:rPr>
                <w:delText>0.13</w:delText>
              </w:r>
            </w:del>
          </w:p>
        </w:tc>
      </w:tr>
      <w:tr w:rsidR="008C2A32" w:rsidRPr="00AA07B4" w:rsidDel="006E5FF5" w14:paraId="5ED47DF8" w14:textId="29100FD2" w:rsidTr="008C2A32">
        <w:trPr>
          <w:del w:id="1746" w:author="Alicia" w:date="2016-05-16T16:37:00Z"/>
        </w:trPr>
        <w:tc>
          <w:tcPr>
            <w:tcW w:w="658" w:type="dxa"/>
            <w:tcBorders>
              <w:top w:val="nil"/>
              <w:left w:val="nil"/>
              <w:bottom w:val="nil"/>
              <w:right w:val="nil"/>
            </w:tcBorders>
            <w:vAlign w:val="center"/>
          </w:tcPr>
          <w:p w14:paraId="7F69FFCE" w14:textId="16B53B9B" w:rsidR="008C2A32" w:rsidRPr="00AA07B4" w:rsidDel="006E5FF5" w:rsidRDefault="008C2A32">
            <w:pPr>
              <w:rPr>
                <w:del w:id="1747" w:author="Alicia" w:date="2016-05-16T16:37:00Z"/>
                <w:rFonts w:ascii="Times New Roman" w:hAnsi="Times New Roman" w:cs="Times New Roman"/>
                <w:sz w:val="24"/>
                <w:szCs w:val="24"/>
                <w:lang w:val="en-US"/>
                <w:rPrChange w:id="1748" w:author="Alicia" w:date="2016-05-11T11:58:00Z">
                  <w:rPr>
                    <w:del w:id="1749" w:author="Alicia" w:date="2016-05-16T16:37:00Z"/>
                    <w:rFonts w:ascii="Times New Roman" w:hAnsi="Times New Roman" w:cs="Times New Roman"/>
                    <w:sz w:val="24"/>
                    <w:szCs w:val="24"/>
                    <w:lang w:val="de-DE"/>
                  </w:rPr>
                </w:rPrChange>
              </w:rPr>
              <w:pPrChange w:id="1750" w:author="Alicia" w:date="2016-05-03T14:52:00Z">
                <w:pPr>
                  <w:spacing w:after="0" w:line="240" w:lineRule="auto"/>
                  <w:jc w:val="center"/>
                </w:pPr>
              </w:pPrChange>
            </w:pPr>
            <w:del w:id="1751" w:author="Alicia" w:date="2016-05-16T16:37:00Z">
              <w:r w:rsidRPr="00AA07B4" w:rsidDel="006E5FF5">
                <w:rPr>
                  <w:rFonts w:ascii="Times New Roman" w:hAnsi="Times New Roman" w:cs="Times New Roman"/>
                  <w:sz w:val="24"/>
                  <w:szCs w:val="24"/>
                  <w:lang w:val="en-US"/>
                  <w:rPrChange w:id="1752" w:author="Alicia" w:date="2016-05-11T11:58:00Z">
                    <w:rPr>
                      <w:rFonts w:ascii="Times New Roman" w:hAnsi="Times New Roman" w:cs="Times New Roman"/>
                      <w:sz w:val="24"/>
                      <w:szCs w:val="24"/>
                      <w:lang w:val="de-DE"/>
                    </w:rPr>
                  </w:rPrChange>
                </w:rPr>
                <w:delText>E</w:delText>
              </w:r>
            </w:del>
          </w:p>
        </w:tc>
        <w:tc>
          <w:tcPr>
            <w:tcW w:w="993" w:type="dxa"/>
            <w:tcBorders>
              <w:top w:val="nil"/>
              <w:left w:val="nil"/>
              <w:bottom w:val="nil"/>
              <w:right w:val="nil"/>
            </w:tcBorders>
            <w:vAlign w:val="center"/>
          </w:tcPr>
          <w:p w14:paraId="20878423" w14:textId="41BC572A" w:rsidR="008C2A32" w:rsidRPr="00AA07B4" w:rsidDel="006E5FF5" w:rsidRDefault="008C2A32">
            <w:pPr>
              <w:rPr>
                <w:del w:id="1753" w:author="Alicia" w:date="2016-05-16T16:37:00Z"/>
                <w:rFonts w:ascii="Times New Roman" w:hAnsi="Times New Roman" w:cs="Times New Roman"/>
                <w:sz w:val="24"/>
                <w:szCs w:val="24"/>
                <w:lang w:val="en-US"/>
                <w:rPrChange w:id="1754" w:author="Alicia" w:date="2016-05-11T11:58:00Z">
                  <w:rPr>
                    <w:del w:id="1755" w:author="Alicia" w:date="2016-05-16T16:37:00Z"/>
                    <w:rFonts w:ascii="Times New Roman" w:hAnsi="Times New Roman" w:cs="Times New Roman"/>
                    <w:sz w:val="24"/>
                    <w:szCs w:val="24"/>
                    <w:lang w:val="de-DE"/>
                  </w:rPr>
                </w:rPrChange>
              </w:rPr>
              <w:pPrChange w:id="1756" w:author="Alicia" w:date="2016-05-03T14:52:00Z">
                <w:pPr>
                  <w:tabs>
                    <w:tab w:val="decimal" w:pos="586"/>
                  </w:tabs>
                  <w:spacing w:after="0" w:line="240" w:lineRule="auto"/>
                </w:pPr>
              </w:pPrChange>
            </w:pPr>
            <w:del w:id="1757" w:author="Alicia" w:date="2016-05-16T16:37:00Z">
              <w:r w:rsidRPr="00AA07B4" w:rsidDel="006E5FF5">
                <w:rPr>
                  <w:rFonts w:ascii="Times New Roman" w:hAnsi="Times New Roman" w:cs="Times New Roman"/>
                  <w:sz w:val="24"/>
                  <w:szCs w:val="24"/>
                  <w:lang w:val="en-US"/>
                  <w:rPrChange w:id="1758" w:author="Alicia" w:date="2016-05-11T11:58:00Z">
                    <w:rPr>
                      <w:rFonts w:ascii="Times New Roman" w:hAnsi="Times New Roman" w:cs="Times New Roman"/>
                      <w:sz w:val="24"/>
                      <w:szCs w:val="24"/>
                      <w:lang w:val="de-DE"/>
                    </w:rPr>
                  </w:rPrChange>
                </w:rPr>
                <w:delText>-0.15</w:delText>
              </w:r>
            </w:del>
          </w:p>
        </w:tc>
        <w:tc>
          <w:tcPr>
            <w:tcW w:w="850" w:type="dxa"/>
            <w:tcBorders>
              <w:top w:val="nil"/>
              <w:left w:val="nil"/>
              <w:bottom w:val="nil"/>
              <w:right w:val="nil"/>
            </w:tcBorders>
            <w:vAlign w:val="center"/>
          </w:tcPr>
          <w:p w14:paraId="09E507C3" w14:textId="7168C663" w:rsidR="008C2A32" w:rsidRPr="00AA07B4" w:rsidDel="006E5FF5" w:rsidRDefault="008C2A32">
            <w:pPr>
              <w:rPr>
                <w:del w:id="1759" w:author="Alicia" w:date="2016-05-16T16:37:00Z"/>
                <w:rFonts w:ascii="Times New Roman" w:hAnsi="Times New Roman" w:cs="Times New Roman"/>
                <w:sz w:val="24"/>
                <w:szCs w:val="24"/>
                <w:lang w:val="en-US"/>
                <w:rPrChange w:id="1760" w:author="Alicia" w:date="2016-05-11T11:58:00Z">
                  <w:rPr>
                    <w:del w:id="1761" w:author="Alicia" w:date="2016-05-16T16:37:00Z"/>
                    <w:rFonts w:ascii="Times New Roman" w:hAnsi="Times New Roman" w:cs="Times New Roman"/>
                    <w:sz w:val="24"/>
                    <w:szCs w:val="24"/>
                    <w:lang w:val="de-DE"/>
                  </w:rPr>
                </w:rPrChange>
              </w:rPr>
              <w:pPrChange w:id="1762" w:author="Alicia" w:date="2016-05-03T14:52:00Z">
                <w:pPr>
                  <w:tabs>
                    <w:tab w:val="decimal" w:pos="586"/>
                  </w:tabs>
                  <w:spacing w:after="0" w:line="240" w:lineRule="auto"/>
                </w:pPr>
              </w:pPrChange>
            </w:pPr>
            <w:del w:id="1763" w:author="Alicia" w:date="2016-05-16T16:37:00Z">
              <w:r w:rsidRPr="00AA07B4" w:rsidDel="006E5FF5">
                <w:rPr>
                  <w:rFonts w:ascii="Times New Roman" w:hAnsi="Times New Roman" w:cs="Times New Roman"/>
                  <w:sz w:val="24"/>
                  <w:szCs w:val="24"/>
                  <w:lang w:val="en-US"/>
                  <w:rPrChange w:id="1764" w:author="Alicia" w:date="2016-05-11T11:58:00Z">
                    <w:rPr>
                      <w:rFonts w:ascii="Times New Roman" w:hAnsi="Times New Roman" w:cs="Times New Roman"/>
                      <w:sz w:val="24"/>
                      <w:szCs w:val="24"/>
                      <w:lang w:val="de-DE"/>
                    </w:rPr>
                  </w:rPrChange>
                </w:rPr>
                <w:delText>-0.10</w:delText>
              </w:r>
            </w:del>
          </w:p>
        </w:tc>
        <w:tc>
          <w:tcPr>
            <w:tcW w:w="284" w:type="dxa"/>
            <w:tcBorders>
              <w:top w:val="nil"/>
              <w:left w:val="nil"/>
              <w:bottom w:val="nil"/>
              <w:right w:val="nil"/>
            </w:tcBorders>
            <w:vAlign w:val="center"/>
          </w:tcPr>
          <w:p w14:paraId="32677D89" w14:textId="5B8FC5E4" w:rsidR="008C2A32" w:rsidRPr="00AA07B4" w:rsidDel="006E5FF5" w:rsidRDefault="008C2A32">
            <w:pPr>
              <w:rPr>
                <w:del w:id="1765" w:author="Alicia" w:date="2016-05-16T16:37:00Z"/>
                <w:rFonts w:ascii="Times New Roman" w:hAnsi="Times New Roman" w:cs="Times New Roman"/>
                <w:sz w:val="24"/>
                <w:szCs w:val="24"/>
                <w:lang w:val="en-US"/>
                <w:rPrChange w:id="1766" w:author="Alicia" w:date="2016-05-11T11:58:00Z">
                  <w:rPr>
                    <w:del w:id="1767" w:author="Alicia" w:date="2016-05-16T16:37:00Z"/>
                    <w:rFonts w:ascii="Times New Roman" w:hAnsi="Times New Roman" w:cs="Times New Roman"/>
                    <w:sz w:val="24"/>
                    <w:szCs w:val="24"/>
                    <w:lang w:val="de-DE"/>
                  </w:rPr>
                </w:rPrChange>
              </w:rPr>
              <w:pPrChange w:id="1768"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4747C55D" w14:textId="35A79452" w:rsidR="008C2A32" w:rsidRPr="00AA07B4" w:rsidDel="006E5FF5" w:rsidRDefault="008C2A32">
            <w:pPr>
              <w:rPr>
                <w:del w:id="1769" w:author="Alicia" w:date="2016-05-16T16:37:00Z"/>
                <w:rFonts w:ascii="Times New Roman" w:hAnsi="Times New Roman" w:cs="Times New Roman"/>
                <w:sz w:val="24"/>
                <w:szCs w:val="24"/>
                <w:lang w:val="en-US"/>
                <w:rPrChange w:id="1770" w:author="Alicia" w:date="2016-05-11T11:58:00Z">
                  <w:rPr>
                    <w:del w:id="1771" w:author="Alicia" w:date="2016-05-16T16:37:00Z"/>
                    <w:rFonts w:ascii="Times New Roman" w:hAnsi="Times New Roman" w:cs="Times New Roman"/>
                    <w:sz w:val="24"/>
                    <w:szCs w:val="24"/>
                    <w:lang w:val="de-DE"/>
                  </w:rPr>
                </w:rPrChange>
              </w:rPr>
              <w:pPrChange w:id="1772" w:author="Alicia" w:date="2016-05-03T14:52:00Z">
                <w:pPr>
                  <w:tabs>
                    <w:tab w:val="decimal" w:pos="586"/>
                  </w:tabs>
                  <w:spacing w:after="0" w:line="240" w:lineRule="auto"/>
                </w:pPr>
              </w:pPrChange>
            </w:pPr>
            <w:del w:id="1773" w:author="Alicia" w:date="2016-05-16T16:37:00Z">
              <w:r w:rsidRPr="00AA07B4" w:rsidDel="006E5FF5">
                <w:rPr>
                  <w:rFonts w:ascii="Times New Roman" w:hAnsi="Times New Roman" w:cs="Times New Roman"/>
                  <w:sz w:val="24"/>
                  <w:szCs w:val="24"/>
                  <w:lang w:val="en-US"/>
                  <w:rPrChange w:id="1774" w:author="Alicia" w:date="2016-05-11T11:58:00Z">
                    <w:rPr>
                      <w:rFonts w:ascii="Times New Roman" w:hAnsi="Times New Roman" w:cs="Times New Roman"/>
                      <w:sz w:val="24"/>
                      <w:szCs w:val="24"/>
                      <w:lang w:val="de-DE"/>
                    </w:rPr>
                  </w:rPrChange>
                </w:rPr>
                <w:delText>0.30*</w:delText>
              </w:r>
            </w:del>
          </w:p>
        </w:tc>
        <w:tc>
          <w:tcPr>
            <w:tcW w:w="1134" w:type="dxa"/>
            <w:tcBorders>
              <w:top w:val="nil"/>
              <w:left w:val="nil"/>
              <w:bottom w:val="nil"/>
              <w:right w:val="nil"/>
            </w:tcBorders>
            <w:vAlign w:val="center"/>
          </w:tcPr>
          <w:p w14:paraId="276B5D66" w14:textId="73F41C5D" w:rsidR="008C2A32" w:rsidRPr="00AA07B4" w:rsidDel="006E5FF5" w:rsidRDefault="008C2A32">
            <w:pPr>
              <w:rPr>
                <w:del w:id="1775" w:author="Alicia" w:date="2016-05-16T16:37:00Z"/>
                <w:rFonts w:ascii="Times New Roman" w:hAnsi="Times New Roman" w:cs="Times New Roman"/>
                <w:sz w:val="24"/>
                <w:szCs w:val="24"/>
                <w:lang w:val="en-US"/>
                <w:rPrChange w:id="1776" w:author="Alicia" w:date="2016-05-11T11:58:00Z">
                  <w:rPr>
                    <w:del w:id="1777" w:author="Alicia" w:date="2016-05-16T16:37:00Z"/>
                    <w:rFonts w:ascii="Times New Roman" w:hAnsi="Times New Roman" w:cs="Times New Roman"/>
                    <w:sz w:val="24"/>
                    <w:szCs w:val="24"/>
                    <w:lang w:val="de-DE"/>
                  </w:rPr>
                </w:rPrChange>
              </w:rPr>
              <w:pPrChange w:id="1778" w:author="Alicia" w:date="2016-05-03T14:52:00Z">
                <w:pPr>
                  <w:tabs>
                    <w:tab w:val="decimal" w:pos="586"/>
                  </w:tabs>
                  <w:spacing w:after="0" w:line="240" w:lineRule="auto"/>
                </w:pPr>
              </w:pPrChange>
            </w:pPr>
            <w:del w:id="1779" w:author="Alicia" w:date="2016-05-16T16:37:00Z">
              <w:r w:rsidRPr="00AA07B4" w:rsidDel="006E5FF5">
                <w:rPr>
                  <w:rFonts w:ascii="Times New Roman" w:hAnsi="Times New Roman" w:cs="Times New Roman"/>
                  <w:sz w:val="24"/>
                  <w:szCs w:val="24"/>
                  <w:lang w:val="en-US"/>
                  <w:rPrChange w:id="1780" w:author="Alicia" w:date="2016-05-11T11:58:00Z">
                    <w:rPr>
                      <w:rFonts w:ascii="Times New Roman" w:hAnsi="Times New Roman" w:cs="Times New Roman"/>
                      <w:sz w:val="24"/>
                      <w:szCs w:val="24"/>
                      <w:lang w:val="de-DE"/>
                    </w:rPr>
                  </w:rPrChange>
                </w:rPr>
                <w:delText xml:space="preserve">0.18 </w:delText>
              </w:r>
              <w:r w:rsidRPr="00AA07B4" w:rsidDel="006E5FF5">
                <w:rPr>
                  <w:rFonts w:ascii="Times New Roman" w:hAnsi="Times New Roman" w:cs="Times New Roman"/>
                  <w:sz w:val="18"/>
                  <w:szCs w:val="18"/>
                  <w:lang w:val="en-US"/>
                  <w:rPrChange w:id="1781" w:author="Alicia" w:date="2016-05-11T11:58:00Z">
                    <w:rPr>
                      <w:rFonts w:ascii="Times New Roman" w:hAnsi="Times New Roman" w:cs="Times New Roman"/>
                      <w:sz w:val="18"/>
                      <w:szCs w:val="18"/>
                      <w:lang w:val="de-DE"/>
                    </w:rPr>
                  </w:rPrChange>
                </w:rPr>
                <w:delText>•</w:delText>
              </w:r>
            </w:del>
          </w:p>
        </w:tc>
        <w:tc>
          <w:tcPr>
            <w:tcW w:w="276" w:type="dxa"/>
            <w:tcBorders>
              <w:top w:val="nil"/>
              <w:left w:val="nil"/>
              <w:bottom w:val="nil"/>
              <w:right w:val="nil"/>
            </w:tcBorders>
            <w:vAlign w:val="center"/>
          </w:tcPr>
          <w:p w14:paraId="5CEAD903" w14:textId="76F1079B" w:rsidR="008C2A32" w:rsidRPr="00AA07B4" w:rsidDel="006E5FF5" w:rsidRDefault="008C2A32">
            <w:pPr>
              <w:rPr>
                <w:del w:id="1782" w:author="Alicia" w:date="2016-05-16T16:37:00Z"/>
                <w:rFonts w:ascii="Times New Roman" w:hAnsi="Times New Roman" w:cs="Times New Roman"/>
                <w:sz w:val="24"/>
                <w:szCs w:val="24"/>
                <w:lang w:val="en-US"/>
                <w:rPrChange w:id="1783" w:author="Alicia" w:date="2016-05-11T11:58:00Z">
                  <w:rPr>
                    <w:del w:id="1784" w:author="Alicia" w:date="2016-05-16T16:37:00Z"/>
                    <w:rFonts w:ascii="Times New Roman" w:hAnsi="Times New Roman" w:cs="Times New Roman"/>
                    <w:sz w:val="24"/>
                    <w:szCs w:val="24"/>
                    <w:lang w:val="de-DE"/>
                  </w:rPr>
                </w:rPrChange>
              </w:rPr>
              <w:pPrChange w:id="1785"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38942274" w14:textId="17BDADD6" w:rsidR="008C2A32" w:rsidRPr="00AA07B4" w:rsidDel="006E5FF5" w:rsidRDefault="008C2A32">
            <w:pPr>
              <w:rPr>
                <w:del w:id="1786" w:author="Alicia" w:date="2016-05-16T16:37:00Z"/>
                <w:rFonts w:ascii="Times New Roman" w:hAnsi="Times New Roman" w:cs="Times New Roman"/>
                <w:sz w:val="24"/>
                <w:szCs w:val="24"/>
                <w:lang w:val="en-US"/>
                <w:rPrChange w:id="1787" w:author="Alicia" w:date="2016-05-11T11:58:00Z">
                  <w:rPr>
                    <w:del w:id="1788" w:author="Alicia" w:date="2016-05-16T16:37:00Z"/>
                    <w:rFonts w:ascii="Times New Roman" w:hAnsi="Times New Roman" w:cs="Times New Roman"/>
                    <w:sz w:val="24"/>
                    <w:szCs w:val="24"/>
                    <w:lang w:val="de-DE"/>
                  </w:rPr>
                </w:rPrChange>
              </w:rPr>
              <w:pPrChange w:id="1789" w:author="Alicia" w:date="2016-05-03T14:52:00Z">
                <w:pPr>
                  <w:tabs>
                    <w:tab w:val="decimal" w:pos="586"/>
                  </w:tabs>
                  <w:spacing w:after="0" w:line="240" w:lineRule="auto"/>
                </w:pPr>
              </w:pPrChange>
            </w:pPr>
            <w:del w:id="1790" w:author="Alicia" w:date="2016-05-16T16:37:00Z">
              <w:r w:rsidRPr="00AA07B4" w:rsidDel="006E5FF5">
                <w:rPr>
                  <w:rFonts w:ascii="Times New Roman" w:hAnsi="Times New Roman" w:cs="Times New Roman"/>
                  <w:sz w:val="24"/>
                  <w:szCs w:val="24"/>
                  <w:lang w:val="en-US"/>
                  <w:rPrChange w:id="1791" w:author="Alicia" w:date="2016-05-11T11:58:00Z">
                    <w:rPr>
                      <w:rFonts w:ascii="Times New Roman" w:hAnsi="Times New Roman" w:cs="Times New Roman"/>
                      <w:sz w:val="24"/>
                      <w:szCs w:val="24"/>
                      <w:lang w:val="de-DE"/>
                    </w:rPr>
                  </w:rPrChange>
                </w:rPr>
                <w:delText>-0.01</w:delText>
              </w:r>
            </w:del>
          </w:p>
        </w:tc>
        <w:tc>
          <w:tcPr>
            <w:tcW w:w="1134" w:type="dxa"/>
            <w:tcBorders>
              <w:top w:val="nil"/>
              <w:left w:val="nil"/>
              <w:bottom w:val="nil"/>
              <w:right w:val="nil"/>
            </w:tcBorders>
            <w:vAlign w:val="center"/>
          </w:tcPr>
          <w:p w14:paraId="25FA983B" w14:textId="62C2AD34" w:rsidR="008C2A32" w:rsidRPr="00AA07B4" w:rsidDel="006E5FF5" w:rsidRDefault="008C2A32">
            <w:pPr>
              <w:rPr>
                <w:del w:id="1792" w:author="Alicia" w:date="2016-05-16T16:37:00Z"/>
                <w:rFonts w:ascii="Times New Roman" w:hAnsi="Times New Roman" w:cs="Times New Roman"/>
                <w:sz w:val="24"/>
                <w:szCs w:val="24"/>
                <w:lang w:val="en-US"/>
                <w:rPrChange w:id="1793" w:author="Alicia" w:date="2016-05-11T11:58:00Z">
                  <w:rPr>
                    <w:del w:id="1794" w:author="Alicia" w:date="2016-05-16T16:37:00Z"/>
                    <w:rFonts w:ascii="Times New Roman" w:hAnsi="Times New Roman" w:cs="Times New Roman"/>
                    <w:sz w:val="24"/>
                    <w:szCs w:val="24"/>
                    <w:lang w:val="de-DE"/>
                  </w:rPr>
                </w:rPrChange>
              </w:rPr>
              <w:pPrChange w:id="1795" w:author="Alicia" w:date="2016-05-03T14:52:00Z">
                <w:pPr>
                  <w:tabs>
                    <w:tab w:val="decimal" w:pos="586"/>
                  </w:tabs>
                  <w:spacing w:after="0" w:line="240" w:lineRule="auto"/>
                </w:pPr>
              </w:pPrChange>
            </w:pPr>
            <w:del w:id="1796" w:author="Alicia" w:date="2016-05-16T16:37:00Z">
              <w:r w:rsidRPr="00AA07B4" w:rsidDel="006E5FF5">
                <w:rPr>
                  <w:rFonts w:ascii="Times New Roman" w:hAnsi="Times New Roman" w:cs="Times New Roman"/>
                  <w:sz w:val="24"/>
                  <w:szCs w:val="24"/>
                  <w:lang w:val="en-US"/>
                  <w:rPrChange w:id="1797" w:author="Alicia" w:date="2016-05-11T11:58:00Z">
                    <w:rPr>
                      <w:rFonts w:ascii="Times New Roman" w:hAnsi="Times New Roman" w:cs="Times New Roman"/>
                      <w:sz w:val="24"/>
                      <w:szCs w:val="24"/>
                      <w:lang w:val="de-DE"/>
                    </w:rPr>
                  </w:rPrChange>
                </w:rPr>
                <w:delText>-0.16</w:delText>
              </w:r>
            </w:del>
          </w:p>
        </w:tc>
        <w:tc>
          <w:tcPr>
            <w:tcW w:w="284" w:type="dxa"/>
            <w:tcBorders>
              <w:top w:val="nil"/>
              <w:left w:val="nil"/>
              <w:bottom w:val="nil"/>
              <w:right w:val="nil"/>
            </w:tcBorders>
            <w:vAlign w:val="center"/>
          </w:tcPr>
          <w:p w14:paraId="19AECBFA" w14:textId="617B8226" w:rsidR="008C2A32" w:rsidRPr="00AA07B4" w:rsidDel="006E5FF5" w:rsidRDefault="008C2A32">
            <w:pPr>
              <w:rPr>
                <w:del w:id="1798" w:author="Alicia" w:date="2016-05-16T16:37:00Z"/>
                <w:rFonts w:ascii="Times New Roman" w:hAnsi="Times New Roman" w:cs="Times New Roman"/>
                <w:sz w:val="24"/>
                <w:szCs w:val="24"/>
                <w:lang w:val="en-US"/>
                <w:rPrChange w:id="1799" w:author="Alicia" w:date="2016-05-11T11:58:00Z">
                  <w:rPr>
                    <w:del w:id="1800" w:author="Alicia" w:date="2016-05-16T16:37:00Z"/>
                    <w:rFonts w:ascii="Times New Roman" w:hAnsi="Times New Roman" w:cs="Times New Roman"/>
                    <w:sz w:val="24"/>
                    <w:szCs w:val="24"/>
                    <w:lang w:val="de-DE"/>
                  </w:rPr>
                </w:rPrChange>
              </w:rPr>
              <w:pPrChange w:id="1801"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61D406AB" w14:textId="5A3CD8F9" w:rsidR="008C2A32" w:rsidRPr="00AA07B4" w:rsidDel="006E5FF5" w:rsidRDefault="008C2A32">
            <w:pPr>
              <w:rPr>
                <w:del w:id="1802" w:author="Alicia" w:date="2016-05-16T16:37:00Z"/>
                <w:rFonts w:ascii="Times New Roman" w:hAnsi="Times New Roman" w:cs="Times New Roman"/>
                <w:sz w:val="24"/>
                <w:szCs w:val="24"/>
                <w:lang w:val="en-US"/>
                <w:rPrChange w:id="1803" w:author="Alicia" w:date="2016-05-11T11:58:00Z">
                  <w:rPr>
                    <w:del w:id="1804" w:author="Alicia" w:date="2016-05-16T16:37:00Z"/>
                    <w:rFonts w:ascii="Times New Roman" w:hAnsi="Times New Roman" w:cs="Times New Roman"/>
                    <w:sz w:val="24"/>
                    <w:szCs w:val="24"/>
                    <w:lang w:val="de-DE"/>
                  </w:rPr>
                </w:rPrChange>
              </w:rPr>
              <w:pPrChange w:id="1805" w:author="Alicia" w:date="2016-05-03T14:52:00Z">
                <w:pPr>
                  <w:tabs>
                    <w:tab w:val="decimal" w:pos="586"/>
                  </w:tabs>
                  <w:spacing w:after="0" w:line="240" w:lineRule="auto"/>
                </w:pPr>
              </w:pPrChange>
            </w:pPr>
            <w:del w:id="1806" w:author="Alicia" w:date="2016-05-16T16:37:00Z">
              <w:r w:rsidRPr="00AA07B4" w:rsidDel="006E5FF5">
                <w:rPr>
                  <w:rFonts w:ascii="Times New Roman" w:hAnsi="Times New Roman" w:cs="Times New Roman"/>
                  <w:sz w:val="24"/>
                  <w:szCs w:val="24"/>
                  <w:lang w:val="en-US"/>
                  <w:rPrChange w:id="1807" w:author="Alicia" w:date="2016-05-11T11:58:00Z">
                    <w:rPr>
                      <w:rFonts w:ascii="Times New Roman" w:hAnsi="Times New Roman" w:cs="Times New Roman"/>
                      <w:sz w:val="24"/>
                      <w:szCs w:val="24"/>
                      <w:lang w:val="de-DE"/>
                    </w:rPr>
                  </w:rPrChange>
                </w:rPr>
                <w:delText>-0.13</w:delText>
              </w:r>
            </w:del>
          </w:p>
        </w:tc>
        <w:tc>
          <w:tcPr>
            <w:tcW w:w="851" w:type="dxa"/>
            <w:tcBorders>
              <w:top w:val="nil"/>
              <w:left w:val="nil"/>
              <w:bottom w:val="nil"/>
              <w:right w:val="nil"/>
            </w:tcBorders>
            <w:vAlign w:val="center"/>
          </w:tcPr>
          <w:p w14:paraId="1E10A796" w14:textId="6B5CBB3F" w:rsidR="008C2A32" w:rsidRPr="00AA07B4" w:rsidDel="006E5FF5" w:rsidRDefault="008C2A32">
            <w:pPr>
              <w:rPr>
                <w:del w:id="1808" w:author="Alicia" w:date="2016-05-16T16:37:00Z"/>
                <w:rFonts w:ascii="Times New Roman" w:hAnsi="Times New Roman" w:cs="Times New Roman"/>
                <w:sz w:val="24"/>
                <w:szCs w:val="24"/>
                <w:lang w:val="en-US"/>
                <w:rPrChange w:id="1809" w:author="Alicia" w:date="2016-05-11T11:58:00Z">
                  <w:rPr>
                    <w:del w:id="1810" w:author="Alicia" w:date="2016-05-16T16:37:00Z"/>
                    <w:rFonts w:ascii="Times New Roman" w:hAnsi="Times New Roman" w:cs="Times New Roman"/>
                    <w:sz w:val="24"/>
                    <w:szCs w:val="24"/>
                    <w:lang w:val="de-DE"/>
                  </w:rPr>
                </w:rPrChange>
              </w:rPr>
              <w:pPrChange w:id="1811" w:author="Alicia" w:date="2016-05-03T14:52:00Z">
                <w:pPr>
                  <w:tabs>
                    <w:tab w:val="decimal" w:pos="586"/>
                  </w:tabs>
                  <w:spacing w:after="0" w:line="240" w:lineRule="auto"/>
                </w:pPr>
              </w:pPrChange>
            </w:pPr>
            <w:del w:id="1812" w:author="Alicia" w:date="2016-05-16T16:37:00Z">
              <w:r w:rsidRPr="00AA07B4" w:rsidDel="006E5FF5">
                <w:rPr>
                  <w:rFonts w:ascii="Times New Roman" w:hAnsi="Times New Roman" w:cs="Times New Roman"/>
                  <w:sz w:val="24"/>
                  <w:szCs w:val="24"/>
                  <w:lang w:val="en-US"/>
                  <w:rPrChange w:id="1813" w:author="Alicia" w:date="2016-05-11T11:58:00Z">
                    <w:rPr>
                      <w:rFonts w:ascii="Times New Roman" w:hAnsi="Times New Roman" w:cs="Times New Roman"/>
                      <w:sz w:val="24"/>
                      <w:szCs w:val="24"/>
                      <w:lang w:val="de-DE"/>
                    </w:rPr>
                  </w:rPrChange>
                </w:rPr>
                <w:delText>-0.09</w:delText>
              </w:r>
            </w:del>
          </w:p>
        </w:tc>
        <w:tc>
          <w:tcPr>
            <w:tcW w:w="283" w:type="dxa"/>
            <w:tcBorders>
              <w:top w:val="nil"/>
              <w:left w:val="nil"/>
              <w:bottom w:val="nil"/>
              <w:right w:val="nil"/>
            </w:tcBorders>
            <w:vAlign w:val="center"/>
          </w:tcPr>
          <w:p w14:paraId="7FF9FAAF" w14:textId="5F884437" w:rsidR="008C2A32" w:rsidRPr="00AA07B4" w:rsidDel="006E5FF5" w:rsidRDefault="008C2A32">
            <w:pPr>
              <w:rPr>
                <w:del w:id="1814" w:author="Alicia" w:date="2016-05-16T16:37:00Z"/>
                <w:rFonts w:ascii="Times New Roman" w:hAnsi="Times New Roman" w:cs="Times New Roman"/>
                <w:sz w:val="24"/>
                <w:szCs w:val="24"/>
                <w:lang w:val="en-US"/>
                <w:rPrChange w:id="1815" w:author="Alicia" w:date="2016-05-11T11:58:00Z">
                  <w:rPr>
                    <w:del w:id="1816" w:author="Alicia" w:date="2016-05-16T16:37:00Z"/>
                    <w:rFonts w:ascii="Times New Roman" w:hAnsi="Times New Roman" w:cs="Times New Roman"/>
                    <w:sz w:val="24"/>
                    <w:szCs w:val="24"/>
                    <w:lang w:val="de-DE"/>
                  </w:rPr>
                </w:rPrChange>
              </w:rPr>
              <w:pPrChange w:id="181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412F992" w14:textId="09ADD437" w:rsidR="008C2A32" w:rsidRPr="00AA07B4" w:rsidDel="006E5FF5" w:rsidRDefault="008C2A32">
            <w:pPr>
              <w:rPr>
                <w:del w:id="1818" w:author="Alicia" w:date="2016-05-16T16:37:00Z"/>
                <w:rFonts w:ascii="Times New Roman" w:hAnsi="Times New Roman" w:cs="Times New Roman"/>
                <w:sz w:val="24"/>
                <w:szCs w:val="24"/>
                <w:lang w:val="en-US"/>
                <w:rPrChange w:id="1819" w:author="Alicia" w:date="2016-05-11T11:58:00Z">
                  <w:rPr>
                    <w:del w:id="1820" w:author="Alicia" w:date="2016-05-16T16:37:00Z"/>
                    <w:rFonts w:ascii="Times New Roman" w:hAnsi="Times New Roman" w:cs="Times New Roman"/>
                    <w:sz w:val="24"/>
                    <w:szCs w:val="24"/>
                    <w:lang w:val="de-DE"/>
                  </w:rPr>
                </w:rPrChange>
              </w:rPr>
              <w:pPrChange w:id="1821" w:author="Alicia" w:date="2016-05-03T14:52:00Z">
                <w:pPr>
                  <w:tabs>
                    <w:tab w:val="decimal" w:pos="586"/>
                  </w:tabs>
                  <w:spacing w:after="0" w:line="240" w:lineRule="auto"/>
                </w:pPr>
              </w:pPrChange>
            </w:pPr>
            <w:del w:id="1822" w:author="Alicia" w:date="2016-05-16T16:37:00Z">
              <w:r w:rsidRPr="00AA07B4" w:rsidDel="006E5FF5">
                <w:rPr>
                  <w:rFonts w:ascii="Times New Roman" w:hAnsi="Times New Roman" w:cs="Times New Roman"/>
                  <w:sz w:val="24"/>
                  <w:szCs w:val="24"/>
                  <w:lang w:val="en-US"/>
                  <w:rPrChange w:id="1823" w:author="Alicia" w:date="2016-05-11T11:58:00Z">
                    <w:rPr>
                      <w:rFonts w:ascii="Times New Roman" w:hAnsi="Times New Roman" w:cs="Times New Roman"/>
                      <w:sz w:val="24"/>
                      <w:szCs w:val="24"/>
                      <w:lang w:val="de-DE"/>
                    </w:rPr>
                  </w:rPrChange>
                </w:rPr>
                <w:delText>0.10</w:delText>
              </w:r>
            </w:del>
          </w:p>
        </w:tc>
        <w:tc>
          <w:tcPr>
            <w:tcW w:w="1064" w:type="dxa"/>
            <w:tcBorders>
              <w:top w:val="nil"/>
              <w:left w:val="nil"/>
              <w:bottom w:val="nil"/>
              <w:right w:val="nil"/>
            </w:tcBorders>
            <w:vAlign w:val="center"/>
          </w:tcPr>
          <w:p w14:paraId="56FD2264" w14:textId="15475D7D" w:rsidR="008C2A32" w:rsidRPr="00AA07B4" w:rsidDel="006E5FF5" w:rsidRDefault="008C2A32">
            <w:pPr>
              <w:rPr>
                <w:del w:id="1824" w:author="Alicia" w:date="2016-05-16T16:37:00Z"/>
                <w:rFonts w:ascii="Times New Roman" w:hAnsi="Times New Roman" w:cs="Times New Roman"/>
                <w:sz w:val="24"/>
                <w:szCs w:val="24"/>
                <w:lang w:val="en-US"/>
                <w:rPrChange w:id="1825" w:author="Alicia" w:date="2016-05-11T11:58:00Z">
                  <w:rPr>
                    <w:del w:id="1826" w:author="Alicia" w:date="2016-05-16T16:37:00Z"/>
                    <w:rFonts w:ascii="Times New Roman" w:hAnsi="Times New Roman" w:cs="Times New Roman"/>
                    <w:sz w:val="24"/>
                    <w:szCs w:val="24"/>
                    <w:lang w:val="de-DE"/>
                  </w:rPr>
                </w:rPrChange>
              </w:rPr>
              <w:pPrChange w:id="1827" w:author="Alicia" w:date="2016-05-03T14:52:00Z">
                <w:pPr>
                  <w:tabs>
                    <w:tab w:val="decimal" w:pos="586"/>
                  </w:tabs>
                  <w:spacing w:after="0" w:line="240" w:lineRule="auto"/>
                </w:pPr>
              </w:pPrChange>
            </w:pPr>
            <w:del w:id="1828" w:author="Alicia" w:date="2016-05-16T16:37:00Z">
              <w:r w:rsidRPr="00AA07B4" w:rsidDel="006E5FF5">
                <w:rPr>
                  <w:rFonts w:ascii="Times New Roman" w:hAnsi="Times New Roman" w:cs="Times New Roman"/>
                  <w:sz w:val="24"/>
                  <w:szCs w:val="24"/>
                  <w:lang w:val="en-US"/>
                  <w:rPrChange w:id="1829" w:author="Alicia" w:date="2016-05-11T11:58:00Z">
                    <w:rPr>
                      <w:rFonts w:ascii="Times New Roman" w:hAnsi="Times New Roman" w:cs="Times New Roman"/>
                      <w:sz w:val="24"/>
                      <w:szCs w:val="24"/>
                      <w:lang w:val="de-DE"/>
                    </w:rPr>
                  </w:rPrChange>
                </w:rPr>
                <w:delText xml:space="preserve">0.18 </w:delText>
              </w:r>
              <w:r w:rsidRPr="00AA07B4" w:rsidDel="006E5FF5">
                <w:rPr>
                  <w:rFonts w:ascii="Times New Roman" w:hAnsi="Times New Roman" w:cs="Times New Roman"/>
                  <w:sz w:val="18"/>
                  <w:szCs w:val="18"/>
                  <w:lang w:val="en-US"/>
                  <w:rPrChange w:id="1830" w:author="Alicia" w:date="2016-05-11T11:58:00Z">
                    <w:rPr>
                      <w:rFonts w:ascii="Times New Roman" w:hAnsi="Times New Roman" w:cs="Times New Roman"/>
                      <w:sz w:val="18"/>
                      <w:szCs w:val="18"/>
                      <w:lang w:val="de-DE"/>
                    </w:rPr>
                  </w:rPrChange>
                </w:rPr>
                <w:delText>•</w:delText>
              </w:r>
            </w:del>
          </w:p>
        </w:tc>
        <w:tc>
          <w:tcPr>
            <w:tcW w:w="236" w:type="dxa"/>
            <w:tcBorders>
              <w:top w:val="nil"/>
              <w:left w:val="nil"/>
              <w:bottom w:val="nil"/>
              <w:right w:val="nil"/>
            </w:tcBorders>
            <w:vAlign w:val="center"/>
          </w:tcPr>
          <w:p w14:paraId="481D33B0" w14:textId="6DDA4C57" w:rsidR="008C2A32" w:rsidRPr="00AA07B4" w:rsidDel="006E5FF5" w:rsidRDefault="008C2A32">
            <w:pPr>
              <w:rPr>
                <w:del w:id="1831" w:author="Alicia" w:date="2016-05-16T16:37:00Z"/>
                <w:rFonts w:ascii="Times New Roman" w:hAnsi="Times New Roman" w:cs="Times New Roman"/>
                <w:sz w:val="24"/>
                <w:szCs w:val="24"/>
                <w:lang w:val="en-US"/>
                <w:rPrChange w:id="1832" w:author="Alicia" w:date="2016-05-11T11:58:00Z">
                  <w:rPr>
                    <w:del w:id="1833" w:author="Alicia" w:date="2016-05-16T16:37:00Z"/>
                    <w:rFonts w:ascii="Times New Roman" w:hAnsi="Times New Roman" w:cs="Times New Roman"/>
                    <w:sz w:val="24"/>
                    <w:szCs w:val="24"/>
                    <w:lang w:val="de-DE"/>
                  </w:rPr>
                </w:rPrChange>
              </w:rPr>
              <w:pPrChange w:id="1834"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354CD37" w14:textId="2F971243" w:rsidR="008C2A32" w:rsidRPr="00AA07B4" w:rsidDel="006E5FF5" w:rsidRDefault="008C2A32">
            <w:pPr>
              <w:rPr>
                <w:del w:id="1835" w:author="Alicia" w:date="2016-05-16T16:37:00Z"/>
                <w:rFonts w:ascii="Times New Roman" w:hAnsi="Times New Roman" w:cs="Times New Roman"/>
                <w:sz w:val="24"/>
                <w:szCs w:val="24"/>
                <w:lang w:val="en-US"/>
                <w:rPrChange w:id="1836" w:author="Alicia" w:date="2016-05-11T11:58:00Z">
                  <w:rPr>
                    <w:del w:id="1837" w:author="Alicia" w:date="2016-05-16T16:37:00Z"/>
                    <w:rFonts w:ascii="Times New Roman" w:hAnsi="Times New Roman" w:cs="Times New Roman"/>
                    <w:sz w:val="24"/>
                    <w:szCs w:val="24"/>
                    <w:lang w:val="de-DE"/>
                  </w:rPr>
                </w:rPrChange>
              </w:rPr>
              <w:pPrChange w:id="1838" w:author="Alicia" w:date="2016-05-03T14:52:00Z">
                <w:pPr>
                  <w:tabs>
                    <w:tab w:val="decimal" w:pos="586"/>
                  </w:tabs>
                  <w:spacing w:after="0" w:line="240" w:lineRule="auto"/>
                </w:pPr>
              </w:pPrChange>
            </w:pPr>
            <w:del w:id="1839" w:author="Alicia" w:date="2016-05-16T16:37:00Z">
              <w:r w:rsidRPr="00AA07B4" w:rsidDel="006E5FF5">
                <w:rPr>
                  <w:rFonts w:ascii="Times New Roman" w:hAnsi="Times New Roman" w:cs="Times New Roman"/>
                  <w:sz w:val="24"/>
                  <w:szCs w:val="24"/>
                  <w:lang w:val="en-US"/>
                  <w:rPrChange w:id="1840" w:author="Alicia" w:date="2016-05-11T11:58:00Z">
                    <w:rPr>
                      <w:rFonts w:ascii="Times New Roman" w:hAnsi="Times New Roman" w:cs="Times New Roman"/>
                      <w:sz w:val="24"/>
                      <w:szCs w:val="24"/>
                      <w:lang w:val="de-DE"/>
                    </w:rPr>
                  </w:rPrChange>
                </w:rPr>
                <w:delText xml:space="preserve">-0.15 </w:delText>
              </w:r>
              <w:r w:rsidRPr="00AA07B4" w:rsidDel="006E5FF5">
                <w:rPr>
                  <w:rFonts w:ascii="Times New Roman" w:hAnsi="Times New Roman" w:cs="Times New Roman"/>
                  <w:sz w:val="18"/>
                  <w:szCs w:val="18"/>
                  <w:lang w:val="en-US"/>
                  <w:rPrChange w:id="1841"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07518E80" w14:textId="51A459A6" w:rsidR="008C2A32" w:rsidRPr="00AA07B4" w:rsidDel="006E5FF5" w:rsidRDefault="008C2A32">
            <w:pPr>
              <w:rPr>
                <w:del w:id="1842" w:author="Alicia" w:date="2016-05-16T16:37:00Z"/>
                <w:rFonts w:ascii="Times New Roman" w:hAnsi="Times New Roman" w:cs="Times New Roman"/>
                <w:sz w:val="24"/>
                <w:szCs w:val="24"/>
                <w:lang w:val="en-US"/>
                <w:rPrChange w:id="1843" w:author="Alicia" w:date="2016-05-11T11:58:00Z">
                  <w:rPr>
                    <w:del w:id="1844" w:author="Alicia" w:date="2016-05-16T16:37:00Z"/>
                    <w:rFonts w:ascii="Times New Roman" w:hAnsi="Times New Roman" w:cs="Times New Roman"/>
                    <w:sz w:val="24"/>
                    <w:szCs w:val="24"/>
                    <w:lang w:val="de-DE"/>
                  </w:rPr>
                </w:rPrChange>
              </w:rPr>
              <w:pPrChange w:id="1845" w:author="Alicia" w:date="2016-05-03T14:52:00Z">
                <w:pPr>
                  <w:tabs>
                    <w:tab w:val="decimal" w:pos="586"/>
                  </w:tabs>
                  <w:spacing w:after="0" w:line="240" w:lineRule="auto"/>
                </w:pPr>
              </w:pPrChange>
            </w:pPr>
            <w:del w:id="1846" w:author="Alicia" w:date="2016-05-16T16:37:00Z">
              <w:r w:rsidRPr="00AA07B4" w:rsidDel="006E5FF5">
                <w:rPr>
                  <w:rFonts w:ascii="Times New Roman" w:hAnsi="Times New Roman" w:cs="Times New Roman"/>
                  <w:sz w:val="24"/>
                  <w:szCs w:val="24"/>
                  <w:lang w:val="en-US"/>
                  <w:rPrChange w:id="1847" w:author="Alicia" w:date="2016-05-11T11:58:00Z">
                    <w:rPr>
                      <w:rFonts w:ascii="Times New Roman" w:hAnsi="Times New Roman" w:cs="Times New Roman"/>
                      <w:sz w:val="24"/>
                      <w:szCs w:val="24"/>
                      <w:lang w:val="de-DE"/>
                    </w:rPr>
                  </w:rPrChange>
                </w:rPr>
                <w:delText>-0.22*</w:delText>
              </w:r>
            </w:del>
          </w:p>
        </w:tc>
      </w:tr>
      <w:tr w:rsidR="008C2A32" w:rsidRPr="00AA07B4" w:rsidDel="006E5FF5" w14:paraId="24269CBB" w14:textId="67611C2B" w:rsidTr="008C2A32">
        <w:trPr>
          <w:del w:id="1848" w:author="Alicia" w:date="2016-05-16T16:37:00Z"/>
        </w:trPr>
        <w:tc>
          <w:tcPr>
            <w:tcW w:w="658" w:type="dxa"/>
            <w:tcBorders>
              <w:top w:val="nil"/>
              <w:left w:val="nil"/>
              <w:bottom w:val="nil"/>
              <w:right w:val="nil"/>
            </w:tcBorders>
            <w:vAlign w:val="center"/>
          </w:tcPr>
          <w:p w14:paraId="18F17926" w14:textId="683BAEF2" w:rsidR="008C2A32" w:rsidRPr="00AA07B4" w:rsidDel="006E5FF5" w:rsidRDefault="008C2A32">
            <w:pPr>
              <w:rPr>
                <w:del w:id="1849" w:author="Alicia" w:date="2016-05-16T16:37:00Z"/>
                <w:rFonts w:ascii="Times New Roman" w:hAnsi="Times New Roman" w:cs="Times New Roman"/>
                <w:sz w:val="24"/>
                <w:szCs w:val="24"/>
                <w:lang w:val="en-US"/>
                <w:rPrChange w:id="1850" w:author="Alicia" w:date="2016-05-11T11:58:00Z">
                  <w:rPr>
                    <w:del w:id="1851" w:author="Alicia" w:date="2016-05-16T16:37:00Z"/>
                    <w:rFonts w:ascii="Times New Roman" w:hAnsi="Times New Roman" w:cs="Times New Roman"/>
                    <w:sz w:val="24"/>
                    <w:szCs w:val="24"/>
                    <w:lang w:val="de-DE"/>
                  </w:rPr>
                </w:rPrChange>
              </w:rPr>
              <w:pPrChange w:id="1852" w:author="Alicia" w:date="2016-05-03T14:52:00Z">
                <w:pPr>
                  <w:spacing w:after="0" w:line="240" w:lineRule="auto"/>
                  <w:jc w:val="center"/>
                </w:pPr>
              </w:pPrChange>
            </w:pPr>
            <w:del w:id="1853" w:author="Alicia" w:date="2016-05-16T16:37:00Z">
              <w:r w:rsidRPr="00AA07B4" w:rsidDel="006E5FF5">
                <w:rPr>
                  <w:rFonts w:ascii="Times New Roman" w:hAnsi="Times New Roman" w:cs="Times New Roman"/>
                  <w:sz w:val="24"/>
                  <w:szCs w:val="24"/>
                  <w:lang w:val="en-US"/>
                  <w:rPrChange w:id="1854" w:author="Alicia" w:date="2016-05-11T11:58:00Z">
                    <w:rPr>
                      <w:rFonts w:ascii="Times New Roman" w:hAnsi="Times New Roman" w:cs="Times New Roman"/>
                      <w:sz w:val="24"/>
                      <w:szCs w:val="24"/>
                      <w:lang w:val="de-DE"/>
                    </w:rPr>
                  </w:rPrChange>
                </w:rPr>
                <w:delText>F</w:delText>
              </w:r>
            </w:del>
          </w:p>
        </w:tc>
        <w:tc>
          <w:tcPr>
            <w:tcW w:w="993" w:type="dxa"/>
            <w:tcBorders>
              <w:top w:val="nil"/>
              <w:left w:val="nil"/>
              <w:bottom w:val="nil"/>
              <w:right w:val="nil"/>
            </w:tcBorders>
            <w:vAlign w:val="center"/>
          </w:tcPr>
          <w:p w14:paraId="02C1696C" w14:textId="54B37AF1" w:rsidR="008C2A32" w:rsidRPr="00AA07B4" w:rsidDel="006E5FF5" w:rsidRDefault="008C2A32">
            <w:pPr>
              <w:rPr>
                <w:del w:id="1855" w:author="Alicia" w:date="2016-05-16T16:37:00Z"/>
                <w:rFonts w:ascii="Times New Roman" w:hAnsi="Times New Roman" w:cs="Times New Roman"/>
                <w:sz w:val="24"/>
                <w:szCs w:val="24"/>
                <w:lang w:val="en-US"/>
                <w:rPrChange w:id="1856" w:author="Alicia" w:date="2016-05-11T11:58:00Z">
                  <w:rPr>
                    <w:del w:id="1857" w:author="Alicia" w:date="2016-05-16T16:37:00Z"/>
                    <w:rFonts w:ascii="Times New Roman" w:hAnsi="Times New Roman" w:cs="Times New Roman"/>
                    <w:sz w:val="24"/>
                    <w:szCs w:val="24"/>
                    <w:lang w:val="de-DE"/>
                  </w:rPr>
                </w:rPrChange>
              </w:rPr>
              <w:pPrChange w:id="1858" w:author="Alicia" w:date="2016-05-03T14:52:00Z">
                <w:pPr>
                  <w:tabs>
                    <w:tab w:val="decimal" w:pos="586"/>
                  </w:tabs>
                  <w:spacing w:after="0" w:line="240" w:lineRule="auto"/>
                </w:pPr>
              </w:pPrChange>
            </w:pPr>
            <w:del w:id="1859" w:author="Alicia" w:date="2016-05-16T16:37:00Z">
              <w:r w:rsidRPr="00AA07B4" w:rsidDel="006E5FF5">
                <w:rPr>
                  <w:rFonts w:ascii="Times New Roman" w:hAnsi="Times New Roman" w:cs="Times New Roman"/>
                  <w:sz w:val="24"/>
                  <w:szCs w:val="24"/>
                  <w:lang w:val="en-US"/>
                  <w:rPrChange w:id="1860" w:author="Alicia" w:date="2016-05-11T11:58:00Z">
                    <w:rPr>
                      <w:rFonts w:ascii="Times New Roman" w:hAnsi="Times New Roman" w:cs="Times New Roman"/>
                      <w:sz w:val="24"/>
                      <w:szCs w:val="24"/>
                      <w:lang w:val="de-DE"/>
                    </w:rPr>
                  </w:rPrChange>
                </w:rPr>
                <w:delText>-0.11</w:delText>
              </w:r>
            </w:del>
          </w:p>
        </w:tc>
        <w:tc>
          <w:tcPr>
            <w:tcW w:w="850" w:type="dxa"/>
            <w:tcBorders>
              <w:top w:val="nil"/>
              <w:left w:val="nil"/>
              <w:bottom w:val="nil"/>
              <w:right w:val="nil"/>
            </w:tcBorders>
            <w:vAlign w:val="center"/>
          </w:tcPr>
          <w:p w14:paraId="50F5F3B4" w14:textId="04804127" w:rsidR="008C2A32" w:rsidRPr="00AA07B4" w:rsidDel="006E5FF5" w:rsidRDefault="008C2A32">
            <w:pPr>
              <w:rPr>
                <w:del w:id="1861" w:author="Alicia" w:date="2016-05-16T16:37:00Z"/>
                <w:rFonts w:ascii="Times New Roman" w:hAnsi="Times New Roman" w:cs="Times New Roman"/>
                <w:sz w:val="24"/>
                <w:szCs w:val="24"/>
                <w:lang w:val="en-US"/>
                <w:rPrChange w:id="1862" w:author="Alicia" w:date="2016-05-11T11:58:00Z">
                  <w:rPr>
                    <w:del w:id="1863" w:author="Alicia" w:date="2016-05-16T16:37:00Z"/>
                    <w:rFonts w:ascii="Times New Roman" w:hAnsi="Times New Roman" w:cs="Times New Roman"/>
                    <w:sz w:val="24"/>
                    <w:szCs w:val="24"/>
                    <w:lang w:val="de-DE"/>
                  </w:rPr>
                </w:rPrChange>
              </w:rPr>
              <w:pPrChange w:id="1864" w:author="Alicia" w:date="2016-05-03T14:52:00Z">
                <w:pPr>
                  <w:tabs>
                    <w:tab w:val="decimal" w:pos="586"/>
                  </w:tabs>
                  <w:spacing w:after="0" w:line="240" w:lineRule="auto"/>
                </w:pPr>
              </w:pPrChange>
            </w:pPr>
            <w:del w:id="1865" w:author="Alicia" w:date="2016-05-16T16:37:00Z">
              <w:r w:rsidRPr="00AA07B4" w:rsidDel="006E5FF5">
                <w:rPr>
                  <w:rFonts w:ascii="Times New Roman" w:hAnsi="Times New Roman" w:cs="Times New Roman"/>
                  <w:sz w:val="24"/>
                  <w:szCs w:val="24"/>
                  <w:lang w:val="en-US"/>
                  <w:rPrChange w:id="1866" w:author="Alicia" w:date="2016-05-11T11:58:00Z">
                    <w:rPr>
                      <w:rFonts w:ascii="Times New Roman" w:hAnsi="Times New Roman" w:cs="Times New Roman"/>
                      <w:sz w:val="24"/>
                      <w:szCs w:val="24"/>
                      <w:lang w:val="de-DE"/>
                    </w:rPr>
                  </w:rPrChange>
                </w:rPr>
                <w:delText>-0.09</w:delText>
              </w:r>
            </w:del>
          </w:p>
        </w:tc>
        <w:tc>
          <w:tcPr>
            <w:tcW w:w="284" w:type="dxa"/>
            <w:tcBorders>
              <w:top w:val="nil"/>
              <w:left w:val="nil"/>
              <w:bottom w:val="nil"/>
              <w:right w:val="nil"/>
            </w:tcBorders>
            <w:vAlign w:val="center"/>
          </w:tcPr>
          <w:p w14:paraId="06932553" w14:textId="4750213A" w:rsidR="008C2A32" w:rsidRPr="00AA07B4" w:rsidDel="006E5FF5" w:rsidRDefault="008C2A32">
            <w:pPr>
              <w:rPr>
                <w:del w:id="1867" w:author="Alicia" w:date="2016-05-16T16:37:00Z"/>
                <w:rFonts w:ascii="Times New Roman" w:hAnsi="Times New Roman" w:cs="Times New Roman"/>
                <w:sz w:val="24"/>
                <w:szCs w:val="24"/>
                <w:lang w:val="en-US"/>
                <w:rPrChange w:id="1868" w:author="Alicia" w:date="2016-05-11T11:58:00Z">
                  <w:rPr>
                    <w:del w:id="1869" w:author="Alicia" w:date="2016-05-16T16:37:00Z"/>
                    <w:rFonts w:ascii="Times New Roman" w:hAnsi="Times New Roman" w:cs="Times New Roman"/>
                    <w:sz w:val="24"/>
                    <w:szCs w:val="24"/>
                    <w:lang w:val="de-DE"/>
                  </w:rPr>
                </w:rPrChange>
              </w:rPr>
              <w:pPrChange w:id="1870"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560B9EF8" w14:textId="6817806A" w:rsidR="008C2A32" w:rsidRPr="00AA07B4" w:rsidDel="006E5FF5" w:rsidRDefault="008C2A32">
            <w:pPr>
              <w:rPr>
                <w:del w:id="1871" w:author="Alicia" w:date="2016-05-16T16:37:00Z"/>
                <w:rFonts w:ascii="Times New Roman" w:hAnsi="Times New Roman" w:cs="Times New Roman"/>
                <w:sz w:val="24"/>
                <w:szCs w:val="24"/>
                <w:lang w:val="en-US"/>
                <w:rPrChange w:id="1872" w:author="Alicia" w:date="2016-05-11T11:58:00Z">
                  <w:rPr>
                    <w:del w:id="1873" w:author="Alicia" w:date="2016-05-16T16:37:00Z"/>
                    <w:rFonts w:ascii="Times New Roman" w:hAnsi="Times New Roman" w:cs="Times New Roman"/>
                    <w:sz w:val="24"/>
                    <w:szCs w:val="24"/>
                    <w:lang w:val="de-DE"/>
                  </w:rPr>
                </w:rPrChange>
              </w:rPr>
              <w:pPrChange w:id="1874" w:author="Alicia" w:date="2016-05-03T14:52:00Z">
                <w:pPr>
                  <w:tabs>
                    <w:tab w:val="decimal" w:pos="586"/>
                  </w:tabs>
                  <w:spacing w:after="0" w:line="240" w:lineRule="auto"/>
                </w:pPr>
              </w:pPrChange>
            </w:pPr>
            <w:del w:id="1875" w:author="Alicia" w:date="2016-05-16T16:37:00Z">
              <w:r w:rsidRPr="00AA07B4" w:rsidDel="006E5FF5">
                <w:rPr>
                  <w:rFonts w:ascii="Times New Roman" w:hAnsi="Times New Roman" w:cs="Times New Roman"/>
                  <w:sz w:val="24"/>
                  <w:szCs w:val="24"/>
                  <w:lang w:val="en-US"/>
                  <w:rPrChange w:id="1876" w:author="Alicia" w:date="2016-05-11T11:58:00Z">
                    <w:rPr>
                      <w:rFonts w:ascii="Times New Roman" w:hAnsi="Times New Roman" w:cs="Times New Roman"/>
                      <w:sz w:val="24"/>
                      <w:szCs w:val="24"/>
                      <w:lang w:val="de-DE"/>
                    </w:rPr>
                  </w:rPrChange>
                </w:rPr>
                <w:delText>0.21*</w:delText>
              </w:r>
            </w:del>
          </w:p>
        </w:tc>
        <w:tc>
          <w:tcPr>
            <w:tcW w:w="1134" w:type="dxa"/>
            <w:tcBorders>
              <w:top w:val="nil"/>
              <w:left w:val="nil"/>
              <w:bottom w:val="nil"/>
              <w:right w:val="nil"/>
            </w:tcBorders>
            <w:vAlign w:val="center"/>
          </w:tcPr>
          <w:p w14:paraId="16DE6451" w14:textId="68A6543F" w:rsidR="008C2A32" w:rsidRPr="00AA07B4" w:rsidDel="006E5FF5" w:rsidRDefault="008C2A32">
            <w:pPr>
              <w:rPr>
                <w:del w:id="1877" w:author="Alicia" w:date="2016-05-16T16:37:00Z"/>
                <w:rFonts w:ascii="Times New Roman" w:hAnsi="Times New Roman" w:cs="Times New Roman"/>
                <w:sz w:val="24"/>
                <w:szCs w:val="24"/>
                <w:lang w:val="en-US"/>
                <w:rPrChange w:id="1878" w:author="Alicia" w:date="2016-05-11T11:58:00Z">
                  <w:rPr>
                    <w:del w:id="1879" w:author="Alicia" w:date="2016-05-16T16:37:00Z"/>
                    <w:rFonts w:ascii="Times New Roman" w:hAnsi="Times New Roman" w:cs="Times New Roman"/>
                    <w:sz w:val="24"/>
                    <w:szCs w:val="24"/>
                    <w:lang w:val="de-DE"/>
                  </w:rPr>
                </w:rPrChange>
              </w:rPr>
              <w:pPrChange w:id="1880" w:author="Alicia" w:date="2016-05-03T14:52:00Z">
                <w:pPr>
                  <w:tabs>
                    <w:tab w:val="decimal" w:pos="586"/>
                  </w:tabs>
                  <w:spacing w:after="0" w:line="240" w:lineRule="auto"/>
                </w:pPr>
              </w:pPrChange>
            </w:pPr>
            <w:del w:id="1881" w:author="Alicia" w:date="2016-05-16T16:37:00Z">
              <w:r w:rsidRPr="00AA07B4" w:rsidDel="006E5FF5">
                <w:rPr>
                  <w:rFonts w:ascii="Times New Roman" w:hAnsi="Times New Roman" w:cs="Times New Roman"/>
                  <w:sz w:val="24"/>
                  <w:szCs w:val="24"/>
                  <w:lang w:val="en-US"/>
                  <w:rPrChange w:id="1882" w:author="Alicia" w:date="2016-05-11T11:58:00Z">
                    <w:rPr>
                      <w:rFonts w:ascii="Times New Roman" w:hAnsi="Times New Roman" w:cs="Times New Roman"/>
                      <w:sz w:val="24"/>
                      <w:szCs w:val="24"/>
                      <w:lang w:val="de-DE"/>
                    </w:rPr>
                  </w:rPrChange>
                </w:rPr>
                <w:delText>0.19</w:delText>
              </w:r>
            </w:del>
          </w:p>
        </w:tc>
        <w:tc>
          <w:tcPr>
            <w:tcW w:w="276" w:type="dxa"/>
            <w:tcBorders>
              <w:top w:val="nil"/>
              <w:left w:val="nil"/>
              <w:bottom w:val="nil"/>
              <w:right w:val="nil"/>
            </w:tcBorders>
            <w:vAlign w:val="center"/>
          </w:tcPr>
          <w:p w14:paraId="6CBB3131" w14:textId="4FFAEAC0" w:rsidR="008C2A32" w:rsidRPr="00AA07B4" w:rsidDel="006E5FF5" w:rsidRDefault="008C2A32">
            <w:pPr>
              <w:rPr>
                <w:del w:id="1883" w:author="Alicia" w:date="2016-05-16T16:37:00Z"/>
                <w:rFonts w:ascii="Times New Roman" w:hAnsi="Times New Roman" w:cs="Times New Roman"/>
                <w:sz w:val="24"/>
                <w:szCs w:val="24"/>
                <w:lang w:val="en-US"/>
                <w:rPrChange w:id="1884" w:author="Alicia" w:date="2016-05-11T11:58:00Z">
                  <w:rPr>
                    <w:del w:id="1885" w:author="Alicia" w:date="2016-05-16T16:37:00Z"/>
                    <w:rFonts w:ascii="Times New Roman" w:hAnsi="Times New Roman" w:cs="Times New Roman"/>
                    <w:sz w:val="24"/>
                    <w:szCs w:val="24"/>
                    <w:lang w:val="de-DE"/>
                  </w:rPr>
                </w:rPrChange>
              </w:rPr>
              <w:pPrChange w:id="1886"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645B26B9" w14:textId="445FC111" w:rsidR="008C2A32" w:rsidRPr="00AA07B4" w:rsidDel="006E5FF5" w:rsidRDefault="008C2A32">
            <w:pPr>
              <w:rPr>
                <w:del w:id="1887" w:author="Alicia" w:date="2016-05-16T16:37:00Z"/>
                <w:rFonts w:ascii="Times New Roman" w:hAnsi="Times New Roman" w:cs="Times New Roman"/>
                <w:sz w:val="24"/>
                <w:szCs w:val="24"/>
                <w:vertAlign w:val="superscript"/>
                <w:lang w:val="en-US"/>
                <w:rPrChange w:id="1888" w:author="Alicia" w:date="2016-05-11T11:58:00Z">
                  <w:rPr>
                    <w:del w:id="1889" w:author="Alicia" w:date="2016-05-16T16:37:00Z"/>
                    <w:rFonts w:ascii="Times New Roman" w:hAnsi="Times New Roman" w:cs="Times New Roman"/>
                    <w:sz w:val="24"/>
                    <w:szCs w:val="24"/>
                    <w:vertAlign w:val="superscript"/>
                    <w:lang w:val="de-DE"/>
                  </w:rPr>
                </w:rPrChange>
              </w:rPr>
              <w:pPrChange w:id="1890" w:author="Alicia" w:date="2016-05-03T14:52:00Z">
                <w:pPr>
                  <w:tabs>
                    <w:tab w:val="decimal" w:pos="586"/>
                  </w:tabs>
                  <w:spacing w:after="0" w:line="240" w:lineRule="auto"/>
                </w:pPr>
              </w:pPrChange>
            </w:pPr>
            <w:del w:id="1891" w:author="Alicia" w:date="2016-05-16T16:37:00Z">
              <w:r w:rsidRPr="00AA07B4" w:rsidDel="006E5FF5">
                <w:rPr>
                  <w:rFonts w:ascii="Times New Roman" w:hAnsi="Times New Roman" w:cs="Times New Roman"/>
                  <w:sz w:val="24"/>
                  <w:szCs w:val="24"/>
                  <w:lang w:val="en-US"/>
                  <w:rPrChange w:id="1892" w:author="Alicia" w:date="2016-05-11T11:58:00Z">
                    <w:rPr>
                      <w:rFonts w:ascii="Times New Roman" w:hAnsi="Times New Roman" w:cs="Times New Roman"/>
                      <w:sz w:val="24"/>
                      <w:szCs w:val="24"/>
                      <w:lang w:val="de-DE"/>
                    </w:rPr>
                  </w:rPrChange>
                </w:rPr>
                <w:delText xml:space="preserve">-0.21 </w:delText>
              </w:r>
              <w:r w:rsidRPr="00AA07B4" w:rsidDel="006E5FF5">
                <w:rPr>
                  <w:rFonts w:ascii="Times New Roman" w:hAnsi="Times New Roman" w:cs="Times New Roman"/>
                  <w:sz w:val="18"/>
                  <w:szCs w:val="18"/>
                  <w:lang w:val="en-US"/>
                  <w:rPrChange w:id="1893"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17E98637" w14:textId="287E8E8E" w:rsidR="008C2A32" w:rsidRPr="00AA07B4" w:rsidDel="006E5FF5" w:rsidRDefault="008C2A32">
            <w:pPr>
              <w:rPr>
                <w:del w:id="1894" w:author="Alicia" w:date="2016-05-16T16:37:00Z"/>
                <w:rFonts w:ascii="Times New Roman" w:hAnsi="Times New Roman" w:cs="Times New Roman"/>
                <w:sz w:val="24"/>
                <w:szCs w:val="24"/>
                <w:lang w:val="en-US"/>
                <w:rPrChange w:id="1895" w:author="Alicia" w:date="2016-05-11T11:58:00Z">
                  <w:rPr>
                    <w:del w:id="1896" w:author="Alicia" w:date="2016-05-16T16:37:00Z"/>
                    <w:rFonts w:ascii="Times New Roman" w:hAnsi="Times New Roman" w:cs="Times New Roman"/>
                    <w:sz w:val="24"/>
                    <w:szCs w:val="24"/>
                    <w:lang w:val="de-DE"/>
                  </w:rPr>
                </w:rPrChange>
              </w:rPr>
              <w:pPrChange w:id="1897" w:author="Alicia" w:date="2016-05-03T14:52:00Z">
                <w:pPr>
                  <w:tabs>
                    <w:tab w:val="decimal" w:pos="586"/>
                  </w:tabs>
                  <w:spacing w:after="0" w:line="240" w:lineRule="auto"/>
                </w:pPr>
              </w:pPrChange>
            </w:pPr>
            <w:del w:id="1898" w:author="Alicia" w:date="2016-05-16T16:37:00Z">
              <w:r w:rsidRPr="00AA07B4" w:rsidDel="006E5FF5">
                <w:rPr>
                  <w:rFonts w:ascii="Times New Roman" w:hAnsi="Times New Roman" w:cs="Times New Roman"/>
                  <w:sz w:val="24"/>
                  <w:szCs w:val="24"/>
                  <w:lang w:val="en-US"/>
                  <w:rPrChange w:id="1899" w:author="Alicia" w:date="2016-05-11T11:58:00Z">
                    <w:rPr>
                      <w:rFonts w:ascii="Times New Roman" w:hAnsi="Times New Roman" w:cs="Times New Roman"/>
                      <w:sz w:val="24"/>
                      <w:szCs w:val="24"/>
                      <w:lang w:val="de-DE"/>
                    </w:rPr>
                  </w:rPrChange>
                </w:rPr>
                <w:delText>-0.26*</w:delText>
              </w:r>
            </w:del>
          </w:p>
        </w:tc>
        <w:tc>
          <w:tcPr>
            <w:tcW w:w="284" w:type="dxa"/>
            <w:tcBorders>
              <w:top w:val="nil"/>
              <w:left w:val="nil"/>
              <w:bottom w:val="nil"/>
              <w:right w:val="nil"/>
            </w:tcBorders>
            <w:vAlign w:val="center"/>
          </w:tcPr>
          <w:p w14:paraId="74CE9AE2" w14:textId="1A2FAE36" w:rsidR="008C2A32" w:rsidRPr="00AA07B4" w:rsidDel="006E5FF5" w:rsidRDefault="008C2A32">
            <w:pPr>
              <w:rPr>
                <w:del w:id="1900" w:author="Alicia" w:date="2016-05-16T16:37:00Z"/>
                <w:rFonts w:ascii="Times New Roman" w:hAnsi="Times New Roman" w:cs="Times New Roman"/>
                <w:sz w:val="24"/>
                <w:szCs w:val="24"/>
                <w:lang w:val="en-US"/>
                <w:rPrChange w:id="1901" w:author="Alicia" w:date="2016-05-11T11:58:00Z">
                  <w:rPr>
                    <w:del w:id="1902" w:author="Alicia" w:date="2016-05-16T16:37:00Z"/>
                    <w:rFonts w:ascii="Times New Roman" w:hAnsi="Times New Roman" w:cs="Times New Roman"/>
                    <w:sz w:val="24"/>
                    <w:szCs w:val="24"/>
                    <w:lang w:val="de-DE"/>
                  </w:rPr>
                </w:rPrChange>
              </w:rPr>
              <w:pPrChange w:id="1903"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3518C511" w14:textId="323B122E" w:rsidR="008C2A32" w:rsidRPr="00AA07B4" w:rsidDel="006E5FF5" w:rsidRDefault="008C2A32">
            <w:pPr>
              <w:rPr>
                <w:del w:id="1904" w:author="Alicia" w:date="2016-05-16T16:37:00Z"/>
                <w:rFonts w:ascii="Times New Roman" w:hAnsi="Times New Roman" w:cs="Times New Roman"/>
                <w:sz w:val="24"/>
                <w:szCs w:val="24"/>
                <w:lang w:val="en-US"/>
                <w:rPrChange w:id="1905" w:author="Alicia" w:date="2016-05-11T11:58:00Z">
                  <w:rPr>
                    <w:del w:id="1906" w:author="Alicia" w:date="2016-05-16T16:37:00Z"/>
                    <w:rFonts w:ascii="Times New Roman" w:hAnsi="Times New Roman" w:cs="Times New Roman"/>
                    <w:sz w:val="24"/>
                    <w:szCs w:val="24"/>
                    <w:lang w:val="de-DE"/>
                  </w:rPr>
                </w:rPrChange>
              </w:rPr>
              <w:pPrChange w:id="1907" w:author="Alicia" w:date="2016-05-03T14:52:00Z">
                <w:pPr>
                  <w:tabs>
                    <w:tab w:val="decimal" w:pos="586"/>
                  </w:tabs>
                  <w:spacing w:after="0" w:line="240" w:lineRule="auto"/>
                </w:pPr>
              </w:pPrChange>
            </w:pPr>
            <w:del w:id="1908" w:author="Alicia" w:date="2016-05-16T16:37:00Z">
              <w:r w:rsidRPr="00AA07B4" w:rsidDel="006E5FF5">
                <w:rPr>
                  <w:rFonts w:ascii="Times New Roman" w:hAnsi="Times New Roman" w:cs="Times New Roman"/>
                  <w:sz w:val="24"/>
                  <w:szCs w:val="24"/>
                  <w:lang w:val="en-US"/>
                  <w:rPrChange w:id="1909" w:author="Alicia" w:date="2016-05-11T11:58:00Z">
                    <w:rPr>
                      <w:rFonts w:ascii="Times New Roman" w:hAnsi="Times New Roman" w:cs="Times New Roman"/>
                      <w:sz w:val="24"/>
                      <w:szCs w:val="24"/>
                      <w:lang w:val="de-DE"/>
                    </w:rPr>
                  </w:rPrChange>
                </w:rPr>
                <w:delText>-0.05</w:delText>
              </w:r>
            </w:del>
          </w:p>
        </w:tc>
        <w:tc>
          <w:tcPr>
            <w:tcW w:w="851" w:type="dxa"/>
            <w:tcBorders>
              <w:top w:val="nil"/>
              <w:left w:val="nil"/>
              <w:bottom w:val="nil"/>
              <w:right w:val="nil"/>
            </w:tcBorders>
            <w:vAlign w:val="center"/>
          </w:tcPr>
          <w:p w14:paraId="124CE57C" w14:textId="1F3529E8" w:rsidR="008C2A32" w:rsidRPr="00AA07B4" w:rsidDel="006E5FF5" w:rsidRDefault="008C2A32">
            <w:pPr>
              <w:rPr>
                <w:del w:id="1910" w:author="Alicia" w:date="2016-05-16T16:37:00Z"/>
                <w:rFonts w:ascii="Times New Roman" w:hAnsi="Times New Roman" w:cs="Times New Roman"/>
                <w:sz w:val="24"/>
                <w:szCs w:val="24"/>
                <w:lang w:val="en-US"/>
                <w:rPrChange w:id="1911" w:author="Alicia" w:date="2016-05-11T11:58:00Z">
                  <w:rPr>
                    <w:del w:id="1912" w:author="Alicia" w:date="2016-05-16T16:37:00Z"/>
                    <w:rFonts w:ascii="Times New Roman" w:hAnsi="Times New Roman" w:cs="Times New Roman"/>
                    <w:sz w:val="24"/>
                    <w:szCs w:val="24"/>
                    <w:lang w:val="de-DE"/>
                  </w:rPr>
                </w:rPrChange>
              </w:rPr>
              <w:pPrChange w:id="1913" w:author="Alicia" w:date="2016-05-03T14:52:00Z">
                <w:pPr>
                  <w:tabs>
                    <w:tab w:val="decimal" w:pos="586"/>
                  </w:tabs>
                  <w:spacing w:after="0" w:line="240" w:lineRule="auto"/>
                </w:pPr>
              </w:pPrChange>
            </w:pPr>
            <w:del w:id="1914" w:author="Alicia" w:date="2016-05-16T16:37:00Z">
              <w:r w:rsidRPr="00AA07B4" w:rsidDel="006E5FF5">
                <w:rPr>
                  <w:rFonts w:ascii="Times New Roman" w:hAnsi="Times New Roman" w:cs="Times New Roman"/>
                  <w:sz w:val="24"/>
                  <w:szCs w:val="24"/>
                  <w:lang w:val="en-US"/>
                  <w:rPrChange w:id="1915" w:author="Alicia" w:date="2016-05-11T11:58:00Z">
                    <w:rPr>
                      <w:rFonts w:ascii="Times New Roman" w:hAnsi="Times New Roman" w:cs="Times New Roman"/>
                      <w:sz w:val="24"/>
                      <w:szCs w:val="24"/>
                      <w:lang w:val="de-DE"/>
                    </w:rPr>
                  </w:rPrChange>
                </w:rPr>
                <w:delText>-0.10</w:delText>
              </w:r>
            </w:del>
          </w:p>
        </w:tc>
        <w:tc>
          <w:tcPr>
            <w:tcW w:w="283" w:type="dxa"/>
            <w:tcBorders>
              <w:top w:val="nil"/>
              <w:left w:val="nil"/>
              <w:bottom w:val="nil"/>
              <w:right w:val="nil"/>
            </w:tcBorders>
            <w:vAlign w:val="center"/>
          </w:tcPr>
          <w:p w14:paraId="2B0C8464" w14:textId="55956FCA" w:rsidR="008C2A32" w:rsidRPr="00AA07B4" w:rsidDel="006E5FF5" w:rsidRDefault="008C2A32">
            <w:pPr>
              <w:rPr>
                <w:del w:id="1916" w:author="Alicia" w:date="2016-05-16T16:37:00Z"/>
                <w:rFonts w:ascii="Times New Roman" w:hAnsi="Times New Roman" w:cs="Times New Roman"/>
                <w:sz w:val="24"/>
                <w:szCs w:val="24"/>
                <w:lang w:val="en-US"/>
                <w:rPrChange w:id="1917" w:author="Alicia" w:date="2016-05-11T11:58:00Z">
                  <w:rPr>
                    <w:del w:id="1918" w:author="Alicia" w:date="2016-05-16T16:37:00Z"/>
                    <w:rFonts w:ascii="Times New Roman" w:hAnsi="Times New Roman" w:cs="Times New Roman"/>
                    <w:sz w:val="24"/>
                    <w:szCs w:val="24"/>
                    <w:lang w:val="de-DE"/>
                  </w:rPr>
                </w:rPrChange>
              </w:rPr>
              <w:pPrChange w:id="1919"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1A3FA89A" w14:textId="60EE6F4C" w:rsidR="008C2A32" w:rsidRPr="00AA07B4" w:rsidDel="006E5FF5" w:rsidRDefault="008C2A32">
            <w:pPr>
              <w:rPr>
                <w:del w:id="1920" w:author="Alicia" w:date="2016-05-16T16:37:00Z"/>
                <w:rFonts w:ascii="Times New Roman" w:hAnsi="Times New Roman" w:cs="Times New Roman"/>
                <w:sz w:val="24"/>
                <w:szCs w:val="24"/>
                <w:lang w:val="en-US"/>
                <w:rPrChange w:id="1921" w:author="Alicia" w:date="2016-05-11T11:58:00Z">
                  <w:rPr>
                    <w:del w:id="1922" w:author="Alicia" w:date="2016-05-16T16:37:00Z"/>
                    <w:rFonts w:ascii="Times New Roman" w:hAnsi="Times New Roman" w:cs="Times New Roman"/>
                    <w:sz w:val="24"/>
                    <w:szCs w:val="24"/>
                    <w:lang w:val="de-DE"/>
                  </w:rPr>
                </w:rPrChange>
              </w:rPr>
              <w:pPrChange w:id="1923" w:author="Alicia" w:date="2016-05-03T14:52:00Z">
                <w:pPr>
                  <w:tabs>
                    <w:tab w:val="decimal" w:pos="586"/>
                  </w:tabs>
                  <w:spacing w:after="0" w:line="240" w:lineRule="auto"/>
                </w:pPr>
              </w:pPrChange>
            </w:pPr>
            <w:del w:id="1924" w:author="Alicia" w:date="2016-05-16T16:37:00Z">
              <w:r w:rsidRPr="00AA07B4" w:rsidDel="006E5FF5">
                <w:rPr>
                  <w:rFonts w:ascii="Times New Roman" w:hAnsi="Times New Roman" w:cs="Times New Roman"/>
                  <w:sz w:val="24"/>
                  <w:szCs w:val="24"/>
                  <w:lang w:val="en-US"/>
                  <w:rPrChange w:id="1925" w:author="Alicia" w:date="2016-05-11T11:58:00Z">
                    <w:rPr>
                      <w:rFonts w:ascii="Times New Roman" w:hAnsi="Times New Roman" w:cs="Times New Roman"/>
                      <w:sz w:val="24"/>
                      <w:szCs w:val="24"/>
                      <w:lang w:val="de-DE"/>
                    </w:rPr>
                  </w:rPrChange>
                </w:rPr>
                <w:delText>0.23*</w:delText>
              </w:r>
            </w:del>
          </w:p>
        </w:tc>
        <w:tc>
          <w:tcPr>
            <w:tcW w:w="1064" w:type="dxa"/>
            <w:tcBorders>
              <w:top w:val="nil"/>
              <w:left w:val="nil"/>
              <w:bottom w:val="nil"/>
              <w:right w:val="nil"/>
            </w:tcBorders>
            <w:vAlign w:val="center"/>
          </w:tcPr>
          <w:p w14:paraId="1733DF3C" w14:textId="546CC6CE" w:rsidR="008C2A32" w:rsidRPr="00AA07B4" w:rsidDel="006E5FF5" w:rsidRDefault="008C2A32">
            <w:pPr>
              <w:rPr>
                <w:del w:id="1926" w:author="Alicia" w:date="2016-05-16T16:37:00Z"/>
                <w:rFonts w:ascii="Times New Roman" w:hAnsi="Times New Roman" w:cs="Times New Roman"/>
                <w:sz w:val="24"/>
                <w:szCs w:val="24"/>
                <w:lang w:val="en-US"/>
                <w:rPrChange w:id="1927" w:author="Alicia" w:date="2016-05-11T11:58:00Z">
                  <w:rPr>
                    <w:del w:id="1928" w:author="Alicia" w:date="2016-05-16T16:37:00Z"/>
                    <w:rFonts w:ascii="Times New Roman" w:hAnsi="Times New Roman" w:cs="Times New Roman"/>
                    <w:sz w:val="24"/>
                    <w:szCs w:val="24"/>
                    <w:lang w:val="de-DE"/>
                  </w:rPr>
                </w:rPrChange>
              </w:rPr>
              <w:pPrChange w:id="1929" w:author="Alicia" w:date="2016-05-03T14:52:00Z">
                <w:pPr>
                  <w:tabs>
                    <w:tab w:val="decimal" w:pos="586"/>
                  </w:tabs>
                  <w:spacing w:after="0" w:line="240" w:lineRule="auto"/>
                </w:pPr>
              </w:pPrChange>
            </w:pPr>
            <w:del w:id="1930" w:author="Alicia" w:date="2016-05-16T16:37:00Z">
              <w:r w:rsidRPr="00AA07B4" w:rsidDel="006E5FF5">
                <w:rPr>
                  <w:rFonts w:ascii="Times New Roman" w:hAnsi="Times New Roman" w:cs="Times New Roman"/>
                  <w:sz w:val="24"/>
                  <w:szCs w:val="24"/>
                  <w:lang w:val="en-US"/>
                  <w:rPrChange w:id="1931" w:author="Alicia" w:date="2016-05-11T11:58:00Z">
                    <w:rPr>
                      <w:rFonts w:ascii="Times New Roman" w:hAnsi="Times New Roman" w:cs="Times New Roman"/>
                      <w:sz w:val="24"/>
                      <w:szCs w:val="24"/>
                      <w:lang w:val="de-DE"/>
                    </w:rPr>
                  </w:rPrChange>
                </w:rPr>
                <w:delText xml:space="preserve">0.17 </w:delText>
              </w:r>
              <w:r w:rsidRPr="00AA07B4" w:rsidDel="006E5FF5">
                <w:rPr>
                  <w:rFonts w:ascii="Times New Roman" w:hAnsi="Times New Roman" w:cs="Times New Roman"/>
                  <w:sz w:val="18"/>
                  <w:szCs w:val="18"/>
                  <w:lang w:val="en-US"/>
                  <w:rPrChange w:id="1932" w:author="Alicia" w:date="2016-05-11T11:58:00Z">
                    <w:rPr>
                      <w:rFonts w:ascii="Times New Roman" w:hAnsi="Times New Roman" w:cs="Times New Roman"/>
                      <w:sz w:val="18"/>
                      <w:szCs w:val="18"/>
                      <w:lang w:val="de-DE"/>
                    </w:rPr>
                  </w:rPrChange>
                </w:rPr>
                <w:delText>•</w:delText>
              </w:r>
            </w:del>
          </w:p>
        </w:tc>
        <w:tc>
          <w:tcPr>
            <w:tcW w:w="236" w:type="dxa"/>
            <w:tcBorders>
              <w:top w:val="nil"/>
              <w:left w:val="nil"/>
              <w:bottom w:val="nil"/>
              <w:right w:val="nil"/>
            </w:tcBorders>
            <w:vAlign w:val="center"/>
          </w:tcPr>
          <w:p w14:paraId="3C07B89E" w14:textId="6C13AED7" w:rsidR="008C2A32" w:rsidRPr="00AA07B4" w:rsidDel="006E5FF5" w:rsidRDefault="008C2A32">
            <w:pPr>
              <w:rPr>
                <w:del w:id="1933" w:author="Alicia" w:date="2016-05-16T16:37:00Z"/>
                <w:rFonts w:ascii="Times New Roman" w:hAnsi="Times New Roman" w:cs="Times New Roman"/>
                <w:sz w:val="24"/>
                <w:szCs w:val="24"/>
                <w:lang w:val="en-US"/>
                <w:rPrChange w:id="1934" w:author="Alicia" w:date="2016-05-11T11:58:00Z">
                  <w:rPr>
                    <w:del w:id="1935" w:author="Alicia" w:date="2016-05-16T16:37:00Z"/>
                    <w:rFonts w:ascii="Times New Roman" w:hAnsi="Times New Roman" w:cs="Times New Roman"/>
                    <w:sz w:val="24"/>
                    <w:szCs w:val="24"/>
                    <w:lang w:val="de-DE"/>
                  </w:rPr>
                </w:rPrChange>
              </w:rPr>
              <w:pPrChange w:id="1936"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0F426B9B" w14:textId="4A275E6C" w:rsidR="008C2A32" w:rsidRPr="00AA07B4" w:rsidDel="006E5FF5" w:rsidRDefault="008C2A32">
            <w:pPr>
              <w:rPr>
                <w:del w:id="1937" w:author="Alicia" w:date="2016-05-16T16:37:00Z"/>
                <w:rFonts w:ascii="Times New Roman" w:hAnsi="Times New Roman" w:cs="Times New Roman"/>
                <w:sz w:val="24"/>
                <w:szCs w:val="24"/>
                <w:lang w:val="en-US"/>
                <w:rPrChange w:id="1938" w:author="Alicia" w:date="2016-05-11T11:58:00Z">
                  <w:rPr>
                    <w:del w:id="1939" w:author="Alicia" w:date="2016-05-16T16:37:00Z"/>
                    <w:rFonts w:ascii="Times New Roman" w:hAnsi="Times New Roman" w:cs="Times New Roman"/>
                    <w:sz w:val="24"/>
                    <w:szCs w:val="24"/>
                    <w:lang w:val="de-DE"/>
                  </w:rPr>
                </w:rPrChange>
              </w:rPr>
              <w:pPrChange w:id="1940" w:author="Alicia" w:date="2016-05-03T14:52:00Z">
                <w:pPr>
                  <w:tabs>
                    <w:tab w:val="decimal" w:pos="586"/>
                  </w:tabs>
                  <w:spacing w:after="0" w:line="240" w:lineRule="auto"/>
                </w:pPr>
              </w:pPrChange>
            </w:pPr>
            <w:del w:id="1941" w:author="Alicia" w:date="2016-05-16T16:37:00Z">
              <w:r w:rsidRPr="00AA07B4" w:rsidDel="006E5FF5">
                <w:rPr>
                  <w:rFonts w:ascii="Times New Roman" w:hAnsi="Times New Roman" w:cs="Times New Roman"/>
                  <w:sz w:val="24"/>
                  <w:szCs w:val="24"/>
                  <w:lang w:val="en-US"/>
                  <w:rPrChange w:id="1942" w:author="Alicia" w:date="2016-05-11T11:58:00Z">
                    <w:rPr>
                      <w:rFonts w:ascii="Times New Roman" w:hAnsi="Times New Roman" w:cs="Times New Roman"/>
                      <w:sz w:val="24"/>
                      <w:szCs w:val="24"/>
                      <w:lang w:val="de-DE"/>
                    </w:rPr>
                  </w:rPrChange>
                </w:rPr>
                <w:delText>-0.49***</w:delText>
              </w:r>
            </w:del>
          </w:p>
        </w:tc>
        <w:tc>
          <w:tcPr>
            <w:tcW w:w="1134" w:type="dxa"/>
            <w:tcBorders>
              <w:top w:val="nil"/>
              <w:left w:val="nil"/>
              <w:bottom w:val="nil"/>
              <w:right w:val="nil"/>
            </w:tcBorders>
            <w:vAlign w:val="center"/>
          </w:tcPr>
          <w:p w14:paraId="0226C37F" w14:textId="69511A0C" w:rsidR="008C2A32" w:rsidRPr="00AA07B4" w:rsidDel="006E5FF5" w:rsidRDefault="008C2A32">
            <w:pPr>
              <w:rPr>
                <w:del w:id="1943" w:author="Alicia" w:date="2016-05-16T16:37:00Z"/>
                <w:rFonts w:ascii="Times New Roman" w:hAnsi="Times New Roman" w:cs="Times New Roman"/>
                <w:sz w:val="24"/>
                <w:szCs w:val="24"/>
                <w:lang w:val="en-US"/>
                <w:rPrChange w:id="1944" w:author="Alicia" w:date="2016-05-11T11:58:00Z">
                  <w:rPr>
                    <w:del w:id="1945" w:author="Alicia" w:date="2016-05-16T16:37:00Z"/>
                    <w:rFonts w:ascii="Times New Roman" w:hAnsi="Times New Roman" w:cs="Times New Roman"/>
                    <w:sz w:val="24"/>
                    <w:szCs w:val="24"/>
                    <w:lang w:val="de-DE"/>
                  </w:rPr>
                </w:rPrChange>
              </w:rPr>
              <w:pPrChange w:id="1946" w:author="Alicia" w:date="2016-05-03T14:52:00Z">
                <w:pPr>
                  <w:tabs>
                    <w:tab w:val="decimal" w:pos="586"/>
                  </w:tabs>
                  <w:spacing w:after="0" w:line="240" w:lineRule="auto"/>
                </w:pPr>
              </w:pPrChange>
            </w:pPr>
            <w:del w:id="1947" w:author="Alicia" w:date="2016-05-16T16:37:00Z">
              <w:r w:rsidRPr="00AA07B4" w:rsidDel="006E5FF5">
                <w:rPr>
                  <w:rFonts w:ascii="Times New Roman" w:hAnsi="Times New Roman" w:cs="Times New Roman"/>
                  <w:sz w:val="24"/>
                  <w:szCs w:val="24"/>
                  <w:lang w:val="en-US"/>
                  <w:rPrChange w:id="1948" w:author="Alicia" w:date="2016-05-11T11:58:00Z">
                    <w:rPr>
                      <w:rFonts w:ascii="Times New Roman" w:hAnsi="Times New Roman" w:cs="Times New Roman"/>
                      <w:sz w:val="24"/>
                      <w:szCs w:val="24"/>
                      <w:lang w:val="de-DE"/>
                    </w:rPr>
                  </w:rPrChange>
                </w:rPr>
                <w:delText xml:space="preserve">-0.23 </w:delText>
              </w:r>
              <w:r w:rsidRPr="00AA07B4" w:rsidDel="006E5FF5">
                <w:rPr>
                  <w:rFonts w:ascii="Times New Roman" w:hAnsi="Times New Roman" w:cs="Times New Roman"/>
                  <w:sz w:val="18"/>
                  <w:szCs w:val="18"/>
                  <w:lang w:val="en-US"/>
                  <w:rPrChange w:id="1949" w:author="Alicia" w:date="2016-05-11T11:58:00Z">
                    <w:rPr>
                      <w:rFonts w:ascii="Times New Roman" w:hAnsi="Times New Roman" w:cs="Times New Roman"/>
                      <w:sz w:val="18"/>
                      <w:szCs w:val="18"/>
                      <w:lang w:val="de-DE"/>
                    </w:rPr>
                  </w:rPrChange>
                </w:rPr>
                <w:delText>•</w:delText>
              </w:r>
            </w:del>
          </w:p>
        </w:tc>
      </w:tr>
      <w:tr w:rsidR="008C2A32" w:rsidRPr="00AA07B4" w:rsidDel="006E5FF5" w14:paraId="5C7D39D3" w14:textId="6A01FD51" w:rsidTr="008C2A32">
        <w:trPr>
          <w:del w:id="1950" w:author="Alicia" w:date="2016-05-16T16:37:00Z"/>
        </w:trPr>
        <w:tc>
          <w:tcPr>
            <w:tcW w:w="658" w:type="dxa"/>
            <w:tcBorders>
              <w:top w:val="nil"/>
              <w:left w:val="nil"/>
              <w:bottom w:val="nil"/>
              <w:right w:val="nil"/>
            </w:tcBorders>
            <w:vAlign w:val="center"/>
          </w:tcPr>
          <w:p w14:paraId="7857713F" w14:textId="13828759" w:rsidR="008C2A32" w:rsidRPr="00AA07B4" w:rsidDel="006E5FF5" w:rsidRDefault="008C2A32">
            <w:pPr>
              <w:rPr>
                <w:del w:id="1951" w:author="Alicia" w:date="2016-05-16T16:37:00Z"/>
                <w:rFonts w:ascii="Times New Roman" w:hAnsi="Times New Roman" w:cs="Times New Roman"/>
                <w:sz w:val="24"/>
                <w:szCs w:val="24"/>
                <w:lang w:val="en-US"/>
                <w:rPrChange w:id="1952" w:author="Alicia" w:date="2016-05-11T11:58:00Z">
                  <w:rPr>
                    <w:del w:id="1953" w:author="Alicia" w:date="2016-05-16T16:37:00Z"/>
                    <w:rFonts w:ascii="Times New Roman" w:hAnsi="Times New Roman" w:cs="Times New Roman"/>
                    <w:sz w:val="24"/>
                    <w:szCs w:val="24"/>
                    <w:lang w:val="de-DE"/>
                  </w:rPr>
                </w:rPrChange>
              </w:rPr>
              <w:pPrChange w:id="1954" w:author="Alicia" w:date="2016-05-03T14:52:00Z">
                <w:pPr>
                  <w:spacing w:after="0" w:line="240" w:lineRule="auto"/>
                  <w:jc w:val="center"/>
                </w:pPr>
              </w:pPrChange>
            </w:pPr>
            <w:del w:id="1955" w:author="Alicia" w:date="2016-05-16T16:37:00Z">
              <w:r w:rsidRPr="00AA07B4" w:rsidDel="006E5FF5">
                <w:rPr>
                  <w:rFonts w:ascii="Times New Roman" w:hAnsi="Times New Roman" w:cs="Times New Roman"/>
                  <w:sz w:val="24"/>
                  <w:szCs w:val="24"/>
                  <w:lang w:val="en-US"/>
                  <w:rPrChange w:id="1956" w:author="Alicia" w:date="2016-05-11T11:58:00Z">
                    <w:rPr>
                      <w:rFonts w:ascii="Times New Roman" w:hAnsi="Times New Roman" w:cs="Times New Roman"/>
                      <w:sz w:val="24"/>
                      <w:szCs w:val="24"/>
                      <w:lang w:val="de-DE"/>
                    </w:rPr>
                  </w:rPrChange>
                </w:rPr>
                <w:delText>G</w:delText>
              </w:r>
            </w:del>
          </w:p>
        </w:tc>
        <w:tc>
          <w:tcPr>
            <w:tcW w:w="993" w:type="dxa"/>
            <w:tcBorders>
              <w:top w:val="nil"/>
              <w:left w:val="nil"/>
              <w:bottom w:val="nil"/>
              <w:right w:val="nil"/>
            </w:tcBorders>
            <w:vAlign w:val="center"/>
          </w:tcPr>
          <w:p w14:paraId="4DA08163" w14:textId="118F2020" w:rsidR="008C2A32" w:rsidRPr="00AA07B4" w:rsidDel="006E5FF5" w:rsidRDefault="008C2A32">
            <w:pPr>
              <w:rPr>
                <w:del w:id="1957" w:author="Alicia" w:date="2016-05-16T16:37:00Z"/>
                <w:rFonts w:ascii="Times New Roman" w:hAnsi="Times New Roman" w:cs="Times New Roman"/>
                <w:sz w:val="24"/>
                <w:szCs w:val="24"/>
                <w:lang w:val="en-US"/>
                <w:rPrChange w:id="1958" w:author="Alicia" w:date="2016-05-11T11:58:00Z">
                  <w:rPr>
                    <w:del w:id="1959" w:author="Alicia" w:date="2016-05-16T16:37:00Z"/>
                    <w:rFonts w:ascii="Times New Roman" w:hAnsi="Times New Roman" w:cs="Times New Roman"/>
                    <w:sz w:val="24"/>
                    <w:szCs w:val="24"/>
                    <w:lang w:val="de-DE"/>
                  </w:rPr>
                </w:rPrChange>
              </w:rPr>
              <w:pPrChange w:id="1960" w:author="Alicia" w:date="2016-05-03T14:52:00Z">
                <w:pPr>
                  <w:tabs>
                    <w:tab w:val="decimal" w:pos="586"/>
                  </w:tabs>
                  <w:spacing w:after="0" w:line="240" w:lineRule="auto"/>
                </w:pPr>
              </w:pPrChange>
            </w:pPr>
            <w:del w:id="1961" w:author="Alicia" w:date="2016-05-16T16:37:00Z">
              <w:r w:rsidRPr="00AA07B4" w:rsidDel="006E5FF5">
                <w:rPr>
                  <w:rFonts w:ascii="Times New Roman" w:hAnsi="Times New Roman" w:cs="Times New Roman"/>
                  <w:sz w:val="24"/>
                  <w:szCs w:val="24"/>
                  <w:lang w:val="en-US"/>
                  <w:rPrChange w:id="1962" w:author="Alicia" w:date="2016-05-11T11:58:00Z">
                    <w:rPr>
                      <w:rFonts w:ascii="Times New Roman" w:hAnsi="Times New Roman" w:cs="Times New Roman"/>
                      <w:sz w:val="24"/>
                      <w:szCs w:val="24"/>
                      <w:lang w:val="de-DE"/>
                    </w:rPr>
                  </w:rPrChange>
                </w:rPr>
                <w:delText>-0.33**</w:delText>
              </w:r>
            </w:del>
          </w:p>
        </w:tc>
        <w:tc>
          <w:tcPr>
            <w:tcW w:w="850" w:type="dxa"/>
            <w:tcBorders>
              <w:top w:val="nil"/>
              <w:left w:val="nil"/>
              <w:bottom w:val="nil"/>
              <w:right w:val="nil"/>
            </w:tcBorders>
            <w:vAlign w:val="center"/>
          </w:tcPr>
          <w:p w14:paraId="2190846A" w14:textId="3AD02758" w:rsidR="008C2A32" w:rsidRPr="00AA07B4" w:rsidDel="006E5FF5" w:rsidRDefault="008C2A32">
            <w:pPr>
              <w:rPr>
                <w:del w:id="1963" w:author="Alicia" w:date="2016-05-16T16:37:00Z"/>
                <w:rFonts w:ascii="Times New Roman" w:hAnsi="Times New Roman" w:cs="Times New Roman"/>
                <w:sz w:val="24"/>
                <w:szCs w:val="24"/>
                <w:lang w:val="en-US"/>
                <w:rPrChange w:id="1964" w:author="Alicia" w:date="2016-05-11T11:58:00Z">
                  <w:rPr>
                    <w:del w:id="1965" w:author="Alicia" w:date="2016-05-16T16:37:00Z"/>
                    <w:rFonts w:ascii="Times New Roman" w:hAnsi="Times New Roman" w:cs="Times New Roman"/>
                    <w:sz w:val="24"/>
                    <w:szCs w:val="24"/>
                    <w:lang w:val="de-DE"/>
                  </w:rPr>
                </w:rPrChange>
              </w:rPr>
              <w:pPrChange w:id="1966" w:author="Alicia" w:date="2016-05-03T14:52:00Z">
                <w:pPr>
                  <w:tabs>
                    <w:tab w:val="decimal" w:pos="586"/>
                  </w:tabs>
                  <w:spacing w:after="0" w:line="240" w:lineRule="auto"/>
                </w:pPr>
              </w:pPrChange>
            </w:pPr>
            <w:del w:id="1967" w:author="Alicia" w:date="2016-05-16T16:37:00Z">
              <w:r w:rsidRPr="00AA07B4" w:rsidDel="006E5FF5">
                <w:rPr>
                  <w:rFonts w:ascii="Times New Roman" w:hAnsi="Times New Roman" w:cs="Times New Roman"/>
                  <w:sz w:val="24"/>
                  <w:szCs w:val="24"/>
                  <w:lang w:val="en-US"/>
                  <w:rPrChange w:id="1968" w:author="Alicia" w:date="2016-05-11T11:58:00Z">
                    <w:rPr>
                      <w:rFonts w:ascii="Times New Roman" w:hAnsi="Times New Roman" w:cs="Times New Roman"/>
                      <w:sz w:val="24"/>
                      <w:szCs w:val="24"/>
                      <w:lang w:val="de-DE"/>
                    </w:rPr>
                  </w:rPrChange>
                </w:rPr>
                <w:delText>0.14</w:delText>
              </w:r>
            </w:del>
          </w:p>
        </w:tc>
        <w:tc>
          <w:tcPr>
            <w:tcW w:w="284" w:type="dxa"/>
            <w:tcBorders>
              <w:top w:val="nil"/>
              <w:left w:val="nil"/>
              <w:bottom w:val="nil"/>
              <w:right w:val="nil"/>
            </w:tcBorders>
            <w:vAlign w:val="center"/>
          </w:tcPr>
          <w:p w14:paraId="40349AFE" w14:textId="5E822BE4" w:rsidR="008C2A32" w:rsidRPr="00AA07B4" w:rsidDel="006E5FF5" w:rsidRDefault="008C2A32">
            <w:pPr>
              <w:rPr>
                <w:del w:id="1969" w:author="Alicia" w:date="2016-05-16T16:37:00Z"/>
                <w:rFonts w:ascii="Times New Roman" w:hAnsi="Times New Roman" w:cs="Times New Roman"/>
                <w:sz w:val="24"/>
                <w:szCs w:val="24"/>
                <w:lang w:val="en-US"/>
                <w:rPrChange w:id="1970" w:author="Alicia" w:date="2016-05-11T11:58:00Z">
                  <w:rPr>
                    <w:del w:id="1971" w:author="Alicia" w:date="2016-05-16T16:37:00Z"/>
                    <w:rFonts w:ascii="Times New Roman" w:hAnsi="Times New Roman" w:cs="Times New Roman"/>
                    <w:sz w:val="24"/>
                    <w:szCs w:val="24"/>
                    <w:lang w:val="de-DE"/>
                  </w:rPr>
                </w:rPrChange>
              </w:rPr>
              <w:pPrChange w:id="197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D2ADCDD" w14:textId="42DAAA43" w:rsidR="008C2A32" w:rsidRPr="00AA07B4" w:rsidDel="006E5FF5" w:rsidRDefault="008C2A32">
            <w:pPr>
              <w:rPr>
                <w:del w:id="1973" w:author="Alicia" w:date="2016-05-16T16:37:00Z"/>
                <w:rFonts w:ascii="Times New Roman" w:hAnsi="Times New Roman" w:cs="Times New Roman"/>
                <w:sz w:val="24"/>
                <w:szCs w:val="24"/>
                <w:lang w:val="en-US"/>
                <w:rPrChange w:id="1974" w:author="Alicia" w:date="2016-05-11T11:58:00Z">
                  <w:rPr>
                    <w:del w:id="1975" w:author="Alicia" w:date="2016-05-16T16:37:00Z"/>
                    <w:rFonts w:ascii="Times New Roman" w:hAnsi="Times New Roman" w:cs="Times New Roman"/>
                    <w:sz w:val="24"/>
                    <w:szCs w:val="24"/>
                    <w:lang w:val="de-DE"/>
                  </w:rPr>
                </w:rPrChange>
              </w:rPr>
              <w:pPrChange w:id="1976" w:author="Alicia" w:date="2016-05-03T14:52:00Z">
                <w:pPr>
                  <w:tabs>
                    <w:tab w:val="decimal" w:pos="586"/>
                  </w:tabs>
                  <w:spacing w:after="0" w:line="240" w:lineRule="auto"/>
                </w:pPr>
              </w:pPrChange>
            </w:pPr>
            <w:del w:id="1977" w:author="Alicia" w:date="2016-05-16T16:37:00Z">
              <w:r w:rsidRPr="00AA07B4" w:rsidDel="006E5FF5">
                <w:rPr>
                  <w:rFonts w:ascii="Times New Roman" w:hAnsi="Times New Roman" w:cs="Times New Roman"/>
                  <w:sz w:val="24"/>
                  <w:szCs w:val="24"/>
                  <w:lang w:val="en-US"/>
                  <w:rPrChange w:id="1978" w:author="Alicia" w:date="2016-05-11T11:58:00Z">
                    <w:rPr>
                      <w:rFonts w:ascii="Times New Roman" w:hAnsi="Times New Roman" w:cs="Times New Roman"/>
                      <w:sz w:val="24"/>
                      <w:szCs w:val="24"/>
                      <w:lang w:val="de-DE"/>
                    </w:rPr>
                  </w:rPrChange>
                </w:rPr>
                <w:delText>0.08</w:delText>
              </w:r>
            </w:del>
          </w:p>
        </w:tc>
        <w:tc>
          <w:tcPr>
            <w:tcW w:w="1134" w:type="dxa"/>
            <w:tcBorders>
              <w:top w:val="nil"/>
              <w:left w:val="nil"/>
              <w:bottom w:val="nil"/>
              <w:right w:val="nil"/>
            </w:tcBorders>
            <w:vAlign w:val="center"/>
          </w:tcPr>
          <w:p w14:paraId="3067D4EA" w14:textId="59C29D69" w:rsidR="008C2A32" w:rsidRPr="00AA07B4" w:rsidDel="006E5FF5" w:rsidRDefault="008C2A32">
            <w:pPr>
              <w:rPr>
                <w:del w:id="1979" w:author="Alicia" w:date="2016-05-16T16:37:00Z"/>
                <w:rFonts w:ascii="Times New Roman" w:hAnsi="Times New Roman" w:cs="Times New Roman"/>
                <w:sz w:val="24"/>
                <w:szCs w:val="24"/>
                <w:lang w:val="en-US"/>
                <w:rPrChange w:id="1980" w:author="Alicia" w:date="2016-05-11T11:58:00Z">
                  <w:rPr>
                    <w:del w:id="1981" w:author="Alicia" w:date="2016-05-16T16:37:00Z"/>
                    <w:rFonts w:ascii="Times New Roman" w:hAnsi="Times New Roman" w:cs="Times New Roman"/>
                    <w:sz w:val="24"/>
                    <w:szCs w:val="24"/>
                    <w:lang w:val="de-DE"/>
                  </w:rPr>
                </w:rPrChange>
              </w:rPr>
              <w:pPrChange w:id="1982" w:author="Alicia" w:date="2016-05-03T14:52:00Z">
                <w:pPr>
                  <w:tabs>
                    <w:tab w:val="decimal" w:pos="586"/>
                  </w:tabs>
                  <w:spacing w:after="0" w:line="240" w:lineRule="auto"/>
                </w:pPr>
              </w:pPrChange>
            </w:pPr>
            <w:del w:id="1983" w:author="Alicia" w:date="2016-05-16T16:37:00Z">
              <w:r w:rsidRPr="00AA07B4" w:rsidDel="006E5FF5">
                <w:rPr>
                  <w:rFonts w:ascii="Times New Roman" w:hAnsi="Times New Roman" w:cs="Times New Roman"/>
                  <w:sz w:val="24"/>
                  <w:szCs w:val="24"/>
                  <w:lang w:val="en-US"/>
                  <w:rPrChange w:id="1984" w:author="Alicia" w:date="2016-05-11T11:58:00Z">
                    <w:rPr>
                      <w:rFonts w:ascii="Times New Roman" w:hAnsi="Times New Roman" w:cs="Times New Roman"/>
                      <w:sz w:val="24"/>
                      <w:szCs w:val="24"/>
                      <w:lang w:val="de-DE"/>
                    </w:rPr>
                  </w:rPrChange>
                </w:rPr>
                <w:delText>0.00</w:delText>
              </w:r>
            </w:del>
          </w:p>
        </w:tc>
        <w:tc>
          <w:tcPr>
            <w:tcW w:w="276" w:type="dxa"/>
            <w:tcBorders>
              <w:top w:val="nil"/>
              <w:left w:val="nil"/>
              <w:bottom w:val="nil"/>
              <w:right w:val="nil"/>
            </w:tcBorders>
            <w:vAlign w:val="center"/>
          </w:tcPr>
          <w:p w14:paraId="1A5FEB8D" w14:textId="1A1DB384" w:rsidR="008C2A32" w:rsidRPr="00AA07B4" w:rsidDel="006E5FF5" w:rsidRDefault="008C2A32">
            <w:pPr>
              <w:rPr>
                <w:del w:id="1985" w:author="Alicia" w:date="2016-05-16T16:37:00Z"/>
                <w:rFonts w:ascii="Times New Roman" w:hAnsi="Times New Roman" w:cs="Times New Roman"/>
                <w:sz w:val="24"/>
                <w:szCs w:val="24"/>
                <w:lang w:val="en-US"/>
                <w:rPrChange w:id="1986" w:author="Alicia" w:date="2016-05-11T11:58:00Z">
                  <w:rPr>
                    <w:del w:id="1987" w:author="Alicia" w:date="2016-05-16T16:37:00Z"/>
                    <w:rFonts w:ascii="Times New Roman" w:hAnsi="Times New Roman" w:cs="Times New Roman"/>
                    <w:sz w:val="24"/>
                    <w:szCs w:val="24"/>
                    <w:lang w:val="de-DE"/>
                  </w:rPr>
                </w:rPrChange>
              </w:rPr>
              <w:pPrChange w:id="1988"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6CDC5231" w14:textId="007C97CA" w:rsidR="008C2A32" w:rsidRPr="00AA07B4" w:rsidDel="006E5FF5" w:rsidRDefault="008C2A32">
            <w:pPr>
              <w:rPr>
                <w:del w:id="1989" w:author="Alicia" w:date="2016-05-16T16:37:00Z"/>
                <w:rFonts w:ascii="Times New Roman" w:hAnsi="Times New Roman" w:cs="Times New Roman"/>
                <w:sz w:val="24"/>
                <w:szCs w:val="24"/>
                <w:lang w:val="en-US"/>
                <w:rPrChange w:id="1990" w:author="Alicia" w:date="2016-05-11T11:58:00Z">
                  <w:rPr>
                    <w:del w:id="1991" w:author="Alicia" w:date="2016-05-16T16:37:00Z"/>
                    <w:rFonts w:ascii="Times New Roman" w:hAnsi="Times New Roman" w:cs="Times New Roman"/>
                    <w:sz w:val="24"/>
                    <w:szCs w:val="24"/>
                    <w:lang w:val="de-DE"/>
                  </w:rPr>
                </w:rPrChange>
              </w:rPr>
              <w:pPrChange w:id="1992" w:author="Alicia" w:date="2016-05-03T14:52:00Z">
                <w:pPr>
                  <w:tabs>
                    <w:tab w:val="decimal" w:pos="586"/>
                  </w:tabs>
                  <w:spacing w:after="0" w:line="240" w:lineRule="auto"/>
                </w:pPr>
              </w:pPrChange>
            </w:pPr>
            <w:del w:id="1993" w:author="Alicia" w:date="2016-05-16T16:37:00Z">
              <w:r w:rsidRPr="00AA07B4" w:rsidDel="006E5FF5">
                <w:rPr>
                  <w:rFonts w:ascii="Times New Roman" w:hAnsi="Times New Roman" w:cs="Times New Roman"/>
                  <w:sz w:val="24"/>
                  <w:szCs w:val="24"/>
                  <w:lang w:val="en-US"/>
                  <w:rPrChange w:id="1994" w:author="Alicia" w:date="2016-05-11T11:58:00Z">
                    <w:rPr>
                      <w:rFonts w:ascii="Times New Roman" w:hAnsi="Times New Roman" w:cs="Times New Roman"/>
                      <w:sz w:val="24"/>
                      <w:szCs w:val="24"/>
                      <w:lang w:val="de-DE"/>
                    </w:rPr>
                  </w:rPrChange>
                </w:rPr>
                <w:delText>-0.02</w:delText>
              </w:r>
            </w:del>
          </w:p>
        </w:tc>
        <w:tc>
          <w:tcPr>
            <w:tcW w:w="1134" w:type="dxa"/>
            <w:tcBorders>
              <w:top w:val="nil"/>
              <w:left w:val="nil"/>
              <w:bottom w:val="nil"/>
              <w:right w:val="nil"/>
            </w:tcBorders>
            <w:vAlign w:val="center"/>
          </w:tcPr>
          <w:p w14:paraId="5B4A1710" w14:textId="46D7C2C6" w:rsidR="008C2A32" w:rsidRPr="00AA07B4" w:rsidDel="006E5FF5" w:rsidRDefault="008C2A32">
            <w:pPr>
              <w:rPr>
                <w:del w:id="1995" w:author="Alicia" w:date="2016-05-16T16:37:00Z"/>
                <w:rFonts w:ascii="Times New Roman" w:hAnsi="Times New Roman" w:cs="Times New Roman"/>
                <w:sz w:val="24"/>
                <w:szCs w:val="24"/>
                <w:lang w:val="en-US"/>
                <w:rPrChange w:id="1996" w:author="Alicia" w:date="2016-05-11T11:58:00Z">
                  <w:rPr>
                    <w:del w:id="1997" w:author="Alicia" w:date="2016-05-16T16:37:00Z"/>
                    <w:rFonts w:ascii="Times New Roman" w:hAnsi="Times New Roman" w:cs="Times New Roman"/>
                    <w:sz w:val="24"/>
                    <w:szCs w:val="24"/>
                    <w:lang w:val="de-DE"/>
                  </w:rPr>
                </w:rPrChange>
              </w:rPr>
              <w:pPrChange w:id="1998" w:author="Alicia" w:date="2016-05-03T14:52:00Z">
                <w:pPr>
                  <w:tabs>
                    <w:tab w:val="decimal" w:pos="586"/>
                  </w:tabs>
                  <w:spacing w:after="0" w:line="240" w:lineRule="auto"/>
                </w:pPr>
              </w:pPrChange>
            </w:pPr>
            <w:del w:id="1999" w:author="Alicia" w:date="2016-05-16T16:37:00Z">
              <w:r w:rsidRPr="00AA07B4" w:rsidDel="006E5FF5">
                <w:rPr>
                  <w:rFonts w:ascii="Times New Roman" w:hAnsi="Times New Roman" w:cs="Times New Roman"/>
                  <w:sz w:val="24"/>
                  <w:szCs w:val="24"/>
                  <w:lang w:val="en-US"/>
                  <w:rPrChange w:id="2000" w:author="Alicia" w:date="2016-05-11T11:58:00Z">
                    <w:rPr>
                      <w:rFonts w:ascii="Times New Roman" w:hAnsi="Times New Roman" w:cs="Times New Roman"/>
                      <w:sz w:val="24"/>
                      <w:szCs w:val="24"/>
                      <w:lang w:val="de-DE"/>
                    </w:rPr>
                  </w:rPrChange>
                </w:rPr>
                <w:delText>-0.25*</w:delText>
              </w:r>
            </w:del>
          </w:p>
        </w:tc>
        <w:tc>
          <w:tcPr>
            <w:tcW w:w="284" w:type="dxa"/>
            <w:tcBorders>
              <w:top w:val="nil"/>
              <w:left w:val="nil"/>
              <w:bottom w:val="nil"/>
              <w:right w:val="nil"/>
            </w:tcBorders>
            <w:vAlign w:val="center"/>
          </w:tcPr>
          <w:p w14:paraId="4463A4FE" w14:textId="5E580E14" w:rsidR="008C2A32" w:rsidRPr="00AA07B4" w:rsidDel="006E5FF5" w:rsidRDefault="008C2A32">
            <w:pPr>
              <w:rPr>
                <w:del w:id="2001" w:author="Alicia" w:date="2016-05-16T16:37:00Z"/>
                <w:rFonts w:ascii="Times New Roman" w:hAnsi="Times New Roman" w:cs="Times New Roman"/>
                <w:sz w:val="24"/>
                <w:szCs w:val="24"/>
                <w:lang w:val="en-US"/>
                <w:rPrChange w:id="2002" w:author="Alicia" w:date="2016-05-11T11:58:00Z">
                  <w:rPr>
                    <w:del w:id="2003" w:author="Alicia" w:date="2016-05-16T16:37:00Z"/>
                    <w:rFonts w:ascii="Times New Roman" w:hAnsi="Times New Roman" w:cs="Times New Roman"/>
                    <w:sz w:val="24"/>
                    <w:szCs w:val="24"/>
                    <w:lang w:val="de-DE"/>
                  </w:rPr>
                </w:rPrChange>
              </w:rPr>
              <w:pPrChange w:id="2004"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3DBD787E" w14:textId="73210D00" w:rsidR="008C2A32" w:rsidRPr="00AA07B4" w:rsidDel="006E5FF5" w:rsidRDefault="008C2A32">
            <w:pPr>
              <w:rPr>
                <w:del w:id="2005" w:author="Alicia" w:date="2016-05-16T16:37:00Z"/>
                <w:rFonts w:ascii="Times New Roman" w:hAnsi="Times New Roman" w:cs="Times New Roman"/>
                <w:sz w:val="24"/>
                <w:szCs w:val="24"/>
                <w:lang w:val="en-US"/>
                <w:rPrChange w:id="2006" w:author="Alicia" w:date="2016-05-11T11:58:00Z">
                  <w:rPr>
                    <w:del w:id="2007" w:author="Alicia" w:date="2016-05-16T16:37:00Z"/>
                    <w:rFonts w:ascii="Times New Roman" w:hAnsi="Times New Roman" w:cs="Times New Roman"/>
                    <w:sz w:val="24"/>
                    <w:szCs w:val="24"/>
                    <w:lang w:val="de-DE"/>
                  </w:rPr>
                </w:rPrChange>
              </w:rPr>
              <w:pPrChange w:id="2008" w:author="Alicia" w:date="2016-05-03T14:52:00Z">
                <w:pPr>
                  <w:tabs>
                    <w:tab w:val="decimal" w:pos="586"/>
                  </w:tabs>
                  <w:spacing w:after="0" w:line="240" w:lineRule="auto"/>
                </w:pPr>
              </w:pPrChange>
            </w:pPr>
            <w:del w:id="2009" w:author="Alicia" w:date="2016-05-16T16:37:00Z">
              <w:r w:rsidRPr="00AA07B4" w:rsidDel="006E5FF5">
                <w:rPr>
                  <w:rFonts w:ascii="Times New Roman" w:hAnsi="Times New Roman" w:cs="Times New Roman"/>
                  <w:sz w:val="24"/>
                  <w:szCs w:val="24"/>
                  <w:lang w:val="en-US"/>
                  <w:rPrChange w:id="2010" w:author="Alicia" w:date="2016-05-11T11:58:00Z">
                    <w:rPr>
                      <w:rFonts w:ascii="Times New Roman" w:hAnsi="Times New Roman" w:cs="Times New Roman"/>
                      <w:sz w:val="24"/>
                      <w:szCs w:val="24"/>
                      <w:lang w:val="de-DE"/>
                    </w:rPr>
                  </w:rPrChange>
                </w:rPr>
                <w:delText>-0.31**</w:delText>
              </w:r>
            </w:del>
          </w:p>
        </w:tc>
        <w:tc>
          <w:tcPr>
            <w:tcW w:w="851" w:type="dxa"/>
            <w:tcBorders>
              <w:top w:val="nil"/>
              <w:left w:val="nil"/>
              <w:bottom w:val="nil"/>
              <w:right w:val="nil"/>
            </w:tcBorders>
            <w:vAlign w:val="center"/>
          </w:tcPr>
          <w:p w14:paraId="28C459E8" w14:textId="55FC9CE1" w:rsidR="008C2A32" w:rsidRPr="00AA07B4" w:rsidDel="006E5FF5" w:rsidRDefault="008C2A32">
            <w:pPr>
              <w:rPr>
                <w:del w:id="2011" w:author="Alicia" w:date="2016-05-16T16:37:00Z"/>
                <w:rFonts w:ascii="Times New Roman" w:hAnsi="Times New Roman" w:cs="Times New Roman"/>
                <w:sz w:val="24"/>
                <w:szCs w:val="24"/>
                <w:lang w:val="en-US"/>
                <w:rPrChange w:id="2012" w:author="Alicia" w:date="2016-05-11T11:58:00Z">
                  <w:rPr>
                    <w:del w:id="2013" w:author="Alicia" w:date="2016-05-16T16:37:00Z"/>
                    <w:rFonts w:ascii="Times New Roman" w:hAnsi="Times New Roman" w:cs="Times New Roman"/>
                    <w:sz w:val="24"/>
                    <w:szCs w:val="24"/>
                    <w:lang w:val="de-DE"/>
                  </w:rPr>
                </w:rPrChange>
              </w:rPr>
              <w:pPrChange w:id="2014" w:author="Alicia" w:date="2016-05-03T14:52:00Z">
                <w:pPr>
                  <w:tabs>
                    <w:tab w:val="decimal" w:pos="586"/>
                  </w:tabs>
                  <w:spacing w:after="0" w:line="240" w:lineRule="auto"/>
                </w:pPr>
              </w:pPrChange>
            </w:pPr>
            <w:del w:id="2015" w:author="Alicia" w:date="2016-05-16T16:37:00Z">
              <w:r w:rsidRPr="00AA07B4" w:rsidDel="006E5FF5">
                <w:rPr>
                  <w:rFonts w:ascii="Times New Roman" w:hAnsi="Times New Roman" w:cs="Times New Roman"/>
                  <w:sz w:val="24"/>
                  <w:szCs w:val="24"/>
                  <w:lang w:val="en-US"/>
                  <w:rPrChange w:id="2016" w:author="Alicia" w:date="2016-05-11T11:58:00Z">
                    <w:rPr>
                      <w:rFonts w:ascii="Times New Roman" w:hAnsi="Times New Roman" w:cs="Times New Roman"/>
                      <w:sz w:val="24"/>
                      <w:szCs w:val="24"/>
                      <w:lang w:val="de-DE"/>
                    </w:rPr>
                  </w:rPrChange>
                </w:rPr>
                <w:delText>0.15</w:delText>
              </w:r>
            </w:del>
          </w:p>
        </w:tc>
        <w:tc>
          <w:tcPr>
            <w:tcW w:w="283" w:type="dxa"/>
            <w:tcBorders>
              <w:top w:val="nil"/>
              <w:left w:val="nil"/>
              <w:bottom w:val="nil"/>
              <w:right w:val="nil"/>
            </w:tcBorders>
            <w:vAlign w:val="center"/>
          </w:tcPr>
          <w:p w14:paraId="0FB9F4D9" w14:textId="571B4286" w:rsidR="008C2A32" w:rsidRPr="00AA07B4" w:rsidDel="006E5FF5" w:rsidRDefault="008C2A32">
            <w:pPr>
              <w:rPr>
                <w:del w:id="2017" w:author="Alicia" w:date="2016-05-16T16:37:00Z"/>
                <w:rFonts w:ascii="Times New Roman" w:hAnsi="Times New Roman" w:cs="Times New Roman"/>
                <w:sz w:val="24"/>
                <w:szCs w:val="24"/>
                <w:lang w:val="en-US"/>
                <w:rPrChange w:id="2018" w:author="Alicia" w:date="2016-05-11T11:58:00Z">
                  <w:rPr>
                    <w:del w:id="2019" w:author="Alicia" w:date="2016-05-16T16:37:00Z"/>
                    <w:rFonts w:ascii="Times New Roman" w:hAnsi="Times New Roman" w:cs="Times New Roman"/>
                    <w:sz w:val="24"/>
                    <w:szCs w:val="24"/>
                    <w:lang w:val="de-DE"/>
                  </w:rPr>
                </w:rPrChange>
              </w:rPr>
              <w:pPrChange w:id="2020"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6BF2DAF5" w14:textId="4BD3DFE7" w:rsidR="008C2A32" w:rsidRPr="00AA07B4" w:rsidDel="006E5FF5" w:rsidRDefault="008C2A32">
            <w:pPr>
              <w:rPr>
                <w:del w:id="2021" w:author="Alicia" w:date="2016-05-16T16:37:00Z"/>
                <w:rFonts w:ascii="Times New Roman" w:hAnsi="Times New Roman" w:cs="Times New Roman"/>
                <w:sz w:val="24"/>
                <w:szCs w:val="24"/>
                <w:lang w:val="en-US"/>
                <w:rPrChange w:id="2022" w:author="Alicia" w:date="2016-05-11T11:58:00Z">
                  <w:rPr>
                    <w:del w:id="2023" w:author="Alicia" w:date="2016-05-16T16:37:00Z"/>
                    <w:rFonts w:ascii="Times New Roman" w:hAnsi="Times New Roman" w:cs="Times New Roman"/>
                    <w:sz w:val="24"/>
                    <w:szCs w:val="24"/>
                    <w:lang w:val="de-DE"/>
                  </w:rPr>
                </w:rPrChange>
              </w:rPr>
              <w:pPrChange w:id="2024" w:author="Alicia" w:date="2016-05-03T14:52:00Z">
                <w:pPr>
                  <w:tabs>
                    <w:tab w:val="decimal" w:pos="586"/>
                  </w:tabs>
                  <w:spacing w:after="0" w:line="240" w:lineRule="auto"/>
                </w:pPr>
              </w:pPrChange>
            </w:pPr>
            <w:del w:id="2025" w:author="Alicia" w:date="2016-05-16T16:37:00Z">
              <w:r w:rsidRPr="00AA07B4" w:rsidDel="006E5FF5">
                <w:rPr>
                  <w:rFonts w:ascii="Times New Roman" w:hAnsi="Times New Roman" w:cs="Times New Roman"/>
                  <w:sz w:val="24"/>
                  <w:szCs w:val="24"/>
                  <w:lang w:val="en-US"/>
                  <w:rPrChange w:id="2026" w:author="Alicia" w:date="2016-05-11T11:58:00Z">
                    <w:rPr>
                      <w:rFonts w:ascii="Times New Roman" w:hAnsi="Times New Roman" w:cs="Times New Roman"/>
                      <w:sz w:val="24"/>
                      <w:szCs w:val="24"/>
                      <w:lang w:val="de-DE"/>
                    </w:rPr>
                  </w:rPrChange>
                </w:rPr>
                <w:delText>0.12</w:delText>
              </w:r>
            </w:del>
          </w:p>
        </w:tc>
        <w:tc>
          <w:tcPr>
            <w:tcW w:w="1064" w:type="dxa"/>
            <w:tcBorders>
              <w:top w:val="nil"/>
              <w:left w:val="nil"/>
              <w:bottom w:val="nil"/>
              <w:right w:val="nil"/>
            </w:tcBorders>
            <w:vAlign w:val="center"/>
          </w:tcPr>
          <w:p w14:paraId="5EC6D6B3" w14:textId="1A4176DD" w:rsidR="008C2A32" w:rsidRPr="00AA07B4" w:rsidDel="006E5FF5" w:rsidRDefault="008C2A32">
            <w:pPr>
              <w:rPr>
                <w:del w:id="2027" w:author="Alicia" w:date="2016-05-16T16:37:00Z"/>
                <w:rFonts w:ascii="Times New Roman" w:hAnsi="Times New Roman" w:cs="Times New Roman"/>
                <w:sz w:val="24"/>
                <w:szCs w:val="24"/>
                <w:lang w:val="en-US"/>
                <w:rPrChange w:id="2028" w:author="Alicia" w:date="2016-05-11T11:58:00Z">
                  <w:rPr>
                    <w:del w:id="2029" w:author="Alicia" w:date="2016-05-16T16:37:00Z"/>
                    <w:rFonts w:ascii="Times New Roman" w:hAnsi="Times New Roman" w:cs="Times New Roman"/>
                    <w:sz w:val="24"/>
                    <w:szCs w:val="24"/>
                    <w:lang w:val="de-DE"/>
                  </w:rPr>
                </w:rPrChange>
              </w:rPr>
              <w:pPrChange w:id="2030" w:author="Alicia" w:date="2016-05-03T14:52:00Z">
                <w:pPr>
                  <w:tabs>
                    <w:tab w:val="decimal" w:pos="586"/>
                  </w:tabs>
                  <w:spacing w:after="0" w:line="240" w:lineRule="auto"/>
                </w:pPr>
              </w:pPrChange>
            </w:pPr>
            <w:del w:id="2031" w:author="Alicia" w:date="2016-05-16T16:37:00Z">
              <w:r w:rsidRPr="00AA07B4" w:rsidDel="006E5FF5">
                <w:rPr>
                  <w:rFonts w:ascii="Times New Roman" w:hAnsi="Times New Roman" w:cs="Times New Roman"/>
                  <w:sz w:val="24"/>
                  <w:szCs w:val="24"/>
                  <w:lang w:val="en-US"/>
                  <w:rPrChange w:id="2032" w:author="Alicia" w:date="2016-05-11T11:58:00Z">
                    <w:rPr>
                      <w:rFonts w:ascii="Times New Roman" w:hAnsi="Times New Roman" w:cs="Times New Roman"/>
                      <w:sz w:val="24"/>
                      <w:szCs w:val="24"/>
                      <w:lang w:val="de-DE"/>
                    </w:rPr>
                  </w:rPrChange>
                </w:rPr>
                <w:delText>0.07</w:delText>
              </w:r>
            </w:del>
          </w:p>
        </w:tc>
        <w:tc>
          <w:tcPr>
            <w:tcW w:w="236" w:type="dxa"/>
            <w:tcBorders>
              <w:top w:val="nil"/>
              <w:left w:val="nil"/>
              <w:bottom w:val="nil"/>
              <w:right w:val="nil"/>
            </w:tcBorders>
            <w:vAlign w:val="center"/>
          </w:tcPr>
          <w:p w14:paraId="0D2767DF" w14:textId="5C79BCDF" w:rsidR="008C2A32" w:rsidRPr="00AA07B4" w:rsidDel="006E5FF5" w:rsidRDefault="008C2A32">
            <w:pPr>
              <w:rPr>
                <w:del w:id="2033" w:author="Alicia" w:date="2016-05-16T16:37:00Z"/>
                <w:rFonts w:ascii="Times New Roman" w:hAnsi="Times New Roman" w:cs="Times New Roman"/>
                <w:sz w:val="24"/>
                <w:szCs w:val="24"/>
                <w:lang w:val="en-US"/>
                <w:rPrChange w:id="2034" w:author="Alicia" w:date="2016-05-11T11:58:00Z">
                  <w:rPr>
                    <w:del w:id="2035" w:author="Alicia" w:date="2016-05-16T16:37:00Z"/>
                    <w:rFonts w:ascii="Times New Roman" w:hAnsi="Times New Roman" w:cs="Times New Roman"/>
                    <w:sz w:val="24"/>
                    <w:szCs w:val="24"/>
                    <w:lang w:val="de-DE"/>
                  </w:rPr>
                </w:rPrChange>
              </w:rPr>
              <w:pPrChange w:id="2036"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3BC89D7E" w14:textId="1BC1E6D9" w:rsidR="008C2A32" w:rsidRPr="00AA07B4" w:rsidDel="006E5FF5" w:rsidRDefault="008C2A32">
            <w:pPr>
              <w:rPr>
                <w:del w:id="2037" w:author="Alicia" w:date="2016-05-16T16:37:00Z"/>
                <w:rFonts w:ascii="Times New Roman" w:hAnsi="Times New Roman" w:cs="Times New Roman"/>
                <w:sz w:val="24"/>
                <w:szCs w:val="24"/>
                <w:lang w:val="en-US"/>
                <w:rPrChange w:id="2038" w:author="Alicia" w:date="2016-05-11T11:58:00Z">
                  <w:rPr>
                    <w:del w:id="2039" w:author="Alicia" w:date="2016-05-16T16:37:00Z"/>
                    <w:rFonts w:ascii="Times New Roman" w:hAnsi="Times New Roman" w:cs="Times New Roman"/>
                    <w:sz w:val="24"/>
                    <w:szCs w:val="24"/>
                    <w:lang w:val="de-DE"/>
                  </w:rPr>
                </w:rPrChange>
              </w:rPr>
              <w:pPrChange w:id="2040" w:author="Alicia" w:date="2016-05-03T14:52:00Z">
                <w:pPr>
                  <w:tabs>
                    <w:tab w:val="decimal" w:pos="586"/>
                  </w:tabs>
                  <w:spacing w:after="0" w:line="240" w:lineRule="auto"/>
                </w:pPr>
              </w:pPrChange>
            </w:pPr>
            <w:del w:id="2041" w:author="Alicia" w:date="2016-05-16T16:37:00Z">
              <w:r w:rsidRPr="00AA07B4" w:rsidDel="006E5FF5">
                <w:rPr>
                  <w:rFonts w:ascii="Times New Roman" w:hAnsi="Times New Roman" w:cs="Times New Roman"/>
                  <w:sz w:val="24"/>
                  <w:szCs w:val="24"/>
                  <w:lang w:val="en-US"/>
                  <w:rPrChange w:id="2042" w:author="Alicia" w:date="2016-05-11T11:58:00Z">
                    <w:rPr>
                      <w:rFonts w:ascii="Times New Roman" w:hAnsi="Times New Roman" w:cs="Times New Roman"/>
                      <w:sz w:val="24"/>
                      <w:szCs w:val="24"/>
                      <w:lang w:val="de-DE"/>
                    </w:rPr>
                  </w:rPrChange>
                </w:rPr>
                <w:delText>-0.14</w:delText>
              </w:r>
            </w:del>
          </w:p>
        </w:tc>
        <w:tc>
          <w:tcPr>
            <w:tcW w:w="1134" w:type="dxa"/>
            <w:tcBorders>
              <w:top w:val="nil"/>
              <w:left w:val="nil"/>
              <w:bottom w:val="nil"/>
              <w:right w:val="nil"/>
            </w:tcBorders>
            <w:vAlign w:val="center"/>
          </w:tcPr>
          <w:p w14:paraId="1A4ECF8E" w14:textId="4E889D29" w:rsidR="008C2A32" w:rsidRPr="00AA07B4" w:rsidDel="006E5FF5" w:rsidRDefault="008C2A32">
            <w:pPr>
              <w:rPr>
                <w:del w:id="2043" w:author="Alicia" w:date="2016-05-16T16:37:00Z"/>
                <w:rFonts w:ascii="Times New Roman" w:hAnsi="Times New Roman" w:cs="Times New Roman"/>
                <w:sz w:val="24"/>
                <w:szCs w:val="24"/>
                <w:lang w:val="en-US"/>
                <w:rPrChange w:id="2044" w:author="Alicia" w:date="2016-05-11T11:58:00Z">
                  <w:rPr>
                    <w:del w:id="2045" w:author="Alicia" w:date="2016-05-16T16:37:00Z"/>
                    <w:rFonts w:ascii="Times New Roman" w:hAnsi="Times New Roman" w:cs="Times New Roman"/>
                    <w:sz w:val="24"/>
                    <w:szCs w:val="24"/>
                    <w:lang w:val="de-DE"/>
                  </w:rPr>
                </w:rPrChange>
              </w:rPr>
              <w:pPrChange w:id="2046" w:author="Alicia" w:date="2016-05-03T14:52:00Z">
                <w:pPr>
                  <w:tabs>
                    <w:tab w:val="decimal" w:pos="586"/>
                  </w:tabs>
                  <w:spacing w:after="0" w:line="240" w:lineRule="auto"/>
                </w:pPr>
              </w:pPrChange>
            </w:pPr>
            <w:del w:id="2047" w:author="Alicia" w:date="2016-05-16T16:37:00Z">
              <w:r w:rsidRPr="00AA07B4" w:rsidDel="006E5FF5">
                <w:rPr>
                  <w:rFonts w:ascii="Times New Roman" w:hAnsi="Times New Roman" w:cs="Times New Roman"/>
                  <w:sz w:val="24"/>
                  <w:szCs w:val="24"/>
                  <w:lang w:val="en-US"/>
                  <w:rPrChange w:id="2048" w:author="Alicia" w:date="2016-05-11T11:58:00Z">
                    <w:rPr>
                      <w:rFonts w:ascii="Times New Roman" w:hAnsi="Times New Roman" w:cs="Times New Roman"/>
                      <w:sz w:val="24"/>
                      <w:szCs w:val="24"/>
                      <w:lang w:val="de-DE"/>
                    </w:rPr>
                  </w:rPrChange>
                </w:rPr>
                <w:delText xml:space="preserve">-0.22 </w:delText>
              </w:r>
              <w:r w:rsidRPr="00AA07B4" w:rsidDel="006E5FF5">
                <w:rPr>
                  <w:rFonts w:ascii="Times New Roman" w:hAnsi="Times New Roman" w:cs="Times New Roman"/>
                  <w:sz w:val="18"/>
                  <w:szCs w:val="18"/>
                  <w:lang w:val="en-US"/>
                  <w:rPrChange w:id="2049" w:author="Alicia" w:date="2016-05-11T11:58:00Z">
                    <w:rPr>
                      <w:rFonts w:ascii="Times New Roman" w:hAnsi="Times New Roman" w:cs="Times New Roman"/>
                      <w:sz w:val="18"/>
                      <w:szCs w:val="18"/>
                      <w:lang w:val="de-DE"/>
                    </w:rPr>
                  </w:rPrChange>
                </w:rPr>
                <w:delText>•</w:delText>
              </w:r>
            </w:del>
          </w:p>
        </w:tc>
      </w:tr>
      <w:tr w:rsidR="008C2A32" w:rsidRPr="00AA07B4" w:rsidDel="006E5FF5" w14:paraId="18551474" w14:textId="77C068B8" w:rsidTr="008C2A32">
        <w:trPr>
          <w:del w:id="2050" w:author="Alicia" w:date="2016-05-16T16:37:00Z"/>
        </w:trPr>
        <w:tc>
          <w:tcPr>
            <w:tcW w:w="658" w:type="dxa"/>
            <w:tcBorders>
              <w:top w:val="nil"/>
              <w:left w:val="nil"/>
              <w:bottom w:val="nil"/>
              <w:right w:val="nil"/>
            </w:tcBorders>
            <w:vAlign w:val="center"/>
          </w:tcPr>
          <w:p w14:paraId="4B20392E" w14:textId="695FFAF1" w:rsidR="008C2A32" w:rsidRPr="00AA07B4" w:rsidDel="006E5FF5" w:rsidRDefault="008C2A32">
            <w:pPr>
              <w:rPr>
                <w:del w:id="2051" w:author="Alicia" w:date="2016-05-16T16:37:00Z"/>
                <w:rFonts w:ascii="Times New Roman" w:hAnsi="Times New Roman" w:cs="Times New Roman"/>
                <w:sz w:val="24"/>
                <w:szCs w:val="24"/>
                <w:lang w:val="en-US"/>
                <w:rPrChange w:id="2052" w:author="Alicia" w:date="2016-05-11T11:58:00Z">
                  <w:rPr>
                    <w:del w:id="2053" w:author="Alicia" w:date="2016-05-16T16:37:00Z"/>
                    <w:rFonts w:ascii="Times New Roman" w:hAnsi="Times New Roman" w:cs="Times New Roman"/>
                    <w:sz w:val="24"/>
                    <w:szCs w:val="24"/>
                    <w:lang w:val="de-DE"/>
                  </w:rPr>
                </w:rPrChange>
              </w:rPr>
              <w:pPrChange w:id="2054" w:author="Alicia" w:date="2016-05-03T14:52:00Z">
                <w:pPr>
                  <w:spacing w:after="0" w:line="240" w:lineRule="auto"/>
                  <w:jc w:val="center"/>
                </w:pPr>
              </w:pPrChange>
            </w:pPr>
            <w:del w:id="2055" w:author="Alicia" w:date="2016-05-16T16:37:00Z">
              <w:r w:rsidRPr="00AA07B4" w:rsidDel="006E5FF5">
                <w:rPr>
                  <w:rFonts w:ascii="Times New Roman" w:hAnsi="Times New Roman" w:cs="Times New Roman"/>
                  <w:sz w:val="24"/>
                  <w:szCs w:val="24"/>
                  <w:lang w:val="en-US"/>
                  <w:rPrChange w:id="2056" w:author="Alicia" w:date="2016-05-11T11:58:00Z">
                    <w:rPr>
                      <w:rFonts w:ascii="Times New Roman" w:hAnsi="Times New Roman" w:cs="Times New Roman"/>
                      <w:sz w:val="24"/>
                      <w:szCs w:val="24"/>
                      <w:lang w:val="de-DE"/>
                    </w:rPr>
                  </w:rPrChange>
                </w:rPr>
                <w:delText>H</w:delText>
              </w:r>
            </w:del>
          </w:p>
        </w:tc>
        <w:tc>
          <w:tcPr>
            <w:tcW w:w="993" w:type="dxa"/>
            <w:tcBorders>
              <w:top w:val="nil"/>
              <w:left w:val="nil"/>
              <w:bottom w:val="nil"/>
              <w:right w:val="nil"/>
            </w:tcBorders>
            <w:vAlign w:val="center"/>
          </w:tcPr>
          <w:p w14:paraId="2E3E7846" w14:textId="222AECAF" w:rsidR="008C2A32" w:rsidRPr="00AA07B4" w:rsidDel="006E5FF5" w:rsidRDefault="008C2A32">
            <w:pPr>
              <w:rPr>
                <w:del w:id="2057" w:author="Alicia" w:date="2016-05-16T16:37:00Z"/>
                <w:rFonts w:ascii="Times New Roman" w:hAnsi="Times New Roman" w:cs="Times New Roman"/>
                <w:sz w:val="24"/>
                <w:szCs w:val="24"/>
                <w:lang w:val="en-US"/>
                <w:rPrChange w:id="2058" w:author="Alicia" w:date="2016-05-11T11:58:00Z">
                  <w:rPr>
                    <w:del w:id="2059" w:author="Alicia" w:date="2016-05-16T16:37:00Z"/>
                    <w:rFonts w:ascii="Times New Roman" w:hAnsi="Times New Roman" w:cs="Times New Roman"/>
                    <w:sz w:val="24"/>
                    <w:szCs w:val="24"/>
                    <w:lang w:val="de-DE"/>
                  </w:rPr>
                </w:rPrChange>
              </w:rPr>
              <w:pPrChange w:id="2060" w:author="Alicia" w:date="2016-05-03T14:52:00Z">
                <w:pPr>
                  <w:tabs>
                    <w:tab w:val="decimal" w:pos="586"/>
                  </w:tabs>
                  <w:spacing w:after="0" w:line="240" w:lineRule="auto"/>
                </w:pPr>
              </w:pPrChange>
            </w:pPr>
            <w:del w:id="2061" w:author="Alicia" w:date="2016-05-16T16:37:00Z">
              <w:r w:rsidRPr="00AA07B4" w:rsidDel="006E5FF5">
                <w:rPr>
                  <w:rFonts w:ascii="Times New Roman" w:hAnsi="Times New Roman" w:cs="Times New Roman"/>
                  <w:sz w:val="24"/>
                  <w:szCs w:val="24"/>
                  <w:lang w:val="en-US"/>
                  <w:rPrChange w:id="2062" w:author="Alicia" w:date="2016-05-11T11:58:00Z">
                    <w:rPr>
                      <w:rFonts w:ascii="Times New Roman" w:hAnsi="Times New Roman" w:cs="Times New Roman"/>
                      <w:sz w:val="24"/>
                      <w:szCs w:val="24"/>
                      <w:lang w:val="de-DE"/>
                    </w:rPr>
                  </w:rPrChange>
                </w:rPr>
                <w:delText>-0.09</w:delText>
              </w:r>
            </w:del>
          </w:p>
        </w:tc>
        <w:tc>
          <w:tcPr>
            <w:tcW w:w="850" w:type="dxa"/>
            <w:tcBorders>
              <w:top w:val="nil"/>
              <w:left w:val="nil"/>
              <w:bottom w:val="nil"/>
              <w:right w:val="nil"/>
            </w:tcBorders>
            <w:vAlign w:val="center"/>
          </w:tcPr>
          <w:p w14:paraId="2D98D1C0" w14:textId="63C6B616" w:rsidR="008C2A32" w:rsidRPr="00AA07B4" w:rsidDel="006E5FF5" w:rsidRDefault="008C2A32">
            <w:pPr>
              <w:rPr>
                <w:del w:id="2063" w:author="Alicia" w:date="2016-05-16T16:37:00Z"/>
                <w:rFonts w:ascii="Times New Roman" w:hAnsi="Times New Roman" w:cs="Times New Roman"/>
                <w:sz w:val="24"/>
                <w:szCs w:val="24"/>
                <w:lang w:val="en-US"/>
                <w:rPrChange w:id="2064" w:author="Alicia" w:date="2016-05-11T11:58:00Z">
                  <w:rPr>
                    <w:del w:id="2065" w:author="Alicia" w:date="2016-05-16T16:37:00Z"/>
                    <w:rFonts w:ascii="Times New Roman" w:hAnsi="Times New Roman" w:cs="Times New Roman"/>
                    <w:sz w:val="24"/>
                    <w:szCs w:val="24"/>
                    <w:lang w:val="de-DE"/>
                  </w:rPr>
                </w:rPrChange>
              </w:rPr>
              <w:pPrChange w:id="2066" w:author="Alicia" w:date="2016-05-03T14:52:00Z">
                <w:pPr>
                  <w:tabs>
                    <w:tab w:val="decimal" w:pos="586"/>
                  </w:tabs>
                  <w:spacing w:after="0" w:line="240" w:lineRule="auto"/>
                </w:pPr>
              </w:pPrChange>
            </w:pPr>
            <w:del w:id="2067" w:author="Alicia" w:date="2016-05-16T16:37:00Z">
              <w:r w:rsidRPr="00AA07B4" w:rsidDel="006E5FF5">
                <w:rPr>
                  <w:rFonts w:ascii="Times New Roman" w:hAnsi="Times New Roman" w:cs="Times New Roman"/>
                  <w:sz w:val="24"/>
                  <w:szCs w:val="24"/>
                  <w:lang w:val="en-US"/>
                  <w:rPrChange w:id="2068" w:author="Alicia" w:date="2016-05-11T11:58:00Z">
                    <w:rPr>
                      <w:rFonts w:ascii="Times New Roman" w:hAnsi="Times New Roman" w:cs="Times New Roman"/>
                      <w:sz w:val="24"/>
                      <w:szCs w:val="24"/>
                      <w:lang w:val="de-DE"/>
                    </w:rPr>
                  </w:rPrChange>
                </w:rPr>
                <w:delText>0.01</w:delText>
              </w:r>
            </w:del>
          </w:p>
        </w:tc>
        <w:tc>
          <w:tcPr>
            <w:tcW w:w="284" w:type="dxa"/>
            <w:tcBorders>
              <w:top w:val="nil"/>
              <w:left w:val="nil"/>
              <w:bottom w:val="nil"/>
              <w:right w:val="nil"/>
            </w:tcBorders>
            <w:vAlign w:val="center"/>
          </w:tcPr>
          <w:p w14:paraId="5AB36EB1" w14:textId="594452E4" w:rsidR="008C2A32" w:rsidRPr="00AA07B4" w:rsidDel="006E5FF5" w:rsidRDefault="008C2A32">
            <w:pPr>
              <w:rPr>
                <w:del w:id="2069" w:author="Alicia" w:date="2016-05-16T16:37:00Z"/>
                <w:rFonts w:ascii="Times New Roman" w:hAnsi="Times New Roman" w:cs="Times New Roman"/>
                <w:sz w:val="24"/>
                <w:szCs w:val="24"/>
                <w:lang w:val="en-US"/>
                <w:rPrChange w:id="2070" w:author="Alicia" w:date="2016-05-11T11:58:00Z">
                  <w:rPr>
                    <w:del w:id="2071" w:author="Alicia" w:date="2016-05-16T16:37:00Z"/>
                    <w:rFonts w:ascii="Times New Roman" w:hAnsi="Times New Roman" w:cs="Times New Roman"/>
                    <w:sz w:val="24"/>
                    <w:szCs w:val="24"/>
                    <w:lang w:val="de-DE"/>
                  </w:rPr>
                </w:rPrChange>
              </w:rPr>
              <w:pPrChange w:id="207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0AA6221" w14:textId="2D2CDA0F" w:rsidR="008C2A32" w:rsidRPr="00AA07B4" w:rsidDel="006E5FF5" w:rsidRDefault="008C2A32">
            <w:pPr>
              <w:rPr>
                <w:del w:id="2073" w:author="Alicia" w:date="2016-05-16T16:37:00Z"/>
                <w:rFonts w:ascii="Times New Roman" w:hAnsi="Times New Roman" w:cs="Times New Roman"/>
                <w:sz w:val="24"/>
                <w:szCs w:val="24"/>
                <w:lang w:val="en-US"/>
                <w:rPrChange w:id="2074" w:author="Alicia" w:date="2016-05-11T11:58:00Z">
                  <w:rPr>
                    <w:del w:id="2075" w:author="Alicia" w:date="2016-05-16T16:37:00Z"/>
                    <w:rFonts w:ascii="Times New Roman" w:hAnsi="Times New Roman" w:cs="Times New Roman"/>
                    <w:sz w:val="24"/>
                    <w:szCs w:val="24"/>
                    <w:lang w:val="de-DE"/>
                  </w:rPr>
                </w:rPrChange>
              </w:rPr>
              <w:pPrChange w:id="2076" w:author="Alicia" w:date="2016-05-03T14:52:00Z">
                <w:pPr>
                  <w:tabs>
                    <w:tab w:val="decimal" w:pos="586"/>
                  </w:tabs>
                  <w:spacing w:after="0" w:line="240" w:lineRule="auto"/>
                </w:pPr>
              </w:pPrChange>
            </w:pPr>
            <w:del w:id="2077" w:author="Alicia" w:date="2016-05-16T16:37:00Z">
              <w:r w:rsidRPr="00AA07B4" w:rsidDel="006E5FF5">
                <w:rPr>
                  <w:rFonts w:ascii="Times New Roman" w:hAnsi="Times New Roman" w:cs="Times New Roman"/>
                  <w:sz w:val="24"/>
                  <w:szCs w:val="24"/>
                  <w:lang w:val="en-US"/>
                  <w:rPrChange w:id="2078" w:author="Alicia" w:date="2016-05-11T11:58:00Z">
                    <w:rPr>
                      <w:rFonts w:ascii="Times New Roman" w:hAnsi="Times New Roman" w:cs="Times New Roman"/>
                      <w:sz w:val="24"/>
                      <w:szCs w:val="24"/>
                      <w:lang w:val="de-DE"/>
                    </w:rPr>
                  </w:rPrChange>
                </w:rPr>
                <w:delText>0.15</w:delText>
              </w:r>
            </w:del>
          </w:p>
        </w:tc>
        <w:tc>
          <w:tcPr>
            <w:tcW w:w="1134" w:type="dxa"/>
            <w:tcBorders>
              <w:top w:val="nil"/>
              <w:left w:val="nil"/>
              <w:bottom w:val="nil"/>
              <w:right w:val="nil"/>
            </w:tcBorders>
            <w:vAlign w:val="center"/>
          </w:tcPr>
          <w:p w14:paraId="13836010" w14:textId="2CB63423" w:rsidR="008C2A32" w:rsidRPr="00AA07B4" w:rsidDel="006E5FF5" w:rsidRDefault="008C2A32">
            <w:pPr>
              <w:rPr>
                <w:del w:id="2079" w:author="Alicia" w:date="2016-05-16T16:37:00Z"/>
                <w:rFonts w:ascii="Times New Roman" w:hAnsi="Times New Roman" w:cs="Times New Roman"/>
                <w:sz w:val="24"/>
                <w:szCs w:val="24"/>
                <w:lang w:val="en-US"/>
                <w:rPrChange w:id="2080" w:author="Alicia" w:date="2016-05-11T11:58:00Z">
                  <w:rPr>
                    <w:del w:id="2081" w:author="Alicia" w:date="2016-05-16T16:37:00Z"/>
                    <w:rFonts w:ascii="Times New Roman" w:hAnsi="Times New Roman" w:cs="Times New Roman"/>
                    <w:sz w:val="24"/>
                    <w:szCs w:val="24"/>
                    <w:lang w:val="de-DE"/>
                  </w:rPr>
                </w:rPrChange>
              </w:rPr>
              <w:pPrChange w:id="2082" w:author="Alicia" w:date="2016-05-03T14:52:00Z">
                <w:pPr>
                  <w:tabs>
                    <w:tab w:val="decimal" w:pos="586"/>
                  </w:tabs>
                  <w:spacing w:after="0" w:line="240" w:lineRule="auto"/>
                </w:pPr>
              </w:pPrChange>
            </w:pPr>
            <w:del w:id="2083" w:author="Alicia" w:date="2016-05-16T16:37:00Z">
              <w:r w:rsidRPr="00AA07B4" w:rsidDel="006E5FF5">
                <w:rPr>
                  <w:rFonts w:ascii="Times New Roman" w:hAnsi="Times New Roman" w:cs="Times New Roman"/>
                  <w:sz w:val="24"/>
                  <w:szCs w:val="24"/>
                  <w:lang w:val="en-US"/>
                  <w:rPrChange w:id="2084" w:author="Alicia" w:date="2016-05-11T11:58:00Z">
                    <w:rPr>
                      <w:rFonts w:ascii="Times New Roman" w:hAnsi="Times New Roman" w:cs="Times New Roman"/>
                      <w:sz w:val="24"/>
                      <w:szCs w:val="24"/>
                      <w:lang w:val="de-DE"/>
                    </w:rPr>
                  </w:rPrChange>
                </w:rPr>
                <w:delText>0.24*</w:delText>
              </w:r>
            </w:del>
          </w:p>
        </w:tc>
        <w:tc>
          <w:tcPr>
            <w:tcW w:w="276" w:type="dxa"/>
            <w:tcBorders>
              <w:top w:val="nil"/>
              <w:left w:val="nil"/>
              <w:bottom w:val="nil"/>
              <w:right w:val="nil"/>
            </w:tcBorders>
            <w:vAlign w:val="center"/>
          </w:tcPr>
          <w:p w14:paraId="3208F1A6" w14:textId="64FAEF84" w:rsidR="008C2A32" w:rsidRPr="00AA07B4" w:rsidDel="006E5FF5" w:rsidRDefault="008C2A32">
            <w:pPr>
              <w:rPr>
                <w:del w:id="2085" w:author="Alicia" w:date="2016-05-16T16:37:00Z"/>
                <w:rFonts w:ascii="Times New Roman" w:hAnsi="Times New Roman" w:cs="Times New Roman"/>
                <w:sz w:val="24"/>
                <w:szCs w:val="24"/>
                <w:lang w:val="en-US"/>
                <w:rPrChange w:id="2086" w:author="Alicia" w:date="2016-05-11T11:58:00Z">
                  <w:rPr>
                    <w:del w:id="2087" w:author="Alicia" w:date="2016-05-16T16:37:00Z"/>
                    <w:rFonts w:ascii="Times New Roman" w:hAnsi="Times New Roman" w:cs="Times New Roman"/>
                    <w:sz w:val="24"/>
                    <w:szCs w:val="24"/>
                    <w:lang w:val="de-DE"/>
                  </w:rPr>
                </w:rPrChange>
              </w:rPr>
              <w:pPrChange w:id="2088"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1C2B2AC0" w14:textId="09C37BC4" w:rsidR="008C2A32" w:rsidRPr="00AA07B4" w:rsidDel="006E5FF5" w:rsidRDefault="008C2A32">
            <w:pPr>
              <w:rPr>
                <w:del w:id="2089" w:author="Alicia" w:date="2016-05-16T16:37:00Z"/>
                <w:rFonts w:ascii="Times New Roman" w:hAnsi="Times New Roman" w:cs="Times New Roman"/>
                <w:sz w:val="24"/>
                <w:szCs w:val="24"/>
                <w:lang w:val="en-US"/>
                <w:rPrChange w:id="2090" w:author="Alicia" w:date="2016-05-11T11:58:00Z">
                  <w:rPr>
                    <w:del w:id="2091" w:author="Alicia" w:date="2016-05-16T16:37:00Z"/>
                    <w:rFonts w:ascii="Times New Roman" w:hAnsi="Times New Roman" w:cs="Times New Roman"/>
                    <w:sz w:val="24"/>
                    <w:szCs w:val="24"/>
                    <w:lang w:val="de-DE"/>
                  </w:rPr>
                </w:rPrChange>
              </w:rPr>
              <w:pPrChange w:id="2092" w:author="Alicia" w:date="2016-05-03T14:52:00Z">
                <w:pPr>
                  <w:tabs>
                    <w:tab w:val="decimal" w:pos="586"/>
                  </w:tabs>
                  <w:spacing w:after="0" w:line="240" w:lineRule="auto"/>
                </w:pPr>
              </w:pPrChange>
            </w:pPr>
            <w:del w:id="2093" w:author="Alicia" w:date="2016-05-16T16:37:00Z">
              <w:r w:rsidRPr="00AA07B4" w:rsidDel="006E5FF5">
                <w:rPr>
                  <w:rFonts w:ascii="Times New Roman" w:hAnsi="Times New Roman" w:cs="Times New Roman"/>
                  <w:sz w:val="24"/>
                  <w:szCs w:val="24"/>
                  <w:lang w:val="en-US"/>
                  <w:rPrChange w:id="2094" w:author="Alicia" w:date="2016-05-11T11:58:00Z">
                    <w:rPr>
                      <w:rFonts w:ascii="Times New Roman" w:hAnsi="Times New Roman" w:cs="Times New Roman"/>
                      <w:sz w:val="24"/>
                      <w:szCs w:val="24"/>
                      <w:lang w:val="de-DE"/>
                    </w:rPr>
                  </w:rPrChange>
                </w:rPr>
                <w:delText>-0.22*</w:delText>
              </w:r>
            </w:del>
          </w:p>
        </w:tc>
        <w:tc>
          <w:tcPr>
            <w:tcW w:w="1134" w:type="dxa"/>
            <w:tcBorders>
              <w:top w:val="nil"/>
              <w:left w:val="nil"/>
              <w:bottom w:val="nil"/>
              <w:right w:val="nil"/>
            </w:tcBorders>
            <w:vAlign w:val="center"/>
          </w:tcPr>
          <w:p w14:paraId="3F13B921" w14:textId="2B6FB564" w:rsidR="008C2A32" w:rsidRPr="00AA07B4" w:rsidDel="006E5FF5" w:rsidRDefault="008C2A32">
            <w:pPr>
              <w:rPr>
                <w:del w:id="2095" w:author="Alicia" w:date="2016-05-16T16:37:00Z"/>
                <w:rFonts w:ascii="Times New Roman" w:hAnsi="Times New Roman" w:cs="Times New Roman"/>
                <w:sz w:val="24"/>
                <w:szCs w:val="24"/>
                <w:lang w:val="en-US"/>
                <w:rPrChange w:id="2096" w:author="Alicia" w:date="2016-05-11T11:58:00Z">
                  <w:rPr>
                    <w:del w:id="2097" w:author="Alicia" w:date="2016-05-16T16:37:00Z"/>
                    <w:rFonts w:ascii="Times New Roman" w:hAnsi="Times New Roman" w:cs="Times New Roman"/>
                    <w:sz w:val="24"/>
                    <w:szCs w:val="24"/>
                    <w:lang w:val="de-DE"/>
                  </w:rPr>
                </w:rPrChange>
              </w:rPr>
              <w:pPrChange w:id="2098" w:author="Alicia" w:date="2016-05-03T14:52:00Z">
                <w:pPr>
                  <w:tabs>
                    <w:tab w:val="decimal" w:pos="586"/>
                  </w:tabs>
                  <w:spacing w:after="0" w:line="240" w:lineRule="auto"/>
                </w:pPr>
              </w:pPrChange>
            </w:pPr>
            <w:del w:id="2099" w:author="Alicia" w:date="2016-05-16T16:37:00Z">
              <w:r w:rsidRPr="00AA07B4" w:rsidDel="006E5FF5">
                <w:rPr>
                  <w:rFonts w:ascii="Times New Roman" w:hAnsi="Times New Roman" w:cs="Times New Roman"/>
                  <w:sz w:val="24"/>
                  <w:szCs w:val="24"/>
                  <w:lang w:val="en-US"/>
                  <w:rPrChange w:id="2100" w:author="Alicia" w:date="2016-05-11T11:58:00Z">
                    <w:rPr>
                      <w:rFonts w:ascii="Times New Roman" w:hAnsi="Times New Roman" w:cs="Times New Roman"/>
                      <w:sz w:val="24"/>
                      <w:szCs w:val="24"/>
                      <w:lang w:val="de-DE"/>
                    </w:rPr>
                  </w:rPrChange>
                </w:rPr>
                <w:delText>-0.55***</w:delText>
              </w:r>
            </w:del>
          </w:p>
        </w:tc>
        <w:tc>
          <w:tcPr>
            <w:tcW w:w="284" w:type="dxa"/>
            <w:tcBorders>
              <w:top w:val="nil"/>
              <w:left w:val="nil"/>
              <w:bottom w:val="nil"/>
              <w:right w:val="nil"/>
            </w:tcBorders>
            <w:vAlign w:val="center"/>
          </w:tcPr>
          <w:p w14:paraId="72B1F55C" w14:textId="778E9717" w:rsidR="008C2A32" w:rsidRPr="00AA07B4" w:rsidDel="006E5FF5" w:rsidRDefault="008C2A32">
            <w:pPr>
              <w:rPr>
                <w:del w:id="2101" w:author="Alicia" w:date="2016-05-16T16:37:00Z"/>
                <w:rFonts w:ascii="Times New Roman" w:hAnsi="Times New Roman" w:cs="Times New Roman"/>
                <w:sz w:val="24"/>
                <w:szCs w:val="24"/>
                <w:lang w:val="en-US"/>
                <w:rPrChange w:id="2102" w:author="Alicia" w:date="2016-05-11T11:58:00Z">
                  <w:rPr>
                    <w:del w:id="2103" w:author="Alicia" w:date="2016-05-16T16:37:00Z"/>
                    <w:rFonts w:ascii="Times New Roman" w:hAnsi="Times New Roman" w:cs="Times New Roman"/>
                    <w:sz w:val="24"/>
                    <w:szCs w:val="24"/>
                    <w:lang w:val="de-DE"/>
                  </w:rPr>
                </w:rPrChange>
              </w:rPr>
              <w:pPrChange w:id="2104"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301ECA7A" w14:textId="34473E6C" w:rsidR="008C2A32" w:rsidRPr="00AA07B4" w:rsidDel="006E5FF5" w:rsidRDefault="008C2A32">
            <w:pPr>
              <w:rPr>
                <w:del w:id="2105" w:author="Alicia" w:date="2016-05-16T16:37:00Z"/>
                <w:rFonts w:ascii="Times New Roman" w:hAnsi="Times New Roman" w:cs="Times New Roman"/>
                <w:sz w:val="24"/>
                <w:szCs w:val="24"/>
                <w:lang w:val="en-US"/>
                <w:rPrChange w:id="2106" w:author="Alicia" w:date="2016-05-11T11:58:00Z">
                  <w:rPr>
                    <w:del w:id="2107" w:author="Alicia" w:date="2016-05-16T16:37:00Z"/>
                    <w:rFonts w:ascii="Times New Roman" w:hAnsi="Times New Roman" w:cs="Times New Roman"/>
                    <w:sz w:val="24"/>
                    <w:szCs w:val="24"/>
                    <w:lang w:val="de-DE"/>
                  </w:rPr>
                </w:rPrChange>
              </w:rPr>
              <w:pPrChange w:id="2108" w:author="Alicia" w:date="2016-05-03T14:52:00Z">
                <w:pPr>
                  <w:tabs>
                    <w:tab w:val="decimal" w:pos="586"/>
                  </w:tabs>
                  <w:spacing w:after="0" w:line="240" w:lineRule="auto"/>
                </w:pPr>
              </w:pPrChange>
            </w:pPr>
            <w:del w:id="2109" w:author="Alicia" w:date="2016-05-16T16:37:00Z">
              <w:r w:rsidRPr="00AA07B4" w:rsidDel="006E5FF5">
                <w:rPr>
                  <w:rFonts w:ascii="Times New Roman" w:hAnsi="Times New Roman" w:cs="Times New Roman"/>
                  <w:sz w:val="24"/>
                  <w:szCs w:val="24"/>
                  <w:lang w:val="en-US"/>
                  <w:rPrChange w:id="2110" w:author="Alicia" w:date="2016-05-11T11:58:00Z">
                    <w:rPr>
                      <w:rFonts w:ascii="Times New Roman" w:hAnsi="Times New Roman" w:cs="Times New Roman"/>
                      <w:sz w:val="24"/>
                      <w:szCs w:val="24"/>
                      <w:lang w:val="de-DE"/>
                    </w:rPr>
                  </w:rPrChange>
                </w:rPr>
                <w:delText>-0.08</w:delText>
              </w:r>
            </w:del>
          </w:p>
        </w:tc>
        <w:tc>
          <w:tcPr>
            <w:tcW w:w="851" w:type="dxa"/>
            <w:tcBorders>
              <w:top w:val="nil"/>
              <w:left w:val="nil"/>
              <w:bottom w:val="nil"/>
              <w:right w:val="nil"/>
            </w:tcBorders>
            <w:vAlign w:val="center"/>
          </w:tcPr>
          <w:p w14:paraId="284A6E22" w14:textId="2C3292D2" w:rsidR="008C2A32" w:rsidRPr="00AA07B4" w:rsidDel="006E5FF5" w:rsidRDefault="008C2A32">
            <w:pPr>
              <w:rPr>
                <w:del w:id="2111" w:author="Alicia" w:date="2016-05-16T16:37:00Z"/>
                <w:rFonts w:ascii="Times New Roman" w:hAnsi="Times New Roman" w:cs="Times New Roman"/>
                <w:sz w:val="24"/>
                <w:szCs w:val="24"/>
                <w:lang w:val="en-US"/>
                <w:rPrChange w:id="2112" w:author="Alicia" w:date="2016-05-11T11:58:00Z">
                  <w:rPr>
                    <w:del w:id="2113" w:author="Alicia" w:date="2016-05-16T16:37:00Z"/>
                    <w:rFonts w:ascii="Times New Roman" w:hAnsi="Times New Roman" w:cs="Times New Roman"/>
                    <w:sz w:val="24"/>
                    <w:szCs w:val="24"/>
                    <w:lang w:val="de-DE"/>
                  </w:rPr>
                </w:rPrChange>
              </w:rPr>
              <w:pPrChange w:id="2114" w:author="Alicia" w:date="2016-05-03T14:52:00Z">
                <w:pPr>
                  <w:tabs>
                    <w:tab w:val="decimal" w:pos="586"/>
                  </w:tabs>
                  <w:spacing w:after="0" w:line="240" w:lineRule="auto"/>
                </w:pPr>
              </w:pPrChange>
            </w:pPr>
            <w:del w:id="2115" w:author="Alicia" w:date="2016-05-16T16:37:00Z">
              <w:r w:rsidRPr="00AA07B4" w:rsidDel="006E5FF5">
                <w:rPr>
                  <w:rFonts w:ascii="Times New Roman" w:hAnsi="Times New Roman" w:cs="Times New Roman"/>
                  <w:sz w:val="24"/>
                  <w:szCs w:val="24"/>
                  <w:lang w:val="en-US"/>
                  <w:rPrChange w:id="2116" w:author="Alicia" w:date="2016-05-11T11:58:00Z">
                    <w:rPr>
                      <w:rFonts w:ascii="Times New Roman" w:hAnsi="Times New Roman" w:cs="Times New Roman"/>
                      <w:sz w:val="24"/>
                      <w:szCs w:val="24"/>
                      <w:lang w:val="de-DE"/>
                    </w:rPr>
                  </w:rPrChange>
                </w:rPr>
                <w:delText>0.10</w:delText>
              </w:r>
            </w:del>
          </w:p>
        </w:tc>
        <w:tc>
          <w:tcPr>
            <w:tcW w:w="283" w:type="dxa"/>
            <w:tcBorders>
              <w:top w:val="nil"/>
              <w:left w:val="nil"/>
              <w:bottom w:val="nil"/>
              <w:right w:val="nil"/>
            </w:tcBorders>
            <w:vAlign w:val="center"/>
          </w:tcPr>
          <w:p w14:paraId="4A6FD096" w14:textId="2B37571C" w:rsidR="008C2A32" w:rsidRPr="00AA07B4" w:rsidDel="006E5FF5" w:rsidRDefault="008C2A32">
            <w:pPr>
              <w:rPr>
                <w:del w:id="2117" w:author="Alicia" w:date="2016-05-16T16:37:00Z"/>
                <w:rFonts w:ascii="Times New Roman" w:hAnsi="Times New Roman" w:cs="Times New Roman"/>
                <w:sz w:val="24"/>
                <w:szCs w:val="24"/>
                <w:lang w:val="en-US"/>
                <w:rPrChange w:id="2118" w:author="Alicia" w:date="2016-05-11T11:58:00Z">
                  <w:rPr>
                    <w:del w:id="2119" w:author="Alicia" w:date="2016-05-16T16:37:00Z"/>
                    <w:rFonts w:ascii="Times New Roman" w:hAnsi="Times New Roman" w:cs="Times New Roman"/>
                    <w:sz w:val="24"/>
                    <w:szCs w:val="24"/>
                    <w:lang w:val="de-DE"/>
                  </w:rPr>
                </w:rPrChange>
              </w:rPr>
              <w:pPrChange w:id="2120"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EA1FA36" w14:textId="05159854" w:rsidR="008C2A32" w:rsidRPr="00AA07B4" w:rsidDel="006E5FF5" w:rsidRDefault="008C2A32">
            <w:pPr>
              <w:rPr>
                <w:del w:id="2121" w:author="Alicia" w:date="2016-05-16T16:37:00Z"/>
                <w:rFonts w:ascii="Times New Roman" w:hAnsi="Times New Roman" w:cs="Times New Roman"/>
                <w:sz w:val="24"/>
                <w:szCs w:val="24"/>
                <w:lang w:val="en-US"/>
                <w:rPrChange w:id="2122" w:author="Alicia" w:date="2016-05-11T11:58:00Z">
                  <w:rPr>
                    <w:del w:id="2123" w:author="Alicia" w:date="2016-05-16T16:37:00Z"/>
                    <w:rFonts w:ascii="Times New Roman" w:hAnsi="Times New Roman" w:cs="Times New Roman"/>
                    <w:sz w:val="24"/>
                    <w:szCs w:val="24"/>
                    <w:lang w:val="de-DE"/>
                  </w:rPr>
                </w:rPrChange>
              </w:rPr>
              <w:pPrChange w:id="2124" w:author="Alicia" w:date="2016-05-03T14:52:00Z">
                <w:pPr>
                  <w:tabs>
                    <w:tab w:val="decimal" w:pos="586"/>
                  </w:tabs>
                  <w:spacing w:after="0" w:line="240" w:lineRule="auto"/>
                </w:pPr>
              </w:pPrChange>
            </w:pPr>
            <w:del w:id="2125" w:author="Alicia" w:date="2016-05-16T16:37:00Z">
              <w:r w:rsidRPr="00AA07B4" w:rsidDel="006E5FF5">
                <w:rPr>
                  <w:rFonts w:ascii="Times New Roman" w:hAnsi="Times New Roman" w:cs="Times New Roman"/>
                  <w:sz w:val="24"/>
                  <w:szCs w:val="24"/>
                  <w:lang w:val="en-US"/>
                  <w:rPrChange w:id="2126" w:author="Alicia" w:date="2016-05-11T11:58:00Z">
                    <w:rPr>
                      <w:rFonts w:ascii="Times New Roman" w:hAnsi="Times New Roman" w:cs="Times New Roman"/>
                      <w:sz w:val="24"/>
                      <w:szCs w:val="24"/>
                      <w:lang w:val="de-DE"/>
                    </w:rPr>
                  </w:rPrChange>
                </w:rPr>
                <w:delText>0.23*</w:delText>
              </w:r>
            </w:del>
          </w:p>
        </w:tc>
        <w:tc>
          <w:tcPr>
            <w:tcW w:w="1064" w:type="dxa"/>
            <w:tcBorders>
              <w:top w:val="nil"/>
              <w:left w:val="nil"/>
              <w:bottom w:val="nil"/>
              <w:right w:val="nil"/>
            </w:tcBorders>
            <w:vAlign w:val="center"/>
          </w:tcPr>
          <w:p w14:paraId="6708BCC9" w14:textId="2881891C" w:rsidR="008C2A32" w:rsidRPr="00AA07B4" w:rsidDel="006E5FF5" w:rsidRDefault="008C2A32">
            <w:pPr>
              <w:rPr>
                <w:del w:id="2127" w:author="Alicia" w:date="2016-05-16T16:37:00Z"/>
                <w:rFonts w:ascii="Times New Roman" w:hAnsi="Times New Roman" w:cs="Times New Roman"/>
                <w:sz w:val="24"/>
                <w:szCs w:val="24"/>
                <w:lang w:val="en-US"/>
                <w:rPrChange w:id="2128" w:author="Alicia" w:date="2016-05-11T11:58:00Z">
                  <w:rPr>
                    <w:del w:id="2129" w:author="Alicia" w:date="2016-05-16T16:37:00Z"/>
                    <w:rFonts w:ascii="Times New Roman" w:hAnsi="Times New Roman" w:cs="Times New Roman"/>
                    <w:sz w:val="24"/>
                    <w:szCs w:val="24"/>
                    <w:lang w:val="de-DE"/>
                  </w:rPr>
                </w:rPrChange>
              </w:rPr>
              <w:pPrChange w:id="2130" w:author="Alicia" w:date="2016-05-03T14:52:00Z">
                <w:pPr>
                  <w:tabs>
                    <w:tab w:val="decimal" w:pos="586"/>
                  </w:tabs>
                  <w:spacing w:after="0" w:line="240" w:lineRule="auto"/>
                </w:pPr>
              </w:pPrChange>
            </w:pPr>
            <w:del w:id="2131" w:author="Alicia" w:date="2016-05-16T16:37:00Z">
              <w:r w:rsidRPr="00AA07B4" w:rsidDel="006E5FF5">
                <w:rPr>
                  <w:rFonts w:ascii="Times New Roman" w:hAnsi="Times New Roman" w:cs="Times New Roman"/>
                  <w:sz w:val="24"/>
                  <w:szCs w:val="24"/>
                  <w:lang w:val="en-US"/>
                  <w:rPrChange w:id="2132" w:author="Alicia" w:date="2016-05-11T11:58:00Z">
                    <w:rPr>
                      <w:rFonts w:ascii="Times New Roman" w:hAnsi="Times New Roman" w:cs="Times New Roman"/>
                      <w:sz w:val="24"/>
                      <w:szCs w:val="24"/>
                      <w:lang w:val="de-DE"/>
                    </w:rPr>
                  </w:rPrChange>
                </w:rPr>
                <w:delText>0.38***</w:delText>
              </w:r>
            </w:del>
          </w:p>
        </w:tc>
        <w:tc>
          <w:tcPr>
            <w:tcW w:w="236" w:type="dxa"/>
            <w:tcBorders>
              <w:top w:val="nil"/>
              <w:left w:val="nil"/>
              <w:bottom w:val="nil"/>
              <w:right w:val="nil"/>
            </w:tcBorders>
            <w:vAlign w:val="center"/>
          </w:tcPr>
          <w:p w14:paraId="553F5CAF" w14:textId="0C75D2AA" w:rsidR="008C2A32" w:rsidRPr="00AA07B4" w:rsidDel="006E5FF5" w:rsidRDefault="008C2A32">
            <w:pPr>
              <w:rPr>
                <w:del w:id="2133" w:author="Alicia" w:date="2016-05-16T16:37:00Z"/>
                <w:rFonts w:ascii="Times New Roman" w:hAnsi="Times New Roman" w:cs="Times New Roman"/>
                <w:sz w:val="24"/>
                <w:szCs w:val="24"/>
                <w:lang w:val="en-US"/>
                <w:rPrChange w:id="2134" w:author="Alicia" w:date="2016-05-11T11:58:00Z">
                  <w:rPr>
                    <w:del w:id="2135" w:author="Alicia" w:date="2016-05-16T16:37:00Z"/>
                    <w:rFonts w:ascii="Times New Roman" w:hAnsi="Times New Roman" w:cs="Times New Roman"/>
                    <w:sz w:val="24"/>
                    <w:szCs w:val="24"/>
                    <w:lang w:val="de-DE"/>
                  </w:rPr>
                </w:rPrChange>
              </w:rPr>
              <w:pPrChange w:id="2136"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7AD39477" w14:textId="51CC8D1E" w:rsidR="008C2A32" w:rsidRPr="00AA07B4" w:rsidDel="006E5FF5" w:rsidRDefault="008C2A32">
            <w:pPr>
              <w:rPr>
                <w:del w:id="2137" w:author="Alicia" w:date="2016-05-16T16:37:00Z"/>
                <w:rFonts w:ascii="Times New Roman" w:hAnsi="Times New Roman" w:cs="Times New Roman"/>
                <w:sz w:val="24"/>
                <w:szCs w:val="24"/>
                <w:lang w:val="en-US"/>
                <w:rPrChange w:id="2138" w:author="Alicia" w:date="2016-05-11T11:58:00Z">
                  <w:rPr>
                    <w:del w:id="2139" w:author="Alicia" w:date="2016-05-16T16:37:00Z"/>
                    <w:rFonts w:ascii="Times New Roman" w:hAnsi="Times New Roman" w:cs="Times New Roman"/>
                    <w:sz w:val="24"/>
                    <w:szCs w:val="24"/>
                    <w:lang w:val="de-DE"/>
                  </w:rPr>
                </w:rPrChange>
              </w:rPr>
              <w:pPrChange w:id="2140" w:author="Alicia" w:date="2016-05-03T14:52:00Z">
                <w:pPr>
                  <w:tabs>
                    <w:tab w:val="decimal" w:pos="586"/>
                  </w:tabs>
                  <w:spacing w:after="0" w:line="240" w:lineRule="auto"/>
                </w:pPr>
              </w:pPrChange>
            </w:pPr>
            <w:del w:id="2141" w:author="Alicia" w:date="2016-05-16T16:37:00Z">
              <w:r w:rsidRPr="00AA07B4" w:rsidDel="006E5FF5">
                <w:rPr>
                  <w:rFonts w:ascii="Times New Roman" w:hAnsi="Times New Roman" w:cs="Times New Roman"/>
                  <w:sz w:val="24"/>
                  <w:szCs w:val="24"/>
                  <w:lang w:val="en-US"/>
                  <w:rPrChange w:id="2142" w:author="Alicia" w:date="2016-05-11T11:58:00Z">
                    <w:rPr>
                      <w:rFonts w:ascii="Times New Roman" w:hAnsi="Times New Roman" w:cs="Times New Roman"/>
                      <w:sz w:val="24"/>
                      <w:szCs w:val="24"/>
                      <w:lang w:val="de-DE"/>
                    </w:rPr>
                  </w:rPrChange>
                </w:rPr>
                <w:delText xml:space="preserve">-0.20 </w:delText>
              </w:r>
              <w:r w:rsidRPr="00AA07B4" w:rsidDel="006E5FF5">
                <w:rPr>
                  <w:rFonts w:ascii="Times New Roman" w:hAnsi="Times New Roman" w:cs="Times New Roman"/>
                  <w:sz w:val="18"/>
                  <w:szCs w:val="18"/>
                  <w:lang w:val="en-US"/>
                  <w:rPrChange w:id="2143"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21F392D7" w14:textId="2F4EA944" w:rsidR="008C2A32" w:rsidRPr="00AA07B4" w:rsidDel="006E5FF5" w:rsidRDefault="008C2A32">
            <w:pPr>
              <w:rPr>
                <w:del w:id="2144" w:author="Alicia" w:date="2016-05-16T16:37:00Z"/>
                <w:rFonts w:ascii="Times New Roman" w:hAnsi="Times New Roman" w:cs="Times New Roman"/>
                <w:sz w:val="24"/>
                <w:szCs w:val="24"/>
                <w:lang w:val="en-US"/>
                <w:rPrChange w:id="2145" w:author="Alicia" w:date="2016-05-11T11:58:00Z">
                  <w:rPr>
                    <w:del w:id="2146" w:author="Alicia" w:date="2016-05-16T16:37:00Z"/>
                    <w:rFonts w:ascii="Times New Roman" w:hAnsi="Times New Roman" w:cs="Times New Roman"/>
                    <w:sz w:val="24"/>
                    <w:szCs w:val="24"/>
                    <w:lang w:val="de-DE"/>
                  </w:rPr>
                </w:rPrChange>
              </w:rPr>
              <w:pPrChange w:id="2147" w:author="Alicia" w:date="2016-05-03T14:52:00Z">
                <w:pPr>
                  <w:tabs>
                    <w:tab w:val="decimal" w:pos="586"/>
                  </w:tabs>
                  <w:spacing w:after="0" w:line="240" w:lineRule="auto"/>
                </w:pPr>
              </w:pPrChange>
            </w:pPr>
            <w:del w:id="2148" w:author="Alicia" w:date="2016-05-16T16:37:00Z">
              <w:r w:rsidRPr="00AA07B4" w:rsidDel="006E5FF5">
                <w:rPr>
                  <w:rFonts w:ascii="Times New Roman" w:hAnsi="Times New Roman" w:cs="Times New Roman"/>
                  <w:sz w:val="24"/>
                  <w:szCs w:val="24"/>
                  <w:lang w:val="en-US"/>
                  <w:rPrChange w:id="2149" w:author="Alicia" w:date="2016-05-11T11:58:00Z">
                    <w:rPr>
                      <w:rFonts w:ascii="Times New Roman" w:hAnsi="Times New Roman" w:cs="Times New Roman"/>
                      <w:sz w:val="24"/>
                      <w:szCs w:val="24"/>
                      <w:lang w:val="de-DE"/>
                    </w:rPr>
                  </w:rPrChange>
                </w:rPr>
                <w:delText>-0.58***</w:delText>
              </w:r>
            </w:del>
          </w:p>
        </w:tc>
      </w:tr>
      <w:tr w:rsidR="008C2A32" w:rsidRPr="00AA07B4" w:rsidDel="006E5FF5" w14:paraId="19C55896" w14:textId="226DB3CD" w:rsidTr="008C2A32">
        <w:trPr>
          <w:del w:id="2150" w:author="Alicia" w:date="2016-05-16T16:37:00Z"/>
        </w:trPr>
        <w:tc>
          <w:tcPr>
            <w:tcW w:w="658" w:type="dxa"/>
            <w:tcBorders>
              <w:top w:val="nil"/>
              <w:left w:val="nil"/>
              <w:bottom w:val="nil"/>
              <w:right w:val="nil"/>
            </w:tcBorders>
            <w:vAlign w:val="center"/>
          </w:tcPr>
          <w:p w14:paraId="12FE7186" w14:textId="2B7E64F0" w:rsidR="008C2A32" w:rsidRPr="00AA07B4" w:rsidDel="006E5FF5" w:rsidRDefault="008C2A32">
            <w:pPr>
              <w:rPr>
                <w:del w:id="2151" w:author="Alicia" w:date="2016-05-16T16:37:00Z"/>
                <w:rFonts w:ascii="Times New Roman" w:hAnsi="Times New Roman" w:cs="Times New Roman"/>
                <w:sz w:val="24"/>
                <w:szCs w:val="24"/>
                <w:lang w:val="en-US"/>
                <w:rPrChange w:id="2152" w:author="Alicia" w:date="2016-05-11T11:58:00Z">
                  <w:rPr>
                    <w:del w:id="2153" w:author="Alicia" w:date="2016-05-16T16:37:00Z"/>
                    <w:rFonts w:ascii="Times New Roman" w:hAnsi="Times New Roman" w:cs="Times New Roman"/>
                    <w:sz w:val="24"/>
                    <w:szCs w:val="24"/>
                    <w:lang w:val="de-DE"/>
                  </w:rPr>
                </w:rPrChange>
              </w:rPr>
              <w:pPrChange w:id="2154" w:author="Alicia" w:date="2016-05-03T14:52:00Z">
                <w:pPr>
                  <w:spacing w:after="0" w:line="240" w:lineRule="auto"/>
                  <w:jc w:val="center"/>
                </w:pPr>
              </w:pPrChange>
            </w:pPr>
            <w:del w:id="2155" w:author="Alicia" w:date="2016-05-16T16:37:00Z">
              <w:r w:rsidRPr="00AA07B4" w:rsidDel="006E5FF5">
                <w:rPr>
                  <w:rFonts w:ascii="Times New Roman" w:hAnsi="Times New Roman" w:cs="Times New Roman"/>
                  <w:sz w:val="24"/>
                  <w:szCs w:val="24"/>
                  <w:lang w:val="en-US"/>
                  <w:rPrChange w:id="2156" w:author="Alicia" w:date="2016-05-11T11:58:00Z">
                    <w:rPr>
                      <w:rFonts w:ascii="Times New Roman" w:hAnsi="Times New Roman" w:cs="Times New Roman"/>
                      <w:sz w:val="24"/>
                      <w:szCs w:val="24"/>
                      <w:lang w:val="de-DE"/>
                    </w:rPr>
                  </w:rPrChange>
                </w:rPr>
                <w:delText>I</w:delText>
              </w:r>
            </w:del>
          </w:p>
        </w:tc>
        <w:tc>
          <w:tcPr>
            <w:tcW w:w="993" w:type="dxa"/>
            <w:tcBorders>
              <w:top w:val="nil"/>
              <w:left w:val="nil"/>
              <w:bottom w:val="nil"/>
              <w:right w:val="nil"/>
            </w:tcBorders>
            <w:vAlign w:val="center"/>
          </w:tcPr>
          <w:p w14:paraId="4655CAD1" w14:textId="2AF31C09" w:rsidR="008C2A32" w:rsidRPr="00AA07B4" w:rsidDel="006E5FF5" w:rsidRDefault="008C2A32">
            <w:pPr>
              <w:rPr>
                <w:del w:id="2157" w:author="Alicia" w:date="2016-05-16T16:37:00Z"/>
                <w:rFonts w:ascii="Times New Roman" w:hAnsi="Times New Roman" w:cs="Times New Roman"/>
                <w:sz w:val="24"/>
                <w:szCs w:val="24"/>
                <w:lang w:val="en-US"/>
                <w:rPrChange w:id="2158" w:author="Alicia" w:date="2016-05-11T11:58:00Z">
                  <w:rPr>
                    <w:del w:id="2159" w:author="Alicia" w:date="2016-05-16T16:37:00Z"/>
                    <w:rFonts w:ascii="Times New Roman" w:hAnsi="Times New Roman" w:cs="Times New Roman"/>
                    <w:sz w:val="24"/>
                    <w:szCs w:val="24"/>
                    <w:lang w:val="de-DE"/>
                  </w:rPr>
                </w:rPrChange>
              </w:rPr>
              <w:pPrChange w:id="2160" w:author="Alicia" w:date="2016-05-03T14:52:00Z">
                <w:pPr>
                  <w:tabs>
                    <w:tab w:val="decimal" w:pos="586"/>
                  </w:tabs>
                  <w:spacing w:after="0" w:line="240" w:lineRule="auto"/>
                </w:pPr>
              </w:pPrChange>
            </w:pPr>
            <w:del w:id="2161" w:author="Alicia" w:date="2016-05-16T16:37:00Z">
              <w:r w:rsidRPr="00AA07B4" w:rsidDel="006E5FF5">
                <w:rPr>
                  <w:rFonts w:ascii="Times New Roman" w:hAnsi="Times New Roman" w:cs="Times New Roman"/>
                  <w:sz w:val="24"/>
                  <w:szCs w:val="24"/>
                  <w:lang w:val="en-US"/>
                  <w:rPrChange w:id="2162" w:author="Alicia" w:date="2016-05-11T11:58:00Z">
                    <w:rPr>
                      <w:rFonts w:ascii="Times New Roman" w:hAnsi="Times New Roman" w:cs="Times New Roman"/>
                      <w:sz w:val="24"/>
                      <w:szCs w:val="24"/>
                      <w:lang w:val="de-DE"/>
                    </w:rPr>
                  </w:rPrChange>
                </w:rPr>
                <w:delText>-0.25*</w:delText>
              </w:r>
            </w:del>
          </w:p>
        </w:tc>
        <w:tc>
          <w:tcPr>
            <w:tcW w:w="850" w:type="dxa"/>
            <w:tcBorders>
              <w:top w:val="nil"/>
              <w:left w:val="nil"/>
              <w:bottom w:val="nil"/>
              <w:right w:val="nil"/>
            </w:tcBorders>
            <w:vAlign w:val="center"/>
          </w:tcPr>
          <w:p w14:paraId="6452830C" w14:textId="4B875EBC" w:rsidR="008C2A32" w:rsidRPr="00AA07B4" w:rsidDel="006E5FF5" w:rsidRDefault="008C2A32">
            <w:pPr>
              <w:rPr>
                <w:del w:id="2163" w:author="Alicia" w:date="2016-05-16T16:37:00Z"/>
                <w:rFonts w:ascii="Times New Roman" w:hAnsi="Times New Roman" w:cs="Times New Roman"/>
                <w:sz w:val="24"/>
                <w:szCs w:val="24"/>
                <w:lang w:val="en-US"/>
                <w:rPrChange w:id="2164" w:author="Alicia" w:date="2016-05-11T11:58:00Z">
                  <w:rPr>
                    <w:del w:id="2165" w:author="Alicia" w:date="2016-05-16T16:37:00Z"/>
                    <w:rFonts w:ascii="Times New Roman" w:hAnsi="Times New Roman" w:cs="Times New Roman"/>
                    <w:sz w:val="24"/>
                    <w:szCs w:val="24"/>
                    <w:lang w:val="de-DE"/>
                  </w:rPr>
                </w:rPrChange>
              </w:rPr>
              <w:pPrChange w:id="2166" w:author="Alicia" w:date="2016-05-03T14:52:00Z">
                <w:pPr>
                  <w:tabs>
                    <w:tab w:val="decimal" w:pos="586"/>
                  </w:tabs>
                  <w:spacing w:after="0" w:line="240" w:lineRule="auto"/>
                </w:pPr>
              </w:pPrChange>
            </w:pPr>
            <w:del w:id="2167" w:author="Alicia" w:date="2016-05-16T16:37:00Z">
              <w:r w:rsidRPr="00AA07B4" w:rsidDel="006E5FF5">
                <w:rPr>
                  <w:rFonts w:ascii="Times New Roman" w:hAnsi="Times New Roman" w:cs="Times New Roman"/>
                  <w:sz w:val="24"/>
                  <w:szCs w:val="24"/>
                  <w:lang w:val="en-US"/>
                  <w:rPrChange w:id="2168" w:author="Alicia" w:date="2016-05-11T11:58:00Z">
                    <w:rPr>
                      <w:rFonts w:ascii="Times New Roman" w:hAnsi="Times New Roman" w:cs="Times New Roman"/>
                      <w:sz w:val="24"/>
                      <w:szCs w:val="24"/>
                      <w:lang w:val="de-DE"/>
                    </w:rPr>
                  </w:rPrChange>
                </w:rPr>
                <w:delText>0.06</w:delText>
              </w:r>
            </w:del>
          </w:p>
        </w:tc>
        <w:tc>
          <w:tcPr>
            <w:tcW w:w="284" w:type="dxa"/>
            <w:tcBorders>
              <w:top w:val="nil"/>
              <w:left w:val="nil"/>
              <w:bottom w:val="nil"/>
              <w:right w:val="nil"/>
            </w:tcBorders>
            <w:vAlign w:val="center"/>
          </w:tcPr>
          <w:p w14:paraId="4C7A5C5E" w14:textId="234A277E" w:rsidR="008C2A32" w:rsidRPr="00AA07B4" w:rsidDel="006E5FF5" w:rsidRDefault="008C2A32">
            <w:pPr>
              <w:rPr>
                <w:del w:id="2169" w:author="Alicia" w:date="2016-05-16T16:37:00Z"/>
                <w:rFonts w:ascii="Times New Roman" w:hAnsi="Times New Roman" w:cs="Times New Roman"/>
                <w:sz w:val="24"/>
                <w:szCs w:val="24"/>
                <w:lang w:val="en-US"/>
                <w:rPrChange w:id="2170" w:author="Alicia" w:date="2016-05-11T11:58:00Z">
                  <w:rPr>
                    <w:del w:id="2171" w:author="Alicia" w:date="2016-05-16T16:37:00Z"/>
                    <w:rFonts w:ascii="Times New Roman" w:hAnsi="Times New Roman" w:cs="Times New Roman"/>
                    <w:sz w:val="24"/>
                    <w:szCs w:val="24"/>
                    <w:lang w:val="de-DE"/>
                  </w:rPr>
                </w:rPrChange>
              </w:rPr>
              <w:pPrChange w:id="217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0D366967" w14:textId="6ED9D467" w:rsidR="008C2A32" w:rsidRPr="00AA07B4" w:rsidDel="006E5FF5" w:rsidRDefault="008C2A32">
            <w:pPr>
              <w:rPr>
                <w:del w:id="2173" w:author="Alicia" w:date="2016-05-16T16:37:00Z"/>
                <w:rFonts w:ascii="Times New Roman" w:hAnsi="Times New Roman" w:cs="Times New Roman"/>
                <w:sz w:val="24"/>
                <w:szCs w:val="24"/>
                <w:lang w:val="en-US"/>
                <w:rPrChange w:id="2174" w:author="Alicia" w:date="2016-05-11T11:58:00Z">
                  <w:rPr>
                    <w:del w:id="2175" w:author="Alicia" w:date="2016-05-16T16:37:00Z"/>
                    <w:rFonts w:ascii="Times New Roman" w:hAnsi="Times New Roman" w:cs="Times New Roman"/>
                    <w:sz w:val="24"/>
                    <w:szCs w:val="24"/>
                    <w:lang w:val="de-DE"/>
                  </w:rPr>
                </w:rPrChange>
              </w:rPr>
              <w:pPrChange w:id="2176" w:author="Alicia" w:date="2016-05-03T14:52:00Z">
                <w:pPr>
                  <w:tabs>
                    <w:tab w:val="decimal" w:pos="586"/>
                  </w:tabs>
                  <w:spacing w:after="0" w:line="240" w:lineRule="auto"/>
                </w:pPr>
              </w:pPrChange>
            </w:pPr>
            <w:del w:id="2177" w:author="Alicia" w:date="2016-05-16T16:37:00Z">
              <w:r w:rsidRPr="00AA07B4" w:rsidDel="006E5FF5">
                <w:rPr>
                  <w:rFonts w:ascii="Times New Roman" w:hAnsi="Times New Roman" w:cs="Times New Roman"/>
                  <w:sz w:val="24"/>
                  <w:szCs w:val="24"/>
                  <w:lang w:val="en-US"/>
                  <w:rPrChange w:id="2178" w:author="Alicia" w:date="2016-05-11T11:58:00Z">
                    <w:rPr>
                      <w:rFonts w:ascii="Times New Roman" w:hAnsi="Times New Roman" w:cs="Times New Roman"/>
                      <w:sz w:val="24"/>
                      <w:szCs w:val="24"/>
                      <w:lang w:val="de-DE"/>
                    </w:rPr>
                  </w:rPrChange>
                </w:rPr>
                <w:delText>0.34***</w:delText>
              </w:r>
            </w:del>
          </w:p>
        </w:tc>
        <w:tc>
          <w:tcPr>
            <w:tcW w:w="1134" w:type="dxa"/>
            <w:tcBorders>
              <w:top w:val="nil"/>
              <w:left w:val="nil"/>
              <w:bottom w:val="nil"/>
              <w:right w:val="nil"/>
            </w:tcBorders>
            <w:vAlign w:val="center"/>
          </w:tcPr>
          <w:p w14:paraId="7B76536E" w14:textId="35B66622" w:rsidR="008C2A32" w:rsidRPr="00AA07B4" w:rsidDel="006E5FF5" w:rsidRDefault="008C2A32">
            <w:pPr>
              <w:rPr>
                <w:del w:id="2179" w:author="Alicia" w:date="2016-05-16T16:37:00Z"/>
                <w:rFonts w:ascii="Times New Roman" w:hAnsi="Times New Roman" w:cs="Times New Roman"/>
                <w:sz w:val="24"/>
                <w:szCs w:val="24"/>
                <w:lang w:val="en-US"/>
                <w:rPrChange w:id="2180" w:author="Alicia" w:date="2016-05-11T11:58:00Z">
                  <w:rPr>
                    <w:del w:id="2181" w:author="Alicia" w:date="2016-05-16T16:37:00Z"/>
                    <w:rFonts w:ascii="Times New Roman" w:hAnsi="Times New Roman" w:cs="Times New Roman"/>
                    <w:sz w:val="24"/>
                    <w:szCs w:val="24"/>
                    <w:lang w:val="de-DE"/>
                  </w:rPr>
                </w:rPrChange>
              </w:rPr>
              <w:pPrChange w:id="2182" w:author="Alicia" w:date="2016-05-03T14:52:00Z">
                <w:pPr>
                  <w:tabs>
                    <w:tab w:val="decimal" w:pos="586"/>
                  </w:tabs>
                  <w:spacing w:after="0" w:line="240" w:lineRule="auto"/>
                </w:pPr>
              </w:pPrChange>
            </w:pPr>
            <w:del w:id="2183" w:author="Alicia" w:date="2016-05-16T16:37:00Z">
              <w:r w:rsidRPr="00AA07B4" w:rsidDel="006E5FF5">
                <w:rPr>
                  <w:rFonts w:ascii="Times New Roman" w:hAnsi="Times New Roman" w:cs="Times New Roman"/>
                  <w:sz w:val="24"/>
                  <w:szCs w:val="24"/>
                  <w:lang w:val="en-US"/>
                  <w:rPrChange w:id="2184" w:author="Alicia" w:date="2016-05-11T11:58:00Z">
                    <w:rPr>
                      <w:rFonts w:ascii="Times New Roman" w:hAnsi="Times New Roman" w:cs="Times New Roman"/>
                      <w:sz w:val="24"/>
                      <w:szCs w:val="24"/>
                      <w:lang w:val="de-DE"/>
                    </w:rPr>
                  </w:rPrChange>
                </w:rPr>
                <w:delText>0.49***</w:delText>
              </w:r>
            </w:del>
          </w:p>
        </w:tc>
        <w:tc>
          <w:tcPr>
            <w:tcW w:w="276" w:type="dxa"/>
            <w:tcBorders>
              <w:top w:val="nil"/>
              <w:left w:val="nil"/>
              <w:bottom w:val="nil"/>
              <w:right w:val="nil"/>
            </w:tcBorders>
            <w:vAlign w:val="center"/>
          </w:tcPr>
          <w:p w14:paraId="056B99F3" w14:textId="317903CA" w:rsidR="008C2A32" w:rsidRPr="00AA07B4" w:rsidDel="006E5FF5" w:rsidRDefault="008C2A32">
            <w:pPr>
              <w:rPr>
                <w:del w:id="2185" w:author="Alicia" w:date="2016-05-16T16:37:00Z"/>
                <w:rFonts w:ascii="Times New Roman" w:hAnsi="Times New Roman" w:cs="Times New Roman"/>
                <w:sz w:val="24"/>
                <w:szCs w:val="24"/>
                <w:lang w:val="en-US"/>
                <w:rPrChange w:id="2186" w:author="Alicia" w:date="2016-05-11T11:58:00Z">
                  <w:rPr>
                    <w:del w:id="2187" w:author="Alicia" w:date="2016-05-16T16:37:00Z"/>
                    <w:rFonts w:ascii="Times New Roman" w:hAnsi="Times New Roman" w:cs="Times New Roman"/>
                    <w:sz w:val="24"/>
                    <w:szCs w:val="24"/>
                    <w:lang w:val="de-DE"/>
                  </w:rPr>
                </w:rPrChange>
              </w:rPr>
              <w:pPrChange w:id="2188"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0BFDC3D7" w14:textId="68628E4A" w:rsidR="008C2A32" w:rsidRPr="00AA07B4" w:rsidDel="006E5FF5" w:rsidRDefault="008C2A32">
            <w:pPr>
              <w:rPr>
                <w:del w:id="2189" w:author="Alicia" w:date="2016-05-16T16:37:00Z"/>
                <w:rFonts w:ascii="Times New Roman" w:hAnsi="Times New Roman" w:cs="Times New Roman"/>
                <w:sz w:val="24"/>
                <w:szCs w:val="24"/>
                <w:lang w:val="en-US"/>
                <w:rPrChange w:id="2190" w:author="Alicia" w:date="2016-05-11T11:58:00Z">
                  <w:rPr>
                    <w:del w:id="2191" w:author="Alicia" w:date="2016-05-16T16:37:00Z"/>
                    <w:rFonts w:ascii="Times New Roman" w:hAnsi="Times New Roman" w:cs="Times New Roman"/>
                    <w:sz w:val="24"/>
                    <w:szCs w:val="24"/>
                    <w:lang w:val="de-DE"/>
                  </w:rPr>
                </w:rPrChange>
              </w:rPr>
              <w:pPrChange w:id="2192" w:author="Alicia" w:date="2016-05-03T14:52:00Z">
                <w:pPr>
                  <w:tabs>
                    <w:tab w:val="decimal" w:pos="586"/>
                  </w:tabs>
                  <w:spacing w:after="0" w:line="240" w:lineRule="auto"/>
                </w:pPr>
              </w:pPrChange>
            </w:pPr>
            <w:del w:id="2193" w:author="Alicia" w:date="2016-05-16T16:37:00Z">
              <w:r w:rsidRPr="00AA07B4" w:rsidDel="006E5FF5">
                <w:rPr>
                  <w:rFonts w:ascii="Times New Roman" w:hAnsi="Times New Roman" w:cs="Times New Roman"/>
                  <w:sz w:val="24"/>
                  <w:szCs w:val="24"/>
                  <w:lang w:val="en-US"/>
                  <w:rPrChange w:id="2194" w:author="Alicia" w:date="2016-05-11T11:58:00Z">
                    <w:rPr>
                      <w:rFonts w:ascii="Times New Roman" w:hAnsi="Times New Roman" w:cs="Times New Roman"/>
                      <w:sz w:val="24"/>
                      <w:szCs w:val="24"/>
                      <w:lang w:val="de-DE"/>
                    </w:rPr>
                  </w:rPrChange>
                </w:rPr>
                <w:delText xml:space="preserve">-0.18 </w:delText>
              </w:r>
              <w:r w:rsidRPr="00AA07B4" w:rsidDel="006E5FF5">
                <w:rPr>
                  <w:rFonts w:ascii="Times New Roman" w:hAnsi="Times New Roman" w:cs="Times New Roman"/>
                  <w:sz w:val="18"/>
                  <w:szCs w:val="18"/>
                  <w:lang w:val="en-US"/>
                  <w:rPrChange w:id="2195"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214ECA4D" w14:textId="27F98F6A" w:rsidR="008C2A32" w:rsidRPr="00AA07B4" w:rsidDel="006E5FF5" w:rsidRDefault="008C2A32">
            <w:pPr>
              <w:rPr>
                <w:del w:id="2196" w:author="Alicia" w:date="2016-05-16T16:37:00Z"/>
                <w:rFonts w:ascii="Times New Roman" w:hAnsi="Times New Roman" w:cs="Times New Roman"/>
                <w:sz w:val="24"/>
                <w:szCs w:val="24"/>
                <w:lang w:val="en-US"/>
                <w:rPrChange w:id="2197" w:author="Alicia" w:date="2016-05-11T11:58:00Z">
                  <w:rPr>
                    <w:del w:id="2198" w:author="Alicia" w:date="2016-05-16T16:37:00Z"/>
                    <w:rFonts w:ascii="Times New Roman" w:hAnsi="Times New Roman" w:cs="Times New Roman"/>
                    <w:sz w:val="24"/>
                    <w:szCs w:val="24"/>
                    <w:lang w:val="de-DE"/>
                  </w:rPr>
                </w:rPrChange>
              </w:rPr>
              <w:pPrChange w:id="2199" w:author="Alicia" w:date="2016-05-03T14:52:00Z">
                <w:pPr>
                  <w:tabs>
                    <w:tab w:val="decimal" w:pos="586"/>
                  </w:tabs>
                  <w:spacing w:after="0" w:line="240" w:lineRule="auto"/>
                </w:pPr>
              </w:pPrChange>
            </w:pPr>
            <w:del w:id="2200" w:author="Alicia" w:date="2016-05-16T16:37:00Z">
              <w:r w:rsidRPr="00AA07B4" w:rsidDel="006E5FF5">
                <w:rPr>
                  <w:rFonts w:ascii="Times New Roman" w:hAnsi="Times New Roman" w:cs="Times New Roman"/>
                  <w:sz w:val="24"/>
                  <w:szCs w:val="24"/>
                  <w:lang w:val="en-US"/>
                  <w:rPrChange w:id="2201" w:author="Alicia" w:date="2016-05-11T11:58:00Z">
                    <w:rPr>
                      <w:rFonts w:ascii="Times New Roman" w:hAnsi="Times New Roman" w:cs="Times New Roman"/>
                      <w:sz w:val="24"/>
                      <w:szCs w:val="24"/>
                      <w:lang w:val="de-DE"/>
                    </w:rPr>
                  </w:rPrChange>
                </w:rPr>
                <w:delText>-0.62***</w:delText>
              </w:r>
            </w:del>
          </w:p>
        </w:tc>
        <w:tc>
          <w:tcPr>
            <w:tcW w:w="284" w:type="dxa"/>
            <w:tcBorders>
              <w:top w:val="nil"/>
              <w:left w:val="nil"/>
              <w:bottom w:val="nil"/>
              <w:right w:val="nil"/>
            </w:tcBorders>
            <w:vAlign w:val="center"/>
          </w:tcPr>
          <w:p w14:paraId="66B3B27A" w14:textId="2BFFA9E1" w:rsidR="008C2A32" w:rsidRPr="00AA07B4" w:rsidDel="006E5FF5" w:rsidRDefault="008C2A32">
            <w:pPr>
              <w:rPr>
                <w:del w:id="2202" w:author="Alicia" w:date="2016-05-16T16:37:00Z"/>
                <w:rFonts w:ascii="Times New Roman" w:hAnsi="Times New Roman" w:cs="Times New Roman"/>
                <w:sz w:val="24"/>
                <w:szCs w:val="24"/>
                <w:lang w:val="en-US"/>
                <w:rPrChange w:id="2203" w:author="Alicia" w:date="2016-05-11T11:58:00Z">
                  <w:rPr>
                    <w:del w:id="2204" w:author="Alicia" w:date="2016-05-16T16:37:00Z"/>
                    <w:rFonts w:ascii="Times New Roman" w:hAnsi="Times New Roman" w:cs="Times New Roman"/>
                    <w:sz w:val="24"/>
                    <w:szCs w:val="24"/>
                    <w:lang w:val="de-DE"/>
                  </w:rPr>
                </w:rPrChange>
              </w:rPr>
              <w:pPrChange w:id="2205"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16D2EF9A" w14:textId="0A24E473" w:rsidR="008C2A32" w:rsidRPr="00AA07B4" w:rsidDel="006E5FF5" w:rsidRDefault="008C2A32">
            <w:pPr>
              <w:rPr>
                <w:del w:id="2206" w:author="Alicia" w:date="2016-05-16T16:37:00Z"/>
                <w:rFonts w:ascii="Times New Roman" w:hAnsi="Times New Roman" w:cs="Times New Roman"/>
                <w:sz w:val="24"/>
                <w:szCs w:val="24"/>
                <w:lang w:val="en-US"/>
                <w:rPrChange w:id="2207" w:author="Alicia" w:date="2016-05-11T11:58:00Z">
                  <w:rPr>
                    <w:del w:id="2208" w:author="Alicia" w:date="2016-05-16T16:37:00Z"/>
                    <w:rFonts w:ascii="Times New Roman" w:hAnsi="Times New Roman" w:cs="Times New Roman"/>
                    <w:sz w:val="24"/>
                    <w:szCs w:val="24"/>
                    <w:lang w:val="de-DE"/>
                  </w:rPr>
                </w:rPrChange>
              </w:rPr>
              <w:pPrChange w:id="2209" w:author="Alicia" w:date="2016-05-03T14:52:00Z">
                <w:pPr>
                  <w:tabs>
                    <w:tab w:val="decimal" w:pos="586"/>
                  </w:tabs>
                  <w:spacing w:after="0" w:line="240" w:lineRule="auto"/>
                </w:pPr>
              </w:pPrChange>
            </w:pPr>
            <w:del w:id="2210" w:author="Alicia" w:date="2016-05-16T16:37:00Z">
              <w:r w:rsidRPr="00AA07B4" w:rsidDel="006E5FF5">
                <w:rPr>
                  <w:rFonts w:ascii="Times New Roman" w:hAnsi="Times New Roman" w:cs="Times New Roman"/>
                  <w:sz w:val="24"/>
                  <w:szCs w:val="24"/>
                  <w:lang w:val="en-US"/>
                  <w:rPrChange w:id="2211" w:author="Alicia" w:date="2016-05-11T11:58:00Z">
                    <w:rPr>
                      <w:rFonts w:ascii="Times New Roman" w:hAnsi="Times New Roman" w:cs="Times New Roman"/>
                      <w:sz w:val="24"/>
                      <w:szCs w:val="24"/>
                      <w:lang w:val="de-DE"/>
                    </w:rPr>
                  </w:rPrChange>
                </w:rPr>
                <w:delText>-0.26*</w:delText>
              </w:r>
            </w:del>
          </w:p>
        </w:tc>
        <w:tc>
          <w:tcPr>
            <w:tcW w:w="851" w:type="dxa"/>
            <w:tcBorders>
              <w:top w:val="nil"/>
              <w:left w:val="nil"/>
              <w:bottom w:val="nil"/>
              <w:right w:val="nil"/>
            </w:tcBorders>
            <w:vAlign w:val="center"/>
          </w:tcPr>
          <w:p w14:paraId="353EB565" w14:textId="445CBCBC" w:rsidR="008C2A32" w:rsidRPr="00AA07B4" w:rsidDel="006E5FF5" w:rsidRDefault="008C2A32">
            <w:pPr>
              <w:rPr>
                <w:del w:id="2212" w:author="Alicia" w:date="2016-05-16T16:37:00Z"/>
                <w:rFonts w:ascii="Times New Roman" w:hAnsi="Times New Roman" w:cs="Times New Roman"/>
                <w:sz w:val="24"/>
                <w:szCs w:val="24"/>
                <w:lang w:val="en-US"/>
                <w:rPrChange w:id="2213" w:author="Alicia" w:date="2016-05-11T11:58:00Z">
                  <w:rPr>
                    <w:del w:id="2214" w:author="Alicia" w:date="2016-05-16T16:37:00Z"/>
                    <w:rFonts w:ascii="Times New Roman" w:hAnsi="Times New Roman" w:cs="Times New Roman"/>
                    <w:sz w:val="24"/>
                    <w:szCs w:val="24"/>
                    <w:lang w:val="de-DE"/>
                  </w:rPr>
                </w:rPrChange>
              </w:rPr>
              <w:pPrChange w:id="2215" w:author="Alicia" w:date="2016-05-03T14:52:00Z">
                <w:pPr>
                  <w:tabs>
                    <w:tab w:val="decimal" w:pos="586"/>
                  </w:tabs>
                  <w:spacing w:after="0" w:line="240" w:lineRule="auto"/>
                </w:pPr>
              </w:pPrChange>
            </w:pPr>
            <w:del w:id="2216" w:author="Alicia" w:date="2016-05-16T16:37:00Z">
              <w:r w:rsidRPr="00AA07B4" w:rsidDel="006E5FF5">
                <w:rPr>
                  <w:rFonts w:ascii="Times New Roman" w:hAnsi="Times New Roman" w:cs="Times New Roman"/>
                  <w:sz w:val="24"/>
                  <w:szCs w:val="24"/>
                  <w:lang w:val="en-US"/>
                  <w:rPrChange w:id="2217" w:author="Alicia" w:date="2016-05-11T11:58:00Z">
                    <w:rPr>
                      <w:rFonts w:ascii="Times New Roman" w:hAnsi="Times New Roman" w:cs="Times New Roman"/>
                      <w:sz w:val="24"/>
                      <w:szCs w:val="24"/>
                      <w:lang w:val="de-DE"/>
                    </w:rPr>
                  </w:rPrChange>
                </w:rPr>
                <w:delText>-0.17</w:delText>
              </w:r>
            </w:del>
          </w:p>
        </w:tc>
        <w:tc>
          <w:tcPr>
            <w:tcW w:w="283" w:type="dxa"/>
            <w:tcBorders>
              <w:top w:val="nil"/>
              <w:left w:val="nil"/>
              <w:bottom w:val="nil"/>
              <w:right w:val="nil"/>
            </w:tcBorders>
            <w:vAlign w:val="center"/>
          </w:tcPr>
          <w:p w14:paraId="41C1C459" w14:textId="34C1518A" w:rsidR="008C2A32" w:rsidRPr="00AA07B4" w:rsidDel="006E5FF5" w:rsidRDefault="008C2A32">
            <w:pPr>
              <w:rPr>
                <w:del w:id="2218" w:author="Alicia" w:date="2016-05-16T16:37:00Z"/>
                <w:rFonts w:ascii="Times New Roman" w:hAnsi="Times New Roman" w:cs="Times New Roman"/>
                <w:sz w:val="24"/>
                <w:szCs w:val="24"/>
                <w:lang w:val="en-US"/>
                <w:rPrChange w:id="2219" w:author="Alicia" w:date="2016-05-11T11:58:00Z">
                  <w:rPr>
                    <w:del w:id="2220" w:author="Alicia" w:date="2016-05-16T16:37:00Z"/>
                    <w:rFonts w:ascii="Times New Roman" w:hAnsi="Times New Roman" w:cs="Times New Roman"/>
                    <w:sz w:val="24"/>
                    <w:szCs w:val="24"/>
                    <w:lang w:val="de-DE"/>
                  </w:rPr>
                </w:rPrChange>
              </w:rPr>
              <w:pPrChange w:id="2221"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4196704F" w14:textId="7761DB6B" w:rsidR="008C2A32" w:rsidRPr="00AA07B4" w:rsidDel="006E5FF5" w:rsidRDefault="008C2A32">
            <w:pPr>
              <w:rPr>
                <w:del w:id="2222" w:author="Alicia" w:date="2016-05-16T16:37:00Z"/>
                <w:rFonts w:ascii="Times New Roman" w:hAnsi="Times New Roman" w:cs="Times New Roman"/>
                <w:sz w:val="24"/>
                <w:szCs w:val="24"/>
                <w:lang w:val="en-US"/>
                <w:rPrChange w:id="2223" w:author="Alicia" w:date="2016-05-11T11:58:00Z">
                  <w:rPr>
                    <w:del w:id="2224" w:author="Alicia" w:date="2016-05-16T16:37:00Z"/>
                    <w:rFonts w:ascii="Times New Roman" w:hAnsi="Times New Roman" w:cs="Times New Roman"/>
                    <w:sz w:val="24"/>
                    <w:szCs w:val="24"/>
                    <w:lang w:val="de-DE"/>
                  </w:rPr>
                </w:rPrChange>
              </w:rPr>
              <w:pPrChange w:id="2225" w:author="Alicia" w:date="2016-05-03T14:52:00Z">
                <w:pPr>
                  <w:tabs>
                    <w:tab w:val="decimal" w:pos="586"/>
                  </w:tabs>
                  <w:spacing w:after="0" w:line="240" w:lineRule="auto"/>
                </w:pPr>
              </w:pPrChange>
            </w:pPr>
            <w:del w:id="2226" w:author="Alicia" w:date="2016-05-16T16:37:00Z">
              <w:r w:rsidRPr="00AA07B4" w:rsidDel="006E5FF5">
                <w:rPr>
                  <w:rFonts w:ascii="Times New Roman" w:hAnsi="Times New Roman" w:cs="Times New Roman"/>
                  <w:sz w:val="24"/>
                  <w:szCs w:val="24"/>
                  <w:lang w:val="en-US"/>
                  <w:rPrChange w:id="2227" w:author="Alicia" w:date="2016-05-11T11:58:00Z">
                    <w:rPr>
                      <w:rFonts w:ascii="Times New Roman" w:hAnsi="Times New Roman" w:cs="Times New Roman"/>
                      <w:sz w:val="24"/>
                      <w:szCs w:val="24"/>
                      <w:lang w:val="de-DE"/>
                    </w:rPr>
                  </w:rPrChange>
                </w:rPr>
                <w:delText>0.46***</w:delText>
              </w:r>
            </w:del>
          </w:p>
        </w:tc>
        <w:tc>
          <w:tcPr>
            <w:tcW w:w="1064" w:type="dxa"/>
            <w:tcBorders>
              <w:top w:val="nil"/>
              <w:left w:val="nil"/>
              <w:bottom w:val="nil"/>
              <w:right w:val="nil"/>
            </w:tcBorders>
            <w:vAlign w:val="center"/>
          </w:tcPr>
          <w:p w14:paraId="435F68B5" w14:textId="002B923C" w:rsidR="008C2A32" w:rsidRPr="00AA07B4" w:rsidDel="006E5FF5" w:rsidRDefault="008C2A32">
            <w:pPr>
              <w:rPr>
                <w:del w:id="2228" w:author="Alicia" w:date="2016-05-16T16:37:00Z"/>
                <w:rFonts w:ascii="Times New Roman" w:hAnsi="Times New Roman" w:cs="Times New Roman"/>
                <w:sz w:val="24"/>
                <w:szCs w:val="24"/>
                <w:lang w:val="en-US"/>
                <w:rPrChange w:id="2229" w:author="Alicia" w:date="2016-05-11T11:58:00Z">
                  <w:rPr>
                    <w:del w:id="2230" w:author="Alicia" w:date="2016-05-16T16:37:00Z"/>
                    <w:rFonts w:ascii="Times New Roman" w:hAnsi="Times New Roman" w:cs="Times New Roman"/>
                    <w:sz w:val="24"/>
                    <w:szCs w:val="24"/>
                    <w:lang w:val="de-DE"/>
                  </w:rPr>
                </w:rPrChange>
              </w:rPr>
              <w:pPrChange w:id="2231" w:author="Alicia" w:date="2016-05-03T14:52:00Z">
                <w:pPr>
                  <w:tabs>
                    <w:tab w:val="decimal" w:pos="586"/>
                  </w:tabs>
                  <w:spacing w:after="0" w:line="240" w:lineRule="auto"/>
                </w:pPr>
              </w:pPrChange>
            </w:pPr>
            <w:del w:id="2232" w:author="Alicia" w:date="2016-05-16T16:37:00Z">
              <w:r w:rsidRPr="00AA07B4" w:rsidDel="006E5FF5">
                <w:rPr>
                  <w:rFonts w:ascii="Times New Roman" w:hAnsi="Times New Roman" w:cs="Times New Roman"/>
                  <w:sz w:val="24"/>
                  <w:szCs w:val="24"/>
                  <w:lang w:val="en-US"/>
                  <w:rPrChange w:id="2233" w:author="Alicia" w:date="2016-05-11T11:58:00Z">
                    <w:rPr>
                      <w:rFonts w:ascii="Times New Roman" w:hAnsi="Times New Roman" w:cs="Times New Roman"/>
                      <w:sz w:val="24"/>
                      <w:szCs w:val="24"/>
                      <w:lang w:val="de-DE"/>
                    </w:rPr>
                  </w:rPrChange>
                </w:rPr>
                <w:delText>0.25***</w:delText>
              </w:r>
            </w:del>
          </w:p>
        </w:tc>
        <w:tc>
          <w:tcPr>
            <w:tcW w:w="236" w:type="dxa"/>
            <w:tcBorders>
              <w:top w:val="nil"/>
              <w:left w:val="nil"/>
              <w:bottom w:val="nil"/>
              <w:right w:val="nil"/>
            </w:tcBorders>
            <w:vAlign w:val="center"/>
          </w:tcPr>
          <w:p w14:paraId="3E40B1B5" w14:textId="2295ACBD" w:rsidR="008C2A32" w:rsidRPr="00AA07B4" w:rsidDel="006E5FF5" w:rsidRDefault="008C2A32">
            <w:pPr>
              <w:rPr>
                <w:del w:id="2234" w:author="Alicia" w:date="2016-05-16T16:37:00Z"/>
                <w:rFonts w:ascii="Times New Roman" w:hAnsi="Times New Roman" w:cs="Times New Roman"/>
                <w:sz w:val="24"/>
                <w:szCs w:val="24"/>
                <w:lang w:val="en-US"/>
                <w:rPrChange w:id="2235" w:author="Alicia" w:date="2016-05-11T11:58:00Z">
                  <w:rPr>
                    <w:del w:id="2236" w:author="Alicia" w:date="2016-05-16T16:37:00Z"/>
                    <w:rFonts w:ascii="Times New Roman" w:hAnsi="Times New Roman" w:cs="Times New Roman"/>
                    <w:sz w:val="24"/>
                    <w:szCs w:val="24"/>
                    <w:lang w:val="de-DE"/>
                  </w:rPr>
                </w:rPrChange>
              </w:rPr>
              <w:pPrChange w:id="2237"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52EE514F" w14:textId="63109731" w:rsidR="008C2A32" w:rsidRPr="00AA07B4" w:rsidDel="006E5FF5" w:rsidRDefault="008C2A32">
            <w:pPr>
              <w:rPr>
                <w:del w:id="2238" w:author="Alicia" w:date="2016-05-16T16:37:00Z"/>
                <w:rFonts w:ascii="Times New Roman" w:hAnsi="Times New Roman" w:cs="Times New Roman"/>
                <w:sz w:val="24"/>
                <w:szCs w:val="24"/>
                <w:lang w:val="en-US"/>
                <w:rPrChange w:id="2239" w:author="Alicia" w:date="2016-05-11T11:58:00Z">
                  <w:rPr>
                    <w:del w:id="2240" w:author="Alicia" w:date="2016-05-16T16:37:00Z"/>
                    <w:rFonts w:ascii="Times New Roman" w:hAnsi="Times New Roman" w:cs="Times New Roman"/>
                    <w:sz w:val="24"/>
                    <w:szCs w:val="24"/>
                    <w:lang w:val="de-DE"/>
                  </w:rPr>
                </w:rPrChange>
              </w:rPr>
              <w:pPrChange w:id="2241" w:author="Alicia" w:date="2016-05-03T14:52:00Z">
                <w:pPr>
                  <w:tabs>
                    <w:tab w:val="decimal" w:pos="586"/>
                  </w:tabs>
                  <w:spacing w:after="0" w:line="240" w:lineRule="auto"/>
                </w:pPr>
              </w:pPrChange>
            </w:pPr>
            <w:del w:id="2242" w:author="Alicia" w:date="2016-05-16T16:37:00Z">
              <w:r w:rsidRPr="00AA07B4" w:rsidDel="006E5FF5">
                <w:rPr>
                  <w:rFonts w:ascii="Times New Roman" w:hAnsi="Times New Roman" w:cs="Times New Roman"/>
                  <w:sz w:val="24"/>
                  <w:szCs w:val="24"/>
                  <w:lang w:val="en-US"/>
                  <w:rPrChange w:id="2243" w:author="Alicia" w:date="2016-05-11T11:58:00Z">
                    <w:rPr>
                      <w:rFonts w:ascii="Times New Roman" w:hAnsi="Times New Roman" w:cs="Times New Roman"/>
                      <w:sz w:val="24"/>
                      <w:szCs w:val="24"/>
                      <w:lang w:val="de-DE"/>
                    </w:rPr>
                  </w:rPrChange>
                </w:rPr>
                <w:delText>-0.12</w:delText>
              </w:r>
            </w:del>
          </w:p>
        </w:tc>
        <w:tc>
          <w:tcPr>
            <w:tcW w:w="1134" w:type="dxa"/>
            <w:tcBorders>
              <w:top w:val="nil"/>
              <w:left w:val="nil"/>
              <w:bottom w:val="nil"/>
              <w:right w:val="nil"/>
            </w:tcBorders>
            <w:vAlign w:val="center"/>
          </w:tcPr>
          <w:p w14:paraId="1BB21466" w14:textId="0E851470" w:rsidR="008C2A32" w:rsidRPr="00AA07B4" w:rsidDel="006E5FF5" w:rsidRDefault="008C2A32">
            <w:pPr>
              <w:rPr>
                <w:del w:id="2244" w:author="Alicia" w:date="2016-05-16T16:37:00Z"/>
                <w:rFonts w:ascii="Times New Roman" w:hAnsi="Times New Roman" w:cs="Times New Roman"/>
                <w:sz w:val="24"/>
                <w:szCs w:val="24"/>
                <w:lang w:val="en-US"/>
                <w:rPrChange w:id="2245" w:author="Alicia" w:date="2016-05-11T11:58:00Z">
                  <w:rPr>
                    <w:del w:id="2246" w:author="Alicia" w:date="2016-05-16T16:37:00Z"/>
                    <w:rFonts w:ascii="Times New Roman" w:hAnsi="Times New Roman" w:cs="Times New Roman"/>
                    <w:sz w:val="24"/>
                    <w:szCs w:val="24"/>
                    <w:lang w:val="de-DE"/>
                  </w:rPr>
                </w:rPrChange>
              </w:rPr>
              <w:pPrChange w:id="2247" w:author="Alicia" w:date="2016-05-03T14:52:00Z">
                <w:pPr>
                  <w:tabs>
                    <w:tab w:val="decimal" w:pos="586"/>
                  </w:tabs>
                  <w:spacing w:after="0" w:line="240" w:lineRule="auto"/>
                </w:pPr>
              </w:pPrChange>
            </w:pPr>
            <w:del w:id="2248" w:author="Alicia" w:date="2016-05-16T16:37:00Z">
              <w:r w:rsidRPr="00AA07B4" w:rsidDel="006E5FF5">
                <w:rPr>
                  <w:rFonts w:ascii="Times New Roman" w:hAnsi="Times New Roman" w:cs="Times New Roman"/>
                  <w:sz w:val="24"/>
                  <w:szCs w:val="24"/>
                  <w:lang w:val="en-US"/>
                  <w:rPrChange w:id="2249" w:author="Alicia" w:date="2016-05-11T11:58:00Z">
                    <w:rPr>
                      <w:rFonts w:ascii="Times New Roman" w:hAnsi="Times New Roman" w:cs="Times New Roman"/>
                      <w:sz w:val="24"/>
                      <w:szCs w:val="24"/>
                      <w:lang w:val="de-DE"/>
                    </w:rPr>
                  </w:rPrChange>
                </w:rPr>
                <w:delText>-0.30*</w:delText>
              </w:r>
            </w:del>
          </w:p>
        </w:tc>
      </w:tr>
      <w:tr w:rsidR="008C2A32" w:rsidRPr="00AA07B4" w:rsidDel="006E5FF5" w14:paraId="7BCF5D39" w14:textId="5B055C28" w:rsidTr="008C2A32">
        <w:trPr>
          <w:del w:id="2250" w:author="Alicia" w:date="2016-05-16T16:37:00Z"/>
        </w:trPr>
        <w:tc>
          <w:tcPr>
            <w:tcW w:w="658" w:type="dxa"/>
            <w:tcBorders>
              <w:top w:val="nil"/>
              <w:left w:val="nil"/>
              <w:bottom w:val="nil"/>
              <w:right w:val="nil"/>
            </w:tcBorders>
            <w:vAlign w:val="center"/>
          </w:tcPr>
          <w:p w14:paraId="42E42991" w14:textId="65979244" w:rsidR="008C2A32" w:rsidRPr="00AA07B4" w:rsidDel="006E5FF5" w:rsidRDefault="008C2A32">
            <w:pPr>
              <w:rPr>
                <w:del w:id="2251" w:author="Alicia" w:date="2016-05-16T16:37:00Z"/>
                <w:rFonts w:ascii="Times New Roman" w:hAnsi="Times New Roman" w:cs="Times New Roman"/>
                <w:sz w:val="24"/>
                <w:szCs w:val="24"/>
                <w:lang w:val="en-US"/>
                <w:rPrChange w:id="2252" w:author="Alicia" w:date="2016-05-11T11:58:00Z">
                  <w:rPr>
                    <w:del w:id="2253" w:author="Alicia" w:date="2016-05-16T16:37:00Z"/>
                    <w:rFonts w:ascii="Times New Roman" w:hAnsi="Times New Roman" w:cs="Times New Roman"/>
                    <w:sz w:val="24"/>
                    <w:szCs w:val="24"/>
                    <w:lang w:val="de-DE"/>
                  </w:rPr>
                </w:rPrChange>
              </w:rPr>
              <w:pPrChange w:id="2254" w:author="Alicia" w:date="2016-05-03T14:52:00Z">
                <w:pPr>
                  <w:spacing w:after="0" w:line="240" w:lineRule="auto"/>
                  <w:jc w:val="center"/>
                </w:pPr>
              </w:pPrChange>
            </w:pPr>
            <w:del w:id="2255" w:author="Alicia" w:date="2016-05-16T16:37:00Z">
              <w:r w:rsidRPr="00AA07B4" w:rsidDel="006E5FF5">
                <w:rPr>
                  <w:rFonts w:ascii="Times New Roman" w:hAnsi="Times New Roman" w:cs="Times New Roman"/>
                  <w:sz w:val="24"/>
                  <w:szCs w:val="24"/>
                  <w:lang w:val="en-US"/>
                  <w:rPrChange w:id="2256" w:author="Alicia" w:date="2016-05-11T11:58:00Z">
                    <w:rPr>
                      <w:rFonts w:ascii="Times New Roman" w:hAnsi="Times New Roman" w:cs="Times New Roman"/>
                      <w:sz w:val="24"/>
                      <w:szCs w:val="24"/>
                      <w:lang w:val="de-DE"/>
                    </w:rPr>
                  </w:rPrChange>
                </w:rPr>
                <w:delText>J</w:delText>
              </w:r>
            </w:del>
          </w:p>
        </w:tc>
        <w:tc>
          <w:tcPr>
            <w:tcW w:w="993" w:type="dxa"/>
            <w:tcBorders>
              <w:top w:val="nil"/>
              <w:left w:val="nil"/>
              <w:bottom w:val="nil"/>
              <w:right w:val="nil"/>
            </w:tcBorders>
            <w:vAlign w:val="center"/>
          </w:tcPr>
          <w:p w14:paraId="461B668F" w14:textId="02D32FE5" w:rsidR="008C2A32" w:rsidRPr="00AA07B4" w:rsidDel="006E5FF5" w:rsidRDefault="008C2A32">
            <w:pPr>
              <w:rPr>
                <w:del w:id="2257" w:author="Alicia" w:date="2016-05-16T16:37:00Z"/>
                <w:rFonts w:ascii="Times New Roman" w:hAnsi="Times New Roman" w:cs="Times New Roman"/>
                <w:sz w:val="24"/>
                <w:szCs w:val="24"/>
                <w:lang w:val="en-US"/>
                <w:rPrChange w:id="2258" w:author="Alicia" w:date="2016-05-11T11:58:00Z">
                  <w:rPr>
                    <w:del w:id="2259" w:author="Alicia" w:date="2016-05-16T16:37:00Z"/>
                    <w:rFonts w:ascii="Times New Roman" w:hAnsi="Times New Roman" w:cs="Times New Roman"/>
                    <w:sz w:val="24"/>
                    <w:szCs w:val="24"/>
                    <w:lang w:val="sv-SE"/>
                  </w:rPr>
                </w:rPrChange>
              </w:rPr>
              <w:pPrChange w:id="2260" w:author="Alicia" w:date="2016-05-03T14:52:00Z">
                <w:pPr>
                  <w:tabs>
                    <w:tab w:val="decimal" w:pos="586"/>
                  </w:tabs>
                  <w:spacing w:after="0" w:line="240" w:lineRule="auto"/>
                </w:pPr>
              </w:pPrChange>
            </w:pPr>
            <w:del w:id="2261" w:author="Alicia" w:date="2016-05-16T16:37:00Z">
              <w:r w:rsidRPr="00AA07B4" w:rsidDel="006E5FF5">
                <w:rPr>
                  <w:rFonts w:ascii="Times New Roman" w:hAnsi="Times New Roman" w:cs="Times New Roman"/>
                  <w:sz w:val="24"/>
                  <w:szCs w:val="24"/>
                  <w:lang w:val="en-US"/>
                  <w:rPrChange w:id="2262" w:author="Alicia" w:date="2016-05-11T11:58:00Z">
                    <w:rPr>
                      <w:rFonts w:ascii="Times New Roman" w:hAnsi="Times New Roman" w:cs="Times New Roman"/>
                      <w:sz w:val="24"/>
                      <w:szCs w:val="24"/>
                      <w:lang w:val="sv-SE"/>
                    </w:rPr>
                  </w:rPrChange>
                </w:rPr>
                <w:delText>0.07</w:delText>
              </w:r>
            </w:del>
          </w:p>
        </w:tc>
        <w:tc>
          <w:tcPr>
            <w:tcW w:w="850" w:type="dxa"/>
            <w:tcBorders>
              <w:top w:val="nil"/>
              <w:left w:val="nil"/>
              <w:bottom w:val="nil"/>
              <w:right w:val="nil"/>
            </w:tcBorders>
            <w:vAlign w:val="center"/>
          </w:tcPr>
          <w:p w14:paraId="243A4F59" w14:textId="7AE11AF6" w:rsidR="008C2A32" w:rsidRPr="00AA07B4" w:rsidDel="006E5FF5" w:rsidRDefault="008C2A32">
            <w:pPr>
              <w:rPr>
                <w:del w:id="2263" w:author="Alicia" w:date="2016-05-16T16:37:00Z"/>
                <w:rFonts w:ascii="Times New Roman" w:hAnsi="Times New Roman" w:cs="Times New Roman"/>
                <w:sz w:val="24"/>
                <w:szCs w:val="24"/>
                <w:lang w:val="en-US"/>
                <w:rPrChange w:id="2264" w:author="Alicia" w:date="2016-05-11T11:58:00Z">
                  <w:rPr>
                    <w:del w:id="2265" w:author="Alicia" w:date="2016-05-16T16:37:00Z"/>
                    <w:rFonts w:ascii="Times New Roman" w:hAnsi="Times New Roman" w:cs="Times New Roman"/>
                    <w:sz w:val="24"/>
                    <w:szCs w:val="24"/>
                    <w:lang w:val="sv-SE"/>
                  </w:rPr>
                </w:rPrChange>
              </w:rPr>
              <w:pPrChange w:id="2266" w:author="Alicia" w:date="2016-05-03T14:52:00Z">
                <w:pPr>
                  <w:tabs>
                    <w:tab w:val="decimal" w:pos="586"/>
                  </w:tabs>
                  <w:spacing w:after="0" w:line="240" w:lineRule="auto"/>
                </w:pPr>
              </w:pPrChange>
            </w:pPr>
            <w:del w:id="2267" w:author="Alicia" w:date="2016-05-16T16:37:00Z">
              <w:r w:rsidRPr="00AA07B4" w:rsidDel="006E5FF5">
                <w:rPr>
                  <w:rFonts w:ascii="Times New Roman" w:hAnsi="Times New Roman" w:cs="Times New Roman"/>
                  <w:sz w:val="24"/>
                  <w:szCs w:val="24"/>
                  <w:lang w:val="en-US"/>
                  <w:rPrChange w:id="2268" w:author="Alicia" w:date="2016-05-11T11:58:00Z">
                    <w:rPr>
                      <w:rFonts w:ascii="Times New Roman" w:hAnsi="Times New Roman" w:cs="Times New Roman"/>
                      <w:sz w:val="24"/>
                      <w:szCs w:val="24"/>
                      <w:lang w:val="sv-SE"/>
                    </w:rPr>
                  </w:rPrChange>
                </w:rPr>
                <w:delText>0.05</w:delText>
              </w:r>
            </w:del>
          </w:p>
        </w:tc>
        <w:tc>
          <w:tcPr>
            <w:tcW w:w="284" w:type="dxa"/>
            <w:tcBorders>
              <w:top w:val="nil"/>
              <w:left w:val="nil"/>
              <w:bottom w:val="nil"/>
              <w:right w:val="nil"/>
            </w:tcBorders>
            <w:vAlign w:val="center"/>
          </w:tcPr>
          <w:p w14:paraId="6C02C32D" w14:textId="28D4471B" w:rsidR="008C2A32" w:rsidRPr="00AA07B4" w:rsidDel="006E5FF5" w:rsidRDefault="008C2A32">
            <w:pPr>
              <w:rPr>
                <w:del w:id="2269" w:author="Alicia" w:date="2016-05-16T16:37:00Z"/>
                <w:rFonts w:ascii="Times New Roman" w:hAnsi="Times New Roman" w:cs="Times New Roman"/>
                <w:sz w:val="24"/>
                <w:szCs w:val="24"/>
                <w:lang w:val="en-US"/>
                <w:rPrChange w:id="2270" w:author="Alicia" w:date="2016-05-11T11:58:00Z">
                  <w:rPr>
                    <w:del w:id="2271" w:author="Alicia" w:date="2016-05-16T16:37:00Z"/>
                    <w:rFonts w:ascii="Times New Roman" w:hAnsi="Times New Roman" w:cs="Times New Roman"/>
                    <w:sz w:val="24"/>
                    <w:szCs w:val="24"/>
                    <w:lang w:val="sv-SE"/>
                  </w:rPr>
                </w:rPrChange>
              </w:rPr>
              <w:pPrChange w:id="227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410677E1" w14:textId="72B8AB40" w:rsidR="008C2A32" w:rsidRPr="00AA07B4" w:rsidDel="006E5FF5" w:rsidRDefault="008C2A32">
            <w:pPr>
              <w:rPr>
                <w:del w:id="2273" w:author="Alicia" w:date="2016-05-16T16:37:00Z"/>
                <w:rFonts w:ascii="Times New Roman" w:hAnsi="Times New Roman" w:cs="Times New Roman"/>
                <w:sz w:val="24"/>
                <w:szCs w:val="24"/>
                <w:lang w:val="en-US"/>
                <w:rPrChange w:id="2274" w:author="Alicia" w:date="2016-05-11T11:58:00Z">
                  <w:rPr>
                    <w:del w:id="2275" w:author="Alicia" w:date="2016-05-16T16:37:00Z"/>
                    <w:rFonts w:ascii="Times New Roman" w:hAnsi="Times New Roman" w:cs="Times New Roman"/>
                    <w:sz w:val="24"/>
                    <w:szCs w:val="24"/>
                    <w:lang w:val="sv-SE"/>
                  </w:rPr>
                </w:rPrChange>
              </w:rPr>
              <w:pPrChange w:id="2276" w:author="Alicia" w:date="2016-05-03T14:52:00Z">
                <w:pPr>
                  <w:tabs>
                    <w:tab w:val="decimal" w:pos="586"/>
                  </w:tabs>
                  <w:spacing w:after="0" w:line="240" w:lineRule="auto"/>
                </w:pPr>
              </w:pPrChange>
            </w:pPr>
            <w:del w:id="2277" w:author="Alicia" w:date="2016-05-16T16:37:00Z">
              <w:r w:rsidRPr="00AA07B4" w:rsidDel="006E5FF5">
                <w:rPr>
                  <w:rFonts w:ascii="Times New Roman" w:hAnsi="Times New Roman" w:cs="Times New Roman"/>
                  <w:sz w:val="24"/>
                  <w:szCs w:val="24"/>
                  <w:lang w:val="en-US"/>
                  <w:rPrChange w:id="2278" w:author="Alicia" w:date="2016-05-11T11:58:00Z">
                    <w:rPr>
                      <w:rFonts w:ascii="Times New Roman" w:hAnsi="Times New Roman" w:cs="Times New Roman"/>
                      <w:sz w:val="24"/>
                      <w:szCs w:val="24"/>
                      <w:lang w:val="sv-SE"/>
                    </w:rPr>
                  </w:rPrChange>
                </w:rPr>
                <w:delText>0.29**</w:delText>
              </w:r>
            </w:del>
          </w:p>
        </w:tc>
        <w:tc>
          <w:tcPr>
            <w:tcW w:w="1134" w:type="dxa"/>
            <w:tcBorders>
              <w:top w:val="nil"/>
              <w:left w:val="nil"/>
              <w:bottom w:val="nil"/>
              <w:right w:val="nil"/>
            </w:tcBorders>
            <w:vAlign w:val="center"/>
          </w:tcPr>
          <w:p w14:paraId="3031C72F" w14:textId="318EAB4A" w:rsidR="008C2A32" w:rsidRPr="00AA07B4" w:rsidDel="006E5FF5" w:rsidRDefault="008C2A32">
            <w:pPr>
              <w:rPr>
                <w:del w:id="2279" w:author="Alicia" w:date="2016-05-16T16:37:00Z"/>
                <w:rFonts w:ascii="Times New Roman" w:hAnsi="Times New Roman" w:cs="Times New Roman"/>
                <w:sz w:val="24"/>
                <w:szCs w:val="24"/>
                <w:lang w:val="en-US"/>
                <w:rPrChange w:id="2280" w:author="Alicia" w:date="2016-05-11T11:58:00Z">
                  <w:rPr>
                    <w:del w:id="2281" w:author="Alicia" w:date="2016-05-16T16:37:00Z"/>
                    <w:rFonts w:ascii="Times New Roman" w:hAnsi="Times New Roman" w:cs="Times New Roman"/>
                    <w:sz w:val="24"/>
                    <w:szCs w:val="24"/>
                    <w:lang w:val="sv-SE"/>
                  </w:rPr>
                </w:rPrChange>
              </w:rPr>
              <w:pPrChange w:id="2282" w:author="Alicia" w:date="2016-05-03T14:52:00Z">
                <w:pPr>
                  <w:tabs>
                    <w:tab w:val="decimal" w:pos="586"/>
                  </w:tabs>
                  <w:spacing w:after="0" w:line="240" w:lineRule="auto"/>
                </w:pPr>
              </w:pPrChange>
            </w:pPr>
            <w:del w:id="2283" w:author="Alicia" w:date="2016-05-16T16:37:00Z">
              <w:r w:rsidRPr="00AA07B4" w:rsidDel="006E5FF5">
                <w:rPr>
                  <w:rFonts w:ascii="Times New Roman" w:hAnsi="Times New Roman" w:cs="Times New Roman"/>
                  <w:sz w:val="24"/>
                  <w:szCs w:val="24"/>
                  <w:lang w:val="en-US"/>
                  <w:rPrChange w:id="2284" w:author="Alicia" w:date="2016-05-11T11:58:00Z">
                    <w:rPr>
                      <w:rFonts w:ascii="Times New Roman" w:hAnsi="Times New Roman" w:cs="Times New Roman"/>
                      <w:sz w:val="24"/>
                      <w:szCs w:val="24"/>
                      <w:lang w:val="sv-SE"/>
                    </w:rPr>
                  </w:rPrChange>
                </w:rPr>
                <w:delText>0.23*</w:delText>
              </w:r>
            </w:del>
          </w:p>
        </w:tc>
        <w:tc>
          <w:tcPr>
            <w:tcW w:w="276" w:type="dxa"/>
            <w:tcBorders>
              <w:top w:val="nil"/>
              <w:left w:val="nil"/>
              <w:bottom w:val="nil"/>
              <w:right w:val="nil"/>
            </w:tcBorders>
            <w:vAlign w:val="center"/>
          </w:tcPr>
          <w:p w14:paraId="00B324C1" w14:textId="494E0515" w:rsidR="008C2A32" w:rsidRPr="00AA07B4" w:rsidDel="006E5FF5" w:rsidRDefault="008C2A32">
            <w:pPr>
              <w:rPr>
                <w:del w:id="2285" w:author="Alicia" w:date="2016-05-16T16:37:00Z"/>
                <w:rFonts w:ascii="Times New Roman" w:hAnsi="Times New Roman" w:cs="Times New Roman"/>
                <w:sz w:val="24"/>
                <w:szCs w:val="24"/>
                <w:lang w:val="en-US"/>
                <w:rPrChange w:id="2286" w:author="Alicia" w:date="2016-05-11T11:58:00Z">
                  <w:rPr>
                    <w:del w:id="2287" w:author="Alicia" w:date="2016-05-16T16:37:00Z"/>
                    <w:rFonts w:ascii="Times New Roman" w:hAnsi="Times New Roman" w:cs="Times New Roman"/>
                    <w:sz w:val="24"/>
                    <w:szCs w:val="24"/>
                    <w:lang w:val="sv-SE"/>
                  </w:rPr>
                </w:rPrChange>
              </w:rPr>
              <w:pPrChange w:id="2288"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7395A8F2" w14:textId="5125D03E" w:rsidR="008C2A32" w:rsidRPr="00AA07B4" w:rsidDel="006E5FF5" w:rsidRDefault="008C2A32">
            <w:pPr>
              <w:rPr>
                <w:del w:id="2289" w:author="Alicia" w:date="2016-05-16T16:37:00Z"/>
                <w:rFonts w:ascii="Times New Roman" w:hAnsi="Times New Roman" w:cs="Times New Roman"/>
                <w:sz w:val="24"/>
                <w:szCs w:val="24"/>
                <w:lang w:val="en-US"/>
                <w:rPrChange w:id="2290" w:author="Alicia" w:date="2016-05-11T11:58:00Z">
                  <w:rPr>
                    <w:del w:id="2291" w:author="Alicia" w:date="2016-05-16T16:37:00Z"/>
                    <w:rFonts w:ascii="Times New Roman" w:hAnsi="Times New Roman" w:cs="Times New Roman"/>
                    <w:sz w:val="24"/>
                    <w:szCs w:val="24"/>
                    <w:lang w:val="sv-SE"/>
                  </w:rPr>
                </w:rPrChange>
              </w:rPr>
              <w:pPrChange w:id="2292" w:author="Alicia" w:date="2016-05-03T14:52:00Z">
                <w:pPr>
                  <w:tabs>
                    <w:tab w:val="decimal" w:pos="586"/>
                  </w:tabs>
                  <w:spacing w:after="0" w:line="240" w:lineRule="auto"/>
                </w:pPr>
              </w:pPrChange>
            </w:pPr>
            <w:del w:id="2293" w:author="Alicia" w:date="2016-05-16T16:37:00Z">
              <w:r w:rsidRPr="00AA07B4" w:rsidDel="006E5FF5">
                <w:rPr>
                  <w:rFonts w:ascii="Times New Roman" w:hAnsi="Times New Roman" w:cs="Times New Roman"/>
                  <w:sz w:val="24"/>
                  <w:szCs w:val="24"/>
                  <w:lang w:val="en-US"/>
                  <w:rPrChange w:id="2294" w:author="Alicia" w:date="2016-05-11T11:58:00Z">
                    <w:rPr>
                      <w:rFonts w:ascii="Times New Roman" w:hAnsi="Times New Roman" w:cs="Times New Roman"/>
                      <w:sz w:val="24"/>
                      <w:szCs w:val="24"/>
                      <w:lang w:val="sv-SE"/>
                    </w:rPr>
                  </w:rPrChange>
                </w:rPr>
                <w:delText>0.13</w:delText>
              </w:r>
            </w:del>
          </w:p>
        </w:tc>
        <w:tc>
          <w:tcPr>
            <w:tcW w:w="1134" w:type="dxa"/>
            <w:tcBorders>
              <w:top w:val="nil"/>
              <w:left w:val="nil"/>
              <w:bottom w:val="nil"/>
              <w:right w:val="nil"/>
            </w:tcBorders>
            <w:vAlign w:val="center"/>
          </w:tcPr>
          <w:p w14:paraId="4F7F4BE4" w14:textId="32B2BDA8" w:rsidR="008C2A32" w:rsidRPr="00AA07B4" w:rsidDel="006E5FF5" w:rsidRDefault="008C2A32">
            <w:pPr>
              <w:rPr>
                <w:del w:id="2295" w:author="Alicia" w:date="2016-05-16T16:37:00Z"/>
                <w:rFonts w:ascii="Times New Roman" w:hAnsi="Times New Roman" w:cs="Times New Roman"/>
                <w:sz w:val="24"/>
                <w:szCs w:val="24"/>
                <w:lang w:val="en-US"/>
                <w:rPrChange w:id="2296" w:author="Alicia" w:date="2016-05-11T11:58:00Z">
                  <w:rPr>
                    <w:del w:id="2297" w:author="Alicia" w:date="2016-05-16T16:37:00Z"/>
                    <w:rFonts w:ascii="Times New Roman" w:hAnsi="Times New Roman" w:cs="Times New Roman"/>
                    <w:sz w:val="24"/>
                    <w:szCs w:val="24"/>
                    <w:lang w:val="sv-SE"/>
                  </w:rPr>
                </w:rPrChange>
              </w:rPr>
              <w:pPrChange w:id="2298" w:author="Alicia" w:date="2016-05-03T14:52:00Z">
                <w:pPr>
                  <w:tabs>
                    <w:tab w:val="decimal" w:pos="586"/>
                  </w:tabs>
                  <w:spacing w:after="0" w:line="240" w:lineRule="auto"/>
                </w:pPr>
              </w:pPrChange>
            </w:pPr>
            <w:del w:id="2299" w:author="Alicia" w:date="2016-05-16T16:37:00Z">
              <w:r w:rsidRPr="00AA07B4" w:rsidDel="006E5FF5">
                <w:rPr>
                  <w:rFonts w:ascii="Times New Roman" w:hAnsi="Times New Roman" w:cs="Times New Roman"/>
                  <w:sz w:val="24"/>
                  <w:szCs w:val="24"/>
                  <w:lang w:val="en-US"/>
                  <w:rPrChange w:id="2300" w:author="Alicia" w:date="2016-05-11T11:58:00Z">
                    <w:rPr>
                      <w:rFonts w:ascii="Times New Roman" w:hAnsi="Times New Roman" w:cs="Times New Roman"/>
                      <w:sz w:val="24"/>
                      <w:szCs w:val="24"/>
                      <w:lang w:val="sv-SE"/>
                    </w:rPr>
                  </w:rPrChange>
                </w:rPr>
                <w:delText>0.02</w:delText>
              </w:r>
            </w:del>
          </w:p>
        </w:tc>
        <w:tc>
          <w:tcPr>
            <w:tcW w:w="284" w:type="dxa"/>
            <w:tcBorders>
              <w:top w:val="nil"/>
              <w:left w:val="nil"/>
              <w:bottom w:val="nil"/>
              <w:right w:val="nil"/>
            </w:tcBorders>
            <w:vAlign w:val="center"/>
          </w:tcPr>
          <w:p w14:paraId="618F587F" w14:textId="0E22956D" w:rsidR="008C2A32" w:rsidRPr="00AA07B4" w:rsidDel="006E5FF5" w:rsidRDefault="008C2A32">
            <w:pPr>
              <w:rPr>
                <w:del w:id="2301" w:author="Alicia" w:date="2016-05-16T16:37:00Z"/>
                <w:rFonts w:ascii="Times New Roman" w:hAnsi="Times New Roman" w:cs="Times New Roman"/>
                <w:sz w:val="24"/>
                <w:szCs w:val="24"/>
                <w:lang w:val="en-US"/>
                <w:rPrChange w:id="2302" w:author="Alicia" w:date="2016-05-11T11:58:00Z">
                  <w:rPr>
                    <w:del w:id="2303" w:author="Alicia" w:date="2016-05-16T16:37:00Z"/>
                    <w:rFonts w:ascii="Times New Roman" w:hAnsi="Times New Roman" w:cs="Times New Roman"/>
                    <w:sz w:val="24"/>
                    <w:szCs w:val="24"/>
                    <w:lang w:val="sv-SE"/>
                  </w:rPr>
                </w:rPrChange>
              </w:rPr>
              <w:pPrChange w:id="2304"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5342E4D7" w14:textId="5FCB1D55" w:rsidR="008C2A32" w:rsidRPr="00AA07B4" w:rsidDel="006E5FF5" w:rsidRDefault="008C2A32">
            <w:pPr>
              <w:rPr>
                <w:del w:id="2305" w:author="Alicia" w:date="2016-05-16T16:37:00Z"/>
                <w:rFonts w:ascii="Times New Roman" w:hAnsi="Times New Roman" w:cs="Times New Roman"/>
                <w:sz w:val="24"/>
                <w:szCs w:val="24"/>
                <w:lang w:val="en-US"/>
                <w:rPrChange w:id="2306" w:author="Alicia" w:date="2016-05-11T11:58:00Z">
                  <w:rPr>
                    <w:del w:id="2307" w:author="Alicia" w:date="2016-05-16T16:37:00Z"/>
                    <w:rFonts w:ascii="Times New Roman" w:hAnsi="Times New Roman" w:cs="Times New Roman"/>
                    <w:sz w:val="24"/>
                    <w:szCs w:val="24"/>
                    <w:lang w:val="sv-SE"/>
                  </w:rPr>
                </w:rPrChange>
              </w:rPr>
              <w:pPrChange w:id="2308" w:author="Alicia" w:date="2016-05-03T14:52:00Z">
                <w:pPr>
                  <w:tabs>
                    <w:tab w:val="decimal" w:pos="586"/>
                  </w:tabs>
                  <w:spacing w:after="0" w:line="240" w:lineRule="auto"/>
                </w:pPr>
              </w:pPrChange>
            </w:pPr>
            <w:del w:id="2309" w:author="Alicia" w:date="2016-05-16T16:37:00Z">
              <w:r w:rsidRPr="00AA07B4" w:rsidDel="006E5FF5">
                <w:rPr>
                  <w:rFonts w:ascii="Times New Roman" w:hAnsi="Times New Roman" w:cs="Times New Roman"/>
                  <w:sz w:val="24"/>
                  <w:szCs w:val="24"/>
                  <w:lang w:val="en-US"/>
                  <w:rPrChange w:id="2310" w:author="Alicia" w:date="2016-05-11T11:58:00Z">
                    <w:rPr>
                      <w:rFonts w:ascii="Times New Roman" w:hAnsi="Times New Roman" w:cs="Times New Roman"/>
                      <w:sz w:val="24"/>
                      <w:szCs w:val="24"/>
                      <w:lang w:val="sv-SE"/>
                    </w:rPr>
                  </w:rPrChange>
                </w:rPr>
                <w:delText>0.03</w:delText>
              </w:r>
            </w:del>
          </w:p>
        </w:tc>
        <w:tc>
          <w:tcPr>
            <w:tcW w:w="851" w:type="dxa"/>
            <w:tcBorders>
              <w:top w:val="nil"/>
              <w:left w:val="nil"/>
              <w:bottom w:val="nil"/>
              <w:right w:val="nil"/>
            </w:tcBorders>
            <w:vAlign w:val="center"/>
          </w:tcPr>
          <w:p w14:paraId="4851EABD" w14:textId="0E314290" w:rsidR="008C2A32" w:rsidRPr="00AA07B4" w:rsidDel="006E5FF5" w:rsidRDefault="008C2A32">
            <w:pPr>
              <w:rPr>
                <w:del w:id="2311" w:author="Alicia" w:date="2016-05-16T16:37:00Z"/>
                <w:rFonts w:ascii="Times New Roman" w:hAnsi="Times New Roman" w:cs="Times New Roman"/>
                <w:sz w:val="24"/>
                <w:szCs w:val="24"/>
                <w:lang w:val="en-US"/>
                <w:rPrChange w:id="2312" w:author="Alicia" w:date="2016-05-11T11:58:00Z">
                  <w:rPr>
                    <w:del w:id="2313" w:author="Alicia" w:date="2016-05-16T16:37:00Z"/>
                    <w:rFonts w:ascii="Times New Roman" w:hAnsi="Times New Roman" w:cs="Times New Roman"/>
                    <w:sz w:val="24"/>
                    <w:szCs w:val="24"/>
                    <w:lang w:val="sv-SE"/>
                  </w:rPr>
                </w:rPrChange>
              </w:rPr>
              <w:pPrChange w:id="2314" w:author="Alicia" w:date="2016-05-03T14:52:00Z">
                <w:pPr>
                  <w:tabs>
                    <w:tab w:val="decimal" w:pos="586"/>
                  </w:tabs>
                  <w:spacing w:after="0" w:line="240" w:lineRule="auto"/>
                </w:pPr>
              </w:pPrChange>
            </w:pPr>
            <w:del w:id="2315" w:author="Alicia" w:date="2016-05-16T16:37:00Z">
              <w:r w:rsidRPr="00AA07B4" w:rsidDel="006E5FF5">
                <w:rPr>
                  <w:rFonts w:ascii="Times New Roman" w:hAnsi="Times New Roman" w:cs="Times New Roman"/>
                  <w:sz w:val="24"/>
                  <w:szCs w:val="24"/>
                  <w:lang w:val="en-US"/>
                  <w:rPrChange w:id="2316" w:author="Alicia" w:date="2016-05-11T11:58:00Z">
                    <w:rPr>
                      <w:rFonts w:ascii="Times New Roman" w:hAnsi="Times New Roman" w:cs="Times New Roman"/>
                      <w:sz w:val="24"/>
                      <w:szCs w:val="24"/>
                      <w:lang w:val="sv-SE"/>
                    </w:rPr>
                  </w:rPrChange>
                </w:rPr>
                <w:delText>0.07</w:delText>
              </w:r>
            </w:del>
          </w:p>
        </w:tc>
        <w:tc>
          <w:tcPr>
            <w:tcW w:w="283" w:type="dxa"/>
            <w:tcBorders>
              <w:top w:val="nil"/>
              <w:left w:val="nil"/>
              <w:bottom w:val="nil"/>
              <w:right w:val="nil"/>
            </w:tcBorders>
            <w:vAlign w:val="center"/>
          </w:tcPr>
          <w:p w14:paraId="09A73E50" w14:textId="12D34B62" w:rsidR="008C2A32" w:rsidRPr="00AA07B4" w:rsidDel="006E5FF5" w:rsidRDefault="008C2A32">
            <w:pPr>
              <w:rPr>
                <w:del w:id="2317" w:author="Alicia" w:date="2016-05-16T16:37:00Z"/>
                <w:rFonts w:ascii="Times New Roman" w:hAnsi="Times New Roman" w:cs="Times New Roman"/>
                <w:sz w:val="24"/>
                <w:szCs w:val="24"/>
                <w:lang w:val="en-US"/>
                <w:rPrChange w:id="2318" w:author="Alicia" w:date="2016-05-11T11:58:00Z">
                  <w:rPr>
                    <w:del w:id="2319" w:author="Alicia" w:date="2016-05-16T16:37:00Z"/>
                    <w:rFonts w:ascii="Times New Roman" w:hAnsi="Times New Roman" w:cs="Times New Roman"/>
                    <w:sz w:val="24"/>
                    <w:szCs w:val="24"/>
                    <w:lang w:val="sv-SE"/>
                  </w:rPr>
                </w:rPrChange>
              </w:rPr>
              <w:pPrChange w:id="2320"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700E3AE2" w14:textId="4EFFA380" w:rsidR="008C2A32" w:rsidRPr="00AA07B4" w:rsidDel="006E5FF5" w:rsidRDefault="008C2A32">
            <w:pPr>
              <w:rPr>
                <w:del w:id="2321" w:author="Alicia" w:date="2016-05-16T16:37:00Z"/>
                <w:rFonts w:ascii="Times New Roman" w:hAnsi="Times New Roman" w:cs="Times New Roman"/>
                <w:sz w:val="24"/>
                <w:szCs w:val="24"/>
                <w:lang w:val="en-US"/>
                <w:rPrChange w:id="2322" w:author="Alicia" w:date="2016-05-11T11:58:00Z">
                  <w:rPr>
                    <w:del w:id="2323" w:author="Alicia" w:date="2016-05-16T16:37:00Z"/>
                    <w:rFonts w:ascii="Times New Roman" w:hAnsi="Times New Roman" w:cs="Times New Roman"/>
                    <w:sz w:val="24"/>
                    <w:szCs w:val="24"/>
                    <w:lang w:val="sv-SE"/>
                  </w:rPr>
                </w:rPrChange>
              </w:rPr>
              <w:pPrChange w:id="2324" w:author="Alicia" w:date="2016-05-03T14:52:00Z">
                <w:pPr>
                  <w:tabs>
                    <w:tab w:val="decimal" w:pos="586"/>
                  </w:tabs>
                  <w:spacing w:after="0" w:line="240" w:lineRule="auto"/>
                </w:pPr>
              </w:pPrChange>
            </w:pPr>
            <w:del w:id="2325" w:author="Alicia" w:date="2016-05-16T16:37:00Z">
              <w:r w:rsidRPr="00AA07B4" w:rsidDel="006E5FF5">
                <w:rPr>
                  <w:rFonts w:ascii="Times New Roman" w:hAnsi="Times New Roman" w:cs="Times New Roman"/>
                  <w:sz w:val="24"/>
                  <w:szCs w:val="24"/>
                  <w:lang w:val="en-US"/>
                  <w:rPrChange w:id="2326" w:author="Alicia" w:date="2016-05-11T11:58:00Z">
                    <w:rPr>
                      <w:rFonts w:ascii="Times New Roman" w:hAnsi="Times New Roman" w:cs="Times New Roman"/>
                      <w:sz w:val="24"/>
                      <w:szCs w:val="24"/>
                      <w:lang w:val="sv-SE"/>
                    </w:rPr>
                  </w:rPrChange>
                </w:rPr>
                <w:delText>0.40***</w:delText>
              </w:r>
            </w:del>
          </w:p>
        </w:tc>
        <w:tc>
          <w:tcPr>
            <w:tcW w:w="1064" w:type="dxa"/>
            <w:tcBorders>
              <w:top w:val="nil"/>
              <w:left w:val="nil"/>
              <w:bottom w:val="nil"/>
              <w:right w:val="nil"/>
            </w:tcBorders>
            <w:vAlign w:val="center"/>
          </w:tcPr>
          <w:p w14:paraId="6CF5D64D" w14:textId="23ADA90A" w:rsidR="008C2A32" w:rsidRPr="00AA07B4" w:rsidDel="006E5FF5" w:rsidRDefault="008C2A32">
            <w:pPr>
              <w:rPr>
                <w:del w:id="2327" w:author="Alicia" w:date="2016-05-16T16:37:00Z"/>
                <w:rFonts w:ascii="Times New Roman" w:hAnsi="Times New Roman" w:cs="Times New Roman"/>
                <w:sz w:val="24"/>
                <w:szCs w:val="24"/>
                <w:lang w:val="en-US"/>
                <w:rPrChange w:id="2328" w:author="Alicia" w:date="2016-05-11T11:58:00Z">
                  <w:rPr>
                    <w:del w:id="2329" w:author="Alicia" w:date="2016-05-16T16:37:00Z"/>
                    <w:rFonts w:ascii="Times New Roman" w:hAnsi="Times New Roman" w:cs="Times New Roman"/>
                    <w:sz w:val="24"/>
                    <w:szCs w:val="24"/>
                    <w:lang w:val="sv-SE"/>
                  </w:rPr>
                </w:rPrChange>
              </w:rPr>
              <w:pPrChange w:id="2330" w:author="Alicia" w:date="2016-05-03T14:52:00Z">
                <w:pPr>
                  <w:tabs>
                    <w:tab w:val="decimal" w:pos="586"/>
                  </w:tabs>
                  <w:spacing w:after="0" w:line="240" w:lineRule="auto"/>
                </w:pPr>
              </w:pPrChange>
            </w:pPr>
            <w:del w:id="2331" w:author="Alicia" w:date="2016-05-16T16:37:00Z">
              <w:r w:rsidRPr="00AA07B4" w:rsidDel="006E5FF5">
                <w:rPr>
                  <w:rFonts w:ascii="Times New Roman" w:hAnsi="Times New Roman" w:cs="Times New Roman"/>
                  <w:sz w:val="24"/>
                  <w:szCs w:val="24"/>
                  <w:lang w:val="en-US"/>
                  <w:rPrChange w:id="2332" w:author="Alicia" w:date="2016-05-11T11:58:00Z">
                    <w:rPr>
                      <w:rFonts w:ascii="Times New Roman" w:hAnsi="Times New Roman" w:cs="Times New Roman"/>
                      <w:sz w:val="24"/>
                      <w:szCs w:val="24"/>
                      <w:lang w:val="sv-SE"/>
                    </w:rPr>
                  </w:rPrChange>
                </w:rPr>
                <w:delText xml:space="preserve">0.13 </w:delText>
              </w:r>
              <w:r w:rsidRPr="00AA07B4" w:rsidDel="006E5FF5">
                <w:rPr>
                  <w:rFonts w:ascii="Times New Roman" w:hAnsi="Times New Roman" w:cs="Times New Roman"/>
                  <w:sz w:val="18"/>
                  <w:szCs w:val="18"/>
                  <w:lang w:val="en-US"/>
                  <w:rPrChange w:id="2333" w:author="Alicia" w:date="2016-05-11T11:58:00Z">
                    <w:rPr>
                      <w:rFonts w:ascii="Times New Roman" w:hAnsi="Times New Roman" w:cs="Times New Roman"/>
                      <w:sz w:val="18"/>
                      <w:szCs w:val="18"/>
                      <w:lang w:val="sv-SE"/>
                    </w:rPr>
                  </w:rPrChange>
                </w:rPr>
                <w:delText>•</w:delText>
              </w:r>
            </w:del>
          </w:p>
        </w:tc>
        <w:tc>
          <w:tcPr>
            <w:tcW w:w="236" w:type="dxa"/>
            <w:tcBorders>
              <w:top w:val="nil"/>
              <w:left w:val="nil"/>
              <w:bottom w:val="nil"/>
              <w:right w:val="nil"/>
            </w:tcBorders>
            <w:vAlign w:val="center"/>
          </w:tcPr>
          <w:p w14:paraId="2E2B3EE3" w14:textId="583AA8BE" w:rsidR="008C2A32" w:rsidRPr="00AA07B4" w:rsidDel="006E5FF5" w:rsidRDefault="008C2A32">
            <w:pPr>
              <w:rPr>
                <w:del w:id="2334" w:author="Alicia" w:date="2016-05-16T16:37:00Z"/>
                <w:rFonts w:ascii="Times New Roman" w:hAnsi="Times New Roman" w:cs="Times New Roman"/>
                <w:sz w:val="24"/>
                <w:szCs w:val="24"/>
                <w:lang w:val="en-US"/>
                <w:rPrChange w:id="2335" w:author="Alicia" w:date="2016-05-11T11:58:00Z">
                  <w:rPr>
                    <w:del w:id="2336" w:author="Alicia" w:date="2016-05-16T16:37:00Z"/>
                    <w:rFonts w:ascii="Times New Roman" w:hAnsi="Times New Roman" w:cs="Times New Roman"/>
                    <w:sz w:val="24"/>
                    <w:szCs w:val="24"/>
                    <w:lang w:val="sv-SE"/>
                  </w:rPr>
                </w:rPrChange>
              </w:rPr>
              <w:pPrChange w:id="2337"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4C184821" w14:textId="6169A129" w:rsidR="008C2A32" w:rsidRPr="00AA07B4" w:rsidDel="006E5FF5" w:rsidRDefault="008C2A32">
            <w:pPr>
              <w:rPr>
                <w:del w:id="2338" w:author="Alicia" w:date="2016-05-16T16:37:00Z"/>
                <w:rFonts w:ascii="Times New Roman" w:hAnsi="Times New Roman" w:cs="Times New Roman"/>
                <w:sz w:val="24"/>
                <w:szCs w:val="24"/>
                <w:lang w:val="en-US"/>
                <w:rPrChange w:id="2339" w:author="Alicia" w:date="2016-05-11T11:58:00Z">
                  <w:rPr>
                    <w:del w:id="2340" w:author="Alicia" w:date="2016-05-16T16:37:00Z"/>
                    <w:rFonts w:ascii="Times New Roman" w:hAnsi="Times New Roman" w:cs="Times New Roman"/>
                    <w:sz w:val="24"/>
                    <w:szCs w:val="24"/>
                    <w:lang w:val="sv-SE"/>
                  </w:rPr>
                </w:rPrChange>
              </w:rPr>
              <w:pPrChange w:id="2341" w:author="Alicia" w:date="2016-05-03T14:52:00Z">
                <w:pPr>
                  <w:tabs>
                    <w:tab w:val="decimal" w:pos="586"/>
                  </w:tabs>
                  <w:spacing w:after="0" w:line="240" w:lineRule="auto"/>
                </w:pPr>
              </w:pPrChange>
            </w:pPr>
            <w:del w:id="2342" w:author="Alicia" w:date="2016-05-16T16:37:00Z">
              <w:r w:rsidRPr="00AA07B4" w:rsidDel="006E5FF5">
                <w:rPr>
                  <w:rFonts w:ascii="Times New Roman" w:hAnsi="Times New Roman" w:cs="Times New Roman"/>
                  <w:sz w:val="24"/>
                  <w:szCs w:val="24"/>
                  <w:lang w:val="en-US"/>
                  <w:rPrChange w:id="2343" w:author="Alicia" w:date="2016-05-11T11:58:00Z">
                    <w:rPr>
                      <w:rFonts w:ascii="Times New Roman" w:hAnsi="Times New Roman" w:cs="Times New Roman"/>
                      <w:sz w:val="24"/>
                      <w:szCs w:val="24"/>
                      <w:lang w:val="sv-SE"/>
                    </w:rPr>
                  </w:rPrChange>
                </w:rPr>
                <w:delText xml:space="preserve">0.19 </w:delText>
              </w:r>
              <w:r w:rsidRPr="00AA07B4" w:rsidDel="006E5FF5">
                <w:rPr>
                  <w:rFonts w:ascii="Times New Roman" w:hAnsi="Times New Roman" w:cs="Times New Roman"/>
                  <w:sz w:val="18"/>
                  <w:szCs w:val="18"/>
                  <w:lang w:val="en-US"/>
                  <w:rPrChange w:id="2344" w:author="Alicia" w:date="2016-05-11T11:58:00Z">
                    <w:rPr>
                      <w:rFonts w:ascii="Times New Roman" w:hAnsi="Times New Roman" w:cs="Times New Roman"/>
                      <w:sz w:val="18"/>
                      <w:szCs w:val="18"/>
                      <w:lang w:val="sv-SE"/>
                    </w:rPr>
                  </w:rPrChange>
                </w:rPr>
                <w:delText>•</w:delText>
              </w:r>
            </w:del>
          </w:p>
        </w:tc>
        <w:tc>
          <w:tcPr>
            <w:tcW w:w="1134" w:type="dxa"/>
            <w:tcBorders>
              <w:top w:val="nil"/>
              <w:left w:val="nil"/>
              <w:bottom w:val="nil"/>
              <w:right w:val="nil"/>
            </w:tcBorders>
            <w:vAlign w:val="center"/>
          </w:tcPr>
          <w:p w14:paraId="5A9406A2" w14:textId="2C58857A" w:rsidR="008C2A32" w:rsidRPr="00AA07B4" w:rsidDel="006E5FF5" w:rsidRDefault="008C2A32">
            <w:pPr>
              <w:rPr>
                <w:del w:id="2345" w:author="Alicia" w:date="2016-05-16T16:37:00Z"/>
                <w:rFonts w:ascii="Times New Roman" w:hAnsi="Times New Roman" w:cs="Times New Roman"/>
                <w:sz w:val="24"/>
                <w:szCs w:val="24"/>
                <w:lang w:val="en-US"/>
                <w:rPrChange w:id="2346" w:author="Alicia" w:date="2016-05-11T11:58:00Z">
                  <w:rPr>
                    <w:del w:id="2347" w:author="Alicia" w:date="2016-05-16T16:37:00Z"/>
                    <w:rFonts w:ascii="Times New Roman" w:hAnsi="Times New Roman" w:cs="Times New Roman"/>
                    <w:sz w:val="24"/>
                    <w:szCs w:val="24"/>
                    <w:lang w:val="sv-SE"/>
                  </w:rPr>
                </w:rPrChange>
              </w:rPr>
              <w:pPrChange w:id="2348" w:author="Alicia" w:date="2016-05-03T14:52:00Z">
                <w:pPr>
                  <w:tabs>
                    <w:tab w:val="decimal" w:pos="586"/>
                  </w:tabs>
                  <w:spacing w:after="0" w:line="240" w:lineRule="auto"/>
                </w:pPr>
              </w:pPrChange>
            </w:pPr>
            <w:del w:id="2349" w:author="Alicia" w:date="2016-05-16T16:37:00Z">
              <w:r w:rsidRPr="00AA07B4" w:rsidDel="006E5FF5">
                <w:rPr>
                  <w:rFonts w:ascii="Times New Roman" w:hAnsi="Times New Roman" w:cs="Times New Roman"/>
                  <w:sz w:val="24"/>
                  <w:szCs w:val="24"/>
                  <w:lang w:val="en-US"/>
                  <w:rPrChange w:id="2350" w:author="Alicia" w:date="2016-05-11T11:58:00Z">
                    <w:rPr>
                      <w:rFonts w:ascii="Times New Roman" w:hAnsi="Times New Roman" w:cs="Times New Roman"/>
                      <w:sz w:val="24"/>
                      <w:szCs w:val="24"/>
                      <w:lang w:val="sv-SE"/>
                    </w:rPr>
                  </w:rPrChange>
                </w:rPr>
                <w:delText>-0.15</w:delText>
              </w:r>
            </w:del>
          </w:p>
        </w:tc>
      </w:tr>
      <w:tr w:rsidR="008C2A32" w:rsidRPr="00AA07B4" w:rsidDel="006E5FF5" w14:paraId="5BA69E33" w14:textId="7FA8D093" w:rsidTr="008C2A32">
        <w:trPr>
          <w:del w:id="2351" w:author="Alicia" w:date="2016-05-16T16:37:00Z"/>
        </w:trPr>
        <w:tc>
          <w:tcPr>
            <w:tcW w:w="658" w:type="dxa"/>
            <w:tcBorders>
              <w:top w:val="nil"/>
              <w:left w:val="nil"/>
              <w:bottom w:val="single" w:sz="18" w:space="0" w:color="auto"/>
              <w:right w:val="nil"/>
            </w:tcBorders>
            <w:vAlign w:val="center"/>
          </w:tcPr>
          <w:p w14:paraId="5D3854E2" w14:textId="77AD4544" w:rsidR="008C2A32" w:rsidRPr="00AA07B4" w:rsidDel="006E5FF5" w:rsidRDefault="008C2A32">
            <w:pPr>
              <w:rPr>
                <w:del w:id="2352" w:author="Alicia" w:date="2016-05-16T16:37:00Z"/>
                <w:rFonts w:ascii="Times New Roman" w:hAnsi="Times New Roman" w:cs="Times New Roman"/>
                <w:sz w:val="24"/>
                <w:szCs w:val="24"/>
                <w:lang w:val="en-US"/>
                <w:rPrChange w:id="2353" w:author="Alicia" w:date="2016-05-11T11:58:00Z">
                  <w:rPr>
                    <w:del w:id="2354" w:author="Alicia" w:date="2016-05-16T16:37:00Z"/>
                    <w:rFonts w:ascii="Times New Roman" w:hAnsi="Times New Roman" w:cs="Times New Roman"/>
                    <w:sz w:val="24"/>
                    <w:szCs w:val="24"/>
                    <w:lang w:val="sv-SE"/>
                  </w:rPr>
                </w:rPrChange>
              </w:rPr>
              <w:pPrChange w:id="2355" w:author="Alicia" w:date="2016-05-03T14:52:00Z">
                <w:pPr>
                  <w:spacing w:after="0" w:line="240" w:lineRule="auto"/>
                  <w:jc w:val="center"/>
                </w:pPr>
              </w:pPrChange>
            </w:pPr>
            <w:del w:id="2356" w:author="Alicia" w:date="2016-05-16T16:37:00Z">
              <w:r w:rsidRPr="00AA07B4" w:rsidDel="006E5FF5">
                <w:rPr>
                  <w:rFonts w:ascii="Times New Roman" w:hAnsi="Times New Roman" w:cs="Times New Roman"/>
                  <w:sz w:val="24"/>
                  <w:szCs w:val="24"/>
                  <w:lang w:val="en-US"/>
                  <w:rPrChange w:id="2357" w:author="Alicia" w:date="2016-05-11T11:58:00Z">
                    <w:rPr>
                      <w:rFonts w:ascii="Times New Roman" w:hAnsi="Times New Roman" w:cs="Times New Roman"/>
                      <w:sz w:val="24"/>
                      <w:szCs w:val="24"/>
                      <w:lang w:val="sv-SE"/>
                    </w:rPr>
                  </w:rPrChange>
                </w:rPr>
                <w:delText>K</w:delText>
              </w:r>
            </w:del>
          </w:p>
        </w:tc>
        <w:tc>
          <w:tcPr>
            <w:tcW w:w="993" w:type="dxa"/>
            <w:tcBorders>
              <w:top w:val="nil"/>
              <w:left w:val="nil"/>
              <w:bottom w:val="single" w:sz="18" w:space="0" w:color="auto"/>
              <w:right w:val="nil"/>
            </w:tcBorders>
            <w:vAlign w:val="center"/>
          </w:tcPr>
          <w:p w14:paraId="551D41A2" w14:textId="4D4740A2" w:rsidR="008C2A32" w:rsidRPr="00AA07B4" w:rsidDel="006E5FF5" w:rsidRDefault="008C2A32">
            <w:pPr>
              <w:rPr>
                <w:del w:id="2358" w:author="Alicia" w:date="2016-05-16T16:37:00Z"/>
                <w:rFonts w:ascii="Times New Roman" w:hAnsi="Times New Roman" w:cs="Times New Roman"/>
                <w:sz w:val="24"/>
                <w:szCs w:val="24"/>
                <w:lang w:val="en-US"/>
                <w:rPrChange w:id="2359" w:author="Alicia" w:date="2016-05-11T11:58:00Z">
                  <w:rPr>
                    <w:del w:id="2360" w:author="Alicia" w:date="2016-05-16T16:37:00Z"/>
                    <w:rFonts w:ascii="Times New Roman" w:hAnsi="Times New Roman" w:cs="Times New Roman"/>
                    <w:sz w:val="24"/>
                    <w:szCs w:val="24"/>
                    <w:lang w:val="sv-SE"/>
                  </w:rPr>
                </w:rPrChange>
              </w:rPr>
              <w:pPrChange w:id="2361" w:author="Alicia" w:date="2016-05-03T14:52:00Z">
                <w:pPr>
                  <w:tabs>
                    <w:tab w:val="decimal" w:pos="586"/>
                  </w:tabs>
                  <w:spacing w:after="0" w:line="240" w:lineRule="auto"/>
                </w:pPr>
              </w:pPrChange>
            </w:pPr>
            <w:del w:id="2362" w:author="Alicia" w:date="2016-05-16T16:37:00Z">
              <w:r w:rsidRPr="00AA07B4" w:rsidDel="006E5FF5">
                <w:rPr>
                  <w:rFonts w:ascii="Times New Roman" w:hAnsi="Times New Roman" w:cs="Times New Roman"/>
                  <w:sz w:val="24"/>
                  <w:szCs w:val="24"/>
                  <w:lang w:val="en-US"/>
                  <w:rPrChange w:id="2363" w:author="Alicia" w:date="2016-05-11T11:58:00Z">
                    <w:rPr>
                      <w:rFonts w:ascii="Times New Roman" w:hAnsi="Times New Roman" w:cs="Times New Roman"/>
                      <w:sz w:val="24"/>
                      <w:szCs w:val="24"/>
                      <w:lang w:val="sv-SE"/>
                    </w:rPr>
                  </w:rPrChange>
                </w:rPr>
                <w:delText>0.02</w:delText>
              </w:r>
            </w:del>
          </w:p>
        </w:tc>
        <w:tc>
          <w:tcPr>
            <w:tcW w:w="850" w:type="dxa"/>
            <w:tcBorders>
              <w:top w:val="nil"/>
              <w:left w:val="nil"/>
              <w:bottom w:val="single" w:sz="18" w:space="0" w:color="auto"/>
              <w:right w:val="nil"/>
            </w:tcBorders>
            <w:vAlign w:val="center"/>
          </w:tcPr>
          <w:p w14:paraId="5E6BD464" w14:textId="41875527" w:rsidR="008C2A32" w:rsidRPr="00AA07B4" w:rsidDel="006E5FF5" w:rsidRDefault="008C2A32">
            <w:pPr>
              <w:rPr>
                <w:del w:id="2364" w:author="Alicia" w:date="2016-05-16T16:37:00Z"/>
                <w:rFonts w:ascii="Times New Roman" w:hAnsi="Times New Roman" w:cs="Times New Roman"/>
                <w:sz w:val="24"/>
                <w:szCs w:val="24"/>
                <w:lang w:val="en-US"/>
                <w:rPrChange w:id="2365" w:author="Alicia" w:date="2016-05-11T11:58:00Z">
                  <w:rPr>
                    <w:del w:id="2366" w:author="Alicia" w:date="2016-05-16T16:37:00Z"/>
                    <w:rFonts w:ascii="Times New Roman" w:hAnsi="Times New Roman" w:cs="Times New Roman"/>
                    <w:sz w:val="24"/>
                    <w:szCs w:val="24"/>
                    <w:lang w:val="sv-SE"/>
                  </w:rPr>
                </w:rPrChange>
              </w:rPr>
              <w:pPrChange w:id="2367" w:author="Alicia" w:date="2016-05-03T14:52:00Z">
                <w:pPr>
                  <w:tabs>
                    <w:tab w:val="decimal" w:pos="586"/>
                  </w:tabs>
                  <w:spacing w:after="0" w:line="240" w:lineRule="auto"/>
                </w:pPr>
              </w:pPrChange>
            </w:pPr>
            <w:del w:id="2368" w:author="Alicia" w:date="2016-05-16T16:37:00Z">
              <w:r w:rsidRPr="00AA07B4" w:rsidDel="006E5FF5">
                <w:rPr>
                  <w:rFonts w:ascii="Times New Roman" w:hAnsi="Times New Roman" w:cs="Times New Roman"/>
                  <w:sz w:val="24"/>
                  <w:szCs w:val="24"/>
                  <w:lang w:val="en-US"/>
                  <w:rPrChange w:id="2369" w:author="Alicia" w:date="2016-05-11T11:58:00Z">
                    <w:rPr>
                      <w:rFonts w:ascii="Times New Roman" w:hAnsi="Times New Roman" w:cs="Times New Roman"/>
                      <w:sz w:val="24"/>
                      <w:szCs w:val="24"/>
                      <w:lang w:val="sv-SE"/>
                    </w:rPr>
                  </w:rPrChange>
                </w:rPr>
                <w:delText>0.06</w:delText>
              </w:r>
            </w:del>
          </w:p>
        </w:tc>
        <w:tc>
          <w:tcPr>
            <w:tcW w:w="284" w:type="dxa"/>
            <w:tcBorders>
              <w:top w:val="nil"/>
              <w:left w:val="nil"/>
              <w:bottom w:val="single" w:sz="18" w:space="0" w:color="auto"/>
              <w:right w:val="nil"/>
            </w:tcBorders>
            <w:vAlign w:val="center"/>
          </w:tcPr>
          <w:p w14:paraId="69BFF9C9" w14:textId="7FDA8BE3" w:rsidR="008C2A32" w:rsidRPr="00AA07B4" w:rsidDel="006E5FF5" w:rsidRDefault="008C2A32">
            <w:pPr>
              <w:rPr>
                <w:del w:id="2370" w:author="Alicia" w:date="2016-05-16T16:37:00Z"/>
                <w:rFonts w:ascii="Times New Roman" w:hAnsi="Times New Roman" w:cs="Times New Roman"/>
                <w:sz w:val="24"/>
                <w:szCs w:val="24"/>
                <w:lang w:val="en-US"/>
                <w:rPrChange w:id="2371" w:author="Alicia" w:date="2016-05-11T11:58:00Z">
                  <w:rPr>
                    <w:del w:id="2372" w:author="Alicia" w:date="2016-05-16T16:37:00Z"/>
                    <w:rFonts w:ascii="Times New Roman" w:hAnsi="Times New Roman" w:cs="Times New Roman"/>
                    <w:sz w:val="24"/>
                    <w:szCs w:val="24"/>
                    <w:lang w:val="sv-SE"/>
                  </w:rPr>
                </w:rPrChange>
              </w:rPr>
              <w:pPrChange w:id="2373" w:author="Alicia" w:date="2016-05-03T14:52:00Z">
                <w:pPr>
                  <w:tabs>
                    <w:tab w:val="decimal" w:pos="586"/>
                  </w:tabs>
                  <w:spacing w:after="0" w:line="240" w:lineRule="auto"/>
                </w:pPr>
              </w:pPrChange>
            </w:pPr>
          </w:p>
        </w:tc>
        <w:tc>
          <w:tcPr>
            <w:tcW w:w="1134" w:type="dxa"/>
            <w:tcBorders>
              <w:top w:val="nil"/>
              <w:left w:val="nil"/>
              <w:bottom w:val="single" w:sz="18" w:space="0" w:color="auto"/>
              <w:right w:val="nil"/>
            </w:tcBorders>
            <w:vAlign w:val="center"/>
          </w:tcPr>
          <w:p w14:paraId="04DE7EB9" w14:textId="7E3571AE" w:rsidR="008C2A32" w:rsidRPr="00AA07B4" w:rsidDel="006E5FF5" w:rsidRDefault="008C2A32">
            <w:pPr>
              <w:rPr>
                <w:del w:id="2374" w:author="Alicia" w:date="2016-05-16T16:37:00Z"/>
                <w:rFonts w:ascii="Times New Roman" w:hAnsi="Times New Roman" w:cs="Times New Roman"/>
                <w:sz w:val="24"/>
                <w:szCs w:val="24"/>
                <w:lang w:val="en-US"/>
                <w:rPrChange w:id="2375" w:author="Alicia" w:date="2016-05-11T11:58:00Z">
                  <w:rPr>
                    <w:del w:id="2376" w:author="Alicia" w:date="2016-05-16T16:37:00Z"/>
                    <w:rFonts w:ascii="Times New Roman" w:hAnsi="Times New Roman" w:cs="Times New Roman"/>
                    <w:sz w:val="24"/>
                    <w:szCs w:val="24"/>
                    <w:lang w:val="sv-SE"/>
                  </w:rPr>
                </w:rPrChange>
              </w:rPr>
              <w:pPrChange w:id="2377" w:author="Alicia" w:date="2016-05-03T14:52:00Z">
                <w:pPr>
                  <w:tabs>
                    <w:tab w:val="decimal" w:pos="586"/>
                  </w:tabs>
                  <w:spacing w:after="0" w:line="240" w:lineRule="auto"/>
                </w:pPr>
              </w:pPrChange>
            </w:pPr>
            <w:del w:id="2378" w:author="Alicia" w:date="2016-05-16T16:37:00Z">
              <w:r w:rsidRPr="00AA07B4" w:rsidDel="006E5FF5">
                <w:rPr>
                  <w:rFonts w:ascii="Times New Roman" w:hAnsi="Times New Roman" w:cs="Times New Roman"/>
                  <w:sz w:val="24"/>
                  <w:szCs w:val="24"/>
                  <w:lang w:val="en-US"/>
                  <w:rPrChange w:id="2379" w:author="Alicia" w:date="2016-05-11T11:58:00Z">
                    <w:rPr>
                      <w:rFonts w:ascii="Times New Roman" w:hAnsi="Times New Roman" w:cs="Times New Roman"/>
                      <w:sz w:val="24"/>
                      <w:szCs w:val="24"/>
                      <w:lang w:val="sv-SE"/>
                    </w:rPr>
                  </w:rPrChange>
                </w:rPr>
                <w:delText>0.39**</w:delText>
              </w:r>
            </w:del>
          </w:p>
        </w:tc>
        <w:tc>
          <w:tcPr>
            <w:tcW w:w="1134" w:type="dxa"/>
            <w:tcBorders>
              <w:top w:val="nil"/>
              <w:left w:val="nil"/>
              <w:bottom w:val="single" w:sz="18" w:space="0" w:color="auto"/>
              <w:right w:val="nil"/>
            </w:tcBorders>
            <w:vAlign w:val="center"/>
          </w:tcPr>
          <w:p w14:paraId="66B0257E" w14:textId="635727E7" w:rsidR="008C2A32" w:rsidRPr="00AA07B4" w:rsidDel="006E5FF5" w:rsidRDefault="008C2A32">
            <w:pPr>
              <w:rPr>
                <w:del w:id="2380" w:author="Alicia" w:date="2016-05-16T16:37:00Z"/>
                <w:rFonts w:ascii="Times New Roman" w:hAnsi="Times New Roman" w:cs="Times New Roman"/>
                <w:sz w:val="24"/>
                <w:szCs w:val="24"/>
                <w:lang w:val="en-US"/>
                <w:rPrChange w:id="2381" w:author="Alicia" w:date="2016-05-11T11:58:00Z">
                  <w:rPr>
                    <w:del w:id="2382" w:author="Alicia" w:date="2016-05-16T16:37:00Z"/>
                    <w:rFonts w:ascii="Times New Roman" w:hAnsi="Times New Roman" w:cs="Times New Roman"/>
                    <w:sz w:val="24"/>
                    <w:szCs w:val="24"/>
                    <w:lang w:val="sv-SE"/>
                  </w:rPr>
                </w:rPrChange>
              </w:rPr>
              <w:pPrChange w:id="2383" w:author="Alicia" w:date="2016-05-03T14:52:00Z">
                <w:pPr>
                  <w:tabs>
                    <w:tab w:val="decimal" w:pos="586"/>
                  </w:tabs>
                  <w:spacing w:after="0" w:line="240" w:lineRule="auto"/>
                </w:pPr>
              </w:pPrChange>
            </w:pPr>
            <w:del w:id="2384" w:author="Alicia" w:date="2016-05-16T16:37:00Z">
              <w:r w:rsidRPr="00AA07B4" w:rsidDel="006E5FF5">
                <w:rPr>
                  <w:rFonts w:ascii="Times New Roman" w:hAnsi="Times New Roman" w:cs="Times New Roman"/>
                  <w:sz w:val="24"/>
                  <w:szCs w:val="24"/>
                  <w:lang w:val="en-US"/>
                  <w:rPrChange w:id="2385" w:author="Alicia" w:date="2016-05-11T11:58:00Z">
                    <w:rPr>
                      <w:rFonts w:ascii="Times New Roman" w:hAnsi="Times New Roman" w:cs="Times New Roman"/>
                      <w:sz w:val="24"/>
                      <w:szCs w:val="24"/>
                      <w:lang w:val="sv-SE"/>
                    </w:rPr>
                  </w:rPrChange>
                </w:rPr>
                <w:delText>0.27*</w:delText>
              </w:r>
            </w:del>
          </w:p>
        </w:tc>
        <w:tc>
          <w:tcPr>
            <w:tcW w:w="276" w:type="dxa"/>
            <w:tcBorders>
              <w:top w:val="nil"/>
              <w:left w:val="nil"/>
              <w:bottom w:val="single" w:sz="18" w:space="0" w:color="auto"/>
              <w:right w:val="nil"/>
            </w:tcBorders>
            <w:vAlign w:val="center"/>
          </w:tcPr>
          <w:p w14:paraId="0E9B4C03" w14:textId="21A2C753" w:rsidR="008C2A32" w:rsidRPr="00AA07B4" w:rsidDel="006E5FF5" w:rsidRDefault="008C2A32">
            <w:pPr>
              <w:rPr>
                <w:del w:id="2386" w:author="Alicia" w:date="2016-05-16T16:37:00Z"/>
                <w:rFonts w:ascii="Times New Roman" w:hAnsi="Times New Roman" w:cs="Times New Roman"/>
                <w:sz w:val="24"/>
                <w:szCs w:val="24"/>
                <w:lang w:val="en-US"/>
                <w:rPrChange w:id="2387" w:author="Alicia" w:date="2016-05-11T11:58:00Z">
                  <w:rPr>
                    <w:del w:id="2388" w:author="Alicia" w:date="2016-05-16T16:37:00Z"/>
                    <w:rFonts w:ascii="Times New Roman" w:hAnsi="Times New Roman" w:cs="Times New Roman"/>
                    <w:sz w:val="24"/>
                    <w:szCs w:val="24"/>
                    <w:lang w:val="sv-SE"/>
                  </w:rPr>
                </w:rPrChange>
              </w:rPr>
              <w:pPrChange w:id="2389" w:author="Alicia" w:date="2016-05-03T14:52:00Z">
                <w:pPr>
                  <w:tabs>
                    <w:tab w:val="decimal" w:pos="586"/>
                  </w:tabs>
                  <w:spacing w:after="0" w:line="240" w:lineRule="auto"/>
                </w:pPr>
              </w:pPrChange>
            </w:pPr>
          </w:p>
        </w:tc>
        <w:tc>
          <w:tcPr>
            <w:tcW w:w="999" w:type="dxa"/>
            <w:tcBorders>
              <w:top w:val="nil"/>
              <w:left w:val="nil"/>
              <w:bottom w:val="single" w:sz="18" w:space="0" w:color="auto"/>
              <w:right w:val="nil"/>
            </w:tcBorders>
            <w:vAlign w:val="center"/>
          </w:tcPr>
          <w:p w14:paraId="76BFBE84" w14:textId="7CC57F09" w:rsidR="008C2A32" w:rsidRPr="00AA07B4" w:rsidDel="006E5FF5" w:rsidRDefault="008C2A32">
            <w:pPr>
              <w:rPr>
                <w:del w:id="2390" w:author="Alicia" w:date="2016-05-16T16:37:00Z"/>
                <w:rFonts w:ascii="Times New Roman" w:hAnsi="Times New Roman" w:cs="Times New Roman"/>
                <w:sz w:val="24"/>
                <w:szCs w:val="24"/>
                <w:lang w:val="en-US"/>
                <w:rPrChange w:id="2391" w:author="Alicia" w:date="2016-05-11T11:58:00Z">
                  <w:rPr>
                    <w:del w:id="2392" w:author="Alicia" w:date="2016-05-16T16:37:00Z"/>
                    <w:rFonts w:ascii="Times New Roman" w:hAnsi="Times New Roman" w:cs="Times New Roman"/>
                    <w:sz w:val="24"/>
                    <w:szCs w:val="24"/>
                    <w:lang w:val="sv-SE"/>
                  </w:rPr>
                </w:rPrChange>
              </w:rPr>
              <w:pPrChange w:id="2393" w:author="Alicia" w:date="2016-05-03T14:52:00Z">
                <w:pPr>
                  <w:tabs>
                    <w:tab w:val="decimal" w:pos="586"/>
                  </w:tabs>
                  <w:spacing w:after="0" w:line="240" w:lineRule="auto"/>
                </w:pPr>
              </w:pPrChange>
            </w:pPr>
            <w:del w:id="2394" w:author="Alicia" w:date="2016-05-16T16:37:00Z">
              <w:r w:rsidRPr="00AA07B4" w:rsidDel="006E5FF5">
                <w:rPr>
                  <w:rFonts w:ascii="Times New Roman" w:hAnsi="Times New Roman" w:cs="Times New Roman"/>
                  <w:sz w:val="24"/>
                  <w:szCs w:val="24"/>
                  <w:lang w:val="en-US"/>
                  <w:rPrChange w:id="2395" w:author="Alicia" w:date="2016-05-11T11:58:00Z">
                    <w:rPr>
                      <w:rFonts w:ascii="Times New Roman" w:hAnsi="Times New Roman" w:cs="Times New Roman"/>
                      <w:sz w:val="24"/>
                      <w:szCs w:val="24"/>
                      <w:lang w:val="sv-SE"/>
                    </w:rPr>
                  </w:rPrChange>
                </w:rPr>
                <w:delText>-0.18**</w:delText>
              </w:r>
            </w:del>
          </w:p>
        </w:tc>
        <w:tc>
          <w:tcPr>
            <w:tcW w:w="1134" w:type="dxa"/>
            <w:tcBorders>
              <w:top w:val="nil"/>
              <w:left w:val="nil"/>
              <w:bottom w:val="single" w:sz="18" w:space="0" w:color="auto"/>
              <w:right w:val="nil"/>
            </w:tcBorders>
            <w:vAlign w:val="center"/>
          </w:tcPr>
          <w:p w14:paraId="34FCCD55" w14:textId="3FA76BD7" w:rsidR="008C2A32" w:rsidRPr="00AA07B4" w:rsidDel="006E5FF5" w:rsidRDefault="008C2A32">
            <w:pPr>
              <w:rPr>
                <w:del w:id="2396" w:author="Alicia" w:date="2016-05-16T16:37:00Z"/>
                <w:rFonts w:ascii="Times New Roman" w:hAnsi="Times New Roman" w:cs="Times New Roman"/>
                <w:sz w:val="24"/>
                <w:szCs w:val="24"/>
                <w:lang w:val="en-US"/>
                <w:rPrChange w:id="2397" w:author="Alicia" w:date="2016-05-11T11:58:00Z">
                  <w:rPr>
                    <w:del w:id="2398" w:author="Alicia" w:date="2016-05-16T16:37:00Z"/>
                    <w:rFonts w:ascii="Times New Roman" w:hAnsi="Times New Roman" w:cs="Times New Roman"/>
                    <w:sz w:val="24"/>
                    <w:szCs w:val="24"/>
                    <w:lang w:val="sv-SE"/>
                  </w:rPr>
                </w:rPrChange>
              </w:rPr>
              <w:pPrChange w:id="2399" w:author="Alicia" w:date="2016-05-03T14:52:00Z">
                <w:pPr>
                  <w:tabs>
                    <w:tab w:val="decimal" w:pos="586"/>
                  </w:tabs>
                  <w:spacing w:after="0" w:line="240" w:lineRule="auto"/>
                </w:pPr>
              </w:pPrChange>
            </w:pPr>
            <w:del w:id="2400" w:author="Alicia" w:date="2016-05-16T16:37:00Z">
              <w:r w:rsidRPr="00AA07B4" w:rsidDel="006E5FF5">
                <w:rPr>
                  <w:rFonts w:ascii="Times New Roman" w:hAnsi="Times New Roman" w:cs="Times New Roman"/>
                  <w:sz w:val="24"/>
                  <w:szCs w:val="24"/>
                  <w:lang w:val="en-US"/>
                  <w:rPrChange w:id="2401" w:author="Alicia" w:date="2016-05-11T11:58:00Z">
                    <w:rPr>
                      <w:rFonts w:ascii="Times New Roman" w:hAnsi="Times New Roman" w:cs="Times New Roman"/>
                      <w:sz w:val="24"/>
                      <w:szCs w:val="24"/>
                      <w:lang w:val="sv-SE"/>
                    </w:rPr>
                  </w:rPrChange>
                </w:rPr>
                <w:delText>-0.37***</w:delText>
              </w:r>
            </w:del>
          </w:p>
        </w:tc>
        <w:tc>
          <w:tcPr>
            <w:tcW w:w="284" w:type="dxa"/>
            <w:tcBorders>
              <w:top w:val="nil"/>
              <w:left w:val="nil"/>
              <w:bottom w:val="single" w:sz="18" w:space="0" w:color="auto"/>
              <w:right w:val="nil"/>
            </w:tcBorders>
            <w:vAlign w:val="center"/>
          </w:tcPr>
          <w:p w14:paraId="615E07A0" w14:textId="14E0DC6B" w:rsidR="008C2A32" w:rsidRPr="00AA07B4" w:rsidDel="006E5FF5" w:rsidRDefault="008C2A32">
            <w:pPr>
              <w:rPr>
                <w:del w:id="2402" w:author="Alicia" w:date="2016-05-16T16:37:00Z"/>
                <w:rFonts w:ascii="Times New Roman" w:hAnsi="Times New Roman" w:cs="Times New Roman"/>
                <w:sz w:val="24"/>
                <w:szCs w:val="24"/>
                <w:lang w:val="en-US"/>
                <w:rPrChange w:id="2403" w:author="Alicia" w:date="2016-05-11T11:58:00Z">
                  <w:rPr>
                    <w:del w:id="2404" w:author="Alicia" w:date="2016-05-16T16:37:00Z"/>
                    <w:rFonts w:ascii="Times New Roman" w:hAnsi="Times New Roman" w:cs="Times New Roman"/>
                    <w:sz w:val="24"/>
                    <w:szCs w:val="24"/>
                    <w:lang w:val="sv-SE"/>
                  </w:rPr>
                </w:rPrChange>
              </w:rPr>
              <w:pPrChange w:id="2405" w:author="Alicia" w:date="2016-05-03T14:52:00Z">
                <w:pPr>
                  <w:tabs>
                    <w:tab w:val="decimal" w:pos="586"/>
                  </w:tabs>
                  <w:spacing w:after="0" w:line="240" w:lineRule="auto"/>
                </w:pPr>
              </w:pPrChange>
            </w:pPr>
          </w:p>
        </w:tc>
        <w:tc>
          <w:tcPr>
            <w:tcW w:w="992" w:type="dxa"/>
            <w:tcBorders>
              <w:top w:val="nil"/>
              <w:left w:val="nil"/>
              <w:bottom w:val="single" w:sz="18" w:space="0" w:color="auto"/>
              <w:right w:val="nil"/>
            </w:tcBorders>
            <w:vAlign w:val="center"/>
          </w:tcPr>
          <w:p w14:paraId="6F57657B" w14:textId="1174A906" w:rsidR="008C2A32" w:rsidRPr="00AA07B4" w:rsidDel="006E5FF5" w:rsidRDefault="008C2A32">
            <w:pPr>
              <w:rPr>
                <w:del w:id="2406" w:author="Alicia" w:date="2016-05-16T16:37:00Z"/>
                <w:rFonts w:ascii="Times New Roman" w:hAnsi="Times New Roman" w:cs="Times New Roman"/>
                <w:sz w:val="24"/>
                <w:szCs w:val="24"/>
                <w:lang w:val="en-US"/>
                <w:rPrChange w:id="2407" w:author="Alicia" w:date="2016-05-11T11:58:00Z">
                  <w:rPr>
                    <w:del w:id="2408" w:author="Alicia" w:date="2016-05-16T16:37:00Z"/>
                    <w:rFonts w:ascii="Times New Roman" w:hAnsi="Times New Roman" w:cs="Times New Roman"/>
                    <w:sz w:val="24"/>
                    <w:szCs w:val="24"/>
                    <w:lang w:val="sv-SE"/>
                  </w:rPr>
                </w:rPrChange>
              </w:rPr>
              <w:pPrChange w:id="2409" w:author="Alicia" w:date="2016-05-03T14:52:00Z">
                <w:pPr>
                  <w:tabs>
                    <w:tab w:val="decimal" w:pos="586"/>
                  </w:tabs>
                  <w:spacing w:after="0" w:line="240" w:lineRule="auto"/>
                </w:pPr>
              </w:pPrChange>
            </w:pPr>
            <w:del w:id="2410" w:author="Alicia" w:date="2016-05-16T16:37:00Z">
              <w:r w:rsidRPr="00AA07B4" w:rsidDel="006E5FF5">
                <w:rPr>
                  <w:rFonts w:ascii="Times New Roman" w:hAnsi="Times New Roman" w:cs="Times New Roman"/>
                  <w:sz w:val="24"/>
                  <w:szCs w:val="24"/>
                  <w:lang w:val="en-US"/>
                  <w:rPrChange w:id="2411" w:author="Alicia" w:date="2016-05-11T11:58:00Z">
                    <w:rPr>
                      <w:rFonts w:ascii="Times New Roman" w:hAnsi="Times New Roman" w:cs="Times New Roman"/>
                      <w:sz w:val="24"/>
                      <w:szCs w:val="24"/>
                      <w:lang w:val="sv-SE"/>
                    </w:rPr>
                  </w:rPrChange>
                </w:rPr>
                <w:delText>0.02</w:delText>
              </w:r>
            </w:del>
          </w:p>
        </w:tc>
        <w:tc>
          <w:tcPr>
            <w:tcW w:w="851" w:type="dxa"/>
            <w:tcBorders>
              <w:top w:val="nil"/>
              <w:left w:val="nil"/>
              <w:bottom w:val="single" w:sz="18" w:space="0" w:color="auto"/>
              <w:right w:val="nil"/>
            </w:tcBorders>
            <w:vAlign w:val="center"/>
          </w:tcPr>
          <w:p w14:paraId="06DD1028" w14:textId="43850ED7" w:rsidR="008C2A32" w:rsidRPr="00AA07B4" w:rsidDel="006E5FF5" w:rsidRDefault="008C2A32">
            <w:pPr>
              <w:rPr>
                <w:del w:id="2412" w:author="Alicia" w:date="2016-05-16T16:37:00Z"/>
                <w:rFonts w:ascii="Times New Roman" w:hAnsi="Times New Roman" w:cs="Times New Roman"/>
                <w:sz w:val="24"/>
                <w:szCs w:val="24"/>
                <w:lang w:val="en-US"/>
                <w:rPrChange w:id="2413" w:author="Alicia" w:date="2016-05-11T11:58:00Z">
                  <w:rPr>
                    <w:del w:id="2414" w:author="Alicia" w:date="2016-05-16T16:37:00Z"/>
                    <w:rFonts w:ascii="Times New Roman" w:hAnsi="Times New Roman" w:cs="Times New Roman"/>
                    <w:sz w:val="24"/>
                    <w:szCs w:val="24"/>
                    <w:lang w:val="sv-SE"/>
                  </w:rPr>
                </w:rPrChange>
              </w:rPr>
              <w:pPrChange w:id="2415" w:author="Alicia" w:date="2016-05-03T14:52:00Z">
                <w:pPr>
                  <w:tabs>
                    <w:tab w:val="decimal" w:pos="586"/>
                  </w:tabs>
                  <w:spacing w:after="0" w:line="240" w:lineRule="auto"/>
                </w:pPr>
              </w:pPrChange>
            </w:pPr>
            <w:del w:id="2416" w:author="Alicia" w:date="2016-05-16T16:37:00Z">
              <w:r w:rsidRPr="00AA07B4" w:rsidDel="006E5FF5">
                <w:rPr>
                  <w:rFonts w:ascii="Times New Roman" w:hAnsi="Times New Roman" w:cs="Times New Roman"/>
                  <w:sz w:val="24"/>
                  <w:szCs w:val="24"/>
                  <w:lang w:val="en-US"/>
                  <w:rPrChange w:id="2417" w:author="Alicia" w:date="2016-05-11T11:58:00Z">
                    <w:rPr>
                      <w:rFonts w:ascii="Times New Roman" w:hAnsi="Times New Roman" w:cs="Times New Roman"/>
                      <w:sz w:val="24"/>
                      <w:szCs w:val="24"/>
                      <w:lang w:val="sv-SE"/>
                    </w:rPr>
                  </w:rPrChange>
                </w:rPr>
                <w:delText>0.06</w:delText>
              </w:r>
            </w:del>
          </w:p>
        </w:tc>
        <w:tc>
          <w:tcPr>
            <w:tcW w:w="283" w:type="dxa"/>
            <w:tcBorders>
              <w:top w:val="nil"/>
              <w:left w:val="nil"/>
              <w:bottom w:val="single" w:sz="18" w:space="0" w:color="auto"/>
              <w:right w:val="nil"/>
            </w:tcBorders>
            <w:vAlign w:val="center"/>
          </w:tcPr>
          <w:p w14:paraId="69C1745E" w14:textId="629728C4" w:rsidR="008C2A32" w:rsidRPr="00AA07B4" w:rsidDel="006E5FF5" w:rsidRDefault="008C2A32">
            <w:pPr>
              <w:rPr>
                <w:del w:id="2418" w:author="Alicia" w:date="2016-05-16T16:37:00Z"/>
                <w:rFonts w:ascii="Times New Roman" w:hAnsi="Times New Roman" w:cs="Times New Roman"/>
                <w:sz w:val="24"/>
                <w:szCs w:val="24"/>
                <w:lang w:val="en-US"/>
                <w:rPrChange w:id="2419" w:author="Alicia" w:date="2016-05-11T11:58:00Z">
                  <w:rPr>
                    <w:del w:id="2420" w:author="Alicia" w:date="2016-05-16T16:37:00Z"/>
                    <w:rFonts w:ascii="Times New Roman" w:hAnsi="Times New Roman" w:cs="Times New Roman"/>
                    <w:sz w:val="24"/>
                    <w:szCs w:val="24"/>
                    <w:lang w:val="sv-SE"/>
                  </w:rPr>
                </w:rPrChange>
              </w:rPr>
              <w:pPrChange w:id="2421" w:author="Alicia" w:date="2016-05-03T14:52:00Z">
                <w:pPr>
                  <w:tabs>
                    <w:tab w:val="decimal" w:pos="586"/>
                  </w:tabs>
                  <w:spacing w:after="0" w:line="240" w:lineRule="auto"/>
                </w:pPr>
              </w:pPrChange>
            </w:pPr>
          </w:p>
        </w:tc>
        <w:tc>
          <w:tcPr>
            <w:tcW w:w="1134" w:type="dxa"/>
            <w:tcBorders>
              <w:top w:val="nil"/>
              <w:left w:val="nil"/>
              <w:bottom w:val="single" w:sz="18" w:space="0" w:color="auto"/>
              <w:right w:val="nil"/>
            </w:tcBorders>
            <w:vAlign w:val="center"/>
          </w:tcPr>
          <w:p w14:paraId="3D9A2FF0" w14:textId="5C03DF29" w:rsidR="008C2A32" w:rsidRPr="00AA07B4" w:rsidDel="006E5FF5" w:rsidRDefault="008C2A32">
            <w:pPr>
              <w:rPr>
                <w:del w:id="2422" w:author="Alicia" w:date="2016-05-16T16:37:00Z"/>
                <w:rFonts w:ascii="Times New Roman" w:hAnsi="Times New Roman" w:cs="Times New Roman"/>
                <w:sz w:val="24"/>
                <w:szCs w:val="24"/>
                <w:lang w:val="en-US"/>
                <w:rPrChange w:id="2423" w:author="Alicia" w:date="2016-05-11T11:58:00Z">
                  <w:rPr>
                    <w:del w:id="2424" w:author="Alicia" w:date="2016-05-16T16:37:00Z"/>
                    <w:rFonts w:ascii="Times New Roman" w:hAnsi="Times New Roman" w:cs="Times New Roman"/>
                    <w:sz w:val="24"/>
                    <w:szCs w:val="24"/>
                    <w:lang w:val="sv-SE"/>
                  </w:rPr>
                </w:rPrChange>
              </w:rPr>
              <w:pPrChange w:id="2425" w:author="Alicia" w:date="2016-05-03T14:52:00Z">
                <w:pPr>
                  <w:tabs>
                    <w:tab w:val="decimal" w:pos="586"/>
                  </w:tabs>
                  <w:spacing w:after="0" w:line="240" w:lineRule="auto"/>
                </w:pPr>
              </w:pPrChange>
            </w:pPr>
            <w:del w:id="2426" w:author="Alicia" w:date="2016-05-16T16:37:00Z">
              <w:r w:rsidRPr="00AA07B4" w:rsidDel="006E5FF5">
                <w:rPr>
                  <w:rFonts w:ascii="Times New Roman" w:hAnsi="Times New Roman" w:cs="Times New Roman"/>
                  <w:sz w:val="24"/>
                  <w:szCs w:val="24"/>
                  <w:lang w:val="en-US"/>
                  <w:rPrChange w:id="2427" w:author="Alicia" w:date="2016-05-11T11:58:00Z">
                    <w:rPr>
                      <w:rFonts w:ascii="Times New Roman" w:hAnsi="Times New Roman" w:cs="Times New Roman"/>
                      <w:sz w:val="24"/>
                      <w:szCs w:val="24"/>
                      <w:lang w:val="sv-SE"/>
                    </w:rPr>
                  </w:rPrChange>
                </w:rPr>
                <w:delText>0.26*</w:delText>
              </w:r>
            </w:del>
          </w:p>
        </w:tc>
        <w:tc>
          <w:tcPr>
            <w:tcW w:w="1064" w:type="dxa"/>
            <w:tcBorders>
              <w:top w:val="nil"/>
              <w:left w:val="nil"/>
              <w:bottom w:val="single" w:sz="18" w:space="0" w:color="auto"/>
              <w:right w:val="nil"/>
            </w:tcBorders>
            <w:vAlign w:val="center"/>
          </w:tcPr>
          <w:p w14:paraId="5F2DD258" w14:textId="1B9520AE" w:rsidR="008C2A32" w:rsidRPr="00AA07B4" w:rsidDel="006E5FF5" w:rsidRDefault="008C2A32">
            <w:pPr>
              <w:rPr>
                <w:del w:id="2428" w:author="Alicia" w:date="2016-05-16T16:37:00Z"/>
                <w:rFonts w:ascii="Times New Roman" w:hAnsi="Times New Roman" w:cs="Times New Roman"/>
                <w:sz w:val="24"/>
                <w:szCs w:val="24"/>
                <w:lang w:val="en-US"/>
                <w:rPrChange w:id="2429" w:author="Alicia" w:date="2016-05-11T11:58:00Z">
                  <w:rPr>
                    <w:del w:id="2430" w:author="Alicia" w:date="2016-05-16T16:37:00Z"/>
                    <w:rFonts w:ascii="Times New Roman" w:hAnsi="Times New Roman" w:cs="Times New Roman"/>
                    <w:sz w:val="24"/>
                    <w:szCs w:val="24"/>
                    <w:lang w:val="sv-SE"/>
                  </w:rPr>
                </w:rPrChange>
              </w:rPr>
              <w:pPrChange w:id="2431" w:author="Alicia" w:date="2016-05-03T14:52:00Z">
                <w:pPr>
                  <w:tabs>
                    <w:tab w:val="decimal" w:pos="586"/>
                  </w:tabs>
                  <w:spacing w:after="0" w:line="240" w:lineRule="auto"/>
                </w:pPr>
              </w:pPrChange>
            </w:pPr>
            <w:del w:id="2432" w:author="Alicia" w:date="2016-05-16T16:37:00Z">
              <w:r w:rsidRPr="00AA07B4" w:rsidDel="006E5FF5">
                <w:rPr>
                  <w:rFonts w:ascii="Times New Roman" w:hAnsi="Times New Roman" w:cs="Times New Roman"/>
                  <w:sz w:val="24"/>
                  <w:szCs w:val="24"/>
                  <w:lang w:val="en-US"/>
                  <w:rPrChange w:id="2433" w:author="Alicia" w:date="2016-05-11T11:58:00Z">
                    <w:rPr>
                      <w:rFonts w:ascii="Times New Roman" w:hAnsi="Times New Roman" w:cs="Times New Roman"/>
                      <w:sz w:val="24"/>
                      <w:szCs w:val="24"/>
                      <w:lang w:val="sv-SE"/>
                    </w:rPr>
                  </w:rPrChange>
                </w:rPr>
                <w:delText>0.14</w:delText>
              </w:r>
            </w:del>
          </w:p>
        </w:tc>
        <w:tc>
          <w:tcPr>
            <w:tcW w:w="236" w:type="dxa"/>
            <w:tcBorders>
              <w:top w:val="nil"/>
              <w:left w:val="nil"/>
              <w:bottom w:val="single" w:sz="18" w:space="0" w:color="auto"/>
              <w:right w:val="nil"/>
            </w:tcBorders>
            <w:vAlign w:val="center"/>
          </w:tcPr>
          <w:p w14:paraId="7BEB50BB" w14:textId="4313858F" w:rsidR="008C2A32" w:rsidRPr="00AA07B4" w:rsidDel="006E5FF5" w:rsidRDefault="008C2A32">
            <w:pPr>
              <w:rPr>
                <w:del w:id="2434" w:author="Alicia" w:date="2016-05-16T16:37:00Z"/>
                <w:rFonts w:ascii="Times New Roman" w:hAnsi="Times New Roman" w:cs="Times New Roman"/>
                <w:sz w:val="24"/>
                <w:szCs w:val="24"/>
                <w:lang w:val="en-US"/>
                <w:rPrChange w:id="2435" w:author="Alicia" w:date="2016-05-11T11:58:00Z">
                  <w:rPr>
                    <w:del w:id="2436" w:author="Alicia" w:date="2016-05-16T16:37:00Z"/>
                    <w:rFonts w:ascii="Times New Roman" w:hAnsi="Times New Roman" w:cs="Times New Roman"/>
                    <w:sz w:val="24"/>
                    <w:szCs w:val="24"/>
                    <w:lang w:val="sv-SE"/>
                  </w:rPr>
                </w:rPrChange>
              </w:rPr>
              <w:pPrChange w:id="2437" w:author="Alicia" w:date="2016-05-03T14:52:00Z">
                <w:pPr>
                  <w:tabs>
                    <w:tab w:val="decimal" w:pos="586"/>
                  </w:tabs>
                  <w:spacing w:after="0" w:line="240" w:lineRule="auto"/>
                </w:pPr>
              </w:pPrChange>
            </w:pPr>
          </w:p>
        </w:tc>
        <w:tc>
          <w:tcPr>
            <w:tcW w:w="1110" w:type="dxa"/>
            <w:tcBorders>
              <w:top w:val="nil"/>
              <w:left w:val="nil"/>
              <w:bottom w:val="single" w:sz="18" w:space="0" w:color="auto"/>
              <w:right w:val="nil"/>
            </w:tcBorders>
            <w:vAlign w:val="center"/>
          </w:tcPr>
          <w:p w14:paraId="0D85232D" w14:textId="5EF78A53" w:rsidR="008C2A32" w:rsidRPr="00AA07B4" w:rsidDel="006E5FF5" w:rsidRDefault="008C2A32">
            <w:pPr>
              <w:rPr>
                <w:del w:id="2438" w:author="Alicia" w:date="2016-05-16T16:37:00Z"/>
                <w:rFonts w:ascii="Times New Roman" w:hAnsi="Times New Roman" w:cs="Times New Roman"/>
                <w:sz w:val="24"/>
                <w:szCs w:val="24"/>
                <w:lang w:val="en-US"/>
                <w:rPrChange w:id="2439" w:author="Alicia" w:date="2016-05-11T11:58:00Z">
                  <w:rPr>
                    <w:del w:id="2440" w:author="Alicia" w:date="2016-05-16T16:37:00Z"/>
                    <w:rFonts w:ascii="Times New Roman" w:hAnsi="Times New Roman" w:cs="Times New Roman"/>
                    <w:sz w:val="24"/>
                    <w:szCs w:val="24"/>
                    <w:lang w:val="sv-SE"/>
                  </w:rPr>
                </w:rPrChange>
              </w:rPr>
              <w:pPrChange w:id="2441" w:author="Alicia" w:date="2016-05-03T14:52:00Z">
                <w:pPr>
                  <w:tabs>
                    <w:tab w:val="decimal" w:pos="586"/>
                  </w:tabs>
                  <w:spacing w:after="0" w:line="240" w:lineRule="auto"/>
                </w:pPr>
              </w:pPrChange>
            </w:pPr>
            <w:del w:id="2442" w:author="Alicia" w:date="2016-05-16T16:37:00Z">
              <w:r w:rsidRPr="00AA07B4" w:rsidDel="006E5FF5">
                <w:rPr>
                  <w:rFonts w:ascii="Times New Roman" w:hAnsi="Times New Roman" w:cs="Times New Roman"/>
                  <w:sz w:val="24"/>
                  <w:szCs w:val="24"/>
                  <w:lang w:val="en-US"/>
                  <w:rPrChange w:id="2443" w:author="Alicia" w:date="2016-05-11T11:58:00Z">
                    <w:rPr>
                      <w:rFonts w:ascii="Times New Roman" w:hAnsi="Times New Roman" w:cs="Times New Roman"/>
                      <w:sz w:val="24"/>
                      <w:szCs w:val="24"/>
                      <w:lang w:val="sv-SE"/>
                    </w:rPr>
                  </w:rPrChange>
                </w:rPr>
                <w:delText>-0.28***</w:delText>
              </w:r>
            </w:del>
          </w:p>
        </w:tc>
        <w:tc>
          <w:tcPr>
            <w:tcW w:w="1134" w:type="dxa"/>
            <w:tcBorders>
              <w:top w:val="nil"/>
              <w:left w:val="nil"/>
              <w:bottom w:val="single" w:sz="18" w:space="0" w:color="auto"/>
              <w:right w:val="nil"/>
            </w:tcBorders>
            <w:vAlign w:val="center"/>
          </w:tcPr>
          <w:p w14:paraId="47A337F5" w14:textId="59828803" w:rsidR="008C2A32" w:rsidRPr="00AA07B4" w:rsidDel="006E5FF5" w:rsidRDefault="008C2A32">
            <w:pPr>
              <w:rPr>
                <w:del w:id="2444" w:author="Alicia" w:date="2016-05-16T16:37:00Z"/>
                <w:rFonts w:ascii="Times New Roman" w:hAnsi="Times New Roman" w:cs="Times New Roman"/>
                <w:sz w:val="24"/>
                <w:szCs w:val="24"/>
                <w:lang w:val="en-US"/>
                <w:rPrChange w:id="2445" w:author="Alicia" w:date="2016-05-11T11:58:00Z">
                  <w:rPr>
                    <w:del w:id="2446" w:author="Alicia" w:date="2016-05-16T16:37:00Z"/>
                    <w:rFonts w:ascii="Times New Roman" w:hAnsi="Times New Roman" w:cs="Times New Roman"/>
                    <w:sz w:val="24"/>
                    <w:szCs w:val="24"/>
                    <w:lang w:val="sv-SE"/>
                  </w:rPr>
                </w:rPrChange>
              </w:rPr>
              <w:pPrChange w:id="2447" w:author="Alicia" w:date="2016-05-03T14:52:00Z">
                <w:pPr>
                  <w:tabs>
                    <w:tab w:val="decimal" w:pos="586"/>
                  </w:tabs>
                  <w:spacing w:after="0" w:line="240" w:lineRule="auto"/>
                </w:pPr>
              </w:pPrChange>
            </w:pPr>
            <w:del w:id="2448" w:author="Alicia" w:date="2016-05-16T16:37:00Z">
              <w:r w:rsidRPr="00AA07B4" w:rsidDel="006E5FF5">
                <w:rPr>
                  <w:rFonts w:ascii="Times New Roman" w:hAnsi="Times New Roman" w:cs="Times New Roman"/>
                  <w:sz w:val="24"/>
                  <w:szCs w:val="24"/>
                  <w:lang w:val="en-US"/>
                  <w:rPrChange w:id="2449" w:author="Alicia" w:date="2016-05-11T11:58:00Z">
                    <w:rPr>
                      <w:rFonts w:ascii="Times New Roman" w:hAnsi="Times New Roman" w:cs="Times New Roman"/>
                      <w:sz w:val="24"/>
                      <w:szCs w:val="24"/>
                      <w:lang w:val="sv-SE"/>
                    </w:rPr>
                  </w:rPrChange>
                </w:rPr>
                <w:delText>-0.73***</w:delText>
              </w:r>
            </w:del>
          </w:p>
        </w:tc>
      </w:tr>
    </w:tbl>
    <w:p w14:paraId="595482DC" w14:textId="23714065" w:rsidR="000167C7" w:rsidDel="00391598" w:rsidRDefault="00A96822">
      <w:pPr>
        <w:rPr>
          <w:del w:id="2450" w:author="Alicia" w:date="2016-05-17T11:22:00Z"/>
          <w:rFonts w:ascii="Times New Roman" w:hAnsi="Times New Roman" w:cs="Times New Roman"/>
          <w:sz w:val="24"/>
          <w:szCs w:val="24"/>
          <w:lang w:val="en-US"/>
        </w:rPr>
        <w:sectPr w:rsidR="000167C7" w:rsidDel="00391598" w:rsidSect="00391598">
          <w:pgSz w:w="12242" w:h="15842" w:code="1"/>
          <w:pgMar w:top="1440" w:right="1440" w:bottom="1440" w:left="1440" w:header="708" w:footer="708" w:gutter="0"/>
          <w:cols w:space="708"/>
          <w:docGrid w:linePitch="360"/>
        </w:sectPr>
      </w:pPr>
      <w:del w:id="2451" w:author="Alicia" w:date="2016-05-03T16:19:00Z">
        <w:r w:rsidDel="00A96822">
          <w:rPr>
            <w:rFonts w:ascii="Times New Roman" w:hAnsi="Times New Roman" w:cs="Times New Roman"/>
            <w:sz w:val="24"/>
            <w:szCs w:val="24"/>
            <w:lang w:val="en-US"/>
          </w:rPr>
          <w:delText>P</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49"/>
        <w:gridCol w:w="559"/>
        <w:gridCol w:w="700"/>
        <w:gridCol w:w="735"/>
        <w:gridCol w:w="1049"/>
        <w:gridCol w:w="822"/>
        <w:gridCol w:w="758"/>
        <w:gridCol w:w="1049"/>
        <w:gridCol w:w="962"/>
        <w:gridCol w:w="559"/>
        <w:gridCol w:w="630"/>
        <w:gridCol w:w="630"/>
      </w:tblGrid>
      <w:tr w:rsidR="00A962F0" w:rsidRPr="00303ED6" w:rsidDel="00391598" w14:paraId="18839E55" w14:textId="20CFD8A3" w:rsidTr="00A962F0">
        <w:trPr>
          <w:trHeight w:val="759"/>
          <w:del w:id="2452" w:author="Alicia" w:date="2016-05-17T11:22:00Z"/>
        </w:trPr>
        <w:tc>
          <w:tcPr>
            <w:tcW w:w="513" w:type="pct"/>
            <w:tcBorders>
              <w:top w:val="single" w:sz="18" w:space="0" w:color="auto"/>
              <w:left w:val="nil"/>
              <w:bottom w:val="single" w:sz="18" w:space="0" w:color="auto"/>
              <w:right w:val="nil"/>
            </w:tcBorders>
            <w:shd w:val="clear" w:color="auto" w:fill="auto"/>
            <w:noWrap/>
            <w:vAlign w:val="center"/>
            <w:hideMark/>
          </w:tcPr>
          <w:p w14:paraId="0DD856E9" w14:textId="1CA986DA" w:rsidR="00A962F0" w:rsidRPr="00461432" w:rsidDel="00391598" w:rsidRDefault="00A962F0">
            <w:pPr>
              <w:rPr>
                <w:del w:id="2453" w:author="Alicia" w:date="2016-05-17T11:22:00Z"/>
                <w:rFonts w:ascii="Times New Roman" w:eastAsia="Times New Roman" w:hAnsi="Times New Roman" w:cs="Times New Roman"/>
                <w:lang w:eastAsia="es-ES"/>
              </w:rPr>
              <w:pPrChange w:id="2454" w:author="Alicia" w:date="2016-05-17T11:22:00Z">
                <w:pPr>
                  <w:spacing w:after="0" w:line="240" w:lineRule="auto"/>
                  <w:jc w:val="center"/>
                </w:pPr>
              </w:pPrChange>
            </w:pPr>
            <w:del w:id="2455" w:author="Alicia" w:date="2016-05-17T11:22:00Z">
              <w:r w:rsidDel="00391598">
                <w:rPr>
                  <w:rFonts w:ascii="Times New Roman" w:eastAsia="Times New Roman" w:hAnsi="Times New Roman" w:cs="Times New Roman"/>
                  <w:lang w:eastAsia="es-ES"/>
                </w:rPr>
                <w:delText>Population</w:delText>
              </w:r>
            </w:del>
          </w:p>
        </w:tc>
        <w:tc>
          <w:tcPr>
            <w:tcW w:w="271" w:type="pct"/>
            <w:tcBorders>
              <w:top w:val="single" w:sz="18" w:space="0" w:color="auto"/>
              <w:left w:val="nil"/>
              <w:bottom w:val="single" w:sz="18" w:space="0" w:color="auto"/>
              <w:right w:val="nil"/>
            </w:tcBorders>
            <w:shd w:val="clear" w:color="auto" w:fill="auto"/>
            <w:noWrap/>
            <w:vAlign w:val="center"/>
          </w:tcPr>
          <w:p w14:paraId="3F8AF273" w14:textId="5C66D415" w:rsidR="00A962F0" w:rsidRPr="00F21DAF" w:rsidDel="00391598" w:rsidRDefault="00A962F0">
            <w:pPr>
              <w:rPr>
                <w:del w:id="2456" w:author="Alicia" w:date="2016-05-17T11:22:00Z"/>
                <w:rFonts w:ascii="Times New Roman" w:eastAsia="Times New Roman" w:hAnsi="Times New Roman" w:cs="Times New Roman"/>
                <w:lang w:eastAsia="es-ES"/>
              </w:rPr>
              <w:pPrChange w:id="2457" w:author="Alicia" w:date="2016-05-17T11:22:00Z">
                <w:pPr>
                  <w:spacing w:after="0" w:line="240" w:lineRule="auto"/>
                  <w:jc w:val="center"/>
                </w:pPr>
              </w:pPrChange>
            </w:pPr>
            <w:del w:id="2458" w:author="Alicia" w:date="2016-05-17T11:22:00Z">
              <w:r w:rsidRPr="00F21DAF" w:rsidDel="00391598">
                <w:rPr>
                  <w:rFonts w:ascii="Times New Roman" w:eastAsia="Times New Roman" w:hAnsi="Times New Roman" w:cs="Times New Roman"/>
                  <w:lang w:eastAsia="es-ES"/>
                </w:rPr>
                <w:delText>Year</w:delText>
              </w:r>
            </w:del>
          </w:p>
        </w:tc>
        <w:tc>
          <w:tcPr>
            <w:tcW w:w="421" w:type="pct"/>
            <w:tcBorders>
              <w:top w:val="single" w:sz="18" w:space="0" w:color="auto"/>
              <w:left w:val="nil"/>
              <w:bottom w:val="single" w:sz="18" w:space="0" w:color="auto"/>
              <w:right w:val="nil"/>
            </w:tcBorders>
            <w:shd w:val="clear" w:color="auto" w:fill="auto"/>
            <w:vAlign w:val="center"/>
          </w:tcPr>
          <w:p w14:paraId="5083FC65" w14:textId="641F7EA1" w:rsidR="00A962F0" w:rsidDel="00391598" w:rsidRDefault="00A962F0">
            <w:pPr>
              <w:rPr>
                <w:del w:id="2459" w:author="Alicia" w:date="2016-05-17T11:22:00Z"/>
                <w:rFonts w:ascii="Times New Roman" w:eastAsia="Times New Roman" w:hAnsi="Times New Roman" w:cs="Times New Roman"/>
                <w:lang w:eastAsia="es-ES"/>
              </w:rPr>
              <w:pPrChange w:id="2460" w:author="Alicia" w:date="2016-05-17T11:22:00Z">
                <w:pPr>
                  <w:spacing w:after="0" w:line="240" w:lineRule="auto"/>
                  <w:jc w:val="center"/>
                </w:pPr>
              </w:pPrChange>
            </w:pPr>
            <w:del w:id="2461" w:author="Alicia" w:date="2016-05-17T11:22:00Z">
              <w:r w:rsidRPr="00F21DAF" w:rsidDel="00391598">
                <w:rPr>
                  <w:rFonts w:ascii="Times New Roman" w:eastAsia="Times New Roman" w:hAnsi="Times New Roman" w:cs="Times New Roman"/>
                  <w:lang w:eastAsia="es-ES"/>
                </w:rPr>
                <w:delText>Phe</w:delText>
              </w:r>
              <w:r w:rsidDel="00391598">
                <w:rPr>
                  <w:rFonts w:ascii="Times New Roman" w:eastAsia="Times New Roman" w:hAnsi="Times New Roman" w:cs="Times New Roman"/>
                  <w:lang w:eastAsia="es-ES"/>
                </w:rPr>
                <w:delText>n →</w:delText>
              </w:r>
            </w:del>
          </w:p>
          <w:p w14:paraId="727687A1" w14:textId="55E80B38" w:rsidR="00A962F0" w:rsidRPr="00F21DAF" w:rsidDel="00391598" w:rsidRDefault="00A962F0">
            <w:pPr>
              <w:rPr>
                <w:del w:id="2462" w:author="Alicia" w:date="2016-05-17T11:22:00Z"/>
                <w:rFonts w:ascii="Times New Roman" w:eastAsia="Times New Roman" w:hAnsi="Times New Roman" w:cs="Times New Roman"/>
                <w:lang w:eastAsia="es-ES"/>
              </w:rPr>
              <w:pPrChange w:id="2463" w:author="Alicia" w:date="2016-05-17T11:22:00Z">
                <w:pPr>
                  <w:spacing w:after="0" w:line="240" w:lineRule="auto"/>
                  <w:jc w:val="center"/>
                </w:pPr>
              </w:pPrChange>
            </w:pPr>
            <w:del w:id="2464" w:author="Alicia" w:date="2016-05-17T11:22:00Z">
              <w:r w:rsidDel="00391598">
                <w:rPr>
                  <w:rFonts w:ascii="Times New Roman" w:eastAsia="Times New Roman" w:hAnsi="Times New Roman" w:cs="Times New Roman"/>
                  <w:lang w:eastAsia="es-ES"/>
                </w:rPr>
                <w:delText>Attack</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483E1CA1" w14:textId="10E1CAAA" w:rsidR="00A962F0" w:rsidDel="00391598" w:rsidRDefault="00A962F0">
            <w:pPr>
              <w:rPr>
                <w:del w:id="2465" w:author="Alicia" w:date="2016-05-17T11:22:00Z"/>
                <w:rFonts w:ascii="Times New Roman" w:eastAsia="Times New Roman" w:hAnsi="Times New Roman" w:cs="Times New Roman"/>
                <w:color w:val="000000"/>
                <w:lang w:eastAsia="es-ES"/>
              </w:rPr>
              <w:pPrChange w:id="2466" w:author="Alicia" w:date="2016-05-17T11:22:00Z">
                <w:pPr>
                  <w:spacing w:after="0" w:line="240" w:lineRule="auto"/>
                  <w:jc w:val="center"/>
                </w:pPr>
              </w:pPrChange>
            </w:pPr>
            <w:del w:id="2467" w:author="Alicia" w:date="2016-05-17T11:22:00Z">
              <w:r w:rsidRPr="00461432" w:rsidDel="00391598">
                <w:rPr>
                  <w:rFonts w:ascii="Times New Roman" w:eastAsia="Times New Roman" w:hAnsi="Times New Roman" w:cs="Times New Roman"/>
                  <w:color w:val="000000"/>
                  <w:lang w:eastAsia="es-ES"/>
                </w:rPr>
                <w:delText>N fl →</w:delText>
              </w:r>
            </w:del>
          </w:p>
          <w:p w14:paraId="11DD30F8" w14:textId="4C733DD0" w:rsidR="00A962F0" w:rsidRPr="00461432" w:rsidDel="00391598" w:rsidRDefault="00A962F0">
            <w:pPr>
              <w:rPr>
                <w:del w:id="2468" w:author="Alicia" w:date="2016-05-17T11:22:00Z"/>
                <w:rFonts w:ascii="Times New Roman" w:eastAsia="Times New Roman" w:hAnsi="Times New Roman" w:cs="Times New Roman"/>
                <w:color w:val="000000"/>
                <w:lang w:eastAsia="es-ES"/>
              </w:rPr>
              <w:pPrChange w:id="2469" w:author="Alicia" w:date="2016-05-17T11:22:00Z">
                <w:pPr>
                  <w:spacing w:after="0" w:line="240" w:lineRule="auto"/>
                  <w:jc w:val="center"/>
                </w:pPr>
              </w:pPrChange>
            </w:pPr>
            <w:del w:id="2470" w:author="Alicia" w:date="2016-05-17T11:22:00Z">
              <w:r w:rsidDel="00391598">
                <w:rPr>
                  <w:rFonts w:ascii="Times New Roman" w:eastAsia="Times New Roman" w:hAnsi="Times New Roman" w:cs="Times New Roman"/>
                  <w:lang w:eastAsia="es-ES"/>
                </w:rPr>
                <w:delText>Attack</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6DAC63D2" w14:textId="210E2F13" w:rsidR="00A962F0" w:rsidDel="00391598" w:rsidRDefault="00A962F0">
            <w:pPr>
              <w:rPr>
                <w:del w:id="2471" w:author="Alicia" w:date="2016-05-17T11:22:00Z"/>
                <w:rFonts w:ascii="Times New Roman" w:eastAsia="Times New Roman" w:hAnsi="Times New Roman" w:cs="Times New Roman"/>
                <w:color w:val="000000"/>
                <w:lang w:eastAsia="es-ES"/>
              </w:rPr>
              <w:pPrChange w:id="2472" w:author="Alicia" w:date="2016-05-17T11:22:00Z">
                <w:pPr>
                  <w:spacing w:after="0" w:line="240" w:lineRule="auto"/>
                  <w:jc w:val="center"/>
                </w:pPr>
              </w:pPrChange>
            </w:pPr>
            <w:del w:id="2473" w:author="Alicia" w:date="2016-05-17T11:22:00Z">
              <w:r w:rsidRPr="00461432" w:rsidDel="00391598">
                <w:rPr>
                  <w:rFonts w:ascii="Times New Roman" w:eastAsia="Times New Roman" w:hAnsi="Times New Roman" w:cs="Times New Roman"/>
                  <w:color w:val="000000"/>
                  <w:lang w:eastAsia="es-ES"/>
                </w:rPr>
                <w:delText>Shoot h →</w:delText>
              </w:r>
            </w:del>
          </w:p>
          <w:p w14:paraId="097E654E" w14:textId="3E42082F" w:rsidR="00A962F0" w:rsidRPr="00461432" w:rsidDel="00391598" w:rsidRDefault="00A962F0">
            <w:pPr>
              <w:rPr>
                <w:del w:id="2474" w:author="Alicia" w:date="2016-05-17T11:22:00Z"/>
                <w:rFonts w:ascii="Times New Roman" w:eastAsia="Times New Roman" w:hAnsi="Times New Roman" w:cs="Times New Roman"/>
                <w:color w:val="000000"/>
                <w:lang w:eastAsia="es-ES"/>
              </w:rPr>
              <w:pPrChange w:id="2475" w:author="Alicia" w:date="2016-05-17T11:22:00Z">
                <w:pPr>
                  <w:spacing w:after="0" w:line="240" w:lineRule="auto"/>
                  <w:jc w:val="center"/>
                </w:pPr>
              </w:pPrChange>
            </w:pPr>
            <w:del w:id="2476" w:author="Alicia" w:date="2016-05-17T11:22:00Z">
              <w:r w:rsidDel="00391598">
                <w:rPr>
                  <w:rFonts w:ascii="Times New Roman" w:eastAsia="Times New Roman" w:hAnsi="Times New Roman" w:cs="Times New Roman"/>
                  <w:lang w:eastAsia="es-ES"/>
                </w:rPr>
                <w:delText>Attack</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5101181C" w14:textId="7EABC28E" w:rsidR="00A962F0" w:rsidDel="00391598" w:rsidRDefault="00A962F0">
            <w:pPr>
              <w:rPr>
                <w:del w:id="2477" w:author="Alicia" w:date="2016-05-17T11:22:00Z"/>
                <w:rFonts w:ascii="Times New Roman" w:eastAsia="Times New Roman" w:hAnsi="Times New Roman" w:cs="Times New Roman"/>
                <w:color w:val="000000"/>
                <w:lang w:eastAsia="es-ES"/>
              </w:rPr>
              <w:pPrChange w:id="2478" w:author="Alicia" w:date="2016-05-17T11:22:00Z">
                <w:pPr>
                  <w:spacing w:after="0" w:line="240" w:lineRule="auto"/>
                  <w:jc w:val="center"/>
                </w:pPr>
              </w:pPrChange>
            </w:pPr>
            <w:del w:id="2479" w:author="Alicia" w:date="2016-05-17T11:22:00Z">
              <w:r w:rsidRPr="00461432" w:rsidDel="00391598">
                <w:rPr>
                  <w:rFonts w:ascii="Times New Roman" w:eastAsia="Times New Roman" w:hAnsi="Times New Roman" w:cs="Times New Roman"/>
                  <w:color w:val="000000"/>
                  <w:lang w:eastAsia="es-ES"/>
                </w:rPr>
                <w:delText>Phen →</w:delText>
              </w:r>
            </w:del>
          </w:p>
          <w:p w14:paraId="3206BB8C" w14:textId="0F74A62A" w:rsidR="00A962F0" w:rsidRPr="00461432" w:rsidDel="00391598" w:rsidRDefault="00A962F0">
            <w:pPr>
              <w:rPr>
                <w:del w:id="2480" w:author="Alicia" w:date="2016-05-17T11:22:00Z"/>
                <w:rFonts w:ascii="Times New Roman" w:eastAsia="Times New Roman" w:hAnsi="Times New Roman" w:cs="Times New Roman"/>
                <w:color w:val="000000"/>
                <w:lang w:eastAsia="es-ES"/>
              </w:rPr>
              <w:pPrChange w:id="2481" w:author="Alicia" w:date="2016-05-17T11:22:00Z">
                <w:pPr>
                  <w:spacing w:after="0" w:line="240" w:lineRule="auto"/>
                  <w:jc w:val="center"/>
                </w:pPr>
              </w:pPrChange>
            </w:pPr>
            <w:del w:id="2482" w:author="Alicia" w:date="2016-05-17T11:22:00Z">
              <w:r w:rsidRPr="00461432" w:rsidDel="00391598">
                <w:rPr>
                  <w:rFonts w:ascii="Times New Roman" w:eastAsia="Times New Roman" w:hAnsi="Times New Roman" w:cs="Times New Roman"/>
                  <w:color w:val="000000"/>
                  <w:lang w:eastAsia="es-ES"/>
                </w:rPr>
                <w:delText>N int fr</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4755A760" w14:textId="612C1455" w:rsidR="00A962F0" w:rsidDel="00391598" w:rsidRDefault="00A962F0">
            <w:pPr>
              <w:rPr>
                <w:del w:id="2483" w:author="Alicia" w:date="2016-05-17T11:22:00Z"/>
                <w:rFonts w:ascii="Times New Roman" w:eastAsia="Times New Roman" w:hAnsi="Times New Roman" w:cs="Times New Roman"/>
                <w:color w:val="000000"/>
                <w:lang w:eastAsia="es-ES"/>
              </w:rPr>
              <w:pPrChange w:id="2484" w:author="Alicia" w:date="2016-05-17T11:22:00Z">
                <w:pPr>
                  <w:spacing w:after="0" w:line="240" w:lineRule="auto"/>
                  <w:jc w:val="center"/>
                </w:pPr>
              </w:pPrChange>
            </w:pPr>
            <w:del w:id="2485" w:author="Alicia" w:date="2016-05-17T11:22:00Z">
              <w:r w:rsidDel="00391598">
                <w:rPr>
                  <w:rFonts w:ascii="Times New Roman" w:eastAsia="Times New Roman" w:hAnsi="Times New Roman" w:cs="Times New Roman"/>
                  <w:color w:val="000000"/>
                  <w:lang w:eastAsia="es-ES"/>
                </w:rPr>
                <w:delText>N fl →</w:delText>
              </w:r>
            </w:del>
          </w:p>
          <w:p w14:paraId="3C02EC96" w14:textId="0647C648" w:rsidR="00A962F0" w:rsidRPr="00461432" w:rsidDel="00391598" w:rsidRDefault="00A962F0">
            <w:pPr>
              <w:rPr>
                <w:del w:id="2486" w:author="Alicia" w:date="2016-05-17T11:22:00Z"/>
                <w:rFonts w:ascii="Times New Roman" w:eastAsia="Times New Roman" w:hAnsi="Times New Roman" w:cs="Times New Roman"/>
                <w:color w:val="000000"/>
                <w:lang w:eastAsia="es-ES"/>
              </w:rPr>
              <w:pPrChange w:id="2487" w:author="Alicia" w:date="2016-05-17T11:22:00Z">
                <w:pPr>
                  <w:spacing w:after="0" w:line="240" w:lineRule="auto"/>
                  <w:jc w:val="center"/>
                </w:pPr>
              </w:pPrChange>
            </w:pPr>
            <w:del w:id="2488" w:author="Alicia" w:date="2016-05-17T11:22:00Z">
              <w:r w:rsidRPr="00461432" w:rsidDel="00391598">
                <w:rPr>
                  <w:rFonts w:ascii="Times New Roman" w:eastAsia="Times New Roman" w:hAnsi="Times New Roman" w:cs="Times New Roman"/>
                  <w:color w:val="000000"/>
                  <w:lang w:eastAsia="es-ES"/>
                </w:rPr>
                <w:delText>N int fr</w:delText>
              </w:r>
            </w:del>
          </w:p>
        </w:tc>
        <w:tc>
          <w:tcPr>
            <w:tcW w:w="421" w:type="pct"/>
            <w:tcBorders>
              <w:top w:val="single" w:sz="18" w:space="0" w:color="auto"/>
              <w:left w:val="nil"/>
              <w:bottom w:val="single" w:sz="18" w:space="0" w:color="auto"/>
              <w:right w:val="nil"/>
            </w:tcBorders>
            <w:shd w:val="clear" w:color="auto" w:fill="auto"/>
            <w:noWrap/>
            <w:vAlign w:val="center"/>
            <w:hideMark/>
          </w:tcPr>
          <w:p w14:paraId="573B00BF" w14:textId="19A55DA8" w:rsidR="00A962F0" w:rsidDel="00391598" w:rsidRDefault="00A962F0">
            <w:pPr>
              <w:rPr>
                <w:del w:id="2489" w:author="Alicia" w:date="2016-05-17T11:22:00Z"/>
                <w:rFonts w:ascii="Times New Roman" w:eastAsia="Times New Roman" w:hAnsi="Times New Roman" w:cs="Times New Roman"/>
                <w:color w:val="000000"/>
                <w:lang w:val="en-US" w:eastAsia="es-ES"/>
              </w:rPr>
              <w:pPrChange w:id="2490" w:author="Alicia" w:date="2016-05-17T11:22:00Z">
                <w:pPr>
                  <w:spacing w:after="0" w:line="240" w:lineRule="auto"/>
                  <w:jc w:val="center"/>
                </w:pPr>
              </w:pPrChange>
            </w:pPr>
            <w:del w:id="2491" w:author="Alicia" w:date="2016-05-17T11:22:00Z">
              <w:r w:rsidRPr="00461432" w:rsidDel="00391598">
                <w:rPr>
                  <w:rFonts w:ascii="Times New Roman" w:eastAsia="Times New Roman" w:hAnsi="Times New Roman" w:cs="Times New Roman"/>
                  <w:color w:val="000000"/>
                  <w:lang w:val="en-US" w:eastAsia="es-ES"/>
                </w:rPr>
                <w:delText>Shoot h</w:delText>
              </w:r>
              <w:r w:rsidDel="00391598">
                <w:rPr>
                  <w:rFonts w:ascii="Times New Roman" w:eastAsia="Times New Roman" w:hAnsi="Times New Roman" w:cs="Times New Roman"/>
                  <w:color w:val="000000"/>
                  <w:lang w:val="en-US" w:eastAsia="es-ES"/>
                </w:rPr>
                <w:delText xml:space="preserve"> </w:delText>
              </w:r>
              <w:r w:rsidRPr="00461432" w:rsidDel="00391598">
                <w:rPr>
                  <w:rFonts w:ascii="Times New Roman" w:eastAsia="Times New Roman" w:hAnsi="Times New Roman" w:cs="Times New Roman"/>
                  <w:color w:val="000000"/>
                  <w:lang w:val="en-US" w:eastAsia="es-ES"/>
                </w:rPr>
                <w:delText>→</w:delText>
              </w:r>
            </w:del>
          </w:p>
          <w:p w14:paraId="0D987974" w14:textId="346234BA" w:rsidR="00A962F0" w:rsidRPr="00461432" w:rsidDel="00391598" w:rsidRDefault="00A962F0">
            <w:pPr>
              <w:rPr>
                <w:del w:id="2492" w:author="Alicia" w:date="2016-05-17T11:22:00Z"/>
                <w:rFonts w:ascii="Times New Roman" w:eastAsia="Times New Roman" w:hAnsi="Times New Roman" w:cs="Times New Roman"/>
                <w:color w:val="000000"/>
                <w:lang w:val="en-US" w:eastAsia="es-ES"/>
              </w:rPr>
              <w:pPrChange w:id="2493" w:author="Alicia" w:date="2016-05-17T11:22:00Z">
                <w:pPr>
                  <w:spacing w:after="0" w:line="240" w:lineRule="auto"/>
                  <w:jc w:val="center"/>
                </w:pPr>
              </w:pPrChange>
            </w:pPr>
            <w:del w:id="2494" w:author="Alicia" w:date="2016-05-17T11:22:00Z">
              <w:r w:rsidRPr="00461432" w:rsidDel="00391598">
                <w:rPr>
                  <w:rFonts w:ascii="Times New Roman" w:eastAsia="Times New Roman" w:hAnsi="Times New Roman" w:cs="Times New Roman"/>
                  <w:color w:val="000000"/>
                  <w:lang w:val="en-US" w:eastAsia="es-ES"/>
                </w:rPr>
                <w:delText>N int fr</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2D78175B" w14:textId="5A05D588" w:rsidR="00A962F0" w:rsidDel="00391598" w:rsidRDefault="00A962F0">
            <w:pPr>
              <w:rPr>
                <w:del w:id="2495" w:author="Alicia" w:date="2016-05-17T11:22:00Z"/>
                <w:rFonts w:ascii="Times New Roman" w:eastAsia="Times New Roman" w:hAnsi="Times New Roman" w:cs="Times New Roman"/>
                <w:color w:val="000000"/>
                <w:lang w:val="sv-SE" w:eastAsia="es-ES"/>
              </w:rPr>
              <w:pPrChange w:id="2496" w:author="Alicia" w:date="2016-05-17T11:22:00Z">
                <w:pPr>
                  <w:spacing w:after="0" w:line="240" w:lineRule="auto"/>
                  <w:jc w:val="center"/>
                </w:pPr>
              </w:pPrChange>
            </w:pPr>
            <w:del w:id="2497" w:author="Alicia" w:date="2016-05-17T11:22:00Z">
              <w:r w:rsidDel="00391598">
                <w:rPr>
                  <w:rFonts w:ascii="Times New Roman" w:eastAsia="Times New Roman" w:hAnsi="Times New Roman" w:cs="Times New Roman"/>
                  <w:color w:val="000000"/>
                  <w:lang w:val="sv-SE" w:eastAsia="es-ES"/>
                </w:rPr>
                <w:delText>Attack</w:delText>
              </w:r>
              <w:r w:rsidRPr="00461432" w:rsidDel="00391598">
                <w:rPr>
                  <w:rFonts w:ascii="Times New Roman" w:eastAsia="Times New Roman" w:hAnsi="Times New Roman" w:cs="Times New Roman"/>
                  <w:color w:val="000000"/>
                  <w:lang w:val="sv-SE" w:eastAsia="es-ES"/>
                </w:rPr>
                <w:delText xml:space="preserve"> →</w:delText>
              </w:r>
            </w:del>
          </w:p>
          <w:p w14:paraId="7324CB15" w14:textId="50A8418D" w:rsidR="00A962F0" w:rsidRPr="00461432" w:rsidDel="00391598" w:rsidRDefault="00A962F0">
            <w:pPr>
              <w:rPr>
                <w:del w:id="2498" w:author="Alicia" w:date="2016-05-17T11:22:00Z"/>
                <w:rFonts w:ascii="Times New Roman" w:eastAsia="Times New Roman" w:hAnsi="Times New Roman" w:cs="Times New Roman"/>
                <w:color w:val="000000"/>
                <w:lang w:val="sv-SE" w:eastAsia="es-ES"/>
              </w:rPr>
              <w:pPrChange w:id="2499" w:author="Alicia" w:date="2016-05-17T11:22:00Z">
                <w:pPr>
                  <w:spacing w:after="0" w:line="240" w:lineRule="auto"/>
                  <w:jc w:val="center"/>
                </w:pPr>
              </w:pPrChange>
            </w:pPr>
            <w:del w:id="2500" w:author="Alicia" w:date="2016-05-17T11:22:00Z">
              <w:r w:rsidRPr="00461432" w:rsidDel="00391598">
                <w:rPr>
                  <w:rFonts w:ascii="Times New Roman" w:eastAsia="Times New Roman" w:hAnsi="Times New Roman" w:cs="Times New Roman"/>
                  <w:color w:val="000000"/>
                  <w:lang w:val="sv-SE" w:eastAsia="es-ES"/>
                </w:rPr>
                <w:delText>N int fr</w:delText>
              </w:r>
            </w:del>
          </w:p>
        </w:tc>
        <w:tc>
          <w:tcPr>
            <w:tcW w:w="422" w:type="pct"/>
            <w:tcBorders>
              <w:top w:val="single" w:sz="18" w:space="0" w:color="auto"/>
              <w:left w:val="nil"/>
              <w:bottom w:val="single" w:sz="18" w:space="0" w:color="auto"/>
              <w:right w:val="nil"/>
            </w:tcBorders>
            <w:vAlign w:val="center"/>
          </w:tcPr>
          <w:p w14:paraId="658FDA57" w14:textId="103C8766" w:rsidR="00A962F0" w:rsidDel="00391598" w:rsidRDefault="00A962F0">
            <w:pPr>
              <w:rPr>
                <w:del w:id="2501" w:author="Alicia" w:date="2016-05-17T11:22:00Z"/>
                <w:rFonts w:ascii="Times New Roman" w:eastAsia="Times New Roman" w:hAnsi="Times New Roman" w:cs="Times New Roman"/>
                <w:color w:val="000000"/>
                <w:lang w:eastAsia="es-ES"/>
              </w:rPr>
              <w:pPrChange w:id="2502" w:author="Alicia" w:date="2016-05-17T11:22:00Z">
                <w:pPr>
                  <w:spacing w:after="0" w:line="240" w:lineRule="auto"/>
                  <w:jc w:val="center"/>
                </w:pPr>
              </w:pPrChange>
            </w:pPr>
            <w:del w:id="2503" w:author="Alicia" w:date="2016-05-17T11:22:00Z">
              <w:r w:rsidDel="00391598">
                <w:rPr>
                  <w:rFonts w:ascii="Times New Roman" w:eastAsia="Times New Roman" w:hAnsi="Times New Roman" w:cs="Times New Roman"/>
                  <w:color w:val="000000"/>
                  <w:lang w:eastAsia="es-ES"/>
                </w:rPr>
                <w:delText>Phen ↔</w:delText>
              </w:r>
            </w:del>
          </w:p>
          <w:p w14:paraId="5AB8233B" w14:textId="4218D2C5" w:rsidR="00A962F0" w:rsidRPr="00461432" w:rsidDel="00391598" w:rsidRDefault="00A962F0">
            <w:pPr>
              <w:rPr>
                <w:del w:id="2504" w:author="Alicia" w:date="2016-05-17T11:22:00Z"/>
                <w:rFonts w:ascii="Times New Roman" w:eastAsia="Times New Roman" w:hAnsi="Times New Roman" w:cs="Times New Roman"/>
                <w:color w:val="000000"/>
                <w:lang w:val="sv-SE" w:eastAsia="es-ES"/>
              </w:rPr>
              <w:pPrChange w:id="2505" w:author="Alicia" w:date="2016-05-17T11:22:00Z">
                <w:pPr>
                  <w:spacing w:after="0" w:line="240" w:lineRule="auto"/>
                  <w:jc w:val="center"/>
                </w:pPr>
              </w:pPrChange>
            </w:pPr>
            <w:del w:id="2506" w:author="Alicia" w:date="2016-05-17T11:22:00Z">
              <w:r w:rsidRPr="00461432" w:rsidDel="00391598">
                <w:rPr>
                  <w:rFonts w:ascii="Times New Roman" w:eastAsia="Times New Roman" w:hAnsi="Times New Roman" w:cs="Times New Roman"/>
                  <w:color w:val="000000"/>
                  <w:lang w:eastAsia="es-ES"/>
                </w:rPr>
                <w:delText>N fl</w:delText>
              </w:r>
            </w:del>
          </w:p>
        </w:tc>
        <w:tc>
          <w:tcPr>
            <w:tcW w:w="422" w:type="pct"/>
            <w:tcBorders>
              <w:top w:val="single" w:sz="18" w:space="0" w:color="auto"/>
              <w:left w:val="nil"/>
              <w:bottom w:val="single" w:sz="18" w:space="0" w:color="auto"/>
              <w:right w:val="nil"/>
            </w:tcBorders>
            <w:vAlign w:val="center"/>
          </w:tcPr>
          <w:p w14:paraId="652C704A" w14:textId="2B2480D1" w:rsidR="00A962F0" w:rsidDel="00391598" w:rsidRDefault="00A962F0">
            <w:pPr>
              <w:rPr>
                <w:del w:id="2507" w:author="Alicia" w:date="2016-05-17T11:22:00Z"/>
                <w:rFonts w:ascii="Times New Roman" w:eastAsia="Times New Roman" w:hAnsi="Times New Roman" w:cs="Times New Roman"/>
                <w:color w:val="000000"/>
                <w:lang w:eastAsia="es-ES"/>
              </w:rPr>
              <w:pPrChange w:id="2508" w:author="Alicia" w:date="2016-05-17T11:22:00Z">
                <w:pPr>
                  <w:spacing w:after="0" w:line="240" w:lineRule="auto"/>
                  <w:jc w:val="center"/>
                </w:pPr>
              </w:pPrChange>
            </w:pPr>
            <w:del w:id="2509" w:author="Alicia" w:date="2016-05-17T11:22:00Z">
              <w:r w:rsidRPr="00461432" w:rsidDel="00391598">
                <w:rPr>
                  <w:rFonts w:ascii="Times New Roman" w:eastAsia="Times New Roman" w:hAnsi="Times New Roman" w:cs="Times New Roman"/>
                  <w:color w:val="000000"/>
                  <w:lang w:eastAsia="es-ES"/>
                </w:rPr>
                <w:delText>Phen ↔</w:delText>
              </w:r>
            </w:del>
          </w:p>
          <w:p w14:paraId="74DCA943" w14:textId="56D7FCE1" w:rsidR="00A962F0" w:rsidRPr="00461432" w:rsidDel="00391598" w:rsidRDefault="00A962F0">
            <w:pPr>
              <w:rPr>
                <w:del w:id="2510" w:author="Alicia" w:date="2016-05-17T11:22:00Z"/>
                <w:rFonts w:ascii="Times New Roman" w:eastAsia="Times New Roman" w:hAnsi="Times New Roman" w:cs="Times New Roman"/>
                <w:color w:val="000000"/>
                <w:lang w:val="sv-SE" w:eastAsia="es-ES"/>
              </w:rPr>
              <w:pPrChange w:id="2511" w:author="Alicia" w:date="2016-05-17T11:22:00Z">
                <w:pPr>
                  <w:spacing w:after="0" w:line="240" w:lineRule="auto"/>
                  <w:jc w:val="center"/>
                </w:pPr>
              </w:pPrChange>
            </w:pPr>
            <w:del w:id="2512" w:author="Alicia" w:date="2016-05-17T11:22:00Z">
              <w:r w:rsidRPr="00461432" w:rsidDel="00391598">
                <w:rPr>
                  <w:rFonts w:ascii="Times New Roman" w:eastAsia="Times New Roman" w:hAnsi="Times New Roman" w:cs="Times New Roman"/>
                  <w:color w:val="000000"/>
                  <w:lang w:eastAsia="es-ES"/>
                </w:rPr>
                <w:delText>Shoot h</w:delText>
              </w:r>
            </w:del>
          </w:p>
        </w:tc>
        <w:tc>
          <w:tcPr>
            <w:tcW w:w="420" w:type="pct"/>
            <w:tcBorders>
              <w:top w:val="single" w:sz="18" w:space="0" w:color="auto"/>
              <w:left w:val="nil"/>
              <w:bottom w:val="single" w:sz="18" w:space="0" w:color="auto"/>
              <w:right w:val="nil"/>
            </w:tcBorders>
            <w:vAlign w:val="center"/>
          </w:tcPr>
          <w:p w14:paraId="50565C23" w14:textId="0F56AFDE" w:rsidR="00A962F0" w:rsidDel="00391598" w:rsidRDefault="00A962F0">
            <w:pPr>
              <w:rPr>
                <w:del w:id="2513" w:author="Alicia" w:date="2016-05-17T11:22:00Z"/>
                <w:rFonts w:ascii="Times New Roman" w:eastAsia="Times New Roman" w:hAnsi="Times New Roman" w:cs="Times New Roman"/>
                <w:color w:val="000000"/>
                <w:lang w:eastAsia="es-ES"/>
              </w:rPr>
              <w:pPrChange w:id="2514" w:author="Alicia" w:date="2016-05-17T11:22:00Z">
                <w:pPr>
                  <w:spacing w:after="0" w:line="240" w:lineRule="auto"/>
                  <w:jc w:val="center"/>
                </w:pPr>
              </w:pPrChange>
            </w:pPr>
            <w:del w:id="2515" w:author="Alicia" w:date="2016-05-17T11:22:00Z">
              <w:r w:rsidDel="00391598">
                <w:rPr>
                  <w:rFonts w:ascii="Times New Roman" w:eastAsia="Times New Roman" w:hAnsi="Times New Roman" w:cs="Times New Roman"/>
                  <w:color w:val="000000"/>
                  <w:lang w:eastAsia="es-ES"/>
                </w:rPr>
                <w:delText>N fl ↔</w:delText>
              </w:r>
            </w:del>
          </w:p>
          <w:p w14:paraId="1C197AAA" w14:textId="6C29F604" w:rsidR="00A962F0" w:rsidRPr="00461432" w:rsidDel="00391598" w:rsidRDefault="00A962F0">
            <w:pPr>
              <w:rPr>
                <w:del w:id="2516" w:author="Alicia" w:date="2016-05-17T11:22:00Z"/>
                <w:rFonts w:ascii="Times New Roman" w:eastAsia="Times New Roman" w:hAnsi="Times New Roman" w:cs="Times New Roman"/>
                <w:color w:val="000000"/>
                <w:lang w:val="sv-SE" w:eastAsia="es-ES"/>
              </w:rPr>
              <w:pPrChange w:id="2517" w:author="Alicia" w:date="2016-05-17T11:22:00Z">
                <w:pPr>
                  <w:spacing w:after="0" w:line="240" w:lineRule="auto"/>
                  <w:jc w:val="center"/>
                </w:pPr>
              </w:pPrChange>
            </w:pPr>
            <w:del w:id="2518" w:author="Alicia" w:date="2016-05-17T11:22:00Z">
              <w:r w:rsidRPr="00461432" w:rsidDel="00391598">
                <w:rPr>
                  <w:rFonts w:ascii="Times New Roman" w:eastAsia="Times New Roman" w:hAnsi="Times New Roman" w:cs="Times New Roman"/>
                  <w:color w:val="000000"/>
                  <w:lang w:eastAsia="es-ES"/>
                </w:rPr>
                <w:delText>Shoot h</w:delText>
              </w:r>
            </w:del>
          </w:p>
        </w:tc>
      </w:tr>
      <w:tr w:rsidR="00A962F0" w:rsidRPr="00C11AFB" w:rsidDel="00391598" w14:paraId="7E94B2B3" w14:textId="401ECF74" w:rsidTr="00A962F0">
        <w:trPr>
          <w:trHeight w:val="300"/>
          <w:del w:id="2519" w:author="Alicia" w:date="2016-05-17T11:22:00Z"/>
        </w:trPr>
        <w:tc>
          <w:tcPr>
            <w:tcW w:w="513" w:type="pct"/>
            <w:vMerge w:val="restart"/>
            <w:tcBorders>
              <w:top w:val="single" w:sz="18" w:space="0" w:color="auto"/>
              <w:left w:val="nil"/>
              <w:right w:val="nil"/>
            </w:tcBorders>
            <w:shd w:val="clear" w:color="auto" w:fill="auto"/>
            <w:noWrap/>
            <w:vAlign w:val="center"/>
            <w:hideMark/>
          </w:tcPr>
          <w:p w14:paraId="0C5DDCCD" w14:textId="5B70A8EA" w:rsidR="00A962F0" w:rsidRPr="00461432" w:rsidDel="00391598" w:rsidRDefault="00A962F0">
            <w:pPr>
              <w:rPr>
                <w:del w:id="2520" w:author="Alicia" w:date="2016-05-17T11:22:00Z"/>
                <w:rFonts w:ascii="Times New Roman" w:eastAsia="Times New Roman" w:hAnsi="Times New Roman" w:cs="Times New Roman"/>
                <w:lang w:eastAsia="es-ES"/>
              </w:rPr>
              <w:pPrChange w:id="2521" w:author="Alicia" w:date="2016-05-17T11:22:00Z">
                <w:pPr>
                  <w:spacing w:after="0" w:line="240" w:lineRule="auto"/>
                  <w:jc w:val="center"/>
                </w:pPr>
              </w:pPrChange>
            </w:pPr>
            <w:del w:id="2522" w:author="Alicia" w:date="2016-05-17T11:22:00Z">
              <w:r w:rsidRPr="00461432" w:rsidDel="00391598">
                <w:rPr>
                  <w:rFonts w:ascii="Times New Roman" w:eastAsia="Times New Roman" w:hAnsi="Times New Roman" w:cs="Times New Roman"/>
                  <w:lang w:eastAsia="es-ES"/>
                </w:rPr>
                <w:delText>A</w:delText>
              </w:r>
            </w:del>
          </w:p>
        </w:tc>
        <w:tc>
          <w:tcPr>
            <w:tcW w:w="271" w:type="pct"/>
            <w:tcBorders>
              <w:top w:val="single" w:sz="18" w:space="0" w:color="auto"/>
              <w:left w:val="nil"/>
              <w:bottom w:val="nil"/>
              <w:right w:val="nil"/>
            </w:tcBorders>
            <w:shd w:val="clear" w:color="auto" w:fill="auto"/>
            <w:noWrap/>
            <w:vAlign w:val="center"/>
          </w:tcPr>
          <w:p w14:paraId="07EC679D" w14:textId="6AF21C4A" w:rsidR="00A962F0" w:rsidRPr="00461432" w:rsidDel="00391598" w:rsidRDefault="00A962F0">
            <w:pPr>
              <w:rPr>
                <w:del w:id="2523" w:author="Alicia" w:date="2016-05-17T11:22:00Z"/>
                <w:rFonts w:ascii="Times New Roman" w:eastAsia="Times New Roman" w:hAnsi="Times New Roman" w:cs="Times New Roman"/>
                <w:lang w:eastAsia="es-ES"/>
              </w:rPr>
              <w:pPrChange w:id="2524" w:author="Alicia" w:date="2016-05-17T11:22:00Z">
                <w:pPr>
                  <w:spacing w:after="0" w:line="240" w:lineRule="auto"/>
                  <w:jc w:val="center"/>
                </w:pPr>
              </w:pPrChange>
            </w:pPr>
            <w:del w:id="2525" w:author="Alicia" w:date="2016-05-17T11:22:00Z">
              <w:r w:rsidDel="00391598">
                <w:rPr>
                  <w:rFonts w:ascii="Times New Roman" w:eastAsia="Times New Roman" w:hAnsi="Times New Roman" w:cs="Times New Roman"/>
                  <w:lang w:eastAsia="es-ES"/>
                </w:rPr>
                <w:delText>2010</w:delText>
              </w:r>
            </w:del>
          </w:p>
        </w:tc>
        <w:tc>
          <w:tcPr>
            <w:tcW w:w="421" w:type="pct"/>
            <w:tcBorders>
              <w:top w:val="single" w:sz="18" w:space="0" w:color="auto"/>
              <w:left w:val="nil"/>
              <w:bottom w:val="nil"/>
              <w:right w:val="nil"/>
            </w:tcBorders>
            <w:shd w:val="clear" w:color="auto" w:fill="auto"/>
            <w:noWrap/>
            <w:vAlign w:val="center"/>
          </w:tcPr>
          <w:p w14:paraId="134F9BEC" w14:textId="207A3AB1" w:rsidR="00A962F0" w:rsidRPr="00A962F0" w:rsidDel="00391598" w:rsidRDefault="00A962F0">
            <w:pPr>
              <w:rPr>
                <w:del w:id="2526" w:author="Alicia" w:date="2016-05-17T11:22:00Z"/>
                <w:rFonts w:ascii="Times New Roman" w:eastAsia="Times New Roman" w:hAnsi="Times New Roman" w:cs="Times New Roman"/>
                <w:lang w:eastAsia="es-ES"/>
              </w:rPr>
              <w:pPrChange w:id="2527" w:author="Alicia" w:date="2016-05-17T11:22:00Z">
                <w:pPr>
                  <w:spacing w:after="0" w:line="240" w:lineRule="auto"/>
                  <w:jc w:val="center"/>
                </w:pPr>
              </w:pPrChange>
            </w:pPr>
            <w:del w:id="2528" w:author="Alicia" w:date="2016-05-17T11:22:00Z">
              <w:r w:rsidDel="00391598">
                <w:rPr>
                  <w:rFonts w:ascii="Times New Roman" w:eastAsia="Times New Roman" w:hAnsi="Times New Roman" w:cs="Times New Roman"/>
                  <w:lang w:eastAsia="es-ES"/>
                </w:rPr>
                <w:delText>0.08</w:delText>
              </w:r>
            </w:del>
          </w:p>
        </w:tc>
        <w:tc>
          <w:tcPr>
            <w:tcW w:w="422" w:type="pct"/>
            <w:tcBorders>
              <w:top w:val="single" w:sz="18" w:space="0" w:color="auto"/>
              <w:left w:val="nil"/>
              <w:bottom w:val="nil"/>
              <w:right w:val="nil"/>
            </w:tcBorders>
            <w:shd w:val="clear" w:color="auto" w:fill="auto"/>
            <w:noWrap/>
            <w:vAlign w:val="center"/>
          </w:tcPr>
          <w:p w14:paraId="701D74D0" w14:textId="4E4DBB98" w:rsidR="00A962F0" w:rsidRPr="004C20FF" w:rsidDel="00391598" w:rsidRDefault="00A962F0">
            <w:pPr>
              <w:rPr>
                <w:del w:id="2529" w:author="Alicia" w:date="2016-05-17T11:22:00Z"/>
                <w:rFonts w:ascii="Times New Roman" w:eastAsia="Times New Roman" w:hAnsi="Times New Roman" w:cs="Times New Roman"/>
                <w:i/>
                <w:lang w:eastAsia="es-ES"/>
              </w:rPr>
              <w:pPrChange w:id="2530" w:author="Alicia" w:date="2016-05-17T11:22:00Z">
                <w:pPr>
                  <w:spacing w:after="0" w:line="240" w:lineRule="auto"/>
                  <w:jc w:val="center"/>
                </w:pPr>
              </w:pPrChange>
            </w:pPr>
            <w:del w:id="2531" w:author="Alicia" w:date="2016-05-17T11:22:00Z">
              <w:r w:rsidRPr="004C20FF" w:rsidDel="00391598">
                <w:rPr>
                  <w:rFonts w:ascii="Times New Roman" w:eastAsia="Times New Roman" w:hAnsi="Times New Roman" w:cs="Times New Roman"/>
                  <w:i/>
                  <w:lang w:eastAsia="es-ES"/>
                </w:rPr>
                <w:delText>0.22</w:delText>
              </w:r>
            </w:del>
          </w:p>
        </w:tc>
        <w:tc>
          <w:tcPr>
            <w:tcW w:w="422" w:type="pct"/>
            <w:tcBorders>
              <w:top w:val="single" w:sz="18" w:space="0" w:color="auto"/>
              <w:left w:val="nil"/>
              <w:bottom w:val="nil"/>
              <w:right w:val="nil"/>
            </w:tcBorders>
            <w:shd w:val="clear" w:color="auto" w:fill="auto"/>
            <w:noWrap/>
            <w:vAlign w:val="center"/>
          </w:tcPr>
          <w:p w14:paraId="351745BA" w14:textId="23370A0C" w:rsidR="00A962F0" w:rsidRPr="00A962F0" w:rsidDel="00391598" w:rsidRDefault="00A962F0">
            <w:pPr>
              <w:rPr>
                <w:del w:id="2532" w:author="Alicia" w:date="2016-05-17T11:22:00Z"/>
                <w:rFonts w:ascii="Times New Roman" w:eastAsia="Times New Roman" w:hAnsi="Times New Roman" w:cs="Times New Roman"/>
                <w:lang w:eastAsia="es-ES"/>
              </w:rPr>
              <w:pPrChange w:id="2533" w:author="Alicia" w:date="2016-05-17T11:22:00Z">
                <w:pPr>
                  <w:spacing w:after="0" w:line="240" w:lineRule="auto"/>
                  <w:jc w:val="center"/>
                </w:pPr>
              </w:pPrChange>
            </w:pPr>
            <w:del w:id="2534" w:author="Alicia" w:date="2016-05-17T11:22:00Z">
              <w:r w:rsidDel="00391598">
                <w:rPr>
                  <w:rFonts w:ascii="Times New Roman" w:eastAsia="Times New Roman" w:hAnsi="Times New Roman" w:cs="Times New Roman"/>
                  <w:lang w:eastAsia="es-ES"/>
                </w:rPr>
                <w:delText>0.04</w:delText>
              </w:r>
            </w:del>
          </w:p>
        </w:tc>
        <w:tc>
          <w:tcPr>
            <w:tcW w:w="422" w:type="pct"/>
            <w:tcBorders>
              <w:top w:val="single" w:sz="18" w:space="0" w:color="auto"/>
              <w:left w:val="nil"/>
              <w:bottom w:val="nil"/>
              <w:right w:val="nil"/>
            </w:tcBorders>
            <w:shd w:val="clear" w:color="auto" w:fill="auto"/>
            <w:noWrap/>
            <w:vAlign w:val="center"/>
          </w:tcPr>
          <w:p w14:paraId="58DAB547" w14:textId="573125E7" w:rsidR="00A962F0" w:rsidRPr="00A962F0" w:rsidDel="00391598" w:rsidRDefault="00A962F0">
            <w:pPr>
              <w:rPr>
                <w:del w:id="2535" w:author="Alicia" w:date="2016-05-17T11:22:00Z"/>
                <w:rFonts w:ascii="Times New Roman" w:eastAsia="Times New Roman" w:hAnsi="Times New Roman" w:cs="Times New Roman"/>
                <w:lang w:eastAsia="es-ES"/>
              </w:rPr>
              <w:pPrChange w:id="2536" w:author="Alicia" w:date="2016-05-17T11:22:00Z">
                <w:pPr>
                  <w:spacing w:after="0" w:line="240" w:lineRule="auto"/>
                  <w:jc w:val="center"/>
                </w:pPr>
              </w:pPrChange>
            </w:pPr>
            <w:del w:id="2537" w:author="Alicia" w:date="2016-05-17T11:22:00Z">
              <w:r w:rsidDel="00391598">
                <w:rPr>
                  <w:rFonts w:ascii="Times New Roman" w:eastAsia="Times New Roman" w:hAnsi="Times New Roman" w:cs="Times New Roman"/>
                  <w:lang w:eastAsia="es-ES"/>
                </w:rPr>
                <w:delText>-0.15</w:delText>
              </w:r>
            </w:del>
          </w:p>
        </w:tc>
        <w:tc>
          <w:tcPr>
            <w:tcW w:w="422" w:type="pct"/>
            <w:tcBorders>
              <w:top w:val="single" w:sz="18" w:space="0" w:color="auto"/>
              <w:left w:val="nil"/>
              <w:bottom w:val="nil"/>
              <w:right w:val="nil"/>
            </w:tcBorders>
            <w:shd w:val="clear" w:color="auto" w:fill="auto"/>
            <w:noWrap/>
            <w:vAlign w:val="center"/>
          </w:tcPr>
          <w:p w14:paraId="59695449" w14:textId="5FC84E58" w:rsidR="00A962F0" w:rsidRPr="004C20FF" w:rsidDel="00391598" w:rsidRDefault="00A962F0">
            <w:pPr>
              <w:rPr>
                <w:del w:id="2538" w:author="Alicia" w:date="2016-05-17T11:22:00Z"/>
                <w:rFonts w:ascii="Times New Roman" w:eastAsia="Times New Roman" w:hAnsi="Times New Roman" w:cs="Times New Roman"/>
                <w:b/>
                <w:lang w:eastAsia="es-ES"/>
              </w:rPr>
              <w:pPrChange w:id="2539" w:author="Alicia" w:date="2016-05-17T11:22:00Z">
                <w:pPr>
                  <w:spacing w:after="0" w:line="240" w:lineRule="auto"/>
                  <w:jc w:val="center"/>
                </w:pPr>
              </w:pPrChange>
            </w:pPr>
            <w:del w:id="2540" w:author="Alicia" w:date="2016-05-17T11:22:00Z">
              <w:r w:rsidRPr="004C20FF" w:rsidDel="00391598">
                <w:rPr>
                  <w:rFonts w:ascii="Times New Roman" w:eastAsia="Times New Roman" w:hAnsi="Times New Roman" w:cs="Times New Roman"/>
                  <w:b/>
                  <w:lang w:eastAsia="es-ES"/>
                </w:rPr>
                <w:delText>0.66</w:delText>
              </w:r>
            </w:del>
          </w:p>
        </w:tc>
        <w:tc>
          <w:tcPr>
            <w:tcW w:w="421" w:type="pct"/>
            <w:tcBorders>
              <w:top w:val="single" w:sz="18" w:space="0" w:color="auto"/>
              <w:left w:val="nil"/>
              <w:bottom w:val="nil"/>
              <w:right w:val="nil"/>
            </w:tcBorders>
            <w:shd w:val="clear" w:color="auto" w:fill="auto"/>
            <w:noWrap/>
            <w:vAlign w:val="center"/>
          </w:tcPr>
          <w:p w14:paraId="38D35926" w14:textId="1D8103F2" w:rsidR="00A962F0" w:rsidRPr="00A962F0" w:rsidDel="00391598" w:rsidRDefault="00A962F0">
            <w:pPr>
              <w:rPr>
                <w:del w:id="2541" w:author="Alicia" w:date="2016-05-17T11:22:00Z"/>
                <w:rFonts w:ascii="Times New Roman" w:eastAsia="Times New Roman" w:hAnsi="Times New Roman" w:cs="Times New Roman"/>
                <w:lang w:eastAsia="es-ES"/>
              </w:rPr>
              <w:pPrChange w:id="2542" w:author="Alicia" w:date="2016-05-17T11:22:00Z">
                <w:pPr>
                  <w:spacing w:after="0" w:line="240" w:lineRule="auto"/>
                  <w:jc w:val="center"/>
                </w:pPr>
              </w:pPrChange>
            </w:pPr>
            <w:del w:id="2543" w:author="Alicia" w:date="2016-05-17T11:22:00Z">
              <w:r w:rsidDel="00391598">
                <w:rPr>
                  <w:rFonts w:ascii="Times New Roman" w:eastAsia="Times New Roman" w:hAnsi="Times New Roman" w:cs="Times New Roman"/>
                  <w:lang w:eastAsia="es-ES"/>
                </w:rPr>
                <w:delText>-0.07</w:delText>
              </w:r>
            </w:del>
          </w:p>
        </w:tc>
        <w:tc>
          <w:tcPr>
            <w:tcW w:w="422" w:type="pct"/>
            <w:tcBorders>
              <w:top w:val="single" w:sz="18" w:space="0" w:color="auto"/>
              <w:left w:val="nil"/>
              <w:bottom w:val="nil"/>
              <w:right w:val="nil"/>
            </w:tcBorders>
            <w:shd w:val="clear" w:color="auto" w:fill="auto"/>
            <w:noWrap/>
            <w:vAlign w:val="center"/>
          </w:tcPr>
          <w:p w14:paraId="1F0FDE79" w14:textId="682E7732" w:rsidR="00A962F0" w:rsidRPr="004C20FF" w:rsidDel="00391598" w:rsidRDefault="00A962F0">
            <w:pPr>
              <w:rPr>
                <w:del w:id="2544" w:author="Alicia" w:date="2016-05-17T11:22:00Z"/>
                <w:rFonts w:ascii="Times New Roman" w:eastAsia="Times New Roman" w:hAnsi="Times New Roman" w:cs="Times New Roman"/>
                <w:i/>
                <w:lang w:eastAsia="es-ES"/>
              </w:rPr>
              <w:pPrChange w:id="2545" w:author="Alicia" w:date="2016-05-17T11:22:00Z">
                <w:pPr>
                  <w:spacing w:after="0" w:line="240" w:lineRule="auto"/>
                  <w:jc w:val="center"/>
                </w:pPr>
              </w:pPrChange>
            </w:pPr>
            <w:del w:id="2546" w:author="Alicia" w:date="2016-05-17T11:22:00Z">
              <w:r w:rsidRPr="004C20FF" w:rsidDel="00391598">
                <w:rPr>
                  <w:rFonts w:ascii="Times New Roman" w:eastAsia="Times New Roman" w:hAnsi="Times New Roman" w:cs="Times New Roman"/>
                  <w:i/>
                  <w:lang w:eastAsia="es-ES"/>
                </w:rPr>
                <w:delText>-0.18</w:delText>
              </w:r>
            </w:del>
          </w:p>
        </w:tc>
        <w:tc>
          <w:tcPr>
            <w:tcW w:w="422" w:type="pct"/>
            <w:tcBorders>
              <w:top w:val="single" w:sz="18" w:space="0" w:color="auto"/>
              <w:left w:val="nil"/>
              <w:bottom w:val="nil"/>
              <w:right w:val="nil"/>
            </w:tcBorders>
            <w:vAlign w:val="center"/>
          </w:tcPr>
          <w:p w14:paraId="3ED68F5D" w14:textId="5BE2877F" w:rsidR="00A962F0" w:rsidRPr="004C20FF" w:rsidDel="00391598" w:rsidRDefault="00A962F0">
            <w:pPr>
              <w:rPr>
                <w:del w:id="2547" w:author="Alicia" w:date="2016-05-17T11:22:00Z"/>
                <w:rFonts w:ascii="Times New Roman" w:eastAsia="Times New Roman" w:hAnsi="Times New Roman" w:cs="Times New Roman"/>
                <w:b/>
                <w:lang w:eastAsia="es-ES"/>
              </w:rPr>
              <w:pPrChange w:id="2548" w:author="Alicia" w:date="2016-05-17T11:22:00Z">
                <w:pPr>
                  <w:spacing w:after="0" w:line="240" w:lineRule="auto"/>
                  <w:jc w:val="center"/>
                </w:pPr>
              </w:pPrChange>
            </w:pPr>
            <w:del w:id="2549" w:author="Alicia" w:date="2016-05-17T11:22:00Z">
              <w:r w:rsidRPr="004C20FF" w:rsidDel="00391598">
                <w:rPr>
                  <w:rFonts w:ascii="Times New Roman" w:eastAsia="Times New Roman" w:hAnsi="Times New Roman" w:cs="Times New Roman"/>
                  <w:b/>
                  <w:lang w:eastAsia="es-ES"/>
                </w:rPr>
                <w:delText>0.33</w:delText>
              </w:r>
            </w:del>
          </w:p>
        </w:tc>
        <w:tc>
          <w:tcPr>
            <w:tcW w:w="422" w:type="pct"/>
            <w:tcBorders>
              <w:top w:val="single" w:sz="18" w:space="0" w:color="auto"/>
              <w:left w:val="nil"/>
              <w:bottom w:val="nil"/>
              <w:right w:val="nil"/>
            </w:tcBorders>
            <w:vAlign w:val="center"/>
          </w:tcPr>
          <w:p w14:paraId="4846C098" w14:textId="4F37E786" w:rsidR="00A962F0" w:rsidRPr="004C20FF" w:rsidDel="00391598" w:rsidRDefault="00A962F0">
            <w:pPr>
              <w:rPr>
                <w:del w:id="2550" w:author="Alicia" w:date="2016-05-17T11:22:00Z"/>
                <w:rFonts w:ascii="Times New Roman" w:eastAsia="Times New Roman" w:hAnsi="Times New Roman" w:cs="Times New Roman"/>
                <w:b/>
                <w:lang w:eastAsia="es-ES"/>
              </w:rPr>
              <w:pPrChange w:id="2551" w:author="Alicia" w:date="2016-05-17T11:22:00Z">
                <w:pPr>
                  <w:spacing w:after="0" w:line="240" w:lineRule="auto"/>
                  <w:jc w:val="center"/>
                </w:pPr>
              </w:pPrChange>
            </w:pPr>
            <w:del w:id="2552" w:author="Alicia" w:date="2016-05-17T11:22:00Z">
              <w:r w:rsidRPr="004C20FF" w:rsidDel="00391598">
                <w:rPr>
                  <w:rFonts w:ascii="Times New Roman" w:eastAsia="Times New Roman" w:hAnsi="Times New Roman" w:cs="Times New Roman"/>
                  <w:b/>
                  <w:lang w:eastAsia="es-ES"/>
                </w:rPr>
                <w:delText>0.25</w:delText>
              </w:r>
            </w:del>
          </w:p>
        </w:tc>
        <w:tc>
          <w:tcPr>
            <w:tcW w:w="420" w:type="pct"/>
            <w:tcBorders>
              <w:top w:val="single" w:sz="18" w:space="0" w:color="auto"/>
              <w:left w:val="nil"/>
              <w:bottom w:val="nil"/>
              <w:right w:val="nil"/>
            </w:tcBorders>
            <w:vAlign w:val="center"/>
          </w:tcPr>
          <w:p w14:paraId="5D5770F1" w14:textId="2A6D59E7" w:rsidR="00A962F0" w:rsidRPr="004C20FF" w:rsidDel="00391598" w:rsidRDefault="00A962F0">
            <w:pPr>
              <w:rPr>
                <w:del w:id="2553" w:author="Alicia" w:date="2016-05-17T11:22:00Z"/>
                <w:rFonts w:ascii="Times New Roman" w:eastAsia="Times New Roman" w:hAnsi="Times New Roman" w:cs="Times New Roman"/>
                <w:b/>
                <w:lang w:eastAsia="es-ES"/>
              </w:rPr>
              <w:pPrChange w:id="2554" w:author="Alicia" w:date="2016-05-17T11:22:00Z">
                <w:pPr>
                  <w:spacing w:after="0" w:line="240" w:lineRule="auto"/>
                  <w:jc w:val="center"/>
                </w:pPr>
              </w:pPrChange>
            </w:pPr>
            <w:del w:id="2555" w:author="Alicia" w:date="2016-05-17T11:22:00Z">
              <w:r w:rsidRPr="004C20FF" w:rsidDel="00391598">
                <w:rPr>
                  <w:rFonts w:ascii="Times New Roman" w:eastAsia="Times New Roman" w:hAnsi="Times New Roman" w:cs="Times New Roman"/>
                  <w:b/>
                  <w:lang w:eastAsia="es-ES"/>
                </w:rPr>
                <w:delText>0.63</w:delText>
              </w:r>
            </w:del>
          </w:p>
        </w:tc>
      </w:tr>
      <w:tr w:rsidR="00A962F0" w:rsidRPr="00C11AFB" w:rsidDel="00391598" w14:paraId="601C5565" w14:textId="4D838668" w:rsidTr="00A962F0">
        <w:trPr>
          <w:trHeight w:val="300"/>
          <w:del w:id="2556" w:author="Alicia" w:date="2016-05-17T11:22:00Z"/>
        </w:trPr>
        <w:tc>
          <w:tcPr>
            <w:tcW w:w="513" w:type="pct"/>
            <w:vMerge/>
            <w:tcBorders>
              <w:left w:val="nil"/>
              <w:right w:val="nil"/>
            </w:tcBorders>
            <w:shd w:val="clear" w:color="auto" w:fill="auto"/>
            <w:noWrap/>
            <w:vAlign w:val="center"/>
          </w:tcPr>
          <w:p w14:paraId="29988579" w14:textId="79097B7D" w:rsidR="00A962F0" w:rsidRPr="00461432" w:rsidDel="00391598" w:rsidRDefault="00A962F0">
            <w:pPr>
              <w:rPr>
                <w:del w:id="2557" w:author="Alicia" w:date="2016-05-17T11:22:00Z"/>
                <w:rFonts w:ascii="Times New Roman" w:eastAsia="Times New Roman" w:hAnsi="Times New Roman" w:cs="Times New Roman"/>
                <w:lang w:eastAsia="es-ES"/>
              </w:rPr>
              <w:pPrChange w:id="2558"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5B4543F4" w14:textId="796012C3" w:rsidR="00A962F0" w:rsidRPr="00461432" w:rsidDel="00391598" w:rsidRDefault="00A962F0">
            <w:pPr>
              <w:rPr>
                <w:del w:id="2559" w:author="Alicia" w:date="2016-05-17T11:22:00Z"/>
                <w:rFonts w:ascii="Times New Roman" w:eastAsia="Times New Roman" w:hAnsi="Times New Roman" w:cs="Times New Roman"/>
                <w:lang w:eastAsia="es-ES"/>
              </w:rPr>
              <w:pPrChange w:id="2560" w:author="Alicia" w:date="2016-05-17T11:22:00Z">
                <w:pPr>
                  <w:spacing w:after="0" w:line="240" w:lineRule="auto"/>
                  <w:jc w:val="center"/>
                </w:pPr>
              </w:pPrChange>
            </w:pPr>
            <w:del w:id="2561"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0B4CCF0C" w14:textId="62C4AF13" w:rsidR="00A962F0" w:rsidRPr="00FC4224" w:rsidDel="00391598" w:rsidRDefault="004C20FF">
            <w:pPr>
              <w:rPr>
                <w:del w:id="2562" w:author="Alicia" w:date="2016-05-17T11:22:00Z"/>
                <w:rFonts w:ascii="Times New Roman" w:eastAsia="Times New Roman" w:hAnsi="Times New Roman" w:cs="Times New Roman"/>
                <w:b/>
                <w:lang w:eastAsia="es-ES"/>
              </w:rPr>
              <w:pPrChange w:id="2563" w:author="Alicia" w:date="2016-05-17T11:22:00Z">
                <w:pPr>
                  <w:spacing w:after="0" w:line="240" w:lineRule="auto"/>
                  <w:jc w:val="center"/>
                </w:pPr>
              </w:pPrChange>
            </w:pPr>
            <w:del w:id="2564" w:author="Alicia" w:date="2016-05-17T11:22:00Z">
              <w:r w:rsidRPr="00FC4224" w:rsidDel="00391598">
                <w:rPr>
                  <w:rFonts w:ascii="Times New Roman" w:eastAsia="Times New Roman" w:hAnsi="Times New Roman" w:cs="Times New Roman"/>
                  <w:b/>
                  <w:lang w:eastAsia="es-ES"/>
                </w:rPr>
                <w:delText>0.45</w:delText>
              </w:r>
            </w:del>
          </w:p>
        </w:tc>
        <w:tc>
          <w:tcPr>
            <w:tcW w:w="422" w:type="pct"/>
            <w:tcBorders>
              <w:top w:val="nil"/>
              <w:left w:val="nil"/>
              <w:right w:val="nil"/>
            </w:tcBorders>
            <w:shd w:val="clear" w:color="auto" w:fill="auto"/>
            <w:noWrap/>
            <w:vAlign w:val="center"/>
          </w:tcPr>
          <w:p w14:paraId="1CAFA5F3" w14:textId="171199E3" w:rsidR="00A962F0" w:rsidRPr="00FC4224" w:rsidDel="00391598" w:rsidRDefault="004C20FF">
            <w:pPr>
              <w:rPr>
                <w:del w:id="2565" w:author="Alicia" w:date="2016-05-17T11:22:00Z"/>
                <w:rFonts w:ascii="Times New Roman" w:eastAsia="Times New Roman" w:hAnsi="Times New Roman" w:cs="Times New Roman"/>
                <w:b/>
                <w:lang w:eastAsia="es-ES"/>
              </w:rPr>
              <w:pPrChange w:id="2566" w:author="Alicia" w:date="2016-05-17T11:22:00Z">
                <w:pPr>
                  <w:spacing w:after="0" w:line="240" w:lineRule="auto"/>
                  <w:jc w:val="center"/>
                </w:pPr>
              </w:pPrChange>
            </w:pPr>
            <w:del w:id="2567" w:author="Alicia" w:date="2016-05-17T11:22:00Z">
              <w:r w:rsidRPr="00FC4224" w:rsidDel="00391598">
                <w:rPr>
                  <w:rFonts w:ascii="Times New Roman" w:eastAsia="Times New Roman" w:hAnsi="Times New Roman" w:cs="Times New Roman"/>
                  <w:b/>
                  <w:lang w:eastAsia="es-ES"/>
                </w:rPr>
                <w:delText>0.35</w:delText>
              </w:r>
            </w:del>
          </w:p>
        </w:tc>
        <w:tc>
          <w:tcPr>
            <w:tcW w:w="422" w:type="pct"/>
            <w:tcBorders>
              <w:top w:val="nil"/>
              <w:left w:val="nil"/>
              <w:right w:val="nil"/>
            </w:tcBorders>
            <w:shd w:val="clear" w:color="auto" w:fill="auto"/>
            <w:noWrap/>
            <w:vAlign w:val="center"/>
          </w:tcPr>
          <w:p w14:paraId="197E23A9" w14:textId="2EE26B27" w:rsidR="00A962F0" w:rsidRPr="00A962F0" w:rsidDel="00391598" w:rsidRDefault="004C20FF">
            <w:pPr>
              <w:rPr>
                <w:del w:id="2568" w:author="Alicia" w:date="2016-05-17T11:22:00Z"/>
                <w:rFonts w:ascii="Times New Roman" w:eastAsia="Times New Roman" w:hAnsi="Times New Roman" w:cs="Times New Roman"/>
                <w:lang w:eastAsia="es-ES"/>
              </w:rPr>
              <w:pPrChange w:id="2569" w:author="Alicia" w:date="2016-05-17T11:22:00Z">
                <w:pPr>
                  <w:spacing w:after="0" w:line="240" w:lineRule="auto"/>
                  <w:jc w:val="center"/>
                </w:pPr>
              </w:pPrChange>
            </w:pPr>
            <w:del w:id="2570" w:author="Alicia" w:date="2016-05-17T11:22:00Z">
              <w:r w:rsidDel="00391598">
                <w:rPr>
                  <w:rFonts w:ascii="Times New Roman" w:eastAsia="Times New Roman" w:hAnsi="Times New Roman" w:cs="Times New Roman"/>
                  <w:lang w:eastAsia="es-ES"/>
                </w:rPr>
                <w:delText>-0.15</w:delText>
              </w:r>
            </w:del>
          </w:p>
        </w:tc>
        <w:tc>
          <w:tcPr>
            <w:tcW w:w="422" w:type="pct"/>
            <w:tcBorders>
              <w:top w:val="nil"/>
              <w:left w:val="nil"/>
              <w:right w:val="nil"/>
            </w:tcBorders>
            <w:shd w:val="clear" w:color="auto" w:fill="auto"/>
            <w:noWrap/>
            <w:vAlign w:val="center"/>
          </w:tcPr>
          <w:p w14:paraId="172ACFB5" w14:textId="0148B699" w:rsidR="00A962F0" w:rsidRPr="00A962F0" w:rsidDel="00391598" w:rsidRDefault="00D93723">
            <w:pPr>
              <w:rPr>
                <w:del w:id="2571" w:author="Alicia" w:date="2016-05-17T11:22:00Z"/>
                <w:rFonts w:ascii="Times New Roman" w:eastAsia="Times New Roman" w:hAnsi="Times New Roman" w:cs="Times New Roman"/>
                <w:lang w:eastAsia="es-ES"/>
              </w:rPr>
              <w:pPrChange w:id="2572" w:author="Alicia" w:date="2016-05-17T11:22:00Z">
                <w:pPr>
                  <w:spacing w:after="0" w:line="240" w:lineRule="auto"/>
                  <w:jc w:val="center"/>
                </w:pPr>
              </w:pPrChange>
            </w:pPr>
            <w:del w:id="2573" w:author="Alicia" w:date="2016-05-17T11:22:00Z">
              <w:r w:rsidDel="00391598">
                <w:rPr>
                  <w:rFonts w:ascii="Times New Roman" w:eastAsia="Times New Roman" w:hAnsi="Times New Roman" w:cs="Times New Roman"/>
                  <w:lang w:eastAsia="es-ES"/>
                </w:rPr>
                <w:delText>-0.09</w:delText>
              </w:r>
            </w:del>
          </w:p>
        </w:tc>
        <w:tc>
          <w:tcPr>
            <w:tcW w:w="422" w:type="pct"/>
            <w:tcBorders>
              <w:top w:val="nil"/>
              <w:left w:val="nil"/>
              <w:right w:val="nil"/>
            </w:tcBorders>
            <w:shd w:val="clear" w:color="auto" w:fill="auto"/>
            <w:noWrap/>
            <w:vAlign w:val="center"/>
          </w:tcPr>
          <w:p w14:paraId="606F06E7" w14:textId="3A97FCEB" w:rsidR="00A962F0" w:rsidRPr="00FC4224" w:rsidDel="00391598" w:rsidRDefault="00D93723">
            <w:pPr>
              <w:rPr>
                <w:del w:id="2574" w:author="Alicia" w:date="2016-05-17T11:22:00Z"/>
                <w:rFonts w:ascii="Times New Roman" w:eastAsia="Times New Roman" w:hAnsi="Times New Roman" w:cs="Times New Roman"/>
                <w:b/>
                <w:lang w:eastAsia="es-ES"/>
              </w:rPr>
              <w:pPrChange w:id="2575" w:author="Alicia" w:date="2016-05-17T11:22:00Z">
                <w:pPr>
                  <w:spacing w:after="0" w:line="240" w:lineRule="auto"/>
                  <w:jc w:val="center"/>
                </w:pPr>
              </w:pPrChange>
            </w:pPr>
            <w:del w:id="2576" w:author="Alicia" w:date="2016-05-17T11:22:00Z">
              <w:r w:rsidRPr="00FC4224" w:rsidDel="00391598">
                <w:rPr>
                  <w:rFonts w:ascii="Times New Roman" w:eastAsia="Times New Roman" w:hAnsi="Times New Roman" w:cs="Times New Roman"/>
                  <w:b/>
                  <w:lang w:eastAsia="es-ES"/>
                </w:rPr>
                <w:delText>1.14</w:delText>
              </w:r>
            </w:del>
          </w:p>
        </w:tc>
        <w:tc>
          <w:tcPr>
            <w:tcW w:w="421" w:type="pct"/>
            <w:tcBorders>
              <w:top w:val="nil"/>
              <w:left w:val="nil"/>
              <w:right w:val="nil"/>
            </w:tcBorders>
            <w:shd w:val="clear" w:color="auto" w:fill="auto"/>
            <w:noWrap/>
            <w:vAlign w:val="center"/>
          </w:tcPr>
          <w:p w14:paraId="1E68B5F2" w14:textId="56192D51" w:rsidR="00A962F0" w:rsidRPr="00FC4224" w:rsidDel="00391598" w:rsidRDefault="00D93723">
            <w:pPr>
              <w:rPr>
                <w:del w:id="2577" w:author="Alicia" w:date="2016-05-17T11:22:00Z"/>
                <w:rFonts w:ascii="Times New Roman" w:eastAsia="Times New Roman" w:hAnsi="Times New Roman" w:cs="Times New Roman"/>
                <w:b/>
                <w:lang w:eastAsia="es-ES"/>
              </w:rPr>
              <w:pPrChange w:id="2578" w:author="Alicia" w:date="2016-05-17T11:22:00Z">
                <w:pPr>
                  <w:spacing w:after="0" w:line="240" w:lineRule="auto"/>
                  <w:jc w:val="center"/>
                </w:pPr>
              </w:pPrChange>
            </w:pPr>
            <w:del w:id="2579" w:author="Alicia" w:date="2016-05-17T11:22:00Z">
              <w:r w:rsidRPr="00FC4224" w:rsidDel="00391598">
                <w:rPr>
                  <w:rFonts w:ascii="Times New Roman" w:eastAsia="Times New Roman" w:hAnsi="Times New Roman" w:cs="Times New Roman"/>
                  <w:b/>
                  <w:lang w:eastAsia="es-ES"/>
                </w:rPr>
                <w:delText>-0.60</w:delText>
              </w:r>
            </w:del>
          </w:p>
        </w:tc>
        <w:tc>
          <w:tcPr>
            <w:tcW w:w="422" w:type="pct"/>
            <w:tcBorders>
              <w:top w:val="nil"/>
              <w:left w:val="nil"/>
              <w:bottom w:val="single" w:sz="4" w:space="0" w:color="auto"/>
              <w:right w:val="nil"/>
            </w:tcBorders>
            <w:shd w:val="clear" w:color="auto" w:fill="auto"/>
            <w:noWrap/>
            <w:vAlign w:val="center"/>
          </w:tcPr>
          <w:p w14:paraId="3218B937" w14:textId="6E3FE325" w:rsidR="00A962F0" w:rsidRPr="00FC4224" w:rsidDel="00391598" w:rsidRDefault="00D93723">
            <w:pPr>
              <w:rPr>
                <w:del w:id="2580" w:author="Alicia" w:date="2016-05-17T11:22:00Z"/>
                <w:rFonts w:ascii="Times New Roman" w:eastAsia="Times New Roman" w:hAnsi="Times New Roman" w:cs="Times New Roman"/>
                <w:i/>
                <w:lang w:eastAsia="es-ES"/>
              </w:rPr>
              <w:pPrChange w:id="2581" w:author="Alicia" w:date="2016-05-17T11:22:00Z">
                <w:pPr>
                  <w:spacing w:after="0" w:line="240" w:lineRule="auto"/>
                  <w:jc w:val="center"/>
                </w:pPr>
              </w:pPrChange>
            </w:pPr>
            <w:del w:id="2582" w:author="Alicia" w:date="2016-05-17T11:22:00Z">
              <w:r w:rsidRPr="00FC4224" w:rsidDel="00391598">
                <w:rPr>
                  <w:rFonts w:ascii="Times New Roman" w:eastAsia="Times New Roman" w:hAnsi="Times New Roman" w:cs="Times New Roman"/>
                  <w:i/>
                  <w:lang w:eastAsia="es-ES"/>
                </w:rPr>
                <w:delText>-0.26</w:delText>
              </w:r>
            </w:del>
          </w:p>
        </w:tc>
        <w:tc>
          <w:tcPr>
            <w:tcW w:w="422" w:type="pct"/>
            <w:tcBorders>
              <w:top w:val="nil"/>
              <w:left w:val="nil"/>
              <w:bottom w:val="single" w:sz="4" w:space="0" w:color="auto"/>
              <w:right w:val="nil"/>
            </w:tcBorders>
            <w:vAlign w:val="center"/>
          </w:tcPr>
          <w:p w14:paraId="79864493" w14:textId="479AD8D4" w:rsidR="00A962F0" w:rsidRPr="00FC4224" w:rsidDel="00391598" w:rsidRDefault="001A7CB4">
            <w:pPr>
              <w:rPr>
                <w:del w:id="2583" w:author="Alicia" w:date="2016-05-17T11:22:00Z"/>
                <w:rFonts w:ascii="Times New Roman" w:eastAsia="Times New Roman" w:hAnsi="Times New Roman" w:cs="Times New Roman"/>
                <w:b/>
                <w:lang w:eastAsia="es-ES"/>
              </w:rPr>
              <w:pPrChange w:id="2584" w:author="Alicia" w:date="2016-05-17T11:22:00Z">
                <w:pPr>
                  <w:spacing w:after="0" w:line="240" w:lineRule="auto"/>
                  <w:jc w:val="center"/>
                </w:pPr>
              </w:pPrChange>
            </w:pPr>
            <w:del w:id="2585" w:author="Alicia" w:date="2016-05-17T11:22:00Z">
              <w:r w:rsidRPr="00FC4224" w:rsidDel="00391598">
                <w:rPr>
                  <w:rFonts w:ascii="Times New Roman" w:eastAsia="Times New Roman" w:hAnsi="Times New Roman" w:cs="Times New Roman"/>
                  <w:b/>
                  <w:lang w:eastAsia="es-ES"/>
                </w:rPr>
                <w:delText>0.61</w:delText>
              </w:r>
            </w:del>
          </w:p>
        </w:tc>
        <w:tc>
          <w:tcPr>
            <w:tcW w:w="422" w:type="pct"/>
            <w:tcBorders>
              <w:top w:val="nil"/>
              <w:left w:val="nil"/>
              <w:bottom w:val="single" w:sz="4" w:space="0" w:color="auto"/>
              <w:right w:val="nil"/>
            </w:tcBorders>
            <w:vAlign w:val="center"/>
          </w:tcPr>
          <w:p w14:paraId="2F01B430" w14:textId="4C473CB4" w:rsidR="00A962F0" w:rsidRPr="00FC4224" w:rsidDel="00391598" w:rsidRDefault="001A7CB4">
            <w:pPr>
              <w:rPr>
                <w:del w:id="2586" w:author="Alicia" w:date="2016-05-17T11:22:00Z"/>
                <w:rFonts w:ascii="Times New Roman" w:eastAsia="Times New Roman" w:hAnsi="Times New Roman" w:cs="Times New Roman"/>
                <w:b/>
                <w:lang w:eastAsia="es-ES"/>
              </w:rPr>
              <w:pPrChange w:id="2587" w:author="Alicia" w:date="2016-05-17T11:22:00Z">
                <w:pPr>
                  <w:spacing w:after="0" w:line="240" w:lineRule="auto"/>
                  <w:jc w:val="center"/>
                </w:pPr>
              </w:pPrChange>
            </w:pPr>
            <w:del w:id="2588" w:author="Alicia" w:date="2016-05-17T11:22:00Z">
              <w:r w:rsidRPr="00FC4224" w:rsidDel="00391598">
                <w:rPr>
                  <w:rFonts w:ascii="Times New Roman" w:eastAsia="Times New Roman" w:hAnsi="Times New Roman" w:cs="Times New Roman"/>
                  <w:b/>
                  <w:lang w:eastAsia="es-ES"/>
                </w:rPr>
                <w:delText>0.38</w:delText>
              </w:r>
            </w:del>
          </w:p>
        </w:tc>
        <w:tc>
          <w:tcPr>
            <w:tcW w:w="420" w:type="pct"/>
            <w:tcBorders>
              <w:top w:val="nil"/>
              <w:left w:val="nil"/>
              <w:bottom w:val="single" w:sz="4" w:space="0" w:color="auto"/>
              <w:right w:val="nil"/>
            </w:tcBorders>
            <w:vAlign w:val="center"/>
          </w:tcPr>
          <w:p w14:paraId="6F6A67C8" w14:textId="2269BCFA" w:rsidR="00A962F0" w:rsidRPr="00FC4224" w:rsidDel="00391598" w:rsidRDefault="001A7CB4">
            <w:pPr>
              <w:rPr>
                <w:del w:id="2589" w:author="Alicia" w:date="2016-05-17T11:22:00Z"/>
                <w:rFonts w:ascii="Times New Roman" w:eastAsia="Times New Roman" w:hAnsi="Times New Roman" w:cs="Times New Roman"/>
                <w:b/>
                <w:lang w:eastAsia="es-ES"/>
              </w:rPr>
              <w:pPrChange w:id="2590" w:author="Alicia" w:date="2016-05-17T11:22:00Z">
                <w:pPr>
                  <w:spacing w:after="0" w:line="240" w:lineRule="auto"/>
                  <w:jc w:val="center"/>
                </w:pPr>
              </w:pPrChange>
            </w:pPr>
            <w:del w:id="2591" w:author="Alicia" w:date="2016-05-17T11:22:00Z">
              <w:r w:rsidRPr="00FC4224" w:rsidDel="00391598">
                <w:rPr>
                  <w:rFonts w:ascii="Times New Roman" w:eastAsia="Times New Roman" w:hAnsi="Times New Roman" w:cs="Times New Roman"/>
                  <w:b/>
                  <w:lang w:eastAsia="es-ES"/>
                </w:rPr>
                <w:delText>0.71</w:delText>
              </w:r>
            </w:del>
          </w:p>
        </w:tc>
      </w:tr>
      <w:tr w:rsidR="00A962F0" w:rsidRPr="00C11AFB" w:rsidDel="00391598" w14:paraId="15737837" w14:textId="5CEB4323" w:rsidTr="00A962F0">
        <w:trPr>
          <w:trHeight w:val="300"/>
          <w:del w:id="2592" w:author="Alicia" w:date="2016-05-17T11:22:00Z"/>
        </w:trPr>
        <w:tc>
          <w:tcPr>
            <w:tcW w:w="513" w:type="pct"/>
            <w:vMerge w:val="restart"/>
            <w:tcBorders>
              <w:left w:val="nil"/>
              <w:right w:val="nil"/>
            </w:tcBorders>
            <w:shd w:val="clear" w:color="auto" w:fill="auto"/>
            <w:noWrap/>
            <w:vAlign w:val="center"/>
            <w:hideMark/>
          </w:tcPr>
          <w:p w14:paraId="3A04F98E" w14:textId="1C39790A" w:rsidR="00A962F0" w:rsidRPr="00461432" w:rsidDel="00391598" w:rsidRDefault="00A962F0">
            <w:pPr>
              <w:rPr>
                <w:del w:id="2593" w:author="Alicia" w:date="2016-05-17T11:22:00Z"/>
                <w:rFonts w:ascii="Times New Roman" w:eastAsia="Times New Roman" w:hAnsi="Times New Roman" w:cs="Times New Roman"/>
                <w:lang w:eastAsia="es-ES"/>
              </w:rPr>
              <w:pPrChange w:id="2594" w:author="Alicia" w:date="2016-05-17T11:22:00Z">
                <w:pPr>
                  <w:spacing w:after="0" w:line="240" w:lineRule="auto"/>
                  <w:jc w:val="center"/>
                </w:pPr>
              </w:pPrChange>
            </w:pPr>
            <w:del w:id="2595" w:author="Alicia" w:date="2016-05-17T11:22:00Z">
              <w:r w:rsidRPr="00461432" w:rsidDel="00391598">
                <w:rPr>
                  <w:rFonts w:ascii="Times New Roman" w:eastAsia="Times New Roman" w:hAnsi="Times New Roman" w:cs="Times New Roman"/>
                  <w:lang w:eastAsia="es-ES"/>
                </w:rPr>
                <w:delText>B</w:delText>
              </w:r>
            </w:del>
          </w:p>
        </w:tc>
        <w:tc>
          <w:tcPr>
            <w:tcW w:w="271" w:type="pct"/>
            <w:tcBorders>
              <w:left w:val="nil"/>
              <w:bottom w:val="nil"/>
              <w:right w:val="nil"/>
            </w:tcBorders>
            <w:shd w:val="clear" w:color="auto" w:fill="auto"/>
            <w:noWrap/>
            <w:vAlign w:val="center"/>
          </w:tcPr>
          <w:p w14:paraId="6BE68BB5" w14:textId="6DD55714" w:rsidR="00A962F0" w:rsidRPr="00461432" w:rsidDel="00391598" w:rsidRDefault="00A962F0">
            <w:pPr>
              <w:rPr>
                <w:del w:id="2596" w:author="Alicia" w:date="2016-05-17T11:22:00Z"/>
                <w:rFonts w:ascii="Times New Roman" w:eastAsia="Times New Roman" w:hAnsi="Times New Roman" w:cs="Times New Roman"/>
                <w:lang w:eastAsia="es-ES"/>
              </w:rPr>
              <w:pPrChange w:id="2597" w:author="Alicia" w:date="2016-05-17T11:22:00Z">
                <w:pPr>
                  <w:spacing w:after="0" w:line="240" w:lineRule="auto"/>
                  <w:jc w:val="center"/>
                </w:pPr>
              </w:pPrChange>
            </w:pPr>
            <w:del w:id="2598"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68A97C4" w14:textId="71B0B6F3" w:rsidR="00A962F0" w:rsidRPr="00A962F0" w:rsidDel="00391598" w:rsidRDefault="00A962F0">
            <w:pPr>
              <w:rPr>
                <w:del w:id="2599" w:author="Alicia" w:date="2016-05-17T11:22:00Z"/>
                <w:rFonts w:ascii="Times New Roman" w:eastAsia="Times New Roman" w:hAnsi="Times New Roman" w:cs="Times New Roman"/>
                <w:lang w:eastAsia="es-ES"/>
              </w:rPr>
              <w:pPrChange w:id="2600" w:author="Alicia" w:date="2016-05-17T11:22:00Z">
                <w:pPr>
                  <w:spacing w:after="0" w:line="240" w:lineRule="auto"/>
                  <w:jc w:val="center"/>
                </w:pPr>
              </w:pPrChange>
            </w:pPr>
            <w:del w:id="2601" w:author="Alicia" w:date="2016-05-17T11:22:00Z">
              <w:r w:rsidDel="00391598">
                <w:rPr>
                  <w:rFonts w:ascii="Times New Roman" w:eastAsia="Times New Roman" w:hAnsi="Times New Roman" w:cs="Times New Roman"/>
                  <w:lang w:eastAsia="es-ES"/>
                </w:rPr>
                <w:delText>0.02</w:delText>
              </w:r>
            </w:del>
          </w:p>
        </w:tc>
        <w:tc>
          <w:tcPr>
            <w:tcW w:w="422" w:type="pct"/>
            <w:tcBorders>
              <w:left w:val="nil"/>
              <w:bottom w:val="nil"/>
              <w:right w:val="nil"/>
            </w:tcBorders>
            <w:shd w:val="clear" w:color="auto" w:fill="auto"/>
            <w:noWrap/>
            <w:vAlign w:val="center"/>
          </w:tcPr>
          <w:p w14:paraId="0DECFB2B" w14:textId="523FB2A5" w:rsidR="00A962F0" w:rsidRPr="004C20FF" w:rsidDel="00391598" w:rsidRDefault="00A962F0">
            <w:pPr>
              <w:rPr>
                <w:del w:id="2602" w:author="Alicia" w:date="2016-05-17T11:22:00Z"/>
                <w:rFonts w:ascii="Times New Roman" w:eastAsia="Times New Roman" w:hAnsi="Times New Roman" w:cs="Times New Roman"/>
                <w:b/>
                <w:lang w:eastAsia="es-ES"/>
              </w:rPr>
              <w:pPrChange w:id="2603" w:author="Alicia" w:date="2016-05-17T11:22:00Z">
                <w:pPr>
                  <w:spacing w:after="0" w:line="240" w:lineRule="auto"/>
                  <w:jc w:val="center"/>
                </w:pPr>
              </w:pPrChange>
            </w:pPr>
            <w:del w:id="2604" w:author="Alicia" w:date="2016-05-17T11:22:00Z">
              <w:r w:rsidRPr="004C20FF" w:rsidDel="00391598">
                <w:rPr>
                  <w:rFonts w:ascii="Times New Roman" w:eastAsia="Times New Roman" w:hAnsi="Times New Roman" w:cs="Times New Roman"/>
                  <w:b/>
                  <w:lang w:eastAsia="es-ES"/>
                </w:rPr>
                <w:delText>0.35</w:delText>
              </w:r>
            </w:del>
          </w:p>
        </w:tc>
        <w:tc>
          <w:tcPr>
            <w:tcW w:w="422" w:type="pct"/>
            <w:tcBorders>
              <w:left w:val="nil"/>
              <w:bottom w:val="nil"/>
              <w:right w:val="nil"/>
            </w:tcBorders>
            <w:shd w:val="clear" w:color="auto" w:fill="auto"/>
            <w:noWrap/>
            <w:vAlign w:val="center"/>
          </w:tcPr>
          <w:p w14:paraId="576C669A" w14:textId="74B98BB2" w:rsidR="00A962F0" w:rsidRPr="00A962F0" w:rsidDel="00391598" w:rsidRDefault="00A962F0">
            <w:pPr>
              <w:rPr>
                <w:del w:id="2605" w:author="Alicia" w:date="2016-05-17T11:22:00Z"/>
                <w:rFonts w:ascii="Times New Roman" w:eastAsia="Times New Roman" w:hAnsi="Times New Roman" w:cs="Times New Roman"/>
                <w:lang w:eastAsia="es-ES"/>
              </w:rPr>
              <w:pPrChange w:id="2606" w:author="Alicia" w:date="2016-05-17T11:22:00Z">
                <w:pPr>
                  <w:spacing w:after="0" w:line="240" w:lineRule="auto"/>
                  <w:jc w:val="center"/>
                </w:pPr>
              </w:pPrChange>
            </w:pPr>
            <w:del w:id="2607"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74A914CF" w14:textId="306D0C6B" w:rsidR="00A962F0" w:rsidRPr="004C20FF" w:rsidDel="00391598" w:rsidRDefault="00A962F0">
            <w:pPr>
              <w:rPr>
                <w:del w:id="2608" w:author="Alicia" w:date="2016-05-17T11:22:00Z"/>
                <w:rFonts w:ascii="Times New Roman" w:eastAsia="Times New Roman" w:hAnsi="Times New Roman" w:cs="Times New Roman"/>
                <w:i/>
                <w:lang w:eastAsia="es-ES"/>
              </w:rPr>
              <w:pPrChange w:id="2609" w:author="Alicia" w:date="2016-05-17T11:22:00Z">
                <w:pPr>
                  <w:spacing w:after="0" w:line="240" w:lineRule="auto"/>
                  <w:jc w:val="center"/>
                </w:pPr>
              </w:pPrChange>
            </w:pPr>
            <w:del w:id="2610" w:author="Alicia" w:date="2016-05-17T11:22:00Z">
              <w:r w:rsidRPr="004C20FF" w:rsidDel="00391598">
                <w:rPr>
                  <w:rFonts w:ascii="Times New Roman" w:eastAsia="Times New Roman" w:hAnsi="Times New Roman" w:cs="Times New Roman"/>
                  <w:i/>
                  <w:lang w:eastAsia="es-ES"/>
                </w:rPr>
                <w:delText>-0.13</w:delText>
              </w:r>
            </w:del>
          </w:p>
        </w:tc>
        <w:tc>
          <w:tcPr>
            <w:tcW w:w="422" w:type="pct"/>
            <w:tcBorders>
              <w:left w:val="nil"/>
              <w:bottom w:val="nil"/>
              <w:right w:val="nil"/>
            </w:tcBorders>
            <w:shd w:val="clear" w:color="auto" w:fill="auto"/>
            <w:noWrap/>
            <w:vAlign w:val="center"/>
          </w:tcPr>
          <w:p w14:paraId="15903480" w14:textId="35992CBC" w:rsidR="00A962F0" w:rsidRPr="004C20FF" w:rsidDel="00391598" w:rsidRDefault="00A962F0">
            <w:pPr>
              <w:rPr>
                <w:del w:id="2611" w:author="Alicia" w:date="2016-05-17T11:22:00Z"/>
                <w:rFonts w:ascii="Times New Roman" w:eastAsia="Times New Roman" w:hAnsi="Times New Roman" w:cs="Times New Roman"/>
                <w:b/>
                <w:lang w:eastAsia="es-ES"/>
              </w:rPr>
              <w:pPrChange w:id="2612" w:author="Alicia" w:date="2016-05-17T11:22:00Z">
                <w:pPr>
                  <w:spacing w:after="0" w:line="240" w:lineRule="auto"/>
                  <w:jc w:val="center"/>
                </w:pPr>
              </w:pPrChange>
            </w:pPr>
            <w:del w:id="2613" w:author="Alicia" w:date="2016-05-17T11:22:00Z">
              <w:r w:rsidRPr="004C20FF" w:rsidDel="00391598">
                <w:rPr>
                  <w:rFonts w:ascii="Times New Roman" w:eastAsia="Times New Roman" w:hAnsi="Times New Roman" w:cs="Times New Roman"/>
                  <w:b/>
                  <w:lang w:eastAsia="es-ES"/>
                </w:rPr>
                <w:delText>0.37</w:delText>
              </w:r>
            </w:del>
          </w:p>
        </w:tc>
        <w:tc>
          <w:tcPr>
            <w:tcW w:w="421" w:type="pct"/>
            <w:tcBorders>
              <w:left w:val="nil"/>
              <w:bottom w:val="nil"/>
              <w:right w:val="nil"/>
            </w:tcBorders>
            <w:shd w:val="clear" w:color="auto" w:fill="auto"/>
            <w:noWrap/>
            <w:vAlign w:val="center"/>
          </w:tcPr>
          <w:p w14:paraId="583ACA2C" w14:textId="0E82EB8E" w:rsidR="00A962F0" w:rsidRPr="00A962F0" w:rsidDel="00391598" w:rsidRDefault="00A962F0">
            <w:pPr>
              <w:rPr>
                <w:del w:id="2614" w:author="Alicia" w:date="2016-05-17T11:22:00Z"/>
                <w:rFonts w:ascii="Times New Roman" w:eastAsia="Times New Roman" w:hAnsi="Times New Roman" w:cs="Times New Roman"/>
                <w:lang w:eastAsia="es-ES"/>
              </w:rPr>
              <w:pPrChange w:id="2615" w:author="Alicia" w:date="2016-05-17T11:22:00Z">
                <w:pPr>
                  <w:spacing w:after="0" w:line="240" w:lineRule="auto"/>
                  <w:jc w:val="center"/>
                </w:pPr>
              </w:pPrChange>
            </w:pPr>
            <w:del w:id="2616" w:author="Alicia" w:date="2016-05-17T11:22:00Z">
              <w:r w:rsidDel="00391598">
                <w:rPr>
                  <w:rFonts w:ascii="Times New Roman" w:eastAsia="Times New Roman" w:hAnsi="Times New Roman" w:cs="Times New Roman"/>
                  <w:lang w:eastAsia="es-ES"/>
                </w:rPr>
                <w:delText>0.05</w:delText>
              </w:r>
            </w:del>
          </w:p>
        </w:tc>
        <w:tc>
          <w:tcPr>
            <w:tcW w:w="422" w:type="pct"/>
            <w:tcBorders>
              <w:left w:val="nil"/>
              <w:bottom w:val="nil"/>
              <w:right w:val="nil"/>
            </w:tcBorders>
            <w:shd w:val="clear" w:color="auto" w:fill="auto"/>
            <w:noWrap/>
            <w:vAlign w:val="center"/>
          </w:tcPr>
          <w:p w14:paraId="626AD240" w14:textId="62B0CC75" w:rsidR="00A962F0" w:rsidRPr="004C20FF" w:rsidDel="00391598" w:rsidRDefault="00A962F0">
            <w:pPr>
              <w:rPr>
                <w:del w:id="2617" w:author="Alicia" w:date="2016-05-17T11:22:00Z"/>
                <w:rFonts w:ascii="Times New Roman" w:eastAsia="Times New Roman" w:hAnsi="Times New Roman" w:cs="Times New Roman"/>
                <w:b/>
                <w:lang w:eastAsia="es-ES"/>
              </w:rPr>
              <w:pPrChange w:id="2618" w:author="Alicia" w:date="2016-05-17T11:22:00Z">
                <w:pPr>
                  <w:spacing w:after="0" w:line="240" w:lineRule="auto"/>
                  <w:jc w:val="center"/>
                </w:pPr>
              </w:pPrChange>
            </w:pPr>
            <w:del w:id="2619" w:author="Alicia" w:date="2016-05-17T11:22:00Z">
              <w:r w:rsidRPr="004C20FF" w:rsidDel="00391598">
                <w:rPr>
                  <w:rFonts w:ascii="Times New Roman" w:eastAsia="Times New Roman" w:hAnsi="Times New Roman" w:cs="Times New Roman"/>
                  <w:b/>
                  <w:lang w:eastAsia="es-ES"/>
                </w:rPr>
                <w:delText>-0.21</w:delText>
              </w:r>
            </w:del>
          </w:p>
        </w:tc>
        <w:tc>
          <w:tcPr>
            <w:tcW w:w="422" w:type="pct"/>
            <w:tcBorders>
              <w:left w:val="nil"/>
              <w:bottom w:val="nil"/>
              <w:right w:val="nil"/>
            </w:tcBorders>
            <w:vAlign w:val="center"/>
          </w:tcPr>
          <w:p w14:paraId="3710BA0A" w14:textId="31BF4940" w:rsidR="00A962F0" w:rsidRPr="004C20FF" w:rsidDel="00391598" w:rsidRDefault="00A962F0">
            <w:pPr>
              <w:rPr>
                <w:del w:id="2620" w:author="Alicia" w:date="2016-05-17T11:22:00Z"/>
                <w:rFonts w:ascii="Times New Roman" w:eastAsia="Times New Roman" w:hAnsi="Times New Roman" w:cs="Times New Roman"/>
                <w:b/>
                <w:lang w:eastAsia="es-ES"/>
              </w:rPr>
              <w:pPrChange w:id="2621" w:author="Alicia" w:date="2016-05-17T11:22:00Z">
                <w:pPr>
                  <w:spacing w:after="0" w:line="240" w:lineRule="auto"/>
                  <w:jc w:val="center"/>
                </w:pPr>
              </w:pPrChange>
            </w:pPr>
            <w:del w:id="2622" w:author="Alicia" w:date="2016-05-17T11:22:00Z">
              <w:r w:rsidRPr="004C20FF" w:rsidDel="00391598">
                <w:rPr>
                  <w:rFonts w:ascii="Times New Roman" w:eastAsia="Times New Roman" w:hAnsi="Times New Roman" w:cs="Times New Roman"/>
                  <w:b/>
                  <w:lang w:eastAsia="es-ES"/>
                </w:rPr>
                <w:delText>0.48</w:delText>
              </w:r>
            </w:del>
          </w:p>
        </w:tc>
        <w:tc>
          <w:tcPr>
            <w:tcW w:w="422" w:type="pct"/>
            <w:tcBorders>
              <w:left w:val="nil"/>
              <w:bottom w:val="nil"/>
              <w:right w:val="nil"/>
            </w:tcBorders>
            <w:vAlign w:val="center"/>
          </w:tcPr>
          <w:p w14:paraId="17BDF4D7" w14:textId="049A12F9" w:rsidR="00A962F0" w:rsidRPr="004C20FF" w:rsidDel="00391598" w:rsidRDefault="00A962F0">
            <w:pPr>
              <w:rPr>
                <w:del w:id="2623" w:author="Alicia" w:date="2016-05-17T11:22:00Z"/>
                <w:rFonts w:ascii="Times New Roman" w:eastAsia="Times New Roman" w:hAnsi="Times New Roman" w:cs="Times New Roman"/>
                <w:b/>
                <w:lang w:eastAsia="es-ES"/>
              </w:rPr>
              <w:pPrChange w:id="2624" w:author="Alicia" w:date="2016-05-17T11:22:00Z">
                <w:pPr>
                  <w:spacing w:after="0" w:line="240" w:lineRule="auto"/>
                  <w:jc w:val="center"/>
                </w:pPr>
              </w:pPrChange>
            </w:pPr>
            <w:del w:id="2625" w:author="Alicia" w:date="2016-05-17T11:22:00Z">
              <w:r w:rsidRPr="004C20FF" w:rsidDel="00391598">
                <w:rPr>
                  <w:rFonts w:ascii="Times New Roman" w:eastAsia="Times New Roman" w:hAnsi="Times New Roman" w:cs="Times New Roman"/>
                  <w:b/>
                  <w:lang w:eastAsia="es-ES"/>
                </w:rPr>
                <w:delText>0.40</w:delText>
              </w:r>
            </w:del>
          </w:p>
        </w:tc>
        <w:tc>
          <w:tcPr>
            <w:tcW w:w="420" w:type="pct"/>
            <w:tcBorders>
              <w:left w:val="nil"/>
              <w:bottom w:val="nil"/>
              <w:right w:val="nil"/>
            </w:tcBorders>
            <w:vAlign w:val="center"/>
          </w:tcPr>
          <w:p w14:paraId="6D66A276" w14:textId="3368F77D" w:rsidR="00A962F0" w:rsidRPr="004C20FF" w:rsidDel="00391598" w:rsidRDefault="00A962F0">
            <w:pPr>
              <w:rPr>
                <w:del w:id="2626" w:author="Alicia" w:date="2016-05-17T11:22:00Z"/>
                <w:rFonts w:ascii="Times New Roman" w:eastAsia="Times New Roman" w:hAnsi="Times New Roman" w:cs="Times New Roman"/>
                <w:b/>
                <w:lang w:eastAsia="es-ES"/>
              </w:rPr>
              <w:pPrChange w:id="2627" w:author="Alicia" w:date="2016-05-17T11:22:00Z">
                <w:pPr>
                  <w:spacing w:after="0" w:line="240" w:lineRule="auto"/>
                  <w:jc w:val="center"/>
                </w:pPr>
              </w:pPrChange>
            </w:pPr>
            <w:del w:id="2628" w:author="Alicia" w:date="2016-05-17T11:22:00Z">
              <w:r w:rsidRPr="004C20FF" w:rsidDel="00391598">
                <w:rPr>
                  <w:rFonts w:ascii="Times New Roman" w:eastAsia="Times New Roman" w:hAnsi="Times New Roman" w:cs="Times New Roman"/>
                  <w:b/>
                  <w:lang w:eastAsia="es-ES"/>
                </w:rPr>
                <w:delText>0.49</w:delText>
              </w:r>
            </w:del>
          </w:p>
        </w:tc>
      </w:tr>
      <w:tr w:rsidR="00A962F0" w:rsidRPr="00C11AFB" w:rsidDel="00391598" w14:paraId="591B15FE" w14:textId="212D522A" w:rsidTr="00A962F0">
        <w:trPr>
          <w:trHeight w:val="300"/>
          <w:del w:id="2629" w:author="Alicia" w:date="2016-05-17T11:22:00Z"/>
        </w:trPr>
        <w:tc>
          <w:tcPr>
            <w:tcW w:w="513" w:type="pct"/>
            <w:vMerge/>
            <w:tcBorders>
              <w:left w:val="nil"/>
              <w:right w:val="nil"/>
            </w:tcBorders>
            <w:shd w:val="clear" w:color="auto" w:fill="auto"/>
            <w:noWrap/>
            <w:vAlign w:val="center"/>
            <w:hideMark/>
          </w:tcPr>
          <w:p w14:paraId="09D78650" w14:textId="487B6F8E" w:rsidR="00A962F0" w:rsidRPr="00461432" w:rsidDel="00391598" w:rsidRDefault="00A962F0">
            <w:pPr>
              <w:rPr>
                <w:del w:id="2630" w:author="Alicia" w:date="2016-05-17T11:22:00Z"/>
                <w:rFonts w:ascii="Times New Roman" w:eastAsia="Times New Roman" w:hAnsi="Times New Roman" w:cs="Times New Roman"/>
                <w:lang w:eastAsia="es-ES"/>
              </w:rPr>
              <w:pPrChange w:id="2631"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C48649C" w14:textId="610CF95D" w:rsidR="00A962F0" w:rsidRPr="00461432" w:rsidDel="00391598" w:rsidRDefault="00A962F0">
            <w:pPr>
              <w:rPr>
                <w:del w:id="2632" w:author="Alicia" w:date="2016-05-17T11:22:00Z"/>
                <w:rFonts w:ascii="Times New Roman" w:eastAsia="Times New Roman" w:hAnsi="Times New Roman" w:cs="Times New Roman"/>
                <w:lang w:eastAsia="es-ES"/>
              </w:rPr>
              <w:pPrChange w:id="2633" w:author="Alicia" w:date="2016-05-17T11:22:00Z">
                <w:pPr>
                  <w:spacing w:after="0" w:line="240" w:lineRule="auto"/>
                  <w:jc w:val="center"/>
                </w:pPr>
              </w:pPrChange>
            </w:pPr>
            <w:del w:id="2634"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70487B54" w14:textId="7FBC83A0" w:rsidR="00A962F0" w:rsidRPr="00A962F0" w:rsidDel="00391598" w:rsidRDefault="001A7CB4">
            <w:pPr>
              <w:rPr>
                <w:del w:id="2635" w:author="Alicia" w:date="2016-05-17T11:22:00Z"/>
                <w:rFonts w:ascii="Times New Roman" w:eastAsia="Times New Roman" w:hAnsi="Times New Roman" w:cs="Times New Roman"/>
                <w:lang w:eastAsia="es-ES"/>
              </w:rPr>
              <w:pPrChange w:id="2636" w:author="Alicia" w:date="2016-05-17T11:22:00Z">
                <w:pPr>
                  <w:spacing w:after="0" w:line="240" w:lineRule="auto"/>
                  <w:jc w:val="center"/>
                </w:pPr>
              </w:pPrChange>
            </w:pPr>
            <w:del w:id="2637" w:author="Alicia" w:date="2016-05-17T11:22:00Z">
              <w:r w:rsidDel="00391598">
                <w:rPr>
                  <w:rFonts w:ascii="Times New Roman" w:eastAsia="Times New Roman" w:hAnsi="Times New Roman" w:cs="Times New Roman"/>
                  <w:lang w:eastAsia="es-ES"/>
                </w:rPr>
                <w:delText>0.18</w:delText>
              </w:r>
            </w:del>
          </w:p>
        </w:tc>
        <w:tc>
          <w:tcPr>
            <w:tcW w:w="422" w:type="pct"/>
            <w:tcBorders>
              <w:top w:val="nil"/>
              <w:left w:val="nil"/>
              <w:right w:val="nil"/>
            </w:tcBorders>
            <w:shd w:val="clear" w:color="auto" w:fill="auto"/>
            <w:noWrap/>
            <w:vAlign w:val="center"/>
          </w:tcPr>
          <w:p w14:paraId="27B02A5F" w14:textId="274A4D1D" w:rsidR="00A962F0" w:rsidRPr="00FC4224" w:rsidDel="00391598" w:rsidRDefault="001A7CB4">
            <w:pPr>
              <w:rPr>
                <w:del w:id="2638" w:author="Alicia" w:date="2016-05-17T11:22:00Z"/>
                <w:rFonts w:ascii="Times New Roman" w:eastAsia="Times New Roman" w:hAnsi="Times New Roman" w:cs="Times New Roman"/>
                <w:b/>
                <w:lang w:eastAsia="es-ES"/>
              </w:rPr>
              <w:pPrChange w:id="2639" w:author="Alicia" w:date="2016-05-17T11:22:00Z">
                <w:pPr>
                  <w:spacing w:after="0" w:line="240" w:lineRule="auto"/>
                  <w:jc w:val="center"/>
                </w:pPr>
              </w:pPrChange>
            </w:pPr>
            <w:del w:id="2640" w:author="Alicia" w:date="2016-05-17T11:22:00Z">
              <w:r w:rsidRPr="00FC4224" w:rsidDel="00391598">
                <w:rPr>
                  <w:rFonts w:ascii="Times New Roman" w:eastAsia="Times New Roman" w:hAnsi="Times New Roman" w:cs="Times New Roman"/>
                  <w:b/>
                  <w:lang w:eastAsia="es-ES"/>
                </w:rPr>
                <w:delText>0.40</w:delText>
              </w:r>
            </w:del>
          </w:p>
        </w:tc>
        <w:tc>
          <w:tcPr>
            <w:tcW w:w="422" w:type="pct"/>
            <w:tcBorders>
              <w:top w:val="nil"/>
              <w:left w:val="nil"/>
              <w:right w:val="nil"/>
            </w:tcBorders>
            <w:shd w:val="clear" w:color="auto" w:fill="auto"/>
            <w:noWrap/>
            <w:vAlign w:val="center"/>
          </w:tcPr>
          <w:p w14:paraId="2C5644B9" w14:textId="242C9C9A" w:rsidR="00A962F0" w:rsidRPr="00A962F0" w:rsidDel="00391598" w:rsidRDefault="001A7CB4">
            <w:pPr>
              <w:rPr>
                <w:del w:id="2641" w:author="Alicia" w:date="2016-05-17T11:22:00Z"/>
                <w:rFonts w:ascii="Times New Roman" w:eastAsia="Times New Roman" w:hAnsi="Times New Roman" w:cs="Times New Roman"/>
                <w:lang w:eastAsia="es-ES"/>
              </w:rPr>
              <w:pPrChange w:id="2642" w:author="Alicia" w:date="2016-05-17T11:22:00Z">
                <w:pPr>
                  <w:spacing w:after="0" w:line="240" w:lineRule="auto"/>
                  <w:jc w:val="center"/>
                </w:pPr>
              </w:pPrChange>
            </w:pPr>
            <w:del w:id="2643" w:author="Alicia" w:date="2016-05-17T11:22:00Z">
              <w:r w:rsidDel="00391598">
                <w:rPr>
                  <w:rFonts w:ascii="Times New Roman" w:eastAsia="Times New Roman" w:hAnsi="Times New Roman" w:cs="Times New Roman"/>
                  <w:lang w:eastAsia="es-ES"/>
                </w:rPr>
                <w:delText>0.10</w:delText>
              </w:r>
            </w:del>
          </w:p>
        </w:tc>
        <w:tc>
          <w:tcPr>
            <w:tcW w:w="422" w:type="pct"/>
            <w:tcBorders>
              <w:top w:val="nil"/>
              <w:left w:val="nil"/>
              <w:right w:val="nil"/>
            </w:tcBorders>
            <w:shd w:val="clear" w:color="auto" w:fill="auto"/>
            <w:noWrap/>
            <w:vAlign w:val="center"/>
          </w:tcPr>
          <w:p w14:paraId="04972841" w14:textId="03C42649" w:rsidR="00A962F0" w:rsidRPr="00A962F0" w:rsidDel="00391598" w:rsidRDefault="001A7CB4">
            <w:pPr>
              <w:rPr>
                <w:del w:id="2644" w:author="Alicia" w:date="2016-05-17T11:22:00Z"/>
                <w:rFonts w:ascii="Times New Roman" w:eastAsia="Times New Roman" w:hAnsi="Times New Roman" w:cs="Times New Roman"/>
                <w:lang w:eastAsia="es-ES"/>
              </w:rPr>
              <w:pPrChange w:id="2645" w:author="Alicia" w:date="2016-05-17T11:22:00Z">
                <w:pPr>
                  <w:spacing w:after="0" w:line="240" w:lineRule="auto"/>
                  <w:jc w:val="center"/>
                </w:pPr>
              </w:pPrChange>
            </w:pPr>
            <w:del w:id="2646" w:author="Alicia" w:date="2016-05-17T11:22:00Z">
              <w:r w:rsidDel="00391598">
                <w:rPr>
                  <w:rFonts w:ascii="Times New Roman" w:eastAsia="Times New Roman" w:hAnsi="Times New Roman" w:cs="Times New Roman"/>
                  <w:lang w:eastAsia="es-ES"/>
                </w:rPr>
                <w:delText>0.15</w:delText>
              </w:r>
            </w:del>
          </w:p>
        </w:tc>
        <w:tc>
          <w:tcPr>
            <w:tcW w:w="422" w:type="pct"/>
            <w:tcBorders>
              <w:top w:val="nil"/>
              <w:left w:val="nil"/>
              <w:right w:val="nil"/>
            </w:tcBorders>
            <w:shd w:val="clear" w:color="auto" w:fill="auto"/>
            <w:noWrap/>
            <w:vAlign w:val="center"/>
          </w:tcPr>
          <w:p w14:paraId="35EFFE2F" w14:textId="1461516F" w:rsidR="00A962F0" w:rsidRPr="00FC4224" w:rsidDel="00391598" w:rsidRDefault="001A7CB4">
            <w:pPr>
              <w:rPr>
                <w:del w:id="2647" w:author="Alicia" w:date="2016-05-17T11:22:00Z"/>
                <w:rFonts w:ascii="Times New Roman" w:eastAsia="Times New Roman" w:hAnsi="Times New Roman" w:cs="Times New Roman"/>
                <w:b/>
                <w:lang w:eastAsia="es-ES"/>
              </w:rPr>
              <w:pPrChange w:id="2648" w:author="Alicia" w:date="2016-05-17T11:22:00Z">
                <w:pPr>
                  <w:spacing w:after="0" w:line="240" w:lineRule="auto"/>
                  <w:jc w:val="center"/>
                </w:pPr>
              </w:pPrChange>
            </w:pPr>
            <w:del w:id="2649" w:author="Alicia" w:date="2016-05-17T11:22:00Z">
              <w:r w:rsidRPr="00FC4224" w:rsidDel="00391598">
                <w:rPr>
                  <w:rFonts w:ascii="Times New Roman" w:eastAsia="Times New Roman" w:hAnsi="Times New Roman" w:cs="Times New Roman"/>
                  <w:b/>
                  <w:lang w:eastAsia="es-ES"/>
                </w:rPr>
                <w:delText>0.59</w:delText>
              </w:r>
            </w:del>
          </w:p>
        </w:tc>
        <w:tc>
          <w:tcPr>
            <w:tcW w:w="421" w:type="pct"/>
            <w:tcBorders>
              <w:top w:val="nil"/>
              <w:left w:val="nil"/>
              <w:right w:val="nil"/>
            </w:tcBorders>
            <w:shd w:val="clear" w:color="auto" w:fill="auto"/>
            <w:noWrap/>
            <w:vAlign w:val="center"/>
          </w:tcPr>
          <w:p w14:paraId="52F7303B" w14:textId="164E13AB" w:rsidR="00A962F0" w:rsidRPr="00A962F0" w:rsidDel="00391598" w:rsidRDefault="001A7CB4">
            <w:pPr>
              <w:rPr>
                <w:del w:id="2650" w:author="Alicia" w:date="2016-05-17T11:22:00Z"/>
                <w:rFonts w:ascii="Times New Roman" w:eastAsia="Times New Roman" w:hAnsi="Times New Roman" w:cs="Times New Roman"/>
                <w:lang w:eastAsia="es-ES"/>
              </w:rPr>
              <w:pPrChange w:id="2651" w:author="Alicia" w:date="2016-05-17T11:22:00Z">
                <w:pPr>
                  <w:spacing w:after="0" w:line="240" w:lineRule="auto"/>
                  <w:jc w:val="center"/>
                </w:pPr>
              </w:pPrChange>
            </w:pPr>
            <w:del w:id="2652" w:author="Alicia" w:date="2016-05-17T11:22:00Z">
              <w:r w:rsidDel="00391598">
                <w:rPr>
                  <w:rFonts w:ascii="Times New Roman" w:eastAsia="Times New Roman" w:hAnsi="Times New Roman" w:cs="Times New Roman"/>
                  <w:lang w:eastAsia="es-ES"/>
                </w:rPr>
                <w:delText>0.07</w:delText>
              </w:r>
            </w:del>
          </w:p>
        </w:tc>
        <w:tc>
          <w:tcPr>
            <w:tcW w:w="422" w:type="pct"/>
            <w:tcBorders>
              <w:top w:val="nil"/>
              <w:left w:val="nil"/>
              <w:bottom w:val="single" w:sz="4" w:space="0" w:color="auto"/>
              <w:right w:val="nil"/>
            </w:tcBorders>
            <w:shd w:val="clear" w:color="auto" w:fill="auto"/>
            <w:noWrap/>
            <w:vAlign w:val="center"/>
          </w:tcPr>
          <w:p w14:paraId="70023B7F" w14:textId="7C039945" w:rsidR="00A962F0" w:rsidRPr="00FC4224" w:rsidDel="00391598" w:rsidRDefault="001A7CB4">
            <w:pPr>
              <w:rPr>
                <w:del w:id="2653" w:author="Alicia" w:date="2016-05-17T11:22:00Z"/>
                <w:rFonts w:ascii="Times New Roman" w:eastAsia="Times New Roman" w:hAnsi="Times New Roman" w:cs="Times New Roman"/>
                <w:b/>
                <w:lang w:eastAsia="es-ES"/>
              </w:rPr>
              <w:pPrChange w:id="2654" w:author="Alicia" w:date="2016-05-17T11:22:00Z">
                <w:pPr>
                  <w:spacing w:after="0" w:line="240" w:lineRule="auto"/>
                  <w:jc w:val="center"/>
                </w:pPr>
              </w:pPrChange>
            </w:pPr>
            <w:del w:id="2655" w:author="Alicia" w:date="2016-05-17T11:22:00Z">
              <w:r w:rsidRPr="00FC4224" w:rsidDel="00391598">
                <w:rPr>
                  <w:rFonts w:ascii="Times New Roman" w:eastAsia="Times New Roman" w:hAnsi="Times New Roman" w:cs="Times New Roman"/>
                  <w:b/>
                  <w:lang w:eastAsia="es-ES"/>
                </w:rPr>
                <w:delText>-0.57</w:delText>
              </w:r>
            </w:del>
          </w:p>
        </w:tc>
        <w:tc>
          <w:tcPr>
            <w:tcW w:w="422" w:type="pct"/>
            <w:tcBorders>
              <w:top w:val="nil"/>
              <w:left w:val="nil"/>
              <w:bottom w:val="single" w:sz="4" w:space="0" w:color="auto"/>
              <w:right w:val="nil"/>
            </w:tcBorders>
            <w:vAlign w:val="center"/>
          </w:tcPr>
          <w:p w14:paraId="20B15ED7" w14:textId="153E7C18" w:rsidR="00A962F0" w:rsidRPr="00FC4224" w:rsidDel="00391598" w:rsidRDefault="001A7CB4">
            <w:pPr>
              <w:rPr>
                <w:del w:id="2656" w:author="Alicia" w:date="2016-05-17T11:22:00Z"/>
                <w:rFonts w:ascii="Times New Roman" w:eastAsia="Times New Roman" w:hAnsi="Times New Roman" w:cs="Times New Roman"/>
                <w:b/>
                <w:lang w:eastAsia="es-ES"/>
              </w:rPr>
              <w:pPrChange w:id="2657" w:author="Alicia" w:date="2016-05-17T11:22:00Z">
                <w:pPr>
                  <w:spacing w:after="0" w:line="240" w:lineRule="auto"/>
                  <w:jc w:val="center"/>
                </w:pPr>
              </w:pPrChange>
            </w:pPr>
            <w:del w:id="2658" w:author="Alicia" w:date="2016-05-17T11:22:00Z">
              <w:r w:rsidRPr="00FC4224" w:rsidDel="00391598">
                <w:rPr>
                  <w:rFonts w:ascii="Times New Roman" w:eastAsia="Times New Roman" w:hAnsi="Times New Roman" w:cs="Times New Roman"/>
                  <w:b/>
                  <w:lang w:eastAsia="es-ES"/>
                </w:rPr>
                <w:delText>0.61</w:delText>
              </w:r>
            </w:del>
          </w:p>
        </w:tc>
        <w:tc>
          <w:tcPr>
            <w:tcW w:w="422" w:type="pct"/>
            <w:tcBorders>
              <w:top w:val="nil"/>
              <w:left w:val="nil"/>
              <w:bottom w:val="single" w:sz="4" w:space="0" w:color="auto"/>
              <w:right w:val="nil"/>
            </w:tcBorders>
            <w:vAlign w:val="center"/>
          </w:tcPr>
          <w:p w14:paraId="4F902091" w14:textId="31CBC657" w:rsidR="00A962F0" w:rsidRPr="00FC4224" w:rsidDel="00391598" w:rsidRDefault="00950EA8">
            <w:pPr>
              <w:rPr>
                <w:del w:id="2659" w:author="Alicia" w:date="2016-05-17T11:22:00Z"/>
                <w:rFonts w:ascii="Times New Roman" w:eastAsia="Times New Roman" w:hAnsi="Times New Roman" w:cs="Times New Roman"/>
                <w:b/>
                <w:lang w:eastAsia="es-ES"/>
              </w:rPr>
              <w:pPrChange w:id="2660" w:author="Alicia" w:date="2016-05-17T11:22:00Z">
                <w:pPr>
                  <w:spacing w:after="0" w:line="240" w:lineRule="auto"/>
                  <w:jc w:val="center"/>
                </w:pPr>
              </w:pPrChange>
            </w:pPr>
            <w:del w:id="2661" w:author="Alicia" w:date="2016-05-17T11:22:00Z">
              <w:r w:rsidRPr="00FC4224" w:rsidDel="00391598">
                <w:rPr>
                  <w:rFonts w:ascii="Times New Roman" w:eastAsia="Times New Roman" w:hAnsi="Times New Roman" w:cs="Times New Roman"/>
                  <w:b/>
                  <w:lang w:eastAsia="es-ES"/>
                </w:rPr>
                <w:delText>0.30</w:delText>
              </w:r>
            </w:del>
          </w:p>
        </w:tc>
        <w:tc>
          <w:tcPr>
            <w:tcW w:w="420" w:type="pct"/>
            <w:tcBorders>
              <w:top w:val="nil"/>
              <w:left w:val="nil"/>
              <w:bottom w:val="single" w:sz="4" w:space="0" w:color="auto"/>
              <w:right w:val="nil"/>
            </w:tcBorders>
            <w:vAlign w:val="center"/>
          </w:tcPr>
          <w:p w14:paraId="673E38EF" w14:textId="10582919" w:rsidR="00A962F0" w:rsidRPr="00FC4224" w:rsidDel="00391598" w:rsidRDefault="00950EA8">
            <w:pPr>
              <w:rPr>
                <w:del w:id="2662" w:author="Alicia" w:date="2016-05-17T11:22:00Z"/>
                <w:rFonts w:ascii="Times New Roman" w:eastAsia="Times New Roman" w:hAnsi="Times New Roman" w:cs="Times New Roman"/>
                <w:b/>
                <w:lang w:eastAsia="es-ES"/>
              </w:rPr>
              <w:pPrChange w:id="2663" w:author="Alicia" w:date="2016-05-17T11:22:00Z">
                <w:pPr>
                  <w:spacing w:after="0" w:line="240" w:lineRule="auto"/>
                  <w:jc w:val="center"/>
                </w:pPr>
              </w:pPrChange>
            </w:pPr>
            <w:del w:id="2664" w:author="Alicia" w:date="2016-05-17T11:22:00Z">
              <w:r w:rsidRPr="00FC4224" w:rsidDel="00391598">
                <w:rPr>
                  <w:rFonts w:ascii="Times New Roman" w:eastAsia="Times New Roman" w:hAnsi="Times New Roman" w:cs="Times New Roman"/>
                  <w:b/>
                  <w:lang w:eastAsia="es-ES"/>
                </w:rPr>
                <w:delText>0.53</w:delText>
              </w:r>
            </w:del>
          </w:p>
        </w:tc>
      </w:tr>
      <w:tr w:rsidR="00A962F0" w:rsidRPr="00C11AFB" w:rsidDel="00391598" w14:paraId="513510DB" w14:textId="4C7638FC" w:rsidTr="00A962F0">
        <w:trPr>
          <w:trHeight w:val="300"/>
          <w:del w:id="2665" w:author="Alicia" w:date="2016-05-17T11:22:00Z"/>
        </w:trPr>
        <w:tc>
          <w:tcPr>
            <w:tcW w:w="513" w:type="pct"/>
            <w:vMerge w:val="restart"/>
            <w:tcBorders>
              <w:left w:val="nil"/>
              <w:right w:val="nil"/>
            </w:tcBorders>
            <w:shd w:val="clear" w:color="auto" w:fill="auto"/>
            <w:noWrap/>
            <w:vAlign w:val="center"/>
            <w:hideMark/>
          </w:tcPr>
          <w:p w14:paraId="7F27A40F" w14:textId="76F61705" w:rsidR="00A962F0" w:rsidRPr="00461432" w:rsidDel="00391598" w:rsidRDefault="00A962F0">
            <w:pPr>
              <w:rPr>
                <w:del w:id="2666" w:author="Alicia" w:date="2016-05-17T11:22:00Z"/>
                <w:rFonts w:ascii="Times New Roman" w:eastAsia="Times New Roman" w:hAnsi="Times New Roman" w:cs="Times New Roman"/>
                <w:lang w:eastAsia="es-ES"/>
              </w:rPr>
              <w:pPrChange w:id="2667" w:author="Alicia" w:date="2016-05-17T11:22:00Z">
                <w:pPr>
                  <w:spacing w:after="0" w:line="240" w:lineRule="auto"/>
                  <w:jc w:val="center"/>
                </w:pPr>
              </w:pPrChange>
            </w:pPr>
            <w:del w:id="2668" w:author="Alicia" w:date="2016-05-17T11:22:00Z">
              <w:r w:rsidRPr="00461432" w:rsidDel="00391598">
                <w:rPr>
                  <w:rFonts w:ascii="Times New Roman" w:eastAsia="Times New Roman" w:hAnsi="Times New Roman" w:cs="Times New Roman"/>
                  <w:lang w:eastAsia="es-ES"/>
                </w:rPr>
                <w:delText>C</w:delText>
              </w:r>
            </w:del>
          </w:p>
        </w:tc>
        <w:tc>
          <w:tcPr>
            <w:tcW w:w="271" w:type="pct"/>
            <w:tcBorders>
              <w:left w:val="nil"/>
              <w:bottom w:val="nil"/>
              <w:right w:val="nil"/>
            </w:tcBorders>
            <w:shd w:val="clear" w:color="auto" w:fill="auto"/>
            <w:noWrap/>
            <w:vAlign w:val="center"/>
          </w:tcPr>
          <w:p w14:paraId="2ECDDE25" w14:textId="38B6C0E1" w:rsidR="00A962F0" w:rsidRPr="00461432" w:rsidDel="00391598" w:rsidRDefault="00A962F0">
            <w:pPr>
              <w:rPr>
                <w:del w:id="2669" w:author="Alicia" w:date="2016-05-17T11:22:00Z"/>
                <w:rFonts w:ascii="Times New Roman" w:eastAsia="Times New Roman" w:hAnsi="Times New Roman" w:cs="Times New Roman"/>
                <w:lang w:eastAsia="es-ES"/>
              </w:rPr>
              <w:pPrChange w:id="2670" w:author="Alicia" w:date="2016-05-17T11:22:00Z">
                <w:pPr>
                  <w:spacing w:after="0" w:line="240" w:lineRule="auto"/>
                  <w:jc w:val="center"/>
                </w:pPr>
              </w:pPrChange>
            </w:pPr>
            <w:del w:id="2671"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2ACFED50" w14:textId="13D9BA18" w:rsidR="00A962F0" w:rsidRPr="004C20FF" w:rsidDel="00391598" w:rsidRDefault="00A962F0">
            <w:pPr>
              <w:rPr>
                <w:del w:id="2672" w:author="Alicia" w:date="2016-05-17T11:22:00Z"/>
                <w:rFonts w:ascii="Times New Roman" w:eastAsia="Times New Roman" w:hAnsi="Times New Roman" w:cs="Times New Roman"/>
                <w:i/>
                <w:lang w:eastAsia="es-ES"/>
              </w:rPr>
              <w:pPrChange w:id="2673" w:author="Alicia" w:date="2016-05-17T11:22:00Z">
                <w:pPr>
                  <w:spacing w:after="0" w:line="240" w:lineRule="auto"/>
                  <w:jc w:val="center"/>
                </w:pPr>
              </w:pPrChange>
            </w:pPr>
            <w:del w:id="2674" w:author="Alicia" w:date="2016-05-17T11:22:00Z">
              <w:r w:rsidRPr="004C20FF" w:rsidDel="00391598">
                <w:rPr>
                  <w:rFonts w:ascii="Times New Roman" w:eastAsia="Times New Roman" w:hAnsi="Times New Roman" w:cs="Times New Roman"/>
                  <w:i/>
                  <w:lang w:eastAsia="es-ES"/>
                </w:rPr>
                <w:delText>0.20</w:delText>
              </w:r>
            </w:del>
          </w:p>
        </w:tc>
        <w:tc>
          <w:tcPr>
            <w:tcW w:w="422" w:type="pct"/>
            <w:tcBorders>
              <w:left w:val="nil"/>
              <w:bottom w:val="nil"/>
              <w:right w:val="nil"/>
            </w:tcBorders>
            <w:shd w:val="clear" w:color="auto" w:fill="auto"/>
            <w:noWrap/>
            <w:vAlign w:val="center"/>
          </w:tcPr>
          <w:p w14:paraId="05CFCE90" w14:textId="7505DBE9" w:rsidR="00A962F0" w:rsidRPr="00A962F0" w:rsidDel="00391598" w:rsidRDefault="00A962F0">
            <w:pPr>
              <w:rPr>
                <w:del w:id="2675" w:author="Alicia" w:date="2016-05-17T11:22:00Z"/>
                <w:rFonts w:ascii="Times New Roman" w:eastAsia="Times New Roman" w:hAnsi="Times New Roman" w:cs="Times New Roman"/>
                <w:lang w:eastAsia="es-ES"/>
              </w:rPr>
              <w:pPrChange w:id="2676" w:author="Alicia" w:date="2016-05-17T11:22:00Z">
                <w:pPr>
                  <w:spacing w:after="0" w:line="240" w:lineRule="auto"/>
                  <w:jc w:val="center"/>
                </w:pPr>
              </w:pPrChange>
            </w:pPr>
            <w:del w:id="2677" w:author="Alicia" w:date="2016-05-17T11:22:00Z">
              <w:r w:rsidDel="00391598">
                <w:rPr>
                  <w:rFonts w:ascii="Times New Roman" w:eastAsia="Times New Roman" w:hAnsi="Times New Roman" w:cs="Times New Roman"/>
                  <w:lang w:eastAsia="es-ES"/>
                </w:rPr>
                <w:delText>-0.03</w:delText>
              </w:r>
            </w:del>
          </w:p>
        </w:tc>
        <w:tc>
          <w:tcPr>
            <w:tcW w:w="422" w:type="pct"/>
            <w:tcBorders>
              <w:left w:val="nil"/>
              <w:bottom w:val="nil"/>
              <w:right w:val="nil"/>
            </w:tcBorders>
            <w:shd w:val="clear" w:color="auto" w:fill="auto"/>
            <w:noWrap/>
            <w:vAlign w:val="center"/>
          </w:tcPr>
          <w:p w14:paraId="10341C25" w14:textId="31CFE90C" w:rsidR="00A962F0" w:rsidRPr="004C20FF" w:rsidDel="00391598" w:rsidRDefault="00A962F0">
            <w:pPr>
              <w:rPr>
                <w:del w:id="2678" w:author="Alicia" w:date="2016-05-17T11:22:00Z"/>
                <w:rFonts w:ascii="Times New Roman" w:eastAsia="Times New Roman" w:hAnsi="Times New Roman" w:cs="Times New Roman"/>
                <w:b/>
                <w:lang w:eastAsia="es-ES"/>
              </w:rPr>
              <w:pPrChange w:id="2679" w:author="Alicia" w:date="2016-05-17T11:22:00Z">
                <w:pPr>
                  <w:spacing w:after="0" w:line="240" w:lineRule="auto"/>
                  <w:jc w:val="center"/>
                </w:pPr>
              </w:pPrChange>
            </w:pPr>
            <w:del w:id="2680" w:author="Alicia" w:date="2016-05-17T11:22:00Z">
              <w:r w:rsidRPr="004C20FF" w:rsidDel="00391598">
                <w:rPr>
                  <w:rFonts w:ascii="Times New Roman" w:eastAsia="Times New Roman" w:hAnsi="Times New Roman" w:cs="Times New Roman"/>
                  <w:b/>
                  <w:lang w:eastAsia="es-ES"/>
                </w:rPr>
                <w:delText>0.16</w:delText>
              </w:r>
            </w:del>
          </w:p>
        </w:tc>
        <w:tc>
          <w:tcPr>
            <w:tcW w:w="422" w:type="pct"/>
            <w:tcBorders>
              <w:left w:val="nil"/>
              <w:bottom w:val="nil"/>
              <w:right w:val="nil"/>
            </w:tcBorders>
            <w:shd w:val="clear" w:color="auto" w:fill="auto"/>
            <w:noWrap/>
            <w:vAlign w:val="center"/>
          </w:tcPr>
          <w:p w14:paraId="3A2862E7" w14:textId="0E02F891" w:rsidR="00A962F0" w:rsidRPr="00A962F0" w:rsidDel="00391598" w:rsidRDefault="00A962F0">
            <w:pPr>
              <w:rPr>
                <w:del w:id="2681" w:author="Alicia" w:date="2016-05-17T11:22:00Z"/>
                <w:rFonts w:ascii="Times New Roman" w:eastAsia="Times New Roman" w:hAnsi="Times New Roman" w:cs="Times New Roman"/>
                <w:lang w:eastAsia="es-ES"/>
              </w:rPr>
              <w:pPrChange w:id="2682" w:author="Alicia" w:date="2016-05-17T11:22:00Z">
                <w:pPr>
                  <w:spacing w:after="0" w:line="240" w:lineRule="auto"/>
                  <w:jc w:val="center"/>
                </w:pPr>
              </w:pPrChange>
            </w:pPr>
            <w:del w:id="2683" w:author="Alicia" w:date="2016-05-17T11:22:00Z">
              <w:r w:rsidDel="00391598">
                <w:rPr>
                  <w:rFonts w:ascii="Times New Roman" w:eastAsia="Times New Roman" w:hAnsi="Times New Roman" w:cs="Times New Roman"/>
                  <w:lang w:eastAsia="es-ES"/>
                </w:rPr>
                <w:delText>0.12</w:delText>
              </w:r>
            </w:del>
          </w:p>
        </w:tc>
        <w:tc>
          <w:tcPr>
            <w:tcW w:w="422" w:type="pct"/>
            <w:tcBorders>
              <w:left w:val="nil"/>
              <w:bottom w:val="nil"/>
              <w:right w:val="nil"/>
            </w:tcBorders>
            <w:shd w:val="clear" w:color="auto" w:fill="auto"/>
            <w:noWrap/>
            <w:vAlign w:val="center"/>
          </w:tcPr>
          <w:p w14:paraId="3A66F8E2" w14:textId="4B136653" w:rsidR="00A962F0" w:rsidRPr="004C20FF" w:rsidDel="00391598" w:rsidRDefault="00A962F0">
            <w:pPr>
              <w:rPr>
                <w:del w:id="2684" w:author="Alicia" w:date="2016-05-17T11:22:00Z"/>
                <w:rFonts w:ascii="Times New Roman" w:eastAsia="Times New Roman" w:hAnsi="Times New Roman" w:cs="Times New Roman"/>
                <w:b/>
                <w:lang w:eastAsia="es-ES"/>
              </w:rPr>
              <w:pPrChange w:id="2685" w:author="Alicia" w:date="2016-05-17T11:22:00Z">
                <w:pPr>
                  <w:spacing w:after="0" w:line="240" w:lineRule="auto"/>
                  <w:jc w:val="center"/>
                </w:pPr>
              </w:pPrChange>
            </w:pPr>
            <w:del w:id="2686" w:author="Alicia" w:date="2016-05-17T11:22:00Z">
              <w:r w:rsidRPr="004C20FF" w:rsidDel="00391598">
                <w:rPr>
                  <w:rFonts w:ascii="Times New Roman" w:eastAsia="Times New Roman" w:hAnsi="Times New Roman" w:cs="Times New Roman"/>
                  <w:b/>
                  <w:lang w:eastAsia="es-ES"/>
                </w:rPr>
                <w:delText>0.80</w:delText>
              </w:r>
            </w:del>
          </w:p>
        </w:tc>
        <w:tc>
          <w:tcPr>
            <w:tcW w:w="421" w:type="pct"/>
            <w:tcBorders>
              <w:left w:val="nil"/>
              <w:bottom w:val="nil"/>
              <w:right w:val="nil"/>
            </w:tcBorders>
            <w:shd w:val="clear" w:color="auto" w:fill="auto"/>
            <w:noWrap/>
            <w:vAlign w:val="center"/>
          </w:tcPr>
          <w:p w14:paraId="1B66BC16" w14:textId="12DE3BA8" w:rsidR="00A962F0" w:rsidRPr="004C20FF" w:rsidDel="00391598" w:rsidRDefault="00A962F0">
            <w:pPr>
              <w:rPr>
                <w:del w:id="2687" w:author="Alicia" w:date="2016-05-17T11:22:00Z"/>
                <w:rFonts w:ascii="Times New Roman" w:eastAsia="Times New Roman" w:hAnsi="Times New Roman" w:cs="Times New Roman"/>
                <w:b/>
                <w:lang w:eastAsia="es-ES"/>
              </w:rPr>
              <w:pPrChange w:id="2688" w:author="Alicia" w:date="2016-05-17T11:22:00Z">
                <w:pPr>
                  <w:spacing w:after="0" w:line="240" w:lineRule="auto"/>
                  <w:jc w:val="center"/>
                </w:pPr>
              </w:pPrChange>
            </w:pPr>
            <w:del w:id="2689" w:author="Alicia" w:date="2016-05-17T11:22:00Z">
              <w:r w:rsidRPr="004C20FF" w:rsidDel="00391598">
                <w:rPr>
                  <w:rFonts w:ascii="Times New Roman" w:eastAsia="Times New Roman" w:hAnsi="Times New Roman" w:cs="Times New Roman"/>
                  <w:b/>
                  <w:lang w:eastAsia="es-ES"/>
                </w:rPr>
                <w:delText>-0.04</w:delText>
              </w:r>
            </w:del>
          </w:p>
        </w:tc>
        <w:tc>
          <w:tcPr>
            <w:tcW w:w="422" w:type="pct"/>
            <w:tcBorders>
              <w:left w:val="nil"/>
              <w:bottom w:val="nil"/>
              <w:right w:val="nil"/>
            </w:tcBorders>
            <w:shd w:val="clear" w:color="auto" w:fill="auto"/>
            <w:noWrap/>
            <w:vAlign w:val="center"/>
          </w:tcPr>
          <w:p w14:paraId="4F4A647E" w14:textId="7DAF8596" w:rsidR="00A962F0" w:rsidRPr="00A962F0" w:rsidDel="00391598" w:rsidRDefault="00A962F0">
            <w:pPr>
              <w:rPr>
                <w:del w:id="2690" w:author="Alicia" w:date="2016-05-17T11:22:00Z"/>
                <w:rFonts w:ascii="Times New Roman" w:eastAsia="Times New Roman" w:hAnsi="Times New Roman" w:cs="Times New Roman"/>
                <w:lang w:eastAsia="es-ES"/>
              </w:rPr>
              <w:pPrChange w:id="2691" w:author="Alicia" w:date="2016-05-17T11:22:00Z">
                <w:pPr>
                  <w:spacing w:after="0" w:line="240" w:lineRule="auto"/>
                  <w:jc w:val="center"/>
                </w:pPr>
              </w:pPrChange>
            </w:pPr>
            <w:del w:id="2692" w:author="Alicia" w:date="2016-05-17T11:22:00Z">
              <w:r w:rsidDel="00391598">
                <w:rPr>
                  <w:rFonts w:ascii="Times New Roman" w:eastAsia="Times New Roman" w:hAnsi="Times New Roman" w:cs="Times New Roman"/>
                  <w:lang w:eastAsia="es-ES"/>
                </w:rPr>
                <w:delText>-0.19</w:delText>
              </w:r>
            </w:del>
          </w:p>
        </w:tc>
        <w:tc>
          <w:tcPr>
            <w:tcW w:w="422" w:type="pct"/>
            <w:tcBorders>
              <w:left w:val="nil"/>
              <w:bottom w:val="nil"/>
              <w:right w:val="nil"/>
            </w:tcBorders>
            <w:vAlign w:val="center"/>
          </w:tcPr>
          <w:p w14:paraId="73FE2111" w14:textId="3883904B" w:rsidR="00A962F0" w:rsidRPr="004C20FF" w:rsidDel="00391598" w:rsidRDefault="00A962F0">
            <w:pPr>
              <w:rPr>
                <w:del w:id="2693" w:author="Alicia" w:date="2016-05-17T11:22:00Z"/>
                <w:rFonts w:ascii="Times New Roman" w:eastAsia="Times New Roman" w:hAnsi="Times New Roman" w:cs="Times New Roman"/>
                <w:b/>
                <w:lang w:eastAsia="es-ES"/>
              </w:rPr>
              <w:pPrChange w:id="2694" w:author="Alicia" w:date="2016-05-17T11:22:00Z">
                <w:pPr>
                  <w:spacing w:after="0" w:line="240" w:lineRule="auto"/>
                  <w:jc w:val="center"/>
                </w:pPr>
              </w:pPrChange>
            </w:pPr>
            <w:del w:id="2695" w:author="Alicia" w:date="2016-05-17T11:22:00Z">
              <w:r w:rsidRPr="004C20FF" w:rsidDel="00391598">
                <w:rPr>
                  <w:rFonts w:ascii="Times New Roman" w:eastAsia="Times New Roman" w:hAnsi="Times New Roman" w:cs="Times New Roman"/>
                  <w:b/>
                  <w:lang w:eastAsia="es-ES"/>
                </w:rPr>
                <w:delText>0.49</w:delText>
              </w:r>
            </w:del>
          </w:p>
        </w:tc>
        <w:tc>
          <w:tcPr>
            <w:tcW w:w="422" w:type="pct"/>
            <w:tcBorders>
              <w:left w:val="nil"/>
              <w:bottom w:val="nil"/>
              <w:right w:val="nil"/>
            </w:tcBorders>
            <w:vAlign w:val="center"/>
          </w:tcPr>
          <w:p w14:paraId="77478D92" w14:textId="75FEF25C" w:rsidR="00A962F0" w:rsidRPr="004C20FF" w:rsidDel="00391598" w:rsidRDefault="00A962F0">
            <w:pPr>
              <w:rPr>
                <w:del w:id="2696" w:author="Alicia" w:date="2016-05-17T11:22:00Z"/>
                <w:rFonts w:ascii="Times New Roman" w:eastAsia="Times New Roman" w:hAnsi="Times New Roman" w:cs="Times New Roman"/>
                <w:b/>
                <w:lang w:eastAsia="es-ES"/>
              </w:rPr>
              <w:pPrChange w:id="2697" w:author="Alicia" w:date="2016-05-17T11:22:00Z">
                <w:pPr>
                  <w:spacing w:after="0" w:line="240" w:lineRule="auto"/>
                  <w:jc w:val="center"/>
                </w:pPr>
              </w:pPrChange>
            </w:pPr>
            <w:del w:id="2698" w:author="Alicia" w:date="2016-05-17T11:22:00Z">
              <w:r w:rsidRPr="004C20FF" w:rsidDel="00391598">
                <w:rPr>
                  <w:rFonts w:ascii="Times New Roman" w:eastAsia="Times New Roman" w:hAnsi="Times New Roman" w:cs="Times New Roman"/>
                  <w:b/>
                  <w:lang w:eastAsia="es-ES"/>
                </w:rPr>
                <w:delText>0.47</w:delText>
              </w:r>
            </w:del>
          </w:p>
        </w:tc>
        <w:tc>
          <w:tcPr>
            <w:tcW w:w="420" w:type="pct"/>
            <w:tcBorders>
              <w:left w:val="nil"/>
              <w:bottom w:val="nil"/>
              <w:right w:val="nil"/>
            </w:tcBorders>
            <w:vAlign w:val="center"/>
          </w:tcPr>
          <w:p w14:paraId="0F0F18BF" w14:textId="59CDEFD2" w:rsidR="00A962F0" w:rsidRPr="004C20FF" w:rsidDel="00391598" w:rsidRDefault="00A962F0">
            <w:pPr>
              <w:rPr>
                <w:del w:id="2699" w:author="Alicia" w:date="2016-05-17T11:22:00Z"/>
                <w:rFonts w:ascii="Times New Roman" w:eastAsia="Times New Roman" w:hAnsi="Times New Roman" w:cs="Times New Roman"/>
                <w:b/>
                <w:lang w:eastAsia="es-ES"/>
              </w:rPr>
              <w:pPrChange w:id="2700" w:author="Alicia" w:date="2016-05-17T11:22:00Z">
                <w:pPr>
                  <w:spacing w:after="0" w:line="240" w:lineRule="auto"/>
                  <w:jc w:val="center"/>
                </w:pPr>
              </w:pPrChange>
            </w:pPr>
            <w:del w:id="2701" w:author="Alicia" w:date="2016-05-17T11:22:00Z">
              <w:r w:rsidRPr="004C20FF" w:rsidDel="00391598">
                <w:rPr>
                  <w:rFonts w:ascii="Times New Roman" w:eastAsia="Times New Roman" w:hAnsi="Times New Roman" w:cs="Times New Roman"/>
                  <w:b/>
                  <w:lang w:eastAsia="es-ES"/>
                </w:rPr>
                <w:delText>0.37</w:delText>
              </w:r>
            </w:del>
          </w:p>
        </w:tc>
      </w:tr>
      <w:tr w:rsidR="00A962F0" w:rsidRPr="00C11AFB" w:rsidDel="00391598" w14:paraId="0428AE4A" w14:textId="7BC0EB29" w:rsidTr="00A962F0">
        <w:trPr>
          <w:trHeight w:val="300"/>
          <w:del w:id="2702" w:author="Alicia" w:date="2016-05-17T11:22:00Z"/>
        </w:trPr>
        <w:tc>
          <w:tcPr>
            <w:tcW w:w="513" w:type="pct"/>
            <w:vMerge/>
            <w:tcBorders>
              <w:left w:val="nil"/>
              <w:right w:val="nil"/>
            </w:tcBorders>
            <w:shd w:val="clear" w:color="auto" w:fill="auto"/>
            <w:noWrap/>
            <w:vAlign w:val="center"/>
          </w:tcPr>
          <w:p w14:paraId="7BD4879C" w14:textId="6E74F263" w:rsidR="00A962F0" w:rsidRPr="00461432" w:rsidDel="00391598" w:rsidRDefault="00A962F0">
            <w:pPr>
              <w:rPr>
                <w:del w:id="2703" w:author="Alicia" w:date="2016-05-17T11:22:00Z"/>
                <w:rFonts w:ascii="Times New Roman" w:eastAsia="Times New Roman" w:hAnsi="Times New Roman" w:cs="Times New Roman"/>
                <w:lang w:eastAsia="es-ES"/>
              </w:rPr>
              <w:pPrChange w:id="2704"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36354A6" w14:textId="31AFC2FB" w:rsidR="00A962F0" w:rsidRPr="00461432" w:rsidDel="00391598" w:rsidRDefault="00A962F0">
            <w:pPr>
              <w:rPr>
                <w:del w:id="2705" w:author="Alicia" w:date="2016-05-17T11:22:00Z"/>
                <w:rFonts w:ascii="Times New Roman" w:eastAsia="Times New Roman" w:hAnsi="Times New Roman" w:cs="Times New Roman"/>
                <w:lang w:eastAsia="es-ES"/>
              </w:rPr>
              <w:pPrChange w:id="2706" w:author="Alicia" w:date="2016-05-17T11:22:00Z">
                <w:pPr>
                  <w:spacing w:after="0" w:line="240" w:lineRule="auto"/>
                  <w:jc w:val="center"/>
                </w:pPr>
              </w:pPrChange>
            </w:pPr>
            <w:del w:id="2707"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34B32A37" w14:textId="7949D2C2" w:rsidR="00A962F0" w:rsidRPr="00A962F0" w:rsidDel="00391598" w:rsidRDefault="00950EA8">
            <w:pPr>
              <w:rPr>
                <w:del w:id="2708" w:author="Alicia" w:date="2016-05-17T11:22:00Z"/>
                <w:rFonts w:ascii="Times New Roman" w:eastAsia="Times New Roman" w:hAnsi="Times New Roman" w:cs="Times New Roman"/>
                <w:lang w:eastAsia="es-ES"/>
              </w:rPr>
              <w:pPrChange w:id="2709" w:author="Alicia" w:date="2016-05-17T11:22:00Z">
                <w:pPr>
                  <w:spacing w:after="0" w:line="240" w:lineRule="auto"/>
                  <w:jc w:val="center"/>
                </w:pPr>
              </w:pPrChange>
            </w:pPr>
            <w:del w:id="2710" w:author="Alicia" w:date="2016-05-17T11:22:00Z">
              <w:r w:rsidDel="00391598">
                <w:rPr>
                  <w:rFonts w:ascii="Times New Roman" w:eastAsia="Times New Roman" w:hAnsi="Times New Roman" w:cs="Times New Roman"/>
                  <w:lang w:eastAsia="es-ES"/>
                </w:rPr>
                <w:delText>0.14</w:delText>
              </w:r>
            </w:del>
          </w:p>
        </w:tc>
        <w:tc>
          <w:tcPr>
            <w:tcW w:w="422" w:type="pct"/>
            <w:tcBorders>
              <w:top w:val="nil"/>
              <w:left w:val="nil"/>
              <w:right w:val="nil"/>
            </w:tcBorders>
            <w:shd w:val="clear" w:color="auto" w:fill="auto"/>
            <w:noWrap/>
            <w:vAlign w:val="center"/>
          </w:tcPr>
          <w:p w14:paraId="58674583" w14:textId="21D068BD" w:rsidR="00A962F0" w:rsidRPr="00FC4224" w:rsidDel="00391598" w:rsidRDefault="00950EA8">
            <w:pPr>
              <w:rPr>
                <w:del w:id="2711" w:author="Alicia" w:date="2016-05-17T11:22:00Z"/>
                <w:rFonts w:ascii="Times New Roman" w:eastAsia="Times New Roman" w:hAnsi="Times New Roman" w:cs="Times New Roman"/>
                <w:b/>
                <w:lang w:eastAsia="es-ES"/>
              </w:rPr>
              <w:pPrChange w:id="2712" w:author="Alicia" w:date="2016-05-17T11:22:00Z">
                <w:pPr>
                  <w:spacing w:after="0" w:line="240" w:lineRule="auto"/>
                  <w:jc w:val="center"/>
                </w:pPr>
              </w:pPrChange>
            </w:pPr>
            <w:del w:id="2713" w:author="Alicia" w:date="2016-05-17T11:22:00Z">
              <w:r w:rsidRPr="00FC4224" w:rsidDel="00391598">
                <w:rPr>
                  <w:rFonts w:ascii="Times New Roman" w:eastAsia="Times New Roman" w:hAnsi="Times New Roman" w:cs="Times New Roman"/>
                  <w:b/>
                  <w:lang w:eastAsia="es-ES"/>
                </w:rPr>
                <w:delText>0.51</w:delText>
              </w:r>
            </w:del>
          </w:p>
        </w:tc>
        <w:tc>
          <w:tcPr>
            <w:tcW w:w="422" w:type="pct"/>
            <w:tcBorders>
              <w:top w:val="nil"/>
              <w:left w:val="nil"/>
              <w:right w:val="nil"/>
            </w:tcBorders>
            <w:shd w:val="clear" w:color="auto" w:fill="auto"/>
            <w:noWrap/>
            <w:vAlign w:val="center"/>
          </w:tcPr>
          <w:p w14:paraId="0CE2A203" w14:textId="128BB7C7" w:rsidR="00A962F0" w:rsidRPr="00A962F0" w:rsidDel="00391598" w:rsidRDefault="00950EA8">
            <w:pPr>
              <w:rPr>
                <w:del w:id="2714" w:author="Alicia" w:date="2016-05-17T11:22:00Z"/>
                <w:rFonts w:ascii="Times New Roman" w:eastAsia="Times New Roman" w:hAnsi="Times New Roman" w:cs="Times New Roman"/>
                <w:lang w:eastAsia="es-ES"/>
              </w:rPr>
              <w:pPrChange w:id="2715" w:author="Alicia" w:date="2016-05-17T11:22:00Z">
                <w:pPr>
                  <w:spacing w:after="0" w:line="240" w:lineRule="auto"/>
                  <w:jc w:val="center"/>
                </w:pPr>
              </w:pPrChange>
            </w:pPr>
            <w:del w:id="2716" w:author="Alicia" w:date="2016-05-17T11:22:00Z">
              <w:r w:rsidDel="00391598">
                <w:rPr>
                  <w:rFonts w:ascii="Times New Roman" w:eastAsia="Times New Roman" w:hAnsi="Times New Roman" w:cs="Times New Roman"/>
                  <w:lang w:eastAsia="es-ES"/>
                </w:rPr>
                <w:delText>-0.16</w:delText>
              </w:r>
            </w:del>
          </w:p>
        </w:tc>
        <w:tc>
          <w:tcPr>
            <w:tcW w:w="422" w:type="pct"/>
            <w:tcBorders>
              <w:top w:val="nil"/>
              <w:left w:val="nil"/>
              <w:right w:val="nil"/>
            </w:tcBorders>
            <w:shd w:val="clear" w:color="auto" w:fill="auto"/>
            <w:noWrap/>
            <w:vAlign w:val="center"/>
          </w:tcPr>
          <w:p w14:paraId="6D6E0462" w14:textId="074B0133" w:rsidR="00A962F0" w:rsidRPr="00A962F0" w:rsidDel="00391598" w:rsidRDefault="00950EA8">
            <w:pPr>
              <w:rPr>
                <w:del w:id="2717" w:author="Alicia" w:date="2016-05-17T11:22:00Z"/>
                <w:rFonts w:ascii="Times New Roman" w:eastAsia="Times New Roman" w:hAnsi="Times New Roman" w:cs="Times New Roman"/>
                <w:lang w:eastAsia="es-ES"/>
              </w:rPr>
              <w:pPrChange w:id="2718" w:author="Alicia" w:date="2016-05-17T11:22:00Z">
                <w:pPr>
                  <w:spacing w:after="0" w:line="240" w:lineRule="auto"/>
                  <w:jc w:val="center"/>
                </w:pPr>
              </w:pPrChange>
            </w:pPr>
            <w:del w:id="2719" w:author="Alicia" w:date="2016-05-17T11:22:00Z">
              <w:r w:rsidDel="00391598">
                <w:rPr>
                  <w:rFonts w:ascii="Times New Roman" w:eastAsia="Times New Roman" w:hAnsi="Times New Roman" w:cs="Times New Roman"/>
                  <w:lang w:eastAsia="es-ES"/>
                </w:rPr>
                <w:delText>0.01</w:delText>
              </w:r>
            </w:del>
          </w:p>
        </w:tc>
        <w:tc>
          <w:tcPr>
            <w:tcW w:w="422" w:type="pct"/>
            <w:tcBorders>
              <w:top w:val="nil"/>
              <w:left w:val="nil"/>
              <w:right w:val="nil"/>
            </w:tcBorders>
            <w:shd w:val="clear" w:color="auto" w:fill="auto"/>
            <w:noWrap/>
            <w:vAlign w:val="center"/>
          </w:tcPr>
          <w:p w14:paraId="30AB25C1" w14:textId="50A007D6" w:rsidR="00A962F0" w:rsidRPr="00A962F0" w:rsidDel="00391598" w:rsidRDefault="00950EA8">
            <w:pPr>
              <w:rPr>
                <w:del w:id="2720" w:author="Alicia" w:date="2016-05-17T11:22:00Z"/>
                <w:rFonts w:ascii="Times New Roman" w:eastAsia="Times New Roman" w:hAnsi="Times New Roman" w:cs="Times New Roman"/>
                <w:lang w:eastAsia="es-ES"/>
              </w:rPr>
              <w:pPrChange w:id="2721" w:author="Alicia" w:date="2016-05-17T11:22:00Z">
                <w:pPr>
                  <w:spacing w:after="0" w:line="240" w:lineRule="auto"/>
                  <w:jc w:val="center"/>
                </w:pPr>
              </w:pPrChange>
            </w:pPr>
            <w:del w:id="2722" w:author="Alicia" w:date="2016-05-17T11:22:00Z">
              <w:r w:rsidDel="00391598">
                <w:rPr>
                  <w:rFonts w:ascii="Times New Roman" w:eastAsia="Times New Roman" w:hAnsi="Times New Roman" w:cs="Times New Roman"/>
                  <w:lang w:eastAsia="es-ES"/>
                </w:rPr>
                <w:delText>0.33</w:delText>
              </w:r>
            </w:del>
          </w:p>
        </w:tc>
        <w:tc>
          <w:tcPr>
            <w:tcW w:w="421" w:type="pct"/>
            <w:tcBorders>
              <w:top w:val="nil"/>
              <w:left w:val="nil"/>
              <w:right w:val="nil"/>
            </w:tcBorders>
            <w:shd w:val="clear" w:color="auto" w:fill="auto"/>
            <w:noWrap/>
            <w:vAlign w:val="center"/>
          </w:tcPr>
          <w:p w14:paraId="30D42439" w14:textId="4F6F3796" w:rsidR="00A962F0" w:rsidRPr="00FC4224" w:rsidDel="00391598" w:rsidRDefault="00950EA8">
            <w:pPr>
              <w:rPr>
                <w:del w:id="2723" w:author="Alicia" w:date="2016-05-17T11:22:00Z"/>
                <w:rFonts w:ascii="Times New Roman" w:eastAsia="Times New Roman" w:hAnsi="Times New Roman" w:cs="Times New Roman"/>
                <w:i/>
                <w:lang w:eastAsia="es-ES"/>
              </w:rPr>
              <w:pPrChange w:id="2724" w:author="Alicia" w:date="2016-05-17T11:22:00Z">
                <w:pPr>
                  <w:spacing w:after="0" w:line="240" w:lineRule="auto"/>
                  <w:jc w:val="center"/>
                </w:pPr>
              </w:pPrChange>
            </w:pPr>
            <w:del w:id="2725" w:author="Alicia" w:date="2016-05-17T11:22:00Z">
              <w:r w:rsidRPr="00FC4224" w:rsidDel="00391598">
                <w:rPr>
                  <w:rFonts w:ascii="Times New Roman" w:eastAsia="Times New Roman" w:hAnsi="Times New Roman" w:cs="Times New Roman"/>
                  <w:i/>
                  <w:lang w:eastAsia="es-ES"/>
                </w:rPr>
                <w:delText>0.36</w:delText>
              </w:r>
            </w:del>
          </w:p>
        </w:tc>
        <w:tc>
          <w:tcPr>
            <w:tcW w:w="422" w:type="pct"/>
            <w:tcBorders>
              <w:top w:val="nil"/>
              <w:left w:val="nil"/>
              <w:bottom w:val="single" w:sz="4" w:space="0" w:color="auto"/>
              <w:right w:val="nil"/>
            </w:tcBorders>
            <w:shd w:val="clear" w:color="auto" w:fill="auto"/>
            <w:noWrap/>
            <w:vAlign w:val="center"/>
          </w:tcPr>
          <w:p w14:paraId="557E60A5" w14:textId="3AC4057D" w:rsidR="00A962F0" w:rsidRPr="00A962F0" w:rsidDel="00391598" w:rsidRDefault="00950EA8">
            <w:pPr>
              <w:rPr>
                <w:del w:id="2726" w:author="Alicia" w:date="2016-05-17T11:22:00Z"/>
                <w:rFonts w:ascii="Times New Roman" w:eastAsia="Times New Roman" w:hAnsi="Times New Roman" w:cs="Times New Roman"/>
                <w:lang w:eastAsia="es-ES"/>
              </w:rPr>
              <w:pPrChange w:id="2727" w:author="Alicia" w:date="2016-05-17T11:22:00Z">
                <w:pPr>
                  <w:spacing w:after="0" w:line="240" w:lineRule="auto"/>
                  <w:jc w:val="center"/>
                </w:pPr>
              </w:pPrChange>
            </w:pPr>
            <w:del w:id="2728" w:author="Alicia" w:date="2016-05-17T11:22:00Z">
              <w:r w:rsidDel="00391598">
                <w:rPr>
                  <w:rFonts w:ascii="Times New Roman" w:eastAsia="Times New Roman" w:hAnsi="Times New Roman" w:cs="Times New Roman"/>
                  <w:lang w:eastAsia="es-ES"/>
                </w:rPr>
                <w:delText>-0.10</w:delText>
              </w:r>
            </w:del>
          </w:p>
        </w:tc>
        <w:tc>
          <w:tcPr>
            <w:tcW w:w="422" w:type="pct"/>
            <w:tcBorders>
              <w:top w:val="nil"/>
              <w:left w:val="nil"/>
              <w:bottom w:val="single" w:sz="4" w:space="0" w:color="auto"/>
              <w:right w:val="nil"/>
            </w:tcBorders>
            <w:vAlign w:val="center"/>
          </w:tcPr>
          <w:p w14:paraId="6C4E6DC9" w14:textId="3A6F0C22" w:rsidR="00A962F0" w:rsidRPr="00FC4224" w:rsidDel="00391598" w:rsidRDefault="00950EA8">
            <w:pPr>
              <w:rPr>
                <w:del w:id="2729" w:author="Alicia" w:date="2016-05-17T11:22:00Z"/>
                <w:rFonts w:ascii="Times New Roman" w:eastAsia="Times New Roman" w:hAnsi="Times New Roman" w:cs="Times New Roman"/>
                <w:b/>
                <w:lang w:eastAsia="es-ES"/>
              </w:rPr>
              <w:pPrChange w:id="2730" w:author="Alicia" w:date="2016-05-17T11:22:00Z">
                <w:pPr>
                  <w:spacing w:after="0" w:line="240" w:lineRule="auto"/>
                  <w:jc w:val="center"/>
                </w:pPr>
              </w:pPrChange>
            </w:pPr>
            <w:del w:id="2731" w:author="Alicia" w:date="2016-05-17T11:22:00Z">
              <w:r w:rsidRPr="00FC4224" w:rsidDel="00391598">
                <w:rPr>
                  <w:rFonts w:ascii="Times New Roman" w:eastAsia="Times New Roman" w:hAnsi="Times New Roman" w:cs="Times New Roman"/>
                  <w:b/>
                  <w:lang w:eastAsia="es-ES"/>
                </w:rPr>
                <w:delText>0.56</w:delText>
              </w:r>
            </w:del>
          </w:p>
        </w:tc>
        <w:tc>
          <w:tcPr>
            <w:tcW w:w="422" w:type="pct"/>
            <w:tcBorders>
              <w:top w:val="nil"/>
              <w:left w:val="nil"/>
              <w:bottom w:val="single" w:sz="4" w:space="0" w:color="auto"/>
              <w:right w:val="nil"/>
            </w:tcBorders>
            <w:vAlign w:val="center"/>
          </w:tcPr>
          <w:p w14:paraId="17D69BAD" w14:textId="694CD998" w:rsidR="00A962F0" w:rsidRPr="00FC4224" w:rsidDel="00391598" w:rsidRDefault="00950EA8">
            <w:pPr>
              <w:rPr>
                <w:del w:id="2732" w:author="Alicia" w:date="2016-05-17T11:22:00Z"/>
                <w:rFonts w:ascii="Times New Roman" w:eastAsia="Times New Roman" w:hAnsi="Times New Roman" w:cs="Times New Roman"/>
                <w:b/>
                <w:lang w:eastAsia="es-ES"/>
              </w:rPr>
              <w:pPrChange w:id="2733" w:author="Alicia" w:date="2016-05-17T11:22:00Z">
                <w:pPr>
                  <w:spacing w:after="0" w:line="240" w:lineRule="auto"/>
                  <w:jc w:val="center"/>
                </w:pPr>
              </w:pPrChange>
            </w:pPr>
            <w:del w:id="2734" w:author="Alicia" w:date="2016-05-17T11:22:00Z">
              <w:r w:rsidRPr="00FC4224" w:rsidDel="00391598">
                <w:rPr>
                  <w:rFonts w:ascii="Times New Roman" w:eastAsia="Times New Roman" w:hAnsi="Times New Roman" w:cs="Times New Roman"/>
                  <w:b/>
                  <w:lang w:eastAsia="es-ES"/>
                </w:rPr>
                <w:delText>0.53</w:delText>
              </w:r>
            </w:del>
          </w:p>
        </w:tc>
        <w:tc>
          <w:tcPr>
            <w:tcW w:w="420" w:type="pct"/>
            <w:tcBorders>
              <w:top w:val="nil"/>
              <w:left w:val="nil"/>
              <w:bottom w:val="single" w:sz="4" w:space="0" w:color="auto"/>
              <w:right w:val="nil"/>
            </w:tcBorders>
            <w:vAlign w:val="center"/>
          </w:tcPr>
          <w:p w14:paraId="1F1F05A8" w14:textId="1565C19A" w:rsidR="00A962F0" w:rsidRPr="00FC4224" w:rsidDel="00391598" w:rsidRDefault="00950EA8">
            <w:pPr>
              <w:rPr>
                <w:del w:id="2735" w:author="Alicia" w:date="2016-05-17T11:22:00Z"/>
                <w:rFonts w:ascii="Times New Roman" w:eastAsia="Times New Roman" w:hAnsi="Times New Roman" w:cs="Times New Roman"/>
                <w:b/>
                <w:lang w:eastAsia="es-ES"/>
              </w:rPr>
              <w:pPrChange w:id="2736" w:author="Alicia" w:date="2016-05-17T11:22:00Z">
                <w:pPr>
                  <w:spacing w:after="0" w:line="240" w:lineRule="auto"/>
                  <w:jc w:val="center"/>
                </w:pPr>
              </w:pPrChange>
            </w:pPr>
            <w:del w:id="2737" w:author="Alicia" w:date="2016-05-17T11:22:00Z">
              <w:r w:rsidRPr="00FC4224" w:rsidDel="00391598">
                <w:rPr>
                  <w:rFonts w:ascii="Times New Roman" w:eastAsia="Times New Roman" w:hAnsi="Times New Roman" w:cs="Times New Roman"/>
                  <w:b/>
                  <w:lang w:eastAsia="es-ES"/>
                </w:rPr>
                <w:delText>0.81</w:delText>
              </w:r>
            </w:del>
          </w:p>
        </w:tc>
      </w:tr>
      <w:tr w:rsidR="00A962F0" w:rsidRPr="00C11AFB" w:rsidDel="00391598" w14:paraId="31C50A9D" w14:textId="073053E0" w:rsidTr="00A962F0">
        <w:trPr>
          <w:trHeight w:val="233"/>
          <w:del w:id="2738" w:author="Alicia" w:date="2016-05-17T11:22:00Z"/>
        </w:trPr>
        <w:tc>
          <w:tcPr>
            <w:tcW w:w="513" w:type="pct"/>
            <w:tcBorders>
              <w:left w:val="nil"/>
              <w:right w:val="nil"/>
            </w:tcBorders>
            <w:shd w:val="clear" w:color="auto" w:fill="auto"/>
            <w:noWrap/>
            <w:vAlign w:val="center"/>
          </w:tcPr>
          <w:p w14:paraId="27B2FF76" w14:textId="3640DBD5" w:rsidR="00A962F0" w:rsidRPr="00461432" w:rsidDel="00391598" w:rsidRDefault="00A962F0">
            <w:pPr>
              <w:rPr>
                <w:del w:id="2739" w:author="Alicia" w:date="2016-05-17T11:22:00Z"/>
                <w:rFonts w:ascii="Times New Roman" w:eastAsia="Times New Roman" w:hAnsi="Times New Roman" w:cs="Times New Roman"/>
                <w:lang w:eastAsia="es-ES"/>
              </w:rPr>
              <w:pPrChange w:id="2740" w:author="Alicia" w:date="2016-05-17T11:22:00Z">
                <w:pPr>
                  <w:spacing w:after="0" w:line="240" w:lineRule="auto"/>
                  <w:jc w:val="center"/>
                </w:pPr>
              </w:pPrChange>
            </w:pPr>
            <w:del w:id="2741" w:author="Alicia" w:date="2016-05-17T11:22:00Z">
              <w:r w:rsidRPr="00461432" w:rsidDel="00391598">
                <w:rPr>
                  <w:rFonts w:ascii="Times New Roman" w:eastAsia="Times New Roman" w:hAnsi="Times New Roman" w:cs="Times New Roman"/>
                  <w:lang w:eastAsia="es-ES"/>
                </w:rPr>
                <w:delText>D</w:delText>
              </w:r>
            </w:del>
          </w:p>
        </w:tc>
        <w:tc>
          <w:tcPr>
            <w:tcW w:w="271" w:type="pct"/>
            <w:tcBorders>
              <w:left w:val="nil"/>
              <w:right w:val="nil"/>
            </w:tcBorders>
            <w:shd w:val="clear" w:color="auto" w:fill="auto"/>
            <w:noWrap/>
            <w:vAlign w:val="center"/>
          </w:tcPr>
          <w:p w14:paraId="18FF1CA6" w14:textId="7CC1F613" w:rsidR="00A962F0" w:rsidRPr="00461432" w:rsidDel="00391598" w:rsidRDefault="00A962F0">
            <w:pPr>
              <w:rPr>
                <w:del w:id="2742" w:author="Alicia" w:date="2016-05-17T11:22:00Z"/>
                <w:rFonts w:ascii="Times New Roman" w:eastAsia="Times New Roman" w:hAnsi="Times New Roman" w:cs="Times New Roman"/>
                <w:lang w:eastAsia="es-ES"/>
              </w:rPr>
              <w:pPrChange w:id="2743" w:author="Alicia" w:date="2016-05-17T11:22:00Z">
                <w:pPr>
                  <w:spacing w:after="0" w:line="240" w:lineRule="auto"/>
                  <w:jc w:val="center"/>
                </w:pPr>
              </w:pPrChange>
            </w:pPr>
            <w:del w:id="2744" w:author="Alicia" w:date="2016-05-17T11:22:00Z">
              <w:r w:rsidDel="00391598">
                <w:rPr>
                  <w:rFonts w:ascii="Times New Roman" w:eastAsia="Times New Roman" w:hAnsi="Times New Roman" w:cs="Times New Roman"/>
                  <w:lang w:eastAsia="es-ES"/>
                </w:rPr>
                <w:delText>2011</w:delText>
              </w:r>
            </w:del>
          </w:p>
        </w:tc>
        <w:tc>
          <w:tcPr>
            <w:tcW w:w="421" w:type="pct"/>
            <w:tcBorders>
              <w:left w:val="nil"/>
              <w:right w:val="nil"/>
            </w:tcBorders>
            <w:shd w:val="clear" w:color="auto" w:fill="auto"/>
            <w:noWrap/>
            <w:vAlign w:val="center"/>
          </w:tcPr>
          <w:p w14:paraId="0DFACA6C" w14:textId="7CAB84A3" w:rsidR="00A962F0" w:rsidRPr="00FC4224" w:rsidDel="00391598" w:rsidRDefault="00950EA8">
            <w:pPr>
              <w:rPr>
                <w:del w:id="2745" w:author="Alicia" w:date="2016-05-17T11:22:00Z"/>
                <w:rFonts w:ascii="Times New Roman" w:eastAsia="Times New Roman" w:hAnsi="Times New Roman" w:cs="Times New Roman"/>
                <w:i/>
                <w:lang w:eastAsia="es-ES"/>
              </w:rPr>
              <w:pPrChange w:id="2746" w:author="Alicia" w:date="2016-05-17T11:22:00Z">
                <w:pPr>
                  <w:spacing w:after="0" w:line="240" w:lineRule="auto"/>
                  <w:jc w:val="center"/>
                </w:pPr>
              </w:pPrChange>
            </w:pPr>
            <w:del w:id="2747" w:author="Alicia" w:date="2016-05-17T11:22:00Z">
              <w:r w:rsidRPr="00FC4224" w:rsidDel="00391598">
                <w:rPr>
                  <w:rFonts w:ascii="Times New Roman" w:eastAsia="Times New Roman" w:hAnsi="Times New Roman" w:cs="Times New Roman"/>
                  <w:i/>
                  <w:lang w:eastAsia="es-ES"/>
                </w:rPr>
                <w:delText>0.19</w:delText>
              </w:r>
            </w:del>
          </w:p>
        </w:tc>
        <w:tc>
          <w:tcPr>
            <w:tcW w:w="422" w:type="pct"/>
            <w:tcBorders>
              <w:left w:val="nil"/>
              <w:right w:val="nil"/>
            </w:tcBorders>
            <w:shd w:val="clear" w:color="auto" w:fill="auto"/>
            <w:noWrap/>
            <w:vAlign w:val="center"/>
          </w:tcPr>
          <w:p w14:paraId="69345AF6" w14:textId="02DD1040" w:rsidR="00A962F0" w:rsidRPr="00FC4224" w:rsidDel="00391598" w:rsidRDefault="00950EA8">
            <w:pPr>
              <w:rPr>
                <w:del w:id="2748" w:author="Alicia" w:date="2016-05-17T11:22:00Z"/>
                <w:rFonts w:ascii="Times New Roman" w:eastAsia="Times New Roman" w:hAnsi="Times New Roman" w:cs="Times New Roman"/>
                <w:i/>
                <w:lang w:eastAsia="es-ES"/>
              </w:rPr>
              <w:pPrChange w:id="2749" w:author="Alicia" w:date="2016-05-17T11:22:00Z">
                <w:pPr>
                  <w:spacing w:after="0" w:line="240" w:lineRule="auto"/>
                  <w:jc w:val="center"/>
                </w:pPr>
              </w:pPrChange>
            </w:pPr>
            <w:del w:id="2750" w:author="Alicia" w:date="2016-05-17T11:22:00Z">
              <w:r w:rsidRPr="00FC4224" w:rsidDel="00391598">
                <w:rPr>
                  <w:rFonts w:ascii="Times New Roman" w:eastAsia="Times New Roman" w:hAnsi="Times New Roman" w:cs="Times New Roman"/>
                  <w:i/>
                  <w:lang w:eastAsia="es-ES"/>
                </w:rPr>
                <w:delText>0.20</w:delText>
              </w:r>
            </w:del>
          </w:p>
        </w:tc>
        <w:tc>
          <w:tcPr>
            <w:tcW w:w="422" w:type="pct"/>
            <w:tcBorders>
              <w:left w:val="nil"/>
              <w:right w:val="nil"/>
            </w:tcBorders>
            <w:shd w:val="clear" w:color="auto" w:fill="auto"/>
            <w:noWrap/>
            <w:vAlign w:val="center"/>
          </w:tcPr>
          <w:p w14:paraId="18928562" w14:textId="22C7E3F7" w:rsidR="00A962F0" w:rsidRPr="00A962F0" w:rsidDel="00391598" w:rsidRDefault="00950EA8">
            <w:pPr>
              <w:rPr>
                <w:del w:id="2751" w:author="Alicia" w:date="2016-05-17T11:22:00Z"/>
                <w:rFonts w:ascii="Times New Roman" w:eastAsia="Times New Roman" w:hAnsi="Times New Roman" w:cs="Times New Roman"/>
                <w:lang w:eastAsia="es-ES"/>
              </w:rPr>
              <w:pPrChange w:id="2752" w:author="Alicia" w:date="2016-05-17T11:22:00Z">
                <w:pPr>
                  <w:spacing w:after="0" w:line="240" w:lineRule="auto"/>
                  <w:jc w:val="center"/>
                </w:pPr>
              </w:pPrChange>
            </w:pPr>
            <w:del w:id="2753" w:author="Alicia" w:date="2016-05-17T11:22:00Z">
              <w:r w:rsidDel="00391598">
                <w:rPr>
                  <w:rFonts w:ascii="Times New Roman" w:eastAsia="Times New Roman" w:hAnsi="Times New Roman" w:cs="Times New Roman"/>
                  <w:lang w:eastAsia="es-ES"/>
                </w:rPr>
                <w:delText>-0.05</w:delText>
              </w:r>
            </w:del>
          </w:p>
        </w:tc>
        <w:tc>
          <w:tcPr>
            <w:tcW w:w="422" w:type="pct"/>
            <w:tcBorders>
              <w:left w:val="nil"/>
              <w:right w:val="nil"/>
            </w:tcBorders>
            <w:shd w:val="clear" w:color="auto" w:fill="auto"/>
            <w:noWrap/>
            <w:vAlign w:val="center"/>
          </w:tcPr>
          <w:p w14:paraId="4813B74D" w14:textId="203D463B" w:rsidR="00A962F0" w:rsidRPr="00A962F0" w:rsidDel="00391598" w:rsidRDefault="00950EA8">
            <w:pPr>
              <w:rPr>
                <w:del w:id="2754" w:author="Alicia" w:date="2016-05-17T11:22:00Z"/>
                <w:rFonts w:ascii="Times New Roman" w:eastAsia="Times New Roman" w:hAnsi="Times New Roman" w:cs="Times New Roman"/>
                <w:lang w:eastAsia="es-ES"/>
              </w:rPr>
              <w:pPrChange w:id="2755" w:author="Alicia" w:date="2016-05-17T11:22:00Z">
                <w:pPr>
                  <w:spacing w:after="0" w:line="240" w:lineRule="auto"/>
                  <w:jc w:val="center"/>
                </w:pPr>
              </w:pPrChange>
            </w:pPr>
            <w:del w:id="2756" w:author="Alicia" w:date="2016-05-17T11:22:00Z">
              <w:r w:rsidDel="00391598">
                <w:rPr>
                  <w:rFonts w:ascii="Times New Roman" w:eastAsia="Times New Roman" w:hAnsi="Times New Roman" w:cs="Times New Roman"/>
                  <w:lang w:eastAsia="es-ES"/>
                </w:rPr>
                <w:delText>-0.04</w:delText>
              </w:r>
            </w:del>
          </w:p>
        </w:tc>
        <w:tc>
          <w:tcPr>
            <w:tcW w:w="422" w:type="pct"/>
            <w:tcBorders>
              <w:left w:val="nil"/>
              <w:right w:val="nil"/>
            </w:tcBorders>
            <w:shd w:val="clear" w:color="auto" w:fill="auto"/>
            <w:noWrap/>
            <w:vAlign w:val="center"/>
          </w:tcPr>
          <w:p w14:paraId="376BCF61" w14:textId="70565A1E" w:rsidR="00A962F0" w:rsidRPr="00A962F0" w:rsidDel="00391598" w:rsidRDefault="00950EA8">
            <w:pPr>
              <w:rPr>
                <w:del w:id="2757" w:author="Alicia" w:date="2016-05-17T11:22:00Z"/>
                <w:rFonts w:ascii="Times New Roman" w:eastAsia="Times New Roman" w:hAnsi="Times New Roman" w:cs="Times New Roman"/>
                <w:lang w:eastAsia="es-ES"/>
              </w:rPr>
              <w:pPrChange w:id="2758" w:author="Alicia" w:date="2016-05-17T11:22:00Z">
                <w:pPr>
                  <w:spacing w:after="0" w:line="240" w:lineRule="auto"/>
                  <w:jc w:val="center"/>
                </w:pPr>
              </w:pPrChange>
            </w:pPr>
            <w:del w:id="2759" w:author="Alicia" w:date="2016-05-17T11:22:00Z">
              <w:r w:rsidDel="00391598">
                <w:rPr>
                  <w:rFonts w:ascii="Times New Roman" w:eastAsia="Times New Roman" w:hAnsi="Times New Roman" w:cs="Times New Roman"/>
                  <w:lang w:eastAsia="es-ES"/>
                </w:rPr>
                <w:delText>0.12</w:delText>
              </w:r>
            </w:del>
          </w:p>
        </w:tc>
        <w:tc>
          <w:tcPr>
            <w:tcW w:w="421" w:type="pct"/>
            <w:tcBorders>
              <w:left w:val="nil"/>
              <w:right w:val="nil"/>
            </w:tcBorders>
            <w:shd w:val="clear" w:color="auto" w:fill="auto"/>
            <w:noWrap/>
            <w:vAlign w:val="center"/>
          </w:tcPr>
          <w:p w14:paraId="3DFF7DE0" w14:textId="217F1B79" w:rsidR="00A962F0" w:rsidRPr="00A962F0" w:rsidDel="00391598" w:rsidRDefault="00950EA8">
            <w:pPr>
              <w:rPr>
                <w:del w:id="2760" w:author="Alicia" w:date="2016-05-17T11:22:00Z"/>
                <w:rFonts w:ascii="Times New Roman" w:eastAsia="Times New Roman" w:hAnsi="Times New Roman" w:cs="Times New Roman"/>
                <w:lang w:eastAsia="es-ES"/>
              </w:rPr>
              <w:pPrChange w:id="2761" w:author="Alicia" w:date="2016-05-17T11:22:00Z">
                <w:pPr>
                  <w:spacing w:after="0" w:line="240" w:lineRule="auto"/>
                  <w:jc w:val="center"/>
                </w:pPr>
              </w:pPrChange>
            </w:pPr>
            <w:del w:id="2762" w:author="Alicia" w:date="2016-05-17T11:22:00Z">
              <w:r w:rsidDel="00391598">
                <w:rPr>
                  <w:rFonts w:ascii="Times New Roman" w:eastAsia="Times New Roman" w:hAnsi="Times New Roman" w:cs="Times New Roman"/>
                  <w:lang w:eastAsia="es-ES"/>
                </w:rPr>
                <w:delText>-0.01</w:delText>
              </w:r>
            </w:del>
          </w:p>
        </w:tc>
        <w:tc>
          <w:tcPr>
            <w:tcW w:w="422" w:type="pct"/>
            <w:tcBorders>
              <w:left w:val="nil"/>
              <w:right w:val="nil"/>
            </w:tcBorders>
            <w:shd w:val="clear" w:color="auto" w:fill="auto"/>
            <w:noWrap/>
            <w:vAlign w:val="center"/>
          </w:tcPr>
          <w:p w14:paraId="0D8CD8B7" w14:textId="54928680" w:rsidR="00A962F0" w:rsidRPr="00FC4224" w:rsidDel="00391598" w:rsidRDefault="00950EA8">
            <w:pPr>
              <w:rPr>
                <w:del w:id="2763" w:author="Alicia" w:date="2016-05-17T11:22:00Z"/>
                <w:rFonts w:ascii="Times New Roman" w:eastAsia="Times New Roman" w:hAnsi="Times New Roman" w:cs="Times New Roman"/>
                <w:b/>
                <w:lang w:eastAsia="es-ES"/>
              </w:rPr>
              <w:pPrChange w:id="2764" w:author="Alicia" w:date="2016-05-17T11:22:00Z">
                <w:pPr>
                  <w:spacing w:after="0" w:line="240" w:lineRule="auto"/>
                  <w:jc w:val="center"/>
                </w:pPr>
              </w:pPrChange>
            </w:pPr>
            <w:del w:id="2765" w:author="Alicia" w:date="2016-05-17T11:22:00Z">
              <w:r w:rsidRPr="00FC4224" w:rsidDel="00391598">
                <w:rPr>
                  <w:rFonts w:ascii="Times New Roman" w:eastAsia="Times New Roman" w:hAnsi="Times New Roman" w:cs="Times New Roman"/>
                  <w:b/>
                  <w:lang w:eastAsia="es-ES"/>
                </w:rPr>
                <w:delText>0.24</w:delText>
              </w:r>
            </w:del>
          </w:p>
        </w:tc>
        <w:tc>
          <w:tcPr>
            <w:tcW w:w="422" w:type="pct"/>
            <w:tcBorders>
              <w:left w:val="nil"/>
              <w:right w:val="nil"/>
            </w:tcBorders>
            <w:vAlign w:val="center"/>
          </w:tcPr>
          <w:p w14:paraId="6F628BE4" w14:textId="45DA4E49" w:rsidR="00A962F0" w:rsidRPr="00FC4224" w:rsidDel="00391598" w:rsidRDefault="00950EA8">
            <w:pPr>
              <w:rPr>
                <w:del w:id="2766" w:author="Alicia" w:date="2016-05-17T11:22:00Z"/>
                <w:rFonts w:ascii="Times New Roman" w:eastAsia="Times New Roman" w:hAnsi="Times New Roman" w:cs="Times New Roman"/>
                <w:b/>
                <w:lang w:eastAsia="es-ES"/>
              </w:rPr>
              <w:pPrChange w:id="2767" w:author="Alicia" w:date="2016-05-17T11:22:00Z">
                <w:pPr>
                  <w:spacing w:after="0" w:line="240" w:lineRule="auto"/>
                  <w:jc w:val="center"/>
                </w:pPr>
              </w:pPrChange>
            </w:pPr>
            <w:del w:id="2768" w:author="Alicia" w:date="2016-05-17T11:22:00Z">
              <w:r w:rsidRPr="00FC4224" w:rsidDel="00391598">
                <w:rPr>
                  <w:rFonts w:ascii="Times New Roman" w:eastAsia="Times New Roman" w:hAnsi="Times New Roman" w:cs="Times New Roman"/>
                  <w:b/>
                  <w:lang w:eastAsia="es-ES"/>
                </w:rPr>
                <w:delText>0.59</w:delText>
              </w:r>
            </w:del>
          </w:p>
        </w:tc>
        <w:tc>
          <w:tcPr>
            <w:tcW w:w="422" w:type="pct"/>
            <w:tcBorders>
              <w:left w:val="nil"/>
              <w:right w:val="nil"/>
            </w:tcBorders>
            <w:vAlign w:val="center"/>
          </w:tcPr>
          <w:p w14:paraId="329D9880" w14:textId="2FE66489" w:rsidR="00A962F0" w:rsidRPr="00FC4224" w:rsidDel="00391598" w:rsidRDefault="00950EA8">
            <w:pPr>
              <w:rPr>
                <w:del w:id="2769" w:author="Alicia" w:date="2016-05-17T11:22:00Z"/>
                <w:rFonts w:ascii="Times New Roman" w:eastAsia="Times New Roman" w:hAnsi="Times New Roman" w:cs="Times New Roman"/>
                <w:b/>
                <w:lang w:eastAsia="es-ES"/>
              </w:rPr>
              <w:pPrChange w:id="2770" w:author="Alicia" w:date="2016-05-17T11:22:00Z">
                <w:pPr>
                  <w:spacing w:after="0" w:line="240" w:lineRule="auto"/>
                  <w:jc w:val="center"/>
                </w:pPr>
              </w:pPrChange>
            </w:pPr>
            <w:del w:id="2771" w:author="Alicia" w:date="2016-05-17T11:22:00Z">
              <w:r w:rsidRPr="00FC4224" w:rsidDel="00391598">
                <w:rPr>
                  <w:rFonts w:ascii="Times New Roman" w:eastAsia="Times New Roman" w:hAnsi="Times New Roman" w:cs="Times New Roman"/>
                  <w:b/>
                  <w:lang w:eastAsia="es-ES"/>
                </w:rPr>
                <w:delText>0.28</w:delText>
              </w:r>
            </w:del>
          </w:p>
        </w:tc>
        <w:tc>
          <w:tcPr>
            <w:tcW w:w="420" w:type="pct"/>
            <w:tcBorders>
              <w:left w:val="nil"/>
              <w:right w:val="nil"/>
            </w:tcBorders>
            <w:vAlign w:val="center"/>
          </w:tcPr>
          <w:p w14:paraId="62F024EA" w14:textId="3968DE99" w:rsidR="00A962F0" w:rsidRPr="00FC4224" w:rsidDel="00391598" w:rsidRDefault="00950EA8">
            <w:pPr>
              <w:rPr>
                <w:del w:id="2772" w:author="Alicia" w:date="2016-05-17T11:22:00Z"/>
                <w:rFonts w:ascii="Times New Roman" w:eastAsia="Times New Roman" w:hAnsi="Times New Roman" w:cs="Times New Roman"/>
                <w:b/>
                <w:lang w:eastAsia="es-ES"/>
              </w:rPr>
              <w:pPrChange w:id="2773" w:author="Alicia" w:date="2016-05-17T11:22:00Z">
                <w:pPr>
                  <w:spacing w:after="0" w:line="240" w:lineRule="auto"/>
                  <w:jc w:val="center"/>
                </w:pPr>
              </w:pPrChange>
            </w:pPr>
            <w:del w:id="2774" w:author="Alicia" w:date="2016-05-17T11:22:00Z">
              <w:r w:rsidRPr="00FC4224" w:rsidDel="00391598">
                <w:rPr>
                  <w:rFonts w:ascii="Times New Roman" w:eastAsia="Times New Roman" w:hAnsi="Times New Roman" w:cs="Times New Roman"/>
                  <w:b/>
                  <w:lang w:eastAsia="es-ES"/>
                </w:rPr>
                <w:delText>0.42</w:delText>
              </w:r>
            </w:del>
          </w:p>
        </w:tc>
      </w:tr>
      <w:tr w:rsidR="00A962F0" w:rsidRPr="00C11AFB" w:rsidDel="00391598" w14:paraId="33F95BED" w14:textId="18A5F10A" w:rsidTr="00A962F0">
        <w:trPr>
          <w:trHeight w:val="300"/>
          <w:del w:id="2775" w:author="Alicia" w:date="2016-05-17T11:22:00Z"/>
        </w:trPr>
        <w:tc>
          <w:tcPr>
            <w:tcW w:w="513" w:type="pct"/>
            <w:vMerge w:val="restart"/>
            <w:tcBorders>
              <w:left w:val="nil"/>
              <w:right w:val="nil"/>
            </w:tcBorders>
            <w:shd w:val="clear" w:color="auto" w:fill="auto"/>
            <w:noWrap/>
            <w:vAlign w:val="center"/>
            <w:hideMark/>
          </w:tcPr>
          <w:p w14:paraId="6F34E832" w14:textId="176C25F5" w:rsidR="00A962F0" w:rsidRPr="00461432" w:rsidDel="00391598" w:rsidRDefault="00A962F0">
            <w:pPr>
              <w:rPr>
                <w:del w:id="2776" w:author="Alicia" w:date="2016-05-17T11:22:00Z"/>
                <w:rFonts w:ascii="Times New Roman" w:eastAsia="Times New Roman" w:hAnsi="Times New Roman" w:cs="Times New Roman"/>
                <w:lang w:eastAsia="es-ES"/>
              </w:rPr>
              <w:pPrChange w:id="2777" w:author="Alicia" w:date="2016-05-17T11:22:00Z">
                <w:pPr>
                  <w:spacing w:after="0" w:line="240" w:lineRule="auto"/>
                  <w:jc w:val="center"/>
                </w:pPr>
              </w:pPrChange>
            </w:pPr>
            <w:del w:id="2778" w:author="Alicia" w:date="2016-05-17T11:22:00Z">
              <w:r w:rsidRPr="00461432" w:rsidDel="00391598">
                <w:rPr>
                  <w:rFonts w:ascii="Times New Roman" w:eastAsia="Times New Roman" w:hAnsi="Times New Roman" w:cs="Times New Roman"/>
                  <w:lang w:eastAsia="es-ES"/>
                </w:rPr>
                <w:delText>E</w:delText>
              </w:r>
            </w:del>
          </w:p>
        </w:tc>
        <w:tc>
          <w:tcPr>
            <w:tcW w:w="271" w:type="pct"/>
            <w:tcBorders>
              <w:left w:val="nil"/>
              <w:bottom w:val="nil"/>
              <w:right w:val="nil"/>
            </w:tcBorders>
            <w:shd w:val="clear" w:color="auto" w:fill="auto"/>
            <w:noWrap/>
            <w:vAlign w:val="center"/>
          </w:tcPr>
          <w:p w14:paraId="5BBCCB16" w14:textId="2A25370B" w:rsidR="00A962F0" w:rsidRPr="00461432" w:rsidDel="00391598" w:rsidRDefault="00A962F0">
            <w:pPr>
              <w:rPr>
                <w:del w:id="2779" w:author="Alicia" w:date="2016-05-17T11:22:00Z"/>
                <w:rFonts w:ascii="Times New Roman" w:eastAsia="Times New Roman" w:hAnsi="Times New Roman" w:cs="Times New Roman"/>
                <w:lang w:eastAsia="es-ES"/>
              </w:rPr>
              <w:pPrChange w:id="2780" w:author="Alicia" w:date="2016-05-17T11:22:00Z">
                <w:pPr>
                  <w:spacing w:after="0" w:line="240" w:lineRule="auto"/>
                  <w:jc w:val="center"/>
                </w:pPr>
              </w:pPrChange>
            </w:pPr>
            <w:del w:id="2781"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74C7EDAB" w14:textId="2EED8320" w:rsidR="00A962F0" w:rsidRPr="004C20FF" w:rsidDel="00391598" w:rsidRDefault="000C6895">
            <w:pPr>
              <w:rPr>
                <w:del w:id="2782" w:author="Alicia" w:date="2016-05-17T11:22:00Z"/>
                <w:rFonts w:ascii="Times New Roman" w:eastAsia="Times New Roman" w:hAnsi="Times New Roman" w:cs="Times New Roman"/>
                <w:b/>
                <w:lang w:eastAsia="es-ES"/>
              </w:rPr>
              <w:pPrChange w:id="2783" w:author="Alicia" w:date="2016-05-17T11:22:00Z">
                <w:pPr>
                  <w:spacing w:after="0" w:line="240" w:lineRule="auto"/>
                  <w:jc w:val="center"/>
                </w:pPr>
              </w:pPrChange>
            </w:pPr>
            <w:del w:id="2784" w:author="Alicia" w:date="2016-05-17T11:22:00Z">
              <w:r w:rsidRPr="004C20FF" w:rsidDel="00391598">
                <w:rPr>
                  <w:rFonts w:ascii="Times New Roman" w:eastAsia="Times New Roman" w:hAnsi="Times New Roman" w:cs="Times New Roman"/>
                  <w:b/>
                  <w:lang w:eastAsia="es-ES"/>
                </w:rPr>
                <w:delText>0.28</w:delText>
              </w:r>
            </w:del>
          </w:p>
        </w:tc>
        <w:tc>
          <w:tcPr>
            <w:tcW w:w="422" w:type="pct"/>
            <w:tcBorders>
              <w:left w:val="nil"/>
              <w:bottom w:val="nil"/>
              <w:right w:val="nil"/>
            </w:tcBorders>
            <w:shd w:val="clear" w:color="auto" w:fill="auto"/>
            <w:noWrap/>
            <w:vAlign w:val="center"/>
          </w:tcPr>
          <w:p w14:paraId="34F5C1CB" w14:textId="7AA09C49" w:rsidR="00A962F0" w:rsidRPr="00A962F0" w:rsidDel="00391598" w:rsidRDefault="000C6895">
            <w:pPr>
              <w:rPr>
                <w:del w:id="2785" w:author="Alicia" w:date="2016-05-17T11:22:00Z"/>
                <w:rFonts w:ascii="Times New Roman" w:eastAsia="Times New Roman" w:hAnsi="Times New Roman" w:cs="Times New Roman"/>
                <w:lang w:eastAsia="es-ES"/>
              </w:rPr>
              <w:pPrChange w:id="2786" w:author="Alicia" w:date="2016-05-17T11:22:00Z">
                <w:pPr>
                  <w:spacing w:after="0" w:line="240" w:lineRule="auto"/>
                  <w:jc w:val="center"/>
                </w:pPr>
              </w:pPrChange>
            </w:pPr>
            <w:del w:id="2787" w:author="Alicia" w:date="2016-05-17T11:22:00Z">
              <w:r w:rsidDel="00391598">
                <w:rPr>
                  <w:rFonts w:ascii="Times New Roman" w:eastAsia="Times New Roman" w:hAnsi="Times New Roman" w:cs="Times New Roman"/>
                  <w:lang w:eastAsia="es-ES"/>
                </w:rPr>
                <w:delText>-0.11</w:delText>
              </w:r>
            </w:del>
          </w:p>
        </w:tc>
        <w:tc>
          <w:tcPr>
            <w:tcW w:w="422" w:type="pct"/>
            <w:tcBorders>
              <w:left w:val="nil"/>
              <w:bottom w:val="nil"/>
              <w:right w:val="nil"/>
            </w:tcBorders>
            <w:shd w:val="clear" w:color="auto" w:fill="auto"/>
            <w:noWrap/>
            <w:vAlign w:val="center"/>
          </w:tcPr>
          <w:p w14:paraId="53184836" w14:textId="3C18211D" w:rsidR="00A962F0" w:rsidRPr="00A962F0" w:rsidDel="00391598" w:rsidRDefault="000C6895">
            <w:pPr>
              <w:rPr>
                <w:del w:id="2788" w:author="Alicia" w:date="2016-05-17T11:22:00Z"/>
                <w:rFonts w:ascii="Times New Roman" w:eastAsia="Times New Roman" w:hAnsi="Times New Roman" w:cs="Times New Roman"/>
                <w:lang w:eastAsia="es-ES"/>
              </w:rPr>
              <w:pPrChange w:id="2789" w:author="Alicia" w:date="2016-05-17T11:22:00Z">
                <w:pPr>
                  <w:spacing w:after="0" w:line="240" w:lineRule="auto"/>
                  <w:jc w:val="center"/>
                </w:pPr>
              </w:pPrChange>
            </w:pPr>
            <w:del w:id="2790" w:author="Alicia" w:date="2016-05-17T11:22:00Z">
              <w:r w:rsidDel="00391598">
                <w:rPr>
                  <w:rFonts w:ascii="Times New Roman" w:eastAsia="Times New Roman" w:hAnsi="Times New Roman" w:cs="Times New Roman"/>
                  <w:lang w:eastAsia="es-ES"/>
                </w:rPr>
                <w:delText>0.05</w:delText>
              </w:r>
            </w:del>
          </w:p>
        </w:tc>
        <w:tc>
          <w:tcPr>
            <w:tcW w:w="422" w:type="pct"/>
            <w:tcBorders>
              <w:left w:val="nil"/>
              <w:bottom w:val="nil"/>
              <w:right w:val="nil"/>
            </w:tcBorders>
            <w:shd w:val="clear" w:color="auto" w:fill="auto"/>
            <w:noWrap/>
            <w:vAlign w:val="center"/>
          </w:tcPr>
          <w:p w14:paraId="659713AF" w14:textId="1D2EFAE0" w:rsidR="00A962F0" w:rsidRPr="00A962F0" w:rsidDel="00391598" w:rsidRDefault="000C6895">
            <w:pPr>
              <w:rPr>
                <w:del w:id="2791" w:author="Alicia" w:date="2016-05-17T11:22:00Z"/>
                <w:rFonts w:ascii="Times New Roman" w:eastAsia="Times New Roman" w:hAnsi="Times New Roman" w:cs="Times New Roman"/>
                <w:lang w:eastAsia="es-ES"/>
              </w:rPr>
              <w:pPrChange w:id="2792" w:author="Alicia" w:date="2016-05-17T11:22:00Z">
                <w:pPr>
                  <w:spacing w:after="0" w:line="240" w:lineRule="auto"/>
                  <w:jc w:val="center"/>
                </w:pPr>
              </w:pPrChange>
            </w:pPr>
            <w:del w:id="2793" w:author="Alicia" w:date="2016-05-17T11:22:00Z">
              <w:r w:rsidDel="00391598">
                <w:rPr>
                  <w:rFonts w:ascii="Times New Roman" w:eastAsia="Times New Roman" w:hAnsi="Times New Roman" w:cs="Times New Roman"/>
                  <w:lang w:eastAsia="es-ES"/>
                </w:rPr>
                <w:delText>-0.09</w:delText>
              </w:r>
            </w:del>
          </w:p>
        </w:tc>
        <w:tc>
          <w:tcPr>
            <w:tcW w:w="422" w:type="pct"/>
            <w:tcBorders>
              <w:left w:val="nil"/>
              <w:bottom w:val="nil"/>
              <w:right w:val="nil"/>
            </w:tcBorders>
            <w:shd w:val="clear" w:color="auto" w:fill="auto"/>
            <w:noWrap/>
            <w:vAlign w:val="center"/>
          </w:tcPr>
          <w:p w14:paraId="6FDB1922" w14:textId="7A2EDC58" w:rsidR="00A962F0" w:rsidRPr="004C20FF" w:rsidDel="00391598" w:rsidRDefault="000C6895">
            <w:pPr>
              <w:rPr>
                <w:del w:id="2794" w:author="Alicia" w:date="2016-05-17T11:22:00Z"/>
                <w:rFonts w:ascii="Times New Roman" w:eastAsia="Times New Roman" w:hAnsi="Times New Roman" w:cs="Times New Roman"/>
                <w:b/>
                <w:lang w:eastAsia="es-ES"/>
              </w:rPr>
              <w:pPrChange w:id="2795" w:author="Alicia" w:date="2016-05-17T11:22:00Z">
                <w:pPr>
                  <w:spacing w:after="0" w:line="240" w:lineRule="auto"/>
                  <w:jc w:val="center"/>
                </w:pPr>
              </w:pPrChange>
            </w:pPr>
            <w:del w:id="2796" w:author="Alicia" w:date="2016-05-17T11:22:00Z">
              <w:r w:rsidRPr="004C20FF" w:rsidDel="00391598">
                <w:rPr>
                  <w:rFonts w:ascii="Times New Roman" w:eastAsia="Times New Roman" w:hAnsi="Times New Roman" w:cs="Times New Roman"/>
                  <w:b/>
                  <w:lang w:eastAsia="es-ES"/>
                </w:rPr>
                <w:delText>0.26</w:delText>
              </w:r>
            </w:del>
          </w:p>
        </w:tc>
        <w:tc>
          <w:tcPr>
            <w:tcW w:w="421" w:type="pct"/>
            <w:tcBorders>
              <w:left w:val="nil"/>
              <w:bottom w:val="nil"/>
              <w:right w:val="nil"/>
            </w:tcBorders>
            <w:shd w:val="clear" w:color="auto" w:fill="auto"/>
            <w:noWrap/>
            <w:vAlign w:val="center"/>
          </w:tcPr>
          <w:p w14:paraId="43601128" w14:textId="7FD6EDC8" w:rsidR="00A962F0" w:rsidRPr="00A962F0" w:rsidDel="00391598" w:rsidRDefault="000C6895">
            <w:pPr>
              <w:rPr>
                <w:del w:id="2797" w:author="Alicia" w:date="2016-05-17T11:22:00Z"/>
                <w:rFonts w:ascii="Times New Roman" w:eastAsia="Times New Roman" w:hAnsi="Times New Roman" w:cs="Times New Roman"/>
                <w:lang w:eastAsia="es-ES"/>
              </w:rPr>
              <w:pPrChange w:id="2798" w:author="Alicia" w:date="2016-05-17T11:22:00Z">
                <w:pPr>
                  <w:spacing w:after="0" w:line="240" w:lineRule="auto"/>
                  <w:jc w:val="center"/>
                </w:pPr>
              </w:pPrChange>
            </w:pPr>
            <w:del w:id="2799"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577F0345" w14:textId="3B332C95" w:rsidR="00A962F0" w:rsidRPr="00A962F0" w:rsidDel="00391598" w:rsidRDefault="000C6895">
            <w:pPr>
              <w:rPr>
                <w:del w:id="2800" w:author="Alicia" w:date="2016-05-17T11:22:00Z"/>
                <w:rFonts w:ascii="Times New Roman" w:eastAsia="Times New Roman" w:hAnsi="Times New Roman" w:cs="Times New Roman"/>
                <w:lang w:eastAsia="es-ES"/>
              </w:rPr>
              <w:pPrChange w:id="2801" w:author="Alicia" w:date="2016-05-17T11:22:00Z">
                <w:pPr>
                  <w:spacing w:after="0" w:line="240" w:lineRule="auto"/>
                  <w:jc w:val="center"/>
                </w:pPr>
              </w:pPrChange>
            </w:pPr>
            <w:del w:id="2802" w:author="Alicia" w:date="2016-05-17T11:22:00Z">
              <w:r w:rsidDel="00391598">
                <w:rPr>
                  <w:rFonts w:ascii="Times New Roman" w:eastAsia="Times New Roman" w:hAnsi="Times New Roman" w:cs="Times New Roman"/>
                  <w:lang w:eastAsia="es-ES"/>
                </w:rPr>
                <w:delText>-0.00</w:delText>
              </w:r>
            </w:del>
          </w:p>
        </w:tc>
        <w:tc>
          <w:tcPr>
            <w:tcW w:w="422" w:type="pct"/>
            <w:tcBorders>
              <w:left w:val="nil"/>
              <w:bottom w:val="nil"/>
              <w:right w:val="nil"/>
            </w:tcBorders>
            <w:vAlign w:val="center"/>
          </w:tcPr>
          <w:p w14:paraId="3EAD62CE" w14:textId="45202E79" w:rsidR="00A962F0" w:rsidRPr="004C20FF" w:rsidDel="00391598" w:rsidRDefault="000C6895">
            <w:pPr>
              <w:rPr>
                <w:del w:id="2803" w:author="Alicia" w:date="2016-05-17T11:22:00Z"/>
                <w:rFonts w:ascii="Times New Roman" w:eastAsia="Times New Roman" w:hAnsi="Times New Roman" w:cs="Times New Roman"/>
                <w:b/>
                <w:lang w:eastAsia="es-ES"/>
              </w:rPr>
              <w:pPrChange w:id="2804" w:author="Alicia" w:date="2016-05-17T11:22:00Z">
                <w:pPr>
                  <w:spacing w:after="0" w:line="240" w:lineRule="auto"/>
                  <w:jc w:val="center"/>
                </w:pPr>
              </w:pPrChange>
            </w:pPr>
            <w:del w:id="2805" w:author="Alicia" w:date="2016-05-17T11:22:00Z">
              <w:r w:rsidRPr="004C20FF" w:rsidDel="00391598">
                <w:rPr>
                  <w:rFonts w:ascii="Times New Roman" w:eastAsia="Times New Roman" w:hAnsi="Times New Roman" w:cs="Times New Roman"/>
                  <w:b/>
                  <w:lang w:eastAsia="es-ES"/>
                </w:rPr>
                <w:delText>0.66</w:delText>
              </w:r>
            </w:del>
          </w:p>
        </w:tc>
        <w:tc>
          <w:tcPr>
            <w:tcW w:w="422" w:type="pct"/>
            <w:tcBorders>
              <w:left w:val="nil"/>
              <w:bottom w:val="nil"/>
              <w:right w:val="nil"/>
            </w:tcBorders>
            <w:vAlign w:val="center"/>
          </w:tcPr>
          <w:p w14:paraId="1CB45287" w14:textId="6B1097F3" w:rsidR="00A962F0" w:rsidRPr="004C20FF" w:rsidDel="00391598" w:rsidRDefault="000C6895">
            <w:pPr>
              <w:rPr>
                <w:del w:id="2806" w:author="Alicia" w:date="2016-05-17T11:22:00Z"/>
                <w:rFonts w:ascii="Times New Roman" w:eastAsia="Times New Roman" w:hAnsi="Times New Roman" w:cs="Times New Roman"/>
                <w:b/>
                <w:lang w:eastAsia="es-ES"/>
              </w:rPr>
              <w:pPrChange w:id="2807" w:author="Alicia" w:date="2016-05-17T11:22:00Z">
                <w:pPr>
                  <w:spacing w:after="0" w:line="240" w:lineRule="auto"/>
                  <w:jc w:val="center"/>
                </w:pPr>
              </w:pPrChange>
            </w:pPr>
            <w:del w:id="2808" w:author="Alicia" w:date="2016-05-17T11:22:00Z">
              <w:r w:rsidRPr="004C20FF" w:rsidDel="00391598">
                <w:rPr>
                  <w:rFonts w:ascii="Times New Roman" w:eastAsia="Times New Roman" w:hAnsi="Times New Roman" w:cs="Times New Roman"/>
                  <w:b/>
                  <w:lang w:eastAsia="es-ES"/>
                </w:rPr>
                <w:delText>0.52</w:delText>
              </w:r>
            </w:del>
          </w:p>
        </w:tc>
        <w:tc>
          <w:tcPr>
            <w:tcW w:w="420" w:type="pct"/>
            <w:tcBorders>
              <w:left w:val="nil"/>
              <w:bottom w:val="nil"/>
              <w:right w:val="nil"/>
            </w:tcBorders>
            <w:vAlign w:val="center"/>
          </w:tcPr>
          <w:p w14:paraId="4CCEC8C7" w14:textId="46A73B97" w:rsidR="00A962F0" w:rsidRPr="004C20FF" w:rsidDel="00391598" w:rsidRDefault="000C6895">
            <w:pPr>
              <w:rPr>
                <w:del w:id="2809" w:author="Alicia" w:date="2016-05-17T11:22:00Z"/>
                <w:rFonts w:ascii="Times New Roman" w:eastAsia="Times New Roman" w:hAnsi="Times New Roman" w:cs="Times New Roman"/>
                <w:b/>
                <w:lang w:eastAsia="es-ES"/>
              </w:rPr>
              <w:pPrChange w:id="2810" w:author="Alicia" w:date="2016-05-17T11:22:00Z">
                <w:pPr>
                  <w:spacing w:after="0" w:line="240" w:lineRule="auto"/>
                  <w:jc w:val="center"/>
                </w:pPr>
              </w:pPrChange>
            </w:pPr>
            <w:del w:id="2811" w:author="Alicia" w:date="2016-05-17T11:22:00Z">
              <w:r w:rsidRPr="004C20FF" w:rsidDel="00391598">
                <w:rPr>
                  <w:rFonts w:ascii="Times New Roman" w:eastAsia="Times New Roman" w:hAnsi="Times New Roman" w:cs="Times New Roman"/>
                  <w:b/>
                  <w:lang w:eastAsia="es-ES"/>
                </w:rPr>
                <w:delText>0.73</w:delText>
              </w:r>
            </w:del>
          </w:p>
        </w:tc>
      </w:tr>
      <w:tr w:rsidR="00A962F0" w:rsidRPr="00C11AFB" w:rsidDel="00391598" w14:paraId="35D26091" w14:textId="0E5F2624" w:rsidTr="00A962F0">
        <w:trPr>
          <w:trHeight w:val="300"/>
          <w:del w:id="2812" w:author="Alicia" w:date="2016-05-17T11:22:00Z"/>
        </w:trPr>
        <w:tc>
          <w:tcPr>
            <w:tcW w:w="513" w:type="pct"/>
            <w:vMerge/>
            <w:tcBorders>
              <w:left w:val="nil"/>
              <w:right w:val="nil"/>
            </w:tcBorders>
            <w:shd w:val="clear" w:color="auto" w:fill="auto"/>
            <w:noWrap/>
            <w:vAlign w:val="center"/>
            <w:hideMark/>
          </w:tcPr>
          <w:p w14:paraId="00486094" w14:textId="311CD6AA" w:rsidR="00A962F0" w:rsidRPr="00461432" w:rsidDel="00391598" w:rsidRDefault="00A962F0">
            <w:pPr>
              <w:rPr>
                <w:del w:id="2813" w:author="Alicia" w:date="2016-05-17T11:22:00Z"/>
                <w:rFonts w:ascii="Times New Roman" w:eastAsia="Times New Roman" w:hAnsi="Times New Roman" w:cs="Times New Roman"/>
                <w:lang w:eastAsia="es-ES"/>
              </w:rPr>
              <w:pPrChange w:id="2814"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73ADBA32" w14:textId="28EA8FF3" w:rsidR="00A962F0" w:rsidRPr="00461432" w:rsidDel="00391598" w:rsidRDefault="00A962F0">
            <w:pPr>
              <w:rPr>
                <w:del w:id="2815" w:author="Alicia" w:date="2016-05-17T11:22:00Z"/>
                <w:rFonts w:ascii="Times New Roman" w:eastAsia="Times New Roman" w:hAnsi="Times New Roman" w:cs="Times New Roman"/>
                <w:lang w:eastAsia="es-ES"/>
              </w:rPr>
              <w:pPrChange w:id="2816" w:author="Alicia" w:date="2016-05-17T11:22:00Z">
                <w:pPr>
                  <w:spacing w:after="0" w:line="240" w:lineRule="auto"/>
                  <w:jc w:val="center"/>
                </w:pPr>
              </w:pPrChange>
            </w:pPr>
            <w:del w:id="2817"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6ACD055A" w14:textId="46B5A3A0" w:rsidR="00A962F0" w:rsidRPr="00A962F0" w:rsidDel="00391598" w:rsidRDefault="00950EA8">
            <w:pPr>
              <w:rPr>
                <w:del w:id="2818" w:author="Alicia" w:date="2016-05-17T11:22:00Z"/>
                <w:rFonts w:ascii="Times New Roman" w:eastAsia="Times New Roman" w:hAnsi="Times New Roman" w:cs="Times New Roman"/>
                <w:lang w:eastAsia="es-ES"/>
              </w:rPr>
              <w:pPrChange w:id="2819" w:author="Alicia" w:date="2016-05-17T11:22:00Z">
                <w:pPr>
                  <w:spacing w:after="0" w:line="240" w:lineRule="auto"/>
                  <w:jc w:val="center"/>
                </w:pPr>
              </w:pPrChange>
            </w:pPr>
            <w:del w:id="2820" w:author="Alicia" w:date="2016-05-17T11:22:00Z">
              <w:r w:rsidDel="00391598">
                <w:rPr>
                  <w:rFonts w:ascii="Times New Roman" w:eastAsia="Times New Roman" w:hAnsi="Times New Roman" w:cs="Times New Roman"/>
                  <w:lang w:eastAsia="es-ES"/>
                </w:rPr>
                <w:delText>0.19</w:delText>
              </w:r>
            </w:del>
          </w:p>
        </w:tc>
        <w:tc>
          <w:tcPr>
            <w:tcW w:w="422" w:type="pct"/>
            <w:tcBorders>
              <w:top w:val="nil"/>
              <w:left w:val="nil"/>
              <w:right w:val="nil"/>
            </w:tcBorders>
            <w:shd w:val="clear" w:color="auto" w:fill="auto"/>
            <w:noWrap/>
            <w:vAlign w:val="center"/>
          </w:tcPr>
          <w:p w14:paraId="56533937" w14:textId="29AA7979" w:rsidR="00A962F0" w:rsidRPr="00FC4224" w:rsidDel="00391598" w:rsidRDefault="00950EA8">
            <w:pPr>
              <w:rPr>
                <w:del w:id="2821" w:author="Alicia" w:date="2016-05-17T11:22:00Z"/>
                <w:rFonts w:ascii="Times New Roman" w:eastAsia="Times New Roman" w:hAnsi="Times New Roman" w:cs="Times New Roman"/>
                <w:b/>
                <w:lang w:eastAsia="es-ES"/>
              </w:rPr>
              <w:pPrChange w:id="2822" w:author="Alicia" w:date="2016-05-17T11:22:00Z">
                <w:pPr>
                  <w:spacing w:after="0" w:line="240" w:lineRule="auto"/>
                  <w:jc w:val="center"/>
                </w:pPr>
              </w:pPrChange>
            </w:pPr>
            <w:del w:id="2823" w:author="Alicia" w:date="2016-05-17T11:22:00Z">
              <w:r w:rsidRPr="00FC4224" w:rsidDel="00391598">
                <w:rPr>
                  <w:rFonts w:ascii="Times New Roman" w:eastAsia="Times New Roman" w:hAnsi="Times New Roman" w:cs="Times New Roman"/>
                  <w:b/>
                  <w:lang w:eastAsia="es-ES"/>
                </w:rPr>
                <w:delText>0.56</w:delText>
              </w:r>
            </w:del>
          </w:p>
        </w:tc>
        <w:tc>
          <w:tcPr>
            <w:tcW w:w="422" w:type="pct"/>
            <w:tcBorders>
              <w:top w:val="nil"/>
              <w:left w:val="nil"/>
              <w:right w:val="nil"/>
            </w:tcBorders>
            <w:shd w:val="clear" w:color="auto" w:fill="auto"/>
            <w:noWrap/>
            <w:vAlign w:val="center"/>
          </w:tcPr>
          <w:p w14:paraId="51C6E5FF" w14:textId="662D672E" w:rsidR="00A962F0" w:rsidRPr="00FC4224" w:rsidDel="00391598" w:rsidRDefault="00950EA8">
            <w:pPr>
              <w:rPr>
                <w:del w:id="2824" w:author="Alicia" w:date="2016-05-17T11:22:00Z"/>
                <w:rFonts w:ascii="Times New Roman" w:eastAsia="Times New Roman" w:hAnsi="Times New Roman" w:cs="Times New Roman"/>
                <w:i/>
                <w:lang w:eastAsia="es-ES"/>
              </w:rPr>
              <w:pPrChange w:id="2825" w:author="Alicia" w:date="2016-05-17T11:22:00Z">
                <w:pPr>
                  <w:spacing w:after="0" w:line="240" w:lineRule="auto"/>
                  <w:jc w:val="center"/>
                </w:pPr>
              </w:pPrChange>
            </w:pPr>
            <w:del w:id="2826" w:author="Alicia" w:date="2016-05-17T11:22:00Z">
              <w:r w:rsidRPr="00FC4224" w:rsidDel="00391598">
                <w:rPr>
                  <w:rFonts w:ascii="Times New Roman" w:eastAsia="Times New Roman" w:hAnsi="Times New Roman" w:cs="Times New Roman"/>
                  <w:i/>
                  <w:lang w:eastAsia="es-ES"/>
                </w:rPr>
                <w:delText>-0.23</w:delText>
              </w:r>
            </w:del>
          </w:p>
        </w:tc>
        <w:tc>
          <w:tcPr>
            <w:tcW w:w="422" w:type="pct"/>
            <w:tcBorders>
              <w:top w:val="nil"/>
              <w:left w:val="nil"/>
              <w:right w:val="nil"/>
            </w:tcBorders>
            <w:shd w:val="clear" w:color="auto" w:fill="auto"/>
            <w:noWrap/>
            <w:vAlign w:val="center"/>
          </w:tcPr>
          <w:p w14:paraId="56723A82" w14:textId="77C8512B" w:rsidR="00A962F0" w:rsidRPr="00A962F0" w:rsidDel="00391598" w:rsidRDefault="00950EA8">
            <w:pPr>
              <w:rPr>
                <w:del w:id="2827" w:author="Alicia" w:date="2016-05-17T11:22:00Z"/>
                <w:rFonts w:ascii="Times New Roman" w:eastAsia="Times New Roman" w:hAnsi="Times New Roman" w:cs="Times New Roman"/>
                <w:lang w:eastAsia="es-ES"/>
              </w:rPr>
              <w:pPrChange w:id="2828" w:author="Alicia" w:date="2016-05-17T11:22:00Z">
                <w:pPr>
                  <w:spacing w:after="0" w:line="240" w:lineRule="auto"/>
                  <w:jc w:val="center"/>
                </w:pPr>
              </w:pPrChange>
            </w:pPr>
            <w:del w:id="2829" w:author="Alicia" w:date="2016-05-17T11:22:00Z">
              <w:r w:rsidDel="00391598">
                <w:rPr>
                  <w:rFonts w:ascii="Times New Roman" w:eastAsia="Times New Roman" w:hAnsi="Times New Roman" w:cs="Times New Roman"/>
                  <w:lang w:eastAsia="es-ES"/>
                </w:rPr>
                <w:delText>-0.07</w:delText>
              </w:r>
            </w:del>
          </w:p>
        </w:tc>
        <w:tc>
          <w:tcPr>
            <w:tcW w:w="422" w:type="pct"/>
            <w:tcBorders>
              <w:top w:val="nil"/>
              <w:left w:val="nil"/>
              <w:right w:val="nil"/>
            </w:tcBorders>
            <w:shd w:val="clear" w:color="auto" w:fill="auto"/>
            <w:noWrap/>
            <w:vAlign w:val="center"/>
          </w:tcPr>
          <w:p w14:paraId="773B6304" w14:textId="2FA77DF9" w:rsidR="00A962F0" w:rsidRPr="00FC4224" w:rsidDel="00391598" w:rsidRDefault="00950EA8">
            <w:pPr>
              <w:rPr>
                <w:del w:id="2830" w:author="Alicia" w:date="2016-05-17T11:22:00Z"/>
                <w:rFonts w:ascii="Times New Roman" w:eastAsia="Times New Roman" w:hAnsi="Times New Roman" w:cs="Times New Roman"/>
                <w:b/>
                <w:lang w:eastAsia="es-ES"/>
              </w:rPr>
              <w:pPrChange w:id="2831" w:author="Alicia" w:date="2016-05-17T11:22:00Z">
                <w:pPr>
                  <w:spacing w:after="0" w:line="240" w:lineRule="auto"/>
                  <w:jc w:val="center"/>
                </w:pPr>
              </w:pPrChange>
            </w:pPr>
            <w:del w:id="2832" w:author="Alicia" w:date="2016-05-17T11:22:00Z">
              <w:r w:rsidRPr="00FC4224" w:rsidDel="00391598">
                <w:rPr>
                  <w:rFonts w:ascii="Times New Roman" w:eastAsia="Times New Roman" w:hAnsi="Times New Roman" w:cs="Times New Roman"/>
                  <w:b/>
                  <w:lang w:eastAsia="es-ES"/>
                </w:rPr>
                <w:delText>0.45</w:delText>
              </w:r>
            </w:del>
          </w:p>
        </w:tc>
        <w:tc>
          <w:tcPr>
            <w:tcW w:w="421" w:type="pct"/>
            <w:tcBorders>
              <w:top w:val="nil"/>
              <w:left w:val="nil"/>
              <w:right w:val="nil"/>
            </w:tcBorders>
            <w:shd w:val="clear" w:color="auto" w:fill="auto"/>
            <w:noWrap/>
            <w:vAlign w:val="center"/>
          </w:tcPr>
          <w:p w14:paraId="3C528FD5" w14:textId="4393F991" w:rsidR="00A962F0" w:rsidRPr="00A962F0" w:rsidDel="00391598" w:rsidRDefault="00950EA8">
            <w:pPr>
              <w:rPr>
                <w:del w:id="2833" w:author="Alicia" w:date="2016-05-17T11:22:00Z"/>
                <w:rFonts w:ascii="Times New Roman" w:eastAsia="Times New Roman" w:hAnsi="Times New Roman" w:cs="Times New Roman"/>
                <w:lang w:eastAsia="es-ES"/>
              </w:rPr>
              <w:pPrChange w:id="2834" w:author="Alicia" w:date="2016-05-17T11:22:00Z">
                <w:pPr>
                  <w:spacing w:after="0" w:line="240" w:lineRule="auto"/>
                  <w:jc w:val="center"/>
                </w:pPr>
              </w:pPrChange>
            </w:pPr>
            <w:del w:id="2835" w:author="Alicia" w:date="2016-05-17T11:22:00Z">
              <w:r w:rsidDel="00391598">
                <w:rPr>
                  <w:rFonts w:ascii="Times New Roman" w:eastAsia="Times New Roman" w:hAnsi="Times New Roman" w:cs="Times New Roman"/>
                  <w:lang w:eastAsia="es-ES"/>
                </w:rPr>
                <w:delText>-0.10</w:delText>
              </w:r>
            </w:del>
          </w:p>
        </w:tc>
        <w:tc>
          <w:tcPr>
            <w:tcW w:w="422" w:type="pct"/>
            <w:tcBorders>
              <w:top w:val="nil"/>
              <w:left w:val="nil"/>
              <w:bottom w:val="single" w:sz="4" w:space="0" w:color="auto"/>
              <w:right w:val="nil"/>
            </w:tcBorders>
            <w:shd w:val="clear" w:color="auto" w:fill="auto"/>
            <w:noWrap/>
            <w:vAlign w:val="center"/>
          </w:tcPr>
          <w:p w14:paraId="4664B020" w14:textId="2C221058" w:rsidR="00A962F0" w:rsidRPr="00A962F0" w:rsidDel="00391598" w:rsidRDefault="00950EA8">
            <w:pPr>
              <w:rPr>
                <w:del w:id="2836" w:author="Alicia" w:date="2016-05-17T11:22:00Z"/>
                <w:rFonts w:ascii="Times New Roman" w:eastAsia="Times New Roman" w:hAnsi="Times New Roman" w:cs="Times New Roman"/>
                <w:lang w:eastAsia="es-ES"/>
              </w:rPr>
              <w:pPrChange w:id="2837" w:author="Alicia" w:date="2016-05-17T11:22:00Z">
                <w:pPr>
                  <w:spacing w:after="0" w:line="240" w:lineRule="auto"/>
                  <w:jc w:val="center"/>
                </w:pPr>
              </w:pPrChange>
            </w:pPr>
            <w:del w:id="2838" w:author="Alicia" w:date="2016-05-17T11:22:00Z">
              <w:r w:rsidDel="00391598">
                <w:rPr>
                  <w:rFonts w:ascii="Times New Roman" w:eastAsia="Times New Roman" w:hAnsi="Times New Roman" w:cs="Times New Roman"/>
                  <w:lang w:eastAsia="es-ES"/>
                </w:rPr>
                <w:delText>-0.12</w:delText>
              </w:r>
            </w:del>
          </w:p>
        </w:tc>
        <w:tc>
          <w:tcPr>
            <w:tcW w:w="422" w:type="pct"/>
            <w:tcBorders>
              <w:top w:val="nil"/>
              <w:left w:val="nil"/>
              <w:bottom w:val="single" w:sz="4" w:space="0" w:color="auto"/>
              <w:right w:val="nil"/>
            </w:tcBorders>
            <w:vAlign w:val="center"/>
          </w:tcPr>
          <w:p w14:paraId="1FC59BFC" w14:textId="0BD39F67" w:rsidR="00A962F0" w:rsidRPr="00FC4224" w:rsidDel="00391598" w:rsidRDefault="00950EA8">
            <w:pPr>
              <w:rPr>
                <w:del w:id="2839" w:author="Alicia" w:date="2016-05-17T11:22:00Z"/>
                <w:rFonts w:ascii="Times New Roman" w:eastAsia="Times New Roman" w:hAnsi="Times New Roman" w:cs="Times New Roman"/>
                <w:b/>
                <w:lang w:eastAsia="es-ES"/>
              </w:rPr>
              <w:pPrChange w:id="2840" w:author="Alicia" w:date="2016-05-17T11:22:00Z">
                <w:pPr>
                  <w:spacing w:after="0" w:line="240" w:lineRule="auto"/>
                  <w:jc w:val="center"/>
                </w:pPr>
              </w:pPrChange>
            </w:pPr>
            <w:del w:id="2841" w:author="Alicia" w:date="2016-05-17T11:22:00Z">
              <w:r w:rsidRPr="00FC4224" w:rsidDel="00391598">
                <w:rPr>
                  <w:rFonts w:ascii="Times New Roman" w:eastAsia="Times New Roman" w:hAnsi="Times New Roman" w:cs="Times New Roman"/>
                  <w:b/>
                  <w:lang w:eastAsia="es-ES"/>
                </w:rPr>
                <w:delText>0.46</w:delText>
              </w:r>
            </w:del>
          </w:p>
        </w:tc>
        <w:tc>
          <w:tcPr>
            <w:tcW w:w="422" w:type="pct"/>
            <w:tcBorders>
              <w:top w:val="nil"/>
              <w:left w:val="nil"/>
              <w:bottom w:val="single" w:sz="4" w:space="0" w:color="auto"/>
              <w:right w:val="nil"/>
            </w:tcBorders>
            <w:vAlign w:val="center"/>
          </w:tcPr>
          <w:p w14:paraId="7AFDDCA6" w14:textId="4931E606" w:rsidR="00A962F0" w:rsidRPr="00FC4224" w:rsidDel="00391598" w:rsidRDefault="00950EA8">
            <w:pPr>
              <w:rPr>
                <w:del w:id="2842" w:author="Alicia" w:date="2016-05-17T11:22:00Z"/>
                <w:rFonts w:ascii="Times New Roman" w:eastAsia="Times New Roman" w:hAnsi="Times New Roman" w:cs="Times New Roman"/>
                <w:b/>
                <w:lang w:eastAsia="es-ES"/>
              </w:rPr>
              <w:pPrChange w:id="2843" w:author="Alicia" w:date="2016-05-17T11:22:00Z">
                <w:pPr>
                  <w:spacing w:after="0" w:line="240" w:lineRule="auto"/>
                  <w:jc w:val="center"/>
                </w:pPr>
              </w:pPrChange>
            </w:pPr>
            <w:del w:id="2844" w:author="Alicia" w:date="2016-05-17T11:22:00Z">
              <w:r w:rsidRPr="00FC4224" w:rsidDel="00391598">
                <w:rPr>
                  <w:rFonts w:ascii="Times New Roman" w:eastAsia="Times New Roman" w:hAnsi="Times New Roman" w:cs="Times New Roman"/>
                  <w:b/>
                  <w:lang w:eastAsia="es-ES"/>
                </w:rPr>
                <w:delText>0.25</w:delText>
              </w:r>
            </w:del>
          </w:p>
        </w:tc>
        <w:tc>
          <w:tcPr>
            <w:tcW w:w="420" w:type="pct"/>
            <w:tcBorders>
              <w:top w:val="nil"/>
              <w:left w:val="nil"/>
              <w:bottom w:val="single" w:sz="4" w:space="0" w:color="auto"/>
              <w:right w:val="nil"/>
            </w:tcBorders>
            <w:vAlign w:val="center"/>
          </w:tcPr>
          <w:p w14:paraId="7806BECB" w14:textId="655F26C4" w:rsidR="00A962F0" w:rsidRPr="00FC4224" w:rsidDel="00391598" w:rsidRDefault="00950EA8">
            <w:pPr>
              <w:rPr>
                <w:del w:id="2845" w:author="Alicia" w:date="2016-05-17T11:22:00Z"/>
                <w:rFonts w:ascii="Times New Roman" w:eastAsia="Times New Roman" w:hAnsi="Times New Roman" w:cs="Times New Roman"/>
                <w:b/>
                <w:lang w:eastAsia="es-ES"/>
              </w:rPr>
              <w:pPrChange w:id="2846" w:author="Alicia" w:date="2016-05-17T11:22:00Z">
                <w:pPr>
                  <w:spacing w:after="0" w:line="240" w:lineRule="auto"/>
                  <w:jc w:val="center"/>
                </w:pPr>
              </w:pPrChange>
            </w:pPr>
            <w:del w:id="2847" w:author="Alicia" w:date="2016-05-17T11:22:00Z">
              <w:r w:rsidRPr="00FC4224" w:rsidDel="00391598">
                <w:rPr>
                  <w:rFonts w:ascii="Times New Roman" w:eastAsia="Times New Roman" w:hAnsi="Times New Roman" w:cs="Times New Roman"/>
                  <w:b/>
                  <w:lang w:eastAsia="es-ES"/>
                </w:rPr>
                <w:delText>0.64</w:delText>
              </w:r>
            </w:del>
          </w:p>
        </w:tc>
      </w:tr>
      <w:tr w:rsidR="00A962F0" w:rsidRPr="00C11AFB" w:rsidDel="00391598" w14:paraId="1C69173A" w14:textId="7B42B202" w:rsidTr="00A962F0">
        <w:trPr>
          <w:trHeight w:val="300"/>
          <w:del w:id="2848" w:author="Alicia" w:date="2016-05-17T11:22:00Z"/>
        </w:trPr>
        <w:tc>
          <w:tcPr>
            <w:tcW w:w="513" w:type="pct"/>
            <w:vMerge w:val="restart"/>
            <w:tcBorders>
              <w:left w:val="nil"/>
              <w:right w:val="nil"/>
            </w:tcBorders>
            <w:shd w:val="clear" w:color="auto" w:fill="auto"/>
            <w:noWrap/>
            <w:vAlign w:val="center"/>
            <w:hideMark/>
          </w:tcPr>
          <w:p w14:paraId="62CF6707" w14:textId="02FEDC24" w:rsidR="00A962F0" w:rsidRPr="00461432" w:rsidDel="00391598" w:rsidRDefault="00A962F0">
            <w:pPr>
              <w:rPr>
                <w:del w:id="2849" w:author="Alicia" w:date="2016-05-17T11:22:00Z"/>
                <w:rFonts w:ascii="Times New Roman" w:eastAsia="Times New Roman" w:hAnsi="Times New Roman" w:cs="Times New Roman"/>
                <w:lang w:eastAsia="es-ES"/>
              </w:rPr>
              <w:pPrChange w:id="2850" w:author="Alicia" w:date="2016-05-17T11:22:00Z">
                <w:pPr>
                  <w:spacing w:after="0" w:line="240" w:lineRule="auto"/>
                  <w:jc w:val="center"/>
                </w:pPr>
              </w:pPrChange>
            </w:pPr>
            <w:del w:id="2851" w:author="Alicia" w:date="2016-05-17T11:22:00Z">
              <w:r w:rsidRPr="00461432" w:rsidDel="00391598">
                <w:rPr>
                  <w:rFonts w:ascii="Times New Roman" w:eastAsia="Times New Roman" w:hAnsi="Times New Roman" w:cs="Times New Roman"/>
                  <w:lang w:eastAsia="es-ES"/>
                </w:rPr>
                <w:delText>F</w:delText>
              </w:r>
            </w:del>
          </w:p>
        </w:tc>
        <w:tc>
          <w:tcPr>
            <w:tcW w:w="271" w:type="pct"/>
            <w:tcBorders>
              <w:left w:val="nil"/>
              <w:bottom w:val="nil"/>
              <w:right w:val="nil"/>
            </w:tcBorders>
            <w:shd w:val="clear" w:color="auto" w:fill="auto"/>
            <w:noWrap/>
            <w:vAlign w:val="center"/>
          </w:tcPr>
          <w:p w14:paraId="49B054E7" w14:textId="455B9DD0" w:rsidR="00A962F0" w:rsidRPr="00461432" w:rsidDel="00391598" w:rsidRDefault="00A962F0">
            <w:pPr>
              <w:rPr>
                <w:del w:id="2852" w:author="Alicia" w:date="2016-05-17T11:22:00Z"/>
                <w:rFonts w:ascii="Times New Roman" w:eastAsia="Times New Roman" w:hAnsi="Times New Roman" w:cs="Times New Roman"/>
                <w:lang w:eastAsia="es-ES"/>
              </w:rPr>
              <w:pPrChange w:id="2853" w:author="Alicia" w:date="2016-05-17T11:22:00Z">
                <w:pPr>
                  <w:spacing w:after="0" w:line="240" w:lineRule="auto"/>
                  <w:jc w:val="center"/>
                </w:pPr>
              </w:pPrChange>
            </w:pPr>
            <w:del w:id="2854"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CB60833" w14:textId="3FA072B6" w:rsidR="00A962F0" w:rsidRPr="004C20FF" w:rsidDel="00391598" w:rsidRDefault="000C6895">
            <w:pPr>
              <w:rPr>
                <w:del w:id="2855" w:author="Alicia" w:date="2016-05-17T11:22:00Z"/>
                <w:rFonts w:ascii="Times New Roman" w:eastAsia="Times New Roman" w:hAnsi="Times New Roman" w:cs="Times New Roman"/>
                <w:b/>
                <w:lang w:eastAsia="es-ES"/>
              </w:rPr>
              <w:pPrChange w:id="2856" w:author="Alicia" w:date="2016-05-17T11:22:00Z">
                <w:pPr>
                  <w:spacing w:after="0" w:line="240" w:lineRule="auto"/>
                  <w:jc w:val="center"/>
                </w:pPr>
              </w:pPrChange>
            </w:pPr>
            <w:del w:id="2857" w:author="Alicia" w:date="2016-05-17T11:22:00Z">
              <w:r w:rsidRPr="004C20FF" w:rsidDel="00391598">
                <w:rPr>
                  <w:rFonts w:ascii="Times New Roman" w:eastAsia="Times New Roman" w:hAnsi="Times New Roman" w:cs="Times New Roman"/>
                  <w:b/>
                  <w:lang w:eastAsia="es-ES"/>
                </w:rPr>
                <w:delText>0.20</w:delText>
              </w:r>
            </w:del>
          </w:p>
        </w:tc>
        <w:tc>
          <w:tcPr>
            <w:tcW w:w="422" w:type="pct"/>
            <w:tcBorders>
              <w:left w:val="nil"/>
              <w:bottom w:val="nil"/>
              <w:right w:val="nil"/>
            </w:tcBorders>
            <w:shd w:val="clear" w:color="auto" w:fill="auto"/>
            <w:noWrap/>
            <w:vAlign w:val="center"/>
          </w:tcPr>
          <w:p w14:paraId="3E653DAE" w14:textId="63CD35D2" w:rsidR="00A962F0" w:rsidRPr="004C20FF" w:rsidDel="00391598" w:rsidRDefault="000C6895">
            <w:pPr>
              <w:rPr>
                <w:del w:id="2858" w:author="Alicia" w:date="2016-05-17T11:22:00Z"/>
                <w:rFonts w:ascii="Times New Roman" w:eastAsia="Times New Roman" w:hAnsi="Times New Roman" w:cs="Times New Roman"/>
                <w:b/>
                <w:lang w:eastAsia="es-ES"/>
              </w:rPr>
              <w:pPrChange w:id="2859" w:author="Alicia" w:date="2016-05-17T11:22:00Z">
                <w:pPr>
                  <w:spacing w:after="0" w:line="240" w:lineRule="auto"/>
                  <w:jc w:val="center"/>
                </w:pPr>
              </w:pPrChange>
            </w:pPr>
            <w:del w:id="2860" w:author="Alicia" w:date="2016-05-17T11:22:00Z">
              <w:r w:rsidRPr="004C20FF" w:rsidDel="00391598">
                <w:rPr>
                  <w:rFonts w:ascii="Times New Roman" w:eastAsia="Times New Roman" w:hAnsi="Times New Roman" w:cs="Times New Roman"/>
                  <w:b/>
                  <w:lang w:eastAsia="es-ES"/>
                </w:rPr>
                <w:delText>0.46</w:delText>
              </w:r>
            </w:del>
          </w:p>
        </w:tc>
        <w:tc>
          <w:tcPr>
            <w:tcW w:w="422" w:type="pct"/>
            <w:tcBorders>
              <w:left w:val="nil"/>
              <w:bottom w:val="nil"/>
              <w:right w:val="nil"/>
            </w:tcBorders>
            <w:shd w:val="clear" w:color="auto" w:fill="auto"/>
            <w:noWrap/>
            <w:vAlign w:val="center"/>
          </w:tcPr>
          <w:p w14:paraId="4CFC1C0B" w14:textId="79EF989C" w:rsidR="00A962F0" w:rsidRPr="00A962F0" w:rsidDel="00391598" w:rsidRDefault="000C6895">
            <w:pPr>
              <w:rPr>
                <w:del w:id="2861" w:author="Alicia" w:date="2016-05-17T11:22:00Z"/>
                <w:rFonts w:ascii="Times New Roman" w:eastAsia="Times New Roman" w:hAnsi="Times New Roman" w:cs="Times New Roman"/>
                <w:lang w:eastAsia="es-ES"/>
              </w:rPr>
              <w:pPrChange w:id="2862" w:author="Alicia" w:date="2016-05-17T11:22:00Z">
                <w:pPr>
                  <w:spacing w:after="0" w:line="240" w:lineRule="auto"/>
                  <w:jc w:val="center"/>
                </w:pPr>
              </w:pPrChange>
            </w:pPr>
            <w:del w:id="2863" w:author="Alicia" w:date="2016-05-17T11:22:00Z">
              <w:r w:rsidDel="00391598">
                <w:rPr>
                  <w:rFonts w:ascii="Times New Roman" w:eastAsia="Times New Roman" w:hAnsi="Times New Roman" w:cs="Times New Roman"/>
                  <w:lang w:eastAsia="es-ES"/>
                </w:rPr>
                <w:delText>0.22</w:delText>
              </w:r>
            </w:del>
          </w:p>
        </w:tc>
        <w:tc>
          <w:tcPr>
            <w:tcW w:w="422" w:type="pct"/>
            <w:tcBorders>
              <w:left w:val="nil"/>
              <w:bottom w:val="nil"/>
              <w:right w:val="nil"/>
            </w:tcBorders>
            <w:shd w:val="clear" w:color="auto" w:fill="auto"/>
            <w:noWrap/>
            <w:vAlign w:val="center"/>
          </w:tcPr>
          <w:p w14:paraId="7ECCB80B" w14:textId="62A021B7" w:rsidR="00A962F0" w:rsidRPr="00A962F0" w:rsidDel="00391598" w:rsidRDefault="000C6895">
            <w:pPr>
              <w:rPr>
                <w:del w:id="2864" w:author="Alicia" w:date="2016-05-17T11:22:00Z"/>
                <w:rFonts w:ascii="Times New Roman" w:eastAsia="Times New Roman" w:hAnsi="Times New Roman" w:cs="Times New Roman"/>
                <w:lang w:eastAsia="es-ES"/>
              </w:rPr>
              <w:pPrChange w:id="2865" w:author="Alicia" w:date="2016-05-17T11:22:00Z">
                <w:pPr>
                  <w:spacing w:after="0" w:line="240" w:lineRule="auto"/>
                  <w:jc w:val="center"/>
                </w:pPr>
              </w:pPrChange>
            </w:pPr>
            <w:del w:id="2866"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0EBD8D56" w14:textId="3AD66B38" w:rsidR="00A962F0" w:rsidRPr="004C20FF" w:rsidDel="00391598" w:rsidRDefault="000C6895">
            <w:pPr>
              <w:rPr>
                <w:del w:id="2867" w:author="Alicia" w:date="2016-05-17T11:22:00Z"/>
                <w:rFonts w:ascii="Times New Roman" w:eastAsia="Times New Roman" w:hAnsi="Times New Roman" w:cs="Times New Roman"/>
                <w:b/>
                <w:lang w:eastAsia="es-ES"/>
              </w:rPr>
              <w:pPrChange w:id="2868" w:author="Alicia" w:date="2016-05-17T11:22:00Z">
                <w:pPr>
                  <w:spacing w:after="0" w:line="240" w:lineRule="auto"/>
                  <w:jc w:val="center"/>
                </w:pPr>
              </w:pPrChange>
            </w:pPr>
            <w:del w:id="2869" w:author="Alicia" w:date="2016-05-17T11:22:00Z">
              <w:r w:rsidRPr="004C20FF" w:rsidDel="00391598">
                <w:rPr>
                  <w:rFonts w:ascii="Times New Roman" w:eastAsia="Times New Roman" w:hAnsi="Times New Roman" w:cs="Times New Roman"/>
                  <w:b/>
                  <w:lang w:eastAsia="es-ES"/>
                </w:rPr>
                <w:delText>0.34</w:delText>
              </w:r>
            </w:del>
          </w:p>
        </w:tc>
        <w:tc>
          <w:tcPr>
            <w:tcW w:w="421" w:type="pct"/>
            <w:tcBorders>
              <w:left w:val="nil"/>
              <w:bottom w:val="nil"/>
              <w:right w:val="nil"/>
            </w:tcBorders>
            <w:shd w:val="clear" w:color="auto" w:fill="auto"/>
            <w:noWrap/>
            <w:vAlign w:val="center"/>
          </w:tcPr>
          <w:p w14:paraId="18E3E227" w14:textId="6D30278E" w:rsidR="00A962F0" w:rsidRPr="00A962F0" w:rsidDel="00391598" w:rsidRDefault="000C6895">
            <w:pPr>
              <w:rPr>
                <w:del w:id="2870" w:author="Alicia" w:date="2016-05-17T11:22:00Z"/>
                <w:rFonts w:ascii="Times New Roman" w:eastAsia="Times New Roman" w:hAnsi="Times New Roman" w:cs="Times New Roman"/>
                <w:lang w:eastAsia="es-ES"/>
              </w:rPr>
              <w:pPrChange w:id="2871" w:author="Alicia" w:date="2016-05-17T11:22:00Z">
                <w:pPr>
                  <w:spacing w:after="0" w:line="240" w:lineRule="auto"/>
                  <w:jc w:val="center"/>
                </w:pPr>
              </w:pPrChange>
            </w:pPr>
            <w:del w:id="2872" w:author="Alicia" w:date="2016-05-17T11:22:00Z">
              <w:r w:rsidDel="00391598">
                <w:rPr>
                  <w:rFonts w:ascii="Times New Roman" w:eastAsia="Times New Roman" w:hAnsi="Times New Roman" w:cs="Times New Roman"/>
                  <w:lang w:eastAsia="es-ES"/>
                </w:rPr>
                <w:delText>0.01</w:delText>
              </w:r>
            </w:del>
          </w:p>
        </w:tc>
        <w:tc>
          <w:tcPr>
            <w:tcW w:w="422" w:type="pct"/>
            <w:tcBorders>
              <w:left w:val="nil"/>
              <w:bottom w:val="nil"/>
              <w:right w:val="nil"/>
            </w:tcBorders>
            <w:shd w:val="clear" w:color="auto" w:fill="auto"/>
            <w:noWrap/>
            <w:vAlign w:val="center"/>
          </w:tcPr>
          <w:p w14:paraId="7967B7B3" w14:textId="6AD722C1" w:rsidR="00A962F0" w:rsidRPr="004C20FF" w:rsidDel="00391598" w:rsidRDefault="000C6895">
            <w:pPr>
              <w:rPr>
                <w:del w:id="2873" w:author="Alicia" w:date="2016-05-17T11:22:00Z"/>
                <w:rFonts w:ascii="Times New Roman" w:eastAsia="Times New Roman" w:hAnsi="Times New Roman" w:cs="Times New Roman"/>
                <w:i/>
                <w:lang w:eastAsia="es-ES"/>
              </w:rPr>
              <w:pPrChange w:id="2874" w:author="Alicia" w:date="2016-05-17T11:22:00Z">
                <w:pPr>
                  <w:spacing w:after="0" w:line="240" w:lineRule="auto"/>
                  <w:jc w:val="center"/>
                </w:pPr>
              </w:pPrChange>
            </w:pPr>
            <w:del w:id="2875" w:author="Alicia" w:date="2016-05-17T11:22:00Z">
              <w:r w:rsidRPr="004C20FF" w:rsidDel="00391598">
                <w:rPr>
                  <w:rFonts w:ascii="Times New Roman" w:eastAsia="Times New Roman" w:hAnsi="Times New Roman" w:cs="Times New Roman"/>
                  <w:i/>
                  <w:lang w:eastAsia="es-ES"/>
                </w:rPr>
                <w:delText>-0.13</w:delText>
              </w:r>
            </w:del>
          </w:p>
        </w:tc>
        <w:tc>
          <w:tcPr>
            <w:tcW w:w="422" w:type="pct"/>
            <w:tcBorders>
              <w:left w:val="nil"/>
              <w:bottom w:val="nil"/>
              <w:right w:val="nil"/>
            </w:tcBorders>
            <w:vAlign w:val="center"/>
          </w:tcPr>
          <w:p w14:paraId="1AFF3D73" w14:textId="42351EAA" w:rsidR="00A962F0" w:rsidRPr="004C20FF" w:rsidDel="00391598" w:rsidRDefault="000C6895">
            <w:pPr>
              <w:rPr>
                <w:del w:id="2876" w:author="Alicia" w:date="2016-05-17T11:22:00Z"/>
                <w:rFonts w:ascii="Times New Roman" w:eastAsia="Times New Roman" w:hAnsi="Times New Roman" w:cs="Times New Roman"/>
                <w:b/>
                <w:lang w:eastAsia="es-ES"/>
              </w:rPr>
              <w:pPrChange w:id="2877" w:author="Alicia" w:date="2016-05-17T11:22:00Z">
                <w:pPr>
                  <w:spacing w:after="0" w:line="240" w:lineRule="auto"/>
                  <w:jc w:val="center"/>
                </w:pPr>
              </w:pPrChange>
            </w:pPr>
            <w:del w:id="2878" w:author="Alicia" w:date="2016-05-17T11:22:00Z">
              <w:r w:rsidRPr="004C20FF" w:rsidDel="00391598">
                <w:rPr>
                  <w:rFonts w:ascii="Times New Roman" w:eastAsia="Times New Roman" w:hAnsi="Times New Roman" w:cs="Times New Roman"/>
                  <w:b/>
                  <w:lang w:eastAsia="es-ES"/>
                </w:rPr>
                <w:delText>0.55</w:delText>
              </w:r>
            </w:del>
          </w:p>
        </w:tc>
        <w:tc>
          <w:tcPr>
            <w:tcW w:w="422" w:type="pct"/>
            <w:tcBorders>
              <w:left w:val="nil"/>
              <w:bottom w:val="nil"/>
              <w:right w:val="nil"/>
            </w:tcBorders>
            <w:vAlign w:val="center"/>
          </w:tcPr>
          <w:p w14:paraId="4CE51C26" w14:textId="3AD82FCD" w:rsidR="00A962F0" w:rsidRPr="004C20FF" w:rsidDel="00391598" w:rsidRDefault="000C6895">
            <w:pPr>
              <w:rPr>
                <w:del w:id="2879" w:author="Alicia" w:date="2016-05-17T11:22:00Z"/>
                <w:rFonts w:ascii="Times New Roman" w:eastAsia="Times New Roman" w:hAnsi="Times New Roman" w:cs="Times New Roman"/>
                <w:b/>
                <w:lang w:eastAsia="es-ES"/>
              </w:rPr>
              <w:pPrChange w:id="2880" w:author="Alicia" w:date="2016-05-17T11:22:00Z">
                <w:pPr>
                  <w:spacing w:after="0" w:line="240" w:lineRule="auto"/>
                  <w:jc w:val="center"/>
                </w:pPr>
              </w:pPrChange>
            </w:pPr>
            <w:del w:id="2881" w:author="Alicia" w:date="2016-05-17T11:22:00Z">
              <w:r w:rsidRPr="004C20FF" w:rsidDel="00391598">
                <w:rPr>
                  <w:rFonts w:ascii="Times New Roman" w:eastAsia="Times New Roman" w:hAnsi="Times New Roman" w:cs="Times New Roman"/>
                  <w:b/>
                  <w:lang w:eastAsia="es-ES"/>
                </w:rPr>
                <w:delText>0.49</w:delText>
              </w:r>
            </w:del>
          </w:p>
        </w:tc>
        <w:tc>
          <w:tcPr>
            <w:tcW w:w="420" w:type="pct"/>
            <w:tcBorders>
              <w:left w:val="nil"/>
              <w:bottom w:val="nil"/>
              <w:right w:val="nil"/>
            </w:tcBorders>
            <w:vAlign w:val="center"/>
          </w:tcPr>
          <w:p w14:paraId="0C75C090" w14:textId="50482866" w:rsidR="00A962F0" w:rsidRPr="004C20FF" w:rsidDel="00391598" w:rsidRDefault="000C6895">
            <w:pPr>
              <w:rPr>
                <w:del w:id="2882" w:author="Alicia" w:date="2016-05-17T11:22:00Z"/>
                <w:rFonts w:ascii="Times New Roman" w:eastAsia="Times New Roman" w:hAnsi="Times New Roman" w:cs="Times New Roman"/>
                <w:b/>
                <w:lang w:eastAsia="es-ES"/>
              </w:rPr>
              <w:pPrChange w:id="2883" w:author="Alicia" w:date="2016-05-17T11:22:00Z">
                <w:pPr>
                  <w:spacing w:after="0" w:line="240" w:lineRule="auto"/>
                  <w:jc w:val="center"/>
                </w:pPr>
              </w:pPrChange>
            </w:pPr>
            <w:del w:id="2884" w:author="Alicia" w:date="2016-05-17T11:22:00Z">
              <w:r w:rsidRPr="004C20FF" w:rsidDel="00391598">
                <w:rPr>
                  <w:rFonts w:ascii="Times New Roman" w:eastAsia="Times New Roman" w:hAnsi="Times New Roman" w:cs="Times New Roman"/>
                  <w:b/>
                  <w:lang w:eastAsia="es-ES"/>
                </w:rPr>
                <w:delText>0.67</w:delText>
              </w:r>
            </w:del>
          </w:p>
        </w:tc>
      </w:tr>
      <w:tr w:rsidR="00A962F0" w:rsidRPr="00C11AFB" w:rsidDel="00391598" w14:paraId="5CF6F52B" w14:textId="34A0D9DA" w:rsidTr="00A962F0">
        <w:trPr>
          <w:trHeight w:val="300"/>
          <w:del w:id="2885" w:author="Alicia" w:date="2016-05-17T11:22:00Z"/>
        </w:trPr>
        <w:tc>
          <w:tcPr>
            <w:tcW w:w="513" w:type="pct"/>
            <w:vMerge/>
            <w:tcBorders>
              <w:left w:val="nil"/>
              <w:right w:val="nil"/>
            </w:tcBorders>
            <w:shd w:val="clear" w:color="auto" w:fill="auto"/>
            <w:noWrap/>
            <w:vAlign w:val="center"/>
            <w:hideMark/>
          </w:tcPr>
          <w:p w14:paraId="06ACC76B" w14:textId="48B3F894" w:rsidR="00A962F0" w:rsidRPr="00461432" w:rsidDel="00391598" w:rsidRDefault="00A962F0">
            <w:pPr>
              <w:rPr>
                <w:del w:id="2886" w:author="Alicia" w:date="2016-05-17T11:22:00Z"/>
                <w:rFonts w:ascii="Times New Roman" w:eastAsia="Times New Roman" w:hAnsi="Times New Roman" w:cs="Times New Roman"/>
                <w:lang w:eastAsia="es-ES"/>
              </w:rPr>
              <w:pPrChange w:id="2887"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D6B01F4" w14:textId="24111D35" w:rsidR="00A962F0" w:rsidRPr="00461432" w:rsidDel="00391598" w:rsidRDefault="00A962F0">
            <w:pPr>
              <w:rPr>
                <w:del w:id="2888" w:author="Alicia" w:date="2016-05-17T11:22:00Z"/>
                <w:rFonts w:ascii="Times New Roman" w:eastAsia="Times New Roman" w:hAnsi="Times New Roman" w:cs="Times New Roman"/>
                <w:lang w:eastAsia="es-ES"/>
              </w:rPr>
              <w:pPrChange w:id="2889" w:author="Alicia" w:date="2016-05-17T11:22:00Z">
                <w:pPr>
                  <w:spacing w:after="0" w:line="240" w:lineRule="auto"/>
                  <w:jc w:val="center"/>
                </w:pPr>
              </w:pPrChange>
            </w:pPr>
            <w:del w:id="2890"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7D36BC50" w14:textId="1D797B53" w:rsidR="00A962F0" w:rsidRPr="00A962F0" w:rsidDel="00391598" w:rsidRDefault="00950EA8">
            <w:pPr>
              <w:rPr>
                <w:del w:id="2891" w:author="Alicia" w:date="2016-05-17T11:22:00Z"/>
                <w:rFonts w:ascii="Times New Roman" w:eastAsia="Times New Roman" w:hAnsi="Times New Roman" w:cs="Times New Roman"/>
                <w:lang w:eastAsia="es-ES"/>
              </w:rPr>
              <w:pPrChange w:id="2892" w:author="Alicia" w:date="2016-05-17T11:22:00Z">
                <w:pPr>
                  <w:spacing w:after="0" w:line="240" w:lineRule="auto"/>
                  <w:jc w:val="center"/>
                </w:pPr>
              </w:pPrChange>
            </w:pPr>
            <w:del w:id="2893" w:author="Alicia" w:date="2016-05-17T11:22:00Z">
              <w:r w:rsidDel="00391598">
                <w:rPr>
                  <w:rFonts w:ascii="Times New Roman" w:eastAsia="Times New Roman" w:hAnsi="Times New Roman" w:cs="Times New Roman"/>
                  <w:lang w:eastAsia="es-ES"/>
                </w:rPr>
                <w:delText>0.19</w:delText>
              </w:r>
            </w:del>
          </w:p>
        </w:tc>
        <w:tc>
          <w:tcPr>
            <w:tcW w:w="422" w:type="pct"/>
            <w:tcBorders>
              <w:top w:val="nil"/>
              <w:left w:val="nil"/>
              <w:right w:val="nil"/>
            </w:tcBorders>
            <w:shd w:val="clear" w:color="auto" w:fill="auto"/>
            <w:noWrap/>
            <w:vAlign w:val="center"/>
          </w:tcPr>
          <w:p w14:paraId="37E33EA0" w14:textId="4BDC4BCB" w:rsidR="00A962F0" w:rsidRPr="00A962F0" w:rsidDel="00391598" w:rsidRDefault="00950EA8">
            <w:pPr>
              <w:rPr>
                <w:del w:id="2894" w:author="Alicia" w:date="2016-05-17T11:22:00Z"/>
                <w:rFonts w:ascii="Times New Roman" w:eastAsia="Times New Roman" w:hAnsi="Times New Roman" w:cs="Times New Roman"/>
                <w:lang w:eastAsia="es-ES"/>
              </w:rPr>
              <w:pPrChange w:id="2895" w:author="Alicia" w:date="2016-05-17T11:22:00Z">
                <w:pPr>
                  <w:spacing w:after="0" w:line="240" w:lineRule="auto"/>
                  <w:jc w:val="center"/>
                </w:pPr>
              </w:pPrChange>
            </w:pPr>
            <w:del w:id="2896" w:author="Alicia" w:date="2016-05-17T11:22:00Z">
              <w:r w:rsidDel="00391598">
                <w:rPr>
                  <w:rFonts w:ascii="Times New Roman" w:eastAsia="Times New Roman" w:hAnsi="Times New Roman" w:cs="Times New Roman"/>
                  <w:lang w:eastAsia="es-ES"/>
                </w:rPr>
                <w:delText>0.51</w:delText>
              </w:r>
            </w:del>
          </w:p>
        </w:tc>
        <w:tc>
          <w:tcPr>
            <w:tcW w:w="422" w:type="pct"/>
            <w:tcBorders>
              <w:top w:val="nil"/>
              <w:left w:val="nil"/>
              <w:right w:val="nil"/>
            </w:tcBorders>
            <w:shd w:val="clear" w:color="auto" w:fill="auto"/>
            <w:noWrap/>
            <w:vAlign w:val="center"/>
          </w:tcPr>
          <w:p w14:paraId="23E659D1" w14:textId="0D5B4C95" w:rsidR="00A962F0" w:rsidRPr="00A962F0" w:rsidDel="00391598" w:rsidRDefault="00950EA8">
            <w:pPr>
              <w:rPr>
                <w:del w:id="2897" w:author="Alicia" w:date="2016-05-17T11:22:00Z"/>
                <w:rFonts w:ascii="Times New Roman" w:eastAsia="Times New Roman" w:hAnsi="Times New Roman" w:cs="Times New Roman"/>
                <w:lang w:eastAsia="es-ES"/>
              </w:rPr>
              <w:pPrChange w:id="2898" w:author="Alicia" w:date="2016-05-17T11:22:00Z">
                <w:pPr>
                  <w:spacing w:after="0" w:line="240" w:lineRule="auto"/>
                  <w:jc w:val="center"/>
                </w:pPr>
              </w:pPrChange>
            </w:pPr>
            <w:del w:id="2899" w:author="Alicia" w:date="2016-05-17T11:22:00Z">
              <w:r w:rsidDel="00391598">
                <w:rPr>
                  <w:rFonts w:ascii="Times New Roman" w:eastAsia="Times New Roman" w:hAnsi="Times New Roman" w:cs="Times New Roman"/>
                  <w:lang w:eastAsia="es-ES"/>
                </w:rPr>
                <w:delText>-0.04</w:delText>
              </w:r>
            </w:del>
          </w:p>
        </w:tc>
        <w:tc>
          <w:tcPr>
            <w:tcW w:w="422" w:type="pct"/>
            <w:tcBorders>
              <w:top w:val="nil"/>
              <w:left w:val="nil"/>
              <w:right w:val="nil"/>
            </w:tcBorders>
            <w:shd w:val="clear" w:color="auto" w:fill="auto"/>
            <w:noWrap/>
            <w:vAlign w:val="center"/>
          </w:tcPr>
          <w:p w14:paraId="57106AA9" w14:textId="436CEF10" w:rsidR="00A962F0" w:rsidRPr="00A962F0" w:rsidDel="00391598" w:rsidRDefault="00950EA8">
            <w:pPr>
              <w:rPr>
                <w:del w:id="2900" w:author="Alicia" w:date="2016-05-17T11:22:00Z"/>
                <w:rFonts w:ascii="Times New Roman" w:eastAsia="Times New Roman" w:hAnsi="Times New Roman" w:cs="Times New Roman"/>
                <w:lang w:eastAsia="es-ES"/>
              </w:rPr>
              <w:pPrChange w:id="2901" w:author="Alicia" w:date="2016-05-17T11:22:00Z">
                <w:pPr>
                  <w:spacing w:after="0" w:line="240" w:lineRule="auto"/>
                  <w:jc w:val="center"/>
                </w:pPr>
              </w:pPrChange>
            </w:pPr>
            <w:del w:id="2902" w:author="Alicia" w:date="2016-05-17T11:22:00Z">
              <w:r w:rsidDel="00391598">
                <w:rPr>
                  <w:rFonts w:ascii="Times New Roman" w:eastAsia="Times New Roman" w:hAnsi="Times New Roman" w:cs="Times New Roman"/>
                  <w:lang w:eastAsia="es-ES"/>
                </w:rPr>
                <w:delText>-0.04</w:delText>
              </w:r>
            </w:del>
          </w:p>
        </w:tc>
        <w:tc>
          <w:tcPr>
            <w:tcW w:w="422" w:type="pct"/>
            <w:tcBorders>
              <w:top w:val="nil"/>
              <w:left w:val="nil"/>
              <w:right w:val="nil"/>
            </w:tcBorders>
            <w:shd w:val="clear" w:color="auto" w:fill="auto"/>
            <w:noWrap/>
            <w:vAlign w:val="center"/>
          </w:tcPr>
          <w:p w14:paraId="2BD8B707" w14:textId="6393DBDB" w:rsidR="00A962F0" w:rsidRPr="00FC4224" w:rsidDel="00391598" w:rsidRDefault="00950EA8">
            <w:pPr>
              <w:rPr>
                <w:del w:id="2903" w:author="Alicia" w:date="2016-05-17T11:22:00Z"/>
                <w:rFonts w:ascii="Times New Roman" w:eastAsia="Times New Roman" w:hAnsi="Times New Roman" w:cs="Times New Roman"/>
                <w:b/>
                <w:lang w:eastAsia="es-ES"/>
              </w:rPr>
              <w:pPrChange w:id="2904" w:author="Alicia" w:date="2016-05-17T11:22:00Z">
                <w:pPr>
                  <w:spacing w:after="0" w:line="240" w:lineRule="auto"/>
                  <w:jc w:val="center"/>
                </w:pPr>
              </w:pPrChange>
            </w:pPr>
            <w:del w:id="2905" w:author="Alicia" w:date="2016-05-17T11:22:00Z">
              <w:r w:rsidRPr="00FC4224" w:rsidDel="00391598">
                <w:rPr>
                  <w:rFonts w:ascii="Times New Roman" w:eastAsia="Times New Roman" w:hAnsi="Times New Roman" w:cs="Times New Roman"/>
                  <w:b/>
                  <w:lang w:eastAsia="es-ES"/>
                </w:rPr>
                <w:delText>0.21</w:delText>
              </w:r>
            </w:del>
          </w:p>
        </w:tc>
        <w:tc>
          <w:tcPr>
            <w:tcW w:w="421" w:type="pct"/>
            <w:tcBorders>
              <w:top w:val="nil"/>
              <w:left w:val="nil"/>
              <w:right w:val="nil"/>
            </w:tcBorders>
            <w:shd w:val="clear" w:color="auto" w:fill="auto"/>
            <w:noWrap/>
            <w:vAlign w:val="center"/>
          </w:tcPr>
          <w:p w14:paraId="33F25505" w14:textId="00597B88" w:rsidR="00A962F0" w:rsidRPr="00A962F0" w:rsidDel="00391598" w:rsidRDefault="00950EA8">
            <w:pPr>
              <w:rPr>
                <w:del w:id="2906" w:author="Alicia" w:date="2016-05-17T11:22:00Z"/>
                <w:rFonts w:ascii="Times New Roman" w:eastAsia="Times New Roman" w:hAnsi="Times New Roman" w:cs="Times New Roman"/>
                <w:lang w:eastAsia="es-ES"/>
              </w:rPr>
              <w:pPrChange w:id="2907" w:author="Alicia" w:date="2016-05-17T11:22:00Z">
                <w:pPr>
                  <w:spacing w:after="0" w:line="240" w:lineRule="auto"/>
                  <w:jc w:val="center"/>
                </w:pPr>
              </w:pPrChange>
            </w:pPr>
            <w:del w:id="2908" w:author="Alicia" w:date="2016-05-17T11:22:00Z">
              <w:r w:rsidDel="00391598">
                <w:rPr>
                  <w:rFonts w:ascii="Times New Roman" w:eastAsia="Times New Roman" w:hAnsi="Times New Roman" w:cs="Times New Roman"/>
                  <w:lang w:eastAsia="es-ES"/>
                </w:rPr>
                <w:delText>-0.00</w:delText>
              </w:r>
            </w:del>
          </w:p>
        </w:tc>
        <w:tc>
          <w:tcPr>
            <w:tcW w:w="422" w:type="pct"/>
            <w:tcBorders>
              <w:top w:val="nil"/>
              <w:left w:val="nil"/>
              <w:bottom w:val="single" w:sz="4" w:space="0" w:color="auto"/>
              <w:right w:val="nil"/>
            </w:tcBorders>
            <w:shd w:val="clear" w:color="auto" w:fill="auto"/>
            <w:noWrap/>
            <w:vAlign w:val="center"/>
          </w:tcPr>
          <w:p w14:paraId="72B4739C" w14:textId="7883BA8F" w:rsidR="00A962F0" w:rsidRPr="00FC4224" w:rsidDel="00391598" w:rsidRDefault="00950EA8">
            <w:pPr>
              <w:rPr>
                <w:del w:id="2909" w:author="Alicia" w:date="2016-05-17T11:22:00Z"/>
                <w:rFonts w:ascii="Times New Roman" w:eastAsia="Times New Roman" w:hAnsi="Times New Roman" w:cs="Times New Roman"/>
                <w:b/>
                <w:lang w:eastAsia="es-ES"/>
              </w:rPr>
              <w:pPrChange w:id="2910" w:author="Alicia" w:date="2016-05-17T11:22:00Z">
                <w:pPr>
                  <w:spacing w:after="0" w:line="240" w:lineRule="auto"/>
                  <w:jc w:val="center"/>
                </w:pPr>
              </w:pPrChange>
            </w:pPr>
            <w:del w:id="2911" w:author="Alicia" w:date="2016-05-17T11:22:00Z">
              <w:r w:rsidRPr="00FC4224" w:rsidDel="00391598">
                <w:rPr>
                  <w:rFonts w:ascii="Times New Roman" w:eastAsia="Times New Roman" w:hAnsi="Times New Roman" w:cs="Times New Roman"/>
                  <w:b/>
                  <w:lang w:eastAsia="es-ES"/>
                </w:rPr>
                <w:delText>-0.11</w:delText>
              </w:r>
            </w:del>
          </w:p>
        </w:tc>
        <w:tc>
          <w:tcPr>
            <w:tcW w:w="422" w:type="pct"/>
            <w:tcBorders>
              <w:top w:val="nil"/>
              <w:left w:val="nil"/>
              <w:bottom w:val="single" w:sz="4" w:space="0" w:color="auto"/>
              <w:right w:val="nil"/>
            </w:tcBorders>
            <w:vAlign w:val="center"/>
          </w:tcPr>
          <w:p w14:paraId="0FC41CDD" w14:textId="377F0D25" w:rsidR="00A962F0" w:rsidRPr="00FC4224" w:rsidDel="00391598" w:rsidRDefault="00950EA8">
            <w:pPr>
              <w:rPr>
                <w:del w:id="2912" w:author="Alicia" w:date="2016-05-17T11:22:00Z"/>
                <w:rFonts w:ascii="Times New Roman" w:eastAsia="Times New Roman" w:hAnsi="Times New Roman" w:cs="Times New Roman"/>
                <w:b/>
                <w:lang w:eastAsia="es-ES"/>
              </w:rPr>
              <w:pPrChange w:id="2913" w:author="Alicia" w:date="2016-05-17T11:22:00Z">
                <w:pPr>
                  <w:spacing w:after="0" w:line="240" w:lineRule="auto"/>
                  <w:jc w:val="center"/>
                </w:pPr>
              </w:pPrChange>
            </w:pPr>
            <w:del w:id="2914" w:author="Alicia" w:date="2016-05-17T11:22:00Z">
              <w:r w:rsidRPr="00FC4224" w:rsidDel="00391598">
                <w:rPr>
                  <w:rFonts w:ascii="Times New Roman" w:eastAsia="Times New Roman" w:hAnsi="Times New Roman" w:cs="Times New Roman"/>
                  <w:b/>
                  <w:lang w:eastAsia="es-ES"/>
                </w:rPr>
                <w:delText>0.62</w:delText>
              </w:r>
            </w:del>
          </w:p>
        </w:tc>
        <w:tc>
          <w:tcPr>
            <w:tcW w:w="422" w:type="pct"/>
            <w:tcBorders>
              <w:top w:val="nil"/>
              <w:left w:val="nil"/>
              <w:bottom w:val="single" w:sz="4" w:space="0" w:color="auto"/>
              <w:right w:val="nil"/>
            </w:tcBorders>
            <w:vAlign w:val="center"/>
          </w:tcPr>
          <w:p w14:paraId="7194010E" w14:textId="3B1664BF" w:rsidR="00A962F0" w:rsidRPr="00FC4224" w:rsidDel="00391598" w:rsidRDefault="00950EA8">
            <w:pPr>
              <w:rPr>
                <w:del w:id="2915" w:author="Alicia" w:date="2016-05-17T11:22:00Z"/>
                <w:rFonts w:ascii="Times New Roman" w:eastAsia="Times New Roman" w:hAnsi="Times New Roman" w:cs="Times New Roman"/>
                <w:b/>
                <w:lang w:eastAsia="es-ES"/>
              </w:rPr>
              <w:pPrChange w:id="2916" w:author="Alicia" w:date="2016-05-17T11:22:00Z">
                <w:pPr>
                  <w:spacing w:after="0" w:line="240" w:lineRule="auto"/>
                  <w:jc w:val="center"/>
                </w:pPr>
              </w:pPrChange>
            </w:pPr>
            <w:del w:id="2917" w:author="Alicia" w:date="2016-05-17T11:22:00Z">
              <w:r w:rsidRPr="00FC4224" w:rsidDel="00391598">
                <w:rPr>
                  <w:rFonts w:ascii="Times New Roman" w:eastAsia="Times New Roman" w:hAnsi="Times New Roman" w:cs="Times New Roman"/>
                  <w:b/>
                  <w:lang w:eastAsia="es-ES"/>
                </w:rPr>
                <w:delText>0.56</w:delText>
              </w:r>
            </w:del>
          </w:p>
        </w:tc>
        <w:tc>
          <w:tcPr>
            <w:tcW w:w="420" w:type="pct"/>
            <w:tcBorders>
              <w:top w:val="nil"/>
              <w:left w:val="nil"/>
              <w:bottom w:val="single" w:sz="4" w:space="0" w:color="auto"/>
              <w:right w:val="nil"/>
            </w:tcBorders>
            <w:vAlign w:val="center"/>
          </w:tcPr>
          <w:p w14:paraId="55F96DD2" w14:textId="29797C43" w:rsidR="00A962F0" w:rsidRPr="00FC4224" w:rsidDel="00391598" w:rsidRDefault="00950EA8">
            <w:pPr>
              <w:rPr>
                <w:del w:id="2918" w:author="Alicia" w:date="2016-05-17T11:22:00Z"/>
                <w:rFonts w:ascii="Times New Roman" w:eastAsia="Times New Roman" w:hAnsi="Times New Roman" w:cs="Times New Roman"/>
                <w:b/>
                <w:lang w:eastAsia="es-ES"/>
              </w:rPr>
              <w:pPrChange w:id="2919" w:author="Alicia" w:date="2016-05-17T11:22:00Z">
                <w:pPr>
                  <w:spacing w:after="0" w:line="240" w:lineRule="auto"/>
                  <w:jc w:val="center"/>
                </w:pPr>
              </w:pPrChange>
            </w:pPr>
            <w:del w:id="2920" w:author="Alicia" w:date="2016-05-17T11:22:00Z">
              <w:r w:rsidRPr="00FC4224" w:rsidDel="00391598">
                <w:rPr>
                  <w:rFonts w:ascii="Times New Roman" w:eastAsia="Times New Roman" w:hAnsi="Times New Roman" w:cs="Times New Roman"/>
                  <w:b/>
                  <w:lang w:eastAsia="es-ES"/>
                </w:rPr>
                <w:delText>0.67</w:delText>
              </w:r>
            </w:del>
          </w:p>
        </w:tc>
      </w:tr>
      <w:tr w:rsidR="00A962F0" w:rsidRPr="00C11AFB" w:rsidDel="00391598" w14:paraId="2EE972F4" w14:textId="48629A0D" w:rsidTr="00A962F0">
        <w:trPr>
          <w:trHeight w:val="300"/>
          <w:del w:id="2921" w:author="Alicia" w:date="2016-05-17T11:22:00Z"/>
        </w:trPr>
        <w:tc>
          <w:tcPr>
            <w:tcW w:w="513" w:type="pct"/>
            <w:vMerge w:val="restart"/>
            <w:tcBorders>
              <w:left w:val="nil"/>
              <w:right w:val="nil"/>
            </w:tcBorders>
            <w:shd w:val="clear" w:color="auto" w:fill="auto"/>
            <w:noWrap/>
            <w:vAlign w:val="center"/>
          </w:tcPr>
          <w:p w14:paraId="09285156" w14:textId="33DDD393" w:rsidR="00A962F0" w:rsidRPr="00461432" w:rsidDel="00391598" w:rsidRDefault="00A962F0">
            <w:pPr>
              <w:rPr>
                <w:del w:id="2922" w:author="Alicia" w:date="2016-05-17T11:22:00Z"/>
                <w:rFonts w:ascii="Times New Roman" w:eastAsia="Times New Roman" w:hAnsi="Times New Roman" w:cs="Times New Roman"/>
                <w:lang w:eastAsia="es-ES"/>
              </w:rPr>
              <w:pPrChange w:id="2923" w:author="Alicia" w:date="2016-05-17T11:22:00Z">
                <w:pPr>
                  <w:spacing w:after="0" w:line="240" w:lineRule="auto"/>
                  <w:jc w:val="center"/>
                </w:pPr>
              </w:pPrChange>
            </w:pPr>
            <w:del w:id="2924" w:author="Alicia" w:date="2016-05-17T11:22:00Z">
              <w:r w:rsidRPr="00461432" w:rsidDel="00391598">
                <w:rPr>
                  <w:rFonts w:ascii="Times New Roman" w:eastAsia="Times New Roman" w:hAnsi="Times New Roman" w:cs="Times New Roman"/>
                  <w:lang w:eastAsia="es-ES"/>
                </w:rPr>
                <w:delText>G</w:delText>
              </w:r>
            </w:del>
          </w:p>
        </w:tc>
        <w:tc>
          <w:tcPr>
            <w:tcW w:w="271" w:type="pct"/>
            <w:tcBorders>
              <w:left w:val="nil"/>
              <w:bottom w:val="nil"/>
              <w:right w:val="nil"/>
            </w:tcBorders>
            <w:shd w:val="clear" w:color="auto" w:fill="auto"/>
            <w:noWrap/>
            <w:vAlign w:val="center"/>
          </w:tcPr>
          <w:p w14:paraId="6AC4F421" w14:textId="0DE0324C" w:rsidR="00A962F0" w:rsidRPr="00461432" w:rsidDel="00391598" w:rsidRDefault="00A962F0">
            <w:pPr>
              <w:rPr>
                <w:del w:id="2925" w:author="Alicia" w:date="2016-05-17T11:22:00Z"/>
                <w:rFonts w:ascii="Times New Roman" w:eastAsia="Times New Roman" w:hAnsi="Times New Roman" w:cs="Times New Roman"/>
                <w:lang w:eastAsia="es-ES"/>
              </w:rPr>
              <w:pPrChange w:id="2926" w:author="Alicia" w:date="2016-05-17T11:22:00Z">
                <w:pPr>
                  <w:spacing w:after="0" w:line="240" w:lineRule="auto"/>
                  <w:jc w:val="center"/>
                </w:pPr>
              </w:pPrChange>
            </w:pPr>
            <w:del w:id="2927"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20D6966B" w14:textId="3C6E2EB6" w:rsidR="00A962F0" w:rsidRPr="00A962F0" w:rsidDel="00391598" w:rsidRDefault="000C6895">
            <w:pPr>
              <w:rPr>
                <w:del w:id="2928" w:author="Alicia" w:date="2016-05-17T11:22:00Z"/>
                <w:rFonts w:ascii="Times New Roman" w:eastAsia="Times New Roman" w:hAnsi="Times New Roman" w:cs="Times New Roman"/>
                <w:lang w:eastAsia="es-ES"/>
              </w:rPr>
              <w:pPrChange w:id="2929" w:author="Alicia" w:date="2016-05-17T11:22:00Z">
                <w:pPr>
                  <w:spacing w:after="0" w:line="240" w:lineRule="auto"/>
                  <w:jc w:val="center"/>
                </w:pPr>
              </w:pPrChange>
            </w:pPr>
            <w:del w:id="2930" w:author="Alicia" w:date="2016-05-17T11:22:00Z">
              <w:r w:rsidDel="00391598">
                <w:rPr>
                  <w:rFonts w:ascii="Times New Roman" w:eastAsia="Times New Roman" w:hAnsi="Times New Roman" w:cs="Times New Roman"/>
                  <w:lang w:eastAsia="es-ES"/>
                </w:rPr>
                <w:delText>0.08</w:delText>
              </w:r>
            </w:del>
          </w:p>
        </w:tc>
        <w:tc>
          <w:tcPr>
            <w:tcW w:w="422" w:type="pct"/>
            <w:tcBorders>
              <w:left w:val="nil"/>
              <w:bottom w:val="nil"/>
              <w:right w:val="nil"/>
            </w:tcBorders>
            <w:shd w:val="clear" w:color="auto" w:fill="auto"/>
            <w:noWrap/>
            <w:vAlign w:val="center"/>
          </w:tcPr>
          <w:p w14:paraId="63554715" w14:textId="07C6017A" w:rsidR="00A962F0" w:rsidRPr="004C20FF" w:rsidDel="00391598" w:rsidRDefault="000C6895">
            <w:pPr>
              <w:rPr>
                <w:del w:id="2931" w:author="Alicia" w:date="2016-05-17T11:22:00Z"/>
                <w:rFonts w:ascii="Times New Roman" w:eastAsia="Times New Roman" w:hAnsi="Times New Roman" w:cs="Times New Roman"/>
                <w:b/>
                <w:lang w:eastAsia="es-ES"/>
              </w:rPr>
              <w:pPrChange w:id="2932" w:author="Alicia" w:date="2016-05-17T11:22:00Z">
                <w:pPr>
                  <w:spacing w:after="0" w:line="240" w:lineRule="auto"/>
                  <w:jc w:val="center"/>
                </w:pPr>
              </w:pPrChange>
            </w:pPr>
            <w:del w:id="2933" w:author="Alicia" w:date="2016-05-17T11:22:00Z">
              <w:r w:rsidRPr="004C20FF" w:rsidDel="00391598">
                <w:rPr>
                  <w:rFonts w:ascii="Times New Roman" w:eastAsia="Times New Roman" w:hAnsi="Times New Roman" w:cs="Times New Roman"/>
                  <w:b/>
                  <w:lang w:eastAsia="es-ES"/>
                </w:rPr>
                <w:delText>0.35</w:delText>
              </w:r>
            </w:del>
          </w:p>
        </w:tc>
        <w:tc>
          <w:tcPr>
            <w:tcW w:w="422" w:type="pct"/>
            <w:tcBorders>
              <w:left w:val="nil"/>
              <w:bottom w:val="nil"/>
              <w:right w:val="nil"/>
            </w:tcBorders>
            <w:shd w:val="clear" w:color="auto" w:fill="auto"/>
            <w:noWrap/>
            <w:vAlign w:val="center"/>
          </w:tcPr>
          <w:p w14:paraId="5994E404" w14:textId="15782C14" w:rsidR="00A962F0" w:rsidRPr="00A962F0" w:rsidDel="00391598" w:rsidRDefault="000C6895">
            <w:pPr>
              <w:rPr>
                <w:del w:id="2934" w:author="Alicia" w:date="2016-05-17T11:22:00Z"/>
                <w:rFonts w:ascii="Times New Roman" w:eastAsia="Times New Roman" w:hAnsi="Times New Roman" w:cs="Times New Roman"/>
                <w:lang w:eastAsia="es-ES"/>
              </w:rPr>
              <w:pPrChange w:id="2935" w:author="Alicia" w:date="2016-05-17T11:22:00Z">
                <w:pPr>
                  <w:spacing w:after="0" w:line="240" w:lineRule="auto"/>
                  <w:jc w:val="center"/>
                </w:pPr>
              </w:pPrChange>
            </w:pPr>
            <w:del w:id="2936" w:author="Alicia" w:date="2016-05-17T11:22:00Z">
              <w:r w:rsidDel="00391598">
                <w:rPr>
                  <w:rFonts w:ascii="Times New Roman" w:eastAsia="Times New Roman" w:hAnsi="Times New Roman" w:cs="Times New Roman"/>
                  <w:lang w:eastAsia="es-ES"/>
                </w:rPr>
                <w:delText>0.08</w:delText>
              </w:r>
            </w:del>
          </w:p>
        </w:tc>
        <w:tc>
          <w:tcPr>
            <w:tcW w:w="422" w:type="pct"/>
            <w:tcBorders>
              <w:left w:val="nil"/>
              <w:bottom w:val="nil"/>
              <w:right w:val="nil"/>
            </w:tcBorders>
            <w:shd w:val="clear" w:color="auto" w:fill="auto"/>
            <w:noWrap/>
            <w:vAlign w:val="center"/>
          </w:tcPr>
          <w:p w14:paraId="3FFC632A" w14:textId="2F21DE0A" w:rsidR="00A962F0" w:rsidRPr="004C20FF" w:rsidDel="00391598" w:rsidRDefault="000C6895">
            <w:pPr>
              <w:rPr>
                <w:del w:id="2937" w:author="Alicia" w:date="2016-05-17T11:22:00Z"/>
                <w:rFonts w:ascii="Times New Roman" w:eastAsia="Times New Roman" w:hAnsi="Times New Roman" w:cs="Times New Roman"/>
                <w:b/>
                <w:lang w:eastAsia="es-ES"/>
              </w:rPr>
              <w:pPrChange w:id="2938" w:author="Alicia" w:date="2016-05-17T11:22:00Z">
                <w:pPr>
                  <w:spacing w:after="0" w:line="240" w:lineRule="auto"/>
                  <w:jc w:val="center"/>
                </w:pPr>
              </w:pPrChange>
            </w:pPr>
            <w:del w:id="2939" w:author="Alicia" w:date="2016-05-17T11:22:00Z">
              <w:r w:rsidRPr="004C20FF" w:rsidDel="00391598">
                <w:rPr>
                  <w:rFonts w:ascii="Times New Roman" w:eastAsia="Times New Roman" w:hAnsi="Times New Roman" w:cs="Times New Roman"/>
                  <w:b/>
                  <w:lang w:eastAsia="es-ES"/>
                </w:rPr>
                <w:delText>-0.20</w:delText>
              </w:r>
            </w:del>
          </w:p>
        </w:tc>
        <w:tc>
          <w:tcPr>
            <w:tcW w:w="422" w:type="pct"/>
            <w:tcBorders>
              <w:left w:val="nil"/>
              <w:bottom w:val="nil"/>
              <w:right w:val="nil"/>
            </w:tcBorders>
            <w:shd w:val="clear" w:color="auto" w:fill="auto"/>
            <w:noWrap/>
            <w:vAlign w:val="center"/>
          </w:tcPr>
          <w:p w14:paraId="507529CF" w14:textId="306E0BA7" w:rsidR="00A962F0" w:rsidRPr="004C20FF" w:rsidDel="00391598" w:rsidRDefault="000C6895">
            <w:pPr>
              <w:rPr>
                <w:del w:id="2940" w:author="Alicia" w:date="2016-05-17T11:22:00Z"/>
                <w:rFonts w:ascii="Times New Roman" w:eastAsia="Times New Roman" w:hAnsi="Times New Roman" w:cs="Times New Roman"/>
                <w:b/>
                <w:lang w:eastAsia="es-ES"/>
              </w:rPr>
              <w:pPrChange w:id="2941" w:author="Alicia" w:date="2016-05-17T11:22:00Z">
                <w:pPr>
                  <w:spacing w:after="0" w:line="240" w:lineRule="auto"/>
                  <w:jc w:val="center"/>
                </w:pPr>
              </w:pPrChange>
            </w:pPr>
            <w:del w:id="2942" w:author="Alicia" w:date="2016-05-17T11:22:00Z">
              <w:r w:rsidRPr="004C20FF" w:rsidDel="00391598">
                <w:rPr>
                  <w:rFonts w:ascii="Times New Roman" w:eastAsia="Times New Roman" w:hAnsi="Times New Roman" w:cs="Times New Roman"/>
                  <w:b/>
                  <w:lang w:eastAsia="es-ES"/>
                </w:rPr>
                <w:delText>0.32</w:delText>
              </w:r>
            </w:del>
          </w:p>
        </w:tc>
        <w:tc>
          <w:tcPr>
            <w:tcW w:w="421" w:type="pct"/>
            <w:tcBorders>
              <w:left w:val="nil"/>
              <w:bottom w:val="nil"/>
              <w:right w:val="nil"/>
            </w:tcBorders>
            <w:shd w:val="clear" w:color="auto" w:fill="auto"/>
            <w:noWrap/>
            <w:vAlign w:val="center"/>
          </w:tcPr>
          <w:p w14:paraId="39D1C517" w14:textId="10D64DD5" w:rsidR="00A962F0" w:rsidRPr="00A962F0" w:rsidDel="00391598" w:rsidRDefault="000C6895">
            <w:pPr>
              <w:rPr>
                <w:del w:id="2943" w:author="Alicia" w:date="2016-05-17T11:22:00Z"/>
                <w:rFonts w:ascii="Times New Roman" w:eastAsia="Times New Roman" w:hAnsi="Times New Roman" w:cs="Times New Roman"/>
                <w:lang w:eastAsia="es-ES"/>
              </w:rPr>
              <w:pPrChange w:id="2944" w:author="Alicia" w:date="2016-05-17T11:22:00Z">
                <w:pPr>
                  <w:spacing w:after="0" w:line="240" w:lineRule="auto"/>
                  <w:jc w:val="center"/>
                </w:pPr>
              </w:pPrChange>
            </w:pPr>
            <w:del w:id="2945" w:author="Alicia" w:date="2016-05-17T11:22:00Z">
              <w:r w:rsidDel="00391598">
                <w:rPr>
                  <w:rFonts w:ascii="Times New Roman" w:eastAsia="Times New Roman" w:hAnsi="Times New Roman" w:cs="Times New Roman"/>
                  <w:lang w:eastAsia="es-ES"/>
                </w:rPr>
                <w:delText>-0.01</w:delText>
              </w:r>
            </w:del>
          </w:p>
        </w:tc>
        <w:tc>
          <w:tcPr>
            <w:tcW w:w="422" w:type="pct"/>
            <w:tcBorders>
              <w:left w:val="nil"/>
              <w:bottom w:val="nil"/>
              <w:right w:val="nil"/>
            </w:tcBorders>
            <w:shd w:val="clear" w:color="auto" w:fill="auto"/>
            <w:noWrap/>
            <w:vAlign w:val="center"/>
          </w:tcPr>
          <w:p w14:paraId="3F82C37F" w14:textId="7D7F2C61" w:rsidR="00A962F0" w:rsidRPr="00A962F0" w:rsidDel="00391598" w:rsidRDefault="000C6895">
            <w:pPr>
              <w:rPr>
                <w:del w:id="2946" w:author="Alicia" w:date="2016-05-17T11:22:00Z"/>
                <w:rFonts w:ascii="Times New Roman" w:eastAsia="Times New Roman" w:hAnsi="Times New Roman" w:cs="Times New Roman"/>
                <w:lang w:eastAsia="es-ES"/>
              </w:rPr>
              <w:pPrChange w:id="2947" w:author="Alicia" w:date="2016-05-17T11:22:00Z">
                <w:pPr>
                  <w:spacing w:after="0" w:line="240" w:lineRule="auto"/>
                  <w:jc w:val="center"/>
                </w:pPr>
              </w:pPrChange>
            </w:pPr>
            <w:del w:id="2948" w:author="Alicia" w:date="2016-05-17T11:22:00Z">
              <w:r w:rsidDel="00391598">
                <w:rPr>
                  <w:rFonts w:ascii="Times New Roman" w:eastAsia="Times New Roman" w:hAnsi="Times New Roman" w:cs="Times New Roman"/>
                  <w:lang w:eastAsia="es-ES"/>
                </w:rPr>
                <w:delText>-0.01</w:delText>
              </w:r>
            </w:del>
          </w:p>
        </w:tc>
        <w:tc>
          <w:tcPr>
            <w:tcW w:w="422" w:type="pct"/>
            <w:tcBorders>
              <w:left w:val="nil"/>
              <w:bottom w:val="nil"/>
              <w:right w:val="nil"/>
            </w:tcBorders>
            <w:vAlign w:val="center"/>
          </w:tcPr>
          <w:p w14:paraId="1692A533" w14:textId="4BBB86EF" w:rsidR="00A962F0" w:rsidRPr="004C20FF" w:rsidDel="00391598" w:rsidRDefault="000C6895">
            <w:pPr>
              <w:rPr>
                <w:del w:id="2949" w:author="Alicia" w:date="2016-05-17T11:22:00Z"/>
                <w:rFonts w:ascii="Times New Roman" w:eastAsia="Times New Roman" w:hAnsi="Times New Roman" w:cs="Times New Roman"/>
                <w:b/>
                <w:lang w:eastAsia="es-ES"/>
              </w:rPr>
              <w:pPrChange w:id="2950" w:author="Alicia" w:date="2016-05-17T11:22:00Z">
                <w:pPr>
                  <w:spacing w:after="0" w:line="240" w:lineRule="auto"/>
                  <w:jc w:val="center"/>
                </w:pPr>
              </w:pPrChange>
            </w:pPr>
            <w:del w:id="2951" w:author="Alicia" w:date="2016-05-17T11:22:00Z">
              <w:r w:rsidRPr="004C20FF" w:rsidDel="00391598">
                <w:rPr>
                  <w:rFonts w:ascii="Times New Roman" w:eastAsia="Times New Roman" w:hAnsi="Times New Roman" w:cs="Times New Roman"/>
                  <w:b/>
                  <w:lang w:eastAsia="es-ES"/>
                </w:rPr>
                <w:delText>0.50</w:delText>
              </w:r>
            </w:del>
          </w:p>
        </w:tc>
        <w:tc>
          <w:tcPr>
            <w:tcW w:w="422" w:type="pct"/>
            <w:tcBorders>
              <w:left w:val="nil"/>
              <w:bottom w:val="nil"/>
              <w:right w:val="nil"/>
            </w:tcBorders>
            <w:vAlign w:val="center"/>
          </w:tcPr>
          <w:p w14:paraId="12D842A3" w14:textId="1811D9BC" w:rsidR="00A962F0" w:rsidRPr="004C20FF" w:rsidDel="00391598" w:rsidRDefault="000C6895">
            <w:pPr>
              <w:rPr>
                <w:del w:id="2952" w:author="Alicia" w:date="2016-05-17T11:22:00Z"/>
                <w:rFonts w:ascii="Times New Roman" w:eastAsia="Times New Roman" w:hAnsi="Times New Roman" w:cs="Times New Roman"/>
                <w:b/>
                <w:lang w:eastAsia="es-ES"/>
              </w:rPr>
              <w:pPrChange w:id="2953" w:author="Alicia" w:date="2016-05-17T11:22:00Z">
                <w:pPr>
                  <w:spacing w:after="0" w:line="240" w:lineRule="auto"/>
                  <w:jc w:val="center"/>
                </w:pPr>
              </w:pPrChange>
            </w:pPr>
            <w:del w:id="2954" w:author="Alicia" w:date="2016-05-17T11:22:00Z">
              <w:r w:rsidRPr="004C20FF" w:rsidDel="00391598">
                <w:rPr>
                  <w:rFonts w:ascii="Times New Roman" w:eastAsia="Times New Roman" w:hAnsi="Times New Roman" w:cs="Times New Roman"/>
                  <w:b/>
                  <w:lang w:eastAsia="es-ES"/>
                </w:rPr>
                <w:delText>0.38</w:delText>
              </w:r>
            </w:del>
          </w:p>
        </w:tc>
        <w:tc>
          <w:tcPr>
            <w:tcW w:w="420" w:type="pct"/>
            <w:tcBorders>
              <w:left w:val="nil"/>
              <w:bottom w:val="nil"/>
              <w:right w:val="nil"/>
            </w:tcBorders>
            <w:vAlign w:val="center"/>
          </w:tcPr>
          <w:p w14:paraId="0D812808" w14:textId="03F42601" w:rsidR="00A962F0" w:rsidRPr="004C20FF" w:rsidDel="00391598" w:rsidRDefault="000C6895">
            <w:pPr>
              <w:rPr>
                <w:del w:id="2955" w:author="Alicia" w:date="2016-05-17T11:22:00Z"/>
                <w:rFonts w:ascii="Times New Roman" w:eastAsia="Times New Roman" w:hAnsi="Times New Roman" w:cs="Times New Roman"/>
                <w:b/>
                <w:lang w:eastAsia="es-ES"/>
              </w:rPr>
              <w:pPrChange w:id="2956" w:author="Alicia" w:date="2016-05-17T11:22:00Z">
                <w:pPr>
                  <w:spacing w:after="0" w:line="240" w:lineRule="auto"/>
                  <w:jc w:val="center"/>
                </w:pPr>
              </w:pPrChange>
            </w:pPr>
            <w:del w:id="2957" w:author="Alicia" w:date="2016-05-17T11:22:00Z">
              <w:r w:rsidRPr="004C20FF" w:rsidDel="00391598">
                <w:rPr>
                  <w:rFonts w:ascii="Times New Roman" w:eastAsia="Times New Roman" w:hAnsi="Times New Roman" w:cs="Times New Roman"/>
                  <w:b/>
                  <w:lang w:eastAsia="es-ES"/>
                </w:rPr>
                <w:delText>0.54</w:delText>
              </w:r>
            </w:del>
          </w:p>
        </w:tc>
      </w:tr>
      <w:tr w:rsidR="00A962F0" w:rsidRPr="00C11AFB" w:rsidDel="00391598" w14:paraId="583E26C2" w14:textId="152D685D" w:rsidTr="00A962F0">
        <w:trPr>
          <w:trHeight w:val="300"/>
          <w:del w:id="2958" w:author="Alicia" w:date="2016-05-17T11:22:00Z"/>
        </w:trPr>
        <w:tc>
          <w:tcPr>
            <w:tcW w:w="513" w:type="pct"/>
            <w:vMerge/>
            <w:tcBorders>
              <w:left w:val="nil"/>
              <w:right w:val="nil"/>
            </w:tcBorders>
            <w:shd w:val="clear" w:color="auto" w:fill="auto"/>
            <w:noWrap/>
            <w:vAlign w:val="center"/>
          </w:tcPr>
          <w:p w14:paraId="4CEBCF62" w14:textId="09BCCC94" w:rsidR="00A962F0" w:rsidRPr="00461432" w:rsidDel="00391598" w:rsidRDefault="00A962F0">
            <w:pPr>
              <w:rPr>
                <w:del w:id="2959" w:author="Alicia" w:date="2016-05-17T11:22:00Z"/>
                <w:rFonts w:ascii="Times New Roman" w:eastAsia="Times New Roman" w:hAnsi="Times New Roman" w:cs="Times New Roman"/>
                <w:lang w:eastAsia="es-ES"/>
              </w:rPr>
              <w:pPrChange w:id="2960"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0D7FCD27" w14:textId="5E95D57D" w:rsidR="00A962F0" w:rsidRPr="00461432" w:rsidDel="00391598" w:rsidRDefault="00A962F0">
            <w:pPr>
              <w:rPr>
                <w:del w:id="2961" w:author="Alicia" w:date="2016-05-17T11:22:00Z"/>
                <w:rFonts w:ascii="Times New Roman" w:eastAsia="Times New Roman" w:hAnsi="Times New Roman" w:cs="Times New Roman"/>
                <w:lang w:eastAsia="es-ES"/>
              </w:rPr>
              <w:pPrChange w:id="2962" w:author="Alicia" w:date="2016-05-17T11:22:00Z">
                <w:pPr>
                  <w:spacing w:after="0" w:line="240" w:lineRule="auto"/>
                  <w:jc w:val="center"/>
                </w:pPr>
              </w:pPrChange>
            </w:pPr>
            <w:del w:id="2963"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7AEE0FE1" w14:textId="75952442" w:rsidR="00A962F0" w:rsidRPr="00A962F0" w:rsidDel="00391598" w:rsidRDefault="00950EA8">
            <w:pPr>
              <w:rPr>
                <w:del w:id="2964" w:author="Alicia" w:date="2016-05-17T11:22:00Z"/>
                <w:rFonts w:ascii="Times New Roman" w:eastAsia="Times New Roman" w:hAnsi="Times New Roman" w:cs="Times New Roman"/>
                <w:lang w:eastAsia="es-ES"/>
              </w:rPr>
              <w:pPrChange w:id="2965" w:author="Alicia" w:date="2016-05-17T11:22:00Z">
                <w:pPr>
                  <w:spacing w:after="0" w:line="240" w:lineRule="auto"/>
                  <w:jc w:val="center"/>
                </w:pPr>
              </w:pPrChange>
            </w:pPr>
            <w:del w:id="2966" w:author="Alicia" w:date="2016-05-17T11:22:00Z">
              <w:r w:rsidDel="00391598">
                <w:rPr>
                  <w:rFonts w:ascii="Times New Roman" w:eastAsia="Times New Roman" w:hAnsi="Times New Roman" w:cs="Times New Roman"/>
                  <w:lang w:eastAsia="es-ES"/>
                </w:rPr>
                <w:delText>0.00</w:delText>
              </w:r>
            </w:del>
          </w:p>
        </w:tc>
        <w:tc>
          <w:tcPr>
            <w:tcW w:w="422" w:type="pct"/>
            <w:tcBorders>
              <w:top w:val="nil"/>
              <w:left w:val="nil"/>
              <w:right w:val="nil"/>
            </w:tcBorders>
            <w:shd w:val="clear" w:color="auto" w:fill="auto"/>
            <w:noWrap/>
            <w:vAlign w:val="center"/>
          </w:tcPr>
          <w:p w14:paraId="19E42C38" w14:textId="230F0145" w:rsidR="00A962F0" w:rsidRPr="00FC4224" w:rsidDel="00391598" w:rsidRDefault="00950EA8">
            <w:pPr>
              <w:rPr>
                <w:del w:id="2967" w:author="Alicia" w:date="2016-05-17T11:22:00Z"/>
                <w:rFonts w:ascii="Times New Roman" w:eastAsia="Times New Roman" w:hAnsi="Times New Roman" w:cs="Times New Roman"/>
                <w:b/>
                <w:lang w:eastAsia="es-ES"/>
              </w:rPr>
              <w:pPrChange w:id="2968" w:author="Alicia" w:date="2016-05-17T11:22:00Z">
                <w:pPr>
                  <w:spacing w:after="0" w:line="240" w:lineRule="auto"/>
                  <w:jc w:val="center"/>
                </w:pPr>
              </w:pPrChange>
            </w:pPr>
            <w:del w:id="2969" w:author="Alicia" w:date="2016-05-17T11:22:00Z">
              <w:r w:rsidRPr="00FC4224" w:rsidDel="00391598">
                <w:rPr>
                  <w:rFonts w:ascii="Times New Roman" w:eastAsia="Times New Roman" w:hAnsi="Times New Roman" w:cs="Times New Roman"/>
                  <w:b/>
                  <w:lang w:eastAsia="es-ES"/>
                </w:rPr>
                <w:delText>0.55</w:delText>
              </w:r>
            </w:del>
          </w:p>
        </w:tc>
        <w:tc>
          <w:tcPr>
            <w:tcW w:w="422" w:type="pct"/>
            <w:tcBorders>
              <w:top w:val="nil"/>
              <w:left w:val="nil"/>
              <w:right w:val="nil"/>
            </w:tcBorders>
            <w:shd w:val="clear" w:color="auto" w:fill="auto"/>
            <w:noWrap/>
            <w:vAlign w:val="center"/>
          </w:tcPr>
          <w:p w14:paraId="61810F06" w14:textId="38BD42F1" w:rsidR="00A962F0" w:rsidRPr="00A962F0" w:rsidDel="00391598" w:rsidRDefault="00950EA8">
            <w:pPr>
              <w:rPr>
                <w:del w:id="2970" w:author="Alicia" w:date="2016-05-17T11:22:00Z"/>
                <w:rFonts w:ascii="Times New Roman" w:eastAsia="Times New Roman" w:hAnsi="Times New Roman" w:cs="Times New Roman"/>
                <w:lang w:eastAsia="es-ES"/>
              </w:rPr>
              <w:pPrChange w:id="2971" w:author="Alicia" w:date="2016-05-17T11:22:00Z">
                <w:pPr>
                  <w:spacing w:after="0" w:line="240" w:lineRule="auto"/>
                  <w:jc w:val="center"/>
                </w:pPr>
              </w:pPrChange>
            </w:pPr>
            <w:del w:id="2972" w:author="Alicia" w:date="2016-05-17T11:22:00Z">
              <w:r w:rsidDel="00391598">
                <w:rPr>
                  <w:rFonts w:ascii="Times New Roman" w:eastAsia="Times New Roman" w:hAnsi="Times New Roman" w:cs="Times New Roman"/>
                  <w:lang w:eastAsia="es-ES"/>
                </w:rPr>
                <w:delText>0.16</w:delText>
              </w:r>
            </w:del>
          </w:p>
        </w:tc>
        <w:tc>
          <w:tcPr>
            <w:tcW w:w="422" w:type="pct"/>
            <w:tcBorders>
              <w:top w:val="nil"/>
              <w:left w:val="nil"/>
              <w:right w:val="nil"/>
            </w:tcBorders>
            <w:shd w:val="clear" w:color="auto" w:fill="auto"/>
            <w:noWrap/>
            <w:vAlign w:val="center"/>
          </w:tcPr>
          <w:p w14:paraId="2F2A393D" w14:textId="45DF4F9F" w:rsidR="00A962F0" w:rsidRPr="00A962F0" w:rsidDel="00391598" w:rsidRDefault="00950EA8">
            <w:pPr>
              <w:rPr>
                <w:del w:id="2973" w:author="Alicia" w:date="2016-05-17T11:22:00Z"/>
                <w:rFonts w:ascii="Times New Roman" w:eastAsia="Times New Roman" w:hAnsi="Times New Roman" w:cs="Times New Roman"/>
                <w:lang w:eastAsia="es-ES"/>
              </w:rPr>
              <w:pPrChange w:id="2974" w:author="Alicia" w:date="2016-05-17T11:22:00Z">
                <w:pPr>
                  <w:spacing w:after="0" w:line="240" w:lineRule="auto"/>
                  <w:jc w:val="center"/>
                </w:pPr>
              </w:pPrChange>
            </w:pPr>
            <w:del w:id="2975" w:author="Alicia" w:date="2016-05-17T11:22:00Z">
              <w:r w:rsidDel="00391598">
                <w:rPr>
                  <w:rFonts w:ascii="Times New Roman" w:eastAsia="Times New Roman" w:hAnsi="Times New Roman" w:cs="Times New Roman"/>
                  <w:lang w:eastAsia="es-ES"/>
                </w:rPr>
                <w:delText>0.09</w:delText>
              </w:r>
            </w:del>
          </w:p>
        </w:tc>
        <w:tc>
          <w:tcPr>
            <w:tcW w:w="422" w:type="pct"/>
            <w:tcBorders>
              <w:top w:val="nil"/>
              <w:left w:val="nil"/>
              <w:right w:val="nil"/>
            </w:tcBorders>
            <w:shd w:val="clear" w:color="auto" w:fill="auto"/>
            <w:noWrap/>
            <w:vAlign w:val="center"/>
          </w:tcPr>
          <w:p w14:paraId="01E2ADC2" w14:textId="1120A466" w:rsidR="00A962F0" w:rsidRPr="00FC4224" w:rsidDel="00391598" w:rsidRDefault="00950EA8">
            <w:pPr>
              <w:rPr>
                <w:del w:id="2976" w:author="Alicia" w:date="2016-05-17T11:22:00Z"/>
                <w:rFonts w:ascii="Times New Roman" w:eastAsia="Times New Roman" w:hAnsi="Times New Roman" w:cs="Times New Roman"/>
                <w:i/>
                <w:lang w:eastAsia="es-ES"/>
              </w:rPr>
              <w:pPrChange w:id="2977" w:author="Alicia" w:date="2016-05-17T11:22:00Z">
                <w:pPr>
                  <w:spacing w:after="0" w:line="240" w:lineRule="auto"/>
                  <w:jc w:val="center"/>
                </w:pPr>
              </w:pPrChange>
            </w:pPr>
            <w:del w:id="2978" w:author="Alicia" w:date="2016-05-17T11:22:00Z">
              <w:r w:rsidRPr="00FC4224" w:rsidDel="00391598">
                <w:rPr>
                  <w:rFonts w:ascii="Times New Roman" w:eastAsia="Times New Roman" w:hAnsi="Times New Roman" w:cs="Times New Roman"/>
                  <w:i/>
                  <w:lang w:eastAsia="es-ES"/>
                </w:rPr>
                <w:delText>0.21</w:delText>
              </w:r>
            </w:del>
          </w:p>
        </w:tc>
        <w:tc>
          <w:tcPr>
            <w:tcW w:w="421" w:type="pct"/>
            <w:tcBorders>
              <w:top w:val="nil"/>
              <w:left w:val="nil"/>
              <w:right w:val="nil"/>
            </w:tcBorders>
            <w:shd w:val="clear" w:color="auto" w:fill="auto"/>
            <w:noWrap/>
            <w:vAlign w:val="center"/>
          </w:tcPr>
          <w:p w14:paraId="7030A1B9" w14:textId="0698DE5A" w:rsidR="00A962F0" w:rsidRPr="00FC4224" w:rsidDel="00391598" w:rsidRDefault="00950EA8">
            <w:pPr>
              <w:rPr>
                <w:del w:id="2979" w:author="Alicia" w:date="2016-05-17T11:22:00Z"/>
                <w:rFonts w:ascii="Times New Roman" w:eastAsia="Times New Roman" w:hAnsi="Times New Roman" w:cs="Times New Roman"/>
                <w:b/>
                <w:lang w:eastAsia="es-ES"/>
              </w:rPr>
              <w:pPrChange w:id="2980" w:author="Alicia" w:date="2016-05-17T11:22:00Z">
                <w:pPr>
                  <w:spacing w:after="0" w:line="240" w:lineRule="auto"/>
                  <w:jc w:val="center"/>
                </w:pPr>
              </w:pPrChange>
            </w:pPr>
            <w:del w:id="2981" w:author="Alicia" w:date="2016-05-17T11:22:00Z">
              <w:r w:rsidRPr="00FC4224" w:rsidDel="00391598">
                <w:rPr>
                  <w:rFonts w:ascii="Times New Roman" w:eastAsia="Times New Roman" w:hAnsi="Times New Roman" w:cs="Times New Roman"/>
                  <w:b/>
                  <w:lang w:eastAsia="es-ES"/>
                </w:rPr>
                <w:delText>-0.17</w:delText>
              </w:r>
            </w:del>
          </w:p>
        </w:tc>
        <w:tc>
          <w:tcPr>
            <w:tcW w:w="422" w:type="pct"/>
            <w:tcBorders>
              <w:top w:val="nil"/>
              <w:left w:val="nil"/>
              <w:bottom w:val="single" w:sz="4" w:space="0" w:color="auto"/>
              <w:right w:val="nil"/>
            </w:tcBorders>
            <w:shd w:val="clear" w:color="auto" w:fill="auto"/>
            <w:noWrap/>
            <w:vAlign w:val="center"/>
          </w:tcPr>
          <w:p w14:paraId="14B92388" w14:textId="056647D9" w:rsidR="00A962F0" w:rsidRPr="00FC4224" w:rsidDel="00391598" w:rsidRDefault="00950EA8">
            <w:pPr>
              <w:rPr>
                <w:del w:id="2982" w:author="Alicia" w:date="2016-05-17T11:22:00Z"/>
                <w:rFonts w:ascii="Times New Roman" w:eastAsia="Times New Roman" w:hAnsi="Times New Roman" w:cs="Times New Roman"/>
                <w:b/>
                <w:lang w:eastAsia="es-ES"/>
              </w:rPr>
              <w:pPrChange w:id="2983" w:author="Alicia" w:date="2016-05-17T11:22:00Z">
                <w:pPr>
                  <w:spacing w:after="0" w:line="240" w:lineRule="auto"/>
                  <w:jc w:val="center"/>
                </w:pPr>
              </w:pPrChange>
            </w:pPr>
            <w:del w:id="2984" w:author="Alicia" w:date="2016-05-17T11:22:00Z">
              <w:r w:rsidRPr="00FC4224" w:rsidDel="00391598">
                <w:rPr>
                  <w:rFonts w:ascii="Times New Roman" w:eastAsia="Times New Roman" w:hAnsi="Times New Roman" w:cs="Times New Roman"/>
                  <w:b/>
                  <w:lang w:eastAsia="es-ES"/>
                </w:rPr>
                <w:delText>-0.17</w:delText>
              </w:r>
            </w:del>
          </w:p>
        </w:tc>
        <w:tc>
          <w:tcPr>
            <w:tcW w:w="422" w:type="pct"/>
            <w:tcBorders>
              <w:top w:val="nil"/>
              <w:left w:val="nil"/>
              <w:bottom w:val="single" w:sz="4" w:space="0" w:color="auto"/>
              <w:right w:val="nil"/>
            </w:tcBorders>
            <w:vAlign w:val="center"/>
          </w:tcPr>
          <w:p w14:paraId="1D94E369" w14:textId="670ADC57" w:rsidR="00A962F0" w:rsidRPr="00FC4224" w:rsidDel="00391598" w:rsidRDefault="007E074E">
            <w:pPr>
              <w:rPr>
                <w:del w:id="2985" w:author="Alicia" w:date="2016-05-17T11:22:00Z"/>
                <w:rFonts w:ascii="Times New Roman" w:eastAsia="Times New Roman" w:hAnsi="Times New Roman" w:cs="Times New Roman"/>
                <w:b/>
                <w:lang w:eastAsia="es-ES"/>
              </w:rPr>
              <w:pPrChange w:id="2986" w:author="Alicia" w:date="2016-05-17T11:22:00Z">
                <w:pPr>
                  <w:spacing w:after="0" w:line="240" w:lineRule="auto"/>
                  <w:jc w:val="center"/>
                </w:pPr>
              </w:pPrChange>
            </w:pPr>
            <w:del w:id="2987" w:author="Alicia" w:date="2016-05-17T11:22:00Z">
              <w:r w:rsidRPr="00FC4224" w:rsidDel="00391598">
                <w:rPr>
                  <w:rFonts w:ascii="Times New Roman" w:eastAsia="Times New Roman" w:hAnsi="Times New Roman" w:cs="Times New Roman"/>
                  <w:b/>
                  <w:lang w:eastAsia="es-ES"/>
                </w:rPr>
                <w:delText>0.54</w:delText>
              </w:r>
            </w:del>
          </w:p>
        </w:tc>
        <w:tc>
          <w:tcPr>
            <w:tcW w:w="422" w:type="pct"/>
            <w:tcBorders>
              <w:top w:val="nil"/>
              <w:left w:val="nil"/>
              <w:bottom w:val="single" w:sz="4" w:space="0" w:color="auto"/>
              <w:right w:val="nil"/>
            </w:tcBorders>
            <w:vAlign w:val="center"/>
          </w:tcPr>
          <w:p w14:paraId="73E5062A" w14:textId="5B74D6B9" w:rsidR="00A962F0" w:rsidRPr="00FC4224" w:rsidDel="00391598" w:rsidRDefault="007E074E">
            <w:pPr>
              <w:rPr>
                <w:del w:id="2988" w:author="Alicia" w:date="2016-05-17T11:22:00Z"/>
                <w:rFonts w:ascii="Times New Roman" w:eastAsia="Times New Roman" w:hAnsi="Times New Roman" w:cs="Times New Roman"/>
                <w:b/>
                <w:lang w:eastAsia="es-ES"/>
              </w:rPr>
              <w:pPrChange w:id="2989" w:author="Alicia" w:date="2016-05-17T11:22:00Z">
                <w:pPr>
                  <w:spacing w:after="0" w:line="240" w:lineRule="auto"/>
                  <w:jc w:val="center"/>
                </w:pPr>
              </w:pPrChange>
            </w:pPr>
            <w:del w:id="2990" w:author="Alicia" w:date="2016-05-17T11:22:00Z">
              <w:r w:rsidRPr="00FC4224" w:rsidDel="00391598">
                <w:rPr>
                  <w:rFonts w:ascii="Times New Roman" w:eastAsia="Times New Roman" w:hAnsi="Times New Roman" w:cs="Times New Roman"/>
                  <w:b/>
                  <w:lang w:eastAsia="es-ES"/>
                </w:rPr>
                <w:delText>0.18</w:delText>
              </w:r>
            </w:del>
          </w:p>
        </w:tc>
        <w:tc>
          <w:tcPr>
            <w:tcW w:w="420" w:type="pct"/>
            <w:tcBorders>
              <w:top w:val="nil"/>
              <w:left w:val="nil"/>
              <w:bottom w:val="single" w:sz="4" w:space="0" w:color="auto"/>
              <w:right w:val="nil"/>
            </w:tcBorders>
            <w:vAlign w:val="center"/>
          </w:tcPr>
          <w:p w14:paraId="342A5CFD" w14:textId="3A777E19" w:rsidR="00A962F0" w:rsidRPr="00FC4224" w:rsidDel="00391598" w:rsidRDefault="007E074E">
            <w:pPr>
              <w:rPr>
                <w:del w:id="2991" w:author="Alicia" w:date="2016-05-17T11:22:00Z"/>
                <w:rFonts w:ascii="Times New Roman" w:eastAsia="Times New Roman" w:hAnsi="Times New Roman" w:cs="Times New Roman"/>
                <w:b/>
                <w:lang w:eastAsia="es-ES"/>
              </w:rPr>
              <w:pPrChange w:id="2992" w:author="Alicia" w:date="2016-05-17T11:22:00Z">
                <w:pPr>
                  <w:spacing w:after="0" w:line="240" w:lineRule="auto"/>
                  <w:jc w:val="center"/>
                </w:pPr>
              </w:pPrChange>
            </w:pPr>
            <w:del w:id="2993" w:author="Alicia" w:date="2016-05-17T11:22:00Z">
              <w:r w:rsidRPr="00FC4224" w:rsidDel="00391598">
                <w:rPr>
                  <w:rFonts w:ascii="Times New Roman" w:eastAsia="Times New Roman" w:hAnsi="Times New Roman" w:cs="Times New Roman"/>
                  <w:b/>
                  <w:lang w:eastAsia="es-ES"/>
                </w:rPr>
                <w:delText>0.58</w:delText>
              </w:r>
            </w:del>
          </w:p>
        </w:tc>
      </w:tr>
      <w:tr w:rsidR="00A962F0" w:rsidRPr="004C20FF" w:rsidDel="00391598" w14:paraId="3AB637CE" w14:textId="640F9AF8" w:rsidTr="00A962F0">
        <w:trPr>
          <w:trHeight w:val="300"/>
          <w:del w:id="2994" w:author="Alicia" w:date="2016-05-17T11:22:00Z"/>
        </w:trPr>
        <w:tc>
          <w:tcPr>
            <w:tcW w:w="513" w:type="pct"/>
            <w:vMerge w:val="restart"/>
            <w:tcBorders>
              <w:left w:val="nil"/>
              <w:right w:val="nil"/>
            </w:tcBorders>
            <w:shd w:val="clear" w:color="auto" w:fill="auto"/>
            <w:noWrap/>
            <w:vAlign w:val="center"/>
          </w:tcPr>
          <w:p w14:paraId="6361B9F0" w14:textId="2A446E65" w:rsidR="00A962F0" w:rsidRPr="00461432" w:rsidDel="00391598" w:rsidRDefault="00A962F0">
            <w:pPr>
              <w:rPr>
                <w:del w:id="2995" w:author="Alicia" w:date="2016-05-17T11:22:00Z"/>
                <w:rFonts w:ascii="Times New Roman" w:eastAsia="Times New Roman" w:hAnsi="Times New Roman" w:cs="Times New Roman"/>
                <w:lang w:eastAsia="es-ES"/>
              </w:rPr>
              <w:pPrChange w:id="2996" w:author="Alicia" w:date="2016-05-17T11:22:00Z">
                <w:pPr>
                  <w:spacing w:after="0" w:line="240" w:lineRule="auto"/>
                  <w:jc w:val="center"/>
                </w:pPr>
              </w:pPrChange>
            </w:pPr>
            <w:del w:id="2997" w:author="Alicia" w:date="2016-05-17T11:22:00Z">
              <w:r w:rsidRPr="00461432" w:rsidDel="00391598">
                <w:rPr>
                  <w:rFonts w:ascii="Times New Roman" w:eastAsia="Times New Roman" w:hAnsi="Times New Roman" w:cs="Times New Roman"/>
                  <w:lang w:eastAsia="es-ES"/>
                </w:rPr>
                <w:delText>H</w:delText>
              </w:r>
            </w:del>
          </w:p>
        </w:tc>
        <w:tc>
          <w:tcPr>
            <w:tcW w:w="271" w:type="pct"/>
            <w:tcBorders>
              <w:left w:val="nil"/>
              <w:bottom w:val="nil"/>
              <w:right w:val="nil"/>
            </w:tcBorders>
            <w:shd w:val="clear" w:color="auto" w:fill="auto"/>
            <w:noWrap/>
            <w:vAlign w:val="center"/>
          </w:tcPr>
          <w:p w14:paraId="372727BF" w14:textId="6239C1DD" w:rsidR="00A962F0" w:rsidRPr="00461432" w:rsidDel="00391598" w:rsidRDefault="00A962F0">
            <w:pPr>
              <w:rPr>
                <w:del w:id="2998" w:author="Alicia" w:date="2016-05-17T11:22:00Z"/>
                <w:rFonts w:ascii="Times New Roman" w:eastAsia="Times New Roman" w:hAnsi="Times New Roman" w:cs="Times New Roman"/>
                <w:lang w:eastAsia="es-ES"/>
              </w:rPr>
              <w:pPrChange w:id="2999" w:author="Alicia" w:date="2016-05-17T11:22:00Z">
                <w:pPr>
                  <w:spacing w:after="0" w:line="240" w:lineRule="auto"/>
                  <w:jc w:val="center"/>
                </w:pPr>
              </w:pPrChange>
            </w:pPr>
            <w:del w:id="3000"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742C9204" w14:textId="0F33A0C2" w:rsidR="00A962F0" w:rsidRPr="00A962F0" w:rsidDel="00391598" w:rsidRDefault="000C6895">
            <w:pPr>
              <w:rPr>
                <w:del w:id="3001" w:author="Alicia" w:date="2016-05-17T11:22:00Z"/>
                <w:rFonts w:ascii="Times New Roman" w:eastAsia="Times New Roman" w:hAnsi="Times New Roman" w:cs="Times New Roman"/>
                <w:lang w:eastAsia="es-ES"/>
              </w:rPr>
              <w:pPrChange w:id="3002" w:author="Alicia" w:date="2016-05-17T11:22:00Z">
                <w:pPr>
                  <w:spacing w:after="0" w:line="240" w:lineRule="auto"/>
                  <w:jc w:val="center"/>
                </w:pPr>
              </w:pPrChange>
            </w:pPr>
            <w:del w:id="3003" w:author="Alicia" w:date="2016-05-17T11:22:00Z">
              <w:r w:rsidDel="00391598">
                <w:rPr>
                  <w:rFonts w:ascii="Times New Roman" w:eastAsia="Times New Roman" w:hAnsi="Times New Roman" w:cs="Times New Roman"/>
                  <w:lang w:eastAsia="es-ES"/>
                </w:rPr>
                <w:delText>0.15</w:delText>
              </w:r>
            </w:del>
          </w:p>
        </w:tc>
        <w:tc>
          <w:tcPr>
            <w:tcW w:w="422" w:type="pct"/>
            <w:tcBorders>
              <w:left w:val="nil"/>
              <w:bottom w:val="nil"/>
              <w:right w:val="nil"/>
            </w:tcBorders>
            <w:shd w:val="clear" w:color="auto" w:fill="auto"/>
            <w:noWrap/>
            <w:vAlign w:val="center"/>
          </w:tcPr>
          <w:p w14:paraId="6CEA962A" w14:textId="196FB160" w:rsidR="00A962F0" w:rsidRPr="004C20FF" w:rsidDel="00391598" w:rsidRDefault="000C6895">
            <w:pPr>
              <w:rPr>
                <w:del w:id="3004" w:author="Alicia" w:date="2016-05-17T11:22:00Z"/>
                <w:rFonts w:ascii="Times New Roman" w:eastAsia="Times New Roman" w:hAnsi="Times New Roman" w:cs="Times New Roman"/>
                <w:b/>
                <w:lang w:eastAsia="es-ES"/>
              </w:rPr>
              <w:pPrChange w:id="3005" w:author="Alicia" w:date="2016-05-17T11:22:00Z">
                <w:pPr>
                  <w:spacing w:after="0" w:line="240" w:lineRule="auto"/>
                  <w:jc w:val="center"/>
                </w:pPr>
              </w:pPrChange>
            </w:pPr>
            <w:del w:id="3006" w:author="Alicia" w:date="2016-05-17T11:22:00Z">
              <w:r w:rsidRPr="004C20FF" w:rsidDel="00391598">
                <w:rPr>
                  <w:rFonts w:ascii="Times New Roman" w:eastAsia="Times New Roman" w:hAnsi="Times New Roman" w:cs="Times New Roman"/>
                  <w:b/>
                  <w:lang w:eastAsia="es-ES"/>
                </w:rPr>
                <w:delText>0.60</w:delText>
              </w:r>
            </w:del>
          </w:p>
        </w:tc>
        <w:tc>
          <w:tcPr>
            <w:tcW w:w="422" w:type="pct"/>
            <w:tcBorders>
              <w:left w:val="nil"/>
              <w:bottom w:val="nil"/>
              <w:right w:val="nil"/>
            </w:tcBorders>
            <w:shd w:val="clear" w:color="auto" w:fill="auto"/>
            <w:noWrap/>
            <w:vAlign w:val="center"/>
          </w:tcPr>
          <w:p w14:paraId="7E8FCD0E" w14:textId="78BF0C67" w:rsidR="00A962F0" w:rsidRPr="00A962F0" w:rsidDel="00391598" w:rsidRDefault="000C6895">
            <w:pPr>
              <w:rPr>
                <w:del w:id="3007" w:author="Alicia" w:date="2016-05-17T11:22:00Z"/>
                <w:rFonts w:ascii="Times New Roman" w:eastAsia="Times New Roman" w:hAnsi="Times New Roman" w:cs="Times New Roman"/>
                <w:lang w:eastAsia="es-ES"/>
              </w:rPr>
              <w:pPrChange w:id="3008" w:author="Alicia" w:date="2016-05-17T11:22:00Z">
                <w:pPr>
                  <w:spacing w:after="0" w:line="240" w:lineRule="auto"/>
                  <w:jc w:val="center"/>
                </w:pPr>
              </w:pPrChange>
            </w:pPr>
            <w:del w:id="3009" w:author="Alicia" w:date="2016-05-17T11:22:00Z">
              <w:r w:rsidDel="00391598">
                <w:rPr>
                  <w:rFonts w:ascii="Times New Roman" w:eastAsia="Times New Roman" w:hAnsi="Times New Roman" w:cs="Times New Roman"/>
                  <w:lang w:eastAsia="es-ES"/>
                </w:rPr>
                <w:delText>-0.17</w:delText>
              </w:r>
            </w:del>
          </w:p>
        </w:tc>
        <w:tc>
          <w:tcPr>
            <w:tcW w:w="422" w:type="pct"/>
            <w:tcBorders>
              <w:left w:val="nil"/>
              <w:bottom w:val="nil"/>
              <w:right w:val="nil"/>
            </w:tcBorders>
            <w:shd w:val="clear" w:color="auto" w:fill="auto"/>
            <w:noWrap/>
            <w:vAlign w:val="center"/>
          </w:tcPr>
          <w:p w14:paraId="6DBA7F67" w14:textId="7C4AD36F" w:rsidR="00A962F0" w:rsidRPr="00A962F0" w:rsidDel="00391598" w:rsidRDefault="000C6895">
            <w:pPr>
              <w:rPr>
                <w:del w:id="3010" w:author="Alicia" w:date="2016-05-17T11:22:00Z"/>
                <w:rFonts w:ascii="Times New Roman" w:eastAsia="Times New Roman" w:hAnsi="Times New Roman" w:cs="Times New Roman"/>
                <w:lang w:eastAsia="es-ES"/>
              </w:rPr>
              <w:pPrChange w:id="3011" w:author="Alicia" w:date="2016-05-17T11:22:00Z">
                <w:pPr>
                  <w:spacing w:after="0" w:line="240" w:lineRule="auto"/>
                  <w:jc w:val="center"/>
                </w:pPr>
              </w:pPrChange>
            </w:pPr>
            <w:del w:id="3012" w:author="Alicia" w:date="2016-05-17T11:22:00Z">
              <w:r w:rsidDel="00391598">
                <w:rPr>
                  <w:rFonts w:ascii="Times New Roman" w:eastAsia="Times New Roman" w:hAnsi="Times New Roman" w:cs="Times New Roman"/>
                  <w:lang w:eastAsia="es-ES"/>
                </w:rPr>
                <w:delText>-0.05</w:delText>
              </w:r>
            </w:del>
          </w:p>
        </w:tc>
        <w:tc>
          <w:tcPr>
            <w:tcW w:w="422" w:type="pct"/>
            <w:tcBorders>
              <w:left w:val="nil"/>
              <w:bottom w:val="nil"/>
              <w:right w:val="nil"/>
            </w:tcBorders>
            <w:shd w:val="clear" w:color="auto" w:fill="auto"/>
            <w:noWrap/>
            <w:vAlign w:val="center"/>
          </w:tcPr>
          <w:p w14:paraId="26B69339" w14:textId="1C69325D" w:rsidR="00A962F0" w:rsidRPr="004C20FF" w:rsidDel="00391598" w:rsidRDefault="000C6895">
            <w:pPr>
              <w:rPr>
                <w:del w:id="3013" w:author="Alicia" w:date="2016-05-17T11:22:00Z"/>
                <w:rFonts w:ascii="Times New Roman" w:eastAsia="Times New Roman" w:hAnsi="Times New Roman" w:cs="Times New Roman"/>
                <w:b/>
                <w:lang w:eastAsia="es-ES"/>
              </w:rPr>
              <w:pPrChange w:id="3014" w:author="Alicia" w:date="2016-05-17T11:22:00Z">
                <w:pPr>
                  <w:spacing w:after="0" w:line="240" w:lineRule="auto"/>
                  <w:jc w:val="center"/>
                </w:pPr>
              </w:pPrChange>
            </w:pPr>
            <w:del w:id="3015" w:author="Alicia" w:date="2016-05-17T11:22:00Z">
              <w:r w:rsidRPr="004C20FF" w:rsidDel="00391598">
                <w:rPr>
                  <w:rFonts w:ascii="Times New Roman" w:eastAsia="Times New Roman" w:hAnsi="Times New Roman" w:cs="Times New Roman"/>
                  <w:b/>
                  <w:lang w:eastAsia="es-ES"/>
                </w:rPr>
                <w:delText>0.28</w:delText>
              </w:r>
            </w:del>
          </w:p>
        </w:tc>
        <w:tc>
          <w:tcPr>
            <w:tcW w:w="421" w:type="pct"/>
            <w:tcBorders>
              <w:left w:val="nil"/>
              <w:bottom w:val="nil"/>
              <w:right w:val="nil"/>
            </w:tcBorders>
            <w:shd w:val="clear" w:color="auto" w:fill="auto"/>
            <w:noWrap/>
            <w:vAlign w:val="center"/>
          </w:tcPr>
          <w:p w14:paraId="453AAE79" w14:textId="317D9239" w:rsidR="00A962F0" w:rsidRPr="00A962F0" w:rsidDel="00391598" w:rsidRDefault="000C6895">
            <w:pPr>
              <w:rPr>
                <w:del w:id="3016" w:author="Alicia" w:date="2016-05-17T11:22:00Z"/>
                <w:rFonts w:ascii="Times New Roman" w:eastAsia="Times New Roman" w:hAnsi="Times New Roman" w:cs="Times New Roman"/>
                <w:lang w:eastAsia="es-ES"/>
              </w:rPr>
              <w:pPrChange w:id="3017" w:author="Alicia" w:date="2016-05-17T11:22:00Z">
                <w:pPr>
                  <w:spacing w:after="0" w:line="240" w:lineRule="auto"/>
                  <w:jc w:val="center"/>
                </w:pPr>
              </w:pPrChange>
            </w:pPr>
            <w:del w:id="3018" w:author="Alicia" w:date="2016-05-17T11:22:00Z">
              <w:r w:rsidDel="00391598">
                <w:rPr>
                  <w:rFonts w:ascii="Times New Roman" w:eastAsia="Times New Roman" w:hAnsi="Times New Roman" w:cs="Times New Roman"/>
                  <w:lang w:eastAsia="es-ES"/>
                </w:rPr>
                <w:delText>0.02</w:delText>
              </w:r>
            </w:del>
          </w:p>
        </w:tc>
        <w:tc>
          <w:tcPr>
            <w:tcW w:w="422" w:type="pct"/>
            <w:tcBorders>
              <w:left w:val="nil"/>
              <w:bottom w:val="nil"/>
              <w:right w:val="nil"/>
            </w:tcBorders>
            <w:shd w:val="clear" w:color="auto" w:fill="auto"/>
            <w:noWrap/>
            <w:vAlign w:val="center"/>
          </w:tcPr>
          <w:p w14:paraId="77443DB5" w14:textId="1DA7DC75" w:rsidR="00A962F0" w:rsidRPr="004C20FF" w:rsidDel="00391598" w:rsidRDefault="000C6895">
            <w:pPr>
              <w:rPr>
                <w:del w:id="3019" w:author="Alicia" w:date="2016-05-17T11:22:00Z"/>
                <w:rFonts w:ascii="Times New Roman" w:eastAsia="Times New Roman" w:hAnsi="Times New Roman" w:cs="Times New Roman"/>
                <w:b/>
                <w:lang w:eastAsia="es-ES"/>
              </w:rPr>
              <w:pPrChange w:id="3020" w:author="Alicia" w:date="2016-05-17T11:22:00Z">
                <w:pPr>
                  <w:spacing w:after="0" w:line="240" w:lineRule="auto"/>
                  <w:jc w:val="center"/>
                </w:pPr>
              </w:pPrChange>
            </w:pPr>
            <w:del w:id="3021" w:author="Alicia" w:date="2016-05-17T11:22:00Z">
              <w:r w:rsidRPr="004C20FF" w:rsidDel="00391598">
                <w:rPr>
                  <w:rFonts w:ascii="Times New Roman" w:eastAsia="Times New Roman" w:hAnsi="Times New Roman" w:cs="Times New Roman"/>
                  <w:b/>
                  <w:lang w:eastAsia="es-ES"/>
                </w:rPr>
                <w:delText>-0.11</w:delText>
              </w:r>
            </w:del>
          </w:p>
        </w:tc>
        <w:tc>
          <w:tcPr>
            <w:tcW w:w="422" w:type="pct"/>
            <w:tcBorders>
              <w:left w:val="nil"/>
              <w:bottom w:val="nil"/>
              <w:right w:val="nil"/>
            </w:tcBorders>
            <w:vAlign w:val="center"/>
          </w:tcPr>
          <w:p w14:paraId="10003C39" w14:textId="4BCE7DDD" w:rsidR="00A962F0" w:rsidRPr="004C20FF" w:rsidDel="00391598" w:rsidRDefault="000C6895">
            <w:pPr>
              <w:rPr>
                <w:del w:id="3022" w:author="Alicia" w:date="2016-05-17T11:22:00Z"/>
                <w:rFonts w:ascii="Times New Roman" w:eastAsia="Times New Roman" w:hAnsi="Times New Roman" w:cs="Times New Roman"/>
                <w:b/>
                <w:lang w:eastAsia="es-ES"/>
              </w:rPr>
              <w:pPrChange w:id="3023" w:author="Alicia" w:date="2016-05-17T11:22:00Z">
                <w:pPr>
                  <w:spacing w:after="0" w:line="240" w:lineRule="auto"/>
                  <w:jc w:val="center"/>
                </w:pPr>
              </w:pPrChange>
            </w:pPr>
            <w:del w:id="3024" w:author="Alicia" w:date="2016-05-17T11:22:00Z">
              <w:r w:rsidRPr="004C20FF" w:rsidDel="00391598">
                <w:rPr>
                  <w:rFonts w:ascii="Times New Roman" w:eastAsia="Times New Roman" w:hAnsi="Times New Roman" w:cs="Times New Roman"/>
                  <w:b/>
                  <w:lang w:eastAsia="es-ES"/>
                </w:rPr>
                <w:delText>0.29</w:delText>
              </w:r>
            </w:del>
          </w:p>
        </w:tc>
        <w:tc>
          <w:tcPr>
            <w:tcW w:w="422" w:type="pct"/>
            <w:tcBorders>
              <w:left w:val="nil"/>
              <w:bottom w:val="nil"/>
              <w:right w:val="nil"/>
            </w:tcBorders>
            <w:vAlign w:val="center"/>
          </w:tcPr>
          <w:p w14:paraId="741306BC" w14:textId="09D26538" w:rsidR="00A962F0" w:rsidRPr="004C20FF" w:rsidDel="00391598" w:rsidRDefault="000C6895">
            <w:pPr>
              <w:rPr>
                <w:del w:id="3025" w:author="Alicia" w:date="2016-05-17T11:22:00Z"/>
                <w:rFonts w:ascii="Times New Roman" w:eastAsia="Times New Roman" w:hAnsi="Times New Roman" w:cs="Times New Roman"/>
                <w:b/>
                <w:lang w:eastAsia="es-ES"/>
              </w:rPr>
              <w:pPrChange w:id="3026" w:author="Alicia" w:date="2016-05-17T11:22:00Z">
                <w:pPr>
                  <w:spacing w:after="0" w:line="240" w:lineRule="auto"/>
                  <w:jc w:val="center"/>
                </w:pPr>
              </w:pPrChange>
            </w:pPr>
            <w:del w:id="3027" w:author="Alicia" w:date="2016-05-17T11:22:00Z">
              <w:r w:rsidRPr="004C20FF" w:rsidDel="00391598">
                <w:rPr>
                  <w:rFonts w:ascii="Times New Roman" w:eastAsia="Times New Roman" w:hAnsi="Times New Roman" w:cs="Times New Roman"/>
                  <w:b/>
                  <w:lang w:eastAsia="es-ES"/>
                </w:rPr>
                <w:delText>0.28</w:delText>
              </w:r>
            </w:del>
          </w:p>
        </w:tc>
        <w:tc>
          <w:tcPr>
            <w:tcW w:w="420" w:type="pct"/>
            <w:tcBorders>
              <w:left w:val="nil"/>
              <w:bottom w:val="nil"/>
              <w:right w:val="nil"/>
            </w:tcBorders>
            <w:vAlign w:val="center"/>
          </w:tcPr>
          <w:p w14:paraId="18F644B3" w14:textId="7BC23246" w:rsidR="00A962F0" w:rsidRPr="004C20FF" w:rsidDel="00391598" w:rsidRDefault="000C6895">
            <w:pPr>
              <w:rPr>
                <w:del w:id="3028" w:author="Alicia" w:date="2016-05-17T11:22:00Z"/>
                <w:rFonts w:ascii="Times New Roman" w:eastAsia="Times New Roman" w:hAnsi="Times New Roman" w:cs="Times New Roman"/>
                <w:b/>
                <w:lang w:eastAsia="es-ES"/>
              </w:rPr>
              <w:pPrChange w:id="3029" w:author="Alicia" w:date="2016-05-17T11:22:00Z">
                <w:pPr>
                  <w:spacing w:after="0" w:line="240" w:lineRule="auto"/>
                  <w:jc w:val="center"/>
                </w:pPr>
              </w:pPrChange>
            </w:pPr>
            <w:del w:id="3030" w:author="Alicia" w:date="2016-05-17T11:22:00Z">
              <w:r w:rsidRPr="004C20FF" w:rsidDel="00391598">
                <w:rPr>
                  <w:rFonts w:ascii="Times New Roman" w:eastAsia="Times New Roman" w:hAnsi="Times New Roman" w:cs="Times New Roman"/>
                  <w:b/>
                  <w:lang w:eastAsia="es-ES"/>
                </w:rPr>
                <w:delText>0.58</w:delText>
              </w:r>
            </w:del>
          </w:p>
        </w:tc>
      </w:tr>
      <w:tr w:rsidR="00A962F0" w:rsidRPr="00C11AFB" w:rsidDel="00391598" w14:paraId="5AFB00C9" w14:textId="22CD5B8C" w:rsidTr="00A962F0">
        <w:trPr>
          <w:trHeight w:val="300"/>
          <w:del w:id="3031" w:author="Alicia" w:date="2016-05-17T11:22:00Z"/>
        </w:trPr>
        <w:tc>
          <w:tcPr>
            <w:tcW w:w="513" w:type="pct"/>
            <w:vMerge/>
            <w:tcBorders>
              <w:left w:val="nil"/>
              <w:right w:val="nil"/>
            </w:tcBorders>
            <w:shd w:val="clear" w:color="auto" w:fill="auto"/>
            <w:noWrap/>
            <w:vAlign w:val="center"/>
            <w:hideMark/>
          </w:tcPr>
          <w:p w14:paraId="7B87BD30" w14:textId="45B8F961" w:rsidR="00A962F0" w:rsidRPr="00461432" w:rsidDel="00391598" w:rsidRDefault="00A962F0">
            <w:pPr>
              <w:rPr>
                <w:del w:id="3032" w:author="Alicia" w:date="2016-05-17T11:22:00Z"/>
                <w:rFonts w:ascii="Times New Roman" w:eastAsia="Times New Roman" w:hAnsi="Times New Roman" w:cs="Times New Roman"/>
                <w:lang w:eastAsia="es-ES"/>
              </w:rPr>
              <w:pPrChange w:id="3033"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171D519" w14:textId="1A971F80" w:rsidR="00A962F0" w:rsidRPr="00461432" w:rsidDel="00391598" w:rsidRDefault="00A962F0">
            <w:pPr>
              <w:rPr>
                <w:del w:id="3034" w:author="Alicia" w:date="2016-05-17T11:22:00Z"/>
                <w:rFonts w:ascii="Times New Roman" w:eastAsia="Times New Roman" w:hAnsi="Times New Roman" w:cs="Times New Roman"/>
                <w:lang w:eastAsia="es-ES"/>
              </w:rPr>
              <w:pPrChange w:id="3035" w:author="Alicia" w:date="2016-05-17T11:22:00Z">
                <w:pPr>
                  <w:spacing w:after="0" w:line="240" w:lineRule="auto"/>
                  <w:jc w:val="center"/>
                </w:pPr>
              </w:pPrChange>
            </w:pPr>
            <w:del w:id="3036"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2708E0E6" w14:textId="458EF2CB" w:rsidR="00A962F0" w:rsidRPr="005303C7" w:rsidDel="00391598" w:rsidRDefault="007E074E">
            <w:pPr>
              <w:rPr>
                <w:del w:id="3037" w:author="Alicia" w:date="2016-05-17T11:22:00Z"/>
                <w:rFonts w:ascii="Times New Roman" w:eastAsia="Times New Roman" w:hAnsi="Times New Roman" w:cs="Times New Roman"/>
                <w:b/>
                <w:lang w:eastAsia="es-ES"/>
              </w:rPr>
              <w:pPrChange w:id="3038" w:author="Alicia" w:date="2016-05-17T11:22:00Z">
                <w:pPr>
                  <w:spacing w:after="0" w:line="240" w:lineRule="auto"/>
                  <w:jc w:val="center"/>
                </w:pPr>
              </w:pPrChange>
            </w:pPr>
            <w:del w:id="3039" w:author="Alicia" w:date="2016-05-17T11:22:00Z">
              <w:r w:rsidRPr="005303C7" w:rsidDel="00391598">
                <w:rPr>
                  <w:rFonts w:ascii="Times New Roman" w:eastAsia="Times New Roman" w:hAnsi="Times New Roman" w:cs="Times New Roman"/>
                  <w:b/>
                  <w:lang w:eastAsia="es-ES"/>
                </w:rPr>
                <w:delText>0.29</w:delText>
              </w:r>
            </w:del>
          </w:p>
        </w:tc>
        <w:tc>
          <w:tcPr>
            <w:tcW w:w="422" w:type="pct"/>
            <w:tcBorders>
              <w:top w:val="nil"/>
              <w:left w:val="nil"/>
              <w:right w:val="nil"/>
            </w:tcBorders>
            <w:shd w:val="clear" w:color="auto" w:fill="auto"/>
            <w:noWrap/>
            <w:vAlign w:val="center"/>
          </w:tcPr>
          <w:p w14:paraId="1AA88F9B" w14:textId="199AC3B1" w:rsidR="00A962F0" w:rsidRPr="005303C7" w:rsidDel="00391598" w:rsidRDefault="007E074E">
            <w:pPr>
              <w:rPr>
                <w:del w:id="3040" w:author="Alicia" w:date="2016-05-17T11:22:00Z"/>
                <w:rFonts w:ascii="Times New Roman" w:eastAsia="Times New Roman" w:hAnsi="Times New Roman" w:cs="Times New Roman"/>
                <w:i/>
                <w:lang w:eastAsia="es-ES"/>
              </w:rPr>
              <w:pPrChange w:id="3041" w:author="Alicia" w:date="2016-05-17T11:22:00Z">
                <w:pPr>
                  <w:spacing w:after="0" w:line="240" w:lineRule="auto"/>
                  <w:jc w:val="center"/>
                </w:pPr>
              </w:pPrChange>
            </w:pPr>
            <w:del w:id="3042" w:author="Alicia" w:date="2016-05-17T11:22:00Z">
              <w:r w:rsidRPr="005303C7" w:rsidDel="00391598">
                <w:rPr>
                  <w:rFonts w:ascii="Times New Roman" w:eastAsia="Times New Roman" w:hAnsi="Times New Roman" w:cs="Times New Roman"/>
                  <w:i/>
                  <w:lang w:eastAsia="es-ES"/>
                </w:rPr>
                <w:delText>0.25</w:delText>
              </w:r>
            </w:del>
          </w:p>
        </w:tc>
        <w:tc>
          <w:tcPr>
            <w:tcW w:w="422" w:type="pct"/>
            <w:tcBorders>
              <w:top w:val="nil"/>
              <w:left w:val="nil"/>
              <w:right w:val="nil"/>
            </w:tcBorders>
            <w:shd w:val="clear" w:color="auto" w:fill="auto"/>
            <w:noWrap/>
            <w:vAlign w:val="center"/>
          </w:tcPr>
          <w:p w14:paraId="4F99DBB0" w14:textId="28A7626F" w:rsidR="00A962F0" w:rsidRPr="00A962F0" w:rsidDel="00391598" w:rsidRDefault="007E074E">
            <w:pPr>
              <w:rPr>
                <w:del w:id="3043" w:author="Alicia" w:date="2016-05-17T11:22:00Z"/>
                <w:rFonts w:ascii="Times New Roman" w:eastAsia="Times New Roman" w:hAnsi="Times New Roman" w:cs="Times New Roman"/>
                <w:lang w:eastAsia="es-ES"/>
              </w:rPr>
              <w:pPrChange w:id="3044" w:author="Alicia" w:date="2016-05-17T11:22:00Z">
                <w:pPr>
                  <w:spacing w:after="0" w:line="240" w:lineRule="auto"/>
                  <w:jc w:val="center"/>
                </w:pPr>
              </w:pPrChange>
            </w:pPr>
            <w:del w:id="3045" w:author="Alicia" w:date="2016-05-17T11:22:00Z">
              <w:r w:rsidDel="00391598">
                <w:rPr>
                  <w:rFonts w:ascii="Times New Roman" w:eastAsia="Times New Roman" w:hAnsi="Times New Roman" w:cs="Times New Roman"/>
                  <w:lang w:eastAsia="es-ES"/>
                </w:rPr>
                <w:delText>-0.14</w:delText>
              </w:r>
            </w:del>
          </w:p>
        </w:tc>
        <w:tc>
          <w:tcPr>
            <w:tcW w:w="422" w:type="pct"/>
            <w:tcBorders>
              <w:top w:val="nil"/>
              <w:left w:val="nil"/>
              <w:right w:val="nil"/>
            </w:tcBorders>
            <w:shd w:val="clear" w:color="auto" w:fill="auto"/>
            <w:noWrap/>
            <w:vAlign w:val="center"/>
          </w:tcPr>
          <w:p w14:paraId="5C8DD97C" w14:textId="71140525" w:rsidR="00A962F0" w:rsidRPr="00A962F0" w:rsidDel="00391598" w:rsidRDefault="007E074E">
            <w:pPr>
              <w:rPr>
                <w:del w:id="3046" w:author="Alicia" w:date="2016-05-17T11:22:00Z"/>
                <w:rFonts w:ascii="Times New Roman" w:eastAsia="Times New Roman" w:hAnsi="Times New Roman" w:cs="Times New Roman"/>
                <w:lang w:eastAsia="es-ES"/>
              </w:rPr>
              <w:pPrChange w:id="3047" w:author="Alicia" w:date="2016-05-17T11:22:00Z">
                <w:pPr>
                  <w:spacing w:after="0" w:line="240" w:lineRule="auto"/>
                  <w:jc w:val="center"/>
                </w:pPr>
              </w:pPrChange>
            </w:pPr>
            <w:del w:id="3048" w:author="Alicia" w:date="2016-05-17T11:22:00Z">
              <w:r w:rsidDel="00391598">
                <w:rPr>
                  <w:rFonts w:ascii="Times New Roman" w:eastAsia="Times New Roman" w:hAnsi="Times New Roman" w:cs="Times New Roman"/>
                  <w:lang w:eastAsia="es-ES"/>
                </w:rPr>
                <w:delText>0.02</w:delText>
              </w:r>
            </w:del>
          </w:p>
        </w:tc>
        <w:tc>
          <w:tcPr>
            <w:tcW w:w="422" w:type="pct"/>
            <w:tcBorders>
              <w:top w:val="nil"/>
              <w:left w:val="nil"/>
              <w:right w:val="nil"/>
            </w:tcBorders>
            <w:shd w:val="clear" w:color="auto" w:fill="auto"/>
            <w:noWrap/>
            <w:vAlign w:val="center"/>
          </w:tcPr>
          <w:p w14:paraId="48DD4F20" w14:textId="79E7BA66" w:rsidR="00A962F0" w:rsidRPr="005303C7" w:rsidDel="00391598" w:rsidRDefault="007E074E">
            <w:pPr>
              <w:rPr>
                <w:del w:id="3049" w:author="Alicia" w:date="2016-05-17T11:22:00Z"/>
                <w:rFonts w:ascii="Times New Roman" w:eastAsia="Times New Roman" w:hAnsi="Times New Roman" w:cs="Times New Roman"/>
                <w:b/>
                <w:lang w:eastAsia="es-ES"/>
              </w:rPr>
              <w:pPrChange w:id="3050" w:author="Alicia" w:date="2016-05-17T11:22:00Z">
                <w:pPr>
                  <w:spacing w:after="0" w:line="240" w:lineRule="auto"/>
                  <w:jc w:val="center"/>
                </w:pPr>
              </w:pPrChange>
            </w:pPr>
            <w:del w:id="3051" w:author="Alicia" w:date="2016-05-17T11:22:00Z">
              <w:r w:rsidRPr="005303C7" w:rsidDel="00391598">
                <w:rPr>
                  <w:rFonts w:ascii="Times New Roman" w:eastAsia="Times New Roman" w:hAnsi="Times New Roman" w:cs="Times New Roman"/>
                  <w:b/>
                  <w:lang w:eastAsia="es-ES"/>
                </w:rPr>
                <w:delText>0.70</w:delText>
              </w:r>
            </w:del>
          </w:p>
        </w:tc>
        <w:tc>
          <w:tcPr>
            <w:tcW w:w="421" w:type="pct"/>
            <w:tcBorders>
              <w:top w:val="nil"/>
              <w:left w:val="nil"/>
              <w:right w:val="nil"/>
            </w:tcBorders>
            <w:shd w:val="clear" w:color="auto" w:fill="auto"/>
            <w:noWrap/>
            <w:vAlign w:val="center"/>
          </w:tcPr>
          <w:p w14:paraId="6D3159BC" w14:textId="37CCAC48" w:rsidR="00A962F0" w:rsidRPr="005303C7" w:rsidDel="00391598" w:rsidRDefault="007E074E">
            <w:pPr>
              <w:rPr>
                <w:del w:id="3052" w:author="Alicia" w:date="2016-05-17T11:22:00Z"/>
                <w:rFonts w:ascii="Times New Roman" w:eastAsia="Times New Roman" w:hAnsi="Times New Roman" w:cs="Times New Roman"/>
                <w:i/>
                <w:lang w:eastAsia="es-ES"/>
              </w:rPr>
              <w:pPrChange w:id="3053" w:author="Alicia" w:date="2016-05-17T11:22:00Z">
                <w:pPr>
                  <w:spacing w:after="0" w:line="240" w:lineRule="auto"/>
                  <w:jc w:val="center"/>
                </w:pPr>
              </w:pPrChange>
            </w:pPr>
            <w:del w:id="3054" w:author="Alicia" w:date="2016-05-17T11:22:00Z">
              <w:r w:rsidRPr="005303C7" w:rsidDel="00391598">
                <w:rPr>
                  <w:rFonts w:ascii="Times New Roman" w:eastAsia="Times New Roman" w:hAnsi="Times New Roman" w:cs="Times New Roman"/>
                  <w:i/>
                  <w:lang w:eastAsia="es-ES"/>
                </w:rPr>
                <w:delText>-0.15</w:delText>
              </w:r>
            </w:del>
          </w:p>
        </w:tc>
        <w:tc>
          <w:tcPr>
            <w:tcW w:w="422" w:type="pct"/>
            <w:tcBorders>
              <w:top w:val="nil"/>
              <w:left w:val="nil"/>
              <w:bottom w:val="single" w:sz="4" w:space="0" w:color="auto"/>
              <w:right w:val="nil"/>
            </w:tcBorders>
            <w:shd w:val="clear" w:color="auto" w:fill="auto"/>
            <w:noWrap/>
            <w:vAlign w:val="center"/>
          </w:tcPr>
          <w:p w14:paraId="194C7CB5" w14:textId="2FCA97ED" w:rsidR="00A962F0" w:rsidRPr="005303C7" w:rsidDel="00391598" w:rsidRDefault="007E074E">
            <w:pPr>
              <w:rPr>
                <w:del w:id="3055" w:author="Alicia" w:date="2016-05-17T11:22:00Z"/>
                <w:rFonts w:ascii="Times New Roman" w:eastAsia="Times New Roman" w:hAnsi="Times New Roman" w:cs="Times New Roman"/>
                <w:b/>
                <w:lang w:eastAsia="es-ES"/>
              </w:rPr>
              <w:pPrChange w:id="3056" w:author="Alicia" w:date="2016-05-17T11:22:00Z">
                <w:pPr>
                  <w:spacing w:after="0" w:line="240" w:lineRule="auto"/>
                  <w:jc w:val="center"/>
                </w:pPr>
              </w:pPrChange>
            </w:pPr>
            <w:del w:id="3057" w:author="Alicia" w:date="2016-05-17T11:22:00Z">
              <w:r w:rsidRPr="005303C7" w:rsidDel="00391598">
                <w:rPr>
                  <w:rFonts w:ascii="Times New Roman" w:eastAsia="Times New Roman" w:hAnsi="Times New Roman" w:cs="Times New Roman"/>
                  <w:b/>
                  <w:lang w:eastAsia="es-ES"/>
                </w:rPr>
                <w:delText>-0.53</w:delText>
              </w:r>
            </w:del>
          </w:p>
        </w:tc>
        <w:tc>
          <w:tcPr>
            <w:tcW w:w="422" w:type="pct"/>
            <w:tcBorders>
              <w:top w:val="nil"/>
              <w:left w:val="nil"/>
              <w:bottom w:val="single" w:sz="4" w:space="0" w:color="auto"/>
              <w:right w:val="nil"/>
            </w:tcBorders>
            <w:vAlign w:val="center"/>
          </w:tcPr>
          <w:p w14:paraId="2658E587" w14:textId="6A63FDA0" w:rsidR="00A962F0" w:rsidRPr="005303C7" w:rsidDel="00391598" w:rsidRDefault="007E074E">
            <w:pPr>
              <w:rPr>
                <w:del w:id="3058" w:author="Alicia" w:date="2016-05-17T11:22:00Z"/>
                <w:rFonts w:ascii="Times New Roman" w:eastAsia="Times New Roman" w:hAnsi="Times New Roman" w:cs="Times New Roman"/>
                <w:b/>
                <w:lang w:eastAsia="es-ES"/>
              </w:rPr>
              <w:pPrChange w:id="3059" w:author="Alicia" w:date="2016-05-17T11:22:00Z">
                <w:pPr>
                  <w:spacing w:after="0" w:line="240" w:lineRule="auto"/>
                  <w:jc w:val="center"/>
                </w:pPr>
              </w:pPrChange>
            </w:pPr>
            <w:del w:id="3060" w:author="Alicia" w:date="2016-05-17T11:22:00Z">
              <w:r w:rsidRPr="005303C7" w:rsidDel="00391598">
                <w:rPr>
                  <w:rFonts w:ascii="Times New Roman" w:eastAsia="Times New Roman" w:hAnsi="Times New Roman" w:cs="Times New Roman"/>
                  <w:b/>
                  <w:lang w:eastAsia="es-ES"/>
                </w:rPr>
                <w:delText>0.44</w:delText>
              </w:r>
            </w:del>
          </w:p>
        </w:tc>
        <w:tc>
          <w:tcPr>
            <w:tcW w:w="422" w:type="pct"/>
            <w:tcBorders>
              <w:top w:val="nil"/>
              <w:left w:val="nil"/>
              <w:bottom w:val="single" w:sz="4" w:space="0" w:color="auto"/>
              <w:right w:val="nil"/>
            </w:tcBorders>
            <w:vAlign w:val="center"/>
          </w:tcPr>
          <w:p w14:paraId="3B6A213E" w14:textId="0DECAD5C" w:rsidR="00A962F0" w:rsidRPr="00A962F0" w:rsidDel="00391598" w:rsidRDefault="007E074E">
            <w:pPr>
              <w:rPr>
                <w:del w:id="3061" w:author="Alicia" w:date="2016-05-17T11:22:00Z"/>
                <w:rFonts w:ascii="Times New Roman" w:eastAsia="Times New Roman" w:hAnsi="Times New Roman" w:cs="Times New Roman"/>
                <w:lang w:eastAsia="es-ES"/>
              </w:rPr>
              <w:pPrChange w:id="3062" w:author="Alicia" w:date="2016-05-17T11:22:00Z">
                <w:pPr>
                  <w:spacing w:after="0" w:line="240" w:lineRule="auto"/>
                  <w:jc w:val="center"/>
                </w:pPr>
              </w:pPrChange>
            </w:pPr>
            <w:del w:id="3063" w:author="Alicia" w:date="2016-05-17T11:22:00Z">
              <w:r w:rsidDel="00391598">
                <w:rPr>
                  <w:rFonts w:ascii="Times New Roman" w:eastAsia="Times New Roman" w:hAnsi="Times New Roman" w:cs="Times New Roman"/>
                  <w:lang w:eastAsia="es-ES"/>
                </w:rPr>
                <w:delText>0.12</w:delText>
              </w:r>
            </w:del>
          </w:p>
        </w:tc>
        <w:tc>
          <w:tcPr>
            <w:tcW w:w="420" w:type="pct"/>
            <w:tcBorders>
              <w:top w:val="nil"/>
              <w:left w:val="nil"/>
              <w:bottom w:val="single" w:sz="4" w:space="0" w:color="auto"/>
              <w:right w:val="nil"/>
            </w:tcBorders>
            <w:vAlign w:val="center"/>
          </w:tcPr>
          <w:p w14:paraId="718A2003" w14:textId="21B473DB" w:rsidR="00A962F0" w:rsidRPr="005303C7" w:rsidDel="00391598" w:rsidRDefault="007E074E">
            <w:pPr>
              <w:rPr>
                <w:del w:id="3064" w:author="Alicia" w:date="2016-05-17T11:22:00Z"/>
                <w:rFonts w:ascii="Times New Roman" w:eastAsia="Times New Roman" w:hAnsi="Times New Roman" w:cs="Times New Roman"/>
                <w:b/>
                <w:lang w:eastAsia="es-ES"/>
              </w:rPr>
              <w:pPrChange w:id="3065" w:author="Alicia" w:date="2016-05-17T11:22:00Z">
                <w:pPr>
                  <w:spacing w:after="0" w:line="240" w:lineRule="auto"/>
                  <w:jc w:val="center"/>
                </w:pPr>
              </w:pPrChange>
            </w:pPr>
            <w:del w:id="3066" w:author="Alicia" w:date="2016-05-17T11:22:00Z">
              <w:r w:rsidRPr="005303C7" w:rsidDel="00391598">
                <w:rPr>
                  <w:rFonts w:ascii="Times New Roman" w:eastAsia="Times New Roman" w:hAnsi="Times New Roman" w:cs="Times New Roman"/>
                  <w:b/>
                  <w:lang w:eastAsia="es-ES"/>
                </w:rPr>
                <w:delText>0.52</w:delText>
              </w:r>
            </w:del>
          </w:p>
        </w:tc>
      </w:tr>
      <w:tr w:rsidR="00A962F0" w:rsidRPr="00C11AFB" w:rsidDel="00391598" w14:paraId="150923B0" w14:textId="368D4973" w:rsidTr="00A962F0">
        <w:trPr>
          <w:trHeight w:val="300"/>
          <w:del w:id="3067" w:author="Alicia" w:date="2016-05-17T11:22:00Z"/>
        </w:trPr>
        <w:tc>
          <w:tcPr>
            <w:tcW w:w="513" w:type="pct"/>
            <w:vMerge w:val="restart"/>
            <w:tcBorders>
              <w:left w:val="nil"/>
              <w:right w:val="nil"/>
            </w:tcBorders>
            <w:shd w:val="clear" w:color="auto" w:fill="auto"/>
            <w:noWrap/>
            <w:vAlign w:val="center"/>
            <w:hideMark/>
          </w:tcPr>
          <w:p w14:paraId="6A59F5DC" w14:textId="4CCE844F" w:rsidR="00A962F0" w:rsidRPr="00461432" w:rsidDel="00391598" w:rsidRDefault="00A962F0">
            <w:pPr>
              <w:rPr>
                <w:del w:id="3068" w:author="Alicia" w:date="2016-05-17T11:22:00Z"/>
                <w:rFonts w:ascii="Times New Roman" w:eastAsia="Times New Roman" w:hAnsi="Times New Roman" w:cs="Times New Roman"/>
                <w:lang w:eastAsia="es-ES"/>
              </w:rPr>
              <w:pPrChange w:id="3069" w:author="Alicia" w:date="2016-05-17T11:22:00Z">
                <w:pPr>
                  <w:spacing w:after="0" w:line="240" w:lineRule="auto"/>
                  <w:jc w:val="center"/>
                </w:pPr>
              </w:pPrChange>
            </w:pPr>
            <w:del w:id="3070" w:author="Alicia" w:date="2016-05-17T11:22:00Z">
              <w:r w:rsidRPr="00461432" w:rsidDel="00391598">
                <w:rPr>
                  <w:rFonts w:ascii="Times New Roman" w:eastAsia="Times New Roman" w:hAnsi="Times New Roman" w:cs="Times New Roman"/>
                  <w:lang w:eastAsia="es-ES"/>
                </w:rPr>
                <w:delText>I</w:delText>
              </w:r>
            </w:del>
          </w:p>
        </w:tc>
        <w:tc>
          <w:tcPr>
            <w:tcW w:w="271" w:type="pct"/>
            <w:tcBorders>
              <w:left w:val="nil"/>
              <w:bottom w:val="nil"/>
              <w:right w:val="nil"/>
            </w:tcBorders>
            <w:shd w:val="clear" w:color="auto" w:fill="auto"/>
            <w:noWrap/>
            <w:vAlign w:val="center"/>
          </w:tcPr>
          <w:p w14:paraId="1839E6C5" w14:textId="5D35266D" w:rsidR="00A962F0" w:rsidRPr="00461432" w:rsidDel="00391598" w:rsidRDefault="00A962F0">
            <w:pPr>
              <w:rPr>
                <w:del w:id="3071" w:author="Alicia" w:date="2016-05-17T11:22:00Z"/>
                <w:rFonts w:ascii="Times New Roman" w:eastAsia="Times New Roman" w:hAnsi="Times New Roman" w:cs="Times New Roman"/>
                <w:lang w:eastAsia="es-ES"/>
              </w:rPr>
              <w:pPrChange w:id="3072" w:author="Alicia" w:date="2016-05-17T11:22:00Z">
                <w:pPr>
                  <w:spacing w:after="0" w:line="240" w:lineRule="auto"/>
                  <w:jc w:val="center"/>
                </w:pPr>
              </w:pPrChange>
            </w:pPr>
            <w:del w:id="3073"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056D1FC" w14:textId="121B251A" w:rsidR="00A962F0" w:rsidRPr="004C20FF" w:rsidDel="00391598" w:rsidRDefault="000C6895">
            <w:pPr>
              <w:rPr>
                <w:del w:id="3074" w:author="Alicia" w:date="2016-05-17T11:22:00Z"/>
                <w:rFonts w:ascii="Times New Roman" w:eastAsia="Times New Roman" w:hAnsi="Times New Roman" w:cs="Times New Roman"/>
                <w:b/>
                <w:lang w:eastAsia="es-ES"/>
              </w:rPr>
              <w:pPrChange w:id="3075" w:author="Alicia" w:date="2016-05-17T11:22:00Z">
                <w:pPr>
                  <w:spacing w:after="0" w:line="240" w:lineRule="auto"/>
                  <w:jc w:val="center"/>
                </w:pPr>
              </w:pPrChange>
            </w:pPr>
            <w:del w:id="3076" w:author="Alicia" w:date="2016-05-17T11:22:00Z">
              <w:r w:rsidRPr="004C20FF" w:rsidDel="00391598">
                <w:rPr>
                  <w:rFonts w:ascii="Times New Roman" w:eastAsia="Times New Roman" w:hAnsi="Times New Roman" w:cs="Times New Roman"/>
                  <w:b/>
                  <w:lang w:eastAsia="es-ES"/>
                </w:rPr>
                <w:delText>0.34</w:delText>
              </w:r>
            </w:del>
          </w:p>
        </w:tc>
        <w:tc>
          <w:tcPr>
            <w:tcW w:w="422" w:type="pct"/>
            <w:tcBorders>
              <w:left w:val="nil"/>
              <w:bottom w:val="nil"/>
              <w:right w:val="nil"/>
            </w:tcBorders>
            <w:shd w:val="clear" w:color="auto" w:fill="auto"/>
            <w:noWrap/>
            <w:vAlign w:val="center"/>
          </w:tcPr>
          <w:p w14:paraId="1DC26FCA" w14:textId="428DFE3C" w:rsidR="00A962F0" w:rsidRPr="004C20FF" w:rsidDel="00391598" w:rsidRDefault="000C6895">
            <w:pPr>
              <w:rPr>
                <w:del w:id="3077" w:author="Alicia" w:date="2016-05-17T11:22:00Z"/>
                <w:rFonts w:ascii="Times New Roman" w:eastAsia="Times New Roman" w:hAnsi="Times New Roman" w:cs="Times New Roman"/>
                <w:b/>
                <w:lang w:eastAsia="es-ES"/>
              </w:rPr>
              <w:pPrChange w:id="3078" w:author="Alicia" w:date="2016-05-17T11:22:00Z">
                <w:pPr>
                  <w:spacing w:after="0" w:line="240" w:lineRule="auto"/>
                  <w:jc w:val="center"/>
                </w:pPr>
              </w:pPrChange>
            </w:pPr>
            <w:del w:id="3079" w:author="Alicia" w:date="2016-05-17T11:22:00Z">
              <w:r w:rsidRPr="004C20FF" w:rsidDel="00391598">
                <w:rPr>
                  <w:rFonts w:ascii="Times New Roman" w:eastAsia="Times New Roman" w:hAnsi="Times New Roman" w:cs="Times New Roman"/>
                  <w:b/>
                  <w:lang w:eastAsia="es-ES"/>
                </w:rPr>
                <w:delText>0.28</w:delText>
              </w:r>
            </w:del>
          </w:p>
        </w:tc>
        <w:tc>
          <w:tcPr>
            <w:tcW w:w="422" w:type="pct"/>
            <w:tcBorders>
              <w:left w:val="nil"/>
              <w:bottom w:val="nil"/>
              <w:right w:val="nil"/>
            </w:tcBorders>
            <w:shd w:val="clear" w:color="auto" w:fill="auto"/>
            <w:noWrap/>
            <w:vAlign w:val="center"/>
          </w:tcPr>
          <w:p w14:paraId="4747578C" w14:textId="48E0FDCD" w:rsidR="00A962F0" w:rsidRPr="00A962F0" w:rsidDel="00391598" w:rsidRDefault="000C6895">
            <w:pPr>
              <w:rPr>
                <w:del w:id="3080" w:author="Alicia" w:date="2016-05-17T11:22:00Z"/>
                <w:rFonts w:ascii="Times New Roman" w:eastAsia="Times New Roman" w:hAnsi="Times New Roman" w:cs="Times New Roman"/>
                <w:lang w:eastAsia="es-ES"/>
              </w:rPr>
              <w:pPrChange w:id="3081" w:author="Alicia" w:date="2016-05-17T11:22:00Z">
                <w:pPr>
                  <w:spacing w:after="0" w:line="240" w:lineRule="auto"/>
                  <w:jc w:val="center"/>
                </w:pPr>
              </w:pPrChange>
            </w:pPr>
            <w:del w:id="3082" w:author="Alicia" w:date="2016-05-17T11:22:00Z">
              <w:r w:rsidDel="00391598">
                <w:rPr>
                  <w:rFonts w:ascii="Times New Roman" w:eastAsia="Times New Roman" w:hAnsi="Times New Roman" w:cs="Times New Roman"/>
                  <w:lang w:eastAsia="es-ES"/>
                </w:rPr>
                <w:delText>0.00</w:delText>
              </w:r>
            </w:del>
          </w:p>
        </w:tc>
        <w:tc>
          <w:tcPr>
            <w:tcW w:w="422" w:type="pct"/>
            <w:tcBorders>
              <w:left w:val="nil"/>
              <w:bottom w:val="nil"/>
              <w:right w:val="nil"/>
            </w:tcBorders>
            <w:shd w:val="clear" w:color="auto" w:fill="auto"/>
            <w:noWrap/>
            <w:vAlign w:val="center"/>
          </w:tcPr>
          <w:p w14:paraId="16F682CF" w14:textId="05C9979A" w:rsidR="00A962F0" w:rsidRPr="004C20FF" w:rsidDel="00391598" w:rsidRDefault="000C6895">
            <w:pPr>
              <w:rPr>
                <w:del w:id="3083" w:author="Alicia" w:date="2016-05-17T11:22:00Z"/>
                <w:rFonts w:ascii="Times New Roman" w:eastAsia="Times New Roman" w:hAnsi="Times New Roman" w:cs="Times New Roman"/>
                <w:i/>
                <w:lang w:eastAsia="es-ES"/>
              </w:rPr>
              <w:pPrChange w:id="3084" w:author="Alicia" w:date="2016-05-17T11:22:00Z">
                <w:pPr>
                  <w:spacing w:after="0" w:line="240" w:lineRule="auto"/>
                  <w:jc w:val="center"/>
                </w:pPr>
              </w:pPrChange>
            </w:pPr>
            <w:del w:id="3085" w:author="Alicia" w:date="2016-05-17T11:22:00Z">
              <w:r w:rsidRPr="004C20FF" w:rsidDel="00391598">
                <w:rPr>
                  <w:rFonts w:ascii="Times New Roman" w:eastAsia="Times New Roman" w:hAnsi="Times New Roman" w:cs="Times New Roman"/>
                  <w:i/>
                  <w:lang w:eastAsia="es-ES"/>
                </w:rPr>
                <w:delText>-0.09</w:delText>
              </w:r>
            </w:del>
          </w:p>
        </w:tc>
        <w:tc>
          <w:tcPr>
            <w:tcW w:w="422" w:type="pct"/>
            <w:tcBorders>
              <w:left w:val="nil"/>
              <w:bottom w:val="nil"/>
              <w:right w:val="nil"/>
            </w:tcBorders>
            <w:shd w:val="clear" w:color="auto" w:fill="auto"/>
            <w:noWrap/>
            <w:vAlign w:val="center"/>
          </w:tcPr>
          <w:p w14:paraId="0A04F6BA" w14:textId="52207B9C" w:rsidR="00A962F0" w:rsidRPr="00A962F0" w:rsidDel="00391598" w:rsidRDefault="000C6895">
            <w:pPr>
              <w:rPr>
                <w:del w:id="3086" w:author="Alicia" w:date="2016-05-17T11:22:00Z"/>
                <w:rFonts w:ascii="Times New Roman" w:eastAsia="Times New Roman" w:hAnsi="Times New Roman" w:cs="Times New Roman"/>
                <w:lang w:eastAsia="es-ES"/>
              </w:rPr>
              <w:pPrChange w:id="3087" w:author="Alicia" w:date="2016-05-17T11:22:00Z">
                <w:pPr>
                  <w:spacing w:after="0" w:line="240" w:lineRule="auto"/>
                  <w:jc w:val="center"/>
                </w:pPr>
              </w:pPrChange>
            </w:pPr>
            <w:del w:id="3088" w:author="Alicia" w:date="2016-05-17T11:22:00Z">
              <w:r w:rsidDel="00391598">
                <w:rPr>
                  <w:rFonts w:ascii="Times New Roman" w:eastAsia="Times New Roman" w:hAnsi="Times New Roman" w:cs="Times New Roman"/>
                  <w:lang w:eastAsia="es-ES"/>
                </w:rPr>
                <w:delText>-0.02</w:delText>
              </w:r>
            </w:del>
          </w:p>
        </w:tc>
        <w:tc>
          <w:tcPr>
            <w:tcW w:w="421" w:type="pct"/>
            <w:tcBorders>
              <w:left w:val="nil"/>
              <w:bottom w:val="nil"/>
              <w:right w:val="nil"/>
            </w:tcBorders>
            <w:shd w:val="clear" w:color="auto" w:fill="auto"/>
            <w:noWrap/>
            <w:vAlign w:val="center"/>
          </w:tcPr>
          <w:p w14:paraId="7B79E188" w14:textId="132998C8" w:rsidR="00A962F0" w:rsidRPr="00A962F0" w:rsidDel="00391598" w:rsidRDefault="000C6895">
            <w:pPr>
              <w:rPr>
                <w:del w:id="3089" w:author="Alicia" w:date="2016-05-17T11:22:00Z"/>
                <w:rFonts w:ascii="Times New Roman" w:eastAsia="Times New Roman" w:hAnsi="Times New Roman" w:cs="Times New Roman"/>
                <w:lang w:eastAsia="es-ES"/>
              </w:rPr>
              <w:pPrChange w:id="3090" w:author="Alicia" w:date="2016-05-17T11:22:00Z">
                <w:pPr>
                  <w:spacing w:after="0" w:line="240" w:lineRule="auto"/>
                  <w:jc w:val="center"/>
                </w:pPr>
              </w:pPrChange>
            </w:pPr>
            <w:del w:id="3091"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0DCE25CE" w14:textId="7A61E258" w:rsidR="00A962F0" w:rsidRPr="00A962F0" w:rsidDel="00391598" w:rsidRDefault="000C6895">
            <w:pPr>
              <w:rPr>
                <w:del w:id="3092" w:author="Alicia" w:date="2016-05-17T11:22:00Z"/>
                <w:rFonts w:ascii="Times New Roman" w:eastAsia="Times New Roman" w:hAnsi="Times New Roman" w:cs="Times New Roman"/>
                <w:lang w:eastAsia="es-ES"/>
              </w:rPr>
              <w:pPrChange w:id="3093" w:author="Alicia" w:date="2016-05-17T11:22:00Z">
                <w:pPr>
                  <w:spacing w:after="0" w:line="240" w:lineRule="auto"/>
                  <w:jc w:val="center"/>
                </w:pPr>
              </w:pPrChange>
            </w:pPr>
            <w:del w:id="3094"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vAlign w:val="center"/>
          </w:tcPr>
          <w:p w14:paraId="388D0C01" w14:textId="4F6B4BBB" w:rsidR="00A962F0" w:rsidRPr="004C20FF" w:rsidDel="00391598" w:rsidRDefault="000C6895">
            <w:pPr>
              <w:rPr>
                <w:del w:id="3095" w:author="Alicia" w:date="2016-05-17T11:22:00Z"/>
                <w:rFonts w:ascii="Times New Roman" w:eastAsia="Times New Roman" w:hAnsi="Times New Roman" w:cs="Times New Roman"/>
                <w:b/>
                <w:lang w:eastAsia="es-ES"/>
              </w:rPr>
              <w:pPrChange w:id="3096" w:author="Alicia" w:date="2016-05-17T11:22:00Z">
                <w:pPr>
                  <w:spacing w:after="0" w:line="240" w:lineRule="auto"/>
                  <w:jc w:val="center"/>
                </w:pPr>
              </w:pPrChange>
            </w:pPr>
            <w:del w:id="3097" w:author="Alicia" w:date="2016-05-17T11:22:00Z">
              <w:r w:rsidRPr="004C20FF" w:rsidDel="00391598">
                <w:rPr>
                  <w:rFonts w:ascii="Times New Roman" w:eastAsia="Times New Roman" w:hAnsi="Times New Roman" w:cs="Times New Roman"/>
                  <w:b/>
                  <w:lang w:eastAsia="es-ES"/>
                </w:rPr>
                <w:delText>0.39</w:delText>
              </w:r>
            </w:del>
          </w:p>
        </w:tc>
        <w:tc>
          <w:tcPr>
            <w:tcW w:w="422" w:type="pct"/>
            <w:tcBorders>
              <w:left w:val="nil"/>
              <w:bottom w:val="nil"/>
              <w:right w:val="nil"/>
            </w:tcBorders>
            <w:vAlign w:val="center"/>
          </w:tcPr>
          <w:p w14:paraId="161256BC" w14:textId="11B4785A" w:rsidR="00A962F0" w:rsidRPr="004C20FF" w:rsidDel="00391598" w:rsidRDefault="000C6895">
            <w:pPr>
              <w:rPr>
                <w:del w:id="3098" w:author="Alicia" w:date="2016-05-17T11:22:00Z"/>
                <w:rFonts w:ascii="Times New Roman" w:eastAsia="Times New Roman" w:hAnsi="Times New Roman" w:cs="Times New Roman"/>
                <w:b/>
                <w:lang w:eastAsia="es-ES"/>
              </w:rPr>
              <w:pPrChange w:id="3099" w:author="Alicia" w:date="2016-05-17T11:22:00Z">
                <w:pPr>
                  <w:spacing w:after="0" w:line="240" w:lineRule="auto"/>
                  <w:jc w:val="center"/>
                </w:pPr>
              </w:pPrChange>
            </w:pPr>
            <w:del w:id="3100" w:author="Alicia" w:date="2016-05-17T11:22:00Z">
              <w:r w:rsidRPr="004C20FF" w:rsidDel="00391598">
                <w:rPr>
                  <w:rFonts w:ascii="Times New Roman" w:eastAsia="Times New Roman" w:hAnsi="Times New Roman" w:cs="Times New Roman"/>
                  <w:b/>
                  <w:lang w:eastAsia="es-ES"/>
                </w:rPr>
                <w:delText>0.32</w:delText>
              </w:r>
            </w:del>
          </w:p>
        </w:tc>
        <w:tc>
          <w:tcPr>
            <w:tcW w:w="420" w:type="pct"/>
            <w:tcBorders>
              <w:left w:val="nil"/>
              <w:bottom w:val="nil"/>
              <w:right w:val="nil"/>
            </w:tcBorders>
            <w:vAlign w:val="center"/>
          </w:tcPr>
          <w:p w14:paraId="58963201" w14:textId="05B2C71D" w:rsidR="00A962F0" w:rsidRPr="004C20FF" w:rsidDel="00391598" w:rsidRDefault="000C6895">
            <w:pPr>
              <w:rPr>
                <w:del w:id="3101" w:author="Alicia" w:date="2016-05-17T11:22:00Z"/>
                <w:rFonts w:ascii="Times New Roman" w:eastAsia="Times New Roman" w:hAnsi="Times New Roman" w:cs="Times New Roman"/>
                <w:b/>
                <w:lang w:eastAsia="es-ES"/>
              </w:rPr>
              <w:pPrChange w:id="3102" w:author="Alicia" w:date="2016-05-17T11:22:00Z">
                <w:pPr>
                  <w:spacing w:after="0" w:line="240" w:lineRule="auto"/>
                  <w:jc w:val="center"/>
                </w:pPr>
              </w:pPrChange>
            </w:pPr>
            <w:del w:id="3103" w:author="Alicia" w:date="2016-05-17T11:22:00Z">
              <w:r w:rsidRPr="004C20FF" w:rsidDel="00391598">
                <w:rPr>
                  <w:rFonts w:ascii="Times New Roman" w:eastAsia="Times New Roman" w:hAnsi="Times New Roman" w:cs="Times New Roman"/>
                  <w:b/>
                  <w:lang w:eastAsia="es-ES"/>
                </w:rPr>
                <w:delText>0.33</w:delText>
              </w:r>
            </w:del>
          </w:p>
        </w:tc>
      </w:tr>
      <w:tr w:rsidR="00A962F0" w:rsidRPr="00C11AFB" w:rsidDel="00391598" w14:paraId="52E6F9F5" w14:textId="3B3665FF" w:rsidTr="00A962F0">
        <w:trPr>
          <w:trHeight w:val="300"/>
          <w:del w:id="3104" w:author="Alicia" w:date="2016-05-17T11:22:00Z"/>
        </w:trPr>
        <w:tc>
          <w:tcPr>
            <w:tcW w:w="513" w:type="pct"/>
            <w:vMerge/>
            <w:tcBorders>
              <w:left w:val="nil"/>
              <w:right w:val="nil"/>
            </w:tcBorders>
            <w:shd w:val="clear" w:color="auto" w:fill="auto"/>
            <w:noWrap/>
            <w:vAlign w:val="center"/>
            <w:hideMark/>
          </w:tcPr>
          <w:p w14:paraId="1AAAC9D1" w14:textId="6547972B" w:rsidR="00A962F0" w:rsidRPr="00461432" w:rsidDel="00391598" w:rsidRDefault="00A962F0">
            <w:pPr>
              <w:rPr>
                <w:del w:id="3105" w:author="Alicia" w:date="2016-05-17T11:22:00Z"/>
                <w:rFonts w:ascii="Times New Roman" w:eastAsia="Times New Roman" w:hAnsi="Times New Roman" w:cs="Times New Roman"/>
                <w:lang w:eastAsia="es-ES"/>
              </w:rPr>
              <w:pPrChange w:id="3106"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50D1737" w14:textId="596E91F5" w:rsidR="00A962F0" w:rsidRPr="00461432" w:rsidDel="00391598" w:rsidRDefault="00A962F0">
            <w:pPr>
              <w:rPr>
                <w:del w:id="3107" w:author="Alicia" w:date="2016-05-17T11:22:00Z"/>
                <w:rFonts w:ascii="Times New Roman" w:eastAsia="Times New Roman" w:hAnsi="Times New Roman" w:cs="Times New Roman"/>
                <w:lang w:eastAsia="es-ES"/>
              </w:rPr>
              <w:pPrChange w:id="3108" w:author="Alicia" w:date="2016-05-17T11:22:00Z">
                <w:pPr>
                  <w:spacing w:after="0" w:line="240" w:lineRule="auto"/>
                  <w:jc w:val="center"/>
                </w:pPr>
              </w:pPrChange>
            </w:pPr>
            <w:del w:id="3109"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02406CFB" w14:textId="60D868B7" w:rsidR="00A962F0" w:rsidRPr="005303C7" w:rsidDel="00391598" w:rsidRDefault="000C2FFC">
            <w:pPr>
              <w:rPr>
                <w:del w:id="3110" w:author="Alicia" w:date="2016-05-17T11:22:00Z"/>
                <w:rFonts w:ascii="Times New Roman" w:eastAsia="Times New Roman" w:hAnsi="Times New Roman" w:cs="Times New Roman"/>
                <w:b/>
                <w:lang w:eastAsia="es-ES"/>
              </w:rPr>
              <w:pPrChange w:id="3111" w:author="Alicia" w:date="2016-05-17T11:22:00Z">
                <w:pPr>
                  <w:spacing w:after="0" w:line="240" w:lineRule="auto"/>
                  <w:jc w:val="center"/>
                </w:pPr>
              </w:pPrChange>
            </w:pPr>
            <w:del w:id="3112" w:author="Alicia" w:date="2016-05-17T11:22:00Z">
              <w:r w:rsidRPr="005303C7" w:rsidDel="00391598">
                <w:rPr>
                  <w:rFonts w:ascii="Times New Roman" w:eastAsia="Times New Roman" w:hAnsi="Times New Roman" w:cs="Times New Roman"/>
                  <w:b/>
                  <w:lang w:eastAsia="es-ES"/>
                </w:rPr>
                <w:delText>0.51</w:delText>
              </w:r>
            </w:del>
          </w:p>
        </w:tc>
        <w:tc>
          <w:tcPr>
            <w:tcW w:w="422" w:type="pct"/>
            <w:tcBorders>
              <w:top w:val="nil"/>
              <w:left w:val="nil"/>
              <w:right w:val="nil"/>
            </w:tcBorders>
            <w:shd w:val="clear" w:color="auto" w:fill="auto"/>
            <w:noWrap/>
            <w:vAlign w:val="center"/>
          </w:tcPr>
          <w:p w14:paraId="7CA17E0C" w14:textId="5BCD1192" w:rsidR="00A962F0" w:rsidRPr="00A962F0" w:rsidDel="00391598" w:rsidRDefault="000C2FFC">
            <w:pPr>
              <w:rPr>
                <w:del w:id="3113" w:author="Alicia" w:date="2016-05-17T11:22:00Z"/>
                <w:rFonts w:ascii="Times New Roman" w:eastAsia="Times New Roman" w:hAnsi="Times New Roman" w:cs="Times New Roman"/>
                <w:lang w:eastAsia="es-ES"/>
              </w:rPr>
              <w:pPrChange w:id="3114" w:author="Alicia" w:date="2016-05-17T11:22:00Z">
                <w:pPr>
                  <w:spacing w:after="0" w:line="240" w:lineRule="auto"/>
                  <w:jc w:val="center"/>
                </w:pPr>
              </w:pPrChange>
            </w:pPr>
            <w:del w:id="3115" w:author="Alicia" w:date="2016-05-17T11:22:00Z">
              <w:r w:rsidDel="00391598">
                <w:rPr>
                  <w:rFonts w:ascii="Times New Roman" w:eastAsia="Times New Roman" w:hAnsi="Times New Roman" w:cs="Times New Roman"/>
                  <w:lang w:eastAsia="es-ES"/>
                </w:rPr>
                <w:delText>-0.00</w:delText>
              </w:r>
            </w:del>
          </w:p>
        </w:tc>
        <w:tc>
          <w:tcPr>
            <w:tcW w:w="422" w:type="pct"/>
            <w:tcBorders>
              <w:top w:val="nil"/>
              <w:left w:val="nil"/>
              <w:right w:val="nil"/>
            </w:tcBorders>
            <w:shd w:val="clear" w:color="auto" w:fill="auto"/>
            <w:noWrap/>
            <w:vAlign w:val="center"/>
          </w:tcPr>
          <w:p w14:paraId="5A6D7A49" w14:textId="4B360386" w:rsidR="00A962F0" w:rsidRPr="005303C7" w:rsidDel="00391598" w:rsidRDefault="000C2FFC">
            <w:pPr>
              <w:rPr>
                <w:del w:id="3116" w:author="Alicia" w:date="2016-05-17T11:22:00Z"/>
                <w:rFonts w:ascii="Times New Roman" w:eastAsia="Times New Roman" w:hAnsi="Times New Roman" w:cs="Times New Roman"/>
                <w:b/>
                <w:lang w:eastAsia="es-ES"/>
              </w:rPr>
              <w:pPrChange w:id="3117" w:author="Alicia" w:date="2016-05-17T11:22:00Z">
                <w:pPr>
                  <w:spacing w:after="0" w:line="240" w:lineRule="auto"/>
                  <w:jc w:val="center"/>
                </w:pPr>
              </w:pPrChange>
            </w:pPr>
            <w:del w:id="3118" w:author="Alicia" w:date="2016-05-17T11:22:00Z">
              <w:r w:rsidRPr="005303C7" w:rsidDel="00391598">
                <w:rPr>
                  <w:rFonts w:ascii="Times New Roman" w:eastAsia="Times New Roman" w:hAnsi="Times New Roman" w:cs="Times New Roman"/>
                  <w:b/>
                  <w:lang w:eastAsia="es-ES"/>
                </w:rPr>
                <w:delText>0.31</w:delText>
              </w:r>
            </w:del>
          </w:p>
        </w:tc>
        <w:tc>
          <w:tcPr>
            <w:tcW w:w="422" w:type="pct"/>
            <w:tcBorders>
              <w:top w:val="nil"/>
              <w:left w:val="nil"/>
              <w:right w:val="nil"/>
            </w:tcBorders>
            <w:shd w:val="clear" w:color="auto" w:fill="auto"/>
            <w:noWrap/>
            <w:vAlign w:val="center"/>
          </w:tcPr>
          <w:p w14:paraId="34F930E4" w14:textId="063DF7A5" w:rsidR="00A962F0" w:rsidRPr="00A962F0" w:rsidDel="00391598" w:rsidRDefault="000C2FFC">
            <w:pPr>
              <w:rPr>
                <w:del w:id="3119" w:author="Alicia" w:date="2016-05-17T11:22:00Z"/>
                <w:rFonts w:ascii="Times New Roman" w:eastAsia="Times New Roman" w:hAnsi="Times New Roman" w:cs="Times New Roman"/>
                <w:lang w:eastAsia="es-ES"/>
              </w:rPr>
              <w:pPrChange w:id="3120" w:author="Alicia" w:date="2016-05-17T11:22:00Z">
                <w:pPr>
                  <w:spacing w:after="0" w:line="240" w:lineRule="auto"/>
                  <w:jc w:val="center"/>
                </w:pPr>
              </w:pPrChange>
            </w:pPr>
            <w:del w:id="3121" w:author="Alicia" w:date="2016-05-17T11:22:00Z">
              <w:r w:rsidDel="00391598">
                <w:rPr>
                  <w:rFonts w:ascii="Times New Roman" w:eastAsia="Times New Roman" w:hAnsi="Times New Roman" w:cs="Times New Roman"/>
                  <w:lang w:eastAsia="es-ES"/>
                </w:rPr>
                <w:delText>0.03</w:delText>
              </w:r>
            </w:del>
          </w:p>
        </w:tc>
        <w:tc>
          <w:tcPr>
            <w:tcW w:w="422" w:type="pct"/>
            <w:tcBorders>
              <w:top w:val="nil"/>
              <w:left w:val="nil"/>
              <w:right w:val="nil"/>
            </w:tcBorders>
            <w:shd w:val="clear" w:color="auto" w:fill="auto"/>
            <w:noWrap/>
            <w:vAlign w:val="center"/>
          </w:tcPr>
          <w:p w14:paraId="56D563A8" w14:textId="7483A6F0" w:rsidR="00A962F0" w:rsidRPr="00A962F0" w:rsidDel="00391598" w:rsidRDefault="000C2FFC">
            <w:pPr>
              <w:rPr>
                <w:del w:id="3122" w:author="Alicia" w:date="2016-05-17T11:22:00Z"/>
                <w:rFonts w:ascii="Times New Roman" w:eastAsia="Times New Roman" w:hAnsi="Times New Roman" w:cs="Times New Roman"/>
                <w:lang w:eastAsia="es-ES"/>
              </w:rPr>
              <w:pPrChange w:id="3123" w:author="Alicia" w:date="2016-05-17T11:22:00Z">
                <w:pPr>
                  <w:spacing w:after="0" w:line="240" w:lineRule="auto"/>
                  <w:jc w:val="center"/>
                </w:pPr>
              </w:pPrChange>
            </w:pPr>
            <w:del w:id="3124" w:author="Alicia" w:date="2016-05-17T11:22:00Z">
              <w:r w:rsidDel="00391598">
                <w:rPr>
                  <w:rFonts w:ascii="Times New Roman" w:eastAsia="Times New Roman" w:hAnsi="Times New Roman" w:cs="Times New Roman"/>
                  <w:lang w:eastAsia="es-ES"/>
                </w:rPr>
                <w:delText>-0.00</w:delText>
              </w:r>
            </w:del>
          </w:p>
        </w:tc>
        <w:tc>
          <w:tcPr>
            <w:tcW w:w="421" w:type="pct"/>
            <w:tcBorders>
              <w:top w:val="nil"/>
              <w:left w:val="nil"/>
              <w:right w:val="nil"/>
            </w:tcBorders>
            <w:shd w:val="clear" w:color="auto" w:fill="auto"/>
            <w:noWrap/>
            <w:vAlign w:val="center"/>
          </w:tcPr>
          <w:p w14:paraId="535D1326" w14:textId="4569F6DF" w:rsidR="00A962F0" w:rsidRPr="00A962F0" w:rsidDel="00391598" w:rsidRDefault="000C2FFC">
            <w:pPr>
              <w:rPr>
                <w:del w:id="3125" w:author="Alicia" w:date="2016-05-17T11:22:00Z"/>
                <w:rFonts w:ascii="Times New Roman" w:eastAsia="Times New Roman" w:hAnsi="Times New Roman" w:cs="Times New Roman"/>
                <w:lang w:eastAsia="es-ES"/>
              </w:rPr>
              <w:pPrChange w:id="3126" w:author="Alicia" w:date="2016-05-17T11:22:00Z">
                <w:pPr>
                  <w:spacing w:after="0" w:line="240" w:lineRule="auto"/>
                  <w:jc w:val="center"/>
                </w:pPr>
              </w:pPrChange>
            </w:pPr>
            <w:del w:id="3127" w:author="Alicia" w:date="2016-05-17T11:22:00Z">
              <w:r w:rsidDel="00391598">
                <w:rPr>
                  <w:rFonts w:ascii="Times New Roman" w:eastAsia="Times New Roman" w:hAnsi="Times New Roman" w:cs="Times New Roman"/>
                  <w:lang w:eastAsia="es-ES"/>
                </w:rPr>
                <w:delText>-0.01</w:delText>
              </w:r>
            </w:del>
          </w:p>
        </w:tc>
        <w:tc>
          <w:tcPr>
            <w:tcW w:w="422" w:type="pct"/>
            <w:tcBorders>
              <w:top w:val="nil"/>
              <w:left w:val="nil"/>
              <w:right w:val="nil"/>
            </w:tcBorders>
            <w:shd w:val="clear" w:color="auto" w:fill="auto"/>
            <w:noWrap/>
            <w:vAlign w:val="center"/>
          </w:tcPr>
          <w:p w14:paraId="34B480F5" w14:textId="1D885B02" w:rsidR="00A962F0" w:rsidRPr="005303C7" w:rsidDel="00391598" w:rsidRDefault="000C2FFC">
            <w:pPr>
              <w:rPr>
                <w:del w:id="3128" w:author="Alicia" w:date="2016-05-17T11:22:00Z"/>
                <w:rFonts w:ascii="Times New Roman" w:eastAsia="Times New Roman" w:hAnsi="Times New Roman" w:cs="Times New Roman"/>
                <w:b/>
                <w:lang w:eastAsia="es-ES"/>
              </w:rPr>
              <w:pPrChange w:id="3129" w:author="Alicia" w:date="2016-05-17T11:22:00Z">
                <w:pPr>
                  <w:spacing w:after="0" w:line="240" w:lineRule="auto"/>
                  <w:jc w:val="center"/>
                </w:pPr>
              </w:pPrChange>
            </w:pPr>
            <w:del w:id="3130" w:author="Alicia" w:date="2016-05-17T11:22:00Z">
              <w:r w:rsidRPr="005303C7" w:rsidDel="00391598">
                <w:rPr>
                  <w:rFonts w:ascii="Times New Roman" w:eastAsia="Times New Roman" w:hAnsi="Times New Roman" w:cs="Times New Roman"/>
                  <w:b/>
                  <w:lang w:eastAsia="es-ES"/>
                </w:rPr>
                <w:delText>-0.26</w:delText>
              </w:r>
            </w:del>
          </w:p>
        </w:tc>
        <w:tc>
          <w:tcPr>
            <w:tcW w:w="422" w:type="pct"/>
            <w:tcBorders>
              <w:top w:val="nil"/>
              <w:left w:val="nil"/>
              <w:right w:val="nil"/>
            </w:tcBorders>
            <w:vAlign w:val="center"/>
          </w:tcPr>
          <w:p w14:paraId="0BC3FCEA" w14:textId="1F7EB35F" w:rsidR="00A962F0" w:rsidRPr="005303C7" w:rsidDel="00391598" w:rsidRDefault="000C2FFC">
            <w:pPr>
              <w:rPr>
                <w:del w:id="3131" w:author="Alicia" w:date="2016-05-17T11:22:00Z"/>
                <w:rFonts w:ascii="Times New Roman" w:eastAsia="Times New Roman" w:hAnsi="Times New Roman" w:cs="Times New Roman"/>
                <w:b/>
                <w:lang w:eastAsia="es-ES"/>
              </w:rPr>
              <w:pPrChange w:id="3132" w:author="Alicia" w:date="2016-05-17T11:22:00Z">
                <w:pPr>
                  <w:spacing w:after="0" w:line="240" w:lineRule="auto"/>
                  <w:jc w:val="center"/>
                </w:pPr>
              </w:pPrChange>
            </w:pPr>
            <w:del w:id="3133" w:author="Alicia" w:date="2016-05-17T11:22:00Z">
              <w:r w:rsidRPr="005303C7" w:rsidDel="00391598">
                <w:rPr>
                  <w:rFonts w:ascii="Times New Roman" w:eastAsia="Times New Roman" w:hAnsi="Times New Roman" w:cs="Times New Roman"/>
                  <w:b/>
                  <w:lang w:eastAsia="es-ES"/>
                </w:rPr>
                <w:delText>0.39</w:delText>
              </w:r>
            </w:del>
          </w:p>
        </w:tc>
        <w:tc>
          <w:tcPr>
            <w:tcW w:w="422" w:type="pct"/>
            <w:tcBorders>
              <w:top w:val="nil"/>
              <w:left w:val="nil"/>
              <w:right w:val="nil"/>
            </w:tcBorders>
            <w:vAlign w:val="center"/>
          </w:tcPr>
          <w:p w14:paraId="78CA628A" w14:textId="485E73D2" w:rsidR="00A962F0" w:rsidRPr="005303C7" w:rsidDel="00391598" w:rsidRDefault="000C2FFC">
            <w:pPr>
              <w:rPr>
                <w:del w:id="3134" w:author="Alicia" w:date="2016-05-17T11:22:00Z"/>
                <w:rFonts w:ascii="Times New Roman" w:eastAsia="Times New Roman" w:hAnsi="Times New Roman" w:cs="Times New Roman"/>
                <w:b/>
                <w:lang w:eastAsia="es-ES"/>
              </w:rPr>
              <w:pPrChange w:id="3135" w:author="Alicia" w:date="2016-05-17T11:22:00Z">
                <w:pPr>
                  <w:spacing w:after="0" w:line="240" w:lineRule="auto"/>
                  <w:jc w:val="center"/>
                </w:pPr>
              </w:pPrChange>
            </w:pPr>
            <w:del w:id="3136" w:author="Alicia" w:date="2016-05-17T11:22:00Z">
              <w:r w:rsidRPr="005303C7" w:rsidDel="00391598">
                <w:rPr>
                  <w:rFonts w:ascii="Times New Roman" w:eastAsia="Times New Roman" w:hAnsi="Times New Roman" w:cs="Times New Roman"/>
                  <w:b/>
                  <w:lang w:eastAsia="es-ES"/>
                </w:rPr>
                <w:delText>0.33</w:delText>
              </w:r>
            </w:del>
          </w:p>
        </w:tc>
        <w:tc>
          <w:tcPr>
            <w:tcW w:w="420" w:type="pct"/>
            <w:tcBorders>
              <w:top w:val="nil"/>
              <w:left w:val="nil"/>
              <w:right w:val="nil"/>
            </w:tcBorders>
            <w:vAlign w:val="center"/>
          </w:tcPr>
          <w:p w14:paraId="0733378E" w14:textId="663931BF" w:rsidR="00A962F0" w:rsidRPr="005303C7" w:rsidDel="00391598" w:rsidRDefault="000C2FFC">
            <w:pPr>
              <w:rPr>
                <w:del w:id="3137" w:author="Alicia" w:date="2016-05-17T11:22:00Z"/>
                <w:rFonts w:ascii="Times New Roman" w:eastAsia="Times New Roman" w:hAnsi="Times New Roman" w:cs="Times New Roman"/>
                <w:b/>
                <w:lang w:eastAsia="es-ES"/>
              </w:rPr>
              <w:pPrChange w:id="3138" w:author="Alicia" w:date="2016-05-17T11:22:00Z">
                <w:pPr>
                  <w:spacing w:after="0" w:line="240" w:lineRule="auto"/>
                  <w:jc w:val="center"/>
                </w:pPr>
              </w:pPrChange>
            </w:pPr>
            <w:del w:id="3139" w:author="Alicia" w:date="2016-05-17T11:22:00Z">
              <w:r w:rsidRPr="005303C7" w:rsidDel="00391598">
                <w:rPr>
                  <w:rFonts w:ascii="Times New Roman" w:eastAsia="Times New Roman" w:hAnsi="Times New Roman" w:cs="Times New Roman"/>
                  <w:b/>
                  <w:lang w:eastAsia="es-ES"/>
                </w:rPr>
                <w:delText>0.53</w:delText>
              </w:r>
            </w:del>
          </w:p>
        </w:tc>
      </w:tr>
      <w:tr w:rsidR="00A962F0" w:rsidRPr="00C11AFB" w:rsidDel="00391598" w14:paraId="2974415E" w14:textId="024EE122" w:rsidTr="00A962F0">
        <w:trPr>
          <w:trHeight w:val="300"/>
          <w:del w:id="3140" w:author="Alicia" w:date="2016-05-17T11:22:00Z"/>
        </w:trPr>
        <w:tc>
          <w:tcPr>
            <w:tcW w:w="513" w:type="pct"/>
            <w:vMerge w:val="restart"/>
            <w:tcBorders>
              <w:left w:val="nil"/>
              <w:right w:val="nil"/>
            </w:tcBorders>
            <w:shd w:val="clear" w:color="auto" w:fill="auto"/>
            <w:noWrap/>
            <w:vAlign w:val="center"/>
          </w:tcPr>
          <w:p w14:paraId="02100EC3" w14:textId="112FE40F" w:rsidR="00A962F0" w:rsidRPr="00461432" w:rsidDel="00391598" w:rsidRDefault="00A962F0">
            <w:pPr>
              <w:rPr>
                <w:del w:id="3141" w:author="Alicia" w:date="2016-05-17T11:22:00Z"/>
                <w:rFonts w:ascii="Times New Roman" w:eastAsia="Times New Roman" w:hAnsi="Times New Roman" w:cs="Times New Roman"/>
                <w:lang w:eastAsia="es-ES"/>
              </w:rPr>
              <w:pPrChange w:id="3142" w:author="Alicia" w:date="2016-05-17T11:22:00Z">
                <w:pPr>
                  <w:spacing w:after="0" w:line="240" w:lineRule="auto"/>
                  <w:jc w:val="center"/>
                </w:pPr>
              </w:pPrChange>
            </w:pPr>
            <w:del w:id="3143" w:author="Alicia" w:date="2016-05-17T11:22:00Z">
              <w:r w:rsidRPr="00461432" w:rsidDel="00391598">
                <w:rPr>
                  <w:rFonts w:ascii="Times New Roman" w:eastAsia="Times New Roman" w:hAnsi="Times New Roman" w:cs="Times New Roman"/>
                  <w:lang w:eastAsia="es-ES"/>
                </w:rPr>
                <w:delText>J</w:delText>
              </w:r>
            </w:del>
          </w:p>
        </w:tc>
        <w:tc>
          <w:tcPr>
            <w:tcW w:w="271" w:type="pct"/>
            <w:tcBorders>
              <w:left w:val="nil"/>
              <w:bottom w:val="nil"/>
              <w:right w:val="nil"/>
            </w:tcBorders>
            <w:shd w:val="clear" w:color="auto" w:fill="auto"/>
            <w:noWrap/>
            <w:vAlign w:val="center"/>
          </w:tcPr>
          <w:p w14:paraId="3D1311C0" w14:textId="1C89AE82" w:rsidR="00A962F0" w:rsidDel="00391598" w:rsidRDefault="00A962F0">
            <w:pPr>
              <w:rPr>
                <w:del w:id="3144" w:author="Alicia" w:date="2016-05-17T11:22:00Z"/>
                <w:rFonts w:ascii="Times New Roman" w:eastAsia="Times New Roman" w:hAnsi="Times New Roman" w:cs="Times New Roman"/>
                <w:lang w:eastAsia="es-ES"/>
              </w:rPr>
              <w:pPrChange w:id="3145" w:author="Alicia" w:date="2016-05-17T11:22:00Z">
                <w:pPr>
                  <w:spacing w:after="0" w:line="240" w:lineRule="auto"/>
                  <w:jc w:val="center"/>
                </w:pPr>
              </w:pPrChange>
            </w:pPr>
            <w:del w:id="3146"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1F9CD476" w14:textId="1BB22546" w:rsidR="00A962F0" w:rsidRPr="004C20FF" w:rsidDel="00391598" w:rsidRDefault="000C6895">
            <w:pPr>
              <w:rPr>
                <w:del w:id="3147" w:author="Alicia" w:date="2016-05-17T11:22:00Z"/>
                <w:rFonts w:ascii="Times New Roman" w:eastAsia="Times New Roman" w:hAnsi="Times New Roman" w:cs="Times New Roman"/>
                <w:b/>
                <w:lang w:eastAsia="es-ES"/>
              </w:rPr>
              <w:pPrChange w:id="3148" w:author="Alicia" w:date="2016-05-17T11:22:00Z">
                <w:pPr>
                  <w:spacing w:after="0" w:line="240" w:lineRule="auto"/>
                  <w:jc w:val="center"/>
                </w:pPr>
              </w:pPrChange>
            </w:pPr>
            <w:del w:id="3149" w:author="Alicia" w:date="2016-05-17T11:22:00Z">
              <w:r w:rsidRPr="004C20FF" w:rsidDel="00391598">
                <w:rPr>
                  <w:rFonts w:ascii="Times New Roman" w:eastAsia="Times New Roman" w:hAnsi="Times New Roman" w:cs="Times New Roman"/>
                  <w:b/>
                  <w:lang w:eastAsia="es-ES"/>
                </w:rPr>
                <w:delText>0.31</w:delText>
              </w:r>
            </w:del>
          </w:p>
        </w:tc>
        <w:tc>
          <w:tcPr>
            <w:tcW w:w="422" w:type="pct"/>
            <w:tcBorders>
              <w:left w:val="nil"/>
              <w:bottom w:val="nil"/>
              <w:right w:val="nil"/>
            </w:tcBorders>
            <w:shd w:val="clear" w:color="auto" w:fill="auto"/>
            <w:noWrap/>
            <w:vAlign w:val="center"/>
          </w:tcPr>
          <w:p w14:paraId="5E8F77F3" w14:textId="43C0C962" w:rsidR="00A962F0" w:rsidRPr="004C20FF" w:rsidDel="00391598" w:rsidRDefault="000C6895">
            <w:pPr>
              <w:rPr>
                <w:del w:id="3150" w:author="Alicia" w:date="2016-05-17T11:22:00Z"/>
                <w:rFonts w:ascii="Times New Roman" w:eastAsia="Times New Roman" w:hAnsi="Times New Roman" w:cs="Times New Roman"/>
                <w:b/>
                <w:lang w:eastAsia="es-ES"/>
              </w:rPr>
              <w:pPrChange w:id="3151" w:author="Alicia" w:date="2016-05-17T11:22:00Z">
                <w:pPr>
                  <w:spacing w:after="0" w:line="240" w:lineRule="auto"/>
                  <w:jc w:val="center"/>
                </w:pPr>
              </w:pPrChange>
            </w:pPr>
            <w:del w:id="3152" w:author="Alicia" w:date="2016-05-17T11:22:00Z">
              <w:r w:rsidRPr="004C20FF" w:rsidDel="00391598">
                <w:rPr>
                  <w:rFonts w:ascii="Times New Roman" w:eastAsia="Times New Roman" w:hAnsi="Times New Roman" w:cs="Times New Roman"/>
                  <w:b/>
                  <w:lang w:eastAsia="es-ES"/>
                </w:rPr>
                <w:delText>0.34</w:delText>
              </w:r>
            </w:del>
          </w:p>
        </w:tc>
        <w:tc>
          <w:tcPr>
            <w:tcW w:w="422" w:type="pct"/>
            <w:tcBorders>
              <w:left w:val="nil"/>
              <w:bottom w:val="nil"/>
              <w:right w:val="nil"/>
            </w:tcBorders>
            <w:shd w:val="clear" w:color="auto" w:fill="auto"/>
            <w:noWrap/>
            <w:vAlign w:val="center"/>
          </w:tcPr>
          <w:p w14:paraId="40F99140" w14:textId="0870D424" w:rsidR="00A962F0" w:rsidRPr="00A962F0" w:rsidDel="00391598" w:rsidRDefault="000C6895">
            <w:pPr>
              <w:rPr>
                <w:del w:id="3153" w:author="Alicia" w:date="2016-05-17T11:22:00Z"/>
                <w:rFonts w:ascii="Times New Roman" w:eastAsia="Times New Roman" w:hAnsi="Times New Roman" w:cs="Times New Roman"/>
                <w:lang w:eastAsia="es-ES"/>
              </w:rPr>
              <w:pPrChange w:id="3154" w:author="Alicia" w:date="2016-05-17T11:22:00Z">
                <w:pPr>
                  <w:spacing w:after="0" w:line="240" w:lineRule="auto"/>
                  <w:jc w:val="center"/>
                </w:pPr>
              </w:pPrChange>
            </w:pPr>
            <w:del w:id="3155" w:author="Alicia" w:date="2016-05-17T11:22:00Z">
              <w:r w:rsidDel="00391598">
                <w:rPr>
                  <w:rFonts w:ascii="Times New Roman" w:eastAsia="Times New Roman" w:hAnsi="Times New Roman" w:cs="Times New Roman"/>
                  <w:lang w:eastAsia="es-ES"/>
                </w:rPr>
                <w:delText>0.10</w:delText>
              </w:r>
            </w:del>
          </w:p>
        </w:tc>
        <w:tc>
          <w:tcPr>
            <w:tcW w:w="422" w:type="pct"/>
            <w:tcBorders>
              <w:left w:val="nil"/>
              <w:bottom w:val="nil"/>
              <w:right w:val="nil"/>
            </w:tcBorders>
            <w:shd w:val="clear" w:color="auto" w:fill="auto"/>
            <w:noWrap/>
            <w:vAlign w:val="center"/>
          </w:tcPr>
          <w:p w14:paraId="41461446" w14:textId="38738FDD" w:rsidR="00A962F0" w:rsidRPr="00A962F0" w:rsidDel="00391598" w:rsidRDefault="000C6895">
            <w:pPr>
              <w:rPr>
                <w:del w:id="3156" w:author="Alicia" w:date="2016-05-17T11:22:00Z"/>
                <w:rFonts w:ascii="Times New Roman" w:eastAsia="Times New Roman" w:hAnsi="Times New Roman" w:cs="Times New Roman"/>
                <w:lang w:eastAsia="es-ES"/>
              </w:rPr>
              <w:pPrChange w:id="3157" w:author="Alicia" w:date="2016-05-17T11:22:00Z">
                <w:pPr>
                  <w:spacing w:after="0" w:line="240" w:lineRule="auto"/>
                  <w:jc w:val="center"/>
                </w:pPr>
              </w:pPrChange>
            </w:pPr>
            <w:del w:id="3158"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38849AF8" w14:textId="20B809C0" w:rsidR="00A962F0" w:rsidRPr="00A962F0" w:rsidDel="00391598" w:rsidRDefault="000C6895">
            <w:pPr>
              <w:rPr>
                <w:del w:id="3159" w:author="Alicia" w:date="2016-05-17T11:22:00Z"/>
                <w:rFonts w:ascii="Times New Roman" w:eastAsia="Times New Roman" w:hAnsi="Times New Roman" w:cs="Times New Roman"/>
                <w:lang w:eastAsia="es-ES"/>
              </w:rPr>
              <w:pPrChange w:id="3160" w:author="Alicia" w:date="2016-05-17T11:22:00Z">
                <w:pPr>
                  <w:spacing w:after="0" w:line="240" w:lineRule="auto"/>
                  <w:jc w:val="center"/>
                </w:pPr>
              </w:pPrChange>
            </w:pPr>
            <w:del w:id="3161" w:author="Alicia" w:date="2016-05-17T11:22:00Z">
              <w:r w:rsidDel="00391598">
                <w:rPr>
                  <w:rFonts w:ascii="Times New Roman" w:eastAsia="Times New Roman" w:hAnsi="Times New Roman" w:cs="Times New Roman"/>
                  <w:lang w:eastAsia="es-ES"/>
                </w:rPr>
                <w:delText>0.10</w:delText>
              </w:r>
            </w:del>
          </w:p>
        </w:tc>
        <w:tc>
          <w:tcPr>
            <w:tcW w:w="421" w:type="pct"/>
            <w:tcBorders>
              <w:left w:val="nil"/>
              <w:bottom w:val="nil"/>
              <w:right w:val="nil"/>
            </w:tcBorders>
            <w:shd w:val="clear" w:color="auto" w:fill="auto"/>
            <w:noWrap/>
            <w:vAlign w:val="center"/>
          </w:tcPr>
          <w:p w14:paraId="5239F841" w14:textId="682C3E23" w:rsidR="00A962F0" w:rsidRPr="004C20FF" w:rsidDel="00391598" w:rsidRDefault="000C6895">
            <w:pPr>
              <w:rPr>
                <w:del w:id="3162" w:author="Alicia" w:date="2016-05-17T11:22:00Z"/>
                <w:rFonts w:ascii="Times New Roman" w:eastAsia="Times New Roman" w:hAnsi="Times New Roman" w:cs="Times New Roman"/>
                <w:b/>
                <w:lang w:eastAsia="es-ES"/>
              </w:rPr>
              <w:pPrChange w:id="3163" w:author="Alicia" w:date="2016-05-17T11:22:00Z">
                <w:pPr>
                  <w:spacing w:after="0" w:line="240" w:lineRule="auto"/>
                  <w:jc w:val="center"/>
                </w:pPr>
              </w:pPrChange>
            </w:pPr>
            <w:del w:id="3164" w:author="Alicia" w:date="2016-05-17T11:22:00Z">
              <w:r w:rsidRPr="004C20FF" w:rsidDel="00391598">
                <w:rPr>
                  <w:rFonts w:ascii="Times New Roman" w:eastAsia="Times New Roman" w:hAnsi="Times New Roman" w:cs="Times New Roman"/>
                  <w:b/>
                  <w:lang w:eastAsia="es-ES"/>
                </w:rPr>
                <w:delText>0.33</w:delText>
              </w:r>
            </w:del>
          </w:p>
        </w:tc>
        <w:tc>
          <w:tcPr>
            <w:tcW w:w="422" w:type="pct"/>
            <w:tcBorders>
              <w:left w:val="nil"/>
              <w:bottom w:val="nil"/>
              <w:right w:val="nil"/>
            </w:tcBorders>
            <w:shd w:val="clear" w:color="auto" w:fill="auto"/>
            <w:noWrap/>
            <w:vAlign w:val="center"/>
          </w:tcPr>
          <w:p w14:paraId="14F5BF7D" w14:textId="57CFF35C" w:rsidR="00A962F0" w:rsidRPr="00A962F0" w:rsidDel="00391598" w:rsidRDefault="000C6895">
            <w:pPr>
              <w:rPr>
                <w:del w:id="3165" w:author="Alicia" w:date="2016-05-17T11:22:00Z"/>
                <w:rFonts w:ascii="Times New Roman" w:eastAsia="Times New Roman" w:hAnsi="Times New Roman" w:cs="Times New Roman"/>
                <w:lang w:eastAsia="es-ES"/>
              </w:rPr>
              <w:pPrChange w:id="3166" w:author="Alicia" w:date="2016-05-17T11:22:00Z">
                <w:pPr>
                  <w:spacing w:after="0" w:line="240" w:lineRule="auto"/>
                  <w:jc w:val="center"/>
                </w:pPr>
              </w:pPrChange>
            </w:pPr>
            <w:del w:id="3167" w:author="Alicia" w:date="2016-05-17T11:22:00Z">
              <w:r w:rsidDel="00391598">
                <w:rPr>
                  <w:rFonts w:ascii="Times New Roman" w:eastAsia="Times New Roman" w:hAnsi="Times New Roman" w:cs="Times New Roman"/>
                  <w:lang w:eastAsia="es-ES"/>
                </w:rPr>
                <w:delText>0.11</w:delText>
              </w:r>
            </w:del>
          </w:p>
        </w:tc>
        <w:tc>
          <w:tcPr>
            <w:tcW w:w="422" w:type="pct"/>
            <w:tcBorders>
              <w:left w:val="nil"/>
              <w:bottom w:val="nil"/>
              <w:right w:val="nil"/>
            </w:tcBorders>
            <w:vAlign w:val="center"/>
          </w:tcPr>
          <w:p w14:paraId="32BFEB23" w14:textId="2E3E1708" w:rsidR="00A962F0" w:rsidRPr="004C20FF" w:rsidDel="00391598" w:rsidRDefault="000C6895">
            <w:pPr>
              <w:rPr>
                <w:del w:id="3168" w:author="Alicia" w:date="2016-05-17T11:22:00Z"/>
                <w:rFonts w:ascii="Times New Roman" w:eastAsia="Times New Roman" w:hAnsi="Times New Roman" w:cs="Times New Roman"/>
                <w:b/>
                <w:lang w:eastAsia="es-ES"/>
              </w:rPr>
              <w:pPrChange w:id="3169" w:author="Alicia" w:date="2016-05-17T11:22:00Z">
                <w:pPr>
                  <w:spacing w:after="0" w:line="240" w:lineRule="auto"/>
                  <w:jc w:val="center"/>
                </w:pPr>
              </w:pPrChange>
            </w:pPr>
            <w:del w:id="3170" w:author="Alicia" w:date="2016-05-17T11:22:00Z">
              <w:r w:rsidRPr="004C20FF" w:rsidDel="00391598">
                <w:rPr>
                  <w:rFonts w:ascii="Times New Roman" w:eastAsia="Times New Roman" w:hAnsi="Times New Roman" w:cs="Times New Roman"/>
                  <w:b/>
                  <w:lang w:eastAsia="es-ES"/>
                </w:rPr>
                <w:delText>0.24</w:delText>
              </w:r>
            </w:del>
          </w:p>
        </w:tc>
        <w:tc>
          <w:tcPr>
            <w:tcW w:w="422" w:type="pct"/>
            <w:tcBorders>
              <w:left w:val="nil"/>
              <w:bottom w:val="nil"/>
              <w:right w:val="nil"/>
            </w:tcBorders>
            <w:vAlign w:val="center"/>
          </w:tcPr>
          <w:p w14:paraId="07AC778F" w14:textId="4F1B11DC" w:rsidR="00A962F0" w:rsidRPr="00A962F0" w:rsidDel="00391598" w:rsidRDefault="000C6895">
            <w:pPr>
              <w:rPr>
                <w:del w:id="3171" w:author="Alicia" w:date="2016-05-17T11:22:00Z"/>
                <w:rFonts w:ascii="Times New Roman" w:eastAsia="Times New Roman" w:hAnsi="Times New Roman" w:cs="Times New Roman"/>
                <w:lang w:eastAsia="es-ES"/>
              </w:rPr>
              <w:pPrChange w:id="3172" w:author="Alicia" w:date="2016-05-17T11:22:00Z">
                <w:pPr>
                  <w:spacing w:after="0" w:line="240" w:lineRule="auto"/>
                  <w:jc w:val="center"/>
                </w:pPr>
              </w:pPrChange>
            </w:pPr>
            <w:del w:id="3173" w:author="Alicia" w:date="2016-05-17T11:22:00Z">
              <w:r w:rsidDel="00391598">
                <w:rPr>
                  <w:rFonts w:ascii="Times New Roman" w:eastAsia="Times New Roman" w:hAnsi="Times New Roman" w:cs="Times New Roman"/>
                  <w:lang w:eastAsia="es-ES"/>
                </w:rPr>
                <w:delText>0.10</w:delText>
              </w:r>
            </w:del>
          </w:p>
        </w:tc>
        <w:tc>
          <w:tcPr>
            <w:tcW w:w="420" w:type="pct"/>
            <w:tcBorders>
              <w:left w:val="nil"/>
              <w:bottom w:val="nil"/>
              <w:right w:val="nil"/>
            </w:tcBorders>
            <w:vAlign w:val="center"/>
          </w:tcPr>
          <w:p w14:paraId="7E735441" w14:textId="0CC525FC" w:rsidR="00A962F0" w:rsidRPr="004C20FF" w:rsidDel="00391598" w:rsidRDefault="000C6895">
            <w:pPr>
              <w:rPr>
                <w:del w:id="3174" w:author="Alicia" w:date="2016-05-17T11:22:00Z"/>
                <w:rFonts w:ascii="Times New Roman" w:eastAsia="Times New Roman" w:hAnsi="Times New Roman" w:cs="Times New Roman"/>
                <w:b/>
                <w:lang w:eastAsia="es-ES"/>
              </w:rPr>
              <w:pPrChange w:id="3175" w:author="Alicia" w:date="2016-05-17T11:22:00Z">
                <w:pPr>
                  <w:spacing w:after="0" w:line="240" w:lineRule="auto"/>
                  <w:jc w:val="center"/>
                </w:pPr>
              </w:pPrChange>
            </w:pPr>
            <w:del w:id="3176" w:author="Alicia" w:date="2016-05-17T11:22:00Z">
              <w:r w:rsidRPr="004C20FF" w:rsidDel="00391598">
                <w:rPr>
                  <w:rFonts w:ascii="Times New Roman" w:eastAsia="Times New Roman" w:hAnsi="Times New Roman" w:cs="Times New Roman"/>
                  <w:b/>
                  <w:lang w:eastAsia="es-ES"/>
                </w:rPr>
                <w:delText>0.58</w:delText>
              </w:r>
            </w:del>
          </w:p>
        </w:tc>
      </w:tr>
      <w:tr w:rsidR="00A962F0" w:rsidRPr="00C11AFB" w:rsidDel="00391598" w14:paraId="372D6414" w14:textId="4EFD7988" w:rsidTr="00A962F0">
        <w:trPr>
          <w:trHeight w:val="300"/>
          <w:del w:id="3177" w:author="Alicia" w:date="2016-05-17T11:22:00Z"/>
        </w:trPr>
        <w:tc>
          <w:tcPr>
            <w:tcW w:w="513" w:type="pct"/>
            <w:vMerge/>
            <w:tcBorders>
              <w:left w:val="nil"/>
              <w:right w:val="nil"/>
            </w:tcBorders>
            <w:shd w:val="clear" w:color="auto" w:fill="auto"/>
            <w:noWrap/>
            <w:vAlign w:val="center"/>
          </w:tcPr>
          <w:p w14:paraId="6BFC8172" w14:textId="271F8BC0" w:rsidR="00A962F0" w:rsidRPr="00461432" w:rsidDel="00391598" w:rsidRDefault="00A962F0">
            <w:pPr>
              <w:rPr>
                <w:del w:id="3178" w:author="Alicia" w:date="2016-05-17T11:22:00Z"/>
                <w:rFonts w:ascii="Times New Roman" w:eastAsia="Times New Roman" w:hAnsi="Times New Roman" w:cs="Times New Roman"/>
                <w:lang w:eastAsia="es-ES"/>
              </w:rPr>
              <w:pPrChange w:id="3179"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50FEEB7F" w14:textId="5C81B810" w:rsidR="00A962F0" w:rsidDel="00391598" w:rsidRDefault="00A962F0">
            <w:pPr>
              <w:rPr>
                <w:del w:id="3180" w:author="Alicia" w:date="2016-05-17T11:22:00Z"/>
                <w:rFonts w:ascii="Times New Roman" w:eastAsia="Times New Roman" w:hAnsi="Times New Roman" w:cs="Times New Roman"/>
                <w:lang w:eastAsia="es-ES"/>
              </w:rPr>
              <w:pPrChange w:id="3181" w:author="Alicia" w:date="2016-05-17T11:22:00Z">
                <w:pPr>
                  <w:spacing w:after="0" w:line="240" w:lineRule="auto"/>
                  <w:jc w:val="center"/>
                </w:pPr>
              </w:pPrChange>
            </w:pPr>
            <w:del w:id="3182"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5E9D555B" w14:textId="669229FC" w:rsidR="00A962F0" w:rsidRPr="005303C7" w:rsidDel="00391598" w:rsidRDefault="00324327">
            <w:pPr>
              <w:rPr>
                <w:del w:id="3183" w:author="Alicia" w:date="2016-05-17T11:22:00Z"/>
                <w:rFonts w:ascii="Times New Roman" w:eastAsia="Times New Roman" w:hAnsi="Times New Roman" w:cs="Times New Roman"/>
                <w:i/>
                <w:lang w:eastAsia="es-ES"/>
              </w:rPr>
              <w:pPrChange w:id="3184" w:author="Alicia" w:date="2016-05-17T11:22:00Z">
                <w:pPr>
                  <w:spacing w:after="0" w:line="240" w:lineRule="auto"/>
                  <w:jc w:val="center"/>
                </w:pPr>
              </w:pPrChange>
            </w:pPr>
            <w:del w:id="3185" w:author="Alicia" w:date="2016-05-17T11:22:00Z">
              <w:r w:rsidRPr="005303C7" w:rsidDel="00391598">
                <w:rPr>
                  <w:rFonts w:ascii="Times New Roman" w:eastAsia="Times New Roman" w:hAnsi="Times New Roman" w:cs="Times New Roman"/>
                  <w:i/>
                  <w:lang w:eastAsia="es-ES"/>
                </w:rPr>
                <w:delText>0.23</w:delText>
              </w:r>
            </w:del>
          </w:p>
        </w:tc>
        <w:tc>
          <w:tcPr>
            <w:tcW w:w="422" w:type="pct"/>
            <w:tcBorders>
              <w:top w:val="nil"/>
              <w:left w:val="nil"/>
              <w:right w:val="nil"/>
            </w:tcBorders>
            <w:shd w:val="clear" w:color="auto" w:fill="auto"/>
            <w:noWrap/>
            <w:vAlign w:val="center"/>
          </w:tcPr>
          <w:p w14:paraId="54E06551" w14:textId="0B157C23" w:rsidR="00A962F0" w:rsidRPr="005303C7" w:rsidDel="00391598" w:rsidRDefault="00324327">
            <w:pPr>
              <w:rPr>
                <w:del w:id="3186" w:author="Alicia" w:date="2016-05-17T11:22:00Z"/>
                <w:rFonts w:ascii="Times New Roman" w:eastAsia="Times New Roman" w:hAnsi="Times New Roman" w:cs="Times New Roman"/>
                <w:b/>
                <w:lang w:eastAsia="es-ES"/>
              </w:rPr>
              <w:pPrChange w:id="3187" w:author="Alicia" w:date="2016-05-17T11:22:00Z">
                <w:pPr>
                  <w:spacing w:after="0" w:line="240" w:lineRule="auto"/>
                  <w:jc w:val="center"/>
                </w:pPr>
              </w:pPrChange>
            </w:pPr>
            <w:del w:id="3188" w:author="Alicia" w:date="2016-05-17T11:22:00Z">
              <w:r w:rsidRPr="005303C7" w:rsidDel="00391598">
                <w:rPr>
                  <w:rFonts w:ascii="Times New Roman" w:eastAsia="Times New Roman" w:hAnsi="Times New Roman" w:cs="Times New Roman"/>
                  <w:b/>
                  <w:lang w:eastAsia="es-ES"/>
                </w:rPr>
                <w:delText>0.32</w:delText>
              </w:r>
            </w:del>
          </w:p>
        </w:tc>
        <w:tc>
          <w:tcPr>
            <w:tcW w:w="422" w:type="pct"/>
            <w:tcBorders>
              <w:top w:val="nil"/>
              <w:left w:val="nil"/>
              <w:right w:val="nil"/>
            </w:tcBorders>
            <w:shd w:val="clear" w:color="auto" w:fill="auto"/>
            <w:noWrap/>
            <w:vAlign w:val="center"/>
          </w:tcPr>
          <w:p w14:paraId="3F9BA56C" w14:textId="2DFDFA56" w:rsidR="00A962F0" w:rsidRPr="00A962F0" w:rsidDel="00391598" w:rsidRDefault="00324327">
            <w:pPr>
              <w:rPr>
                <w:del w:id="3189" w:author="Alicia" w:date="2016-05-17T11:22:00Z"/>
                <w:rFonts w:ascii="Times New Roman" w:eastAsia="Times New Roman" w:hAnsi="Times New Roman" w:cs="Times New Roman"/>
                <w:lang w:eastAsia="es-ES"/>
              </w:rPr>
              <w:pPrChange w:id="3190" w:author="Alicia" w:date="2016-05-17T11:22:00Z">
                <w:pPr>
                  <w:spacing w:after="0" w:line="240" w:lineRule="auto"/>
                  <w:jc w:val="center"/>
                </w:pPr>
              </w:pPrChange>
            </w:pPr>
            <w:del w:id="3191" w:author="Alicia" w:date="2016-05-17T11:22:00Z">
              <w:r w:rsidDel="00391598">
                <w:rPr>
                  <w:rFonts w:ascii="Times New Roman" w:eastAsia="Times New Roman" w:hAnsi="Times New Roman" w:cs="Times New Roman"/>
                  <w:lang w:eastAsia="es-ES"/>
                </w:rPr>
                <w:delText>0.11</w:delText>
              </w:r>
            </w:del>
          </w:p>
        </w:tc>
        <w:tc>
          <w:tcPr>
            <w:tcW w:w="422" w:type="pct"/>
            <w:tcBorders>
              <w:top w:val="nil"/>
              <w:left w:val="nil"/>
              <w:right w:val="nil"/>
            </w:tcBorders>
            <w:shd w:val="clear" w:color="auto" w:fill="auto"/>
            <w:noWrap/>
            <w:vAlign w:val="center"/>
          </w:tcPr>
          <w:p w14:paraId="512607A2" w14:textId="69842986" w:rsidR="00A962F0" w:rsidRPr="00A962F0" w:rsidDel="00391598" w:rsidRDefault="00324327">
            <w:pPr>
              <w:rPr>
                <w:del w:id="3192" w:author="Alicia" w:date="2016-05-17T11:22:00Z"/>
                <w:rFonts w:ascii="Times New Roman" w:eastAsia="Times New Roman" w:hAnsi="Times New Roman" w:cs="Times New Roman"/>
                <w:lang w:eastAsia="es-ES"/>
              </w:rPr>
              <w:pPrChange w:id="3193" w:author="Alicia" w:date="2016-05-17T11:22:00Z">
                <w:pPr>
                  <w:spacing w:after="0" w:line="240" w:lineRule="auto"/>
                  <w:jc w:val="center"/>
                </w:pPr>
              </w:pPrChange>
            </w:pPr>
            <w:del w:id="3194" w:author="Alicia" w:date="2016-05-17T11:22:00Z">
              <w:r w:rsidDel="00391598">
                <w:rPr>
                  <w:rFonts w:ascii="Times New Roman" w:eastAsia="Times New Roman" w:hAnsi="Times New Roman" w:cs="Times New Roman"/>
                  <w:lang w:eastAsia="es-ES"/>
                </w:rPr>
                <w:delText>0.04</w:delText>
              </w:r>
            </w:del>
          </w:p>
        </w:tc>
        <w:tc>
          <w:tcPr>
            <w:tcW w:w="422" w:type="pct"/>
            <w:tcBorders>
              <w:top w:val="nil"/>
              <w:left w:val="nil"/>
              <w:right w:val="nil"/>
            </w:tcBorders>
            <w:shd w:val="clear" w:color="auto" w:fill="auto"/>
            <w:noWrap/>
            <w:vAlign w:val="center"/>
          </w:tcPr>
          <w:p w14:paraId="3AFFC52B" w14:textId="5D6E503A" w:rsidR="00A962F0" w:rsidRPr="00A962F0" w:rsidDel="00391598" w:rsidRDefault="00324327">
            <w:pPr>
              <w:rPr>
                <w:del w:id="3195" w:author="Alicia" w:date="2016-05-17T11:22:00Z"/>
                <w:rFonts w:ascii="Times New Roman" w:eastAsia="Times New Roman" w:hAnsi="Times New Roman" w:cs="Times New Roman"/>
                <w:lang w:eastAsia="es-ES"/>
              </w:rPr>
              <w:pPrChange w:id="3196" w:author="Alicia" w:date="2016-05-17T11:22:00Z">
                <w:pPr>
                  <w:spacing w:after="0" w:line="240" w:lineRule="auto"/>
                  <w:jc w:val="center"/>
                </w:pPr>
              </w:pPrChange>
            </w:pPr>
            <w:del w:id="3197" w:author="Alicia" w:date="2016-05-17T11:22:00Z">
              <w:r w:rsidDel="00391598">
                <w:rPr>
                  <w:rFonts w:ascii="Times New Roman" w:eastAsia="Times New Roman" w:hAnsi="Times New Roman" w:cs="Times New Roman"/>
                  <w:lang w:eastAsia="es-ES"/>
                </w:rPr>
                <w:delText>0.08</w:delText>
              </w:r>
            </w:del>
          </w:p>
        </w:tc>
        <w:tc>
          <w:tcPr>
            <w:tcW w:w="421" w:type="pct"/>
            <w:tcBorders>
              <w:top w:val="nil"/>
              <w:left w:val="nil"/>
              <w:right w:val="nil"/>
            </w:tcBorders>
            <w:shd w:val="clear" w:color="auto" w:fill="auto"/>
            <w:noWrap/>
            <w:vAlign w:val="center"/>
          </w:tcPr>
          <w:p w14:paraId="013BCB02" w14:textId="21A468E3" w:rsidR="00A962F0" w:rsidRPr="00A962F0" w:rsidDel="00391598" w:rsidRDefault="00324327">
            <w:pPr>
              <w:rPr>
                <w:del w:id="3198" w:author="Alicia" w:date="2016-05-17T11:22:00Z"/>
                <w:rFonts w:ascii="Times New Roman" w:eastAsia="Times New Roman" w:hAnsi="Times New Roman" w:cs="Times New Roman"/>
                <w:lang w:eastAsia="es-ES"/>
              </w:rPr>
              <w:pPrChange w:id="3199" w:author="Alicia" w:date="2016-05-17T11:22:00Z">
                <w:pPr>
                  <w:spacing w:after="0" w:line="240" w:lineRule="auto"/>
                  <w:jc w:val="center"/>
                </w:pPr>
              </w:pPrChange>
            </w:pPr>
            <w:del w:id="3200" w:author="Alicia" w:date="2016-05-17T11:22:00Z">
              <w:r w:rsidDel="00391598">
                <w:rPr>
                  <w:rFonts w:ascii="Times New Roman" w:eastAsia="Times New Roman" w:hAnsi="Times New Roman" w:cs="Times New Roman"/>
                  <w:lang w:eastAsia="es-ES"/>
                </w:rPr>
                <w:delText>0.08</w:delText>
              </w:r>
            </w:del>
          </w:p>
        </w:tc>
        <w:tc>
          <w:tcPr>
            <w:tcW w:w="422" w:type="pct"/>
            <w:tcBorders>
              <w:top w:val="nil"/>
              <w:left w:val="nil"/>
              <w:right w:val="nil"/>
            </w:tcBorders>
            <w:shd w:val="clear" w:color="auto" w:fill="auto"/>
            <w:noWrap/>
            <w:vAlign w:val="center"/>
          </w:tcPr>
          <w:p w14:paraId="6DE7AAAB" w14:textId="4FEE72AB" w:rsidR="00A962F0" w:rsidRPr="00A962F0" w:rsidDel="00391598" w:rsidRDefault="00324327">
            <w:pPr>
              <w:rPr>
                <w:del w:id="3201" w:author="Alicia" w:date="2016-05-17T11:22:00Z"/>
                <w:rFonts w:ascii="Times New Roman" w:eastAsia="Times New Roman" w:hAnsi="Times New Roman" w:cs="Times New Roman"/>
                <w:lang w:eastAsia="es-ES"/>
              </w:rPr>
              <w:pPrChange w:id="3202" w:author="Alicia" w:date="2016-05-17T11:22:00Z">
                <w:pPr>
                  <w:spacing w:after="0" w:line="240" w:lineRule="auto"/>
                  <w:jc w:val="center"/>
                </w:pPr>
              </w:pPrChange>
            </w:pPr>
            <w:del w:id="3203" w:author="Alicia" w:date="2016-05-17T11:22:00Z">
              <w:r w:rsidDel="00391598">
                <w:rPr>
                  <w:rFonts w:ascii="Times New Roman" w:eastAsia="Times New Roman" w:hAnsi="Times New Roman" w:cs="Times New Roman"/>
                  <w:lang w:eastAsia="es-ES"/>
                </w:rPr>
                <w:delText>0.02</w:delText>
              </w:r>
            </w:del>
          </w:p>
        </w:tc>
        <w:tc>
          <w:tcPr>
            <w:tcW w:w="422" w:type="pct"/>
            <w:tcBorders>
              <w:top w:val="nil"/>
              <w:left w:val="nil"/>
              <w:right w:val="nil"/>
            </w:tcBorders>
            <w:vAlign w:val="center"/>
          </w:tcPr>
          <w:p w14:paraId="6B8B62FF" w14:textId="073B74C9" w:rsidR="00A962F0" w:rsidRPr="005303C7" w:rsidDel="00391598" w:rsidRDefault="00324327">
            <w:pPr>
              <w:rPr>
                <w:del w:id="3204" w:author="Alicia" w:date="2016-05-17T11:22:00Z"/>
                <w:rFonts w:ascii="Times New Roman" w:eastAsia="Times New Roman" w:hAnsi="Times New Roman" w:cs="Times New Roman"/>
                <w:b/>
                <w:lang w:eastAsia="es-ES"/>
              </w:rPr>
              <w:pPrChange w:id="3205" w:author="Alicia" w:date="2016-05-17T11:22:00Z">
                <w:pPr>
                  <w:spacing w:after="0" w:line="240" w:lineRule="auto"/>
                  <w:jc w:val="center"/>
                </w:pPr>
              </w:pPrChange>
            </w:pPr>
            <w:del w:id="3206" w:author="Alicia" w:date="2016-05-17T11:22:00Z">
              <w:r w:rsidRPr="005303C7" w:rsidDel="00391598">
                <w:rPr>
                  <w:rFonts w:ascii="Times New Roman" w:eastAsia="Times New Roman" w:hAnsi="Times New Roman" w:cs="Times New Roman"/>
                  <w:b/>
                  <w:lang w:eastAsia="es-ES"/>
                </w:rPr>
                <w:delText>0.52</w:delText>
              </w:r>
            </w:del>
          </w:p>
        </w:tc>
        <w:tc>
          <w:tcPr>
            <w:tcW w:w="422" w:type="pct"/>
            <w:tcBorders>
              <w:top w:val="nil"/>
              <w:left w:val="nil"/>
              <w:right w:val="nil"/>
            </w:tcBorders>
            <w:vAlign w:val="center"/>
          </w:tcPr>
          <w:p w14:paraId="5D61C633" w14:textId="74852849" w:rsidR="00A962F0" w:rsidRPr="005303C7" w:rsidDel="00391598" w:rsidRDefault="00324327">
            <w:pPr>
              <w:rPr>
                <w:del w:id="3207" w:author="Alicia" w:date="2016-05-17T11:22:00Z"/>
                <w:rFonts w:ascii="Times New Roman" w:eastAsia="Times New Roman" w:hAnsi="Times New Roman" w:cs="Times New Roman"/>
                <w:b/>
                <w:lang w:eastAsia="es-ES"/>
              </w:rPr>
              <w:pPrChange w:id="3208" w:author="Alicia" w:date="2016-05-17T11:22:00Z">
                <w:pPr>
                  <w:spacing w:after="0" w:line="240" w:lineRule="auto"/>
                  <w:jc w:val="center"/>
                </w:pPr>
              </w:pPrChange>
            </w:pPr>
            <w:del w:id="3209" w:author="Alicia" w:date="2016-05-17T11:22:00Z">
              <w:r w:rsidRPr="005303C7" w:rsidDel="00391598">
                <w:rPr>
                  <w:rFonts w:ascii="Times New Roman" w:eastAsia="Times New Roman" w:hAnsi="Times New Roman" w:cs="Times New Roman"/>
                  <w:b/>
                  <w:lang w:eastAsia="es-ES"/>
                </w:rPr>
                <w:delText>0.23</w:delText>
              </w:r>
            </w:del>
          </w:p>
        </w:tc>
        <w:tc>
          <w:tcPr>
            <w:tcW w:w="420" w:type="pct"/>
            <w:tcBorders>
              <w:top w:val="nil"/>
              <w:left w:val="nil"/>
              <w:right w:val="nil"/>
            </w:tcBorders>
            <w:vAlign w:val="center"/>
          </w:tcPr>
          <w:p w14:paraId="0AFD6C38" w14:textId="241EDC7D" w:rsidR="00A962F0" w:rsidRPr="005303C7" w:rsidDel="00391598" w:rsidRDefault="00324327">
            <w:pPr>
              <w:rPr>
                <w:del w:id="3210" w:author="Alicia" w:date="2016-05-17T11:22:00Z"/>
                <w:rFonts w:ascii="Times New Roman" w:eastAsia="Times New Roman" w:hAnsi="Times New Roman" w:cs="Times New Roman"/>
                <w:b/>
                <w:lang w:eastAsia="es-ES"/>
              </w:rPr>
              <w:pPrChange w:id="3211" w:author="Alicia" w:date="2016-05-17T11:22:00Z">
                <w:pPr>
                  <w:spacing w:after="0" w:line="240" w:lineRule="auto"/>
                  <w:jc w:val="center"/>
                </w:pPr>
              </w:pPrChange>
            </w:pPr>
            <w:del w:id="3212" w:author="Alicia" w:date="2016-05-17T11:22:00Z">
              <w:r w:rsidRPr="005303C7" w:rsidDel="00391598">
                <w:rPr>
                  <w:rFonts w:ascii="Times New Roman" w:eastAsia="Times New Roman" w:hAnsi="Times New Roman" w:cs="Times New Roman"/>
                  <w:b/>
                  <w:lang w:eastAsia="es-ES"/>
                </w:rPr>
                <w:delText>0.44</w:delText>
              </w:r>
            </w:del>
          </w:p>
        </w:tc>
      </w:tr>
      <w:tr w:rsidR="00A962F0" w:rsidRPr="00C11AFB" w:rsidDel="00391598" w14:paraId="49451099" w14:textId="579FDBFB" w:rsidTr="00A962F0">
        <w:trPr>
          <w:trHeight w:val="300"/>
          <w:del w:id="3213" w:author="Alicia" w:date="2016-05-17T11:22:00Z"/>
        </w:trPr>
        <w:tc>
          <w:tcPr>
            <w:tcW w:w="513" w:type="pct"/>
            <w:vMerge w:val="restart"/>
            <w:tcBorders>
              <w:left w:val="nil"/>
              <w:right w:val="nil"/>
            </w:tcBorders>
            <w:shd w:val="clear" w:color="auto" w:fill="auto"/>
            <w:noWrap/>
            <w:vAlign w:val="center"/>
          </w:tcPr>
          <w:p w14:paraId="636534E5" w14:textId="53B6AD62" w:rsidR="00A962F0" w:rsidRPr="00461432" w:rsidDel="00391598" w:rsidRDefault="00A962F0">
            <w:pPr>
              <w:rPr>
                <w:del w:id="3214" w:author="Alicia" w:date="2016-05-17T11:22:00Z"/>
                <w:rFonts w:ascii="Times New Roman" w:eastAsia="Times New Roman" w:hAnsi="Times New Roman" w:cs="Times New Roman"/>
                <w:lang w:eastAsia="es-ES"/>
              </w:rPr>
              <w:pPrChange w:id="3215" w:author="Alicia" w:date="2016-05-17T11:22:00Z">
                <w:pPr>
                  <w:spacing w:after="0" w:line="240" w:lineRule="auto"/>
                  <w:jc w:val="center"/>
                </w:pPr>
              </w:pPrChange>
            </w:pPr>
            <w:del w:id="3216" w:author="Alicia" w:date="2016-05-17T11:22:00Z">
              <w:r w:rsidRPr="00461432" w:rsidDel="00391598">
                <w:rPr>
                  <w:rFonts w:ascii="Times New Roman" w:eastAsia="Times New Roman" w:hAnsi="Times New Roman" w:cs="Times New Roman"/>
                  <w:lang w:eastAsia="es-ES"/>
                </w:rPr>
                <w:delText>K</w:delText>
              </w:r>
            </w:del>
          </w:p>
        </w:tc>
        <w:tc>
          <w:tcPr>
            <w:tcW w:w="271" w:type="pct"/>
            <w:tcBorders>
              <w:left w:val="nil"/>
              <w:bottom w:val="nil"/>
              <w:right w:val="nil"/>
            </w:tcBorders>
            <w:shd w:val="clear" w:color="auto" w:fill="auto"/>
            <w:noWrap/>
            <w:vAlign w:val="center"/>
          </w:tcPr>
          <w:p w14:paraId="3CAB2908" w14:textId="3994ECF1" w:rsidR="00A962F0" w:rsidDel="00391598" w:rsidRDefault="00A962F0">
            <w:pPr>
              <w:rPr>
                <w:del w:id="3217" w:author="Alicia" w:date="2016-05-17T11:22:00Z"/>
                <w:rFonts w:ascii="Times New Roman" w:eastAsia="Times New Roman" w:hAnsi="Times New Roman" w:cs="Times New Roman"/>
                <w:lang w:eastAsia="es-ES"/>
              </w:rPr>
              <w:pPrChange w:id="3218" w:author="Alicia" w:date="2016-05-17T11:22:00Z">
                <w:pPr>
                  <w:spacing w:after="0" w:line="240" w:lineRule="auto"/>
                  <w:jc w:val="center"/>
                </w:pPr>
              </w:pPrChange>
            </w:pPr>
            <w:del w:id="3219"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D51EAB5" w14:textId="7C7F5795" w:rsidR="00A962F0" w:rsidRPr="004C20FF" w:rsidDel="00391598" w:rsidRDefault="000C6895">
            <w:pPr>
              <w:rPr>
                <w:del w:id="3220" w:author="Alicia" w:date="2016-05-17T11:22:00Z"/>
                <w:rFonts w:ascii="Times New Roman" w:eastAsia="Times New Roman" w:hAnsi="Times New Roman" w:cs="Times New Roman"/>
                <w:b/>
                <w:lang w:eastAsia="es-ES"/>
              </w:rPr>
              <w:pPrChange w:id="3221" w:author="Alicia" w:date="2016-05-17T11:22:00Z">
                <w:pPr>
                  <w:spacing w:after="0" w:line="240" w:lineRule="auto"/>
                  <w:jc w:val="center"/>
                </w:pPr>
              </w:pPrChange>
            </w:pPr>
            <w:del w:id="3222" w:author="Alicia" w:date="2016-05-17T11:22:00Z">
              <w:r w:rsidRPr="004C20FF" w:rsidDel="00391598">
                <w:rPr>
                  <w:rFonts w:ascii="Times New Roman" w:eastAsia="Times New Roman" w:hAnsi="Times New Roman" w:cs="Times New Roman"/>
                  <w:b/>
                  <w:lang w:eastAsia="es-ES"/>
                </w:rPr>
                <w:delText>0.46</w:delText>
              </w:r>
            </w:del>
          </w:p>
        </w:tc>
        <w:tc>
          <w:tcPr>
            <w:tcW w:w="422" w:type="pct"/>
            <w:tcBorders>
              <w:left w:val="nil"/>
              <w:bottom w:val="nil"/>
              <w:right w:val="nil"/>
            </w:tcBorders>
            <w:shd w:val="clear" w:color="auto" w:fill="auto"/>
            <w:noWrap/>
            <w:vAlign w:val="center"/>
          </w:tcPr>
          <w:p w14:paraId="1AA5CA38" w14:textId="62669892" w:rsidR="00A962F0" w:rsidRPr="004C20FF" w:rsidDel="00391598" w:rsidRDefault="000C6895">
            <w:pPr>
              <w:rPr>
                <w:del w:id="3223" w:author="Alicia" w:date="2016-05-17T11:22:00Z"/>
                <w:rFonts w:ascii="Times New Roman" w:eastAsia="Times New Roman" w:hAnsi="Times New Roman" w:cs="Times New Roman"/>
                <w:i/>
                <w:lang w:eastAsia="es-ES"/>
              </w:rPr>
              <w:pPrChange w:id="3224" w:author="Alicia" w:date="2016-05-17T11:22:00Z">
                <w:pPr>
                  <w:spacing w:after="0" w:line="240" w:lineRule="auto"/>
                  <w:jc w:val="center"/>
                </w:pPr>
              </w:pPrChange>
            </w:pPr>
            <w:del w:id="3225" w:author="Alicia" w:date="2016-05-17T11:22:00Z">
              <w:r w:rsidRPr="004C20FF" w:rsidDel="00391598">
                <w:rPr>
                  <w:rFonts w:ascii="Times New Roman" w:eastAsia="Times New Roman" w:hAnsi="Times New Roman" w:cs="Times New Roman"/>
                  <w:i/>
                  <w:lang w:eastAsia="es-ES"/>
                </w:rPr>
                <w:delText>-0.20</w:delText>
              </w:r>
            </w:del>
          </w:p>
        </w:tc>
        <w:tc>
          <w:tcPr>
            <w:tcW w:w="422" w:type="pct"/>
            <w:tcBorders>
              <w:left w:val="nil"/>
              <w:bottom w:val="nil"/>
              <w:right w:val="nil"/>
            </w:tcBorders>
            <w:shd w:val="clear" w:color="auto" w:fill="auto"/>
            <w:noWrap/>
            <w:vAlign w:val="center"/>
          </w:tcPr>
          <w:p w14:paraId="654B7D1D" w14:textId="0AEAA859" w:rsidR="00A962F0" w:rsidRPr="00A962F0" w:rsidDel="00391598" w:rsidRDefault="000C6895">
            <w:pPr>
              <w:rPr>
                <w:del w:id="3226" w:author="Alicia" w:date="2016-05-17T11:22:00Z"/>
                <w:rFonts w:ascii="Times New Roman" w:eastAsia="Times New Roman" w:hAnsi="Times New Roman" w:cs="Times New Roman"/>
                <w:lang w:eastAsia="es-ES"/>
              </w:rPr>
              <w:pPrChange w:id="3227" w:author="Alicia" w:date="2016-05-17T11:22:00Z">
                <w:pPr>
                  <w:spacing w:after="0" w:line="240" w:lineRule="auto"/>
                  <w:jc w:val="center"/>
                </w:pPr>
              </w:pPrChange>
            </w:pPr>
            <w:del w:id="3228" w:author="Alicia" w:date="2016-05-17T11:22:00Z">
              <w:r w:rsidDel="00391598">
                <w:rPr>
                  <w:rFonts w:ascii="Times New Roman" w:eastAsia="Times New Roman" w:hAnsi="Times New Roman" w:cs="Times New Roman"/>
                  <w:lang w:eastAsia="es-ES"/>
                </w:rPr>
                <w:delText>0.11</w:delText>
              </w:r>
            </w:del>
          </w:p>
        </w:tc>
        <w:tc>
          <w:tcPr>
            <w:tcW w:w="422" w:type="pct"/>
            <w:tcBorders>
              <w:left w:val="nil"/>
              <w:bottom w:val="nil"/>
              <w:right w:val="nil"/>
            </w:tcBorders>
            <w:shd w:val="clear" w:color="auto" w:fill="auto"/>
            <w:noWrap/>
            <w:vAlign w:val="center"/>
          </w:tcPr>
          <w:p w14:paraId="1C0BB946" w14:textId="7A7C1583" w:rsidR="00A962F0" w:rsidRPr="00A962F0" w:rsidDel="00391598" w:rsidRDefault="000C6895">
            <w:pPr>
              <w:rPr>
                <w:del w:id="3229" w:author="Alicia" w:date="2016-05-17T11:22:00Z"/>
                <w:rFonts w:ascii="Times New Roman" w:eastAsia="Times New Roman" w:hAnsi="Times New Roman" w:cs="Times New Roman"/>
                <w:lang w:eastAsia="es-ES"/>
              </w:rPr>
              <w:pPrChange w:id="3230" w:author="Alicia" w:date="2016-05-17T11:22:00Z">
                <w:pPr>
                  <w:spacing w:after="0" w:line="240" w:lineRule="auto"/>
                  <w:jc w:val="center"/>
                </w:pPr>
              </w:pPrChange>
            </w:pPr>
            <w:del w:id="3231" w:author="Alicia" w:date="2016-05-17T11:22:00Z">
              <w:r w:rsidDel="00391598">
                <w:rPr>
                  <w:rFonts w:ascii="Times New Roman" w:eastAsia="Times New Roman" w:hAnsi="Times New Roman" w:cs="Times New Roman"/>
                  <w:lang w:eastAsia="es-ES"/>
                </w:rPr>
                <w:delText>0.04</w:delText>
              </w:r>
            </w:del>
          </w:p>
        </w:tc>
        <w:tc>
          <w:tcPr>
            <w:tcW w:w="422" w:type="pct"/>
            <w:tcBorders>
              <w:left w:val="nil"/>
              <w:bottom w:val="nil"/>
              <w:right w:val="nil"/>
            </w:tcBorders>
            <w:shd w:val="clear" w:color="auto" w:fill="auto"/>
            <w:noWrap/>
            <w:vAlign w:val="center"/>
          </w:tcPr>
          <w:p w14:paraId="08CF6FF3" w14:textId="40381327" w:rsidR="00A962F0" w:rsidRPr="004C20FF" w:rsidDel="00391598" w:rsidRDefault="000C6895">
            <w:pPr>
              <w:rPr>
                <w:del w:id="3232" w:author="Alicia" w:date="2016-05-17T11:22:00Z"/>
                <w:rFonts w:ascii="Times New Roman" w:eastAsia="Times New Roman" w:hAnsi="Times New Roman" w:cs="Times New Roman"/>
                <w:b/>
                <w:lang w:eastAsia="es-ES"/>
              </w:rPr>
              <w:pPrChange w:id="3233" w:author="Alicia" w:date="2016-05-17T11:22:00Z">
                <w:pPr>
                  <w:spacing w:after="0" w:line="240" w:lineRule="auto"/>
                  <w:jc w:val="center"/>
                </w:pPr>
              </w:pPrChange>
            </w:pPr>
            <w:del w:id="3234" w:author="Alicia" w:date="2016-05-17T11:22:00Z">
              <w:r w:rsidRPr="004C20FF" w:rsidDel="00391598">
                <w:rPr>
                  <w:rFonts w:ascii="Times New Roman" w:eastAsia="Times New Roman" w:hAnsi="Times New Roman" w:cs="Times New Roman"/>
                  <w:b/>
                  <w:lang w:eastAsia="es-ES"/>
                </w:rPr>
                <w:delText>0.90</w:delText>
              </w:r>
            </w:del>
          </w:p>
        </w:tc>
        <w:tc>
          <w:tcPr>
            <w:tcW w:w="421" w:type="pct"/>
            <w:tcBorders>
              <w:left w:val="nil"/>
              <w:bottom w:val="nil"/>
              <w:right w:val="nil"/>
            </w:tcBorders>
            <w:shd w:val="clear" w:color="auto" w:fill="auto"/>
            <w:noWrap/>
            <w:vAlign w:val="center"/>
          </w:tcPr>
          <w:p w14:paraId="190675A0" w14:textId="331E7842" w:rsidR="00A962F0" w:rsidRPr="00A962F0" w:rsidDel="00391598" w:rsidRDefault="000C6895">
            <w:pPr>
              <w:rPr>
                <w:del w:id="3235" w:author="Alicia" w:date="2016-05-17T11:22:00Z"/>
                <w:rFonts w:ascii="Times New Roman" w:eastAsia="Times New Roman" w:hAnsi="Times New Roman" w:cs="Times New Roman"/>
                <w:lang w:eastAsia="es-ES"/>
              </w:rPr>
              <w:pPrChange w:id="3236" w:author="Alicia" w:date="2016-05-17T11:22:00Z">
                <w:pPr>
                  <w:spacing w:after="0" w:line="240" w:lineRule="auto"/>
                  <w:jc w:val="center"/>
                </w:pPr>
              </w:pPrChange>
            </w:pPr>
            <w:del w:id="3237" w:author="Alicia" w:date="2016-05-17T11:22:00Z">
              <w:r w:rsidDel="00391598">
                <w:rPr>
                  <w:rFonts w:ascii="Times New Roman" w:eastAsia="Times New Roman" w:hAnsi="Times New Roman" w:cs="Times New Roman"/>
                  <w:lang w:eastAsia="es-ES"/>
                </w:rPr>
                <w:delText>0.04</w:delText>
              </w:r>
            </w:del>
          </w:p>
        </w:tc>
        <w:tc>
          <w:tcPr>
            <w:tcW w:w="422" w:type="pct"/>
            <w:tcBorders>
              <w:left w:val="nil"/>
              <w:bottom w:val="nil"/>
              <w:right w:val="nil"/>
            </w:tcBorders>
            <w:shd w:val="clear" w:color="auto" w:fill="auto"/>
            <w:noWrap/>
            <w:vAlign w:val="center"/>
          </w:tcPr>
          <w:p w14:paraId="27DB4561" w14:textId="79B97ED9" w:rsidR="00A962F0" w:rsidRPr="004C20FF" w:rsidDel="00391598" w:rsidRDefault="000C6895">
            <w:pPr>
              <w:rPr>
                <w:del w:id="3238" w:author="Alicia" w:date="2016-05-17T11:22:00Z"/>
                <w:rFonts w:ascii="Times New Roman" w:eastAsia="Times New Roman" w:hAnsi="Times New Roman" w:cs="Times New Roman"/>
                <w:i/>
                <w:lang w:eastAsia="es-ES"/>
              </w:rPr>
              <w:pPrChange w:id="3239" w:author="Alicia" w:date="2016-05-17T11:22:00Z">
                <w:pPr>
                  <w:spacing w:after="0" w:line="240" w:lineRule="auto"/>
                  <w:jc w:val="center"/>
                </w:pPr>
              </w:pPrChange>
            </w:pPr>
            <w:del w:id="3240" w:author="Alicia" w:date="2016-05-17T11:22:00Z">
              <w:r w:rsidRPr="004C20FF" w:rsidDel="00391598">
                <w:rPr>
                  <w:rFonts w:ascii="Times New Roman" w:eastAsia="Times New Roman" w:hAnsi="Times New Roman" w:cs="Times New Roman"/>
                  <w:i/>
                  <w:lang w:eastAsia="es-ES"/>
                </w:rPr>
                <w:delText>-0.30</w:delText>
              </w:r>
            </w:del>
          </w:p>
        </w:tc>
        <w:tc>
          <w:tcPr>
            <w:tcW w:w="422" w:type="pct"/>
            <w:tcBorders>
              <w:left w:val="nil"/>
              <w:bottom w:val="nil"/>
              <w:right w:val="nil"/>
            </w:tcBorders>
            <w:vAlign w:val="center"/>
          </w:tcPr>
          <w:p w14:paraId="2201744E" w14:textId="41D19785" w:rsidR="00A962F0" w:rsidRPr="004C20FF" w:rsidDel="00391598" w:rsidRDefault="000C6895">
            <w:pPr>
              <w:rPr>
                <w:del w:id="3241" w:author="Alicia" w:date="2016-05-17T11:22:00Z"/>
                <w:rFonts w:ascii="Times New Roman" w:eastAsia="Times New Roman" w:hAnsi="Times New Roman" w:cs="Times New Roman"/>
                <w:b/>
                <w:lang w:eastAsia="es-ES"/>
              </w:rPr>
              <w:pPrChange w:id="3242" w:author="Alicia" w:date="2016-05-17T11:22:00Z">
                <w:pPr>
                  <w:spacing w:after="0" w:line="240" w:lineRule="auto"/>
                  <w:jc w:val="center"/>
                </w:pPr>
              </w:pPrChange>
            </w:pPr>
            <w:del w:id="3243" w:author="Alicia" w:date="2016-05-17T11:22:00Z">
              <w:r w:rsidRPr="004C20FF" w:rsidDel="00391598">
                <w:rPr>
                  <w:rFonts w:ascii="Times New Roman" w:eastAsia="Times New Roman" w:hAnsi="Times New Roman" w:cs="Times New Roman"/>
                  <w:b/>
                  <w:lang w:eastAsia="es-ES"/>
                </w:rPr>
                <w:delText>0.58</w:delText>
              </w:r>
            </w:del>
          </w:p>
        </w:tc>
        <w:tc>
          <w:tcPr>
            <w:tcW w:w="422" w:type="pct"/>
            <w:tcBorders>
              <w:left w:val="nil"/>
              <w:bottom w:val="nil"/>
              <w:right w:val="nil"/>
            </w:tcBorders>
            <w:vAlign w:val="center"/>
          </w:tcPr>
          <w:p w14:paraId="2CD7948D" w14:textId="683FD57C" w:rsidR="00A962F0" w:rsidRPr="004C20FF" w:rsidDel="00391598" w:rsidRDefault="000C6895">
            <w:pPr>
              <w:rPr>
                <w:del w:id="3244" w:author="Alicia" w:date="2016-05-17T11:22:00Z"/>
                <w:rFonts w:ascii="Times New Roman" w:eastAsia="Times New Roman" w:hAnsi="Times New Roman" w:cs="Times New Roman"/>
                <w:b/>
                <w:lang w:eastAsia="es-ES"/>
              </w:rPr>
              <w:pPrChange w:id="3245" w:author="Alicia" w:date="2016-05-17T11:22:00Z">
                <w:pPr>
                  <w:spacing w:after="0" w:line="240" w:lineRule="auto"/>
                  <w:jc w:val="center"/>
                </w:pPr>
              </w:pPrChange>
            </w:pPr>
            <w:del w:id="3246" w:author="Alicia" w:date="2016-05-17T11:22:00Z">
              <w:r w:rsidRPr="004C20FF" w:rsidDel="00391598">
                <w:rPr>
                  <w:rFonts w:ascii="Times New Roman" w:eastAsia="Times New Roman" w:hAnsi="Times New Roman" w:cs="Times New Roman"/>
                  <w:b/>
                  <w:lang w:eastAsia="es-ES"/>
                </w:rPr>
                <w:delText>0.57</w:delText>
              </w:r>
            </w:del>
          </w:p>
        </w:tc>
        <w:tc>
          <w:tcPr>
            <w:tcW w:w="420" w:type="pct"/>
            <w:tcBorders>
              <w:left w:val="nil"/>
              <w:bottom w:val="nil"/>
              <w:right w:val="nil"/>
            </w:tcBorders>
            <w:vAlign w:val="center"/>
          </w:tcPr>
          <w:p w14:paraId="656AB23F" w14:textId="06DC972A" w:rsidR="00A962F0" w:rsidRPr="004C20FF" w:rsidDel="00391598" w:rsidRDefault="000C6895">
            <w:pPr>
              <w:rPr>
                <w:del w:id="3247" w:author="Alicia" w:date="2016-05-17T11:22:00Z"/>
                <w:rFonts w:ascii="Times New Roman" w:eastAsia="Times New Roman" w:hAnsi="Times New Roman" w:cs="Times New Roman"/>
                <w:b/>
                <w:lang w:eastAsia="es-ES"/>
              </w:rPr>
              <w:pPrChange w:id="3248" w:author="Alicia" w:date="2016-05-17T11:22:00Z">
                <w:pPr>
                  <w:spacing w:after="0" w:line="240" w:lineRule="auto"/>
                  <w:jc w:val="center"/>
                </w:pPr>
              </w:pPrChange>
            </w:pPr>
            <w:del w:id="3249" w:author="Alicia" w:date="2016-05-17T11:22:00Z">
              <w:r w:rsidRPr="004C20FF" w:rsidDel="00391598">
                <w:rPr>
                  <w:rFonts w:ascii="Times New Roman" w:eastAsia="Times New Roman" w:hAnsi="Times New Roman" w:cs="Times New Roman"/>
                  <w:b/>
                  <w:lang w:eastAsia="es-ES"/>
                </w:rPr>
                <w:delText>0.70</w:delText>
              </w:r>
            </w:del>
          </w:p>
        </w:tc>
      </w:tr>
      <w:tr w:rsidR="00A962F0" w:rsidRPr="00C11AFB" w:rsidDel="00391598" w14:paraId="2B8C41FA" w14:textId="359B477B" w:rsidTr="00A962F0">
        <w:trPr>
          <w:trHeight w:val="300"/>
          <w:del w:id="3250" w:author="Alicia" w:date="2016-05-17T11:22:00Z"/>
        </w:trPr>
        <w:tc>
          <w:tcPr>
            <w:tcW w:w="513" w:type="pct"/>
            <w:vMerge/>
            <w:tcBorders>
              <w:left w:val="nil"/>
              <w:bottom w:val="single" w:sz="18" w:space="0" w:color="auto"/>
              <w:right w:val="nil"/>
            </w:tcBorders>
            <w:shd w:val="clear" w:color="auto" w:fill="auto"/>
            <w:noWrap/>
            <w:vAlign w:val="center"/>
          </w:tcPr>
          <w:p w14:paraId="799AA521" w14:textId="2AC70F17" w:rsidR="00A962F0" w:rsidRPr="00461432" w:rsidDel="00391598" w:rsidRDefault="00A962F0">
            <w:pPr>
              <w:rPr>
                <w:del w:id="3251" w:author="Alicia" w:date="2016-05-17T11:22:00Z"/>
                <w:rFonts w:ascii="Times New Roman" w:eastAsia="Times New Roman" w:hAnsi="Times New Roman" w:cs="Times New Roman"/>
                <w:lang w:eastAsia="es-ES"/>
              </w:rPr>
              <w:pPrChange w:id="3252" w:author="Alicia" w:date="2016-05-17T11:22:00Z">
                <w:pPr>
                  <w:spacing w:after="0" w:line="240" w:lineRule="auto"/>
                  <w:jc w:val="center"/>
                </w:pPr>
              </w:pPrChange>
            </w:pPr>
          </w:p>
        </w:tc>
        <w:tc>
          <w:tcPr>
            <w:tcW w:w="271" w:type="pct"/>
            <w:tcBorders>
              <w:top w:val="nil"/>
              <w:left w:val="nil"/>
              <w:bottom w:val="single" w:sz="18" w:space="0" w:color="auto"/>
              <w:right w:val="nil"/>
            </w:tcBorders>
            <w:shd w:val="clear" w:color="auto" w:fill="auto"/>
            <w:noWrap/>
            <w:vAlign w:val="center"/>
          </w:tcPr>
          <w:p w14:paraId="3CBDE43D" w14:textId="174CC25C" w:rsidR="00A962F0" w:rsidDel="00391598" w:rsidRDefault="00A962F0">
            <w:pPr>
              <w:rPr>
                <w:del w:id="3253" w:author="Alicia" w:date="2016-05-17T11:22:00Z"/>
                <w:rFonts w:ascii="Times New Roman" w:eastAsia="Times New Roman" w:hAnsi="Times New Roman" w:cs="Times New Roman"/>
                <w:lang w:eastAsia="es-ES"/>
              </w:rPr>
              <w:pPrChange w:id="3254" w:author="Alicia" w:date="2016-05-17T11:22:00Z">
                <w:pPr>
                  <w:spacing w:after="0" w:line="240" w:lineRule="auto"/>
                  <w:jc w:val="center"/>
                </w:pPr>
              </w:pPrChange>
            </w:pPr>
            <w:del w:id="3255"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bottom w:val="single" w:sz="18" w:space="0" w:color="auto"/>
              <w:right w:val="nil"/>
            </w:tcBorders>
            <w:shd w:val="clear" w:color="auto" w:fill="auto"/>
            <w:noWrap/>
            <w:vAlign w:val="center"/>
          </w:tcPr>
          <w:p w14:paraId="5BE9DEBC" w14:textId="16026F3F" w:rsidR="00A962F0" w:rsidRPr="00A962F0" w:rsidDel="00391598" w:rsidRDefault="0042596D">
            <w:pPr>
              <w:rPr>
                <w:del w:id="3256" w:author="Alicia" w:date="2016-05-17T11:22:00Z"/>
                <w:rFonts w:ascii="Times New Roman" w:eastAsia="Times New Roman" w:hAnsi="Times New Roman" w:cs="Times New Roman"/>
                <w:lang w:eastAsia="es-ES"/>
              </w:rPr>
              <w:pPrChange w:id="3257" w:author="Alicia" w:date="2016-05-17T11:22:00Z">
                <w:pPr>
                  <w:spacing w:after="0" w:line="240" w:lineRule="auto"/>
                  <w:jc w:val="center"/>
                </w:pPr>
              </w:pPrChange>
            </w:pPr>
            <w:del w:id="3258" w:author="Alicia" w:date="2016-05-17T11:22:00Z">
              <w:r w:rsidDel="00391598">
                <w:rPr>
                  <w:rFonts w:ascii="Times New Roman" w:eastAsia="Times New Roman" w:hAnsi="Times New Roman" w:cs="Times New Roman"/>
                  <w:lang w:eastAsia="es-ES"/>
                </w:rPr>
                <w:delText>0.27</w:delText>
              </w:r>
            </w:del>
          </w:p>
        </w:tc>
        <w:tc>
          <w:tcPr>
            <w:tcW w:w="422" w:type="pct"/>
            <w:tcBorders>
              <w:top w:val="nil"/>
              <w:left w:val="nil"/>
              <w:bottom w:val="single" w:sz="18" w:space="0" w:color="auto"/>
              <w:right w:val="nil"/>
            </w:tcBorders>
            <w:shd w:val="clear" w:color="auto" w:fill="auto"/>
            <w:noWrap/>
            <w:vAlign w:val="center"/>
          </w:tcPr>
          <w:p w14:paraId="3612C5B0" w14:textId="24145186" w:rsidR="00A962F0" w:rsidRPr="005303C7" w:rsidDel="00391598" w:rsidRDefault="0042596D">
            <w:pPr>
              <w:rPr>
                <w:del w:id="3259" w:author="Alicia" w:date="2016-05-17T11:22:00Z"/>
                <w:rFonts w:ascii="Times New Roman" w:eastAsia="Times New Roman" w:hAnsi="Times New Roman" w:cs="Times New Roman"/>
                <w:b/>
                <w:lang w:eastAsia="es-ES"/>
              </w:rPr>
              <w:pPrChange w:id="3260" w:author="Alicia" w:date="2016-05-17T11:22:00Z">
                <w:pPr>
                  <w:spacing w:after="0" w:line="240" w:lineRule="auto"/>
                  <w:jc w:val="center"/>
                </w:pPr>
              </w:pPrChange>
            </w:pPr>
            <w:del w:id="3261" w:author="Alicia" w:date="2016-05-17T11:22:00Z">
              <w:r w:rsidRPr="005303C7" w:rsidDel="00391598">
                <w:rPr>
                  <w:rFonts w:ascii="Times New Roman" w:eastAsia="Times New Roman" w:hAnsi="Times New Roman" w:cs="Times New Roman"/>
                  <w:b/>
                  <w:lang w:eastAsia="es-ES"/>
                </w:rPr>
                <w:delText>0.15</w:delText>
              </w:r>
            </w:del>
          </w:p>
        </w:tc>
        <w:tc>
          <w:tcPr>
            <w:tcW w:w="422" w:type="pct"/>
            <w:tcBorders>
              <w:top w:val="nil"/>
              <w:left w:val="nil"/>
              <w:bottom w:val="single" w:sz="18" w:space="0" w:color="auto"/>
              <w:right w:val="nil"/>
            </w:tcBorders>
            <w:shd w:val="clear" w:color="auto" w:fill="auto"/>
            <w:noWrap/>
            <w:vAlign w:val="center"/>
          </w:tcPr>
          <w:p w14:paraId="0936C04A" w14:textId="18493BBD" w:rsidR="00A962F0" w:rsidRPr="00A962F0" w:rsidDel="00391598" w:rsidRDefault="0042596D">
            <w:pPr>
              <w:rPr>
                <w:del w:id="3262" w:author="Alicia" w:date="2016-05-17T11:22:00Z"/>
                <w:rFonts w:ascii="Times New Roman" w:eastAsia="Times New Roman" w:hAnsi="Times New Roman" w:cs="Times New Roman"/>
                <w:lang w:eastAsia="es-ES"/>
              </w:rPr>
              <w:pPrChange w:id="3263" w:author="Alicia" w:date="2016-05-17T11:22:00Z">
                <w:pPr>
                  <w:spacing w:after="0" w:line="240" w:lineRule="auto"/>
                  <w:jc w:val="center"/>
                </w:pPr>
              </w:pPrChange>
            </w:pPr>
            <w:del w:id="3264" w:author="Alicia" w:date="2016-05-17T11:22:00Z">
              <w:r w:rsidDel="00391598">
                <w:rPr>
                  <w:rFonts w:ascii="Times New Roman" w:eastAsia="Times New Roman" w:hAnsi="Times New Roman" w:cs="Times New Roman"/>
                  <w:lang w:eastAsia="es-ES"/>
                </w:rPr>
                <w:delText>0.22</w:delText>
              </w:r>
            </w:del>
          </w:p>
        </w:tc>
        <w:tc>
          <w:tcPr>
            <w:tcW w:w="422" w:type="pct"/>
            <w:tcBorders>
              <w:top w:val="nil"/>
              <w:left w:val="nil"/>
              <w:bottom w:val="single" w:sz="18" w:space="0" w:color="auto"/>
              <w:right w:val="nil"/>
            </w:tcBorders>
            <w:shd w:val="clear" w:color="auto" w:fill="auto"/>
            <w:noWrap/>
            <w:vAlign w:val="center"/>
          </w:tcPr>
          <w:p w14:paraId="147B9813" w14:textId="37D1870B" w:rsidR="00A962F0" w:rsidRPr="005303C7" w:rsidDel="00391598" w:rsidRDefault="0042596D">
            <w:pPr>
              <w:rPr>
                <w:del w:id="3265" w:author="Alicia" w:date="2016-05-17T11:22:00Z"/>
                <w:rFonts w:ascii="Times New Roman" w:eastAsia="Times New Roman" w:hAnsi="Times New Roman" w:cs="Times New Roman"/>
                <w:b/>
                <w:lang w:eastAsia="es-ES"/>
              </w:rPr>
              <w:pPrChange w:id="3266" w:author="Alicia" w:date="2016-05-17T11:22:00Z">
                <w:pPr>
                  <w:spacing w:after="0" w:line="240" w:lineRule="auto"/>
                  <w:jc w:val="center"/>
                </w:pPr>
              </w:pPrChange>
            </w:pPr>
            <w:del w:id="3267" w:author="Alicia" w:date="2016-05-17T11:22:00Z">
              <w:r w:rsidRPr="005303C7" w:rsidDel="00391598">
                <w:rPr>
                  <w:rFonts w:ascii="Times New Roman" w:eastAsia="Times New Roman" w:hAnsi="Times New Roman" w:cs="Times New Roman"/>
                  <w:b/>
                  <w:lang w:eastAsia="es-ES"/>
                </w:rPr>
                <w:delText>0.08</w:delText>
              </w:r>
            </w:del>
          </w:p>
        </w:tc>
        <w:tc>
          <w:tcPr>
            <w:tcW w:w="422" w:type="pct"/>
            <w:tcBorders>
              <w:top w:val="nil"/>
              <w:left w:val="nil"/>
              <w:bottom w:val="single" w:sz="18" w:space="0" w:color="auto"/>
              <w:right w:val="nil"/>
            </w:tcBorders>
            <w:shd w:val="clear" w:color="auto" w:fill="auto"/>
            <w:noWrap/>
            <w:vAlign w:val="center"/>
          </w:tcPr>
          <w:p w14:paraId="6485C56D" w14:textId="4FFDED81" w:rsidR="00A962F0" w:rsidRPr="005303C7" w:rsidDel="00391598" w:rsidRDefault="0042596D">
            <w:pPr>
              <w:rPr>
                <w:del w:id="3268" w:author="Alicia" w:date="2016-05-17T11:22:00Z"/>
                <w:rFonts w:ascii="Times New Roman" w:eastAsia="Times New Roman" w:hAnsi="Times New Roman" w:cs="Times New Roman"/>
                <w:b/>
                <w:lang w:eastAsia="es-ES"/>
              </w:rPr>
              <w:pPrChange w:id="3269" w:author="Alicia" w:date="2016-05-17T11:22:00Z">
                <w:pPr>
                  <w:spacing w:after="0" w:line="240" w:lineRule="auto"/>
                  <w:jc w:val="center"/>
                </w:pPr>
              </w:pPrChange>
            </w:pPr>
            <w:del w:id="3270" w:author="Alicia" w:date="2016-05-17T11:22:00Z">
              <w:r w:rsidRPr="005303C7" w:rsidDel="00391598">
                <w:rPr>
                  <w:rFonts w:ascii="Times New Roman" w:eastAsia="Times New Roman" w:hAnsi="Times New Roman" w:cs="Times New Roman"/>
                  <w:b/>
                  <w:lang w:eastAsia="es-ES"/>
                </w:rPr>
                <w:delText>0.81</w:delText>
              </w:r>
            </w:del>
          </w:p>
        </w:tc>
        <w:tc>
          <w:tcPr>
            <w:tcW w:w="421" w:type="pct"/>
            <w:tcBorders>
              <w:top w:val="nil"/>
              <w:left w:val="nil"/>
              <w:bottom w:val="single" w:sz="18" w:space="0" w:color="auto"/>
              <w:right w:val="nil"/>
            </w:tcBorders>
            <w:shd w:val="clear" w:color="auto" w:fill="auto"/>
            <w:noWrap/>
            <w:vAlign w:val="center"/>
          </w:tcPr>
          <w:p w14:paraId="7AF3CD19" w14:textId="57AE02EC" w:rsidR="00A962F0" w:rsidRPr="00A962F0" w:rsidDel="00391598" w:rsidRDefault="0042596D">
            <w:pPr>
              <w:rPr>
                <w:del w:id="3271" w:author="Alicia" w:date="2016-05-17T11:22:00Z"/>
                <w:rFonts w:ascii="Times New Roman" w:eastAsia="Times New Roman" w:hAnsi="Times New Roman" w:cs="Times New Roman"/>
                <w:lang w:eastAsia="es-ES"/>
              </w:rPr>
              <w:pPrChange w:id="3272" w:author="Alicia" w:date="2016-05-17T11:22:00Z">
                <w:pPr>
                  <w:spacing w:after="0" w:line="240" w:lineRule="auto"/>
                  <w:jc w:val="center"/>
                </w:pPr>
              </w:pPrChange>
            </w:pPr>
            <w:del w:id="3273" w:author="Alicia" w:date="2016-05-17T11:22:00Z">
              <w:r w:rsidDel="00391598">
                <w:rPr>
                  <w:rFonts w:ascii="Times New Roman" w:eastAsia="Times New Roman" w:hAnsi="Times New Roman" w:cs="Times New Roman"/>
                  <w:lang w:eastAsia="es-ES"/>
                </w:rPr>
                <w:delText>-0.16</w:delText>
              </w:r>
            </w:del>
          </w:p>
        </w:tc>
        <w:tc>
          <w:tcPr>
            <w:tcW w:w="422" w:type="pct"/>
            <w:tcBorders>
              <w:top w:val="nil"/>
              <w:left w:val="nil"/>
              <w:bottom w:val="single" w:sz="18" w:space="0" w:color="auto"/>
              <w:right w:val="nil"/>
            </w:tcBorders>
            <w:shd w:val="clear" w:color="auto" w:fill="auto"/>
            <w:noWrap/>
            <w:vAlign w:val="center"/>
          </w:tcPr>
          <w:p w14:paraId="76102480" w14:textId="716EA01F" w:rsidR="00A962F0" w:rsidRPr="005303C7" w:rsidDel="00391598" w:rsidRDefault="0042596D">
            <w:pPr>
              <w:rPr>
                <w:del w:id="3274" w:author="Alicia" w:date="2016-05-17T11:22:00Z"/>
                <w:rFonts w:ascii="Times New Roman" w:eastAsia="Times New Roman" w:hAnsi="Times New Roman" w:cs="Times New Roman"/>
                <w:b/>
                <w:lang w:eastAsia="es-ES"/>
              </w:rPr>
              <w:pPrChange w:id="3275" w:author="Alicia" w:date="2016-05-17T11:22:00Z">
                <w:pPr>
                  <w:spacing w:after="0" w:line="240" w:lineRule="auto"/>
                  <w:jc w:val="center"/>
                </w:pPr>
              </w:pPrChange>
            </w:pPr>
            <w:del w:id="3276" w:author="Alicia" w:date="2016-05-17T11:22:00Z">
              <w:r w:rsidRPr="005303C7" w:rsidDel="00391598">
                <w:rPr>
                  <w:rFonts w:ascii="Times New Roman" w:eastAsia="Times New Roman" w:hAnsi="Times New Roman" w:cs="Times New Roman"/>
                  <w:b/>
                  <w:lang w:eastAsia="es-ES"/>
                </w:rPr>
                <w:delText>-0.51</w:delText>
              </w:r>
            </w:del>
          </w:p>
        </w:tc>
        <w:tc>
          <w:tcPr>
            <w:tcW w:w="422" w:type="pct"/>
            <w:tcBorders>
              <w:top w:val="nil"/>
              <w:left w:val="nil"/>
              <w:bottom w:val="single" w:sz="18" w:space="0" w:color="auto"/>
              <w:right w:val="nil"/>
            </w:tcBorders>
            <w:vAlign w:val="center"/>
          </w:tcPr>
          <w:p w14:paraId="64553C68" w14:textId="2B4634E0" w:rsidR="00A962F0" w:rsidRPr="005303C7" w:rsidDel="00391598" w:rsidRDefault="0042596D">
            <w:pPr>
              <w:rPr>
                <w:del w:id="3277" w:author="Alicia" w:date="2016-05-17T11:22:00Z"/>
                <w:rFonts w:ascii="Times New Roman" w:eastAsia="Times New Roman" w:hAnsi="Times New Roman" w:cs="Times New Roman"/>
                <w:b/>
                <w:lang w:eastAsia="es-ES"/>
              </w:rPr>
              <w:pPrChange w:id="3278" w:author="Alicia" w:date="2016-05-17T11:22:00Z">
                <w:pPr>
                  <w:spacing w:after="0" w:line="240" w:lineRule="auto"/>
                  <w:jc w:val="center"/>
                </w:pPr>
              </w:pPrChange>
            </w:pPr>
            <w:del w:id="3279" w:author="Alicia" w:date="2016-05-17T11:22:00Z">
              <w:r w:rsidRPr="005303C7" w:rsidDel="00391598">
                <w:rPr>
                  <w:rFonts w:ascii="Times New Roman" w:eastAsia="Times New Roman" w:hAnsi="Times New Roman" w:cs="Times New Roman"/>
                  <w:b/>
                  <w:lang w:eastAsia="es-ES"/>
                </w:rPr>
                <w:delText>0.75</w:delText>
              </w:r>
            </w:del>
          </w:p>
        </w:tc>
        <w:tc>
          <w:tcPr>
            <w:tcW w:w="422" w:type="pct"/>
            <w:tcBorders>
              <w:top w:val="nil"/>
              <w:left w:val="nil"/>
              <w:bottom w:val="single" w:sz="18" w:space="0" w:color="auto"/>
              <w:right w:val="nil"/>
            </w:tcBorders>
            <w:vAlign w:val="center"/>
          </w:tcPr>
          <w:p w14:paraId="34FB5000" w14:textId="76FDFDAE" w:rsidR="00A962F0" w:rsidRPr="005303C7" w:rsidDel="00391598" w:rsidRDefault="0042596D">
            <w:pPr>
              <w:rPr>
                <w:del w:id="3280" w:author="Alicia" w:date="2016-05-17T11:22:00Z"/>
                <w:rFonts w:ascii="Times New Roman" w:eastAsia="Times New Roman" w:hAnsi="Times New Roman" w:cs="Times New Roman"/>
                <w:b/>
                <w:lang w:eastAsia="es-ES"/>
              </w:rPr>
              <w:pPrChange w:id="3281" w:author="Alicia" w:date="2016-05-17T11:22:00Z">
                <w:pPr>
                  <w:spacing w:after="0" w:line="240" w:lineRule="auto"/>
                  <w:jc w:val="center"/>
                </w:pPr>
              </w:pPrChange>
            </w:pPr>
            <w:del w:id="3282" w:author="Alicia" w:date="2016-05-17T11:22:00Z">
              <w:r w:rsidRPr="005303C7" w:rsidDel="00391598">
                <w:rPr>
                  <w:rFonts w:ascii="Times New Roman" w:eastAsia="Times New Roman" w:hAnsi="Times New Roman" w:cs="Times New Roman"/>
                  <w:b/>
                  <w:lang w:eastAsia="es-ES"/>
                </w:rPr>
                <w:delText>0.61</w:delText>
              </w:r>
            </w:del>
          </w:p>
        </w:tc>
        <w:tc>
          <w:tcPr>
            <w:tcW w:w="420" w:type="pct"/>
            <w:tcBorders>
              <w:top w:val="nil"/>
              <w:left w:val="nil"/>
              <w:bottom w:val="single" w:sz="18" w:space="0" w:color="auto"/>
              <w:right w:val="nil"/>
            </w:tcBorders>
            <w:vAlign w:val="center"/>
          </w:tcPr>
          <w:p w14:paraId="2838F142" w14:textId="761C454B" w:rsidR="00A962F0" w:rsidRPr="005303C7" w:rsidDel="00391598" w:rsidRDefault="0042596D">
            <w:pPr>
              <w:rPr>
                <w:del w:id="3283" w:author="Alicia" w:date="2016-05-17T11:22:00Z"/>
                <w:rFonts w:ascii="Times New Roman" w:eastAsia="Times New Roman" w:hAnsi="Times New Roman" w:cs="Times New Roman"/>
                <w:b/>
                <w:lang w:eastAsia="es-ES"/>
              </w:rPr>
              <w:pPrChange w:id="3284" w:author="Alicia" w:date="2016-05-17T11:22:00Z">
                <w:pPr>
                  <w:spacing w:after="0" w:line="240" w:lineRule="auto"/>
                  <w:jc w:val="center"/>
                </w:pPr>
              </w:pPrChange>
            </w:pPr>
            <w:del w:id="3285" w:author="Alicia" w:date="2016-05-17T11:22:00Z">
              <w:r w:rsidRPr="005303C7" w:rsidDel="00391598">
                <w:rPr>
                  <w:rFonts w:ascii="Times New Roman" w:eastAsia="Times New Roman" w:hAnsi="Times New Roman" w:cs="Times New Roman"/>
                  <w:b/>
                  <w:lang w:eastAsia="es-ES"/>
                </w:rPr>
                <w:delText>0.70</w:delText>
              </w:r>
            </w:del>
          </w:p>
        </w:tc>
      </w:tr>
    </w:tbl>
    <w:p w14:paraId="2567354B" w14:textId="77777777" w:rsidR="006702A0" w:rsidRDefault="006702A0" w:rsidP="0063728F">
      <w:pPr>
        <w:rPr>
          <w:ins w:id="3286" w:author="Alicia" w:date="2016-05-18T15:55:00Z"/>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77777777" w:rsidR="003D1A99" w:rsidRDefault="006702A0" w:rsidP="003D1A99">
      <w:pPr>
        <w:rPr>
          <w:ins w:id="3287" w:author="Alicia" w:date="2016-05-19T14:13:00Z"/>
          <w:rFonts w:ascii="Times New Roman" w:hAnsi="Times New Roman" w:cs="Times New Roman"/>
          <w:sz w:val="24"/>
          <w:szCs w:val="24"/>
          <w:lang w:val="en-US"/>
        </w:rPr>
      </w:pPr>
      <w:ins w:id="3288" w:author="Alicia" w:date="2016-05-18T15:55:00Z">
        <w:r w:rsidRPr="00A93B52">
          <w:rPr>
            <w:rFonts w:ascii="Times New Roman" w:hAnsi="Times New Roman" w:cs="Times New Roman"/>
            <w:sz w:val="24"/>
            <w:szCs w:val="24"/>
            <w:lang w:val="en-US"/>
          </w:rPr>
          <w:lastRenderedPageBreak/>
          <w:t>Appendix S</w:t>
        </w:r>
      </w:ins>
      <w:ins w:id="3289" w:author="Alicia" w:date="2016-05-18T15:56:00Z">
        <w:r>
          <w:rPr>
            <w:rFonts w:ascii="Times New Roman" w:hAnsi="Times New Roman" w:cs="Times New Roman"/>
            <w:sz w:val="24"/>
            <w:szCs w:val="24"/>
            <w:lang w:val="en-US"/>
          </w:rPr>
          <w:t>9</w:t>
        </w:r>
      </w:ins>
      <w:ins w:id="3290" w:author="Alicia" w:date="2016-05-18T15:55:00Z">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tandardized path coefficients for the path analyses of reproductive traits (</w:t>
        </w:r>
        <w:proofErr w:type="spellStart"/>
        <w:r w:rsidRPr="006223D7">
          <w:rPr>
            <w:rFonts w:ascii="Times New Roman" w:hAnsi="Times New Roman" w:cs="Times New Roman"/>
            <w:sz w:val="24"/>
            <w:szCs w:val="24"/>
            <w:lang w:val="en-US"/>
          </w:rPr>
          <w:t>Phen</w:t>
        </w:r>
        <w:proofErr w:type="spellEnd"/>
        <w:r w:rsidRPr="006223D7">
          <w:rPr>
            <w:rFonts w:ascii="Times New Roman" w:hAnsi="Times New Roman" w:cs="Times New Roman"/>
            <w:sz w:val="24"/>
            <w:szCs w:val="24"/>
            <w:lang w:val="en-US"/>
          </w:rPr>
          <w:t xml:space="preserve"> = flowering phenology, Shoot h = shoot height and N </w:t>
        </w:r>
        <w:proofErr w:type="spellStart"/>
        <w:r w:rsidRPr="006223D7">
          <w:rPr>
            <w:rFonts w:ascii="Times New Roman" w:hAnsi="Times New Roman" w:cs="Times New Roman"/>
            <w:sz w:val="24"/>
            <w:szCs w:val="24"/>
            <w:lang w:val="en-US"/>
          </w:rPr>
          <w:t>fl</w:t>
        </w:r>
        <w:proofErr w:type="spellEnd"/>
        <w:r w:rsidRPr="006223D7">
          <w:rPr>
            <w:rFonts w:ascii="Times New Roman" w:hAnsi="Times New Roman" w:cs="Times New Roman"/>
            <w:sz w:val="24"/>
            <w:szCs w:val="24"/>
            <w:lang w:val="en-US"/>
          </w:rPr>
          <w:t xml:space="preserve"> = number of flowers) and </w:t>
        </w:r>
      </w:ins>
      <w:ins w:id="3291" w:author="Alicia" w:date="2016-05-18T15:56:00Z">
        <w:r>
          <w:rPr>
            <w:rFonts w:ascii="Times New Roman" w:hAnsi="Times New Roman" w:cs="Times New Roman"/>
            <w:sz w:val="24"/>
            <w:szCs w:val="24"/>
            <w:lang w:val="en-US"/>
          </w:rPr>
          <w:t>intensity of predation</w:t>
        </w:r>
      </w:ins>
      <w:ins w:id="3292" w:author="Alicia" w:date="2016-05-18T15:55:00Z">
        <w:r w:rsidRPr="006223D7">
          <w:rPr>
            <w:rFonts w:ascii="Times New Roman" w:hAnsi="Times New Roman" w:cs="Times New Roman"/>
            <w:sz w:val="24"/>
            <w:szCs w:val="24"/>
            <w:lang w:val="en-US"/>
          </w:rPr>
          <w:t xml:space="preserve"> by </w:t>
        </w:r>
        <w:r w:rsidRPr="002A10BE">
          <w:rPr>
            <w:rFonts w:ascii="Times New Roman" w:hAnsi="Times New Roman" w:cs="Times New Roman"/>
            <w:i/>
            <w:sz w:val="24"/>
            <w:szCs w:val="24"/>
            <w:lang w:val="en-US"/>
          </w:rPr>
          <w:t xml:space="preserve">P. </w:t>
        </w:r>
        <w:proofErr w:type="spellStart"/>
        <w:r w:rsidRPr="002A10BE">
          <w:rPr>
            <w:rFonts w:ascii="Times New Roman" w:hAnsi="Times New Roman" w:cs="Times New Roman"/>
            <w:i/>
            <w:sz w:val="24"/>
            <w:szCs w:val="24"/>
            <w:lang w:val="en-US"/>
          </w:rPr>
          <w:t>alcon</w:t>
        </w:r>
        <w:proofErr w:type="spellEnd"/>
        <w:r w:rsidRPr="006223D7">
          <w:rPr>
            <w:rFonts w:ascii="Times New Roman" w:hAnsi="Times New Roman" w:cs="Times New Roman"/>
            <w:sz w:val="24"/>
            <w:szCs w:val="24"/>
            <w:lang w:val="en-US"/>
          </w:rPr>
          <w:t xml:space="preserve"> (</w:t>
        </w:r>
      </w:ins>
      <w:ins w:id="3293" w:author="Alicia" w:date="2016-05-18T15:56:00Z">
        <w:r>
          <w:rPr>
            <w:rFonts w:ascii="Times New Roman" w:hAnsi="Times New Roman" w:cs="Times New Roman"/>
            <w:sz w:val="24"/>
            <w:lang w:val="en-US"/>
          </w:rPr>
          <w:t>N eggs= number of eggs</w:t>
        </w:r>
      </w:ins>
      <w:ins w:id="3294" w:author="Alicia" w:date="2016-05-18T15:55:00Z">
        <w:r w:rsidRPr="006223D7">
          <w:rPr>
            <w:rFonts w:ascii="Times New Roman" w:hAnsi="Times New Roman" w:cs="Times New Roman"/>
            <w:sz w:val="24"/>
            <w:szCs w:val="24"/>
            <w:lang w:val="en-US"/>
          </w:rPr>
          <w:t xml:space="preserve">) as predictors of fitness of </w:t>
        </w:r>
        <w:r w:rsidRPr="002A10BE">
          <w:rPr>
            <w:rFonts w:ascii="Times New Roman" w:hAnsi="Times New Roman" w:cs="Times New Roman"/>
            <w:i/>
            <w:sz w:val="24"/>
            <w:szCs w:val="24"/>
            <w:lang w:val="en-US"/>
          </w:rPr>
          <w:t xml:space="preserve">G. </w:t>
        </w:r>
        <w:proofErr w:type="spellStart"/>
        <w:r w:rsidRPr="002A10BE">
          <w:rPr>
            <w:rFonts w:ascii="Times New Roman" w:hAnsi="Times New Roman" w:cs="Times New Roman"/>
            <w:i/>
            <w:sz w:val="24"/>
            <w:szCs w:val="24"/>
            <w:lang w:val="en-US"/>
          </w:rPr>
          <w:t>pneumonanthe</w:t>
        </w:r>
        <w:proofErr w:type="spellEnd"/>
        <w:r w:rsidRPr="006223D7">
          <w:rPr>
            <w:rFonts w:ascii="Times New Roman" w:hAnsi="Times New Roman" w:cs="Times New Roman"/>
            <w:sz w:val="24"/>
            <w:szCs w:val="24"/>
            <w:lang w:val="en-US"/>
          </w:rPr>
          <w:t xml:space="preserve"> (N </w:t>
        </w:r>
        <w:proofErr w:type="spellStart"/>
        <w:r w:rsidRPr="006223D7">
          <w:rPr>
            <w:rFonts w:ascii="Times New Roman" w:hAnsi="Times New Roman" w:cs="Times New Roman"/>
            <w:sz w:val="24"/>
            <w:szCs w:val="24"/>
            <w:lang w:val="en-US"/>
          </w:rPr>
          <w:t>int</w:t>
        </w:r>
        <w:proofErr w:type="spellEnd"/>
        <w:r w:rsidRPr="006223D7">
          <w:rPr>
            <w:rFonts w:ascii="Times New Roman" w:hAnsi="Times New Roman" w:cs="Times New Roman"/>
            <w:sz w:val="24"/>
            <w:szCs w:val="24"/>
            <w:lang w:val="en-US"/>
          </w:rPr>
          <w:t xml:space="preserve"> </w:t>
        </w:r>
        <w:proofErr w:type="spellStart"/>
        <w:r w:rsidRPr="006223D7">
          <w:rPr>
            <w:rFonts w:ascii="Times New Roman" w:hAnsi="Times New Roman" w:cs="Times New Roman"/>
            <w:sz w:val="24"/>
            <w:szCs w:val="24"/>
            <w:lang w:val="en-US"/>
          </w:rPr>
          <w:t>fr</w:t>
        </w:r>
        <w:proofErr w:type="spellEnd"/>
        <w:r w:rsidRPr="006223D7">
          <w:rPr>
            <w:rFonts w:ascii="Times New Roman" w:hAnsi="Times New Roman" w:cs="Times New Roman"/>
            <w:sz w:val="24"/>
            <w:szCs w:val="24"/>
            <w:lang w:val="en-US"/>
          </w:rPr>
          <w:t xml:space="preserve"> = number of intact fruits) resulting from fitting the saturated model to each population and year. Significant coefficients (bootstrap-corrected p &lt; 0.05) are depicted in bold, and marginally significant coefficients (bootstrap-corrected p &lt; 0.1) are depicted in italics.</w:t>
        </w:r>
      </w:ins>
      <w:ins w:id="3295" w:author="Alicia" w:date="2016-05-19T14:13:00Z">
        <w:r w:rsidR="003D1A99">
          <w:rPr>
            <w:rFonts w:ascii="Times New Roman" w:hAnsi="Times New Roman" w:cs="Times New Roman"/>
            <w:sz w:val="24"/>
            <w:szCs w:val="24"/>
            <w:lang w:val="en-US"/>
          </w:rPr>
          <w:t xml:space="preserve"> Average values are included in the last row.</w:t>
        </w:r>
      </w:ins>
    </w:p>
    <w:tbl>
      <w:tblPr>
        <w:tblW w:w="13674" w:type="dxa"/>
        <w:tblInd w:w="55" w:type="dxa"/>
        <w:tblCellMar>
          <w:left w:w="70" w:type="dxa"/>
          <w:right w:w="70" w:type="dxa"/>
        </w:tblCellMar>
        <w:tblLook w:val="04A0" w:firstRow="1" w:lastRow="0" w:firstColumn="1" w:lastColumn="0" w:noHBand="0" w:noVBand="1"/>
        <w:tblPrChange w:id="3296" w:author="Alicia" w:date="2016-05-19T14:13:00Z">
          <w:tblPr>
            <w:tblW w:w="13580" w:type="dxa"/>
            <w:tblInd w:w="55" w:type="dxa"/>
            <w:tblCellMar>
              <w:left w:w="70" w:type="dxa"/>
              <w:right w:w="70" w:type="dxa"/>
            </w:tblCellMar>
            <w:tblLook w:val="04A0" w:firstRow="1" w:lastRow="0" w:firstColumn="1" w:lastColumn="0" w:noHBand="0" w:noVBand="1"/>
          </w:tblPr>
        </w:tblPrChange>
      </w:tblPr>
      <w:tblGrid>
        <w:gridCol w:w="1094"/>
        <w:gridCol w:w="580"/>
        <w:gridCol w:w="1200"/>
        <w:gridCol w:w="1200"/>
        <w:gridCol w:w="1200"/>
        <w:gridCol w:w="1200"/>
        <w:gridCol w:w="1200"/>
        <w:gridCol w:w="1200"/>
        <w:gridCol w:w="1200"/>
        <w:gridCol w:w="1200"/>
        <w:gridCol w:w="1200"/>
        <w:gridCol w:w="1200"/>
        <w:tblGridChange w:id="3297">
          <w:tblGrid>
            <w:gridCol w:w="1094"/>
            <w:gridCol w:w="580"/>
            <w:gridCol w:w="1200"/>
            <w:gridCol w:w="1200"/>
            <w:gridCol w:w="1200"/>
            <w:gridCol w:w="1200"/>
            <w:gridCol w:w="1200"/>
            <w:gridCol w:w="1200"/>
            <w:gridCol w:w="1200"/>
            <w:gridCol w:w="1200"/>
            <w:gridCol w:w="1200"/>
            <w:gridCol w:w="1200"/>
          </w:tblGrid>
        </w:tblGridChange>
      </w:tblGrid>
      <w:tr w:rsidR="003812ED" w:rsidRPr="003812ED" w14:paraId="13CE016A" w14:textId="77777777" w:rsidTr="003D1A99">
        <w:trPr>
          <w:trHeight w:val="315"/>
          <w:trPrChange w:id="3298" w:author="Alicia" w:date="2016-05-19T14:13:00Z">
            <w:trPr>
              <w:trHeight w:val="315"/>
            </w:trPr>
          </w:trPrChange>
        </w:trPr>
        <w:tc>
          <w:tcPr>
            <w:tcW w:w="1094" w:type="dxa"/>
            <w:vMerge w:val="restart"/>
            <w:tcBorders>
              <w:top w:val="single" w:sz="12" w:space="0" w:color="auto"/>
              <w:left w:val="nil"/>
              <w:bottom w:val="single" w:sz="12" w:space="0" w:color="000000"/>
              <w:right w:val="nil"/>
            </w:tcBorders>
            <w:shd w:val="clear" w:color="auto" w:fill="auto"/>
            <w:noWrap/>
            <w:vAlign w:val="center"/>
            <w:hideMark/>
            <w:tcPrChange w:id="3299" w:author="Alicia" w:date="2016-05-19T14:13:00Z">
              <w:tcPr>
                <w:tcW w:w="1020" w:type="dxa"/>
                <w:vMerge w:val="restart"/>
                <w:tcBorders>
                  <w:top w:val="single" w:sz="12" w:space="0" w:color="auto"/>
                  <w:left w:val="nil"/>
                  <w:bottom w:val="single" w:sz="12" w:space="0" w:color="000000"/>
                  <w:right w:val="nil"/>
                </w:tcBorders>
                <w:shd w:val="clear" w:color="auto" w:fill="auto"/>
                <w:noWrap/>
                <w:vAlign w:val="center"/>
                <w:hideMark/>
              </w:tcPr>
            </w:tcPrChange>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Change w:id="3300" w:author="Alicia" w:date="2016-05-19T14:13:00Z">
              <w:tcPr>
                <w:tcW w:w="560" w:type="dxa"/>
                <w:vMerge w:val="restart"/>
                <w:tcBorders>
                  <w:top w:val="single" w:sz="12" w:space="0" w:color="auto"/>
                  <w:left w:val="nil"/>
                  <w:bottom w:val="single" w:sz="12" w:space="0" w:color="000000"/>
                  <w:right w:val="nil"/>
                </w:tcBorders>
                <w:shd w:val="clear" w:color="auto" w:fill="auto"/>
                <w:noWrap/>
                <w:vAlign w:val="center"/>
                <w:hideMark/>
              </w:tcPr>
            </w:tcPrChange>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Change w:id="3301" w:author="Alicia" w:date="2016-05-19T14:13:00Z">
              <w:tcPr>
                <w:tcW w:w="1200" w:type="dxa"/>
                <w:tcBorders>
                  <w:top w:val="single" w:sz="12" w:space="0" w:color="auto"/>
                  <w:left w:val="nil"/>
                  <w:bottom w:val="nil"/>
                  <w:right w:val="nil"/>
                </w:tcBorders>
                <w:shd w:val="clear" w:color="auto" w:fill="auto"/>
                <w:vAlign w:val="center"/>
                <w:hideMark/>
              </w:tcPr>
            </w:tcPrChange>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Change w:id="3302"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Change w:id="3303"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Change w:id="3304"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Change w:id="3305"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Change w:id="3306"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Change w:id="3307"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Change w:id="3308" w:author="Alicia" w:date="2016-05-19T14:13:00Z">
              <w:tcPr>
                <w:tcW w:w="1200" w:type="dxa"/>
                <w:tcBorders>
                  <w:top w:val="single" w:sz="12" w:space="0" w:color="auto"/>
                  <w:left w:val="nil"/>
                  <w:bottom w:val="nil"/>
                  <w:right w:val="nil"/>
                </w:tcBorders>
                <w:shd w:val="clear" w:color="auto" w:fill="auto"/>
                <w:vAlign w:val="center"/>
                <w:hideMark/>
              </w:tcPr>
            </w:tcPrChange>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Change w:id="3309" w:author="Alicia" w:date="2016-05-19T14:13:00Z">
              <w:tcPr>
                <w:tcW w:w="1200" w:type="dxa"/>
                <w:tcBorders>
                  <w:top w:val="single" w:sz="12" w:space="0" w:color="auto"/>
                  <w:left w:val="nil"/>
                  <w:bottom w:val="nil"/>
                  <w:right w:val="nil"/>
                </w:tcBorders>
                <w:shd w:val="clear" w:color="auto" w:fill="auto"/>
                <w:vAlign w:val="center"/>
                <w:hideMark/>
              </w:tcPr>
            </w:tcPrChange>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Change w:id="3310" w:author="Alicia" w:date="2016-05-19T14:13:00Z">
              <w:tcPr>
                <w:tcW w:w="1200" w:type="dxa"/>
                <w:tcBorders>
                  <w:top w:val="single" w:sz="12" w:space="0" w:color="auto"/>
                  <w:left w:val="nil"/>
                  <w:bottom w:val="nil"/>
                  <w:right w:val="nil"/>
                </w:tcBorders>
                <w:shd w:val="clear" w:color="auto" w:fill="auto"/>
                <w:vAlign w:val="center"/>
                <w:hideMark/>
              </w:tcPr>
            </w:tcPrChange>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3D1A99">
        <w:trPr>
          <w:trHeight w:val="315"/>
          <w:trPrChange w:id="3311" w:author="Alicia" w:date="2016-05-19T14:13:00Z">
            <w:trPr>
              <w:trHeight w:val="315"/>
            </w:trPr>
          </w:trPrChange>
        </w:trPr>
        <w:tc>
          <w:tcPr>
            <w:tcW w:w="1094" w:type="dxa"/>
            <w:vMerge/>
            <w:tcBorders>
              <w:top w:val="single" w:sz="12" w:space="0" w:color="auto"/>
              <w:left w:val="nil"/>
              <w:bottom w:val="single" w:sz="12" w:space="0" w:color="000000"/>
              <w:right w:val="nil"/>
            </w:tcBorders>
            <w:vAlign w:val="center"/>
            <w:hideMark/>
            <w:tcPrChange w:id="3312" w:author="Alicia" w:date="2016-05-19T14:13:00Z">
              <w:tcPr>
                <w:tcW w:w="1020" w:type="dxa"/>
                <w:vMerge/>
                <w:tcBorders>
                  <w:top w:val="single" w:sz="12" w:space="0" w:color="auto"/>
                  <w:left w:val="nil"/>
                  <w:bottom w:val="single" w:sz="12" w:space="0" w:color="000000"/>
                  <w:right w:val="nil"/>
                </w:tcBorders>
                <w:vAlign w:val="center"/>
                <w:hideMark/>
              </w:tcPr>
            </w:tcPrChange>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Change w:id="3313" w:author="Alicia" w:date="2016-05-19T14:13:00Z">
              <w:tcPr>
                <w:tcW w:w="560" w:type="dxa"/>
                <w:vMerge/>
                <w:tcBorders>
                  <w:top w:val="single" w:sz="12" w:space="0" w:color="auto"/>
                  <w:left w:val="nil"/>
                  <w:bottom w:val="single" w:sz="12" w:space="0" w:color="000000"/>
                  <w:right w:val="nil"/>
                </w:tcBorders>
                <w:vAlign w:val="center"/>
                <w:hideMark/>
              </w:tcPr>
            </w:tcPrChange>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Change w:id="3314" w:author="Alicia" w:date="2016-05-19T14:13:00Z">
              <w:tcPr>
                <w:tcW w:w="1200" w:type="dxa"/>
                <w:tcBorders>
                  <w:top w:val="nil"/>
                  <w:left w:val="nil"/>
                  <w:bottom w:val="single" w:sz="12" w:space="0" w:color="auto"/>
                  <w:right w:val="nil"/>
                </w:tcBorders>
                <w:shd w:val="clear" w:color="auto" w:fill="auto"/>
                <w:vAlign w:val="center"/>
                <w:hideMark/>
              </w:tcPr>
            </w:tcPrChange>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Change w:id="3315"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Change w:id="3316"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Change w:id="3317"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Change w:id="3318"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Change w:id="3319"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Change w:id="3320"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Change w:id="3321" w:author="Alicia" w:date="2016-05-19T14:13:00Z">
              <w:tcPr>
                <w:tcW w:w="1200" w:type="dxa"/>
                <w:tcBorders>
                  <w:top w:val="nil"/>
                  <w:left w:val="nil"/>
                  <w:bottom w:val="single" w:sz="12" w:space="0" w:color="auto"/>
                  <w:right w:val="nil"/>
                </w:tcBorders>
                <w:shd w:val="clear" w:color="auto" w:fill="auto"/>
                <w:vAlign w:val="center"/>
                <w:hideMark/>
              </w:tcPr>
            </w:tcPrChange>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Change w:id="3322" w:author="Alicia" w:date="2016-05-19T14:13:00Z">
              <w:tcPr>
                <w:tcW w:w="1200" w:type="dxa"/>
                <w:tcBorders>
                  <w:top w:val="nil"/>
                  <w:left w:val="nil"/>
                  <w:bottom w:val="single" w:sz="12" w:space="0" w:color="auto"/>
                  <w:right w:val="nil"/>
                </w:tcBorders>
                <w:shd w:val="clear" w:color="auto" w:fill="auto"/>
                <w:vAlign w:val="center"/>
                <w:hideMark/>
              </w:tcPr>
            </w:tcPrChange>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Change w:id="3323" w:author="Alicia" w:date="2016-05-19T14:13:00Z">
              <w:tcPr>
                <w:tcW w:w="1200" w:type="dxa"/>
                <w:tcBorders>
                  <w:top w:val="nil"/>
                  <w:left w:val="nil"/>
                  <w:bottom w:val="single" w:sz="12" w:space="0" w:color="auto"/>
                  <w:right w:val="nil"/>
                </w:tcBorders>
                <w:shd w:val="clear" w:color="auto" w:fill="auto"/>
                <w:vAlign w:val="center"/>
                <w:hideMark/>
              </w:tcPr>
            </w:tcPrChange>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3D1A99">
        <w:trPr>
          <w:trHeight w:val="315"/>
          <w:trPrChange w:id="3324" w:author="Alicia" w:date="2016-05-19T14:13:00Z">
            <w:trPr>
              <w:trHeight w:val="315"/>
            </w:trPr>
          </w:trPrChange>
        </w:trPr>
        <w:tc>
          <w:tcPr>
            <w:tcW w:w="1094" w:type="dxa"/>
            <w:vMerge w:val="restart"/>
            <w:tcBorders>
              <w:top w:val="nil"/>
              <w:left w:val="nil"/>
              <w:bottom w:val="single" w:sz="12" w:space="0" w:color="000000"/>
              <w:right w:val="nil"/>
            </w:tcBorders>
            <w:shd w:val="clear" w:color="auto" w:fill="auto"/>
            <w:noWrap/>
            <w:vAlign w:val="center"/>
            <w:hideMark/>
            <w:tcPrChange w:id="3325" w:author="Alicia" w:date="2016-05-19T14:13:00Z">
              <w:tcPr>
                <w:tcW w:w="1020" w:type="dxa"/>
                <w:vMerge w:val="restart"/>
                <w:tcBorders>
                  <w:top w:val="nil"/>
                  <w:left w:val="nil"/>
                  <w:bottom w:val="single" w:sz="12" w:space="0" w:color="000000"/>
                  <w:right w:val="nil"/>
                </w:tcBorders>
                <w:shd w:val="clear" w:color="auto" w:fill="auto"/>
                <w:noWrap/>
                <w:vAlign w:val="center"/>
                <w:hideMark/>
              </w:tcPr>
            </w:tcPrChange>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Change w:id="3326" w:author="Alicia" w:date="2016-05-19T14:13:00Z">
              <w:tcPr>
                <w:tcW w:w="560" w:type="dxa"/>
                <w:tcBorders>
                  <w:top w:val="nil"/>
                  <w:left w:val="nil"/>
                  <w:bottom w:val="nil"/>
                  <w:right w:val="nil"/>
                </w:tcBorders>
                <w:shd w:val="clear" w:color="auto" w:fill="auto"/>
                <w:noWrap/>
                <w:vAlign w:val="center"/>
                <w:hideMark/>
              </w:tcPr>
            </w:tcPrChange>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327" w:author="Alicia" w:date="2016-05-19T14:13:00Z">
              <w:tcPr>
                <w:tcW w:w="1200" w:type="dxa"/>
                <w:tcBorders>
                  <w:top w:val="nil"/>
                  <w:left w:val="nil"/>
                  <w:bottom w:val="nil"/>
                  <w:right w:val="nil"/>
                </w:tcBorders>
                <w:shd w:val="clear" w:color="auto" w:fill="auto"/>
                <w:noWrap/>
                <w:vAlign w:val="center"/>
                <w:hideMark/>
              </w:tcPr>
            </w:tcPrChange>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Change w:id="3328" w:author="Alicia" w:date="2016-05-19T14:13:00Z">
              <w:tcPr>
                <w:tcW w:w="1200" w:type="dxa"/>
                <w:tcBorders>
                  <w:top w:val="nil"/>
                  <w:left w:val="nil"/>
                  <w:bottom w:val="nil"/>
                  <w:right w:val="nil"/>
                </w:tcBorders>
                <w:shd w:val="clear" w:color="auto" w:fill="auto"/>
                <w:noWrap/>
                <w:vAlign w:val="center"/>
                <w:hideMark/>
              </w:tcPr>
            </w:tcPrChange>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Change w:id="3329" w:author="Alicia" w:date="2016-05-19T14:13:00Z">
              <w:tcPr>
                <w:tcW w:w="1200" w:type="dxa"/>
                <w:tcBorders>
                  <w:top w:val="nil"/>
                  <w:left w:val="nil"/>
                  <w:bottom w:val="nil"/>
                  <w:right w:val="nil"/>
                </w:tcBorders>
                <w:shd w:val="clear" w:color="auto" w:fill="auto"/>
                <w:noWrap/>
                <w:vAlign w:val="center"/>
                <w:hideMark/>
              </w:tcPr>
            </w:tcPrChange>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330" w:author="Alicia" w:date="2016-05-19T14:13:00Z">
              <w:tcPr>
                <w:tcW w:w="1200" w:type="dxa"/>
                <w:tcBorders>
                  <w:top w:val="nil"/>
                  <w:left w:val="nil"/>
                  <w:bottom w:val="nil"/>
                  <w:right w:val="nil"/>
                </w:tcBorders>
                <w:shd w:val="clear" w:color="auto" w:fill="auto"/>
                <w:noWrap/>
                <w:vAlign w:val="center"/>
                <w:hideMark/>
              </w:tcPr>
            </w:tcPrChange>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Change w:id="3331" w:author="Alicia" w:date="2016-05-19T14:13:00Z">
              <w:tcPr>
                <w:tcW w:w="1200" w:type="dxa"/>
                <w:tcBorders>
                  <w:top w:val="nil"/>
                  <w:left w:val="nil"/>
                  <w:bottom w:val="nil"/>
                  <w:right w:val="nil"/>
                </w:tcBorders>
                <w:shd w:val="clear" w:color="auto" w:fill="auto"/>
                <w:noWrap/>
                <w:vAlign w:val="center"/>
                <w:hideMark/>
              </w:tcPr>
            </w:tcPrChange>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332" w:author="Alicia" w:date="2016-05-19T14:13:00Z">
              <w:tcPr>
                <w:tcW w:w="1200" w:type="dxa"/>
                <w:tcBorders>
                  <w:top w:val="nil"/>
                  <w:left w:val="nil"/>
                  <w:bottom w:val="nil"/>
                  <w:right w:val="nil"/>
                </w:tcBorders>
                <w:shd w:val="clear" w:color="auto" w:fill="auto"/>
                <w:noWrap/>
                <w:vAlign w:val="center"/>
                <w:hideMark/>
              </w:tcPr>
            </w:tcPrChange>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Change w:id="3333" w:author="Alicia" w:date="2016-05-19T14:13:00Z">
              <w:tcPr>
                <w:tcW w:w="1200" w:type="dxa"/>
                <w:tcBorders>
                  <w:top w:val="nil"/>
                  <w:left w:val="nil"/>
                  <w:bottom w:val="nil"/>
                  <w:right w:val="nil"/>
                </w:tcBorders>
                <w:shd w:val="clear" w:color="auto" w:fill="auto"/>
                <w:noWrap/>
                <w:vAlign w:val="center"/>
                <w:hideMark/>
              </w:tcPr>
            </w:tcPrChange>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Change w:id="3334" w:author="Alicia" w:date="2016-05-19T14:13:00Z">
              <w:tcPr>
                <w:tcW w:w="1200" w:type="dxa"/>
                <w:tcBorders>
                  <w:top w:val="nil"/>
                  <w:left w:val="nil"/>
                  <w:bottom w:val="nil"/>
                  <w:right w:val="nil"/>
                </w:tcBorders>
                <w:shd w:val="clear" w:color="auto" w:fill="auto"/>
                <w:noWrap/>
                <w:vAlign w:val="center"/>
                <w:hideMark/>
              </w:tcPr>
            </w:tcPrChange>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Change w:id="3335" w:author="Alicia" w:date="2016-05-19T14:13:00Z">
              <w:tcPr>
                <w:tcW w:w="1200" w:type="dxa"/>
                <w:tcBorders>
                  <w:top w:val="nil"/>
                  <w:left w:val="nil"/>
                  <w:bottom w:val="nil"/>
                  <w:right w:val="nil"/>
                </w:tcBorders>
                <w:shd w:val="clear" w:color="auto" w:fill="auto"/>
                <w:noWrap/>
                <w:vAlign w:val="center"/>
                <w:hideMark/>
              </w:tcPr>
            </w:tcPrChange>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Change w:id="3336" w:author="Alicia" w:date="2016-05-19T14:13:00Z">
              <w:tcPr>
                <w:tcW w:w="1200" w:type="dxa"/>
                <w:tcBorders>
                  <w:top w:val="nil"/>
                  <w:left w:val="nil"/>
                  <w:bottom w:val="nil"/>
                  <w:right w:val="nil"/>
                </w:tcBorders>
                <w:shd w:val="clear" w:color="auto" w:fill="auto"/>
                <w:noWrap/>
                <w:vAlign w:val="center"/>
                <w:hideMark/>
              </w:tcPr>
            </w:tcPrChange>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3D1A99">
        <w:trPr>
          <w:trHeight w:val="315"/>
          <w:trPrChange w:id="3337" w:author="Alicia" w:date="2016-05-19T14:13:00Z">
            <w:trPr>
              <w:trHeight w:val="315"/>
            </w:trPr>
          </w:trPrChange>
        </w:trPr>
        <w:tc>
          <w:tcPr>
            <w:tcW w:w="1094" w:type="dxa"/>
            <w:vMerge/>
            <w:tcBorders>
              <w:top w:val="nil"/>
              <w:left w:val="nil"/>
              <w:bottom w:val="single" w:sz="4" w:space="0" w:color="auto"/>
              <w:right w:val="nil"/>
            </w:tcBorders>
            <w:vAlign w:val="center"/>
            <w:hideMark/>
            <w:tcPrChange w:id="3338" w:author="Alicia" w:date="2016-05-19T14:13:00Z">
              <w:tcPr>
                <w:tcW w:w="1020" w:type="dxa"/>
                <w:vMerge/>
                <w:tcBorders>
                  <w:top w:val="nil"/>
                  <w:left w:val="nil"/>
                  <w:bottom w:val="single" w:sz="4" w:space="0" w:color="auto"/>
                  <w:right w:val="nil"/>
                </w:tcBorders>
                <w:vAlign w:val="center"/>
                <w:hideMark/>
              </w:tcPr>
            </w:tcPrChange>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339" w:author="Alicia" w:date="2016-05-19T14:13:00Z">
              <w:tcPr>
                <w:tcW w:w="560" w:type="dxa"/>
                <w:tcBorders>
                  <w:top w:val="nil"/>
                  <w:left w:val="nil"/>
                  <w:bottom w:val="single" w:sz="8" w:space="0" w:color="auto"/>
                  <w:right w:val="nil"/>
                </w:tcBorders>
                <w:shd w:val="clear" w:color="auto" w:fill="auto"/>
                <w:noWrap/>
                <w:vAlign w:val="center"/>
                <w:hideMark/>
              </w:tcPr>
            </w:tcPrChange>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34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Change w:id="334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Change w:id="334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Change w:id="334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Change w:id="334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Change w:id="334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34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Change w:id="334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Change w:id="334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Change w:id="334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3D1A99">
        <w:trPr>
          <w:trHeight w:val="315"/>
          <w:trPrChange w:id="3350"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351"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Change w:id="3352" w:author="Alicia" w:date="2016-05-19T14:13:00Z">
              <w:tcPr>
                <w:tcW w:w="560" w:type="dxa"/>
                <w:tcBorders>
                  <w:top w:val="nil"/>
                  <w:left w:val="nil"/>
                  <w:bottom w:val="nil"/>
                  <w:right w:val="nil"/>
                </w:tcBorders>
                <w:shd w:val="clear" w:color="auto" w:fill="auto"/>
                <w:noWrap/>
                <w:vAlign w:val="center"/>
                <w:hideMark/>
              </w:tcPr>
            </w:tcPrChange>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353" w:author="Alicia" w:date="2016-05-19T14:13:00Z">
              <w:tcPr>
                <w:tcW w:w="1200" w:type="dxa"/>
                <w:tcBorders>
                  <w:top w:val="nil"/>
                  <w:left w:val="nil"/>
                  <w:bottom w:val="nil"/>
                  <w:right w:val="nil"/>
                </w:tcBorders>
                <w:shd w:val="clear" w:color="auto" w:fill="auto"/>
                <w:noWrap/>
                <w:vAlign w:val="center"/>
                <w:hideMark/>
              </w:tcPr>
            </w:tcPrChange>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354" w:author="Alicia" w:date="2016-05-19T14:13:00Z">
              <w:tcPr>
                <w:tcW w:w="1200" w:type="dxa"/>
                <w:tcBorders>
                  <w:top w:val="nil"/>
                  <w:left w:val="nil"/>
                  <w:bottom w:val="nil"/>
                  <w:right w:val="nil"/>
                </w:tcBorders>
                <w:shd w:val="clear" w:color="auto" w:fill="auto"/>
                <w:noWrap/>
                <w:vAlign w:val="center"/>
                <w:hideMark/>
              </w:tcPr>
            </w:tcPrChange>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Change w:id="3355" w:author="Alicia" w:date="2016-05-19T14:13:00Z">
              <w:tcPr>
                <w:tcW w:w="1200" w:type="dxa"/>
                <w:tcBorders>
                  <w:top w:val="nil"/>
                  <w:left w:val="nil"/>
                  <w:bottom w:val="nil"/>
                  <w:right w:val="nil"/>
                </w:tcBorders>
                <w:shd w:val="clear" w:color="auto" w:fill="auto"/>
                <w:noWrap/>
                <w:vAlign w:val="center"/>
                <w:hideMark/>
              </w:tcPr>
            </w:tcPrChange>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Change w:id="3356" w:author="Alicia" w:date="2016-05-19T14:13:00Z">
              <w:tcPr>
                <w:tcW w:w="1200" w:type="dxa"/>
                <w:tcBorders>
                  <w:top w:val="nil"/>
                  <w:left w:val="nil"/>
                  <w:bottom w:val="nil"/>
                  <w:right w:val="nil"/>
                </w:tcBorders>
                <w:shd w:val="clear" w:color="auto" w:fill="auto"/>
                <w:noWrap/>
                <w:vAlign w:val="center"/>
                <w:hideMark/>
              </w:tcPr>
            </w:tcPrChange>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357" w:author="Alicia" w:date="2016-05-19T14:13:00Z">
              <w:tcPr>
                <w:tcW w:w="1200" w:type="dxa"/>
                <w:tcBorders>
                  <w:top w:val="nil"/>
                  <w:left w:val="nil"/>
                  <w:bottom w:val="nil"/>
                  <w:right w:val="nil"/>
                </w:tcBorders>
                <w:shd w:val="clear" w:color="auto" w:fill="auto"/>
                <w:noWrap/>
                <w:vAlign w:val="center"/>
                <w:hideMark/>
              </w:tcPr>
            </w:tcPrChange>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358" w:author="Alicia" w:date="2016-05-19T14:13:00Z">
              <w:tcPr>
                <w:tcW w:w="1200" w:type="dxa"/>
                <w:tcBorders>
                  <w:top w:val="nil"/>
                  <w:left w:val="nil"/>
                  <w:bottom w:val="nil"/>
                  <w:right w:val="nil"/>
                </w:tcBorders>
                <w:shd w:val="clear" w:color="auto" w:fill="auto"/>
                <w:noWrap/>
                <w:vAlign w:val="center"/>
                <w:hideMark/>
              </w:tcPr>
            </w:tcPrChange>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Change w:id="3359" w:author="Alicia" w:date="2016-05-19T14:13:00Z">
              <w:tcPr>
                <w:tcW w:w="1200" w:type="dxa"/>
                <w:tcBorders>
                  <w:top w:val="nil"/>
                  <w:left w:val="nil"/>
                  <w:bottom w:val="nil"/>
                  <w:right w:val="nil"/>
                </w:tcBorders>
                <w:shd w:val="clear" w:color="auto" w:fill="auto"/>
                <w:noWrap/>
                <w:vAlign w:val="center"/>
                <w:hideMark/>
              </w:tcPr>
            </w:tcPrChange>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Change w:id="3360" w:author="Alicia" w:date="2016-05-19T14:13:00Z">
              <w:tcPr>
                <w:tcW w:w="1200" w:type="dxa"/>
                <w:tcBorders>
                  <w:top w:val="nil"/>
                  <w:left w:val="nil"/>
                  <w:bottom w:val="nil"/>
                  <w:right w:val="nil"/>
                </w:tcBorders>
                <w:shd w:val="clear" w:color="auto" w:fill="auto"/>
                <w:noWrap/>
                <w:vAlign w:val="center"/>
                <w:hideMark/>
              </w:tcPr>
            </w:tcPrChange>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Change w:id="3361" w:author="Alicia" w:date="2016-05-19T14:13:00Z">
              <w:tcPr>
                <w:tcW w:w="1200" w:type="dxa"/>
                <w:tcBorders>
                  <w:top w:val="nil"/>
                  <w:left w:val="nil"/>
                  <w:bottom w:val="nil"/>
                  <w:right w:val="nil"/>
                </w:tcBorders>
                <w:shd w:val="clear" w:color="auto" w:fill="auto"/>
                <w:noWrap/>
                <w:vAlign w:val="center"/>
                <w:hideMark/>
              </w:tcPr>
            </w:tcPrChange>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Change w:id="3362" w:author="Alicia" w:date="2016-05-19T14:13:00Z">
              <w:tcPr>
                <w:tcW w:w="1200" w:type="dxa"/>
                <w:tcBorders>
                  <w:top w:val="nil"/>
                  <w:left w:val="nil"/>
                  <w:bottom w:val="nil"/>
                  <w:right w:val="nil"/>
                </w:tcBorders>
                <w:shd w:val="clear" w:color="auto" w:fill="auto"/>
                <w:noWrap/>
                <w:vAlign w:val="center"/>
                <w:hideMark/>
              </w:tcPr>
            </w:tcPrChange>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3D1A99">
        <w:trPr>
          <w:trHeight w:val="315"/>
          <w:trPrChange w:id="3363" w:author="Alicia" w:date="2016-05-19T14:13:00Z">
            <w:trPr>
              <w:trHeight w:val="315"/>
            </w:trPr>
          </w:trPrChange>
        </w:trPr>
        <w:tc>
          <w:tcPr>
            <w:tcW w:w="1094" w:type="dxa"/>
            <w:vMerge/>
            <w:tcBorders>
              <w:top w:val="nil"/>
              <w:left w:val="nil"/>
              <w:bottom w:val="single" w:sz="4" w:space="0" w:color="auto"/>
              <w:right w:val="nil"/>
            </w:tcBorders>
            <w:vAlign w:val="center"/>
            <w:hideMark/>
            <w:tcPrChange w:id="3364" w:author="Alicia" w:date="2016-05-19T14:13:00Z">
              <w:tcPr>
                <w:tcW w:w="1020" w:type="dxa"/>
                <w:vMerge/>
                <w:tcBorders>
                  <w:top w:val="nil"/>
                  <w:left w:val="nil"/>
                  <w:bottom w:val="single" w:sz="4" w:space="0" w:color="auto"/>
                  <w:right w:val="nil"/>
                </w:tcBorders>
                <w:vAlign w:val="center"/>
                <w:hideMark/>
              </w:tcPr>
            </w:tcPrChange>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365" w:author="Alicia" w:date="2016-05-19T14:13:00Z">
              <w:tcPr>
                <w:tcW w:w="560" w:type="dxa"/>
                <w:tcBorders>
                  <w:top w:val="nil"/>
                  <w:left w:val="nil"/>
                  <w:bottom w:val="single" w:sz="8" w:space="0" w:color="auto"/>
                  <w:right w:val="nil"/>
                </w:tcBorders>
                <w:shd w:val="clear" w:color="auto" w:fill="auto"/>
                <w:noWrap/>
                <w:vAlign w:val="center"/>
                <w:hideMark/>
              </w:tcPr>
            </w:tcPrChange>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36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Change w:id="336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Change w:id="336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36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Change w:id="337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37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Change w:id="337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Change w:id="337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Change w:id="337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Change w:id="337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3D1A99">
        <w:trPr>
          <w:trHeight w:val="315"/>
          <w:trPrChange w:id="3376" w:author="Alicia" w:date="2016-05-19T14:13:00Z">
            <w:trPr>
              <w:trHeight w:val="315"/>
            </w:trPr>
          </w:trPrChange>
        </w:trPr>
        <w:tc>
          <w:tcPr>
            <w:tcW w:w="1094" w:type="dxa"/>
            <w:vMerge w:val="restart"/>
            <w:tcBorders>
              <w:top w:val="single" w:sz="4" w:space="0" w:color="auto"/>
              <w:left w:val="nil"/>
              <w:bottom w:val="single" w:sz="8" w:space="0" w:color="000000"/>
              <w:right w:val="nil"/>
            </w:tcBorders>
            <w:shd w:val="clear" w:color="auto" w:fill="auto"/>
            <w:noWrap/>
            <w:vAlign w:val="center"/>
            <w:hideMark/>
            <w:tcPrChange w:id="3377" w:author="Alicia" w:date="2016-05-19T14:13:00Z">
              <w:tcPr>
                <w:tcW w:w="1020" w:type="dxa"/>
                <w:vMerge w:val="restart"/>
                <w:tcBorders>
                  <w:top w:val="single" w:sz="4" w:space="0" w:color="auto"/>
                  <w:left w:val="nil"/>
                  <w:bottom w:val="single" w:sz="8" w:space="0" w:color="000000"/>
                  <w:right w:val="nil"/>
                </w:tcBorders>
                <w:shd w:val="clear" w:color="auto" w:fill="auto"/>
                <w:noWrap/>
                <w:vAlign w:val="center"/>
                <w:hideMark/>
              </w:tcPr>
            </w:tcPrChange>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Change w:id="3378" w:author="Alicia" w:date="2016-05-19T14:13:00Z">
              <w:tcPr>
                <w:tcW w:w="560" w:type="dxa"/>
                <w:tcBorders>
                  <w:top w:val="nil"/>
                  <w:left w:val="nil"/>
                  <w:bottom w:val="nil"/>
                  <w:right w:val="nil"/>
                </w:tcBorders>
                <w:shd w:val="clear" w:color="auto" w:fill="auto"/>
                <w:noWrap/>
                <w:vAlign w:val="center"/>
                <w:hideMark/>
              </w:tcPr>
            </w:tcPrChange>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379" w:author="Alicia" w:date="2016-05-19T14:13:00Z">
              <w:tcPr>
                <w:tcW w:w="1200" w:type="dxa"/>
                <w:tcBorders>
                  <w:top w:val="nil"/>
                  <w:left w:val="nil"/>
                  <w:bottom w:val="nil"/>
                  <w:right w:val="nil"/>
                </w:tcBorders>
                <w:shd w:val="clear" w:color="auto" w:fill="auto"/>
                <w:noWrap/>
                <w:vAlign w:val="center"/>
                <w:hideMark/>
              </w:tcPr>
            </w:tcPrChange>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Change w:id="3380" w:author="Alicia" w:date="2016-05-19T14:13:00Z">
              <w:tcPr>
                <w:tcW w:w="1200" w:type="dxa"/>
                <w:tcBorders>
                  <w:top w:val="nil"/>
                  <w:left w:val="nil"/>
                  <w:bottom w:val="nil"/>
                  <w:right w:val="nil"/>
                </w:tcBorders>
                <w:shd w:val="clear" w:color="auto" w:fill="auto"/>
                <w:noWrap/>
                <w:vAlign w:val="center"/>
                <w:hideMark/>
              </w:tcPr>
            </w:tcPrChange>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381" w:author="Alicia" w:date="2016-05-19T14:13:00Z">
              <w:tcPr>
                <w:tcW w:w="1200" w:type="dxa"/>
                <w:tcBorders>
                  <w:top w:val="nil"/>
                  <w:left w:val="nil"/>
                  <w:bottom w:val="nil"/>
                  <w:right w:val="nil"/>
                </w:tcBorders>
                <w:shd w:val="clear" w:color="auto" w:fill="auto"/>
                <w:noWrap/>
                <w:vAlign w:val="center"/>
                <w:hideMark/>
              </w:tcPr>
            </w:tcPrChange>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Change w:id="3382" w:author="Alicia" w:date="2016-05-19T14:13:00Z">
              <w:tcPr>
                <w:tcW w:w="1200" w:type="dxa"/>
                <w:tcBorders>
                  <w:top w:val="nil"/>
                  <w:left w:val="nil"/>
                  <w:bottom w:val="nil"/>
                  <w:right w:val="nil"/>
                </w:tcBorders>
                <w:shd w:val="clear" w:color="auto" w:fill="auto"/>
                <w:noWrap/>
                <w:vAlign w:val="center"/>
                <w:hideMark/>
              </w:tcPr>
            </w:tcPrChange>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Change w:id="3383" w:author="Alicia" w:date="2016-05-19T14:13:00Z">
              <w:tcPr>
                <w:tcW w:w="1200" w:type="dxa"/>
                <w:tcBorders>
                  <w:top w:val="nil"/>
                  <w:left w:val="nil"/>
                  <w:bottom w:val="nil"/>
                  <w:right w:val="nil"/>
                </w:tcBorders>
                <w:shd w:val="clear" w:color="auto" w:fill="auto"/>
                <w:noWrap/>
                <w:vAlign w:val="center"/>
                <w:hideMark/>
              </w:tcPr>
            </w:tcPrChange>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384" w:author="Alicia" w:date="2016-05-19T14:13:00Z">
              <w:tcPr>
                <w:tcW w:w="1200" w:type="dxa"/>
                <w:tcBorders>
                  <w:top w:val="nil"/>
                  <w:left w:val="nil"/>
                  <w:bottom w:val="nil"/>
                  <w:right w:val="nil"/>
                </w:tcBorders>
                <w:shd w:val="clear" w:color="auto" w:fill="auto"/>
                <w:noWrap/>
                <w:vAlign w:val="center"/>
                <w:hideMark/>
              </w:tcPr>
            </w:tcPrChange>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Change w:id="3385" w:author="Alicia" w:date="2016-05-19T14:13:00Z">
              <w:tcPr>
                <w:tcW w:w="1200" w:type="dxa"/>
                <w:tcBorders>
                  <w:top w:val="nil"/>
                  <w:left w:val="nil"/>
                  <w:bottom w:val="nil"/>
                  <w:right w:val="nil"/>
                </w:tcBorders>
                <w:shd w:val="clear" w:color="auto" w:fill="auto"/>
                <w:noWrap/>
                <w:vAlign w:val="center"/>
                <w:hideMark/>
              </w:tcPr>
            </w:tcPrChange>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Change w:id="3386" w:author="Alicia" w:date="2016-05-19T14:13:00Z">
              <w:tcPr>
                <w:tcW w:w="1200" w:type="dxa"/>
                <w:tcBorders>
                  <w:top w:val="nil"/>
                  <w:left w:val="nil"/>
                  <w:bottom w:val="nil"/>
                  <w:right w:val="nil"/>
                </w:tcBorders>
                <w:shd w:val="clear" w:color="auto" w:fill="auto"/>
                <w:noWrap/>
                <w:vAlign w:val="center"/>
                <w:hideMark/>
              </w:tcPr>
            </w:tcPrChange>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Change w:id="3387" w:author="Alicia" w:date="2016-05-19T14:13:00Z">
              <w:tcPr>
                <w:tcW w:w="1200" w:type="dxa"/>
                <w:tcBorders>
                  <w:top w:val="nil"/>
                  <w:left w:val="nil"/>
                  <w:bottom w:val="nil"/>
                  <w:right w:val="nil"/>
                </w:tcBorders>
                <w:shd w:val="clear" w:color="auto" w:fill="auto"/>
                <w:noWrap/>
                <w:vAlign w:val="center"/>
                <w:hideMark/>
              </w:tcPr>
            </w:tcPrChange>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Change w:id="3388" w:author="Alicia" w:date="2016-05-19T14:13:00Z">
              <w:tcPr>
                <w:tcW w:w="1200" w:type="dxa"/>
                <w:tcBorders>
                  <w:top w:val="nil"/>
                  <w:left w:val="nil"/>
                  <w:bottom w:val="nil"/>
                  <w:right w:val="nil"/>
                </w:tcBorders>
                <w:shd w:val="clear" w:color="auto" w:fill="auto"/>
                <w:noWrap/>
                <w:vAlign w:val="center"/>
                <w:hideMark/>
              </w:tcPr>
            </w:tcPrChange>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3D1A99">
        <w:trPr>
          <w:trHeight w:val="315"/>
          <w:trPrChange w:id="3389" w:author="Alicia" w:date="2016-05-19T14:13:00Z">
            <w:trPr>
              <w:trHeight w:val="315"/>
            </w:trPr>
          </w:trPrChange>
        </w:trPr>
        <w:tc>
          <w:tcPr>
            <w:tcW w:w="1094" w:type="dxa"/>
            <w:vMerge/>
            <w:tcBorders>
              <w:top w:val="nil"/>
              <w:left w:val="nil"/>
              <w:bottom w:val="single" w:sz="8" w:space="0" w:color="000000"/>
              <w:right w:val="nil"/>
            </w:tcBorders>
            <w:vAlign w:val="center"/>
            <w:hideMark/>
            <w:tcPrChange w:id="3390" w:author="Alicia" w:date="2016-05-19T14:13:00Z">
              <w:tcPr>
                <w:tcW w:w="1020" w:type="dxa"/>
                <w:vMerge/>
                <w:tcBorders>
                  <w:top w:val="nil"/>
                  <w:left w:val="nil"/>
                  <w:bottom w:val="single" w:sz="8" w:space="0" w:color="000000"/>
                  <w:right w:val="nil"/>
                </w:tcBorders>
                <w:vAlign w:val="center"/>
                <w:hideMark/>
              </w:tcPr>
            </w:tcPrChange>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391" w:author="Alicia" w:date="2016-05-19T14:13:00Z">
              <w:tcPr>
                <w:tcW w:w="560" w:type="dxa"/>
                <w:tcBorders>
                  <w:top w:val="nil"/>
                  <w:left w:val="nil"/>
                  <w:bottom w:val="single" w:sz="8" w:space="0" w:color="auto"/>
                  <w:right w:val="nil"/>
                </w:tcBorders>
                <w:shd w:val="clear" w:color="auto" w:fill="auto"/>
                <w:noWrap/>
                <w:vAlign w:val="center"/>
                <w:hideMark/>
              </w:tcPr>
            </w:tcPrChange>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39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Change w:id="339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Change w:id="339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39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39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39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39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Change w:id="339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Change w:id="340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Change w:id="340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3D1A99">
        <w:trPr>
          <w:trHeight w:val="315"/>
          <w:trPrChange w:id="3402" w:author="Alicia" w:date="2016-05-19T14:13:00Z">
            <w:trPr>
              <w:trHeight w:val="315"/>
            </w:trPr>
          </w:trPrChange>
        </w:trPr>
        <w:tc>
          <w:tcPr>
            <w:tcW w:w="1094" w:type="dxa"/>
            <w:tcBorders>
              <w:top w:val="nil"/>
              <w:left w:val="nil"/>
              <w:bottom w:val="single" w:sz="4" w:space="0" w:color="auto"/>
              <w:right w:val="nil"/>
            </w:tcBorders>
            <w:shd w:val="clear" w:color="auto" w:fill="auto"/>
            <w:noWrap/>
            <w:vAlign w:val="center"/>
            <w:hideMark/>
            <w:tcPrChange w:id="3403" w:author="Alicia" w:date="2016-05-19T14:13:00Z">
              <w:tcPr>
                <w:tcW w:w="1020" w:type="dxa"/>
                <w:tcBorders>
                  <w:top w:val="nil"/>
                  <w:left w:val="nil"/>
                  <w:bottom w:val="single" w:sz="4" w:space="0" w:color="auto"/>
                  <w:right w:val="nil"/>
                </w:tcBorders>
                <w:shd w:val="clear" w:color="auto" w:fill="auto"/>
                <w:noWrap/>
                <w:vAlign w:val="center"/>
                <w:hideMark/>
              </w:tcPr>
            </w:tcPrChange>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Change w:id="3404" w:author="Alicia" w:date="2016-05-19T14:13:00Z">
              <w:tcPr>
                <w:tcW w:w="560" w:type="dxa"/>
                <w:tcBorders>
                  <w:top w:val="nil"/>
                  <w:left w:val="nil"/>
                  <w:bottom w:val="single" w:sz="8" w:space="0" w:color="auto"/>
                  <w:right w:val="nil"/>
                </w:tcBorders>
                <w:shd w:val="clear" w:color="auto" w:fill="auto"/>
                <w:noWrap/>
                <w:vAlign w:val="center"/>
                <w:hideMark/>
              </w:tcPr>
            </w:tcPrChange>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40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Change w:id="340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Change w:id="340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40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40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41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41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41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Change w:id="341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Change w:id="341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3D1A99">
        <w:trPr>
          <w:trHeight w:val="315"/>
          <w:trPrChange w:id="3415"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416"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Change w:id="3417" w:author="Alicia" w:date="2016-05-19T14:13:00Z">
              <w:tcPr>
                <w:tcW w:w="560" w:type="dxa"/>
                <w:tcBorders>
                  <w:top w:val="nil"/>
                  <w:left w:val="nil"/>
                  <w:bottom w:val="nil"/>
                  <w:right w:val="nil"/>
                </w:tcBorders>
                <w:shd w:val="clear" w:color="auto" w:fill="auto"/>
                <w:noWrap/>
                <w:vAlign w:val="center"/>
                <w:hideMark/>
              </w:tcPr>
            </w:tcPrChange>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418" w:author="Alicia" w:date="2016-05-19T14:13:00Z">
              <w:tcPr>
                <w:tcW w:w="1200" w:type="dxa"/>
                <w:tcBorders>
                  <w:top w:val="nil"/>
                  <w:left w:val="nil"/>
                  <w:bottom w:val="nil"/>
                  <w:right w:val="nil"/>
                </w:tcBorders>
                <w:shd w:val="clear" w:color="auto" w:fill="auto"/>
                <w:noWrap/>
                <w:vAlign w:val="center"/>
                <w:hideMark/>
              </w:tcPr>
            </w:tcPrChange>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Change w:id="3419" w:author="Alicia" w:date="2016-05-19T14:13:00Z">
              <w:tcPr>
                <w:tcW w:w="1200" w:type="dxa"/>
                <w:tcBorders>
                  <w:top w:val="nil"/>
                  <w:left w:val="nil"/>
                  <w:bottom w:val="nil"/>
                  <w:right w:val="nil"/>
                </w:tcBorders>
                <w:shd w:val="clear" w:color="auto" w:fill="auto"/>
                <w:noWrap/>
                <w:vAlign w:val="center"/>
                <w:hideMark/>
              </w:tcPr>
            </w:tcPrChange>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Change w:id="3420" w:author="Alicia" w:date="2016-05-19T14:13:00Z">
              <w:tcPr>
                <w:tcW w:w="1200" w:type="dxa"/>
                <w:tcBorders>
                  <w:top w:val="nil"/>
                  <w:left w:val="nil"/>
                  <w:bottom w:val="nil"/>
                  <w:right w:val="nil"/>
                </w:tcBorders>
                <w:shd w:val="clear" w:color="auto" w:fill="auto"/>
                <w:noWrap/>
                <w:vAlign w:val="center"/>
                <w:hideMark/>
              </w:tcPr>
            </w:tcPrChange>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421" w:author="Alicia" w:date="2016-05-19T14:13:00Z">
              <w:tcPr>
                <w:tcW w:w="1200" w:type="dxa"/>
                <w:tcBorders>
                  <w:top w:val="nil"/>
                  <w:left w:val="nil"/>
                  <w:bottom w:val="nil"/>
                  <w:right w:val="nil"/>
                </w:tcBorders>
                <w:shd w:val="clear" w:color="auto" w:fill="auto"/>
                <w:noWrap/>
                <w:vAlign w:val="center"/>
                <w:hideMark/>
              </w:tcPr>
            </w:tcPrChange>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Change w:id="3422" w:author="Alicia" w:date="2016-05-19T14:13:00Z">
              <w:tcPr>
                <w:tcW w:w="1200" w:type="dxa"/>
                <w:tcBorders>
                  <w:top w:val="nil"/>
                  <w:left w:val="nil"/>
                  <w:bottom w:val="nil"/>
                  <w:right w:val="nil"/>
                </w:tcBorders>
                <w:shd w:val="clear" w:color="auto" w:fill="auto"/>
                <w:noWrap/>
                <w:vAlign w:val="center"/>
                <w:hideMark/>
              </w:tcPr>
            </w:tcPrChange>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423" w:author="Alicia" w:date="2016-05-19T14:13:00Z">
              <w:tcPr>
                <w:tcW w:w="1200" w:type="dxa"/>
                <w:tcBorders>
                  <w:top w:val="nil"/>
                  <w:left w:val="nil"/>
                  <w:bottom w:val="nil"/>
                  <w:right w:val="nil"/>
                </w:tcBorders>
                <w:shd w:val="clear" w:color="auto" w:fill="auto"/>
                <w:noWrap/>
                <w:vAlign w:val="center"/>
                <w:hideMark/>
              </w:tcPr>
            </w:tcPrChange>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Change w:id="3424" w:author="Alicia" w:date="2016-05-19T14:13:00Z">
              <w:tcPr>
                <w:tcW w:w="1200" w:type="dxa"/>
                <w:tcBorders>
                  <w:top w:val="nil"/>
                  <w:left w:val="nil"/>
                  <w:bottom w:val="nil"/>
                  <w:right w:val="nil"/>
                </w:tcBorders>
                <w:shd w:val="clear" w:color="auto" w:fill="auto"/>
                <w:noWrap/>
                <w:vAlign w:val="center"/>
                <w:hideMark/>
              </w:tcPr>
            </w:tcPrChange>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425" w:author="Alicia" w:date="2016-05-19T14:13:00Z">
              <w:tcPr>
                <w:tcW w:w="1200" w:type="dxa"/>
                <w:tcBorders>
                  <w:top w:val="nil"/>
                  <w:left w:val="nil"/>
                  <w:bottom w:val="nil"/>
                  <w:right w:val="nil"/>
                </w:tcBorders>
                <w:shd w:val="clear" w:color="auto" w:fill="auto"/>
                <w:noWrap/>
                <w:vAlign w:val="center"/>
                <w:hideMark/>
              </w:tcPr>
            </w:tcPrChange>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Change w:id="3426" w:author="Alicia" w:date="2016-05-19T14:13:00Z">
              <w:tcPr>
                <w:tcW w:w="1200" w:type="dxa"/>
                <w:tcBorders>
                  <w:top w:val="nil"/>
                  <w:left w:val="nil"/>
                  <w:bottom w:val="nil"/>
                  <w:right w:val="nil"/>
                </w:tcBorders>
                <w:shd w:val="clear" w:color="auto" w:fill="auto"/>
                <w:noWrap/>
                <w:vAlign w:val="center"/>
                <w:hideMark/>
              </w:tcPr>
            </w:tcPrChange>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Change w:id="3427" w:author="Alicia" w:date="2016-05-19T14:13:00Z">
              <w:tcPr>
                <w:tcW w:w="1200" w:type="dxa"/>
                <w:tcBorders>
                  <w:top w:val="nil"/>
                  <w:left w:val="nil"/>
                  <w:bottom w:val="nil"/>
                  <w:right w:val="nil"/>
                </w:tcBorders>
                <w:shd w:val="clear" w:color="auto" w:fill="auto"/>
                <w:noWrap/>
                <w:vAlign w:val="center"/>
                <w:hideMark/>
              </w:tcPr>
            </w:tcPrChange>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3D1A99">
        <w:trPr>
          <w:trHeight w:val="315"/>
          <w:trPrChange w:id="3428" w:author="Alicia" w:date="2016-05-19T14:13:00Z">
            <w:trPr>
              <w:trHeight w:val="315"/>
            </w:trPr>
          </w:trPrChange>
        </w:trPr>
        <w:tc>
          <w:tcPr>
            <w:tcW w:w="1094" w:type="dxa"/>
            <w:vMerge/>
            <w:tcBorders>
              <w:top w:val="single" w:sz="12" w:space="0" w:color="auto"/>
              <w:left w:val="nil"/>
              <w:bottom w:val="single" w:sz="4" w:space="0" w:color="auto"/>
              <w:right w:val="nil"/>
            </w:tcBorders>
            <w:vAlign w:val="center"/>
            <w:hideMark/>
            <w:tcPrChange w:id="3429" w:author="Alicia" w:date="2016-05-19T14:13:00Z">
              <w:tcPr>
                <w:tcW w:w="1020" w:type="dxa"/>
                <w:vMerge/>
                <w:tcBorders>
                  <w:top w:val="single" w:sz="12" w:space="0" w:color="auto"/>
                  <w:left w:val="nil"/>
                  <w:bottom w:val="single" w:sz="4" w:space="0" w:color="auto"/>
                  <w:right w:val="nil"/>
                </w:tcBorders>
                <w:vAlign w:val="center"/>
                <w:hideMark/>
              </w:tcPr>
            </w:tcPrChange>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430" w:author="Alicia" w:date="2016-05-19T14:13:00Z">
              <w:tcPr>
                <w:tcW w:w="560" w:type="dxa"/>
                <w:tcBorders>
                  <w:top w:val="nil"/>
                  <w:left w:val="nil"/>
                  <w:bottom w:val="single" w:sz="8" w:space="0" w:color="auto"/>
                  <w:right w:val="nil"/>
                </w:tcBorders>
                <w:shd w:val="clear" w:color="auto" w:fill="auto"/>
                <w:noWrap/>
                <w:vAlign w:val="center"/>
                <w:hideMark/>
              </w:tcPr>
            </w:tcPrChange>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43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Change w:id="343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Change w:id="343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43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43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43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43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Change w:id="343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Change w:id="343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Change w:id="344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3D1A99">
        <w:trPr>
          <w:trHeight w:val="315"/>
          <w:trPrChange w:id="3441"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442"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Change w:id="3443" w:author="Alicia" w:date="2016-05-19T14:13:00Z">
              <w:tcPr>
                <w:tcW w:w="560" w:type="dxa"/>
                <w:tcBorders>
                  <w:top w:val="nil"/>
                  <w:left w:val="nil"/>
                  <w:bottom w:val="nil"/>
                  <w:right w:val="nil"/>
                </w:tcBorders>
                <w:shd w:val="clear" w:color="auto" w:fill="auto"/>
                <w:noWrap/>
                <w:vAlign w:val="center"/>
                <w:hideMark/>
              </w:tcPr>
            </w:tcPrChange>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444" w:author="Alicia" w:date="2016-05-19T14:13:00Z">
              <w:tcPr>
                <w:tcW w:w="1200" w:type="dxa"/>
                <w:tcBorders>
                  <w:top w:val="nil"/>
                  <w:left w:val="nil"/>
                  <w:bottom w:val="nil"/>
                  <w:right w:val="nil"/>
                </w:tcBorders>
                <w:shd w:val="clear" w:color="auto" w:fill="auto"/>
                <w:noWrap/>
                <w:vAlign w:val="center"/>
                <w:hideMark/>
              </w:tcPr>
            </w:tcPrChange>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Change w:id="3445" w:author="Alicia" w:date="2016-05-19T14:13:00Z">
              <w:tcPr>
                <w:tcW w:w="1200" w:type="dxa"/>
                <w:tcBorders>
                  <w:top w:val="nil"/>
                  <w:left w:val="nil"/>
                  <w:bottom w:val="nil"/>
                  <w:right w:val="nil"/>
                </w:tcBorders>
                <w:shd w:val="clear" w:color="auto" w:fill="auto"/>
                <w:noWrap/>
                <w:vAlign w:val="center"/>
                <w:hideMark/>
              </w:tcPr>
            </w:tcPrChange>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Change w:id="3446" w:author="Alicia" w:date="2016-05-19T14:13:00Z">
              <w:tcPr>
                <w:tcW w:w="1200" w:type="dxa"/>
                <w:tcBorders>
                  <w:top w:val="nil"/>
                  <w:left w:val="nil"/>
                  <w:bottom w:val="nil"/>
                  <w:right w:val="nil"/>
                </w:tcBorders>
                <w:shd w:val="clear" w:color="auto" w:fill="auto"/>
                <w:noWrap/>
                <w:vAlign w:val="center"/>
                <w:hideMark/>
              </w:tcPr>
            </w:tcPrChange>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Change w:id="3447" w:author="Alicia" w:date="2016-05-19T14:13:00Z">
              <w:tcPr>
                <w:tcW w:w="1200" w:type="dxa"/>
                <w:tcBorders>
                  <w:top w:val="nil"/>
                  <w:left w:val="nil"/>
                  <w:bottom w:val="nil"/>
                  <w:right w:val="nil"/>
                </w:tcBorders>
                <w:shd w:val="clear" w:color="auto" w:fill="auto"/>
                <w:noWrap/>
                <w:vAlign w:val="center"/>
                <w:hideMark/>
              </w:tcPr>
            </w:tcPrChange>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Change w:id="3448" w:author="Alicia" w:date="2016-05-19T14:13:00Z">
              <w:tcPr>
                <w:tcW w:w="1200" w:type="dxa"/>
                <w:tcBorders>
                  <w:top w:val="nil"/>
                  <w:left w:val="nil"/>
                  <w:bottom w:val="nil"/>
                  <w:right w:val="nil"/>
                </w:tcBorders>
                <w:shd w:val="clear" w:color="auto" w:fill="auto"/>
                <w:noWrap/>
                <w:vAlign w:val="center"/>
                <w:hideMark/>
              </w:tcPr>
            </w:tcPrChange>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449" w:author="Alicia" w:date="2016-05-19T14:13:00Z">
              <w:tcPr>
                <w:tcW w:w="1200" w:type="dxa"/>
                <w:tcBorders>
                  <w:top w:val="nil"/>
                  <w:left w:val="nil"/>
                  <w:bottom w:val="nil"/>
                  <w:right w:val="nil"/>
                </w:tcBorders>
                <w:shd w:val="clear" w:color="auto" w:fill="auto"/>
                <w:noWrap/>
                <w:vAlign w:val="center"/>
                <w:hideMark/>
              </w:tcPr>
            </w:tcPrChange>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Change w:id="3450" w:author="Alicia" w:date="2016-05-19T14:13:00Z">
              <w:tcPr>
                <w:tcW w:w="1200" w:type="dxa"/>
                <w:tcBorders>
                  <w:top w:val="nil"/>
                  <w:left w:val="nil"/>
                  <w:bottom w:val="nil"/>
                  <w:right w:val="nil"/>
                </w:tcBorders>
                <w:shd w:val="clear" w:color="auto" w:fill="auto"/>
                <w:noWrap/>
                <w:vAlign w:val="center"/>
                <w:hideMark/>
              </w:tcPr>
            </w:tcPrChange>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Change w:id="3451" w:author="Alicia" w:date="2016-05-19T14:13:00Z">
              <w:tcPr>
                <w:tcW w:w="1200" w:type="dxa"/>
                <w:tcBorders>
                  <w:top w:val="nil"/>
                  <w:left w:val="nil"/>
                  <w:bottom w:val="nil"/>
                  <w:right w:val="nil"/>
                </w:tcBorders>
                <w:shd w:val="clear" w:color="auto" w:fill="auto"/>
                <w:noWrap/>
                <w:vAlign w:val="center"/>
                <w:hideMark/>
              </w:tcPr>
            </w:tcPrChange>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Change w:id="3452" w:author="Alicia" w:date="2016-05-19T14:13:00Z">
              <w:tcPr>
                <w:tcW w:w="1200" w:type="dxa"/>
                <w:tcBorders>
                  <w:top w:val="nil"/>
                  <w:left w:val="nil"/>
                  <w:bottom w:val="nil"/>
                  <w:right w:val="nil"/>
                </w:tcBorders>
                <w:shd w:val="clear" w:color="auto" w:fill="auto"/>
                <w:noWrap/>
                <w:vAlign w:val="center"/>
                <w:hideMark/>
              </w:tcPr>
            </w:tcPrChange>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Change w:id="3453" w:author="Alicia" w:date="2016-05-19T14:13:00Z">
              <w:tcPr>
                <w:tcW w:w="1200" w:type="dxa"/>
                <w:tcBorders>
                  <w:top w:val="nil"/>
                  <w:left w:val="nil"/>
                  <w:bottom w:val="nil"/>
                  <w:right w:val="nil"/>
                </w:tcBorders>
                <w:shd w:val="clear" w:color="auto" w:fill="auto"/>
                <w:noWrap/>
                <w:vAlign w:val="center"/>
                <w:hideMark/>
              </w:tcPr>
            </w:tcPrChange>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3D1A99">
        <w:trPr>
          <w:trHeight w:val="315"/>
          <w:trPrChange w:id="3454" w:author="Alicia" w:date="2016-05-19T14:13:00Z">
            <w:trPr>
              <w:trHeight w:val="315"/>
            </w:trPr>
          </w:trPrChange>
        </w:trPr>
        <w:tc>
          <w:tcPr>
            <w:tcW w:w="1094" w:type="dxa"/>
            <w:vMerge/>
            <w:tcBorders>
              <w:top w:val="nil"/>
              <w:left w:val="nil"/>
              <w:bottom w:val="single" w:sz="4" w:space="0" w:color="auto"/>
              <w:right w:val="nil"/>
            </w:tcBorders>
            <w:vAlign w:val="center"/>
            <w:hideMark/>
            <w:tcPrChange w:id="3455" w:author="Alicia" w:date="2016-05-19T14:13:00Z">
              <w:tcPr>
                <w:tcW w:w="1020" w:type="dxa"/>
                <w:vMerge/>
                <w:tcBorders>
                  <w:top w:val="nil"/>
                  <w:left w:val="nil"/>
                  <w:bottom w:val="single" w:sz="4" w:space="0" w:color="auto"/>
                  <w:right w:val="nil"/>
                </w:tcBorders>
                <w:vAlign w:val="center"/>
                <w:hideMark/>
              </w:tcPr>
            </w:tcPrChange>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456" w:author="Alicia" w:date="2016-05-19T14:13:00Z">
              <w:tcPr>
                <w:tcW w:w="560" w:type="dxa"/>
                <w:tcBorders>
                  <w:top w:val="nil"/>
                  <w:left w:val="nil"/>
                  <w:bottom w:val="single" w:sz="8" w:space="0" w:color="auto"/>
                  <w:right w:val="nil"/>
                </w:tcBorders>
                <w:shd w:val="clear" w:color="auto" w:fill="auto"/>
                <w:noWrap/>
                <w:vAlign w:val="center"/>
                <w:hideMark/>
              </w:tcPr>
            </w:tcPrChange>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45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Change w:id="345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45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Change w:id="346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46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46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46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Change w:id="346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Change w:id="346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Change w:id="346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3D1A99">
        <w:trPr>
          <w:trHeight w:val="315"/>
          <w:trPrChange w:id="3467"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468"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Change w:id="3469" w:author="Alicia" w:date="2016-05-19T14:13:00Z">
              <w:tcPr>
                <w:tcW w:w="560" w:type="dxa"/>
                <w:tcBorders>
                  <w:top w:val="nil"/>
                  <w:left w:val="nil"/>
                  <w:bottom w:val="nil"/>
                  <w:right w:val="nil"/>
                </w:tcBorders>
                <w:shd w:val="clear" w:color="auto" w:fill="auto"/>
                <w:noWrap/>
                <w:vAlign w:val="center"/>
                <w:hideMark/>
              </w:tcPr>
            </w:tcPrChange>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470" w:author="Alicia" w:date="2016-05-19T14:13:00Z">
              <w:tcPr>
                <w:tcW w:w="1200" w:type="dxa"/>
                <w:tcBorders>
                  <w:top w:val="nil"/>
                  <w:left w:val="nil"/>
                  <w:bottom w:val="nil"/>
                  <w:right w:val="nil"/>
                </w:tcBorders>
                <w:shd w:val="clear" w:color="auto" w:fill="auto"/>
                <w:noWrap/>
                <w:vAlign w:val="center"/>
                <w:hideMark/>
              </w:tcPr>
            </w:tcPrChange>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Change w:id="3471" w:author="Alicia" w:date="2016-05-19T14:13:00Z">
              <w:tcPr>
                <w:tcW w:w="1200" w:type="dxa"/>
                <w:tcBorders>
                  <w:top w:val="nil"/>
                  <w:left w:val="nil"/>
                  <w:bottom w:val="nil"/>
                  <w:right w:val="nil"/>
                </w:tcBorders>
                <w:shd w:val="clear" w:color="auto" w:fill="auto"/>
                <w:noWrap/>
                <w:vAlign w:val="center"/>
                <w:hideMark/>
              </w:tcPr>
            </w:tcPrChange>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Change w:id="3472" w:author="Alicia" w:date="2016-05-19T14:13:00Z">
              <w:tcPr>
                <w:tcW w:w="1200" w:type="dxa"/>
                <w:tcBorders>
                  <w:top w:val="nil"/>
                  <w:left w:val="nil"/>
                  <w:bottom w:val="nil"/>
                  <w:right w:val="nil"/>
                </w:tcBorders>
                <w:shd w:val="clear" w:color="auto" w:fill="auto"/>
                <w:noWrap/>
                <w:vAlign w:val="center"/>
                <w:hideMark/>
              </w:tcPr>
            </w:tcPrChange>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473" w:author="Alicia" w:date="2016-05-19T14:13:00Z">
              <w:tcPr>
                <w:tcW w:w="1200" w:type="dxa"/>
                <w:tcBorders>
                  <w:top w:val="nil"/>
                  <w:left w:val="nil"/>
                  <w:bottom w:val="nil"/>
                  <w:right w:val="nil"/>
                </w:tcBorders>
                <w:shd w:val="clear" w:color="auto" w:fill="auto"/>
                <w:noWrap/>
                <w:vAlign w:val="center"/>
                <w:hideMark/>
              </w:tcPr>
            </w:tcPrChange>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Change w:id="3474" w:author="Alicia" w:date="2016-05-19T14:13:00Z">
              <w:tcPr>
                <w:tcW w:w="1200" w:type="dxa"/>
                <w:tcBorders>
                  <w:top w:val="nil"/>
                  <w:left w:val="nil"/>
                  <w:bottom w:val="nil"/>
                  <w:right w:val="nil"/>
                </w:tcBorders>
                <w:shd w:val="clear" w:color="auto" w:fill="auto"/>
                <w:noWrap/>
                <w:vAlign w:val="center"/>
                <w:hideMark/>
              </w:tcPr>
            </w:tcPrChange>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Change w:id="3475" w:author="Alicia" w:date="2016-05-19T14:13:00Z">
              <w:tcPr>
                <w:tcW w:w="1200" w:type="dxa"/>
                <w:tcBorders>
                  <w:top w:val="nil"/>
                  <w:left w:val="nil"/>
                  <w:bottom w:val="nil"/>
                  <w:right w:val="nil"/>
                </w:tcBorders>
                <w:shd w:val="clear" w:color="auto" w:fill="auto"/>
                <w:noWrap/>
                <w:vAlign w:val="center"/>
                <w:hideMark/>
              </w:tcPr>
            </w:tcPrChange>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476" w:author="Alicia" w:date="2016-05-19T14:13:00Z">
              <w:tcPr>
                <w:tcW w:w="1200" w:type="dxa"/>
                <w:tcBorders>
                  <w:top w:val="nil"/>
                  <w:left w:val="nil"/>
                  <w:bottom w:val="nil"/>
                  <w:right w:val="nil"/>
                </w:tcBorders>
                <w:shd w:val="clear" w:color="auto" w:fill="auto"/>
                <w:noWrap/>
                <w:vAlign w:val="center"/>
                <w:hideMark/>
              </w:tcPr>
            </w:tcPrChange>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Change w:id="3477" w:author="Alicia" w:date="2016-05-19T14:13:00Z">
              <w:tcPr>
                <w:tcW w:w="1200" w:type="dxa"/>
                <w:tcBorders>
                  <w:top w:val="nil"/>
                  <w:left w:val="nil"/>
                  <w:bottom w:val="nil"/>
                  <w:right w:val="nil"/>
                </w:tcBorders>
                <w:shd w:val="clear" w:color="auto" w:fill="auto"/>
                <w:noWrap/>
                <w:vAlign w:val="center"/>
                <w:hideMark/>
              </w:tcPr>
            </w:tcPrChange>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Change w:id="3478" w:author="Alicia" w:date="2016-05-19T14:13:00Z">
              <w:tcPr>
                <w:tcW w:w="1200" w:type="dxa"/>
                <w:tcBorders>
                  <w:top w:val="nil"/>
                  <w:left w:val="nil"/>
                  <w:bottom w:val="nil"/>
                  <w:right w:val="nil"/>
                </w:tcBorders>
                <w:shd w:val="clear" w:color="auto" w:fill="auto"/>
                <w:noWrap/>
                <w:vAlign w:val="center"/>
                <w:hideMark/>
              </w:tcPr>
            </w:tcPrChange>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Change w:id="3479" w:author="Alicia" w:date="2016-05-19T14:13:00Z">
              <w:tcPr>
                <w:tcW w:w="1200" w:type="dxa"/>
                <w:tcBorders>
                  <w:top w:val="nil"/>
                  <w:left w:val="nil"/>
                  <w:bottom w:val="nil"/>
                  <w:right w:val="nil"/>
                </w:tcBorders>
                <w:shd w:val="clear" w:color="auto" w:fill="auto"/>
                <w:noWrap/>
                <w:vAlign w:val="center"/>
                <w:hideMark/>
              </w:tcPr>
            </w:tcPrChange>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3D1A99">
        <w:trPr>
          <w:trHeight w:val="315"/>
          <w:trPrChange w:id="3480" w:author="Alicia" w:date="2016-05-19T14:13:00Z">
            <w:trPr>
              <w:trHeight w:val="315"/>
            </w:trPr>
          </w:trPrChange>
        </w:trPr>
        <w:tc>
          <w:tcPr>
            <w:tcW w:w="1094" w:type="dxa"/>
            <w:vMerge/>
            <w:tcBorders>
              <w:top w:val="nil"/>
              <w:left w:val="nil"/>
              <w:bottom w:val="single" w:sz="4" w:space="0" w:color="auto"/>
              <w:right w:val="nil"/>
            </w:tcBorders>
            <w:vAlign w:val="center"/>
            <w:hideMark/>
            <w:tcPrChange w:id="3481" w:author="Alicia" w:date="2016-05-19T14:13:00Z">
              <w:tcPr>
                <w:tcW w:w="1020" w:type="dxa"/>
                <w:vMerge/>
                <w:tcBorders>
                  <w:top w:val="nil"/>
                  <w:left w:val="nil"/>
                  <w:bottom w:val="single" w:sz="4" w:space="0" w:color="auto"/>
                  <w:right w:val="nil"/>
                </w:tcBorders>
                <w:vAlign w:val="center"/>
                <w:hideMark/>
              </w:tcPr>
            </w:tcPrChange>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482" w:author="Alicia" w:date="2016-05-19T14:13:00Z">
              <w:tcPr>
                <w:tcW w:w="560" w:type="dxa"/>
                <w:tcBorders>
                  <w:top w:val="nil"/>
                  <w:left w:val="nil"/>
                  <w:bottom w:val="single" w:sz="8" w:space="0" w:color="auto"/>
                  <w:right w:val="nil"/>
                </w:tcBorders>
                <w:shd w:val="clear" w:color="auto" w:fill="auto"/>
                <w:noWrap/>
                <w:vAlign w:val="center"/>
                <w:hideMark/>
              </w:tcPr>
            </w:tcPrChange>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48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Change w:id="348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Change w:id="348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48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Change w:id="348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48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48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Change w:id="349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Change w:id="349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Change w:id="349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3D1A99">
        <w:trPr>
          <w:trHeight w:val="315"/>
          <w:trPrChange w:id="3493"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494"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Change w:id="3495" w:author="Alicia" w:date="2016-05-19T14:13:00Z">
              <w:tcPr>
                <w:tcW w:w="560" w:type="dxa"/>
                <w:tcBorders>
                  <w:top w:val="nil"/>
                  <w:left w:val="nil"/>
                  <w:bottom w:val="nil"/>
                  <w:right w:val="nil"/>
                </w:tcBorders>
                <w:shd w:val="clear" w:color="auto" w:fill="auto"/>
                <w:noWrap/>
                <w:vAlign w:val="center"/>
                <w:hideMark/>
              </w:tcPr>
            </w:tcPrChange>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496" w:author="Alicia" w:date="2016-05-19T14:13:00Z">
              <w:tcPr>
                <w:tcW w:w="1200" w:type="dxa"/>
                <w:tcBorders>
                  <w:top w:val="nil"/>
                  <w:left w:val="nil"/>
                  <w:bottom w:val="nil"/>
                  <w:right w:val="nil"/>
                </w:tcBorders>
                <w:shd w:val="clear" w:color="auto" w:fill="auto"/>
                <w:noWrap/>
                <w:vAlign w:val="center"/>
                <w:hideMark/>
              </w:tcPr>
            </w:tcPrChange>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Change w:id="3497" w:author="Alicia" w:date="2016-05-19T14:13:00Z">
              <w:tcPr>
                <w:tcW w:w="1200" w:type="dxa"/>
                <w:tcBorders>
                  <w:top w:val="nil"/>
                  <w:left w:val="nil"/>
                  <w:bottom w:val="nil"/>
                  <w:right w:val="nil"/>
                </w:tcBorders>
                <w:shd w:val="clear" w:color="auto" w:fill="auto"/>
                <w:noWrap/>
                <w:vAlign w:val="center"/>
                <w:hideMark/>
              </w:tcPr>
            </w:tcPrChange>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Change w:id="3498" w:author="Alicia" w:date="2016-05-19T14:13:00Z">
              <w:tcPr>
                <w:tcW w:w="1200" w:type="dxa"/>
                <w:tcBorders>
                  <w:top w:val="nil"/>
                  <w:left w:val="nil"/>
                  <w:bottom w:val="nil"/>
                  <w:right w:val="nil"/>
                </w:tcBorders>
                <w:shd w:val="clear" w:color="auto" w:fill="auto"/>
                <w:noWrap/>
                <w:vAlign w:val="center"/>
                <w:hideMark/>
              </w:tcPr>
            </w:tcPrChange>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Change w:id="3499" w:author="Alicia" w:date="2016-05-19T14:13:00Z">
              <w:tcPr>
                <w:tcW w:w="1200" w:type="dxa"/>
                <w:tcBorders>
                  <w:top w:val="nil"/>
                  <w:left w:val="nil"/>
                  <w:bottom w:val="nil"/>
                  <w:right w:val="nil"/>
                </w:tcBorders>
                <w:shd w:val="clear" w:color="auto" w:fill="auto"/>
                <w:noWrap/>
                <w:vAlign w:val="center"/>
                <w:hideMark/>
              </w:tcPr>
            </w:tcPrChange>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Change w:id="3500" w:author="Alicia" w:date="2016-05-19T14:13:00Z">
              <w:tcPr>
                <w:tcW w:w="1200" w:type="dxa"/>
                <w:tcBorders>
                  <w:top w:val="nil"/>
                  <w:left w:val="nil"/>
                  <w:bottom w:val="nil"/>
                  <w:right w:val="nil"/>
                </w:tcBorders>
                <w:shd w:val="clear" w:color="auto" w:fill="auto"/>
                <w:noWrap/>
                <w:vAlign w:val="center"/>
                <w:hideMark/>
              </w:tcPr>
            </w:tcPrChange>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501" w:author="Alicia" w:date="2016-05-19T14:13:00Z">
              <w:tcPr>
                <w:tcW w:w="1200" w:type="dxa"/>
                <w:tcBorders>
                  <w:top w:val="nil"/>
                  <w:left w:val="nil"/>
                  <w:bottom w:val="nil"/>
                  <w:right w:val="nil"/>
                </w:tcBorders>
                <w:shd w:val="clear" w:color="auto" w:fill="auto"/>
                <w:noWrap/>
                <w:vAlign w:val="center"/>
                <w:hideMark/>
              </w:tcPr>
            </w:tcPrChange>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502" w:author="Alicia" w:date="2016-05-19T14:13:00Z">
              <w:tcPr>
                <w:tcW w:w="1200" w:type="dxa"/>
                <w:tcBorders>
                  <w:top w:val="nil"/>
                  <w:left w:val="nil"/>
                  <w:bottom w:val="nil"/>
                  <w:right w:val="nil"/>
                </w:tcBorders>
                <w:shd w:val="clear" w:color="auto" w:fill="auto"/>
                <w:noWrap/>
                <w:vAlign w:val="center"/>
                <w:hideMark/>
              </w:tcPr>
            </w:tcPrChange>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503" w:author="Alicia" w:date="2016-05-19T14:13:00Z">
              <w:tcPr>
                <w:tcW w:w="1200" w:type="dxa"/>
                <w:tcBorders>
                  <w:top w:val="nil"/>
                  <w:left w:val="nil"/>
                  <w:bottom w:val="nil"/>
                  <w:right w:val="nil"/>
                </w:tcBorders>
                <w:shd w:val="clear" w:color="auto" w:fill="auto"/>
                <w:noWrap/>
                <w:vAlign w:val="center"/>
                <w:hideMark/>
              </w:tcPr>
            </w:tcPrChange>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Change w:id="3504" w:author="Alicia" w:date="2016-05-19T14:13:00Z">
              <w:tcPr>
                <w:tcW w:w="1200" w:type="dxa"/>
                <w:tcBorders>
                  <w:top w:val="nil"/>
                  <w:left w:val="nil"/>
                  <w:bottom w:val="nil"/>
                  <w:right w:val="nil"/>
                </w:tcBorders>
                <w:shd w:val="clear" w:color="auto" w:fill="auto"/>
                <w:noWrap/>
                <w:vAlign w:val="center"/>
                <w:hideMark/>
              </w:tcPr>
            </w:tcPrChange>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Change w:id="3505" w:author="Alicia" w:date="2016-05-19T14:13:00Z">
              <w:tcPr>
                <w:tcW w:w="1200" w:type="dxa"/>
                <w:tcBorders>
                  <w:top w:val="nil"/>
                  <w:left w:val="nil"/>
                  <w:bottom w:val="nil"/>
                  <w:right w:val="nil"/>
                </w:tcBorders>
                <w:shd w:val="clear" w:color="auto" w:fill="auto"/>
                <w:noWrap/>
                <w:vAlign w:val="center"/>
                <w:hideMark/>
              </w:tcPr>
            </w:tcPrChange>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3D1A99">
        <w:trPr>
          <w:trHeight w:val="315"/>
          <w:trPrChange w:id="3506" w:author="Alicia" w:date="2016-05-19T14:13:00Z">
            <w:trPr>
              <w:trHeight w:val="315"/>
            </w:trPr>
          </w:trPrChange>
        </w:trPr>
        <w:tc>
          <w:tcPr>
            <w:tcW w:w="1094" w:type="dxa"/>
            <w:vMerge/>
            <w:tcBorders>
              <w:top w:val="nil"/>
              <w:left w:val="nil"/>
              <w:bottom w:val="single" w:sz="4" w:space="0" w:color="auto"/>
              <w:right w:val="nil"/>
            </w:tcBorders>
            <w:vAlign w:val="center"/>
            <w:hideMark/>
            <w:tcPrChange w:id="3507" w:author="Alicia" w:date="2016-05-19T14:13:00Z">
              <w:tcPr>
                <w:tcW w:w="1020" w:type="dxa"/>
                <w:vMerge/>
                <w:tcBorders>
                  <w:top w:val="nil"/>
                  <w:left w:val="nil"/>
                  <w:bottom w:val="single" w:sz="4" w:space="0" w:color="auto"/>
                  <w:right w:val="nil"/>
                </w:tcBorders>
                <w:vAlign w:val="center"/>
                <w:hideMark/>
              </w:tcPr>
            </w:tcPrChange>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508" w:author="Alicia" w:date="2016-05-19T14:13:00Z">
              <w:tcPr>
                <w:tcW w:w="560" w:type="dxa"/>
                <w:tcBorders>
                  <w:top w:val="nil"/>
                  <w:left w:val="nil"/>
                  <w:bottom w:val="single" w:sz="8" w:space="0" w:color="auto"/>
                  <w:right w:val="nil"/>
                </w:tcBorders>
                <w:shd w:val="clear" w:color="auto" w:fill="auto"/>
                <w:noWrap/>
                <w:vAlign w:val="center"/>
                <w:hideMark/>
              </w:tcPr>
            </w:tcPrChange>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50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Change w:id="351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Change w:id="351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51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Change w:id="351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51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Change w:id="351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Change w:id="351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Change w:id="351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Change w:id="351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3D1A99">
        <w:trPr>
          <w:trHeight w:val="315"/>
          <w:trPrChange w:id="3519"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520"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Change w:id="3521" w:author="Alicia" w:date="2016-05-19T14:13:00Z">
              <w:tcPr>
                <w:tcW w:w="560" w:type="dxa"/>
                <w:tcBorders>
                  <w:top w:val="nil"/>
                  <w:left w:val="nil"/>
                  <w:bottom w:val="nil"/>
                  <w:right w:val="nil"/>
                </w:tcBorders>
                <w:shd w:val="clear" w:color="auto" w:fill="auto"/>
                <w:noWrap/>
                <w:vAlign w:val="center"/>
                <w:hideMark/>
              </w:tcPr>
            </w:tcPrChange>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522" w:author="Alicia" w:date="2016-05-19T14:13:00Z">
              <w:tcPr>
                <w:tcW w:w="1200" w:type="dxa"/>
                <w:tcBorders>
                  <w:top w:val="nil"/>
                  <w:left w:val="nil"/>
                  <w:bottom w:val="nil"/>
                  <w:right w:val="nil"/>
                </w:tcBorders>
                <w:shd w:val="clear" w:color="auto" w:fill="auto"/>
                <w:noWrap/>
                <w:vAlign w:val="center"/>
                <w:hideMark/>
              </w:tcPr>
            </w:tcPrChange>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Change w:id="3523" w:author="Alicia" w:date="2016-05-19T14:13:00Z">
              <w:tcPr>
                <w:tcW w:w="1200" w:type="dxa"/>
                <w:tcBorders>
                  <w:top w:val="nil"/>
                  <w:left w:val="nil"/>
                  <w:bottom w:val="nil"/>
                  <w:right w:val="nil"/>
                </w:tcBorders>
                <w:shd w:val="clear" w:color="auto" w:fill="auto"/>
                <w:noWrap/>
                <w:vAlign w:val="center"/>
                <w:hideMark/>
              </w:tcPr>
            </w:tcPrChange>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Change w:id="3524" w:author="Alicia" w:date="2016-05-19T14:13:00Z">
              <w:tcPr>
                <w:tcW w:w="1200" w:type="dxa"/>
                <w:tcBorders>
                  <w:top w:val="nil"/>
                  <w:left w:val="nil"/>
                  <w:bottom w:val="nil"/>
                  <w:right w:val="nil"/>
                </w:tcBorders>
                <w:shd w:val="clear" w:color="auto" w:fill="auto"/>
                <w:noWrap/>
                <w:vAlign w:val="center"/>
                <w:hideMark/>
              </w:tcPr>
            </w:tcPrChange>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Change w:id="3525" w:author="Alicia" w:date="2016-05-19T14:13:00Z">
              <w:tcPr>
                <w:tcW w:w="1200" w:type="dxa"/>
                <w:tcBorders>
                  <w:top w:val="nil"/>
                  <w:left w:val="nil"/>
                  <w:bottom w:val="nil"/>
                  <w:right w:val="nil"/>
                </w:tcBorders>
                <w:shd w:val="clear" w:color="auto" w:fill="auto"/>
                <w:noWrap/>
                <w:vAlign w:val="center"/>
                <w:hideMark/>
              </w:tcPr>
            </w:tcPrChange>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526" w:author="Alicia" w:date="2016-05-19T14:13:00Z">
              <w:tcPr>
                <w:tcW w:w="1200" w:type="dxa"/>
                <w:tcBorders>
                  <w:top w:val="nil"/>
                  <w:left w:val="nil"/>
                  <w:bottom w:val="nil"/>
                  <w:right w:val="nil"/>
                </w:tcBorders>
                <w:shd w:val="clear" w:color="auto" w:fill="auto"/>
                <w:noWrap/>
                <w:vAlign w:val="center"/>
                <w:hideMark/>
              </w:tcPr>
            </w:tcPrChange>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527" w:author="Alicia" w:date="2016-05-19T14:13:00Z">
              <w:tcPr>
                <w:tcW w:w="1200" w:type="dxa"/>
                <w:tcBorders>
                  <w:top w:val="nil"/>
                  <w:left w:val="nil"/>
                  <w:bottom w:val="nil"/>
                  <w:right w:val="nil"/>
                </w:tcBorders>
                <w:shd w:val="clear" w:color="auto" w:fill="auto"/>
                <w:noWrap/>
                <w:vAlign w:val="center"/>
                <w:hideMark/>
              </w:tcPr>
            </w:tcPrChange>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Change w:id="3528" w:author="Alicia" w:date="2016-05-19T14:13:00Z">
              <w:tcPr>
                <w:tcW w:w="1200" w:type="dxa"/>
                <w:tcBorders>
                  <w:top w:val="nil"/>
                  <w:left w:val="nil"/>
                  <w:bottom w:val="nil"/>
                  <w:right w:val="nil"/>
                </w:tcBorders>
                <w:shd w:val="clear" w:color="auto" w:fill="auto"/>
                <w:noWrap/>
                <w:vAlign w:val="center"/>
                <w:hideMark/>
              </w:tcPr>
            </w:tcPrChange>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529" w:author="Alicia" w:date="2016-05-19T14:13:00Z">
              <w:tcPr>
                <w:tcW w:w="1200" w:type="dxa"/>
                <w:tcBorders>
                  <w:top w:val="nil"/>
                  <w:left w:val="nil"/>
                  <w:bottom w:val="nil"/>
                  <w:right w:val="nil"/>
                </w:tcBorders>
                <w:shd w:val="clear" w:color="auto" w:fill="auto"/>
                <w:noWrap/>
                <w:vAlign w:val="center"/>
                <w:hideMark/>
              </w:tcPr>
            </w:tcPrChange>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Change w:id="3530" w:author="Alicia" w:date="2016-05-19T14:13:00Z">
              <w:tcPr>
                <w:tcW w:w="1200" w:type="dxa"/>
                <w:tcBorders>
                  <w:top w:val="nil"/>
                  <w:left w:val="nil"/>
                  <w:bottom w:val="nil"/>
                  <w:right w:val="nil"/>
                </w:tcBorders>
                <w:shd w:val="clear" w:color="auto" w:fill="auto"/>
                <w:noWrap/>
                <w:vAlign w:val="center"/>
                <w:hideMark/>
              </w:tcPr>
            </w:tcPrChange>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531" w:author="Alicia" w:date="2016-05-19T14:13:00Z">
              <w:tcPr>
                <w:tcW w:w="1200" w:type="dxa"/>
                <w:tcBorders>
                  <w:top w:val="nil"/>
                  <w:left w:val="nil"/>
                  <w:bottom w:val="nil"/>
                  <w:right w:val="nil"/>
                </w:tcBorders>
                <w:shd w:val="clear" w:color="auto" w:fill="auto"/>
                <w:noWrap/>
                <w:vAlign w:val="center"/>
                <w:hideMark/>
              </w:tcPr>
            </w:tcPrChange>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3D1A99">
        <w:trPr>
          <w:trHeight w:val="315"/>
          <w:trPrChange w:id="3532" w:author="Alicia" w:date="2016-05-19T14:13:00Z">
            <w:trPr>
              <w:trHeight w:val="315"/>
            </w:trPr>
          </w:trPrChange>
        </w:trPr>
        <w:tc>
          <w:tcPr>
            <w:tcW w:w="1094" w:type="dxa"/>
            <w:vMerge/>
            <w:tcBorders>
              <w:top w:val="nil"/>
              <w:left w:val="nil"/>
              <w:bottom w:val="single" w:sz="4" w:space="0" w:color="auto"/>
              <w:right w:val="nil"/>
            </w:tcBorders>
            <w:vAlign w:val="center"/>
            <w:hideMark/>
            <w:tcPrChange w:id="3533" w:author="Alicia" w:date="2016-05-19T14:13:00Z">
              <w:tcPr>
                <w:tcW w:w="1020" w:type="dxa"/>
                <w:vMerge/>
                <w:tcBorders>
                  <w:top w:val="nil"/>
                  <w:left w:val="nil"/>
                  <w:bottom w:val="single" w:sz="4" w:space="0" w:color="auto"/>
                  <w:right w:val="nil"/>
                </w:tcBorders>
                <w:vAlign w:val="center"/>
                <w:hideMark/>
              </w:tcPr>
            </w:tcPrChange>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534" w:author="Alicia" w:date="2016-05-19T14:13:00Z">
              <w:tcPr>
                <w:tcW w:w="560" w:type="dxa"/>
                <w:tcBorders>
                  <w:top w:val="nil"/>
                  <w:left w:val="nil"/>
                  <w:bottom w:val="single" w:sz="8" w:space="0" w:color="auto"/>
                  <w:right w:val="nil"/>
                </w:tcBorders>
                <w:shd w:val="clear" w:color="auto" w:fill="auto"/>
                <w:noWrap/>
                <w:vAlign w:val="center"/>
                <w:hideMark/>
              </w:tcPr>
            </w:tcPrChange>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53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Change w:id="353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Change w:id="353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Change w:id="353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53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54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54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54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Change w:id="354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Change w:id="354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3D1A99">
        <w:trPr>
          <w:trHeight w:val="315"/>
          <w:trPrChange w:id="3545" w:author="Alicia" w:date="2016-05-19T14:13:00Z">
            <w:trPr>
              <w:trHeight w:val="315"/>
            </w:trPr>
          </w:trPrChange>
        </w:trPr>
        <w:tc>
          <w:tcPr>
            <w:tcW w:w="1094" w:type="dxa"/>
            <w:vMerge w:val="restart"/>
            <w:tcBorders>
              <w:top w:val="single" w:sz="4" w:space="0" w:color="auto"/>
              <w:left w:val="nil"/>
              <w:bottom w:val="single" w:sz="4" w:space="0" w:color="auto"/>
              <w:right w:val="nil"/>
            </w:tcBorders>
            <w:shd w:val="clear" w:color="auto" w:fill="auto"/>
            <w:noWrap/>
            <w:vAlign w:val="center"/>
            <w:hideMark/>
            <w:tcPrChange w:id="3546" w:author="Alicia" w:date="2016-05-19T14:13:00Z">
              <w:tcPr>
                <w:tcW w:w="1020" w:type="dxa"/>
                <w:vMerge w:val="restart"/>
                <w:tcBorders>
                  <w:top w:val="single" w:sz="4" w:space="0" w:color="auto"/>
                  <w:left w:val="nil"/>
                  <w:bottom w:val="single" w:sz="4" w:space="0" w:color="auto"/>
                  <w:right w:val="nil"/>
                </w:tcBorders>
                <w:shd w:val="clear" w:color="auto" w:fill="auto"/>
                <w:noWrap/>
                <w:vAlign w:val="center"/>
                <w:hideMark/>
              </w:tcPr>
            </w:tcPrChange>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Change w:id="3547" w:author="Alicia" w:date="2016-05-19T14:13:00Z">
              <w:tcPr>
                <w:tcW w:w="560" w:type="dxa"/>
                <w:tcBorders>
                  <w:top w:val="nil"/>
                  <w:left w:val="nil"/>
                  <w:bottom w:val="nil"/>
                  <w:right w:val="nil"/>
                </w:tcBorders>
                <w:shd w:val="clear" w:color="auto" w:fill="auto"/>
                <w:noWrap/>
                <w:vAlign w:val="center"/>
                <w:hideMark/>
              </w:tcPr>
            </w:tcPrChange>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548" w:author="Alicia" w:date="2016-05-19T14:13:00Z">
              <w:tcPr>
                <w:tcW w:w="1200" w:type="dxa"/>
                <w:tcBorders>
                  <w:top w:val="nil"/>
                  <w:left w:val="nil"/>
                  <w:bottom w:val="nil"/>
                  <w:right w:val="nil"/>
                </w:tcBorders>
                <w:shd w:val="clear" w:color="auto" w:fill="auto"/>
                <w:noWrap/>
                <w:vAlign w:val="center"/>
                <w:hideMark/>
              </w:tcPr>
            </w:tcPrChange>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Change w:id="3549" w:author="Alicia" w:date="2016-05-19T14:13:00Z">
              <w:tcPr>
                <w:tcW w:w="1200" w:type="dxa"/>
                <w:tcBorders>
                  <w:top w:val="nil"/>
                  <w:left w:val="nil"/>
                  <w:bottom w:val="nil"/>
                  <w:right w:val="nil"/>
                </w:tcBorders>
                <w:shd w:val="clear" w:color="auto" w:fill="auto"/>
                <w:noWrap/>
                <w:vAlign w:val="center"/>
                <w:hideMark/>
              </w:tcPr>
            </w:tcPrChange>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Change w:id="3550" w:author="Alicia" w:date="2016-05-19T14:13:00Z">
              <w:tcPr>
                <w:tcW w:w="1200" w:type="dxa"/>
                <w:tcBorders>
                  <w:top w:val="nil"/>
                  <w:left w:val="nil"/>
                  <w:bottom w:val="nil"/>
                  <w:right w:val="nil"/>
                </w:tcBorders>
                <w:shd w:val="clear" w:color="auto" w:fill="auto"/>
                <w:noWrap/>
                <w:vAlign w:val="center"/>
                <w:hideMark/>
              </w:tcPr>
            </w:tcPrChange>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Change w:id="3551" w:author="Alicia" w:date="2016-05-19T14:13:00Z">
              <w:tcPr>
                <w:tcW w:w="1200" w:type="dxa"/>
                <w:tcBorders>
                  <w:top w:val="nil"/>
                  <w:left w:val="nil"/>
                  <w:bottom w:val="nil"/>
                  <w:right w:val="nil"/>
                </w:tcBorders>
                <w:shd w:val="clear" w:color="auto" w:fill="auto"/>
                <w:noWrap/>
                <w:vAlign w:val="center"/>
                <w:hideMark/>
              </w:tcPr>
            </w:tcPrChange>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552" w:author="Alicia" w:date="2016-05-19T14:13:00Z">
              <w:tcPr>
                <w:tcW w:w="1200" w:type="dxa"/>
                <w:tcBorders>
                  <w:top w:val="nil"/>
                  <w:left w:val="nil"/>
                  <w:bottom w:val="nil"/>
                  <w:right w:val="nil"/>
                </w:tcBorders>
                <w:shd w:val="clear" w:color="auto" w:fill="auto"/>
                <w:noWrap/>
                <w:vAlign w:val="center"/>
                <w:hideMark/>
              </w:tcPr>
            </w:tcPrChange>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Change w:id="3553" w:author="Alicia" w:date="2016-05-19T14:13:00Z">
              <w:tcPr>
                <w:tcW w:w="1200" w:type="dxa"/>
                <w:tcBorders>
                  <w:top w:val="nil"/>
                  <w:left w:val="nil"/>
                  <w:bottom w:val="nil"/>
                  <w:right w:val="nil"/>
                </w:tcBorders>
                <w:shd w:val="clear" w:color="auto" w:fill="auto"/>
                <w:noWrap/>
                <w:vAlign w:val="center"/>
                <w:hideMark/>
              </w:tcPr>
            </w:tcPrChange>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Change w:id="3554" w:author="Alicia" w:date="2016-05-19T14:13:00Z">
              <w:tcPr>
                <w:tcW w:w="1200" w:type="dxa"/>
                <w:tcBorders>
                  <w:top w:val="nil"/>
                  <w:left w:val="nil"/>
                  <w:bottom w:val="nil"/>
                  <w:right w:val="nil"/>
                </w:tcBorders>
                <w:shd w:val="clear" w:color="auto" w:fill="auto"/>
                <w:noWrap/>
                <w:vAlign w:val="center"/>
                <w:hideMark/>
              </w:tcPr>
            </w:tcPrChange>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Change w:id="3555" w:author="Alicia" w:date="2016-05-19T14:13:00Z">
              <w:tcPr>
                <w:tcW w:w="1200" w:type="dxa"/>
                <w:tcBorders>
                  <w:top w:val="nil"/>
                  <w:left w:val="nil"/>
                  <w:bottom w:val="nil"/>
                  <w:right w:val="nil"/>
                </w:tcBorders>
                <w:shd w:val="clear" w:color="auto" w:fill="auto"/>
                <w:noWrap/>
                <w:vAlign w:val="center"/>
                <w:hideMark/>
              </w:tcPr>
            </w:tcPrChange>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Change w:id="3556" w:author="Alicia" w:date="2016-05-19T14:13:00Z">
              <w:tcPr>
                <w:tcW w:w="1200" w:type="dxa"/>
                <w:tcBorders>
                  <w:top w:val="nil"/>
                  <w:left w:val="nil"/>
                  <w:bottom w:val="nil"/>
                  <w:right w:val="nil"/>
                </w:tcBorders>
                <w:shd w:val="clear" w:color="auto" w:fill="auto"/>
                <w:noWrap/>
                <w:vAlign w:val="center"/>
                <w:hideMark/>
              </w:tcPr>
            </w:tcPrChange>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Change w:id="3557" w:author="Alicia" w:date="2016-05-19T14:13:00Z">
              <w:tcPr>
                <w:tcW w:w="1200" w:type="dxa"/>
                <w:tcBorders>
                  <w:top w:val="nil"/>
                  <w:left w:val="nil"/>
                  <w:bottom w:val="nil"/>
                  <w:right w:val="nil"/>
                </w:tcBorders>
                <w:shd w:val="clear" w:color="auto" w:fill="auto"/>
                <w:noWrap/>
                <w:vAlign w:val="center"/>
                <w:hideMark/>
              </w:tcPr>
            </w:tcPrChange>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3D1A99">
        <w:trPr>
          <w:trHeight w:val="315"/>
          <w:trPrChange w:id="3558" w:author="Alicia" w:date="2016-05-19T14:13:00Z">
            <w:trPr>
              <w:trHeight w:val="315"/>
            </w:trPr>
          </w:trPrChange>
        </w:trPr>
        <w:tc>
          <w:tcPr>
            <w:tcW w:w="1094" w:type="dxa"/>
            <w:vMerge/>
            <w:tcBorders>
              <w:top w:val="single" w:sz="4" w:space="0" w:color="auto"/>
              <w:left w:val="nil"/>
              <w:bottom w:val="single" w:sz="4" w:space="0" w:color="auto"/>
              <w:right w:val="nil"/>
            </w:tcBorders>
            <w:vAlign w:val="center"/>
            <w:hideMark/>
            <w:tcPrChange w:id="3559" w:author="Alicia" w:date="2016-05-19T14:13:00Z">
              <w:tcPr>
                <w:tcW w:w="1020" w:type="dxa"/>
                <w:vMerge/>
                <w:tcBorders>
                  <w:top w:val="single" w:sz="4" w:space="0" w:color="auto"/>
                  <w:left w:val="nil"/>
                  <w:bottom w:val="single" w:sz="4" w:space="0" w:color="auto"/>
                  <w:right w:val="nil"/>
                </w:tcBorders>
                <w:vAlign w:val="center"/>
                <w:hideMark/>
              </w:tcPr>
            </w:tcPrChange>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560" w:author="Alicia" w:date="2016-05-19T14:13:00Z">
              <w:tcPr>
                <w:tcW w:w="560" w:type="dxa"/>
                <w:tcBorders>
                  <w:top w:val="nil"/>
                  <w:left w:val="nil"/>
                  <w:bottom w:val="single" w:sz="8" w:space="0" w:color="auto"/>
                  <w:right w:val="nil"/>
                </w:tcBorders>
                <w:shd w:val="clear" w:color="auto" w:fill="auto"/>
                <w:noWrap/>
                <w:vAlign w:val="center"/>
                <w:hideMark/>
              </w:tcPr>
            </w:tcPrChange>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56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Change w:id="356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Change w:id="356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56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56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56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56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Change w:id="356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Change w:id="356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Change w:id="357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3D1A99">
        <w:trPr>
          <w:trHeight w:val="315"/>
          <w:trPrChange w:id="3571" w:author="Alicia" w:date="2016-05-19T14:13:00Z">
            <w:trPr>
              <w:trHeight w:val="315"/>
            </w:trPr>
          </w:trPrChange>
        </w:trPr>
        <w:tc>
          <w:tcPr>
            <w:tcW w:w="1094" w:type="dxa"/>
            <w:vMerge w:val="restart"/>
            <w:tcBorders>
              <w:top w:val="single" w:sz="4" w:space="0" w:color="auto"/>
              <w:left w:val="nil"/>
              <w:bottom w:val="single" w:sz="8" w:space="0" w:color="000000"/>
              <w:right w:val="nil"/>
            </w:tcBorders>
            <w:shd w:val="clear" w:color="auto" w:fill="auto"/>
            <w:noWrap/>
            <w:vAlign w:val="center"/>
            <w:hideMark/>
            <w:tcPrChange w:id="3572" w:author="Alicia" w:date="2016-05-19T14:13:00Z">
              <w:tcPr>
                <w:tcW w:w="1020" w:type="dxa"/>
                <w:vMerge w:val="restart"/>
                <w:tcBorders>
                  <w:top w:val="single" w:sz="4" w:space="0" w:color="auto"/>
                  <w:left w:val="nil"/>
                  <w:bottom w:val="single" w:sz="8" w:space="0" w:color="000000"/>
                  <w:right w:val="nil"/>
                </w:tcBorders>
                <w:shd w:val="clear" w:color="auto" w:fill="auto"/>
                <w:noWrap/>
                <w:vAlign w:val="center"/>
                <w:hideMark/>
              </w:tcPr>
            </w:tcPrChange>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Change w:id="3573" w:author="Alicia" w:date="2016-05-19T14:13:00Z">
              <w:tcPr>
                <w:tcW w:w="560" w:type="dxa"/>
                <w:tcBorders>
                  <w:top w:val="nil"/>
                  <w:left w:val="nil"/>
                  <w:bottom w:val="nil"/>
                  <w:right w:val="nil"/>
                </w:tcBorders>
                <w:shd w:val="clear" w:color="auto" w:fill="auto"/>
                <w:noWrap/>
                <w:vAlign w:val="center"/>
                <w:hideMark/>
              </w:tcPr>
            </w:tcPrChange>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574" w:author="Alicia" w:date="2016-05-19T14:13:00Z">
              <w:tcPr>
                <w:tcW w:w="1200" w:type="dxa"/>
                <w:tcBorders>
                  <w:top w:val="nil"/>
                  <w:left w:val="nil"/>
                  <w:bottom w:val="nil"/>
                  <w:right w:val="nil"/>
                </w:tcBorders>
                <w:shd w:val="clear" w:color="auto" w:fill="auto"/>
                <w:noWrap/>
                <w:vAlign w:val="center"/>
                <w:hideMark/>
              </w:tcPr>
            </w:tcPrChange>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Change w:id="3575" w:author="Alicia" w:date="2016-05-19T14:13:00Z">
              <w:tcPr>
                <w:tcW w:w="1200" w:type="dxa"/>
                <w:tcBorders>
                  <w:top w:val="nil"/>
                  <w:left w:val="nil"/>
                  <w:bottom w:val="nil"/>
                  <w:right w:val="nil"/>
                </w:tcBorders>
                <w:shd w:val="clear" w:color="auto" w:fill="auto"/>
                <w:noWrap/>
                <w:vAlign w:val="center"/>
                <w:hideMark/>
              </w:tcPr>
            </w:tcPrChange>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Change w:id="3576" w:author="Alicia" w:date="2016-05-19T14:13:00Z">
              <w:tcPr>
                <w:tcW w:w="1200" w:type="dxa"/>
                <w:tcBorders>
                  <w:top w:val="nil"/>
                  <w:left w:val="nil"/>
                  <w:bottom w:val="nil"/>
                  <w:right w:val="nil"/>
                </w:tcBorders>
                <w:shd w:val="clear" w:color="auto" w:fill="auto"/>
                <w:noWrap/>
                <w:vAlign w:val="center"/>
                <w:hideMark/>
              </w:tcPr>
            </w:tcPrChange>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Change w:id="3577" w:author="Alicia" w:date="2016-05-19T14:13:00Z">
              <w:tcPr>
                <w:tcW w:w="1200" w:type="dxa"/>
                <w:tcBorders>
                  <w:top w:val="nil"/>
                  <w:left w:val="nil"/>
                  <w:bottom w:val="nil"/>
                  <w:right w:val="nil"/>
                </w:tcBorders>
                <w:shd w:val="clear" w:color="auto" w:fill="auto"/>
                <w:noWrap/>
                <w:vAlign w:val="center"/>
                <w:hideMark/>
              </w:tcPr>
            </w:tcPrChange>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Change w:id="3578" w:author="Alicia" w:date="2016-05-19T14:13:00Z">
              <w:tcPr>
                <w:tcW w:w="1200" w:type="dxa"/>
                <w:tcBorders>
                  <w:top w:val="nil"/>
                  <w:left w:val="nil"/>
                  <w:bottom w:val="nil"/>
                  <w:right w:val="nil"/>
                </w:tcBorders>
                <w:shd w:val="clear" w:color="auto" w:fill="auto"/>
                <w:noWrap/>
                <w:vAlign w:val="center"/>
                <w:hideMark/>
              </w:tcPr>
            </w:tcPrChange>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579" w:author="Alicia" w:date="2016-05-19T14:13:00Z">
              <w:tcPr>
                <w:tcW w:w="1200" w:type="dxa"/>
                <w:tcBorders>
                  <w:top w:val="nil"/>
                  <w:left w:val="nil"/>
                  <w:bottom w:val="nil"/>
                  <w:right w:val="nil"/>
                </w:tcBorders>
                <w:shd w:val="clear" w:color="auto" w:fill="auto"/>
                <w:noWrap/>
                <w:vAlign w:val="center"/>
                <w:hideMark/>
              </w:tcPr>
            </w:tcPrChange>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580" w:author="Alicia" w:date="2016-05-19T14:13:00Z">
              <w:tcPr>
                <w:tcW w:w="1200" w:type="dxa"/>
                <w:tcBorders>
                  <w:top w:val="nil"/>
                  <w:left w:val="nil"/>
                  <w:bottom w:val="nil"/>
                  <w:right w:val="nil"/>
                </w:tcBorders>
                <w:shd w:val="clear" w:color="auto" w:fill="auto"/>
                <w:noWrap/>
                <w:vAlign w:val="center"/>
                <w:hideMark/>
              </w:tcPr>
            </w:tcPrChange>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Change w:id="3581" w:author="Alicia" w:date="2016-05-19T14:13:00Z">
              <w:tcPr>
                <w:tcW w:w="1200" w:type="dxa"/>
                <w:tcBorders>
                  <w:top w:val="nil"/>
                  <w:left w:val="nil"/>
                  <w:bottom w:val="nil"/>
                  <w:right w:val="nil"/>
                </w:tcBorders>
                <w:shd w:val="clear" w:color="auto" w:fill="auto"/>
                <w:noWrap/>
                <w:vAlign w:val="center"/>
                <w:hideMark/>
              </w:tcPr>
            </w:tcPrChange>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Change w:id="3582" w:author="Alicia" w:date="2016-05-19T14:13:00Z">
              <w:tcPr>
                <w:tcW w:w="1200" w:type="dxa"/>
                <w:tcBorders>
                  <w:top w:val="nil"/>
                  <w:left w:val="nil"/>
                  <w:bottom w:val="nil"/>
                  <w:right w:val="nil"/>
                </w:tcBorders>
                <w:shd w:val="clear" w:color="auto" w:fill="auto"/>
                <w:noWrap/>
                <w:vAlign w:val="center"/>
                <w:hideMark/>
              </w:tcPr>
            </w:tcPrChange>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Change w:id="3583" w:author="Alicia" w:date="2016-05-19T14:13:00Z">
              <w:tcPr>
                <w:tcW w:w="1200" w:type="dxa"/>
                <w:tcBorders>
                  <w:top w:val="nil"/>
                  <w:left w:val="nil"/>
                  <w:bottom w:val="nil"/>
                  <w:right w:val="nil"/>
                </w:tcBorders>
                <w:shd w:val="clear" w:color="auto" w:fill="auto"/>
                <w:noWrap/>
                <w:vAlign w:val="center"/>
                <w:hideMark/>
              </w:tcPr>
            </w:tcPrChange>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3D1A99">
        <w:trPr>
          <w:trHeight w:val="315"/>
          <w:trPrChange w:id="3584" w:author="Alicia" w:date="2016-05-19T14:13:00Z">
            <w:trPr>
              <w:trHeight w:val="315"/>
            </w:trPr>
          </w:trPrChange>
        </w:trPr>
        <w:tc>
          <w:tcPr>
            <w:tcW w:w="1094" w:type="dxa"/>
            <w:vMerge/>
            <w:tcBorders>
              <w:top w:val="single" w:sz="4" w:space="0" w:color="auto"/>
              <w:left w:val="nil"/>
              <w:bottom w:val="single" w:sz="4" w:space="0" w:color="auto"/>
              <w:right w:val="nil"/>
            </w:tcBorders>
            <w:vAlign w:val="center"/>
            <w:hideMark/>
            <w:tcPrChange w:id="3585" w:author="Alicia" w:date="2016-05-19T14:13:00Z">
              <w:tcPr>
                <w:tcW w:w="1020" w:type="dxa"/>
                <w:vMerge/>
                <w:tcBorders>
                  <w:top w:val="single" w:sz="4" w:space="0" w:color="auto"/>
                  <w:left w:val="nil"/>
                  <w:bottom w:val="single" w:sz="12" w:space="0" w:color="auto"/>
                  <w:right w:val="nil"/>
                </w:tcBorders>
                <w:vAlign w:val="center"/>
                <w:hideMark/>
              </w:tcPr>
            </w:tcPrChange>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Change w:id="3586" w:author="Alicia" w:date="2016-05-19T14:13:00Z">
              <w:tcPr>
                <w:tcW w:w="560" w:type="dxa"/>
                <w:tcBorders>
                  <w:top w:val="nil"/>
                  <w:left w:val="nil"/>
                  <w:bottom w:val="single" w:sz="12" w:space="0" w:color="auto"/>
                  <w:right w:val="nil"/>
                </w:tcBorders>
                <w:shd w:val="clear" w:color="auto" w:fill="auto"/>
                <w:noWrap/>
                <w:vAlign w:val="center"/>
                <w:hideMark/>
              </w:tcPr>
            </w:tcPrChange>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Change w:id="3587"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Change w:id="3588"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Change w:id="3589"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Change w:id="3590"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Change w:id="3591"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592"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Change w:id="3593"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Change w:id="3594"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Change w:id="3595"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Change w:id="3596"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6702A0">
      <w:pgSz w:w="15842" w:h="12242" w:orient="landscape" w:code="1"/>
      <w:pgMar w:top="1440" w:right="1440" w:bottom="1440" w:left="1440" w:header="708" w:footer="708" w:gutter="0"/>
      <w:cols w:space="708"/>
      <w:docGrid w:linePitch="360"/>
      <w:sectPrChange w:id="3597" w:author="Alicia" w:date="2016-05-18T15:55:00Z">
        <w:sectPr w:rsidR="008C2A32" w:rsidSect="006702A0">
          <w:pgSz w:w="15840" w:h="12240"/>
          <w:pgMar w:top="1440" w:right="1440" w:bottom="1440" w:left="1440"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5" w:author="Alicia" w:date="2016-05-19T15:28:00Z" w:initials="A">
    <w:p w14:paraId="3A786AF3" w14:textId="11F72F96" w:rsidR="0013268E" w:rsidRPr="00B50831" w:rsidRDefault="0013268E">
      <w:pPr>
        <w:pStyle w:val="Textocomentario"/>
        <w:rPr>
          <w:lang w:val="en-US"/>
        </w:rPr>
      </w:pPr>
      <w:r>
        <w:rPr>
          <w:rStyle w:val="Refdecomentario"/>
        </w:rPr>
        <w:annotationRef/>
      </w:r>
      <w:r w:rsidRPr="00B50831">
        <w:rPr>
          <w:lang w:val="en-US"/>
        </w:rPr>
        <w:t>This changed when I did the analysis with standardized data!</w:t>
      </w:r>
    </w:p>
  </w:comment>
  <w:comment w:id="180" w:author="Alicia" w:date="2016-05-19T15:28:00Z" w:initials="A">
    <w:p w14:paraId="4C610803" w14:textId="55DD6CF3" w:rsidR="0013268E" w:rsidRPr="00B53242" w:rsidRDefault="0013268E">
      <w:pPr>
        <w:pStyle w:val="Textocomentario"/>
        <w:rPr>
          <w:lang w:val="en-US"/>
        </w:rPr>
      </w:pPr>
      <w:r>
        <w:rPr>
          <w:rStyle w:val="Refdecomentario"/>
        </w:rPr>
        <w:annotationRef/>
      </w:r>
      <w:proofErr w:type="spellStart"/>
      <w:proofErr w:type="gramStart"/>
      <w:r w:rsidRPr="00B53242">
        <w:rPr>
          <w:lang w:val="en-US"/>
        </w:rPr>
        <w:t>i</w:t>
      </w:r>
      <w:proofErr w:type="spellEnd"/>
      <w:proofErr w:type="gramEnd"/>
      <w:r w:rsidRPr="00B53242">
        <w:rPr>
          <w:lang w:val="en-US"/>
        </w:rPr>
        <w:t xml:space="preserve"> think we cannot really say from the results that the indirect effect is much bigger than the direct one</w:t>
      </w:r>
    </w:p>
  </w:comment>
  <w:comment w:id="190" w:author="Alicia" w:date="2016-05-20T17:43:00Z" w:initials="A">
    <w:p w14:paraId="70AA1A10" w14:textId="7051A631" w:rsidR="0013268E" w:rsidRPr="00892326" w:rsidRDefault="0013268E">
      <w:pPr>
        <w:pStyle w:val="Textocomentario"/>
        <w:rPr>
          <w:lang w:val="en-US"/>
        </w:rPr>
      </w:pPr>
      <w:r>
        <w:rPr>
          <w:rStyle w:val="Refdecomentario"/>
        </w:rPr>
        <w:annotationRef/>
      </w:r>
      <w:r w:rsidRPr="00892326">
        <w:rPr>
          <w:lang w:val="en-US"/>
        </w:rPr>
        <w:t>I included some bits of discussion o</w:t>
      </w:r>
      <w:r>
        <w:rPr>
          <w:lang w:val="en-US"/>
        </w:rPr>
        <w:t>n</w:t>
      </w:r>
      <w:r w:rsidRPr="00892326">
        <w:rPr>
          <w:lang w:val="en-US"/>
        </w:rPr>
        <w:t xml:space="preserve"> effect sizes in the discussion, but we can also move them here.</w:t>
      </w:r>
    </w:p>
  </w:comment>
  <w:comment w:id="217" w:author="Alicia" w:date="2016-05-19T15:28:00Z" w:initials="A">
    <w:p w14:paraId="04770CD8" w14:textId="78E24078" w:rsidR="0013268E" w:rsidRPr="003D1A99" w:rsidRDefault="0013268E">
      <w:pPr>
        <w:pStyle w:val="Textocomentario"/>
        <w:rPr>
          <w:lang w:val="en-US"/>
        </w:rPr>
      </w:pPr>
      <w:r>
        <w:rPr>
          <w:rStyle w:val="Refdecomentario"/>
        </w:rPr>
        <w:annotationRef/>
      </w:r>
      <w:r>
        <w:rPr>
          <w:lang w:val="en-US"/>
        </w:rPr>
        <w:t xml:space="preserve">This is interpreted from the unstandardized coefficients and I </w:t>
      </w:r>
      <w:r w:rsidRPr="003D1A99">
        <w:rPr>
          <w:lang w:val="en-US"/>
        </w:rPr>
        <w:t xml:space="preserve">included </w:t>
      </w:r>
      <w:r>
        <w:rPr>
          <w:lang w:val="en-US"/>
        </w:rPr>
        <w:t xml:space="preserve">now </w:t>
      </w:r>
      <w:r w:rsidRPr="003D1A99">
        <w:rPr>
          <w:lang w:val="en-US"/>
        </w:rPr>
        <w:t>averages</w:t>
      </w:r>
      <w:r>
        <w:rPr>
          <w:lang w:val="en-US"/>
        </w:rPr>
        <w:t xml:space="preserve"> of these coefficients on tables in appendices S5 and S9</w:t>
      </w:r>
    </w:p>
  </w:comment>
  <w:comment w:id="237" w:author="Alicia" w:date="2016-05-19T15:28:00Z" w:initials="A">
    <w:p w14:paraId="673326B4" w14:textId="5F811309" w:rsidR="0013268E" w:rsidRPr="00D87BCF" w:rsidRDefault="0013268E">
      <w:pPr>
        <w:pStyle w:val="Textocomentario"/>
        <w:rPr>
          <w:lang w:val="en-US"/>
        </w:rPr>
      </w:pPr>
      <w:r>
        <w:rPr>
          <w:rStyle w:val="Refdecomentario"/>
        </w:rPr>
        <w:annotationRef/>
      </w:r>
      <w:r w:rsidRPr="00D87BCF">
        <w:rPr>
          <w:lang w:val="en-US"/>
        </w:rPr>
        <w:t xml:space="preserve">Could also be said the other way around: plants have 1 intact fruit less for every </w:t>
      </w:r>
      <w:r>
        <w:rPr>
          <w:lang w:val="en-US"/>
        </w:rPr>
        <w:t>~13</w:t>
      </w:r>
      <w:r w:rsidRPr="00D87BCF">
        <w:rPr>
          <w:lang w:val="en-US"/>
        </w:rPr>
        <w:t xml:space="preserve"> additional </w:t>
      </w:r>
      <w:r>
        <w:rPr>
          <w:lang w:val="en-US"/>
        </w:rPr>
        <w:t>eggs</w:t>
      </w:r>
      <w:r w:rsidRPr="00D87BCF">
        <w:rPr>
          <w:lang w:val="en-US"/>
        </w:rPr>
        <w:t xml:space="preserve"> </w:t>
      </w:r>
      <w:r>
        <w:rPr>
          <w:lang w:val="en-US"/>
        </w:rPr>
        <w:t>they get (1/-0.08=-12.5) – is that more straightforward?</w:t>
      </w:r>
    </w:p>
  </w:comment>
  <w:comment w:id="241" w:author="Alicia" w:date="2016-05-20T11:31:00Z" w:initials="A">
    <w:p w14:paraId="0FB24392" w14:textId="0D761049" w:rsidR="0013268E" w:rsidRPr="00D87BCF" w:rsidRDefault="0013268E">
      <w:pPr>
        <w:pStyle w:val="Textocomentario"/>
        <w:rPr>
          <w:lang w:val="en-US"/>
        </w:rPr>
      </w:pPr>
      <w:r>
        <w:rPr>
          <w:rStyle w:val="Refdecomentario"/>
        </w:rPr>
        <w:annotationRef/>
      </w:r>
      <w:r w:rsidRPr="00D87BCF">
        <w:rPr>
          <w:lang w:val="en-US"/>
        </w:rPr>
        <w:t>Do we need to state the ranges (min-max), or peopl</w:t>
      </w:r>
      <w:r>
        <w:rPr>
          <w:lang w:val="en-US"/>
        </w:rPr>
        <w:t xml:space="preserve">e can just look them up in the </w:t>
      </w:r>
      <w:r w:rsidRPr="00D87BCF">
        <w:rPr>
          <w:lang w:val="en-US"/>
        </w:rPr>
        <w:t xml:space="preserve">Appendices if interested? </w:t>
      </w:r>
      <w:r>
        <w:rPr>
          <w:lang w:val="en-US"/>
        </w:rPr>
        <w:t>Here it is a bit confusing cause it ranges from -0.20 to +0.07 (so it is slightly positive in some cases)</w:t>
      </w:r>
    </w:p>
  </w:comment>
  <w:comment w:id="251" w:author="Alicia" w:date="2016-05-20T11:31:00Z" w:initials="A">
    <w:p w14:paraId="5CA5112B" w14:textId="056BD0C8" w:rsidR="0013268E" w:rsidRPr="00D37BCD" w:rsidRDefault="0013268E">
      <w:pPr>
        <w:pStyle w:val="Textocomentario"/>
        <w:rPr>
          <w:lang w:val="en-US"/>
        </w:rPr>
      </w:pPr>
      <w:r>
        <w:rPr>
          <w:rStyle w:val="Refdecomentario"/>
        </w:rPr>
        <w:annotationRef/>
      </w:r>
      <w:r w:rsidRPr="00D37BCD">
        <w:rPr>
          <w:lang w:val="en-US"/>
        </w:rPr>
        <w:t xml:space="preserve">Not impressive… </w:t>
      </w:r>
    </w:p>
  </w:comment>
  <w:comment w:id="246" w:author="Alicia" w:date="2016-05-19T15:28:00Z" w:initials="A">
    <w:p w14:paraId="26D91F16" w14:textId="7950D9C6" w:rsidR="0013268E" w:rsidRPr="00720E28" w:rsidRDefault="0013268E">
      <w:pPr>
        <w:pStyle w:val="Textocomentario"/>
        <w:rPr>
          <w:lang w:val="en-US"/>
        </w:rPr>
      </w:pPr>
      <w:r>
        <w:rPr>
          <w:rStyle w:val="Refdecomentario"/>
        </w:rPr>
        <w:annotationRef/>
      </w:r>
      <w:r w:rsidRPr="00720E28">
        <w:rPr>
          <w:lang w:val="en-US"/>
        </w:rPr>
        <w:t xml:space="preserve">This is based on the calculation of indirect effects by multiplying the </w:t>
      </w:r>
      <w:r>
        <w:rPr>
          <w:lang w:val="en-US"/>
        </w:rPr>
        <w:t xml:space="preserve">unstandardized </w:t>
      </w:r>
      <w:r w:rsidRPr="00720E28">
        <w:rPr>
          <w:lang w:val="en-US"/>
        </w:rPr>
        <w:t>coefficient of phenology</w:t>
      </w:r>
      <w:r>
        <w:sym w:font="Wingdings" w:char="F0E0"/>
      </w:r>
      <w:r w:rsidRPr="00720E28">
        <w:rPr>
          <w:lang w:val="en-US"/>
        </w:rPr>
        <w:t>eggs by the coefficient of eggs</w:t>
      </w:r>
      <w:r>
        <w:sym w:font="Wingdings" w:char="F0E0"/>
      </w:r>
      <w:r w:rsidRPr="00720E28">
        <w:rPr>
          <w:lang w:val="en-US"/>
        </w:rPr>
        <w:t xml:space="preserve"> fruits. </w:t>
      </w:r>
      <w:r>
        <w:rPr>
          <w:lang w:val="en-US"/>
        </w:rPr>
        <w:t>These numbers are not included in any of the tables, but can be calculated from Tables in Appendices S5 and S9. Still ok to mention this here?</w:t>
      </w:r>
    </w:p>
  </w:comment>
  <w:comment w:id="292" w:author="Alicia" w:date="2016-05-19T15:28:00Z" w:initials="A">
    <w:p w14:paraId="2827BA7E" w14:textId="4B8D0B24" w:rsidR="0013268E" w:rsidRPr="007B4F9C" w:rsidRDefault="0013268E">
      <w:pPr>
        <w:pStyle w:val="Textocomentario"/>
        <w:rPr>
          <w:lang w:val="en-US"/>
        </w:rPr>
      </w:pPr>
      <w:r>
        <w:rPr>
          <w:rStyle w:val="Refdecomentario"/>
        </w:rPr>
        <w:annotationRef/>
      </w:r>
      <w:r w:rsidRPr="007B4F9C">
        <w:rPr>
          <w:lang w:val="en-US"/>
        </w:rPr>
        <w:t>Had to change this whole paragraph cause now shoot height does not seem very important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F8EFDF" w15:done="0"/>
  <w15:commentEx w15:paraId="0F171AC7" w15:done="0"/>
  <w15:commentEx w15:paraId="5F4803E8" w15:paraIdParent="0F171AC7" w15:done="0"/>
  <w15:commentEx w15:paraId="4285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56DB76" w14:textId="77777777" w:rsidR="00AB447C" w:rsidRDefault="00AB447C">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5F0A4A8B" w14:textId="77777777" w:rsidR="00AB447C" w:rsidRDefault="00AB447C">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13268E" w:rsidRDefault="0013268E"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r>
      <w:fldChar w:fldCharType="begin"/>
    </w:r>
    <w:r w:rsidRPr="00606929">
      <w:rPr>
        <w:lang w:val="en-US"/>
        <w:rPrChange w:id="4" w:author="Alicia" w:date="2016-05-03T10:23:00Z">
          <w:rPr/>
        </w:rPrChange>
      </w:rPr>
      <w:instrText xml:space="preserve"> HYPERLINK "mailto:alicia.valdes@su.se" </w:instrText>
    </w:r>
    <w:r>
      <w:fldChar w:fldCharType="separate"/>
    </w:r>
    <w:r>
      <w:rPr>
        <w:rStyle w:val="Hipervnculo"/>
        <w:sz w:val="24"/>
        <w:szCs w:val="24"/>
        <w:lang w:val="en-US"/>
      </w:rPr>
      <w:t>alicia.valdes@su.se</w:t>
    </w:r>
    <w:r>
      <w:rPr>
        <w:rStyle w:val="Hipervnculo"/>
        <w:sz w:val="24"/>
        <w:szCs w:val="24"/>
        <w:lang w:val="en-US"/>
      </w:rPr>
      <w:fldChar w:fldCharType="end"/>
    </w:r>
    <w:r>
      <w:rPr>
        <w:rStyle w:val="Hipervnculo"/>
        <w:sz w:val="24"/>
        <w:szCs w:val="24"/>
        <w:lang w:val="en-US"/>
      </w:rPr>
      <w:t xml:space="preserve">, </w:t>
    </w:r>
    <w:r>
      <w:fldChar w:fldCharType="begin"/>
    </w:r>
    <w:r w:rsidRPr="00606929">
      <w:rPr>
        <w:lang w:val="en-US"/>
        <w:rPrChange w:id="5" w:author="Alicia" w:date="2016-05-03T10:23:00Z">
          <w:rPr/>
        </w:rPrChange>
      </w:rPr>
      <w:instrText xml:space="preserve"> HYPERLINK "mailto:Johan.Ehrlen@su.se" </w:instrText>
    </w:r>
    <w:r>
      <w:fldChar w:fldCharType="separate"/>
    </w:r>
    <w:r w:rsidRPr="00DA5DE2">
      <w:rPr>
        <w:rStyle w:val="Hipervnculo"/>
        <w:sz w:val="24"/>
        <w:szCs w:val="24"/>
        <w:lang w:val="en-US"/>
      </w:rPr>
      <w:t>Johan.Ehrlen@su.se</w:t>
    </w:r>
    <w:r>
      <w:rPr>
        <w:rStyle w:val="Hipervnculo"/>
        <w:sz w:val="24"/>
        <w:szCs w:val="24"/>
        <w:lang w:val="en-US"/>
      </w:rPr>
      <w:fldChar w:fldCharType="end"/>
    </w:r>
  </w:p>
  <w:p w14:paraId="66FACB03" w14:textId="77777777" w:rsidR="0013268E" w:rsidRDefault="0013268E"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13268E" w:rsidRDefault="0013268E">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9B5CDA">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13268E" w:rsidRDefault="0013268E">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13268E" w:rsidRDefault="0013268E">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6F1119">
      <w:rPr>
        <w:rFonts w:ascii="Times New Roman" w:hAnsi="Times New Roman" w:cs="Times New Roman"/>
        <w:noProof/>
        <w:sz w:val="24"/>
        <w:szCs w:val="24"/>
      </w:rPr>
      <w:t>16</w:t>
    </w:r>
    <w:r>
      <w:rPr>
        <w:rFonts w:ascii="Times New Roman" w:hAnsi="Times New Roman" w:cs="Times New Roman"/>
        <w:sz w:val="24"/>
        <w:szCs w:val="24"/>
      </w:rPr>
      <w:fldChar w:fldCharType="end"/>
    </w:r>
  </w:p>
  <w:p w14:paraId="47931C2A" w14:textId="77777777" w:rsidR="0013268E" w:rsidRDefault="0013268E">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A226A3" w14:textId="77777777" w:rsidR="00AB447C" w:rsidRDefault="00AB447C">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ADFE509" w14:textId="77777777" w:rsidR="00AB447C" w:rsidRDefault="00AB447C">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167C7"/>
    <w:rsid w:val="0002476C"/>
    <w:rsid w:val="00041E84"/>
    <w:rsid w:val="0004585D"/>
    <w:rsid w:val="00045A33"/>
    <w:rsid w:val="00056815"/>
    <w:rsid w:val="00065BF3"/>
    <w:rsid w:val="00066761"/>
    <w:rsid w:val="000C12FC"/>
    <w:rsid w:val="000C2FFC"/>
    <w:rsid w:val="000C5DC4"/>
    <w:rsid w:val="000C6895"/>
    <w:rsid w:val="000D5DE6"/>
    <w:rsid w:val="000D649E"/>
    <w:rsid w:val="000F5D1C"/>
    <w:rsid w:val="00101B0A"/>
    <w:rsid w:val="00106F24"/>
    <w:rsid w:val="001211F0"/>
    <w:rsid w:val="0013268E"/>
    <w:rsid w:val="00136EFC"/>
    <w:rsid w:val="00156068"/>
    <w:rsid w:val="00166356"/>
    <w:rsid w:val="00170BAD"/>
    <w:rsid w:val="00187A35"/>
    <w:rsid w:val="001913F2"/>
    <w:rsid w:val="001A1D25"/>
    <w:rsid w:val="001A2388"/>
    <w:rsid w:val="001A7CB4"/>
    <w:rsid w:val="001F06A1"/>
    <w:rsid w:val="001F53A7"/>
    <w:rsid w:val="002215E3"/>
    <w:rsid w:val="002264E6"/>
    <w:rsid w:val="00231137"/>
    <w:rsid w:val="0024349E"/>
    <w:rsid w:val="00245AFD"/>
    <w:rsid w:val="00285C37"/>
    <w:rsid w:val="00293058"/>
    <w:rsid w:val="002A3221"/>
    <w:rsid w:val="002B3143"/>
    <w:rsid w:val="002C5A93"/>
    <w:rsid w:val="002D428B"/>
    <w:rsid w:val="002E105E"/>
    <w:rsid w:val="002E5DA3"/>
    <w:rsid w:val="00303ED6"/>
    <w:rsid w:val="003238BC"/>
    <w:rsid w:val="00324327"/>
    <w:rsid w:val="00340273"/>
    <w:rsid w:val="00341A18"/>
    <w:rsid w:val="003461A4"/>
    <w:rsid w:val="00366CD6"/>
    <w:rsid w:val="00366D82"/>
    <w:rsid w:val="003812ED"/>
    <w:rsid w:val="00391598"/>
    <w:rsid w:val="00392549"/>
    <w:rsid w:val="003A39FB"/>
    <w:rsid w:val="003D1A99"/>
    <w:rsid w:val="00405A95"/>
    <w:rsid w:val="004146B5"/>
    <w:rsid w:val="004204EA"/>
    <w:rsid w:val="0042596D"/>
    <w:rsid w:val="0043283D"/>
    <w:rsid w:val="00436A6A"/>
    <w:rsid w:val="00461432"/>
    <w:rsid w:val="00463833"/>
    <w:rsid w:val="004A6230"/>
    <w:rsid w:val="004B2ED9"/>
    <w:rsid w:val="004B3CB8"/>
    <w:rsid w:val="004C20FF"/>
    <w:rsid w:val="004C47B3"/>
    <w:rsid w:val="004F5899"/>
    <w:rsid w:val="005303C7"/>
    <w:rsid w:val="005378CE"/>
    <w:rsid w:val="005730A2"/>
    <w:rsid w:val="00591453"/>
    <w:rsid w:val="005A3A22"/>
    <w:rsid w:val="005A4AF9"/>
    <w:rsid w:val="005A75B9"/>
    <w:rsid w:val="005B2036"/>
    <w:rsid w:val="005E40D4"/>
    <w:rsid w:val="00606247"/>
    <w:rsid w:val="00606929"/>
    <w:rsid w:val="006223D7"/>
    <w:rsid w:val="00633CD7"/>
    <w:rsid w:val="0063728F"/>
    <w:rsid w:val="006702A0"/>
    <w:rsid w:val="00681ECC"/>
    <w:rsid w:val="00685668"/>
    <w:rsid w:val="00690F34"/>
    <w:rsid w:val="0069614C"/>
    <w:rsid w:val="006A50EF"/>
    <w:rsid w:val="006C636E"/>
    <w:rsid w:val="006E5FF5"/>
    <w:rsid w:val="006E765E"/>
    <w:rsid w:val="006F1119"/>
    <w:rsid w:val="0070544A"/>
    <w:rsid w:val="00720E28"/>
    <w:rsid w:val="00741100"/>
    <w:rsid w:val="0074232F"/>
    <w:rsid w:val="00755A51"/>
    <w:rsid w:val="007707DD"/>
    <w:rsid w:val="00770859"/>
    <w:rsid w:val="007801DC"/>
    <w:rsid w:val="0078238E"/>
    <w:rsid w:val="007857AD"/>
    <w:rsid w:val="0079170C"/>
    <w:rsid w:val="0079175A"/>
    <w:rsid w:val="0079192F"/>
    <w:rsid w:val="007B4F9C"/>
    <w:rsid w:val="007C3F22"/>
    <w:rsid w:val="007C41E1"/>
    <w:rsid w:val="007D12C9"/>
    <w:rsid w:val="007E074E"/>
    <w:rsid w:val="008065BA"/>
    <w:rsid w:val="00821BB5"/>
    <w:rsid w:val="0082334D"/>
    <w:rsid w:val="00856FAB"/>
    <w:rsid w:val="00860EE3"/>
    <w:rsid w:val="00864C00"/>
    <w:rsid w:val="0088103C"/>
    <w:rsid w:val="00881146"/>
    <w:rsid w:val="00881224"/>
    <w:rsid w:val="00892326"/>
    <w:rsid w:val="0089467E"/>
    <w:rsid w:val="008B63BB"/>
    <w:rsid w:val="008C2A32"/>
    <w:rsid w:val="008C50F5"/>
    <w:rsid w:val="008E0FB1"/>
    <w:rsid w:val="008E1A80"/>
    <w:rsid w:val="009002D6"/>
    <w:rsid w:val="00900785"/>
    <w:rsid w:val="00906BF6"/>
    <w:rsid w:val="00911406"/>
    <w:rsid w:val="00945DF1"/>
    <w:rsid w:val="00950EA8"/>
    <w:rsid w:val="009521DA"/>
    <w:rsid w:val="009552BA"/>
    <w:rsid w:val="00963BF8"/>
    <w:rsid w:val="0097439B"/>
    <w:rsid w:val="00976ADF"/>
    <w:rsid w:val="00984CBF"/>
    <w:rsid w:val="00984FAE"/>
    <w:rsid w:val="009871AA"/>
    <w:rsid w:val="00993068"/>
    <w:rsid w:val="00993292"/>
    <w:rsid w:val="009A37A9"/>
    <w:rsid w:val="009A6E84"/>
    <w:rsid w:val="009B5CDA"/>
    <w:rsid w:val="009C0F3A"/>
    <w:rsid w:val="009D0C41"/>
    <w:rsid w:val="00A14099"/>
    <w:rsid w:val="00A23060"/>
    <w:rsid w:val="00A26EF8"/>
    <w:rsid w:val="00A336F6"/>
    <w:rsid w:val="00A4259A"/>
    <w:rsid w:val="00A51E60"/>
    <w:rsid w:val="00A525C0"/>
    <w:rsid w:val="00A54D9D"/>
    <w:rsid w:val="00A90BEE"/>
    <w:rsid w:val="00A962F0"/>
    <w:rsid w:val="00A96822"/>
    <w:rsid w:val="00AA07B4"/>
    <w:rsid w:val="00AA7F7B"/>
    <w:rsid w:val="00AB2324"/>
    <w:rsid w:val="00AB447C"/>
    <w:rsid w:val="00AB6EBA"/>
    <w:rsid w:val="00AD4822"/>
    <w:rsid w:val="00AE3770"/>
    <w:rsid w:val="00AF4D72"/>
    <w:rsid w:val="00AF6E1E"/>
    <w:rsid w:val="00B21FDC"/>
    <w:rsid w:val="00B25594"/>
    <w:rsid w:val="00B504E3"/>
    <w:rsid w:val="00B50831"/>
    <w:rsid w:val="00B5148E"/>
    <w:rsid w:val="00B53242"/>
    <w:rsid w:val="00B648C6"/>
    <w:rsid w:val="00B725CC"/>
    <w:rsid w:val="00B73FEB"/>
    <w:rsid w:val="00B750E8"/>
    <w:rsid w:val="00B946C4"/>
    <w:rsid w:val="00C0430A"/>
    <w:rsid w:val="00C07F28"/>
    <w:rsid w:val="00C1138F"/>
    <w:rsid w:val="00C11AFB"/>
    <w:rsid w:val="00C407BE"/>
    <w:rsid w:val="00C70323"/>
    <w:rsid w:val="00C97436"/>
    <w:rsid w:val="00CB3E3A"/>
    <w:rsid w:val="00CB3EC1"/>
    <w:rsid w:val="00CC545B"/>
    <w:rsid w:val="00CD2FF0"/>
    <w:rsid w:val="00CD6433"/>
    <w:rsid w:val="00CF15DB"/>
    <w:rsid w:val="00CF2745"/>
    <w:rsid w:val="00D04339"/>
    <w:rsid w:val="00D21021"/>
    <w:rsid w:val="00D2144A"/>
    <w:rsid w:val="00D37BCD"/>
    <w:rsid w:val="00D43E10"/>
    <w:rsid w:val="00D50245"/>
    <w:rsid w:val="00D76F96"/>
    <w:rsid w:val="00D87BCF"/>
    <w:rsid w:val="00D90C51"/>
    <w:rsid w:val="00D93723"/>
    <w:rsid w:val="00DF1AEB"/>
    <w:rsid w:val="00E024EC"/>
    <w:rsid w:val="00E40788"/>
    <w:rsid w:val="00E45B4F"/>
    <w:rsid w:val="00E50DE4"/>
    <w:rsid w:val="00E8677F"/>
    <w:rsid w:val="00E93DFC"/>
    <w:rsid w:val="00EB5928"/>
    <w:rsid w:val="00EC03FE"/>
    <w:rsid w:val="00F06981"/>
    <w:rsid w:val="00F16AC6"/>
    <w:rsid w:val="00F21DAF"/>
    <w:rsid w:val="00F3768B"/>
    <w:rsid w:val="00F661E8"/>
    <w:rsid w:val="00F8321E"/>
    <w:rsid w:val="00F9201C"/>
    <w:rsid w:val="00FB3D6F"/>
    <w:rsid w:val="00FB5D05"/>
    <w:rsid w:val="00FC4224"/>
    <w:rsid w:val="00FF69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16019-BC2E-4957-BC66-B8AF00904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3332</TotalTime>
  <Pages>1</Pages>
  <Words>12155</Words>
  <Characters>66853</Characters>
  <Application>Microsoft Office Word</Application>
  <DocSecurity>0</DocSecurity>
  <Lines>557</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78851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102</cp:revision>
  <cp:lastPrinted>2016-05-04T07:40:00Z</cp:lastPrinted>
  <dcterms:created xsi:type="dcterms:W3CDTF">2016-05-02T09:00:00Z</dcterms:created>
  <dcterms:modified xsi:type="dcterms:W3CDTF">2016-05-23T09:14:00Z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