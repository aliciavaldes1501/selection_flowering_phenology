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8"/>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Myrmica</w:t>
      </w:r>
      <w:r>
        <w:rPr>
          <w:rFonts w:ascii="Times New Roman" w:hAnsi="Times New Roman" w:cs="Times New Roman"/>
          <w:sz w:val="24"/>
          <w:szCs w:val="24"/>
          <w:lang w:val="en-US"/>
        </w:rPr>
        <w:t>, spatial variation, myrmecophily</w:t>
      </w:r>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0C7BEE7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Giménez-Benavides et al., 2011) and by species interactions (Elzinga et al., 2007, Sletvold et al., 2015). </w:t>
      </w:r>
      <w:r w:rsidR="00981557">
        <w:rPr>
          <w:rFonts w:ascii="Times New Roman" w:hAnsi="Times New Roman" w:cs="Times New Roman"/>
          <w:sz w:val="24"/>
          <w:szCs w:val="24"/>
          <w:lang w:val="en-US"/>
        </w:rPr>
        <w:t>P</w:t>
      </w:r>
      <w:r>
        <w:rPr>
          <w:rFonts w:ascii="Times New Roman" w:hAnsi="Times New Roman" w:cs="Times New Roman"/>
          <w:sz w:val="24"/>
          <w:szCs w:val="24"/>
          <w:lang w:val="en-US"/>
        </w:rPr>
        <w:t>ollinators might select for both earlier (e.g. Munguía-Rosas et al., 2011a, Chapurlat et al., 2015), and later flowering (e.g. Sandring &amp; Ågren, 2009). Likewise, antagonistic interactions with herbivores or pre-dispersal seed predators might favor both later (e.g. Parachnowitsch &amp; Caruso, 2008, König et al., 2015) and earlier flowering (e.g. Fukano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(Munguía-Rosas et al., 2011b), but at the same time costly if early flowering increases the exposure to antagonists. In these cases, net selection depends on the relative strengths of these interactions (e.g. Ehrlén and Münzbergová 2009, Sletvold et al. 2015).</w:t>
      </w:r>
    </w:p>
    <w:p w14:paraId="72A7346C" w14:textId="6E7F1175" w:rsidR="00D43E10" w:rsidRDefault="00D43E10" w:rsidP="00626FAC">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Siepielski et al. 2013), and may result in local adaptation and adaptive population divergence. For plant-animal interactions, differences in selection on plant traits among populations or years </w:t>
      </w:r>
      <w:r w:rsidR="002824DF">
        <w:rPr>
          <w:rFonts w:ascii="Times New Roman" w:hAnsi="Times New Roman" w:cs="Times New Roman"/>
          <w:sz w:val="24"/>
          <w:szCs w:val="24"/>
          <w:lang w:val="en-US"/>
        </w:rPr>
        <w:t xml:space="preserve">have been shown to </w:t>
      </w:r>
      <w:r>
        <w:rPr>
          <w:rFonts w:ascii="Times New Roman" w:hAnsi="Times New Roman" w:cs="Times New Roman"/>
          <w:sz w:val="24"/>
          <w:szCs w:val="24"/>
          <w:lang w:val="en-US"/>
        </w:rPr>
        <w:t>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Interaction intensities and animal preferences for plant traits might, in turn, depend on abiotic conditions (Arvanitis et al., 2007; Kolb &amp; Ehrlén, 2010</w:t>
      </w:r>
      <w:r w:rsidR="002824DF">
        <w:rPr>
          <w:rFonts w:ascii="Times New Roman" w:hAnsi="Times New Roman" w:cs="Times New Roman"/>
          <w:sz w:val="24"/>
          <w:szCs w:val="24"/>
          <w:lang w:val="en-US"/>
        </w:rPr>
        <w:t>;</w:t>
      </w:r>
      <w:r>
        <w:rPr>
          <w:rFonts w:ascii="Times New Roman" w:hAnsi="Times New Roman" w:cs="Times New Roman"/>
          <w:sz w:val="24"/>
          <w:szCs w:val="24"/>
          <w:lang w:val="en-US"/>
        </w:rPr>
        <w:t xml:space="preserv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w:t>
      </w:r>
      <w:r w:rsidR="002824DF">
        <w:rPr>
          <w:rFonts w:ascii="Times New Roman" w:hAnsi="Times New Roman" w:cs="Times New Roman"/>
          <w:sz w:val="24"/>
          <w:szCs w:val="24"/>
          <w:lang w:val="en-US"/>
        </w:rPr>
        <w:t xml:space="preserve"> and t</w:t>
      </w:r>
      <w:r>
        <w:rPr>
          <w:rFonts w:ascii="Times New Roman" w:hAnsi="Times New Roman" w:cs="Times New Roman"/>
          <w:sz w:val="24"/>
          <w:szCs w:val="24"/>
          <w:lang w:val="en-US"/>
        </w:rPr>
        <w:t xml:space="preserve">he community context, in terms of natural </w:t>
      </w:r>
      <w:r>
        <w:rPr>
          <w:rFonts w:ascii="Times New Roman" w:hAnsi="Times New Roman" w:cs="Times New Roman"/>
          <w:sz w:val="24"/>
          <w:szCs w:val="24"/>
          <w:lang w:val="en-US"/>
        </w:rPr>
        <w:lastRenderedPageBreak/>
        <w:t>enemies, competitors or alternative hosts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w:t>
      </w:r>
      <w:r w:rsidR="002824DF">
        <w:rPr>
          <w:rFonts w:ascii="Times New Roman" w:hAnsi="Times New Roman" w:cs="Times New Roman"/>
          <w:sz w:val="24"/>
          <w:szCs w:val="24"/>
          <w:lang w:val="en-US"/>
        </w:rPr>
        <w:t xml:space="preserve">importance and </w:t>
      </w:r>
      <w:r>
        <w:rPr>
          <w:rFonts w:ascii="Times New Roman" w:hAnsi="Times New Roman" w:cs="Times New Roman"/>
          <w:sz w:val="24"/>
          <w:szCs w:val="24"/>
          <w:lang w:val="en-US"/>
        </w:rPr>
        <w:t xml:space="preserve">ubiquitous </w:t>
      </w:r>
      <w:r w:rsidR="002824DF">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spatial and temporal variation in selection, </w:t>
      </w:r>
      <w:r w:rsidR="002824DF">
        <w:rPr>
          <w:rFonts w:ascii="Times New Roman" w:hAnsi="Times New Roman" w:cs="Times New Roman"/>
          <w:sz w:val="24"/>
          <w:szCs w:val="24"/>
          <w:lang w:val="en-US"/>
        </w:rPr>
        <w:t xml:space="preserve">we know little in general about how </w:t>
      </w:r>
      <w:r>
        <w:rPr>
          <w:rFonts w:ascii="Times New Roman" w:hAnsi="Times New Roman" w:cs="Times New Roman"/>
          <w:sz w:val="24"/>
          <w:szCs w:val="24"/>
          <w:lang w:val="en-US"/>
        </w:rPr>
        <w:t xml:space="preserve">biotic selective agents </w:t>
      </w:r>
      <w:r w:rsidR="002824DF">
        <w:rPr>
          <w:rFonts w:ascii="Times New Roman" w:hAnsi="Times New Roman" w:cs="Times New Roman"/>
          <w:sz w:val="24"/>
          <w:szCs w:val="24"/>
          <w:lang w:val="en-US"/>
        </w:rPr>
        <w:t xml:space="preserve">contribute to </w:t>
      </w:r>
      <w:r>
        <w:rPr>
          <w:rFonts w:ascii="Times New Roman" w:hAnsi="Times New Roman" w:cs="Times New Roman"/>
          <w:sz w:val="24"/>
          <w:szCs w:val="24"/>
          <w:lang w:val="en-US"/>
        </w:rPr>
        <w:t xml:space="preserve">this variation as well as the environmental </w:t>
      </w:r>
      <w:r w:rsidR="002824DF">
        <w:rPr>
          <w:rFonts w:ascii="Times New Roman" w:hAnsi="Times New Roman" w:cs="Times New Roman"/>
          <w:sz w:val="24"/>
          <w:szCs w:val="24"/>
          <w:lang w:val="en-US"/>
        </w:rPr>
        <w:t xml:space="preserve">factors influencing </w:t>
      </w:r>
      <w:r>
        <w:rPr>
          <w:rFonts w:ascii="Times New Roman" w:hAnsi="Times New Roman" w:cs="Times New Roman"/>
          <w:sz w:val="24"/>
          <w:szCs w:val="24"/>
          <w:lang w:val="en-US"/>
        </w:rPr>
        <w:t xml:space="preserve">the impact of a given selective agent. </w:t>
      </w:r>
      <w:r w:rsidR="002824DF">
        <w:rPr>
          <w:rFonts w:ascii="Times New Roman" w:hAnsi="Times New Roman" w:cs="Times New Roman"/>
          <w:sz w:val="24"/>
          <w:szCs w:val="24"/>
          <w:lang w:val="en-US"/>
        </w:rPr>
        <w:t>In particular, the role of biotic interactions in driving among-population variation in selection on timing of reproduction has been little explored</w:t>
      </w:r>
      <w:r w:rsidR="004E2CF6">
        <w:rPr>
          <w:rFonts w:ascii="Times New Roman" w:hAnsi="Times New Roman" w:cs="Times New Roman"/>
          <w:sz w:val="24"/>
          <w:szCs w:val="24"/>
          <w:lang w:val="en-US"/>
        </w:rPr>
        <w:t>.</w:t>
      </w:r>
    </w:p>
    <w:p w14:paraId="139305F4" w14:textId="51C7E821" w:rsidR="00D43E10" w:rsidRDefault="000F4F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Antagonistic interactors as seed predators have the potential to mediate selection on plant traits</w:t>
      </w:r>
      <w:r w:rsidR="009D238F">
        <w:rPr>
          <w:rFonts w:ascii="Times New Roman" w:hAnsi="Times New Roman" w:cs="Times New Roman"/>
          <w:sz w:val="24"/>
          <w:szCs w:val="24"/>
          <w:lang w:val="en-US"/>
        </w:rPr>
        <w:t>, such as timing of flowering,</w:t>
      </w:r>
      <w:r>
        <w:rPr>
          <w:rFonts w:ascii="Times New Roman" w:hAnsi="Times New Roman" w:cs="Times New Roman"/>
          <w:sz w:val="24"/>
          <w:szCs w:val="24"/>
          <w:lang w:val="en-US"/>
        </w:rPr>
        <w:t xml:space="preserve"> through their preferences for particular plant phenotypes</w:t>
      </w:r>
      <w:r w:rsidR="00F06ECA">
        <w:rPr>
          <w:rFonts w:ascii="Times New Roman" w:hAnsi="Times New Roman" w:cs="Times New Roman"/>
          <w:sz w:val="24"/>
          <w:szCs w:val="24"/>
          <w:lang w:val="en-US"/>
        </w:rPr>
        <w:t>. For example, l</w:t>
      </w:r>
      <w:r w:rsidR="00D43E10">
        <w:rPr>
          <w:rFonts w:ascii="Times New Roman" w:hAnsi="Times New Roman" w:cs="Times New Roman"/>
          <w:sz w:val="24"/>
          <w:szCs w:val="24"/>
          <w:lang w:val="en-US"/>
        </w:rPr>
        <w:t xml:space="preserve">arge Blue butterflies of the genus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Doherty, 1891 (the senior synonym of </w:t>
      </w:r>
      <w:r w:rsidR="00D43E10">
        <w:rPr>
          <w:rFonts w:ascii="Times New Roman" w:hAnsi="Times New Roman" w:cs="Times New Roman"/>
          <w:i/>
          <w:iCs/>
          <w:sz w:val="24"/>
          <w:szCs w:val="24"/>
          <w:lang w:val="en-US"/>
        </w:rPr>
        <w:t xml:space="preserve">Maculinea </w:t>
      </w:r>
      <w:r w:rsidR="00D43E10">
        <w:rPr>
          <w:rFonts w:ascii="Times New Roman" w:hAnsi="Times New Roman" w:cs="Times New Roman"/>
          <w:sz w:val="24"/>
          <w:szCs w:val="24"/>
          <w:lang w:val="en-US"/>
        </w:rPr>
        <w:t xml:space="preserve">van Eecke, 1915) are specialist predispersal seed predators during their first larval instars, and often show strong preferences for particular plant developmental stages (Thomas &amp; Elmes, 2001; Van Dyck &amp; Regniers, 2010). This means that plant individuals for which the developmental stage preferred for oviposition coincides with the peak of butterfly activity suffer most from seed predator attacks. </w:t>
      </w:r>
      <w:r w:rsidR="00D43E10">
        <w:rPr>
          <w:rFonts w:ascii="Times New Roman" w:hAnsi="Times New Roman" w:cs="Times New Roman"/>
          <w:i/>
          <w:iCs/>
          <w:sz w:val="24"/>
          <w:szCs w:val="24"/>
          <w:lang w:val="en-US"/>
        </w:rPr>
        <w:t>Phengaris</w:t>
      </w:r>
      <w:r w:rsidR="00D43E10">
        <w:rPr>
          <w:rFonts w:ascii="Times New Roman" w:hAnsi="Times New Roman" w:cs="Times New Roman"/>
          <w:sz w:val="24"/>
          <w:szCs w:val="24"/>
          <w:lang w:val="en-US"/>
        </w:rPr>
        <w:t xml:space="preserve"> larvae need also a second host to complete their development, and most species are parasites of ant nests (</w:t>
      </w:r>
      <w:r w:rsidR="00D43E10">
        <w:rPr>
          <w:rFonts w:ascii="Times New Roman" w:hAnsi="Times New Roman" w:cs="Times New Roman"/>
          <w:i/>
          <w:iCs/>
          <w:sz w:val="24"/>
          <w:szCs w:val="24"/>
          <w:lang w:val="en-US"/>
        </w:rPr>
        <w:t>Myrmica</w:t>
      </w:r>
      <w:r w:rsidR="00D43E10">
        <w:rPr>
          <w:rFonts w:ascii="Times New Roman" w:hAnsi="Times New Roman" w:cs="Times New Roman"/>
          <w:sz w:val="24"/>
          <w:szCs w:val="24"/>
          <w:lang w:val="en-US"/>
        </w:rPr>
        <w:t xml:space="preserve"> spp.) during later instars (Als et al</w:t>
      </w:r>
      <w:r w:rsidR="00D43E10">
        <w:rPr>
          <w:rFonts w:ascii="Times New Roman" w:hAnsi="Times New Roman" w:cs="Times New Roman"/>
          <w:i/>
          <w:iCs/>
          <w:sz w:val="24"/>
          <w:szCs w:val="24"/>
          <w:lang w:val="en-US"/>
        </w:rPr>
        <w:t>.</w:t>
      </w:r>
      <w:r w:rsidR="00D43E10">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w:t>
      </w:r>
      <w:r w:rsidR="009E5551">
        <w:rPr>
          <w:rFonts w:ascii="Times New Roman" w:hAnsi="Times New Roman" w:cs="Times New Roman"/>
          <w:sz w:val="24"/>
          <w:szCs w:val="24"/>
          <w:lang w:val="en-US"/>
        </w:rPr>
        <w:t>asked</w:t>
      </w:r>
      <w:r w:rsidR="00D43E10">
        <w:rPr>
          <w:rFonts w:ascii="Times New Roman" w:hAnsi="Times New Roman" w:cs="Times New Roman"/>
          <w:sz w:val="24"/>
          <w:szCs w:val="24"/>
          <w:lang w:val="en-US"/>
        </w:rPr>
        <w:t xml:space="preserve"> if among-population variation in phenotypic selection on flowering phenology in the perennial herb </w:t>
      </w:r>
      <w:r w:rsidR="00D43E10">
        <w:rPr>
          <w:rFonts w:ascii="Times New Roman" w:hAnsi="Times New Roman" w:cs="Times New Roman"/>
          <w:i/>
          <w:iCs/>
          <w:sz w:val="24"/>
          <w:szCs w:val="24"/>
          <w:lang w:val="en-US"/>
        </w:rPr>
        <w:t>Gentiana pneumonanthe</w:t>
      </w:r>
      <w:r w:rsidR="00D43E10">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sidR="00D43E10">
        <w:rPr>
          <w:rFonts w:ascii="Times New Roman" w:hAnsi="Times New Roman" w:cs="Times New Roman"/>
          <w:sz w:val="24"/>
          <w:szCs w:val="24"/>
          <w:lang w:val="en-US"/>
        </w:rPr>
        <w:t xml:space="preserve">butterfly </w:t>
      </w:r>
      <w:r w:rsidR="00D43E10">
        <w:rPr>
          <w:rFonts w:ascii="Times New Roman" w:hAnsi="Times New Roman" w:cs="Times New Roman"/>
          <w:i/>
          <w:iCs/>
          <w:sz w:val="24"/>
          <w:szCs w:val="24"/>
          <w:lang w:val="en-US"/>
        </w:rPr>
        <w:t>Phengaris alcon</w:t>
      </w:r>
      <w:r w:rsidR="00D43E10">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sidR="00D43E10">
        <w:rPr>
          <w:rFonts w:ascii="Times New Roman" w:hAnsi="Times New Roman" w:cs="Times New Roman"/>
          <w:i/>
          <w:iCs/>
          <w:sz w:val="24"/>
          <w:szCs w:val="24"/>
          <w:lang w:val="en-US"/>
        </w:rPr>
        <w:t xml:space="preserve"> Myrmica</w:t>
      </w:r>
      <w:r w:rsidR="00D43E10">
        <w:rPr>
          <w:rFonts w:ascii="Times New Roman" w:hAnsi="Times New Roman" w:cs="Times New Roman"/>
          <w:sz w:val="24"/>
          <w:szCs w:val="24"/>
          <w:lang w:val="en-US"/>
        </w:rPr>
        <w:t xml:space="preserve"> ants. As developmental stages preferred for oviposition in early-flowering plants usually </w:t>
      </w:r>
      <w:r w:rsidR="00D43E10">
        <w:rPr>
          <w:rFonts w:ascii="Times New Roman" w:hAnsi="Times New Roman" w:cs="Times New Roman"/>
          <w:sz w:val="24"/>
          <w:szCs w:val="24"/>
          <w:lang w:val="en-US"/>
        </w:rPr>
        <w:lastRenderedPageBreak/>
        <w:t xml:space="preserve">coincide with the oviposition period of the butterfly (A. Valdés and J. Ehrlén, </w:t>
      </w:r>
      <w:r w:rsidR="00D43E10">
        <w:rPr>
          <w:rFonts w:ascii="Times New Roman" w:hAnsi="Times New Roman" w:cs="Times New Roman"/>
          <w:i/>
          <w:iCs/>
          <w:sz w:val="24"/>
          <w:szCs w:val="24"/>
          <w:lang w:val="en-US"/>
        </w:rPr>
        <w:t>pers. obs.</w:t>
      </w:r>
      <w:r w:rsidR="00D43E10">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sidR="00D43E10">
        <w:rPr>
          <w:rFonts w:ascii="Times New Roman" w:hAnsi="Times New Roman" w:cs="Times New Roman"/>
          <w:i/>
          <w:iCs/>
          <w:sz w:val="24"/>
          <w:szCs w:val="24"/>
          <w:lang w:val="en-US"/>
        </w:rPr>
        <w:t>G. pneumonanthe</w:t>
      </w:r>
      <w:r w:rsidR="00D43E10">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L.) is a rare, long-lived perennial herb (10-20 years, Oostermeijer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 specialist predispersal seed predator which oviposits on young buds in July and August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(Als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M. ruginodis</w:t>
      </w:r>
      <w:r>
        <w:rPr>
          <w:rFonts w:ascii="Times New Roman" w:hAnsi="Times New Roman" w:cs="Times New Roman"/>
          <w:sz w:val="24"/>
          <w:szCs w:val="24"/>
          <w:lang w:val="en-US"/>
        </w:rPr>
        <w:t xml:space="preserve"> is thought to be the most commonly used host ant species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9C24CF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Västra Götaland in SW Sweden (see Appendix S1 for details). The populations are mainly located in moist heathlands.</w:t>
      </w:r>
      <w:r w:rsidR="009B14A7">
        <w:rPr>
          <w:rFonts w:ascii="Times New Roman" w:hAnsi="Times New Roman" w:cs="Times New Roman"/>
          <w:sz w:val="24"/>
          <w:szCs w:val="24"/>
          <w:lang w:val="en-US"/>
        </w:rPr>
        <w:t xml:space="preserve"> The butterfly seed predator</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10360D97" w:rsidR="00056815" w:rsidRDefault="00D43E10" w:rsidP="00D46D3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w:t>
      </w:r>
      <w:r w:rsidR="009E5551">
        <w:rPr>
          <w:rFonts w:ascii="Times New Roman" w:hAnsi="Times New Roman" w:cs="Times New Roman"/>
          <w:sz w:val="24"/>
          <w:szCs w:val="24"/>
          <w:lang w:val="en-US"/>
        </w:rPr>
        <w:t>es</w:t>
      </w:r>
      <w:r w:rsidR="00D46D38" w:rsidRPr="00D46D38">
        <w:rPr>
          <w:rFonts w:ascii="Times New Roman" w:hAnsi="Times New Roman" w:cs="Times New Roman"/>
          <w:sz w:val="24"/>
          <w:szCs w:val="24"/>
          <w:lang w:val="en-US"/>
        </w:rPr>
        <w:t xml:space="preserve">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 xml:space="preserve">iven that recordings are </w:t>
      </w:r>
      <w:r w:rsidR="009E5551">
        <w:rPr>
          <w:rFonts w:ascii="Times New Roman" w:hAnsi="Times New Roman" w:cs="Times New Roman"/>
          <w:sz w:val="24"/>
          <w:szCs w:val="24"/>
          <w:lang w:val="en-US"/>
        </w:rPr>
        <w:t>made</w:t>
      </w:r>
      <w:r w:rsidR="00D46D38" w:rsidRPr="00D46D38">
        <w:rPr>
          <w:rFonts w:ascii="Times New Roman" w:hAnsi="Times New Roman" w:cs="Times New Roman"/>
          <w:sz w:val="24"/>
          <w:szCs w:val="24"/>
          <w:lang w:val="en-US"/>
        </w:rPr>
        <w:t xml:space="preserve"> synchronously and at a relevant stage, it allows</w:t>
      </w:r>
      <w:r w:rsidR="009E5551">
        <w:rPr>
          <w:rFonts w:ascii="Times New Roman" w:hAnsi="Times New Roman" w:cs="Times New Roman"/>
          <w:sz w:val="24"/>
          <w:szCs w:val="24"/>
          <w:lang w:val="en-US"/>
        </w:rPr>
        <w:t xml:space="preserve"> for an</w:t>
      </w:r>
      <w:r w:rsidR="00D46D38" w:rsidRPr="00D46D38">
        <w:rPr>
          <w:rFonts w:ascii="Times New Roman" w:hAnsi="Times New Roman" w:cs="Times New Roman"/>
          <w:sz w:val="24"/>
          <w:szCs w:val="24"/>
          <w:lang w:val="en-US"/>
        </w:rPr>
        <w:t xml:space="preserve">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w:t>
      </w:r>
      <w:r w:rsidR="00775842">
        <w:rPr>
          <w:rFonts w:ascii="Times New Roman" w:hAnsi="Times New Roman" w:cs="Times New Roman"/>
          <w:sz w:val="24"/>
          <w:szCs w:val="24"/>
          <w:lang w:val="en-US"/>
        </w:rPr>
        <w:t>st</w:t>
      </w:r>
      <w:r w:rsidR="00775842" w:rsidRPr="00D46D38">
        <w:rPr>
          <w:rFonts w:ascii="Times New Roman" w:hAnsi="Times New Roman" w:cs="Times New Roman"/>
          <w:sz w:val="24"/>
          <w:szCs w:val="24"/>
          <w:lang w:val="en-US"/>
        </w:rPr>
        <w:t xml:space="preserve">ate </w:t>
      </w:r>
      <w:r w:rsidR="00D46D38" w:rsidRPr="00D46D38">
        <w:rPr>
          <w:rFonts w:ascii="Times New Roman" w:hAnsi="Times New Roman" w:cs="Times New Roman"/>
          <w:sz w:val="24"/>
          <w:szCs w:val="24"/>
          <w:lang w:val="en-US"/>
        </w:rPr>
        <w:t xml:space="preserve">of development that is much less dependent on </w:t>
      </w:r>
      <w:r w:rsidR="00775842">
        <w:rPr>
          <w:rFonts w:ascii="Times New Roman" w:hAnsi="Times New Roman" w:cs="Times New Roman"/>
          <w:sz w:val="24"/>
          <w:szCs w:val="24"/>
          <w:lang w:val="en-US"/>
        </w:rPr>
        <w:t>differences</w:t>
      </w:r>
      <w:r w:rsidR="00D46D38" w:rsidRPr="00D46D38">
        <w:rPr>
          <w:rFonts w:ascii="Times New Roman" w:hAnsi="Times New Roman" w:cs="Times New Roman"/>
          <w:sz w:val="24"/>
          <w:szCs w:val="24"/>
          <w:lang w:val="en-US"/>
        </w:rPr>
        <w:t xml:space="preserve"> in </w:t>
      </w:r>
      <w:r w:rsidR="00775842">
        <w:rPr>
          <w:rFonts w:ascii="Times New Roman" w:hAnsi="Times New Roman" w:cs="Times New Roman"/>
          <w:sz w:val="24"/>
          <w:szCs w:val="24"/>
          <w:lang w:val="en-US"/>
        </w:rPr>
        <w:t xml:space="preserve">ambient </w:t>
      </w:r>
      <w:r w:rsidR="00D46D38" w:rsidRPr="00D46D38">
        <w:rPr>
          <w:rFonts w:ascii="Times New Roman" w:hAnsi="Times New Roman" w:cs="Times New Roman"/>
          <w:sz w:val="24"/>
          <w:szCs w:val="24"/>
          <w:lang w:val="en-US"/>
        </w:rPr>
        <w:t>temperature</w:t>
      </w:r>
      <w:r w:rsidR="00775842" w:rsidRPr="00CE4DF7">
        <w:rPr>
          <w:lang w:val="en-US"/>
        </w:rPr>
        <w:t xml:space="preserve"> </w:t>
      </w:r>
      <w:r w:rsidR="00D46D38">
        <w:rPr>
          <w:rFonts w:ascii="Times New Roman" w:hAnsi="Times New Roman" w:cs="Times New Roman"/>
          <w:sz w:val="24"/>
          <w:szCs w:val="24"/>
          <w:lang w:val="en-US"/>
        </w:rPr>
        <w:t>and thus more adequate for assessments of selection</w:t>
      </w:r>
      <w:r w:rsidR="00D46D38" w:rsidRPr="00D46D38">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For example, </w:t>
      </w:r>
      <w:r w:rsidR="003745EE" w:rsidRPr="00775842">
        <w:rPr>
          <w:rFonts w:ascii="Times New Roman" w:hAnsi="Times New Roman" w:cs="Times New Roman"/>
          <w:sz w:val="24"/>
          <w:szCs w:val="24"/>
          <w:lang w:val="en-US"/>
        </w:rPr>
        <w:t xml:space="preserve">two individuals having </w:t>
      </w:r>
      <w:r w:rsidR="003745EE">
        <w:rPr>
          <w:rFonts w:ascii="Times New Roman" w:hAnsi="Times New Roman" w:cs="Times New Roman"/>
          <w:sz w:val="24"/>
          <w:szCs w:val="24"/>
          <w:lang w:val="en-US"/>
        </w:rPr>
        <w:t>the same</w:t>
      </w:r>
      <w:r w:rsidR="003745EE" w:rsidRPr="00775842">
        <w:rPr>
          <w:rFonts w:ascii="Times New Roman" w:hAnsi="Times New Roman" w:cs="Times New Roman"/>
          <w:sz w:val="24"/>
          <w:szCs w:val="24"/>
          <w:lang w:val="en-US"/>
        </w:rPr>
        <w:t xml:space="preserve"> difference in development stage</w:t>
      </w:r>
      <w:r w:rsidR="003745EE">
        <w:rPr>
          <w:rFonts w:ascii="Times New Roman" w:hAnsi="Times New Roman" w:cs="Times New Roman"/>
          <w:sz w:val="24"/>
          <w:szCs w:val="24"/>
          <w:lang w:val="en-US"/>
        </w:rPr>
        <w:t xml:space="preserve"> (e.g. </w:t>
      </w:r>
      <w:r w:rsidR="003745EE" w:rsidRPr="00775842">
        <w:rPr>
          <w:rFonts w:ascii="Times New Roman" w:hAnsi="Times New Roman" w:cs="Times New Roman"/>
          <w:sz w:val="24"/>
          <w:szCs w:val="24"/>
          <w:lang w:val="en-US"/>
        </w:rPr>
        <w:t xml:space="preserve">large buds </w:t>
      </w:r>
      <w:r w:rsidR="003745EE">
        <w:rPr>
          <w:rFonts w:ascii="Times New Roman" w:hAnsi="Times New Roman" w:cs="Times New Roman"/>
          <w:sz w:val="24"/>
          <w:szCs w:val="24"/>
          <w:lang w:val="en-US"/>
        </w:rPr>
        <w:t>vs.</w:t>
      </w:r>
      <w:r w:rsidR="003745EE" w:rsidRPr="00775842">
        <w:rPr>
          <w:rFonts w:ascii="Times New Roman" w:hAnsi="Times New Roman" w:cs="Times New Roman"/>
          <w:sz w:val="24"/>
          <w:szCs w:val="24"/>
          <w:lang w:val="en-US"/>
        </w:rPr>
        <w:t xml:space="preserve"> </w:t>
      </w:r>
      <w:r w:rsidR="003745EE">
        <w:rPr>
          <w:rFonts w:ascii="Times New Roman" w:hAnsi="Times New Roman" w:cs="Times New Roman"/>
          <w:sz w:val="24"/>
          <w:szCs w:val="24"/>
          <w:lang w:val="en-US"/>
        </w:rPr>
        <w:t xml:space="preserve">just </w:t>
      </w:r>
      <w:r w:rsidR="003745EE" w:rsidRPr="00775842">
        <w:rPr>
          <w:rFonts w:ascii="Times New Roman" w:hAnsi="Times New Roman" w:cs="Times New Roman"/>
          <w:sz w:val="24"/>
          <w:szCs w:val="24"/>
          <w:lang w:val="en-US"/>
        </w:rPr>
        <w:t>open</w:t>
      </w:r>
      <w:r w:rsidR="003745EE">
        <w:rPr>
          <w:rFonts w:ascii="Times New Roman" w:hAnsi="Times New Roman" w:cs="Times New Roman"/>
          <w:sz w:val="24"/>
          <w:szCs w:val="24"/>
          <w:lang w:val="en-US"/>
        </w:rPr>
        <w:t>ed</w:t>
      </w:r>
      <w:r w:rsidR="003745EE" w:rsidRPr="00775842">
        <w:rPr>
          <w:rFonts w:ascii="Times New Roman" w:hAnsi="Times New Roman" w:cs="Times New Roman"/>
          <w:sz w:val="24"/>
          <w:szCs w:val="24"/>
          <w:lang w:val="en-US"/>
        </w:rPr>
        <w:t xml:space="preserve"> flowers</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m</w:t>
      </w:r>
      <w:r w:rsidR="003745EE">
        <w:rPr>
          <w:rFonts w:ascii="Times New Roman" w:hAnsi="Times New Roman" w:cs="Times New Roman"/>
          <w:sz w:val="24"/>
          <w:szCs w:val="24"/>
          <w:lang w:val="en-US"/>
        </w:rPr>
        <w:t>ight</w:t>
      </w:r>
      <w:r w:rsidR="003745EE" w:rsidRPr="00775842">
        <w:rPr>
          <w:rFonts w:ascii="Times New Roman" w:hAnsi="Times New Roman" w:cs="Times New Roman"/>
          <w:sz w:val="24"/>
          <w:szCs w:val="24"/>
          <w:lang w:val="en-US"/>
        </w:rPr>
        <w:t xml:space="preserve"> differ by just one or two days </w:t>
      </w:r>
      <w:r w:rsidR="003745EE">
        <w:rPr>
          <w:rFonts w:ascii="Times New Roman" w:hAnsi="Times New Roman" w:cs="Times New Roman"/>
          <w:sz w:val="24"/>
          <w:szCs w:val="24"/>
          <w:lang w:val="en-US"/>
        </w:rPr>
        <w:t xml:space="preserve">in first flowering date </w:t>
      </w:r>
      <w:r w:rsidR="003745EE" w:rsidRPr="00775842">
        <w:rPr>
          <w:rFonts w:ascii="Times New Roman" w:hAnsi="Times New Roman" w:cs="Times New Roman"/>
          <w:sz w:val="24"/>
          <w:szCs w:val="24"/>
          <w:lang w:val="en-US"/>
        </w:rPr>
        <w:t>if temperatures are high</w:t>
      </w:r>
      <w:r w:rsidR="003745EE">
        <w:rPr>
          <w:rFonts w:ascii="Times New Roman" w:hAnsi="Times New Roman" w:cs="Times New Roman"/>
          <w:sz w:val="24"/>
          <w:szCs w:val="24"/>
          <w:lang w:val="en-US"/>
        </w:rPr>
        <w:t>,</w:t>
      </w:r>
      <w:r w:rsidR="003745EE" w:rsidRPr="00775842">
        <w:rPr>
          <w:rFonts w:ascii="Times New Roman" w:hAnsi="Times New Roman" w:cs="Times New Roman"/>
          <w:sz w:val="24"/>
          <w:szCs w:val="24"/>
          <w:lang w:val="en-US"/>
        </w:rPr>
        <w:t xml:space="preserve"> but by up to ten days if temperatures are low. Hence, </w:t>
      </w:r>
      <w:r w:rsidR="003745EE">
        <w:rPr>
          <w:rFonts w:ascii="Times New Roman" w:hAnsi="Times New Roman" w:cs="Times New Roman"/>
          <w:sz w:val="24"/>
          <w:szCs w:val="24"/>
          <w:lang w:val="en-US"/>
        </w:rPr>
        <w:t>equal</w:t>
      </w:r>
      <w:r w:rsidR="003745EE" w:rsidRPr="00775842">
        <w:rPr>
          <w:rFonts w:ascii="Times New Roman" w:hAnsi="Times New Roman" w:cs="Times New Roman"/>
          <w:sz w:val="24"/>
          <w:szCs w:val="24"/>
          <w:lang w:val="en-US"/>
        </w:rPr>
        <w:t xml:space="preserve"> differences in developmental stage might translate into </w:t>
      </w:r>
      <w:r w:rsidR="003745EE">
        <w:rPr>
          <w:rFonts w:ascii="Times New Roman" w:hAnsi="Times New Roman" w:cs="Times New Roman"/>
          <w:sz w:val="24"/>
          <w:szCs w:val="24"/>
          <w:lang w:val="en-US"/>
        </w:rPr>
        <w:t>unequal</w:t>
      </w:r>
      <w:r w:rsidR="003745EE" w:rsidRPr="00775842">
        <w:rPr>
          <w:rFonts w:ascii="Times New Roman" w:hAnsi="Times New Roman" w:cs="Times New Roman"/>
          <w:sz w:val="24"/>
          <w:szCs w:val="24"/>
          <w:lang w:val="en-US"/>
        </w:rPr>
        <w:t xml:space="preserve"> differences in first flowering date if temperatures vary during the flowering season.</w:t>
      </w:r>
      <w:r w:rsidR="003745EE">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At the same time, it is clear that one possible disadvantage of measuring developmental rate at one occasion is that </w:t>
      </w:r>
      <w:r w:rsidR="00D46D38" w:rsidRPr="00D46D38">
        <w:rPr>
          <w:rFonts w:ascii="Times New Roman" w:hAnsi="Times New Roman" w:cs="Times New Roman"/>
          <w:sz w:val="24"/>
          <w:szCs w:val="24"/>
          <w:lang w:val="en-US"/>
        </w:rPr>
        <w:lastRenderedPageBreak/>
        <w:t xml:space="preserve">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w:t>
      </w:r>
      <w:r>
        <w:rPr>
          <w:rFonts w:ascii="Times New Roman" w:hAnsi="Times New Roman" w:cs="Times New Roman"/>
          <w:sz w:val="24"/>
          <w:szCs w:val="24"/>
          <w:lang w:val="en-US"/>
        </w:rPr>
        <w:lastRenderedPageBreak/>
        <w:t xml:space="preserve">each population. Sugar cubes were placed at one-meter intervals along the transects, and the number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6362F61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assess phenotypic selection on flowering phenology, we performed selection gradient analyses in each of the two years by regressing relative fitness on standardized estimates of phenology, flower number and shoot height (Lande &amp; Arnold, 1983). Fitness, in terms of the number of intact fruits, was relativized within populations by dividing individual values by population mean values. Traits were standardized by subtracting the population mean and dividing by the population standard deviation. </w:t>
      </w:r>
      <w:r w:rsidR="009D238F">
        <w:rPr>
          <w:rFonts w:ascii="Times New Roman" w:hAnsi="Times New Roman" w:cs="Times New Roman"/>
          <w:sz w:val="24"/>
          <w:szCs w:val="24"/>
          <w:lang w:val="en-US"/>
        </w:rPr>
        <w:t xml:space="preserve">Linear effects of trait on fitness were estimated in models without quadratic or interaction terms. </w:t>
      </w:r>
      <w:r>
        <w:rPr>
          <w:rFonts w:ascii="Times New Roman" w:hAnsi="Times New Roman" w:cs="Times New Roman"/>
          <w:sz w:val="24"/>
          <w:szCs w:val="24"/>
          <w:lang w:val="en-US"/>
        </w:rPr>
        <w:t xml:space="preserve">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t>
      </w:r>
      <w:commentRangeStart w:id="2"/>
      <w:commentRangeStart w:id="3"/>
      <w:del w:id="4" w:author="Alicia" w:date="2016-09-05T17:57:00Z">
        <w:r w:rsidDel="00301E88">
          <w:rPr>
            <w:rFonts w:ascii="Times New Roman" w:hAnsi="Times New Roman" w:cs="Times New Roman"/>
            <w:sz w:val="24"/>
            <w:szCs w:val="24"/>
            <w:lang w:val="en-US"/>
          </w:rPr>
          <w:delText xml:space="preserve">We fitted a linear model with Type II sums of squares. </w:delText>
        </w:r>
        <w:commentRangeEnd w:id="2"/>
        <w:r w:rsidR="009D238F" w:rsidDel="00301E88">
          <w:rPr>
            <w:rStyle w:val="CommentReference"/>
          </w:rPr>
          <w:commentReference w:id="2"/>
        </w:r>
      </w:del>
      <w:commentRangeEnd w:id="3"/>
      <w:r w:rsidR="00301E88">
        <w:rPr>
          <w:rStyle w:val="CommentReference"/>
        </w:rPr>
        <w:commentReference w:id="3"/>
      </w:r>
      <w:r>
        <w:rPr>
          <w:rFonts w:ascii="Times New Roman" w:hAnsi="Times New Roman" w:cs="Times New Roman"/>
          <w:sz w:val="24"/>
          <w:szCs w:val="24"/>
          <w:lang w:val="en-US"/>
        </w:rPr>
        <w:t xml:space="preserve">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(Lande &amp; Arnold, 1983; Arnold, 1986). Non-linear selection was assessed by examining the effects of quadratic and interaction terms in a model including also the linear terms. Results for models using mean and most advanced flower developmental stages </w:t>
      </w:r>
      <w:r>
        <w:rPr>
          <w:rFonts w:ascii="Times New Roman" w:hAnsi="Times New Roman" w:cs="Times New Roman"/>
          <w:sz w:val="24"/>
          <w:szCs w:val="24"/>
          <w:lang w:val="en-US"/>
        </w:rPr>
        <w:lastRenderedPageBreak/>
        <w:t xml:space="preserve">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4CA5A8D9" w:rsidR="00D43E10" w:rsidRDefault="00D43E10">
      <w:pPr>
        <w:spacing w:line="480" w:lineRule="auto"/>
        <w:ind w:firstLine="708"/>
        <w:rPr>
          <w:ins w:id="5" w:author="Alicia" w:date="2016-09-05T17:59:00Z"/>
          <w:rFonts w:ascii="Times New Roman" w:hAnsi="Times New Roman" w:cs="Times New Roman"/>
          <w:sz w:val="24"/>
          <w:szCs w:val="24"/>
          <w:lang w:val="en-US"/>
        </w:rPr>
      </w:pPr>
      <w:r>
        <w:rPr>
          <w:rFonts w:ascii="Times New Roman" w:hAnsi="Times New Roman" w:cs="Times New Roman"/>
          <w:sz w:val="24"/>
          <w:szCs w:val="24"/>
          <w:lang w:val="en-US"/>
        </w:rPr>
        <w:t>To test if linear selection on reproductive traits differed among populations with vs. without</w:t>
      </w:r>
      <w:r w:rsidR="009B14A7">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w:t>
      </w:r>
      <w:r w:rsidR="00F20E62" w:rsidRPr="00F20E62">
        <w:rPr>
          <w:rFonts w:ascii="Times New Roman" w:hAnsi="Times New Roman" w:cs="Times New Roman"/>
          <w:sz w:val="24"/>
          <w:szCs w:val="24"/>
          <w:lang w:val="en-US"/>
        </w:rPr>
        <w:t xml:space="preserve">estimates </w:t>
      </w:r>
      <w:r w:rsidR="00F20E62">
        <w:rPr>
          <w:rFonts w:ascii="Times New Roman" w:hAnsi="Times New Roman" w:cs="Times New Roman"/>
          <w:sz w:val="24"/>
          <w:szCs w:val="24"/>
          <w:lang w:val="en-US"/>
        </w:rPr>
        <w:t xml:space="preserve">of </w:t>
      </w:r>
      <w:r>
        <w:rPr>
          <w:rFonts w:ascii="Times New Roman" w:hAnsi="Times New Roman" w:cs="Times New Roman"/>
          <w:sz w:val="24"/>
          <w:szCs w:val="24"/>
          <w:lang w:val="en-US"/>
        </w:rPr>
        <w:t>selection coefficients</w:t>
      </w:r>
      <w:r w:rsidR="00F20E62">
        <w:rPr>
          <w:rFonts w:ascii="Times New Roman" w:hAnsi="Times New Roman" w:cs="Times New Roman"/>
          <w:sz w:val="24"/>
          <w:szCs w:val="24"/>
          <w:lang w:val="en-US"/>
        </w:rPr>
        <w:t xml:space="preserve"> </w:t>
      </w:r>
      <w:r w:rsidR="00F20E62" w:rsidRPr="00F20E62">
        <w:rPr>
          <w:rFonts w:ascii="Times New Roman" w:hAnsi="Times New Roman" w:cs="Times New Roman"/>
          <w:sz w:val="24"/>
          <w:szCs w:val="24"/>
          <w:lang w:val="en-US"/>
        </w:rPr>
        <w:t xml:space="preserve">without accounting for the errors of </w:t>
      </w:r>
      <w:r w:rsidR="00F20E62">
        <w:rPr>
          <w:rFonts w:ascii="Times New Roman" w:hAnsi="Times New Roman" w:cs="Times New Roman"/>
          <w:sz w:val="24"/>
          <w:szCs w:val="24"/>
          <w:lang w:val="en-US"/>
        </w:rPr>
        <w:t xml:space="preserve">these </w:t>
      </w:r>
      <w:r w:rsidR="00F20E62" w:rsidRPr="00F20E62">
        <w:rPr>
          <w:rFonts w:ascii="Times New Roman" w:hAnsi="Times New Roman" w:cs="Times New Roman"/>
          <w:sz w:val="24"/>
          <w:szCs w:val="24"/>
          <w:lang w:val="en-US"/>
        </w:rPr>
        <w:t>estimates</w:t>
      </w:r>
      <w:r>
        <w:rPr>
          <w:rFonts w:ascii="Times New Roman" w:hAnsi="Times New Roman" w:cs="Times New Roman"/>
          <w:sz w:val="24"/>
          <w:szCs w:val="24"/>
          <w:lang w:val="en-US"/>
        </w:rPr>
        <w:t xml:space="preserve">,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constructed a linear mixed model </w:t>
      </w:r>
      <w:del w:id="6" w:author="Alicia" w:date="2016-09-05T17:58:00Z">
        <w:r w:rsidDel="00301E88">
          <w:rPr>
            <w:rFonts w:ascii="Times New Roman" w:hAnsi="Times New Roman" w:cs="Times New Roman"/>
            <w:sz w:val="24"/>
            <w:szCs w:val="24"/>
            <w:lang w:val="en-US"/>
          </w:rPr>
          <w:delText xml:space="preserve">(Type II sums of squares) </w:delText>
        </w:r>
      </w:del>
      <w:r>
        <w:rPr>
          <w:rFonts w:ascii="Times New Roman" w:hAnsi="Times New Roman" w:cs="Times New Roman"/>
          <w:sz w:val="24"/>
          <w:szCs w:val="24"/>
          <w:lang w:val="en-US"/>
        </w:rPr>
        <w:t>for each year. Predictors included standardized reproductive traits</w:t>
      </w:r>
      <w:ins w:id="7" w:author="Alicia" w:date="2016-09-05T17:59:00Z">
        <w:r w:rsidR="00301E88">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8" w:author="Alicia" w:date="2016-09-05T17:59:00Z">
        <w:r w:rsidR="003953F3" w:rsidDel="00301E88">
          <w:rPr>
            <w:rFonts w:ascii="Times New Roman" w:hAnsi="Times New Roman" w:cs="Times New Roman"/>
            <w:sz w:val="24"/>
            <w:szCs w:val="24"/>
            <w:lang w:val="en-US"/>
          </w:rPr>
          <w:delText xml:space="preserve">and </w:delText>
        </w:r>
      </w:del>
      <w:r w:rsidR="003953F3">
        <w:rPr>
          <w:rFonts w:ascii="Times New Roman" w:hAnsi="Times New Roman" w:cs="Times New Roman"/>
          <w:sz w:val="24"/>
          <w:szCs w:val="24"/>
          <w:lang w:val="en-US"/>
        </w:rPr>
        <w:t xml:space="preserve">predation </w:t>
      </w:r>
      <w:ins w:id="9" w:author="Alicia" w:date="2016-09-05T17:59:00Z">
        <w:r w:rsidR="00301E88">
          <w:rPr>
            <w:rFonts w:ascii="Times New Roman" w:hAnsi="Times New Roman" w:cs="Times New Roman"/>
            <w:sz w:val="24"/>
            <w:szCs w:val="24"/>
            <w:lang w:val="en-US"/>
          </w:rPr>
          <w:t xml:space="preserve">and </w:t>
        </w:r>
      </w:ins>
      <w:ins w:id="10" w:author="Alicia" w:date="2016-09-05T18:00:00Z">
        <w:r w:rsidR="00301E88">
          <w:rPr>
            <w:rFonts w:ascii="Times New Roman" w:hAnsi="Times New Roman" w:cs="Times New Roman"/>
            <w:sz w:val="24"/>
            <w:szCs w:val="24"/>
            <w:lang w:val="en-US"/>
          </w:rPr>
          <w:t>trait × predation</w:t>
        </w:r>
      </w:ins>
      <w:ins w:id="11" w:author="Alicia" w:date="2016-09-05T18:01:00Z">
        <w:r w:rsidR="00301E88">
          <w:rPr>
            <w:rFonts w:ascii="Times New Roman" w:hAnsi="Times New Roman" w:cs="Times New Roman"/>
            <w:sz w:val="24"/>
            <w:szCs w:val="24"/>
            <w:lang w:val="en-US"/>
          </w:rPr>
          <w:t xml:space="preserve"> interactions</w:t>
        </w:r>
      </w:ins>
      <w:ins w:id="12" w:author="Alicia" w:date="2016-09-05T17:59:00Z">
        <w:r w:rsidR="00301E88">
          <w:rPr>
            <w:rFonts w:ascii="Times New Roman" w:hAnsi="Times New Roman" w:cs="Times New Roman"/>
            <w:sz w:val="24"/>
            <w:szCs w:val="24"/>
            <w:lang w:val="en-US"/>
          </w:rPr>
          <w:t xml:space="preserve"> </w:t>
        </w:r>
      </w:ins>
      <w:r w:rsidR="003953F3">
        <w:rPr>
          <w:rFonts w:ascii="Times New Roman" w:hAnsi="Times New Roman" w:cs="Times New Roman"/>
          <w:sz w:val="24"/>
          <w:szCs w:val="24"/>
          <w:lang w:val="en-US"/>
        </w:rPr>
        <w:t>as fixed effects</w:t>
      </w:r>
      <w:ins w:id="13" w:author="Alicia" w:date="2016-09-05T17:59:00Z">
        <w:r w:rsidR="00301E88">
          <w:rPr>
            <w:rFonts w:ascii="Times New Roman" w:hAnsi="Times New Roman" w:cs="Times New Roman"/>
            <w:sz w:val="24"/>
            <w:szCs w:val="24"/>
            <w:lang w:val="en-US"/>
          </w:rPr>
          <w:t>, and</w:t>
        </w:r>
      </w:ins>
      <w:ins w:id="14" w:author="Alicia" w:date="2016-09-05T18:01:00Z">
        <w:r w:rsidR="006C787E">
          <w:rPr>
            <w:rFonts w:ascii="Times New Roman" w:hAnsi="Times New Roman" w:cs="Times New Roman"/>
            <w:sz w:val="24"/>
            <w:szCs w:val="24"/>
            <w:lang w:val="en-US"/>
          </w:rPr>
          <w:t xml:space="preserve"> </w:t>
        </w:r>
      </w:ins>
      <w:del w:id="15" w:author="Alicia" w:date="2016-09-05T18:00:00Z">
        <w:r w:rsidR="003953F3" w:rsidDel="00301E88">
          <w:rPr>
            <w:rFonts w:ascii="Times New Roman" w:hAnsi="Times New Roman" w:cs="Times New Roman"/>
            <w:sz w:val="24"/>
            <w:szCs w:val="24"/>
            <w:lang w:val="en-US"/>
          </w:rPr>
          <w:delText xml:space="preserve">. </w:delText>
        </w:r>
        <w:r w:rsidDel="00301E88">
          <w:rPr>
            <w:rFonts w:ascii="Times New Roman" w:hAnsi="Times New Roman" w:cs="Times New Roman"/>
            <w:sz w:val="24"/>
            <w:szCs w:val="24"/>
            <w:lang w:val="en-US"/>
          </w:rPr>
          <w:delText xml:space="preserve">Effects of </w:delText>
        </w:r>
      </w:del>
      <w:r>
        <w:rPr>
          <w:rFonts w:ascii="Times New Roman" w:hAnsi="Times New Roman" w:cs="Times New Roman"/>
          <w:sz w:val="24"/>
          <w:szCs w:val="24"/>
          <w:lang w:val="en-US"/>
        </w:rPr>
        <w:t>trait × population</w:t>
      </w:r>
      <w:ins w:id="16" w:author="Alicia" w:date="2016-09-05T18:00:00Z">
        <w:r w:rsidR="00301E88">
          <w:rPr>
            <w:rFonts w:ascii="Times New Roman" w:hAnsi="Times New Roman" w:cs="Times New Roman"/>
            <w:sz w:val="24"/>
            <w:szCs w:val="24"/>
            <w:lang w:val="en-US"/>
          </w:rPr>
          <w:t xml:space="preserve"> interactions as</w:t>
        </w:r>
      </w:ins>
      <w:r>
        <w:rPr>
          <w:rFonts w:ascii="Times New Roman" w:hAnsi="Times New Roman" w:cs="Times New Roman"/>
          <w:sz w:val="24"/>
          <w:szCs w:val="24"/>
          <w:lang w:val="en-US"/>
        </w:rPr>
        <w:t xml:space="preserve"> </w:t>
      </w:r>
      <w:del w:id="17" w:author="Alicia" w:date="2016-09-05T18:00:00Z">
        <w:r w:rsidR="003953F3" w:rsidDel="00301E88">
          <w:rPr>
            <w:rFonts w:ascii="Times New Roman" w:hAnsi="Times New Roman" w:cs="Times New Roman"/>
            <w:sz w:val="24"/>
            <w:szCs w:val="24"/>
            <w:lang w:val="en-US"/>
          </w:rPr>
          <w:delText>(</w:delText>
        </w:r>
      </w:del>
      <w:r w:rsidR="003953F3">
        <w:rPr>
          <w:rFonts w:ascii="Times New Roman" w:hAnsi="Times New Roman" w:cs="Times New Roman"/>
          <w:sz w:val="24"/>
          <w:szCs w:val="24"/>
          <w:lang w:val="en-US"/>
        </w:rPr>
        <w:t>random effects nested within predation</w:t>
      </w:r>
      <w:del w:id="18" w:author="Alicia" w:date="2016-09-05T18:00:00Z">
        <w:r w:rsidR="003953F3" w:rsidDel="00301E88">
          <w:rPr>
            <w:rFonts w:ascii="Times New Roman" w:hAnsi="Times New Roman" w:cs="Times New Roman"/>
            <w:sz w:val="24"/>
            <w:szCs w:val="24"/>
            <w:lang w:val="en-US"/>
          </w:rPr>
          <w:delText xml:space="preserve">) </w:delText>
        </w:r>
        <w:r w:rsidDel="00301E88">
          <w:rPr>
            <w:rFonts w:ascii="Times New Roman" w:hAnsi="Times New Roman" w:cs="Times New Roman"/>
            <w:sz w:val="24"/>
            <w:szCs w:val="24"/>
            <w:lang w:val="en-US"/>
          </w:rPr>
          <w:delText>and trait × predation interactions were only included in these models if the trait × population interaction was significant</w:delText>
        </w:r>
      </w:del>
      <w:r>
        <w:rPr>
          <w:rFonts w:ascii="Times New Roman" w:hAnsi="Times New Roman" w:cs="Times New Roman"/>
          <w:sz w:val="24"/>
          <w:szCs w:val="24"/>
          <w:lang w:val="en-US"/>
        </w:rPr>
        <w: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562CF915" w14:textId="58338AA5" w:rsidR="00301E88" w:rsidDel="006C787E" w:rsidRDefault="00301E88">
      <w:pPr>
        <w:spacing w:line="480" w:lineRule="auto"/>
        <w:ind w:firstLine="708"/>
        <w:rPr>
          <w:del w:id="19" w:author="Alicia" w:date="2016-09-05T18:01:00Z"/>
          <w:rFonts w:ascii="Times New Roman" w:hAnsi="Times New Roman" w:cs="Times New Roman"/>
          <w:sz w:val="24"/>
          <w:szCs w:val="24"/>
          <w:lang w:val="en-US"/>
        </w:rPr>
      </w:pPr>
    </w:p>
    <w:p w14:paraId="2F7813A5" w14:textId="5F15246F"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0B202A07"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w:t>
      </w:r>
      <w:r w:rsidR="009B14A7" w:rsidRPr="009B14A7">
        <w:rPr>
          <w:rFonts w:ascii="Times New Roman" w:hAnsi="Times New Roman" w:cs="Times New Roman"/>
          <w:sz w:val="24"/>
          <w:szCs w:val="24"/>
          <w:lang w:val="en-US"/>
        </w:rPr>
        <w:t xml:space="preserve">butterfly seed predator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w:t>
      </w:r>
      <w:r w:rsidR="005A4AF9">
        <w:rPr>
          <w:rFonts w:ascii="Times New Roman" w:hAnsi="Times New Roman" w:cs="Times New Roman"/>
          <w:sz w:val="24"/>
          <w:szCs w:val="24"/>
          <w:lang w:val="en-US"/>
        </w:rPr>
        <w:lastRenderedPageBreak/>
        <w:t xml:space="preserve">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AICc. </w:t>
      </w:r>
      <w:r w:rsidR="00B750E8">
        <w:rPr>
          <w:rFonts w:ascii="Times New Roman" w:hAnsi="Times New Roman" w:cs="Times New Roman"/>
          <w:sz w:val="24"/>
          <w:szCs w:val="24"/>
          <w:lang w:val="en-US"/>
        </w:rPr>
        <w:t xml:space="preserve">The overall fit of this model was evaluated using the Bollen-Stine bootstrap test </w:t>
      </w:r>
      <w:r w:rsidR="00433B42">
        <w:rPr>
          <w:rFonts w:ascii="Times New Roman" w:hAnsi="Times New Roman" w:cs="Times New Roman"/>
          <w:sz w:val="24"/>
          <w:szCs w:val="24"/>
          <w:lang w:val="en-US"/>
        </w:rPr>
        <w:t xml:space="preserve">(Bollen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113851D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w:t>
      </w:r>
      <w:r>
        <w:rPr>
          <w:rFonts w:ascii="Times New Roman" w:hAnsi="Times New Roman" w:cs="Times New Roman"/>
          <w:sz w:val="24"/>
          <w:szCs w:val="24"/>
          <w:lang w:val="en-US"/>
        </w:rPr>
        <w:lastRenderedPageBreak/>
        <w:t xml:space="preserve">performed a logistic regression of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presence on log-transformed ant abundance, using the 20 study populations. Second, we regressed the mean number of eggs per plant and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Path analyses were carried out in Amos 16.0 (Arbukle,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4FF02B6D" w:rsidR="00D43E10" w:rsidRDefault="00D43E10" w:rsidP="007C4E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w:t>
      </w:r>
      <w:ins w:id="20" w:author="Alicia" w:date="2016-09-05T17:52:00Z">
        <w:r w:rsidR="007C4EE4">
          <w:rPr>
            <w:rFonts w:ascii="Times New Roman" w:hAnsi="Times New Roman" w:cs="Times New Roman"/>
            <w:sz w:val="24"/>
            <w:szCs w:val="24"/>
            <w:lang w:val="en-US"/>
          </w:rPr>
          <w:t>S</w:t>
        </w:r>
      </w:ins>
      <w:ins w:id="21" w:author="Alicia" w:date="2016-09-05T15:14:00Z">
        <w:r w:rsidR="00FA13DC">
          <w:rPr>
            <w:rFonts w:ascii="Times New Roman" w:hAnsi="Times New Roman" w:cs="Times New Roman"/>
            <w:sz w:val="24"/>
            <w:szCs w:val="24"/>
            <w:lang w:val="en-US"/>
          </w:rPr>
          <w:t>election</w:t>
        </w:r>
      </w:ins>
      <w:ins w:id="22" w:author="Alicia" w:date="2016-09-05T17:52:00Z">
        <w:r w:rsidR="007C4EE4">
          <w:rPr>
            <w:rFonts w:ascii="Times New Roman" w:hAnsi="Times New Roman" w:cs="Times New Roman"/>
            <w:sz w:val="24"/>
            <w:szCs w:val="24"/>
            <w:lang w:val="en-US"/>
          </w:rPr>
          <w:t xml:space="preserve"> </w:t>
        </w:r>
      </w:ins>
      <w:ins w:id="23" w:author="Johan Ehrlén" w:date="2016-09-06T09:34:00Z">
        <w:r w:rsidR="005C6FC2">
          <w:rPr>
            <w:rFonts w:ascii="Times New Roman" w:hAnsi="Times New Roman" w:cs="Times New Roman"/>
            <w:sz w:val="24"/>
            <w:szCs w:val="24"/>
            <w:lang w:val="en-US"/>
          </w:rPr>
          <w:t xml:space="preserve">gradients for phenology </w:t>
        </w:r>
      </w:ins>
      <w:ins w:id="24" w:author="Alicia" w:date="2016-09-05T17:52:00Z">
        <w:r w:rsidR="007C4EE4">
          <w:rPr>
            <w:rFonts w:ascii="Times New Roman" w:hAnsi="Times New Roman" w:cs="Times New Roman"/>
            <w:sz w:val="24"/>
            <w:szCs w:val="24"/>
            <w:lang w:val="en-US"/>
          </w:rPr>
          <w:t xml:space="preserve">varied </w:t>
        </w:r>
        <w:del w:id="25" w:author="Johan Ehrlén" w:date="2016-09-06T11:27:00Z">
          <w:r w:rsidR="007C4EE4" w:rsidDel="0083125D">
            <w:rPr>
              <w:rFonts w:ascii="Times New Roman" w:hAnsi="Times New Roman" w:cs="Times New Roman"/>
              <w:sz w:val="24"/>
              <w:szCs w:val="24"/>
              <w:lang w:val="en-US"/>
            </w:rPr>
            <w:delText>both</w:delText>
          </w:r>
        </w:del>
      </w:ins>
      <w:ins w:id="26" w:author="Alicia" w:date="2016-09-05T15:14:00Z">
        <w:del w:id="27" w:author="Johan Ehrlén" w:date="2016-09-06T11:27:00Z">
          <w:r w:rsidR="00FA13DC" w:rsidDel="0083125D">
            <w:rPr>
              <w:rFonts w:ascii="Times New Roman" w:hAnsi="Times New Roman" w:cs="Times New Roman"/>
              <w:sz w:val="24"/>
              <w:szCs w:val="24"/>
              <w:lang w:val="en-US"/>
            </w:rPr>
            <w:delText xml:space="preserve"> </w:delText>
          </w:r>
        </w:del>
        <w:commentRangeStart w:id="28"/>
        <w:commentRangeStart w:id="29"/>
        <w:r w:rsidR="00FA13DC">
          <w:rPr>
            <w:rFonts w:ascii="Times New Roman" w:hAnsi="Times New Roman" w:cs="Times New Roman"/>
            <w:sz w:val="24"/>
            <w:szCs w:val="24"/>
            <w:lang w:val="en-US"/>
          </w:rPr>
          <w:t xml:space="preserve">among populations </w:t>
        </w:r>
      </w:ins>
      <w:commentRangeEnd w:id="28"/>
      <w:ins w:id="30" w:author="Alicia" w:date="2016-09-05T15:24:00Z">
        <w:r w:rsidR="00155D54">
          <w:rPr>
            <w:rStyle w:val="CommentReference"/>
          </w:rPr>
          <w:commentReference w:id="28"/>
        </w:r>
      </w:ins>
      <w:commentRangeEnd w:id="29"/>
      <w:ins w:id="31" w:author="Johan Ehrlén" w:date="2016-09-06T11:27:00Z">
        <w:r w:rsidR="0083125D">
          <w:rPr>
            <w:rFonts w:ascii="Times New Roman" w:hAnsi="Times New Roman" w:cs="Times New Roman"/>
            <w:sz w:val="24"/>
            <w:szCs w:val="24"/>
            <w:lang w:val="en-US"/>
          </w:rPr>
          <w:t>as well as</w:t>
        </w:r>
      </w:ins>
      <w:r w:rsidR="005C6FC2">
        <w:rPr>
          <w:rStyle w:val="CommentReference"/>
        </w:rPr>
        <w:commentReference w:id="29"/>
      </w:r>
      <w:ins w:id="32" w:author="Alicia" w:date="2016-09-05T15:14:00Z">
        <w:del w:id="33" w:author="Johan Ehrlén" w:date="2016-09-06T09:33:00Z">
          <w:r w:rsidR="00FA13DC" w:rsidDel="005C6FC2">
            <w:rPr>
              <w:rFonts w:ascii="Times New Roman" w:hAnsi="Times New Roman" w:cs="Times New Roman"/>
              <w:sz w:val="24"/>
              <w:szCs w:val="24"/>
              <w:lang w:val="en-US"/>
            </w:rPr>
            <w:delText>within years</w:delText>
          </w:r>
        </w:del>
        <w:del w:id="34" w:author="Johan Ehrlén" w:date="2016-09-06T11:27:00Z">
          <w:r w:rsidR="00FA13DC" w:rsidDel="0083125D">
            <w:rPr>
              <w:rFonts w:ascii="Times New Roman" w:hAnsi="Times New Roman" w:cs="Times New Roman"/>
              <w:sz w:val="24"/>
              <w:szCs w:val="24"/>
              <w:lang w:val="en-US"/>
            </w:rPr>
            <w:delText xml:space="preserve"> </w:delText>
          </w:r>
        </w:del>
      </w:ins>
      <w:ins w:id="35" w:author="Johan Ehrlén" w:date="2016-09-06T09:34:00Z">
        <w:r w:rsidR="005C6FC2">
          <w:rPr>
            <w:rFonts w:ascii="Times New Roman" w:hAnsi="Times New Roman" w:cs="Times New Roman"/>
            <w:sz w:val="24"/>
            <w:szCs w:val="24"/>
            <w:lang w:val="en-US"/>
          </w:rPr>
          <w:t xml:space="preserve"> between</w:t>
        </w:r>
      </w:ins>
      <w:ins w:id="36" w:author="Johan Ehrlén" w:date="2016-09-06T09:33:00Z">
        <w:r w:rsidR="005C6FC2">
          <w:rPr>
            <w:rFonts w:ascii="Times New Roman" w:hAnsi="Times New Roman" w:cs="Times New Roman"/>
            <w:sz w:val="24"/>
            <w:szCs w:val="24"/>
            <w:lang w:val="en-US"/>
          </w:rPr>
          <w:t xml:space="preserve"> years within populations </w:t>
        </w:r>
      </w:ins>
      <w:ins w:id="37" w:author="Alicia" w:date="2016-09-05T15:14:00Z">
        <w:r w:rsidR="00FA13DC">
          <w:rPr>
            <w:rFonts w:ascii="Times New Roman" w:hAnsi="Times New Roman" w:cs="Times New Roman"/>
            <w:sz w:val="24"/>
            <w:szCs w:val="24"/>
            <w:lang w:val="en-US"/>
          </w:rPr>
          <w:t>(</w:t>
        </w:r>
      </w:ins>
      <w:ins w:id="38" w:author="Alicia" w:date="2016-09-05T15:16:00Z">
        <w:del w:id="39" w:author="Johan Ehrlén" w:date="2016-09-06T09:35:00Z">
          <w:r w:rsidR="00FA13DC" w:rsidDel="005C6FC2">
            <w:rPr>
              <w:rFonts w:ascii="Times New Roman" w:hAnsi="Times New Roman" w:cs="Times New Roman"/>
              <w:sz w:val="24"/>
              <w:szCs w:val="24"/>
              <w:lang w:val="en-US"/>
            </w:rPr>
            <w:delText>SD of selection gradients</w:delText>
          </w:r>
        </w:del>
      </w:ins>
      <w:ins w:id="40" w:author="Alicia" w:date="2016-09-05T17:54:00Z">
        <w:del w:id="41" w:author="Johan Ehrlén" w:date="2016-09-06T09:35:00Z">
          <w:r w:rsidR="007C4EE4" w:rsidDel="005C6FC2">
            <w:rPr>
              <w:rFonts w:ascii="Times New Roman" w:hAnsi="Times New Roman" w:cs="Times New Roman"/>
              <w:sz w:val="24"/>
              <w:szCs w:val="24"/>
              <w:lang w:val="en-US"/>
            </w:rPr>
            <w:delText xml:space="preserve"> for a</w:delText>
          </w:r>
        </w:del>
        <w:del w:id="42" w:author="Johan Ehrlén" w:date="2016-09-06T09:36:00Z">
          <w:r w:rsidR="007C4EE4" w:rsidDel="00263494">
            <w:rPr>
              <w:rFonts w:ascii="Times New Roman" w:hAnsi="Times New Roman" w:cs="Times New Roman"/>
              <w:sz w:val="24"/>
              <w:szCs w:val="24"/>
              <w:lang w:val="en-US"/>
            </w:rPr>
            <w:delText>ll</w:delText>
          </w:r>
        </w:del>
        <w:del w:id="43" w:author="Johan Ehrlén" w:date="2016-09-06T09:38:00Z">
          <w:r w:rsidR="007C4EE4" w:rsidDel="00263494">
            <w:rPr>
              <w:rFonts w:ascii="Times New Roman" w:hAnsi="Times New Roman" w:cs="Times New Roman"/>
              <w:sz w:val="24"/>
              <w:szCs w:val="24"/>
              <w:lang w:val="en-US"/>
            </w:rPr>
            <w:delText xml:space="preserve"> </w:delText>
          </w:r>
        </w:del>
        <w:r w:rsidR="007C4EE4">
          <w:rPr>
            <w:rFonts w:ascii="Times New Roman" w:hAnsi="Times New Roman" w:cs="Times New Roman"/>
            <w:sz w:val="24"/>
            <w:szCs w:val="24"/>
            <w:lang w:val="en-US"/>
          </w:rPr>
          <w:t>populations</w:t>
        </w:r>
      </w:ins>
      <w:ins w:id="44" w:author="Alicia" w:date="2016-09-05T15:16:00Z">
        <w:del w:id="45" w:author="Johan Ehrlén" w:date="2016-09-06T09:36:00Z">
          <w:r w:rsidR="00FA13DC" w:rsidDel="00263494">
            <w:rPr>
              <w:rFonts w:ascii="Times New Roman" w:hAnsi="Times New Roman" w:cs="Times New Roman"/>
              <w:sz w:val="24"/>
              <w:szCs w:val="24"/>
              <w:lang w:val="en-US"/>
            </w:rPr>
            <w:delText>,</w:delText>
          </w:r>
        </w:del>
      </w:ins>
      <w:ins w:id="46" w:author="Johan Ehrlén" w:date="2016-09-06T09:36:00Z">
        <w:r w:rsidR="00263494">
          <w:rPr>
            <w:rFonts w:ascii="Times New Roman" w:hAnsi="Times New Roman" w:cs="Times New Roman"/>
            <w:sz w:val="24"/>
            <w:szCs w:val="24"/>
            <w:lang w:val="en-US"/>
          </w:rPr>
          <w:t>:</w:t>
        </w:r>
      </w:ins>
      <w:ins w:id="47" w:author="Alicia" w:date="2016-09-05T15:16:00Z">
        <w:r w:rsidR="00FA13DC">
          <w:rPr>
            <w:rFonts w:ascii="Times New Roman" w:hAnsi="Times New Roman" w:cs="Times New Roman"/>
            <w:sz w:val="24"/>
            <w:szCs w:val="24"/>
            <w:lang w:val="en-US"/>
          </w:rPr>
          <w:t xml:space="preserve"> </w:t>
        </w:r>
      </w:ins>
      <w:ins w:id="48" w:author="Alicia" w:date="2016-09-05T15:15:00Z">
        <w:r w:rsidR="00FA13DC">
          <w:rPr>
            <w:rFonts w:ascii="Times New Roman" w:hAnsi="Times New Roman" w:cs="Times New Roman"/>
            <w:sz w:val="24"/>
            <w:szCs w:val="24"/>
            <w:lang w:val="en-US"/>
          </w:rPr>
          <w:t xml:space="preserve">2010: </w:t>
        </w:r>
      </w:ins>
      <w:ins w:id="49" w:author="Johan Ehrlén" w:date="2016-09-06T09:35:00Z">
        <w:r w:rsidR="005C6FC2">
          <w:rPr>
            <w:rFonts w:ascii="Times New Roman" w:hAnsi="Times New Roman" w:cs="Times New Roman"/>
            <w:sz w:val="24"/>
            <w:szCs w:val="24"/>
            <w:lang w:val="en-US"/>
          </w:rPr>
          <w:t xml:space="preserve">SD = </w:t>
        </w:r>
      </w:ins>
      <w:ins w:id="50" w:author="Alicia" w:date="2016-09-05T15:14:00Z">
        <w:r w:rsidR="00FA13DC">
          <w:rPr>
            <w:rFonts w:ascii="Times New Roman" w:hAnsi="Times New Roman" w:cs="Times New Roman"/>
            <w:sz w:val="24"/>
            <w:szCs w:val="24"/>
            <w:lang w:val="en-US"/>
          </w:rPr>
          <w:t>0.29</w:t>
        </w:r>
      </w:ins>
      <w:ins w:id="51" w:author="Alicia" w:date="2016-09-05T15:15:00Z">
        <w:del w:id="52" w:author="Johan Ehrlén" w:date="2016-09-06T09:35:00Z">
          <w:r w:rsidR="00FA13DC" w:rsidDel="00263494">
            <w:rPr>
              <w:rFonts w:ascii="Times New Roman" w:hAnsi="Times New Roman" w:cs="Times New Roman"/>
              <w:sz w:val="24"/>
              <w:szCs w:val="24"/>
              <w:lang w:val="en-US"/>
            </w:rPr>
            <w:delText>;</w:delText>
          </w:r>
        </w:del>
      </w:ins>
      <w:ins w:id="53" w:author="Johan Ehrlén" w:date="2016-09-06T09:35:00Z">
        <w:r w:rsidR="00263494">
          <w:rPr>
            <w:rFonts w:ascii="Times New Roman" w:hAnsi="Times New Roman" w:cs="Times New Roman"/>
            <w:sz w:val="24"/>
            <w:szCs w:val="24"/>
            <w:lang w:val="en-US"/>
          </w:rPr>
          <w:t>,</w:t>
        </w:r>
      </w:ins>
      <w:ins w:id="54" w:author="Alicia" w:date="2016-09-05T15:15:00Z">
        <w:r w:rsidR="00FA13DC">
          <w:rPr>
            <w:rFonts w:ascii="Times New Roman" w:hAnsi="Times New Roman" w:cs="Times New Roman"/>
            <w:sz w:val="24"/>
            <w:szCs w:val="24"/>
            <w:lang w:val="en-US"/>
          </w:rPr>
          <w:t xml:space="preserve"> 2011: </w:t>
        </w:r>
      </w:ins>
      <w:ins w:id="55" w:author="Johan Ehrlén" w:date="2016-09-06T09:35:00Z">
        <w:r w:rsidR="005C6FC2">
          <w:rPr>
            <w:rFonts w:ascii="Times New Roman" w:hAnsi="Times New Roman" w:cs="Times New Roman"/>
            <w:sz w:val="24"/>
            <w:szCs w:val="24"/>
            <w:lang w:val="en-US"/>
          </w:rPr>
          <w:t xml:space="preserve">SD = </w:t>
        </w:r>
      </w:ins>
      <w:ins w:id="56" w:author="Alicia" w:date="2016-09-05T15:16:00Z">
        <w:r w:rsidR="00FA13DC">
          <w:rPr>
            <w:rFonts w:ascii="Times New Roman" w:hAnsi="Times New Roman" w:cs="Times New Roman"/>
            <w:sz w:val="24"/>
            <w:szCs w:val="24"/>
            <w:lang w:val="en-US"/>
          </w:rPr>
          <w:t>0.25</w:t>
        </w:r>
      </w:ins>
      <w:ins w:id="57" w:author="Johan Ehrlén" w:date="2016-09-06T09:35:00Z">
        <w:r w:rsidR="00263494">
          <w:rPr>
            <w:rFonts w:ascii="Times New Roman" w:hAnsi="Times New Roman" w:cs="Times New Roman"/>
            <w:sz w:val="24"/>
            <w:szCs w:val="24"/>
            <w:lang w:val="en-US"/>
          </w:rPr>
          <w:t>;</w:t>
        </w:r>
      </w:ins>
      <w:ins w:id="58" w:author="Johan Ehrlén" w:date="2016-09-06T09:36:00Z">
        <w:r w:rsidR="00263494">
          <w:rPr>
            <w:rFonts w:ascii="Times New Roman" w:hAnsi="Times New Roman" w:cs="Times New Roman"/>
            <w:sz w:val="24"/>
            <w:szCs w:val="24"/>
            <w:lang w:val="en-US"/>
          </w:rPr>
          <w:t xml:space="preserve"> between years</w:t>
        </w:r>
      </w:ins>
      <w:ins w:id="59" w:author="Johan Ehrlén" w:date="2016-09-06T09:37:00Z">
        <w:r w:rsidR="00263494">
          <w:rPr>
            <w:rFonts w:ascii="Times New Roman" w:hAnsi="Times New Roman" w:cs="Times New Roman"/>
            <w:sz w:val="24"/>
            <w:szCs w:val="24"/>
            <w:lang w:val="en-US"/>
          </w:rPr>
          <w:t>:</w:t>
        </w:r>
      </w:ins>
      <w:ins w:id="60" w:author="Alicia" w:date="2016-09-05T15:16:00Z">
        <w:del w:id="61" w:author="Johan Ehrlén" w:date="2016-09-06T09:35:00Z">
          <w:r w:rsidR="00FA13DC" w:rsidDel="00263494">
            <w:rPr>
              <w:rFonts w:ascii="Times New Roman" w:hAnsi="Times New Roman" w:cs="Times New Roman"/>
              <w:sz w:val="24"/>
              <w:szCs w:val="24"/>
              <w:lang w:val="en-US"/>
            </w:rPr>
            <w:delText>)</w:delText>
          </w:r>
        </w:del>
      </w:ins>
      <w:ins w:id="62" w:author="Alicia" w:date="2016-09-05T15:15:00Z">
        <w:del w:id="63" w:author="Johan Ehrlén" w:date="2016-09-06T09:37:00Z">
          <w:r w:rsidR="00FA13DC" w:rsidDel="00263494">
            <w:rPr>
              <w:rFonts w:ascii="Times New Roman" w:hAnsi="Times New Roman" w:cs="Times New Roman"/>
              <w:sz w:val="24"/>
              <w:szCs w:val="24"/>
              <w:lang w:val="en-US"/>
            </w:rPr>
            <w:delText xml:space="preserve"> </w:delText>
          </w:r>
        </w:del>
      </w:ins>
      <w:ins w:id="64" w:author="Alicia" w:date="2016-09-05T17:52:00Z">
        <w:del w:id="65" w:author="Johan Ehrlén" w:date="2016-09-06T09:33:00Z">
          <w:r w:rsidR="007C4EE4" w:rsidDel="005C6FC2">
            <w:rPr>
              <w:rFonts w:ascii="Times New Roman" w:hAnsi="Times New Roman" w:cs="Times New Roman"/>
              <w:sz w:val="24"/>
              <w:szCs w:val="24"/>
              <w:lang w:val="en-US"/>
            </w:rPr>
            <w:delText>and a</w:delText>
          </w:r>
        </w:del>
      </w:ins>
      <w:ins w:id="66" w:author="Alicia" w:date="2016-09-05T15:20:00Z">
        <w:del w:id="67" w:author="Johan Ehrlén" w:date="2016-09-06T09:33:00Z">
          <w:r w:rsidR="008A273C" w:rsidDel="005C6FC2">
            <w:rPr>
              <w:rFonts w:ascii="Times New Roman" w:hAnsi="Times New Roman" w:cs="Times New Roman"/>
              <w:sz w:val="24"/>
              <w:szCs w:val="24"/>
              <w:lang w:val="en-US"/>
            </w:rPr>
            <w:delText xml:space="preserve">mong years within populations </w:delText>
          </w:r>
        </w:del>
        <w:del w:id="68" w:author="Johan Ehrlén" w:date="2016-09-06T09:37:00Z">
          <w:r w:rsidR="008A273C" w:rsidDel="00263494">
            <w:rPr>
              <w:rFonts w:ascii="Times New Roman" w:hAnsi="Times New Roman" w:cs="Times New Roman"/>
              <w:sz w:val="24"/>
              <w:szCs w:val="24"/>
              <w:lang w:val="en-US"/>
            </w:rPr>
            <w:delText>(</w:delText>
          </w:r>
        </w:del>
      </w:ins>
      <w:ins w:id="69" w:author="Johan Ehrlén" w:date="2016-09-06T09:37:00Z">
        <w:r w:rsidR="00263494">
          <w:rPr>
            <w:rFonts w:ascii="Times New Roman" w:hAnsi="Times New Roman" w:cs="Times New Roman"/>
            <w:sz w:val="24"/>
            <w:szCs w:val="24"/>
            <w:lang w:val="en-US"/>
          </w:rPr>
          <w:t xml:space="preserve"> </w:t>
        </w:r>
      </w:ins>
      <w:ins w:id="70" w:author="Alicia" w:date="2016-09-05T17:52:00Z">
        <w:r w:rsidR="007C4EE4">
          <w:rPr>
            <w:rFonts w:ascii="Times New Roman" w:hAnsi="Times New Roman" w:cs="Times New Roman"/>
            <w:sz w:val="24"/>
            <w:szCs w:val="24"/>
            <w:lang w:val="en-US"/>
          </w:rPr>
          <w:t>mean SD</w:t>
        </w:r>
      </w:ins>
      <w:ins w:id="71" w:author="Alicia" w:date="2016-09-05T17:53:00Z">
        <w:r w:rsidR="007C4EE4">
          <w:rPr>
            <w:rFonts w:ascii="Times New Roman" w:hAnsi="Times New Roman" w:cs="Times New Roman"/>
            <w:sz w:val="24"/>
            <w:szCs w:val="24"/>
            <w:lang w:val="en-US"/>
          </w:rPr>
          <w:t xml:space="preserve"> </w:t>
        </w:r>
      </w:ins>
      <w:ins w:id="72" w:author="Johan Ehrlén" w:date="2016-09-06T09:37:00Z">
        <w:r w:rsidR="00263494">
          <w:rPr>
            <w:rFonts w:ascii="Times New Roman" w:hAnsi="Times New Roman" w:cs="Times New Roman"/>
            <w:sz w:val="24"/>
            <w:szCs w:val="24"/>
            <w:lang w:val="en-US"/>
          </w:rPr>
          <w:t xml:space="preserve">across populations = </w:t>
        </w:r>
      </w:ins>
      <w:ins w:id="73" w:author="Alicia" w:date="2016-09-05T17:53:00Z">
        <w:del w:id="74" w:author="Johan Ehrlén" w:date="2016-09-06T09:37:00Z">
          <w:r w:rsidR="007C4EE4" w:rsidDel="00263494">
            <w:rPr>
              <w:rFonts w:ascii="Times New Roman" w:hAnsi="Times New Roman" w:cs="Times New Roman"/>
              <w:sz w:val="24"/>
              <w:szCs w:val="24"/>
              <w:lang w:val="en-US"/>
            </w:rPr>
            <w:delText>of</w:delText>
          </w:r>
        </w:del>
      </w:ins>
      <w:ins w:id="75" w:author="Alicia" w:date="2016-09-05T17:54:00Z">
        <w:del w:id="76" w:author="Johan Ehrlén" w:date="2016-09-06T09:37:00Z">
          <w:r w:rsidR="007C4EE4" w:rsidDel="00263494">
            <w:rPr>
              <w:rFonts w:ascii="Times New Roman" w:hAnsi="Times New Roman" w:cs="Times New Roman"/>
              <w:sz w:val="24"/>
              <w:szCs w:val="24"/>
              <w:lang w:val="en-US"/>
            </w:rPr>
            <w:delText xml:space="preserve"> selection gradients for both years </w:delText>
          </w:r>
        </w:del>
      </w:ins>
      <w:ins w:id="77" w:author="Alicia" w:date="2016-09-05T17:53:00Z">
        <w:del w:id="78" w:author="Johan Ehrlén" w:date="2016-09-06T09:37:00Z">
          <w:r w:rsidR="007C4EE4" w:rsidDel="00263494">
            <w:rPr>
              <w:rFonts w:ascii="Times New Roman" w:hAnsi="Times New Roman" w:cs="Times New Roman"/>
              <w:sz w:val="24"/>
              <w:szCs w:val="24"/>
              <w:lang w:val="en-US"/>
            </w:rPr>
            <w:delText xml:space="preserve">was </w:delText>
          </w:r>
        </w:del>
        <w:r w:rsidR="007C4EE4">
          <w:rPr>
            <w:rFonts w:ascii="Times New Roman" w:hAnsi="Times New Roman" w:cs="Times New Roman"/>
            <w:sz w:val="24"/>
            <w:szCs w:val="24"/>
            <w:lang w:val="en-US"/>
          </w:rPr>
          <w:t>0.10</w:t>
        </w:r>
      </w:ins>
      <w:ins w:id="79" w:author="Alicia" w:date="2016-09-05T15:20:00Z">
        <w:r w:rsidR="008A273C">
          <w:rPr>
            <w:rFonts w:ascii="Times New Roman" w:hAnsi="Times New Roman" w:cs="Times New Roman"/>
            <w:sz w:val="24"/>
            <w:szCs w:val="24"/>
            <w:lang w:val="en-US"/>
          </w:rPr>
          <w:t>)</w:t>
        </w:r>
      </w:ins>
      <w:ins w:id="80" w:author="Alicia" w:date="2016-09-05T15:21:00Z">
        <w:r w:rsidR="008A273C">
          <w:rPr>
            <w:rFonts w:ascii="Times New Roman" w:hAnsi="Times New Roman" w:cs="Times New Roman"/>
            <w:sz w:val="24"/>
            <w:szCs w:val="24"/>
            <w:lang w:val="en-US"/>
          </w:rPr>
          <w:t>.</w:t>
        </w:r>
      </w:ins>
      <w:r>
        <w:rPr>
          <w:rFonts w:ascii="Times New Roman" w:hAnsi="Times New Roman" w:cs="Times New Roman"/>
          <w:sz w:val="24"/>
          <w:szCs w:val="24"/>
          <w:lang w:val="en-US"/>
        </w:rPr>
        <w:t xml:space="preserve"> Among-population variation in selection on flowering phenology was strongly associated with the incidence of the </w:t>
      </w:r>
      <w:r w:rsidR="009B14A7" w:rsidRPr="009B14A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absent, there was selection for earlier flowering (mean ± 95% CI of selection gradients, 2010: 0.22 ± 0.15, 2011: 0.30 ± 0.17), while in populations where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ins w:id="81" w:author="Alicia" w:date="2016-09-05T15:15:00Z">
        <w:r w:rsidR="00FA13DC">
          <w:rPr>
            <w:rFonts w:ascii="Times New Roman" w:hAnsi="Times New Roman" w:cs="Times New Roman"/>
            <w:sz w:val="24"/>
            <w:szCs w:val="24"/>
            <w:lang w:val="en-US"/>
          </w:rPr>
          <w:t xml:space="preserve">, </w:t>
        </w:r>
      </w:ins>
      <w:ins w:id="82" w:author="Johan Ehrlén" w:date="2016-09-06T09:39:00Z">
        <w:r w:rsidR="00263494" w:rsidRPr="008A273C">
          <w:rPr>
            <w:rFonts w:ascii="Times New Roman" w:hAnsi="Times New Roman" w:cs="Times New Roman"/>
            <w:sz w:val="24"/>
            <w:szCs w:val="24"/>
            <w:lang w:val="en-US"/>
          </w:rPr>
          <w:t>selection gradients</w:t>
        </w:r>
        <w:r w:rsidR="00263494">
          <w:rPr>
            <w:rFonts w:ascii="Times New Roman" w:hAnsi="Times New Roman" w:cs="Times New Roman"/>
            <w:sz w:val="24"/>
            <w:szCs w:val="24"/>
            <w:lang w:val="en-US"/>
          </w:rPr>
          <w:t xml:space="preserve"> for </w:t>
        </w:r>
        <w:r w:rsidR="00263494">
          <w:rPr>
            <w:rFonts w:ascii="Times New Roman" w:hAnsi="Times New Roman" w:cs="Times New Roman"/>
            <w:sz w:val="24"/>
            <w:szCs w:val="24"/>
            <w:lang w:val="en-US"/>
          </w:rPr>
          <w:t xml:space="preserve">flowering phenology among </w:t>
        </w:r>
      </w:ins>
      <w:ins w:id="83" w:author="Johan Ehrlén" w:date="2016-09-06T09:38:00Z">
        <w:r w:rsidR="00263494">
          <w:rPr>
            <w:rFonts w:ascii="Times New Roman" w:hAnsi="Times New Roman" w:cs="Times New Roman"/>
            <w:sz w:val="24"/>
            <w:szCs w:val="24"/>
            <w:lang w:val="en-US"/>
          </w:rPr>
          <w:t>populations</w:t>
        </w:r>
        <w:r w:rsidR="00263494" w:rsidRPr="005C6FC2">
          <w:rPr>
            <w:rFonts w:ascii="Times New Roman" w:hAnsi="Times New Roman" w:cs="Times New Roman"/>
            <w:sz w:val="24"/>
            <w:szCs w:val="24"/>
            <w:lang w:val="en-US"/>
          </w:rPr>
          <w:t xml:space="preserve"> </w:t>
        </w:r>
        <w:r w:rsidR="00263494">
          <w:rPr>
            <w:rFonts w:ascii="Times New Roman" w:hAnsi="Times New Roman" w:cs="Times New Roman"/>
            <w:sz w:val="24"/>
            <w:szCs w:val="24"/>
            <w:lang w:val="en-US"/>
          </w:rPr>
          <w:t>with the seed pre</w:t>
        </w:r>
      </w:ins>
      <w:ins w:id="84" w:author="Johan Ehrlén" w:date="2016-09-06T09:40:00Z">
        <w:r w:rsidR="00263494">
          <w:rPr>
            <w:rFonts w:ascii="Times New Roman" w:hAnsi="Times New Roman" w:cs="Times New Roman"/>
            <w:sz w:val="24"/>
            <w:szCs w:val="24"/>
            <w:lang w:val="en-US"/>
          </w:rPr>
          <w:t>dator</w:t>
        </w:r>
      </w:ins>
      <w:ins w:id="85" w:author="Alicia" w:date="2016-09-05T15:22:00Z">
        <w:del w:id="86" w:author="Johan Ehrlén" w:date="2016-09-06T09:40:00Z">
          <w:r w:rsidR="008A273C" w:rsidRPr="008A273C" w:rsidDel="00263494">
            <w:rPr>
              <w:rFonts w:ascii="Times New Roman" w:hAnsi="Times New Roman" w:cs="Times New Roman"/>
              <w:sz w:val="24"/>
              <w:szCs w:val="24"/>
              <w:lang w:val="en-US"/>
            </w:rPr>
            <w:delText xml:space="preserve">SD of </w:delText>
          </w:r>
        </w:del>
        <w:del w:id="87" w:author="Johan Ehrlén" w:date="2016-09-06T09:39:00Z">
          <w:r w:rsidR="008A273C" w:rsidRPr="008A273C" w:rsidDel="00263494">
            <w:rPr>
              <w:rFonts w:ascii="Times New Roman" w:hAnsi="Times New Roman" w:cs="Times New Roman"/>
              <w:sz w:val="24"/>
              <w:szCs w:val="24"/>
              <w:lang w:val="en-US"/>
            </w:rPr>
            <w:delText>selection gradients</w:delText>
          </w:r>
          <w:r w:rsidR="008A273C" w:rsidDel="00263494">
            <w:rPr>
              <w:rFonts w:ascii="Times New Roman" w:hAnsi="Times New Roman" w:cs="Times New Roman"/>
              <w:sz w:val="24"/>
              <w:szCs w:val="24"/>
              <w:lang w:val="en-US"/>
            </w:rPr>
            <w:delText xml:space="preserve"> for </w:delText>
          </w:r>
        </w:del>
        <w:del w:id="88" w:author="Johan Ehrlén" w:date="2016-09-06T09:40:00Z">
          <w:r w:rsidR="008A273C" w:rsidDel="00263494">
            <w:rPr>
              <w:rFonts w:ascii="Times New Roman" w:hAnsi="Times New Roman" w:cs="Times New Roman"/>
              <w:sz w:val="24"/>
              <w:szCs w:val="24"/>
              <w:lang w:val="en-US"/>
            </w:rPr>
            <w:delText>these populations</w:delText>
          </w:r>
          <w:r w:rsidR="008A273C" w:rsidRPr="008A273C" w:rsidDel="00263494">
            <w:rPr>
              <w:rFonts w:ascii="Times New Roman" w:hAnsi="Times New Roman" w:cs="Times New Roman"/>
              <w:sz w:val="24"/>
              <w:szCs w:val="24"/>
              <w:lang w:val="en-US"/>
            </w:rPr>
            <w:delText>,</w:delText>
          </w:r>
        </w:del>
      </w:ins>
      <w:ins w:id="89" w:author="Johan Ehrlén" w:date="2016-09-06T09:40:00Z">
        <w:r w:rsidR="00263494">
          <w:rPr>
            <w:rFonts w:ascii="Times New Roman" w:hAnsi="Times New Roman" w:cs="Times New Roman"/>
            <w:sz w:val="24"/>
            <w:szCs w:val="24"/>
            <w:lang w:val="en-US"/>
          </w:rPr>
          <w:t>:</w:t>
        </w:r>
      </w:ins>
      <w:ins w:id="90" w:author="Alicia" w:date="2016-09-05T15:22:00Z">
        <w:r w:rsidR="008A273C" w:rsidRPr="008A273C">
          <w:rPr>
            <w:rFonts w:ascii="Times New Roman" w:hAnsi="Times New Roman" w:cs="Times New Roman"/>
            <w:sz w:val="24"/>
            <w:szCs w:val="24"/>
            <w:lang w:val="en-US"/>
          </w:rPr>
          <w:t xml:space="preserve"> 2010: </w:t>
        </w:r>
      </w:ins>
      <w:ins w:id="91" w:author="Johan Ehrlén" w:date="2016-09-06T09:40:00Z">
        <w:r w:rsidR="00263494">
          <w:rPr>
            <w:rFonts w:ascii="Times New Roman" w:hAnsi="Times New Roman" w:cs="Times New Roman"/>
            <w:sz w:val="24"/>
            <w:szCs w:val="24"/>
            <w:lang w:val="en-US"/>
          </w:rPr>
          <w:t xml:space="preserve">SD = </w:t>
        </w:r>
      </w:ins>
      <w:ins w:id="92" w:author="Alicia" w:date="2016-09-05T15:22:00Z">
        <w:r w:rsidR="008A273C" w:rsidRPr="008A273C">
          <w:rPr>
            <w:rFonts w:ascii="Times New Roman" w:hAnsi="Times New Roman" w:cs="Times New Roman"/>
            <w:sz w:val="24"/>
            <w:szCs w:val="24"/>
            <w:lang w:val="en-US"/>
          </w:rPr>
          <w:t>0.2</w:t>
        </w:r>
      </w:ins>
      <w:ins w:id="93" w:author="Alicia" w:date="2016-09-05T15:23:00Z">
        <w:r w:rsidR="008A273C">
          <w:rPr>
            <w:rFonts w:ascii="Times New Roman" w:hAnsi="Times New Roman" w:cs="Times New Roman"/>
            <w:sz w:val="24"/>
            <w:szCs w:val="24"/>
            <w:lang w:val="en-US"/>
          </w:rPr>
          <w:t>2</w:t>
        </w:r>
      </w:ins>
      <w:ins w:id="94" w:author="Alicia" w:date="2016-09-05T15:22:00Z">
        <w:r w:rsidR="008A273C" w:rsidRPr="008A273C">
          <w:rPr>
            <w:rFonts w:ascii="Times New Roman" w:hAnsi="Times New Roman" w:cs="Times New Roman"/>
            <w:sz w:val="24"/>
            <w:szCs w:val="24"/>
            <w:lang w:val="en-US"/>
          </w:rPr>
          <w:t xml:space="preserve">; 2011: </w:t>
        </w:r>
      </w:ins>
      <w:ins w:id="95" w:author="Johan Ehrlén" w:date="2016-09-06T09:40:00Z">
        <w:r w:rsidR="00263494">
          <w:rPr>
            <w:rFonts w:ascii="Times New Roman" w:hAnsi="Times New Roman" w:cs="Times New Roman"/>
            <w:sz w:val="24"/>
            <w:szCs w:val="24"/>
            <w:lang w:val="en-US"/>
          </w:rPr>
          <w:t xml:space="preserve">SD = </w:t>
        </w:r>
      </w:ins>
      <w:ins w:id="96" w:author="Alicia" w:date="2016-09-05T15:22:00Z">
        <w:r w:rsidR="008A273C" w:rsidRPr="008A273C">
          <w:rPr>
            <w:rFonts w:ascii="Times New Roman" w:hAnsi="Times New Roman" w:cs="Times New Roman"/>
            <w:sz w:val="24"/>
            <w:szCs w:val="24"/>
            <w:lang w:val="en-US"/>
          </w:rPr>
          <w:t>0.</w:t>
        </w:r>
      </w:ins>
      <w:ins w:id="97" w:author="Alicia" w:date="2016-09-05T15:23:00Z">
        <w:r w:rsidR="008A273C">
          <w:rPr>
            <w:rFonts w:ascii="Times New Roman" w:hAnsi="Times New Roman" w:cs="Times New Roman"/>
            <w:sz w:val="24"/>
            <w:szCs w:val="24"/>
            <w:lang w:val="en-US"/>
          </w:rPr>
          <w:t>19</w:t>
        </w:r>
      </w:ins>
      <w:r>
        <w:rPr>
          <w:rFonts w:ascii="Times New Roman" w:hAnsi="Times New Roman" w:cs="Times New Roman"/>
          <w:sz w:val="24"/>
          <w:szCs w:val="24"/>
          <w:lang w:val="en-US"/>
        </w:rPr>
        <w:t xml:space="preserve">). Differences in selection gradients for phenology among populations with the </w:t>
      </w:r>
      <w:r w:rsidR="009B14A7">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161A859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We found evidence of directional selection also on flower number and shoot height</w:t>
      </w:r>
      <w:del w:id="98" w:author="Alicia" w:date="2016-09-05T18:04:00Z">
        <w:r w:rsidDel="006C787E">
          <w:rPr>
            <w:rFonts w:ascii="Times New Roman" w:hAnsi="Times New Roman" w:cs="Times New Roman"/>
            <w:sz w:val="24"/>
            <w:szCs w:val="24"/>
            <w:lang w:val="en-US"/>
          </w:rPr>
          <w:delText xml:space="preserve"> in both study years</w:delText>
        </w:r>
      </w:del>
      <w:r w:rsidR="00973B0D">
        <w:rPr>
          <w:rFonts w:ascii="Times New Roman" w:hAnsi="Times New Roman" w:cs="Times New Roman"/>
          <w:sz w:val="24"/>
          <w:szCs w:val="24"/>
          <w:lang w:val="en-US"/>
        </w:rPr>
        <w:t xml:space="preserve">. Selection on flower number varied among populations in both study years (Table 1A), but this variation was not associated with the incidence of the </w:t>
      </w:r>
      <w:r w:rsidR="009B14A7">
        <w:rPr>
          <w:rFonts w:ascii="Times New Roman" w:hAnsi="Times New Roman" w:cs="Times New Roman"/>
          <w:sz w:val="24"/>
          <w:szCs w:val="24"/>
          <w:lang w:val="en-US"/>
        </w:rPr>
        <w:t xml:space="preserve">butterfly seed predator </w:t>
      </w:r>
      <w:r w:rsidR="00973B0D">
        <w:rPr>
          <w:rFonts w:ascii="Times New Roman" w:hAnsi="Times New Roman" w:cs="Times New Roman"/>
          <w:sz w:val="24"/>
          <w:szCs w:val="24"/>
          <w:lang w:val="en-US"/>
        </w:rPr>
        <w:t xml:space="preserve">in plant populations (Table 2). There </w:t>
      </w:r>
      <w:del w:id="99" w:author="Alicia" w:date="2016-09-05T18:04:00Z">
        <w:r w:rsidR="00973B0D" w:rsidDel="006C787E">
          <w:rPr>
            <w:rFonts w:ascii="Times New Roman" w:hAnsi="Times New Roman" w:cs="Times New Roman"/>
            <w:sz w:val="24"/>
            <w:szCs w:val="24"/>
            <w:lang w:val="en-US"/>
          </w:rPr>
          <w:delText>were no differences among populations in</w:delText>
        </w:r>
      </w:del>
      <w:ins w:id="100" w:author="Alicia" w:date="2016-09-05T18:04:00Z">
        <w:r w:rsidR="006C787E">
          <w:rPr>
            <w:rFonts w:ascii="Times New Roman" w:hAnsi="Times New Roman" w:cs="Times New Roman"/>
            <w:sz w:val="24"/>
            <w:szCs w:val="24"/>
            <w:lang w:val="en-US"/>
          </w:rPr>
          <w:t>was no</w:t>
        </w:r>
      </w:ins>
      <w:r w:rsidR="00973B0D">
        <w:rPr>
          <w:rFonts w:ascii="Times New Roman" w:hAnsi="Times New Roman" w:cs="Times New Roman"/>
          <w:sz w:val="24"/>
          <w:szCs w:val="24"/>
          <w:lang w:val="en-US"/>
        </w:rPr>
        <w:t xml:space="preserve"> selection on shoot height </w:t>
      </w:r>
      <w:del w:id="101" w:author="Alicia" w:date="2016-09-05T14:19:00Z">
        <w:r w:rsidR="009D238F" w:rsidDel="00CE7E4F">
          <w:rPr>
            <w:rFonts w:ascii="Times New Roman" w:hAnsi="Times New Roman" w:cs="Times New Roman"/>
            <w:sz w:val="24"/>
            <w:szCs w:val="24"/>
            <w:lang w:val="en-US"/>
          </w:rPr>
          <w:delText>I</w:delText>
        </w:r>
      </w:del>
      <w:ins w:id="102" w:author="Alicia" w:date="2016-09-05T14:19:00Z">
        <w:r w:rsidR="00CE7E4F">
          <w:rPr>
            <w:rFonts w:ascii="Times New Roman" w:hAnsi="Times New Roman" w:cs="Times New Roman"/>
            <w:sz w:val="24"/>
            <w:szCs w:val="24"/>
            <w:lang w:val="en-US"/>
          </w:rPr>
          <w:t>i</w:t>
        </w:r>
      </w:ins>
      <w:r w:rsidR="009D238F">
        <w:rPr>
          <w:rFonts w:ascii="Times New Roman" w:hAnsi="Times New Roman" w:cs="Times New Roman"/>
          <w:sz w:val="24"/>
          <w:szCs w:val="24"/>
          <w:lang w:val="en-US"/>
        </w:rPr>
        <w:t xml:space="preserve">n </w:t>
      </w:r>
      <w:r w:rsidR="00973B0D">
        <w:rPr>
          <w:rFonts w:ascii="Times New Roman" w:hAnsi="Times New Roman" w:cs="Times New Roman"/>
          <w:sz w:val="24"/>
          <w:szCs w:val="24"/>
          <w:lang w:val="en-US"/>
        </w:rPr>
        <w:t>2010</w:t>
      </w:r>
      <w:del w:id="103" w:author="Alicia" w:date="2016-09-05T18:05:00Z">
        <w:r w:rsidR="00973B0D" w:rsidDel="006C787E">
          <w:rPr>
            <w:rFonts w:ascii="Times New Roman" w:hAnsi="Times New Roman" w:cs="Times New Roman"/>
            <w:sz w:val="24"/>
            <w:szCs w:val="24"/>
            <w:lang w:val="en-US"/>
          </w:rPr>
          <w:delText xml:space="preserve"> </w:delText>
        </w:r>
        <w:r w:rsidR="009D238F" w:rsidDel="006C787E">
          <w:rPr>
            <w:rFonts w:ascii="Times New Roman" w:hAnsi="Times New Roman" w:cs="Times New Roman"/>
            <w:sz w:val="24"/>
            <w:szCs w:val="24"/>
            <w:lang w:val="en-US"/>
          </w:rPr>
          <w:delText xml:space="preserve">there was </w:delText>
        </w:r>
        <w:r w:rsidR="00973B0D" w:rsidDel="006C787E">
          <w:rPr>
            <w:rFonts w:ascii="Times New Roman" w:hAnsi="Times New Roman" w:cs="Times New Roman"/>
            <w:sz w:val="24"/>
            <w:szCs w:val="24"/>
            <w:lang w:val="en-US"/>
          </w:rPr>
          <w:delText xml:space="preserve">selection for higher shoots </w:delText>
        </w:r>
        <w:r w:rsidR="009D238F" w:rsidDel="006C787E">
          <w:rPr>
            <w:rFonts w:ascii="Times New Roman" w:hAnsi="Times New Roman" w:cs="Times New Roman"/>
            <w:sz w:val="24"/>
            <w:szCs w:val="24"/>
            <w:lang w:val="en-US"/>
          </w:rPr>
          <w:delText>in all populations</w:delText>
        </w:r>
      </w:del>
      <w:r w:rsidR="00973B0D">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while </w:t>
      </w:r>
      <w:ins w:id="104" w:author="Johan Ehrlén" w:date="2016-09-06T09:43:00Z">
        <w:r w:rsidR="00550097">
          <w:rPr>
            <w:rFonts w:ascii="Times New Roman" w:hAnsi="Times New Roman" w:cs="Times New Roman"/>
            <w:sz w:val="24"/>
            <w:szCs w:val="24"/>
            <w:lang w:val="en-US"/>
          </w:rPr>
          <w:t xml:space="preserve">in 2011 </w:t>
        </w:r>
      </w:ins>
      <w:del w:id="105" w:author="Alicia" w:date="2016-09-05T18:05:00Z">
        <w:r w:rsidR="00973B0D" w:rsidDel="00824240">
          <w:rPr>
            <w:rFonts w:ascii="Times New Roman" w:hAnsi="Times New Roman" w:cs="Times New Roman"/>
            <w:sz w:val="24"/>
            <w:szCs w:val="24"/>
            <w:lang w:val="en-US"/>
          </w:rPr>
          <w:delText xml:space="preserve">selection on shoot height </w:delText>
        </w:r>
      </w:del>
      <w:ins w:id="106" w:author="Alicia" w:date="2016-09-05T18:05:00Z">
        <w:del w:id="107" w:author="Johan Ehrlén" w:date="2016-09-06T09:42:00Z">
          <w:r w:rsidR="00824240" w:rsidDel="00550097">
            <w:rPr>
              <w:rFonts w:ascii="Times New Roman" w:hAnsi="Times New Roman" w:cs="Times New Roman"/>
              <w:sz w:val="24"/>
              <w:szCs w:val="24"/>
              <w:lang w:val="en-US"/>
            </w:rPr>
            <w:delText>it</w:delText>
          </w:r>
        </w:del>
      </w:ins>
      <w:ins w:id="108" w:author="Johan Ehrlén" w:date="2016-09-06T09:42:00Z">
        <w:r w:rsidR="00550097">
          <w:rPr>
            <w:rFonts w:ascii="Times New Roman" w:hAnsi="Times New Roman" w:cs="Times New Roman"/>
            <w:sz w:val="24"/>
            <w:szCs w:val="24"/>
            <w:lang w:val="en-US"/>
          </w:rPr>
          <w:t>selection</w:t>
        </w:r>
      </w:ins>
      <w:ins w:id="109" w:author="Alicia" w:date="2016-09-05T18:05:00Z">
        <w:r w:rsidR="00824240">
          <w:rPr>
            <w:rFonts w:ascii="Times New Roman" w:hAnsi="Times New Roman" w:cs="Times New Roman"/>
            <w:sz w:val="24"/>
            <w:szCs w:val="24"/>
            <w:lang w:val="en-US"/>
          </w:rPr>
          <w:t xml:space="preserve"> </w:t>
        </w:r>
      </w:ins>
      <w:r w:rsidR="009D238F">
        <w:rPr>
          <w:rFonts w:ascii="Times New Roman" w:hAnsi="Times New Roman" w:cs="Times New Roman"/>
          <w:sz w:val="24"/>
          <w:szCs w:val="24"/>
          <w:lang w:val="en-US"/>
        </w:rPr>
        <w:t xml:space="preserve">differed between </w:t>
      </w:r>
      <w:r w:rsidR="00973B0D">
        <w:rPr>
          <w:rFonts w:ascii="Times New Roman" w:hAnsi="Times New Roman" w:cs="Times New Roman"/>
          <w:sz w:val="24"/>
          <w:szCs w:val="24"/>
          <w:lang w:val="en-US"/>
        </w:rPr>
        <w:t>populations</w:t>
      </w:r>
      <w:r w:rsidR="009D238F" w:rsidRPr="009D238F">
        <w:rPr>
          <w:rFonts w:ascii="Times New Roman" w:hAnsi="Times New Roman" w:cs="Times New Roman"/>
          <w:sz w:val="24"/>
          <w:szCs w:val="24"/>
          <w:lang w:val="en-US"/>
        </w:rPr>
        <w:t xml:space="preserve"> </w:t>
      </w:r>
      <w:r w:rsidR="009D238F">
        <w:rPr>
          <w:rFonts w:ascii="Times New Roman" w:hAnsi="Times New Roman" w:cs="Times New Roman"/>
          <w:sz w:val="24"/>
          <w:szCs w:val="24"/>
          <w:lang w:val="en-US"/>
        </w:rPr>
        <w:t xml:space="preserve">with and without the seed predator </w:t>
      </w:r>
      <w:del w:id="110" w:author="Johan Ehrlén" w:date="2016-09-06T09:43:00Z">
        <w:r w:rsidR="009D238F" w:rsidDel="00550097">
          <w:rPr>
            <w:rFonts w:ascii="Times New Roman" w:hAnsi="Times New Roman" w:cs="Times New Roman"/>
            <w:sz w:val="24"/>
            <w:szCs w:val="24"/>
            <w:lang w:val="en-US"/>
          </w:rPr>
          <w:delText>in 2011</w:delText>
        </w:r>
        <w:r w:rsidR="00973B0D" w:rsidDel="00550097">
          <w:rPr>
            <w:rFonts w:ascii="Times New Roman" w:hAnsi="Times New Roman" w:cs="Times New Roman"/>
            <w:sz w:val="24"/>
            <w:szCs w:val="24"/>
            <w:lang w:val="en-US"/>
          </w:rPr>
          <w:delText xml:space="preserve"> </w:delText>
        </w:r>
      </w:del>
      <w:r w:rsidR="00973B0D">
        <w:rPr>
          <w:rFonts w:ascii="Times New Roman" w:hAnsi="Times New Roman" w:cs="Times New Roman"/>
          <w:sz w:val="24"/>
          <w:szCs w:val="24"/>
          <w:lang w:val="en-US"/>
        </w:rPr>
        <w:t>(</w:t>
      </w:r>
      <w:r w:rsidR="009D238F">
        <w:rPr>
          <w:rFonts w:ascii="Times New Roman" w:hAnsi="Times New Roman" w:cs="Times New Roman"/>
          <w:sz w:val="24"/>
          <w:szCs w:val="24"/>
          <w:lang w:val="en-US"/>
        </w:rPr>
        <w:t xml:space="preserve">Table 1A and </w:t>
      </w:r>
      <w:r w:rsidR="00973B0D">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 </w:t>
      </w:r>
      <w:r w:rsidR="00973B0D">
        <w:rPr>
          <w:rFonts w:ascii="Times New Roman" w:hAnsi="Times New Roman" w:cs="Times New Roman"/>
          <w:sz w:val="24"/>
          <w:szCs w:val="24"/>
          <w:lang w:val="en-US"/>
        </w:rPr>
        <w:t xml:space="preserve">also </w:t>
      </w:r>
      <w:r>
        <w:rPr>
          <w:rFonts w:ascii="Times New Roman" w:hAnsi="Times New Roman" w:cs="Times New Roman"/>
          <w:sz w:val="24"/>
          <w:szCs w:val="24"/>
          <w:lang w:val="en-US"/>
        </w:rPr>
        <w:t>found evidence of non-linear selection, in terms of quadratic effects of flower number and correlational effects of flower number × phenology, and these effects varied among populations (Table 1B).</w:t>
      </w:r>
    </w:p>
    <w:p w14:paraId="12768E29" w14:textId="45A74093"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both study years, early development of floral structures increased the probability of being attacked by the </w:t>
      </w:r>
      <w:r w:rsidR="00B13ADE">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within all populations where </w:t>
      </w:r>
      <w:r w:rsidR="00B13ADE">
        <w:rPr>
          <w:rFonts w:ascii="Times New Roman" w:hAnsi="Times New Roman" w:cs="Times New Roman"/>
          <w:sz w:val="24"/>
          <w:szCs w:val="24"/>
          <w:lang w:val="en-US"/>
        </w:rPr>
        <w:t>it</w:t>
      </w:r>
      <w:r>
        <w:rPr>
          <w:rFonts w:ascii="Times New Roman" w:hAnsi="Times New Roman" w:cs="Times New Roman"/>
          <w:sz w:val="24"/>
          <w:szCs w:val="24"/>
          <w:lang w:val="en-US"/>
        </w:rPr>
        <w:t xml:space="preserve">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xml:space="preserve">. Also the number of eggs per plant was correlated with phenology and flower number within populations, but </w:t>
      </w:r>
      <w:r w:rsidR="005C3D0A">
        <w:rPr>
          <w:rFonts w:ascii="Times New Roman" w:hAnsi="Times New Roman" w:cs="Times New Roman"/>
          <w:sz w:val="24"/>
          <w:szCs w:val="24"/>
          <w:lang w:val="en-US"/>
        </w:rPr>
        <w:t xml:space="preserve">the </w:t>
      </w:r>
      <w:r>
        <w:rPr>
          <w:rFonts w:ascii="Times New Roman" w:hAnsi="Times New Roman" w:cs="Times New Roman"/>
          <w:sz w:val="24"/>
          <w:szCs w:val="24"/>
          <w:lang w:val="en-US"/>
        </w:rPr>
        <w:t>relationships varied among populations in both study years (</w:t>
      </w:r>
      <w:r w:rsidR="005C3D0A">
        <w:rPr>
          <w:rFonts w:ascii="Times New Roman" w:hAnsi="Times New Roman" w:cs="Times New Roman"/>
          <w:sz w:val="24"/>
          <w:szCs w:val="24"/>
          <w:lang w:val="en-US"/>
        </w:rPr>
        <w:t xml:space="preserve">most relationships were positive, although they varied in strength, </w:t>
      </w:r>
      <w:r>
        <w:rPr>
          <w:rFonts w:ascii="Times New Roman" w:hAnsi="Times New Roman" w:cs="Times New Roman"/>
          <w:sz w:val="24"/>
          <w:szCs w:val="24"/>
          <w:lang w:val="en-US"/>
        </w:rPr>
        <w:t>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7D55B31D" w:rsidR="001742F2" w:rsidRDefault="00C06139" w:rsidP="00FE6D9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1913F2" w:rsidRPr="001913F2">
        <w:rPr>
          <w:rFonts w:ascii="Times New Roman" w:hAnsi="Times New Roman" w:cs="Times New Roman"/>
          <w:sz w:val="24"/>
          <w:szCs w:val="24"/>
          <w:lang w:val="en-US"/>
        </w:rPr>
        <w:t>lobal path analys</w:t>
      </w:r>
      <w:r w:rsidR="001913F2">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w:t>
      </w:r>
      <w:r>
        <w:rPr>
          <w:rFonts w:ascii="Times New Roman" w:hAnsi="Times New Roman" w:cs="Times New Roman"/>
          <w:sz w:val="24"/>
          <w:szCs w:val="24"/>
          <w:lang w:val="en-US"/>
        </w:rPr>
        <w:t xml:space="preserve">an earlier </w:t>
      </w:r>
      <w:r w:rsidR="00C407BE">
        <w:rPr>
          <w:rFonts w:ascii="Times New Roman" w:hAnsi="Times New Roman" w:cs="Times New Roman"/>
          <w:sz w:val="24"/>
          <w:szCs w:val="24"/>
          <w:lang w:val="en-US"/>
        </w:rPr>
        <w:t xml:space="preserve">flowering phenology </w:t>
      </w:r>
      <w:r>
        <w:rPr>
          <w:rFonts w:ascii="Times New Roman" w:hAnsi="Times New Roman" w:cs="Times New Roman"/>
          <w:sz w:val="24"/>
          <w:szCs w:val="24"/>
          <w:lang w:val="en-US"/>
        </w:rPr>
        <w:t xml:space="preserve">had a negative effect on </w:t>
      </w:r>
      <w:r w:rsidR="00C407BE">
        <w:rPr>
          <w:rFonts w:ascii="Times New Roman" w:hAnsi="Times New Roman" w:cs="Times New Roman"/>
          <w:sz w:val="24"/>
          <w:szCs w:val="24"/>
          <w:lang w:val="en-US"/>
        </w:rPr>
        <w:t xml:space="preserve">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predation</w:t>
      </w:r>
      <w:ins w:id="111" w:author="Alicia" w:date="2016-09-05T14:42:00Z">
        <w:r w:rsidR="00FF3130">
          <w:rPr>
            <w:rFonts w:ascii="Times New Roman" w:hAnsi="Times New Roman" w:cs="Times New Roman"/>
            <w:sz w:val="24"/>
            <w:szCs w:val="24"/>
            <w:lang w:val="en-US"/>
          </w:rPr>
          <w:t xml:space="preserve"> </w:t>
        </w:r>
        <w:del w:id="112" w:author="Johan Ehrlén" w:date="2016-09-06T09:44:00Z">
          <w:r w:rsidR="00FF3130" w:rsidDel="00550097">
            <w:rPr>
              <w:rFonts w:ascii="Times New Roman" w:hAnsi="Times New Roman" w:cs="Times New Roman"/>
              <w:sz w:val="24"/>
              <w:szCs w:val="24"/>
              <w:lang w:val="en-US"/>
            </w:rPr>
            <w:delText>(Fig. 2)</w:delText>
          </w:r>
        </w:del>
      </w:ins>
      <w:del w:id="113" w:author="Johan Ehrlén" w:date="2016-09-06T09:44:00Z">
        <w:r w:rsidR="00C407BE" w:rsidDel="00550097">
          <w:rPr>
            <w:rFonts w:ascii="Times New Roman" w:hAnsi="Times New Roman" w:cs="Times New Roman"/>
            <w:sz w:val="24"/>
            <w:szCs w:val="24"/>
            <w:lang w:val="en-US"/>
          </w:rPr>
          <w:delText xml:space="preserve"> </w:delText>
        </w:r>
      </w:del>
      <w:commentRangeStart w:id="114"/>
      <w:commentRangeStart w:id="115"/>
      <w:ins w:id="116" w:author="Alicia" w:date="2016-09-05T14:43:00Z">
        <w:r w:rsidR="00FF3130">
          <w:rPr>
            <w:rFonts w:ascii="Times New Roman" w:hAnsi="Times New Roman" w:cs="Times New Roman"/>
            <w:sz w:val="24"/>
            <w:szCs w:val="24"/>
            <w:lang w:val="en-US"/>
          </w:rPr>
          <w:t xml:space="preserve">and </w:t>
        </w:r>
      </w:ins>
      <w:ins w:id="117" w:author="Alicia" w:date="2016-09-05T14:42:00Z">
        <w:r w:rsidR="00FF3130">
          <w:rPr>
            <w:rFonts w:ascii="Times New Roman" w:hAnsi="Times New Roman" w:cs="Times New Roman"/>
            <w:sz w:val="24"/>
            <w:szCs w:val="24"/>
            <w:lang w:val="en-US"/>
          </w:rPr>
          <w:t xml:space="preserve">the probability of predator attack </w:t>
        </w:r>
        <w:del w:id="118" w:author="Johan Ehrlén" w:date="2016-09-06T11:29:00Z">
          <w:r w:rsidR="00FF3130" w:rsidDel="0083125D">
            <w:rPr>
              <w:rFonts w:ascii="Times New Roman" w:hAnsi="Times New Roman" w:cs="Times New Roman"/>
              <w:sz w:val="24"/>
              <w:szCs w:val="24"/>
              <w:lang w:val="en-US"/>
            </w:rPr>
            <w:delText>(Appendix S3)</w:delText>
          </w:r>
        </w:del>
      </w:ins>
      <w:commentRangeEnd w:id="114"/>
      <w:ins w:id="119" w:author="Alicia" w:date="2016-09-05T14:48:00Z">
        <w:del w:id="120" w:author="Johan Ehrlén" w:date="2016-09-06T11:29:00Z">
          <w:r w:rsidR="00E133B9" w:rsidDel="0083125D">
            <w:rPr>
              <w:rStyle w:val="CommentReference"/>
            </w:rPr>
            <w:commentReference w:id="114"/>
          </w:r>
        </w:del>
      </w:ins>
      <w:commentRangeEnd w:id="115"/>
      <w:del w:id="121" w:author="Johan Ehrlén" w:date="2016-09-06T11:29:00Z">
        <w:r w:rsidR="00550097" w:rsidDel="0083125D">
          <w:rPr>
            <w:rStyle w:val="CommentReference"/>
          </w:rPr>
          <w:commentReference w:id="115"/>
        </w:r>
      </w:del>
      <w:ins w:id="122" w:author="Alicia" w:date="2016-09-05T14:42:00Z">
        <w:r w:rsidR="00FF3130">
          <w:rPr>
            <w:rFonts w:ascii="Times New Roman" w:hAnsi="Times New Roman" w:cs="Times New Roman"/>
            <w:sz w:val="24"/>
            <w:szCs w:val="24"/>
            <w:lang w:val="en-US"/>
          </w:rPr>
          <w:t xml:space="preserve"> </w:t>
        </w:r>
      </w:ins>
      <w:r w:rsidR="0076677B">
        <w:rPr>
          <w:rFonts w:ascii="Times New Roman" w:hAnsi="Times New Roman" w:cs="Times New Roman"/>
          <w:sz w:val="24"/>
          <w:szCs w:val="24"/>
          <w:lang w:val="en-US"/>
        </w:rPr>
        <w:t>in both years</w:t>
      </w:r>
      <w:ins w:id="123" w:author="Johan Ehrlén" w:date="2016-09-06T11:29:00Z">
        <w:r w:rsidR="0083125D">
          <w:rPr>
            <w:rFonts w:ascii="Times New Roman" w:hAnsi="Times New Roman" w:cs="Times New Roman"/>
            <w:sz w:val="24"/>
            <w:szCs w:val="24"/>
            <w:lang w:val="en-US"/>
          </w:rPr>
          <w:t xml:space="preserve"> </w:t>
        </w:r>
        <w:r w:rsidR="0083125D">
          <w:rPr>
            <w:rFonts w:ascii="Times New Roman" w:hAnsi="Times New Roman" w:cs="Times New Roman"/>
            <w:sz w:val="24"/>
            <w:szCs w:val="24"/>
            <w:lang w:val="en-US"/>
          </w:rPr>
          <w:t>(Fig. 2, Appendix S3)</w:t>
        </w:r>
        <w:r w:rsidR="0083125D">
          <w:rPr>
            <w:rStyle w:val="CommentReference"/>
          </w:rPr>
          <w:commentReference w:id="124"/>
        </w:r>
        <w:r w:rsidR="0083125D">
          <w:rPr>
            <w:rStyle w:val="CommentReference"/>
          </w:rPr>
          <w:commentReference w:id="125"/>
        </w:r>
      </w:ins>
      <w:del w:id="126" w:author="Alicia" w:date="2016-09-05T14:42:00Z">
        <w:r w:rsidR="0076677B" w:rsidDel="00FF3130">
          <w:rPr>
            <w:rFonts w:ascii="Times New Roman" w:hAnsi="Times New Roman" w:cs="Times New Roman"/>
            <w:sz w:val="24"/>
            <w:szCs w:val="24"/>
            <w:lang w:val="en-US"/>
          </w:rPr>
          <w:delText xml:space="preserve"> (Fig. 2)</w:delText>
        </w:r>
      </w:del>
      <w:r w:rsidR="00C407BE">
        <w:rPr>
          <w:rFonts w:ascii="Times New Roman" w:hAnsi="Times New Roman" w:cs="Times New Roman"/>
          <w:sz w:val="24"/>
          <w:szCs w:val="24"/>
          <w:lang w:val="en-US"/>
        </w:rPr>
        <w:t xml:space="preserve">. Early </w:t>
      </w:r>
      <w:r>
        <w:rPr>
          <w:rFonts w:ascii="Times New Roman" w:hAnsi="Times New Roman" w:cs="Times New Roman"/>
          <w:sz w:val="24"/>
          <w:szCs w:val="24"/>
          <w:lang w:val="en-US"/>
        </w:rPr>
        <w:t>phenology</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also </w:t>
      </w:r>
      <w:r w:rsidR="0076677B">
        <w:rPr>
          <w:rFonts w:ascii="Times New Roman" w:hAnsi="Times New Roman" w:cs="Times New Roman"/>
          <w:sz w:val="24"/>
          <w:szCs w:val="24"/>
          <w:lang w:val="en-US"/>
        </w:rPr>
        <w:t xml:space="preserve">had a direct negative effect on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in 2010.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w:t>
      </w:r>
      <w:r w:rsidR="00AC330C">
        <w:rPr>
          <w:rFonts w:ascii="Times New Roman" w:hAnsi="Times New Roman" w:cs="Times New Roman"/>
          <w:sz w:val="24"/>
          <w:szCs w:val="24"/>
          <w:lang w:val="en-US"/>
        </w:rPr>
        <w:t xml:space="preserve">had a </w:t>
      </w:r>
      <w:r w:rsidR="00C407BE">
        <w:rPr>
          <w:rFonts w:ascii="Times New Roman" w:hAnsi="Times New Roman" w:cs="Times New Roman"/>
          <w:sz w:val="24"/>
          <w:szCs w:val="24"/>
          <w:lang w:val="en-US"/>
        </w:rPr>
        <w:t>direct</w:t>
      </w:r>
      <w:r w:rsidR="00AC330C">
        <w:rPr>
          <w:rFonts w:ascii="Times New Roman" w:hAnsi="Times New Roman" w:cs="Times New Roman"/>
          <w:sz w:val="24"/>
          <w:szCs w:val="24"/>
          <w:lang w:val="en-US"/>
        </w:rPr>
        <w:t xml:space="preserve"> positive effect on</w:t>
      </w:r>
      <w:r w:rsidR="00C407BE">
        <w:rPr>
          <w:rFonts w:ascii="Times New Roman" w:hAnsi="Times New Roman" w:cs="Times New Roman"/>
          <w:sz w:val="24"/>
          <w:szCs w:val="24"/>
          <w:lang w:val="en-US"/>
        </w:rPr>
        <w:t xml:space="preserve"> </w:t>
      </w:r>
      <w:r>
        <w:rPr>
          <w:rFonts w:ascii="Times New Roman" w:hAnsi="Times New Roman" w:cs="Times New Roman"/>
          <w:sz w:val="24"/>
          <w:szCs w:val="24"/>
          <w:lang w:val="en-US"/>
        </w:rPr>
        <w:t>fitness</w:t>
      </w:r>
      <w:r w:rsidR="00C407BE">
        <w:rPr>
          <w:rFonts w:ascii="Times New Roman" w:hAnsi="Times New Roman" w:cs="Times New Roman"/>
          <w:sz w:val="24"/>
          <w:szCs w:val="24"/>
          <w:lang w:val="en-US"/>
        </w:rPr>
        <w:t xml:space="preserve">, but </w:t>
      </w:r>
      <w:r w:rsidR="00AC330C">
        <w:rPr>
          <w:rFonts w:ascii="Times New Roman" w:hAnsi="Times New Roman" w:cs="Times New Roman"/>
          <w:sz w:val="24"/>
          <w:szCs w:val="24"/>
          <w:lang w:val="en-US"/>
        </w:rPr>
        <w:t>a negative indirect effect mediated by</w:t>
      </w:r>
      <w:r w:rsidR="00C407BE">
        <w:rPr>
          <w:rFonts w:ascii="Times New Roman" w:hAnsi="Times New Roman" w:cs="Times New Roman"/>
          <w:sz w:val="24"/>
          <w:szCs w:val="24"/>
          <w:lang w:val="en-US"/>
        </w:rPr>
        <w:t xml:space="preserve"> predation, </w:t>
      </w:r>
      <w:r w:rsidR="00D57CE7">
        <w:rPr>
          <w:rFonts w:ascii="Times New Roman" w:hAnsi="Times New Roman" w:cs="Times New Roman"/>
          <w:sz w:val="24"/>
          <w:szCs w:val="24"/>
          <w:lang w:val="en-US"/>
        </w:rPr>
        <w:t xml:space="preserve">the net effect </w:t>
      </w:r>
      <w:r w:rsidR="00AC330C">
        <w:rPr>
          <w:rFonts w:ascii="Times New Roman" w:hAnsi="Times New Roman" w:cs="Times New Roman"/>
          <w:sz w:val="24"/>
          <w:szCs w:val="24"/>
          <w:lang w:val="en-US"/>
        </w:rPr>
        <w:t>being</w:t>
      </w:r>
      <w:r w:rsidR="00D57CE7">
        <w:rPr>
          <w:rFonts w:ascii="Times New Roman" w:hAnsi="Times New Roman" w:cs="Times New Roman"/>
          <w:sz w:val="24"/>
          <w:szCs w:val="24"/>
          <w:lang w:val="en-US"/>
        </w:rPr>
        <w:t xml:space="preserve"> positive</w:t>
      </w:r>
      <w:r w:rsidR="00C407BE">
        <w:rPr>
          <w:rFonts w:ascii="Times New Roman" w:hAnsi="Times New Roman" w:cs="Times New Roman"/>
          <w:sz w:val="24"/>
          <w:szCs w:val="24"/>
          <w:lang w:val="en-US"/>
        </w:rPr>
        <w:t>.</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w:t>
      </w:r>
      <w:del w:id="127" w:author="Alicia" w:date="2016-09-05T14:43:00Z">
        <w:r w:rsidR="001A1D25" w:rsidDel="00FF3130">
          <w:rPr>
            <w:rFonts w:ascii="Times New Roman" w:hAnsi="Times New Roman" w:cs="Times New Roman"/>
            <w:sz w:val="24"/>
            <w:szCs w:val="24"/>
            <w:lang w:val="en-US"/>
          </w:rPr>
          <w:delText>The results were similar for the model where indirect effects were mediated by</w:delText>
        </w:r>
      </w:del>
      <w:del w:id="128" w:author="Alicia" w:date="2016-09-05T14:42:00Z">
        <w:r w:rsidR="001A1D25" w:rsidDel="00FF3130">
          <w:rPr>
            <w:rFonts w:ascii="Times New Roman" w:hAnsi="Times New Roman" w:cs="Times New Roman"/>
            <w:sz w:val="24"/>
            <w:szCs w:val="24"/>
            <w:lang w:val="en-US"/>
          </w:rPr>
          <w:delText xml:space="preserve"> the probability of predator attack (Appendix S3)</w:delText>
        </w:r>
      </w:del>
      <w:del w:id="129" w:author="Alicia" w:date="2016-09-05T14:43:00Z">
        <w:r w:rsidR="001A1D25" w:rsidDel="00FF3130">
          <w:rPr>
            <w:rFonts w:ascii="Times New Roman" w:hAnsi="Times New Roman" w:cs="Times New Roman"/>
            <w:sz w:val="24"/>
            <w:szCs w:val="24"/>
            <w:lang w:val="en-US"/>
          </w:rPr>
          <w:delText>.</w:delText>
        </w:r>
        <w:r w:rsidR="00906BF6" w:rsidDel="00FF3130">
          <w:rPr>
            <w:rFonts w:ascii="Times New Roman" w:hAnsi="Times New Roman" w:cs="Times New Roman"/>
            <w:sz w:val="24"/>
            <w:szCs w:val="24"/>
            <w:lang w:val="en-US"/>
          </w:rPr>
          <w:delText xml:space="preserve"> </w:delText>
        </w:r>
      </w:del>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odels fitted for each population and year</w:t>
      </w:r>
      <w:ins w:id="130" w:author="Alicia" w:date="2016-09-05T14:31:00Z">
        <w:r w:rsidR="00FE6D9A">
          <w:rPr>
            <w:rFonts w:ascii="Times New Roman" w:hAnsi="Times New Roman" w:cs="Times New Roman"/>
            <w:sz w:val="24"/>
            <w:szCs w:val="24"/>
            <w:lang w:val="en-US"/>
          </w:rPr>
          <w:t xml:space="preserve"> showed </w:t>
        </w:r>
      </w:ins>
      <w:ins w:id="131" w:author="Johan Ehrlén" w:date="2016-09-06T11:29:00Z">
        <w:r w:rsidR="0083125D">
          <w:rPr>
            <w:rFonts w:ascii="Times New Roman" w:hAnsi="Times New Roman" w:cs="Times New Roman"/>
            <w:sz w:val="24"/>
            <w:szCs w:val="24"/>
            <w:lang w:val="en-US"/>
          </w:rPr>
          <w:t xml:space="preserve">that </w:t>
        </w:r>
        <w:r w:rsidR="0083125D">
          <w:rPr>
            <w:rFonts w:ascii="Times New Roman" w:hAnsi="Times New Roman" w:cs="Times New Roman"/>
            <w:sz w:val="24"/>
            <w:szCs w:val="24"/>
            <w:lang w:val="en-US"/>
          </w:rPr>
          <w:t>effect sizes</w:t>
        </w:r>
        <w:r w:rsidR="0083125D">
          <w:rPr>
            <w:rFonts w:ascii="Times New Roman" w:hAnsi="Times New Roman" w:cs="Times New Roman"/>
            <w:sz w:val="24"/>
            <w:szCs w:val="24"/>
            <w:lang w:val="en-US"/>
          </w:rPr>
          <w:t xml:space="preserve"> </w:t>
        </w:r>
      </w:ins>
      <w:ins w:id="132" w:author="Johan Ehrlén" w:date="2016-09-06T11:30:00Z">
        <w:r w:rsidR="0083125D">
          <w:rPr>
            <w:rFonts w:ascii="Times New Roman" w:hAnsi="Times New Roman" w:cs="Times New Roman"/>
            <w:sz w:val="24"/>
            <w:szCs w:val="24"/>
            <w:lang w:val="en-US"/>
          </w:rPr>
          <w:t>varied among populations and between years</w:t>
        </w:r>
      </w:ins>
      <w:ins w:id="133" w:author="Alicia" w:date="2016-09-05T14:31:00Z">
        <w:del w:id="134" w:author="Johan Ehrlén" w:date="2016-09-06T11:30:00Z">
          <w:r w:rsidR="00FE6D9A" w:rsidDel="0083125D">
            <w:rPr>
              <w:rFonts w:ascii="Times New Roman" w:hAnsi="Times New Roman" w:cs="Times New Roman"/>
              <w:sz w:val="24"/>
              <w:szCs w:val="24"/>
              <w:lang w:val="en-US"/>
            </w:rPr>
            <w:delText>spatial and temporal variation in</w:delText>
          </w:r>
        </w:del>
        <w:del w:id="135" w:author="Johan Ehrlén" w:date="2016-09-06T11:29:00Z">
          <w:r w:rsidR="00FE6D9A" w:rsidDel="0083125D">
            <w:rPr>
              <w:rFonts w:ascii="Times New Roman" w:hAnsi="Times New Roman" w:cs="Times New Roman"/>
              <w:sz w:val="24"/>
              <w:szCs w:val="24"/>
              <w:lang w:val="en-US"/>
            </w:rPr>
            <w:delText xml:space="preserve"> effect sizes</w:delText>
          </w:r>
        </w:del>
        <w:r w:rsidR="00FE6D9A">
          <w:rPr>
            <w:rFonts w:ascii="Times New Roman" w:hAnsi="Times New Roman" w:cs="Times New Roman"/>
            <w:sz w:val="24"/>
            <w:szCs w:val="24"/>
            <w:lang w:val="en-US"/>
          </w:rPr>
          <w:t xml:space="preserve">, </w:t>
        </w:r>
        <w:del w:id="136" w:author="Johan Ehrlén" w:date="2016-09-06T11:30:00Z">
          <w:r w:rsidR="00FE6D9A" w:rsidDel="0083125D">
            <w:rPr>
              <w:rFonts w:ascii="Times New Roman" w:hAnsi="Times New Roman" w:cs="Times New Roman"/>
              <w:sz w:val="24"/>
              <w:szCs w:val="24"/>
              <w:lang w:val="en-US"/>
            </w:rPr>
            <w:delText>although</w:delText>
          </w:r>
        </w:del>
      </w:ins>
      <w:ins w:id="137" w:author="Johan Ehrlén" w:date="2016-09-06T11:30:00Z">
        <w:r w:rsidR="0083125D">
          <w:rPr>
            <w:rFonts w:ascii="Times New Roman" w:hAnsi="Times New Roman" w:cs="Times New Roman"/>
            <w:sz w:val="24"/>
            <w:szCs w:val="24"/>
            <w:lang w:val="en-US"/>
          </w:rPr>
          <w:t xml:space="preserve">but </w:t>
        </w:r>
        <w:r w:rsidR="0083125D">
          <w:rPr>
            <w:rFonts w:ascii="Times New Roman" w:hAnsi="Times New Roman" w:cs="Times New Roman"/>
            <w:sz w:val="24"/>
            <w:szCs w:val="24"/>
            <w:lang w:val="en-US"/>
          </w:rPr>
          <w:lastRenderedPageBreak/>
          <w:t>that ther</w:t>
        </w:r>
      </w:ins>
      <w:ins w:id="138" w:author="Johan Ehrlén" w:date="2016-09-06T11:31:00Z">
        <w:r w:rsidR="0083125D">
          <w:rPr>
            <w:rFonts w:ascii="Times New Roman" w:hAnsi="Times New Roman" w:cs="Times New Roman"/>
            <w:sz w:val="24"/>
            <w:szCs w:val="24"/>
            <w:lang w:val="en-US"/>
          </w:rPr>
          <w:t>e were consistent</w:t>
        </w:r>
      </w:ins>
      <w:ins w:id="139" w:author="Alicia" w:date="2016-09-05T14:31:00Z">
        <w:r w:rsidR="00FE6D9A">
          <w:rPr>
            <w:rFonts w:ascii="Times New Roman" w:hAnsi="Times New Roman" w:cs="Times New Roman"/>
            <w:sz w:val="24"/>
            <w:szCs w:val="24"/>
            <w:lang w:val="en-US"/>
          </w:rPr>
          <w:t xml:space="preserve"> </w:t>
        </w:r>
      </w:ins>
      <w:del w:id="140" w:author="Alicia" w:date="2016-09-05T14:32:00Z">
        <w:r w:rsidR="00D43E10" w:rsidRPr="001913F2" w:rsidDel="00FE6D9A">
          <w:rPr>
            <w:rFonts w:ascii="Times New Roman" w:hAnsi="Times New Roman" w:cs="Times New Roman"/>
            <w:sz w:val="24"/>
            <w:szCs w:val="24"/>
            <w:lang w:val="en-US"/>
          </w:rPr>
          <w:delText xml:space="preserve"> identified </w:delText>
        </w:r>
        <w:r w:rsidR="00B25594" w:rsidDel="00FE6D9A">
          <w:rPr>
            <w:rFonts w:ascii="Times New Roman" w:hAnsi="Times New Roman" w:cs="Times New Roman"/>
            <w:sz w:val="24"/>
            <w:szCs w:val="24"/>
            <w:lang w:val="en-US"/>
          </w:rPr>
          <w:delText xml:space="preserve">both </w:delText>
        </w:r>
      </w:del>
      <w:r w:rsidR="00B25594">
        <w:rPr>
          <w:rFonts w:ascii="Times New Roman" w:hAnsi="Times New Roman" w:cs="Times New Roman"/>
          <w:sz w:val="24"/>
          <w:szCs w:val="24"/>
          <w:lang w:val="en-US"/>
        </w:rPr>
        <w:t xml:space="preserve">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ins w:id="141" w:author="Alicia" w:date="2016-09-05T14:32:00Z">
        <w:r w:rsidR="00FE6D9A">
          <w:rPr>
            <w:rFonts w:ascii="Times New Roman" w:hAnsi="Times New Roman" w:cs="Times New Roman"/>
            <w:sz w:val="24"/>
            <w:szCs w:val="24"/>
            <w:lang w:val="en-US"/>
          </w:rPr>
          <w:t xml:space="preserve"> </w:t>
        </w:r>
        <w:del w:id="142" w:author="Johan Ehrlén" w:date="2016-09-06T11:31:00Z">
          <w:r w:rsidR="00FE6D9A" w:rsidDel="0083125D">
            <w:rPr>
              <w:rFonts w:ascii="Times New Roman" w:hAnsi="Times New Roman" w:cs="Times New Roman"/>
              <w:sz w:val="24"/>
              <w:szCs w:val="24"/>
              <w:lang w:val="en-US"/>
            </w:rPr>
            <w:delText>were relatively consistent</w:delText>
          </w:r>
        </w:del>
      </w:ins>
      <w:del w:id="143" w:author="Johan Ehrlén" w:date="2016-09-06T11:31:00Z">
        <w:r w:rsidR="00B53242" w:rsidDel="0083125D">
          <w:rPr>
            <w:rFonts w:ascii="Times New Roman" w:hAnsi="Times New Roman" w:cs="Times New Roman"/>
            <w:sz w:val="24"/>
            <w:szCs w:val="24"/>
            <w:lang w:val="en-US"/>
          </w:rPr>
          <w:delText xml:space="preserve">, </w:delText>
        </w:r>
        <w:r w:rsidR="00892326" w:rsidDel="0083125D">
          <w:rPr>
            <w:rFonts w:ascii="Times New Roman" w:hAnsi="Times New Roman" w:cs="Times New Roman"/>
            <w:sz w:val="24"/>
            <w:szCs w:val="24"/>
            <w:lang w:val="en-US"/>
          </w:rPr>
          <w:delText xml:space="preserve">while </w:delText>
        </w:r>
        <w:r w:rsidR="00B53242" w:rsidDel="0083125D">
          <w:rPr>
            <w:rFonts w:ascii="Times New Roman" w:hAnsi="Times New Roman" w:cs="Times New Roman"/>
            <w:sz w:val="24"/>
            <w:szCs w:val="24"/>
            <w:lang w:val="en-US"/>
          </w:rPr>
          <w:delText xml:space="preserve">effects of shoot height </w:delText>
        </w:r>
        <w:r w:rsidR="00892326" w:rsidDel="0083125D">
          <w:rPr>
            <w:rFonts w:ascii="Times New Roman" w:hAnsi="Times New Roman" w:cs="Times New Roman"/>
            <w:sz w:val="24"/>
            <w:szCs w:val="24"/>
            <w:lang w:val="en-US"/>
          </w:rPr>
          <w:delText>were</w:delText>
        </w:r>
        <w:r w:rsidR="00B53242" w:rsidDel="0083125D">
          <w:rPr>
            <w:rFonts w:ascii="Times New Roman" w:hAnsi="Times New Roman" w:cs="Times New Roman"/>
            <w:sz w:val="24"/>
            <w:szCs w:val="24"/>
            <w:lang w:val="en-US"/>
          </w:rPr>
          <w:delText xml:space="preserve"> not significant in most of the cases</w:delText>
        </w:r>
        <w:r w:rsidDel="0083125D">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(Table 4, Appendices S4-5</w:t>
      </w:r>
      <w:ins w:id="144" w:author="Alicia" w:date="2016-09-05T14:33:00Z">
        <w:r w:rsidR="00FE6D9A">
          <w:rPr>
            <w:rFonts w:ascii="Times New Roman" w:hAnsi="Times New Roman" w:cs="Times New Roman"/>
            <w:sz w:val="24"/>
            <w:szCs w:val="24"/>
            <w:lang w:val="en-US"/>
          </w:rPr>
          <w:t xml:space="preserve"> and S9</w:t>
        </w:r>
      </w:ins>
      <w:r>
        <w:rPr>
          <w:rFonts w:ascii="Times New Roman" w:hAnsi="Times New Roman" w:cs="Times New Roman"/>
          <w:sz w:val="24"/>
          <w:szCs w:val="24"/>
          <w:lang w:val="en-US"/>
        </w:rPr>
        <w:t>)</w:t>
      </w:r>
      <w:r w:rsidR="00B53242">
        <w:rPr>
          <w:rFonts w:ascii="Times New Roman" w:hAnsi="Times New Roman" w:cs="Times New Roman"/>
          <w:sz w:val="24"/>
          <w:szCs w:val="24"/>
          <w:lang w:val="en-US"/>
        </w:rPr>
        <w:t xml:space="preserve">. </w:t>
      </w:r>
      <w:del w:id="145" w:author="Alicia" w:date="2016-09-05T14:34:00Z">
        <w:r w:rsidR="0076677B" w:rsidDel="00FE6D9A">
          <w:rPr>
            <w:rFonts w:ascii="Times New Roman" w:hAnsi="Times New Roman" w:cs="Times New Roman"/>
            <w:sz w:val="24"/>
            <w:szCs w:val="24"/>
            <w:lang w:val="en-US"/>
          </w:rPr>
          <w:delText>The size</w:delText>
        </w:r>
        <w:r w:rsidR="00B53242" w:rsidDel="00FE6D9A">
          <w:rPr>
            <w:rFonts w:ascii="Times New Roman" w:hAnsi="Times New Roman" w:cs="Times New Roman"/>
            <w:sz w:val="24"/>
            <w:szCs w:val="24"/>
            <w:lang w:val="en-US"/>
          </w:rPr>
          <w:delText xml:space="preserve"> of effects varied among populations and years</w:delText>
        </w:r>
        <w:r w:rsidR="00136EFC" w:rsidDel="00FE6D9A">
          <w:rPr>
            <w:rFonts w:ascii="Times New Roman" w:hAnsi="Times New Roman" w:cs="Times New Roman"/>
            <w:sz w:val="24"/>
            <w:szCs w:val="24"/>
            <w:lang w:val="en-US"/>
          </w:rPr>
          <w:delText xml:space="preserve">, as </w:delText>
        </w:r>
        <w:r w:rsidR="0076677B" w:rsidDel="00FE6D9A">
          <w:rPr>
            <w:rFonts w:ascii="Times New Roman" w:hAnsi="Times New Roman" w:cs="Times New Roman"/>
            <w:sz w:val="24"/>
            <w:szCs w:val="24"/>
            <w:lang w:val="en-US"/>
          </w:rPr>
          <w:delText>eviden</w:delText>
        </w:r>
        <w:r w:rsidR="00AA1AD4" w:rsidDel="00FE6D9A">
          <w:rPr>
            <w:rFonts w:ascii="Times New Roman" w:hAnsi="Times New Roman" w:cs="Times New Roman"/>
            <w:sz w:val="24"/>
            <w:szCs w:val="24"/>
            <w:lang w:val="en-US"/>
          </w:rPr>
          <w:delText>ced</w:delText>
        </w:r>
        <w:r w:rsidR="0076677B" w:rsidDel="00FE6D9A">
          <w:rPr>
            <w:rFonts w:ascii="Times New Roman" w:hAnsi="Times New Roman" w:cs="Times New Roman"/>
            <w:sz w:val="24"/>
            <w:szCs w:val="24"/>
            <w:lang w:val="en-US"/>
          </w:rPr>
          <w:delText xml:space="preserve"> </w:delText>
        </w:r>
        <w:r w:rsidR="00582EDF" w:rsidDel="00FE6D9A">
          <w:rPr>
            <w:rFonts w:ascii="Times New Roman" w:hAnsi="Times New Roman" w:cs="Times New Roman"/>
            <w:sz w:val="24"/>
            <w:szCs w:val="24"/>
            <w:lang w:val="en-US"/>
          </w:rPr>
          <w:delText xml:space="preserve">by </w:delText>
        </w:r>
        <w:r w:rsidR="00892326" w:rsidDel="00FE6D9A">
          <w:rPr>
            <w:rFonts w:ascii="Times New Roman" w:hAnsi="Times New Roman" w:cs="Times New Roman"/>
            <w:sz w:val="24"/>
            <w:szCs w:val="24"/>
            <w:lang w:val="en-US"/>
          </w:rPr>
          <w:delText>the</w:delText>
        </w:r>
        <w:r w:rsidR="00136EFC" w:rsidDel="00FE6D9A">
          <w:rPr>
            <w:rFonts w:ascii="Times New Roman" w:hAnsi="Times New Roman" w:cs="Times New Roman"/>
            <w:sz w:val="24"/>
            <w:szCs w:val="24"/>
            <w:lang w:val="en-US"/>
          </w:rPr>
          <w:delText xml:space="preserve"> unstandardized coefficients</w:delText>
        </w:r>
        <w:r w:rsidR="00892326" w:rsidDel="00FE6D9A">
          <w:rPr>
            <w:rFonts w:ascii="Times New Roman" w:hAnsi="Times New Roman" w:cs="Times New Roman"/>
            <w:sz w:val="24"/>
            <w:szCs w:val="24"/>
            <w:lang w:val="en-US"/>
          </w:rPr>
          <w:delText xml:space="preserve"> (Appendix S9)</w:delText>
        </w:r>
        <w:r w:rsidR="00136EFC" w:rsidDel="00FE6D9A">
          <w:rPr>
            <w:rFonts w:ascii="Times New Roman" w:hAnsi="Times New Roman" w:cs="Times New Roman"/>
            <w:sz w:val="24"/>
            <w:szCs w:val="24"/>
            <w:lang w:val="en-US"/>
          </w:rPr>
          <w:delText xml:space="preserve">. </w:delText>
        </w:r>
      </w:del>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del w:id="146" w:author="Alicia" w:date="2016-09-05T14:34:00Z">
        <w:r w:rsidR="002123D7" w:rsidDel="00FE6D9A">
          <w:rPr>
            <w:rFonts w:ascii="Times New Roman" w:hAnsi="Times New Roman" w:cs="Times New Roman"/>
            <w:sz w:val="24"/>
            <w:szCs w:val="24"/>
            <w:lang w:val="en-US"/>
          </w:rPr>
          <w:delText>increase</w:delText>
        </w:r>
        <w:r w:rsidR="00DF0233" w:rsidDel="00FE6D9A">
          <w:rPr>
            <w:rFonts w:ascii="Times New Roman" w:hAnsi="Times New Roman" w:cs="Times New Roman"/>
            <w:sz w:val="24"/>
            <w:szCs w:val="24"/>
            <w:lang w:val="en-US"/>
          </w:rPr>
          <w:delText>d</w:delText>
        </w:r>
        <w:r w:rsidR="002123D7" w:rsidDel="00FE6D9A">
          <w:rPr>
            <w:rFonts w:ascii="Times New Roman" w:hAnsi="Times New Roman" w:cs="Times New Roman"/>
            <w:sz w:val="24"/>
            <w:szCs w:val="24"/>
            <w:lang w:val="en-US"/>
          </w:rPr>
          <w:delText xml:space="preserve"> the probability of being attacked by the </w:delText>
        </w:r>
        <w:r w:rsidR="00EF5684" w:rsidRPr="00EF5684" w:rsidDel="00FE6D9A">
          <w:rPr>
            <w:rFonts w:ascii="Times New Roman" w:hAnsi="Times New Roman" w:cs="Times New Roman"/>
            <w:sz w:val="24"/>
            <w:szCs w:val="24"/>
            <w:lang w:val="en-US"/>
          </w:rPr>
          <w:delText xml:space="preserve">butterfly seed predator </w:delText>
        </w:r>
        <w:r w:rsidR="002123D7" w:rsidDel="00FE6D9A">
          <w:rPr>
            <w:rFonts w:ascii="Times New Roman" w:hAnsi="Times New Roman" w:cs="Times New Roman"/>
            <w:sz w:val="24"/>
            <w:szCs w:val="24"/>
            <w:lang w:val="en-US"/>
          </w:rPr>
          <w:delText xml:space="preserve">by 9% (Appendix S5) and </w:delText>
        </w:r>
      </w:del>
      <w:r w:rsidR="002123D7">
        <w:rPr>
          <w:rFonts w:ascii="Times New Roman" w:hAnsi="Times New Roman" w:cs="Times New Roman"/>
          <w:sz w:val="24"/>
          <w:szCs w:val="24"/>
          <w:lang w:val="en-US"/>
        </w:rPr>
        <w:t xml:space="preserve">lead to an additional 0.87 eggs laid per plant (Appendix S9). Each additional egg laid on a plant, in turn, reduced the number of intact fruits by </w:t>
      </w:r>
      <w:ins w:id="147" w:author="Johan Ehrlén" w:date="2016-09-06T11:32:00Z">
        <w:r w:rsidR="0083125D">
          <w:rPr>
            <w:rFonts w:ascii="Times New Roman" w:hAnsi="Times New Roman" w:cs="Times New Roman"/>
            <w:sz w:val="24"/>
            <w:szCs w:val="24"/>
            <w:lang w:val="en-US"/>
          </w:rPr>
          <w:t xml:space="preserve">on average </w:t>
        </w:r>
      </w:ins>
      <w:r w:rsidR="002123D7">
        <w:rPr>
          <w:rFonts w:ascii="Times New Roman" w:hAnsi="Times New Roman" w:cs="Times New Roman"/>
          <w:sz w:val="24"/>
          <w:szCs w:val="24"/>
          <w:lang w:val="en-US"/>
        </w:rPr>
        <w:t xml:space="preserve">0.08 </w:t>
      </w:r>
      <w:del w:id="148" w:author="Johan Ehrlén" w:date="2016-09-06T11:32:00Z">
        <w:r w:rsidR="002123D7" w:rsidDel="0083125D">
          <w:rPr>
            <w:rFonts w:ascii="Times New Roman" w:hAnsi="Times New Roman" w:cs="Times New Roman"/>
            <w:sz w:val="24"/>
            <w:szCs w:val="24"/>
            <w:lang w:val="en-US"/>
          </w:rPr>
          <w:delText xml:space="preserve">on average </w:delText>
        </w:r>
      </w:del>
      <w:r w:rsidR="002123D7">
        <w:rPr>
          <w:rFonts w:ascii="Times New Roman" w:hAnsi="Times New Roman" w:cs="Times New Roman"/>
          <w:sz w:val="24"/>
          <w:szCs w:val="24"/>
          <w:lang w:val="en-US"/>
        </w:rPr>
        <w:t>(Appendix S9)</w:t>
      </w:r>
      <w:r w:rsidR="0094342B">
        <w:rPr>
          <w:rFonts w:ascii="Times New Roman" w:hAnsi="Times New Roman" w:cs="Times New Roman"/>
          <w:sz w:val="24"/>
          <w:szCs w:val="24"/>
          <w:lang w:val="en-US"/>
        </w:rPr>
        <w:t>, meaning a</w:t>
      </w:r>
      <w:r w:rsidR="002123D7">
        <w:rPr>
          <w:rFonts w:ascii="Times New Roman" w:hAnsi="Times New Roman" w:cs="Times New Roman"/>
          <w:sz w:val="24"/>
          <w:szCs w:val="24"/>
          <w:lang w:val="en-US"/>
        </w:rPr>
        <w:t xml:space="preserve"> butterfly-mediated reduction in fitness of a one-stage advancement in phenology </w:t>
      </w:r>
      <w:r w:rsidR="0094342B">
        <w:rPr>
          <w:rFonts w:ascii="Times New Roman" w:hAnsi="Times New Roman" w:cs="Times New Roman"/>
          <w:sz w:val="24"/>
          <w:szCs w:val="24"/>
          <w:lang w:val="en-US"/>
        </w:rPr>
        <w:t xml:space="preserve">by </w:t>
      </w:r>
      <w:r w:rsidR="002123D7">
        <w:rPr>
          <w:rFonts w:ascii="Times New Roman" w:hAnsi="Times New Roman" w:cs="Times New Roman"/>
          <w:sz w:val="24"/>
          <w:szCs w:val="24"/>
          <w:lang w:val="en-US"/>
        </w:rPr>
        <w:t>0.</w:t>
      </w:r>
      <w:del w:id="149" w:author="Alicia" w:date="2016-09-05T14:35:00Z">
        <w:r w:rsidR="002123D7" w:rsidDel="00FE6D9A">
          <w:rPr>
            <w:rFonts w:ascii="Times New Roman" w:hAnsi="Times New Roman" w:cs="Times New Roman"/>
            <w:sz w:val="24"/>
            <w:szCs w:val="24"/>
            <w:lang w:val="en-US"/>
          </w:rPr>
          <w:delText xml:space="preserve">05 </w:delText>
        </w:r>
      </w:del>
      <w:ins w:id="150" w:author="Alicia" w:date="2016-09-05T14:35:00Z">
        <w:r w:rsidR="00FE6D9A">
          <w:rPr>
            <w:rFonts w:ascii="Times New Roman" w:hAnsi="Times New Roman" w:cs="Times New Roman"/>
            <w:sz w:val="24"/>
            <w:szCs w:val="24"/>
            <w:lang w:val="en-US"/>
          </w:rPr>
          <w:t xml:space="preserve">07 </w:t>
        </w:r>
      </w:ins>
      <w:r w:rsidR="002123D7">
        <w:rPr>
          <w:rFonts w:ascii="Times New Roman" w:hAnsi="Times New Roman" w:cs="Times New Roman"/>
          <w:sz w:val="24"/>
          <w:szCs w:val="24"/>
          <w:lang w:val="en-US"/>
        </w:rPr>
        <w:t xml:space="preserve">intact fruits, corresponding to </w:t>
      </w:r>
      <w:r w:rsidR="0094342B">
        <w:rPr>
          <w:rFonts w:ascii="Times New Roman" w:hAnsi="Times New Roman" w:cs="Times New Roman"/>
          <w:sz w:val="24"/>
          <w:szCs w:val="24"/>
          <w:lang w:val="en-US"/>
        </w:rPr>
        <w:t xml:space="preserve">about </w:t>
      </w:r>
      <w:del w:id="151" w:author="Alicia" w:date="2016-09-05T14:36:00Z">
        <w:r w:rsidR="002123D7" w:rsidDel="00FE6D9A">
          <w:rPr>
            <w:rFonts w:ascii="Times New Roman" w:hAnsi="Times New Roman" w:cs="Times New Roman"/>
            <w:sz w:val="24"/>
            <w:szCs w:val="24"/>
            <w:lang w:val="en-US"/>
          </w:rPr>
          <w:delText xml:space="preserve">25 </w:delText>
        </w:r>
      </w:del>
      <w:ins w:id="152" w:author="Alicia" w:date="2016-09-05T14:36:00Z">
        <w:r w:rsidR="00FE6D9A">
          <w:rPr>
            <w:rFonts w:ascii="Times New Roman" w:hAnsi="Times New Roman" w:cs="Times New Roman"/>
            <w:sz w:val="24"/>
            <w:szCs w:val="24"/>
            <w:lang w:val="en-US"/>
          </w:rPr>
          <w:t xml:space="preserve">35 </w:t>
        </w:r>
      </w:ins>
      <w:r w:rsidR="002123D7">
        <w:rPr>
          <w:rFonts w:ascii="Times New Roman" w:hAnsi="Times New Roman" w:cs="Times New Roman"/>
          <w:sz w:val="24"/>
          <w:szCs w:val="24"/>
          <w:lang w:val="en-US"/>
        </w:rPr>
        <w:t>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Appelqvist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Ehrlén,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EF5684">
        <w:rPr>
          <w:rFonts w:ascii="Times New Roman" w:hAnsi="Times New Roman" w:cs="Times New Roman"/>
          <w:sz w:val="24"/>
          <w:szCs w:val="24"/>
          <w:lang w:val="en-US"/>
        </w:rPr>
        <w:t xml:space="preserve">butterfly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w:t>
      </w:r>
      <w:r w:rsidR="0050527B">
        <w:rPr>
          <w:rFonts w:ascii="Times New Roman" w:hAnsi="Times New Roman" w:cs="Times New Roman"/>
          <w:sz w:val="24"/>
          <w:szCs w:val="24"/>
          <w:lang w:val="en-US"/>
        </w:rPr>
        <w:t xml:space="preserve">plants in </w:t>
      </w:r>
      <w:r w:rsidR="00267BD6">
        <w:rPr>
          <w:rFonts w:ascii="Times New Roman" w:hAnsi="Times New Roman" w:cs="Times New Roman"/>
          <w:sz w:val="24"/>
          <w:szCs w:val="24"/>
          <w:lang w:val="en-US"/>
        </w:rPr>
        <w:t xml:space="preserve">populations where the </w:t>
      </w:r>
      <w:r w:rsidR="00EF5684">
        <w:rPr>
          <w:rFonts w:ascii="Times New Roman" w:hAnsi="Times New Roman" w:cs="Times New Roman"/>
          <w:sz w:val="24"/>
          <w:szCs w:val="24"/>
          <w:lang w:val="en-US"/>
        </w:rPr>
        <w:t>butterfly</w:t>
      </w:r>
      <w:r w:rsidR="00267BD6">
        <w:rPr>
          <w:rFonts w:ascii="Times New Roman" w:hAnsi="Times New Roman" w:cs="Times New Roman"/>
          <w:sz w:val="24"/>
          <w:szCs w:val="24"/>
          <w:lang w:val="en-US"/>
        </w:rPr>
        <w:t xml:space="preserve"> was absent</w:t>
      </w:r>
      <w:r w:rsidR="001742F2" w:rsidRPr="001742F2">
        <w:rPr>
          <w:rFonts w:ascii="Times New Roman" w:hAnsi="Times New Roman" w:cs="Times New Roman"/>
          <w:sz w:val="24"/>
          <w:szCs w:val="24"/>
          <w:lang w:val="en-US"/>
        </w:rPr>
        <w:t xml:space="preserve">. </w:t>
      </w:r>
      <w:r w:rsidR="0050527B">
        <w:rPr>
          <w:rFonts w:ascii="Times New Roman" w:hAnsi="Times New Roman" w:cs="Times New Roman"/>
          <w:sz w:val="24"/>
          <w:szCs w:val="24"/>
          <w:lang w:val="en-US"/>
        </w:rPr>
        <w:t>Among populations with the butterfly, predation</w:t>
      </w:r>
      <w:r w:rsidR="0050527B" w:rsidRPr="001742F2">
        <w:rPr>
          <w:rFonts w:ascii="Times New Roman" w:hAnsi="Times New Roman" w:cs="Times New Roman"/>
          <w:sz w:val="24"/>
          <w:szCs w:val="24"/>
          <w:lang w:val="en-US"/>
        </w:rPr>
        <w:t xml:space="preserve"> explained also 26.</w:t>
      </w:r>
      <w:r w:rsidR="0050527B">
        <w:rPr>
          <w:rFonts w:ascii="Times New Roman" w:hAnsi="Times New Roman" w:cs="Times New Roman"/>
          <w:sz w:val="24"/>
          <w:szCs w:val="24"/>
          <w:lang w:val="en-US"/>
        </w:rPr>
        <w:t>4</w:t>
      </w:r>
      <w:r w:rsidR="0050527B" w:rsidRPr="001742F2">
        <w:rPr>
          <w:rFonts w:ascii="Times New Roman" w:hAnsi="Times New Roman" w:cs="Times New Roman"/>
          <w:sz w:val="24"/>
          <w:szCs w:val="24"/>
          <w:lang w:val="en-US"/>
        </w:rPr>
        <w:t xml:space="preserve"> % of the variation in </w:t>
      </w:r>
      <w:r w:rsidR="0050527B">
        <w:rPr>
          <w:rFonts w:ascii="Times New Roman" w:hAnsi="Times New Roman" w:cs="Times New Roman"/>
          <w:sz w:val="24"/>
          <w:szCs w:val="24"/>
          <w:lang w:val="en-US"/>
        </w:rPr>
        <w:t xml:space="preserve">mean </w:t>
      </w:r>
      <w:r w:rsidR="0050527B" w:rsidRPr="001742F2">
        <w:rPr>
          <w:rFonts w:ascii="Times New Roman" w:hAnsi="Times New Roman" w:cs="Times New Roman"/>
          <w:sz w:val="24"/>
          <w:szCs w:val="24"/>
          <w:lang w:val="en-US"/>
        </w:rPr>
        <w:t>fitness</w:t>
      </w:r>
      <w:r w:rsidR="0050527B">
        <w:rPr>
          <w:rFonts w:ascii="Times New Roman" w:hAnsi="Times New Roman" w:cs="Times New Roman"/>
          <w:sz w:val="24"/>
          <w:szCs w:val="24"/>
          <w:lang w:val="en-US"/>
        </w:rPr>
        <w:t xml:space="preserve"> </w:t>
      </w:r>
      <w:r w:rsidR="0050527B" w:rsidRPr="001742F2">
        <w:rPr>
          <w:rFonts w:ascii="Times New Roman" w:hAnsi="Times New Roman" w:cs="Times New Roman"/>
          <w:sz w:val="24"/>
          <w:szCs w:val="24"/>
          <w:lang w:val="en-US"/>
        </w:rPr>
        <w:t>(R</w:t>
      </w:r>
      <w:r w:rsidR="0050527B" w:rsidRPr="001742F2">
        <w:rPr>
          <w:rFonts w:ascii="Times New Roman" w:hAnsi="Times New Roman" w:cs="Times New Roman"/>
          <w:sz w:val="24"/>
          <w:szCs w:val="24"/>
          <w:vertAlign w:val="superscript"/>
          <w:lang w:val="en-US"/>
        </w:rPr>
        <w:t>2</w:t>
      </w:r>
      <w:r w:rsidR="0050527B">
        <w:rPr>
          <w:rFonts w:ascii="Times New Roman" w:hAnsi="Times New Roman" w:cs="Times New Roman"/>
          <w:sz w:val="24"/>
          <w:szCs w:val="24"/>
          <w:lang w:val="en-US"/>
        </w:rPr>
        <w:t>-</w:t>
      </w:r>
      <w:r w:rsidR="0050527B" w:rsidRPr="001742F2">
        <w:rPr>
          <w:rFonts w:ascii="Times New Roman" w:hAnsi="Times New Roman" w:cs="Times New Roman"/>
          <w:sz w:val="24"/>
          <w:szCs w:val="24"/>
          <w:lang w:val="en-US"/>
        </w:rPr>
        <w:t>value from</w:t>
      </w:r>
      <w:r w:rsidR="0050527B">
        <w:rPr>
          <w:rFonts w:ascii="Times New Roman" w:hAnsi="Times New Roman" w:cs="Times New Roman"/>
          <w:sz w:val="24"/>
          <w:szCs w:val="24"/>
          <w:lang w:val="en-US"/>
        </w:rPr>
        <w:t xml:space="preserve"> a</w:t>
      </w:r>
      <w:r w:rsidR="0050527B" w:rsidRPr="001742F2">
        <w:rPr>
          <w:rFonts w:ascii="Times New Roman" w:hAnsi="Times New Roman" w:cs="Times New Roman"/>
          <w:sz w:val="24"/>
          <w:szCs w:val="24"/>
          <w:lang w:val="en-US"/>
        </w:rPr>
        <w:t xml:space="preserve"> linear model</w:t>
      </w:r>
      <w:r w:rsidR="0050527B">
        <w:rPr>
          <w:rFonts w:ascii="Times New Roman" w:hAnsi="Times New Roman" w:cs="Times New Roman"/>
          <w:sz w:val="24"/>
          <w:szCs w:val="24"/>
          <w:lang w:val="en-US"/>
        </w:rPr>
        <w:t xml:space="preserve"> with each population in each year as replicates</w:t>
      </w:r>
      <w:r w:rsidR="0050527B" w:rsidRPr="001742F2">
        <w:rPr>
          <w:rFonts w:ascii="Times New Roman" w:hAnsi="Times New Roman" w:cs="Times New Roman"/>
          <w:sz w:val="24"/>
          <w:szCs w:val="24"/>
          <w:lang w:val="en-US"/>
        </w:rPr>
        <w:t>).</w:t>
      </w:r>
      <w:r w:rsidR="0050527B">
        <w:rPr>
          <w:rFonts w:ascii="Times New Roman" w:hAnsi="Times New Roman" w:cs="Times New Roman"/>
          <w:sz w:val="24"/>
          <w:szCs w:val="24"/>
          <w:lang w:val="en-US"/>
        </w:rPr>
        <w:t xml:space="preserve"> Within </w:t>
      </w:r>
      <w:r w:rsidR="000955DB">
        <w:rPr>
          <w:rFonts w:ascii="Times New Roman" w:hAnsi="Times New Roman" w:cs="Times New Roman"/>
          <w:sz w:val="24"/>
          <w:szCs w:val="24"/>
          <w:lang w:val="en-US"/>
        </w:rPr>
        <w:t xml:space="preserve">populations with the </w:t>
      </w:r>
      <w:r w:rsidR="00EF5684">
        <w:rPr>
          <w:rFonts w:ascii="Times New Roman" w:hAnsi="Times New Roman" w:cs="Times New Roman"/>
          <w:sz w:val="24"/>
          <w:szCs w:val="24"/>
          <w:lang w:val="en-US"/>
        </w:rPr>
        <w:t>butterfly</w:t>
      </w:r>
      <w:r w:rsidR="000955DB">
        <w:rPr>
          <w:rFonts w:ascii="Times New Roman" w:hAnsi="Times New Roman" w:cs="Times New Roman"/>
          <w:sz w:val="24"/>
          <w:szCs w:val="24"/>
          <w:lang w:val="en-US"/>
        </w:rPr>
        <w:t>, caterpillar</w:t>
      </w:r>
      <w:r w:rsidR="0050527B">
        <w:rPr>
          <w:rFonts w:ascii="Times New Roman" w:hAnsi="Times New Roman" w:cs="Times New Roman"/>
          <w:sz w:val="24"/>
          <w:szCs w:val="24"/>
          <w:lang w:val="en-US"/>
        </w:rPr>
        <w:t xml:space="preserve"> damage</w:t>
      </w:r>
      <w:r w:rsidR="000955DB">
        <w:rPr>
          <w:rFonts w:ascii="Times New Roman" w:hAnsi="Times New Roman" w:cs="Times New Roman"/>
          <w:sz w:val="24"/>
          <w:szCs w:val="24"/>
          <w:lang w:val="en-US"/>
        </w:rPr>
        <w:t xml:space="preserve">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w:t>
      </w:r>
      <w:r w:rsidR="000955DB">
        <w:rPr>
          <w:rFonts w:ascii="Times New Roman" w:hAnsi="Times New Roman" w:cs="Times New Roman"/>
          <w:sz w:val="24"/>
          <w:szCs w:val="24"/>
          <w:lang w:val="en-US"/>
        </w:rPr>
        <w:t xml:space="preserve">. </w:t>
      </w:r>
    </w:p>
    <w:p w14:paraId="21652EBB" w14:textId="5135E2D6"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w:t>
      </w:r>
      <w:r w:rsidR="00D57CE7">
        <w:rPr>
          <w:rFonts w:ascii="Times New Roman" w:hAnsi="Times New Roman" w:cs="Times New Roman"/>
          <w:sz w:val="24"/>
          <w:szCs w:val="24"/>
          <w:lang w:val="en-US"/>
        </w:rPr>
        <w:t>Among</w:t>
      </w:r>
      <w:r>
        <w:rPr>
          <w:rFonts w:ascii="Times New Roman" w:hAnsi="Times New Roman" w:cs="Times New Roman"/>
          <w:sz w:val="24"/>
          <w:szCs w:val="24"/>
          <w:lang w:val="en-US"/>
        </w:rPr>
        <w:t xml:space="preserve"> populations where the </w:t>
      </w:r>
      <w:r w:rsidR="00EF5684" w:rsidRP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289D3E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later flowering in populations where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was present. Moreover, the incidence of the </w:t>
      </w:r>
      <w:r w:rsidR="00EF5684">
        <w:rPr>
          <w:rFonts w:ascii="Times New Roman" w:hAnsi="Times New Roman" w:cs="Times New Roman"/>
          <w:sz w:val="24"/>
          <w:szCs w:val="24"/>
          <w:lang w:val="en-US"/>
        </w:rPr>
        <w:t xml:space="preserve">butterfly </w:t>
      </w:r>
      <w:r>
        <w:rPr>
          <w:rFonts w:ascii="Times New Roman" w:hAnsi="Times New Roman" w:cs="Times New Roman"/>
          <w:sz w:val="24"/>
          <w:szCs w:val="24"/>
          <w:lang w:val="en-US"/>
        </w:rPr>
        <w:t>in host plant populations was higher in populations with a high abundance of host ants, suggesting that</w:t>
      </w:r>
      <w:r w:rsidR="005F7746">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community context in terms of the second host of 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w:t>
      </w:r>
      <w:r w:rsidR="00C414B5">
        <w:rPr>
          <w:rFonts w:ascii="Times New Roman" w:hAnsi="Times New Roman" w:cs="Times New Roman"/>
          <w:sz w:val="24"/>
          <w:szCs w:val="24"/>
          <w:lang w:val="en-US"/>
        </w:rPr>
        <w:t>might</w:t>
      </w:r>
      <w:r w:rsidR="005F774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influence selection on flowering phenology in the host plant. </w:t>
      </w:r>
    </w:p>
    <w:p w14:paraId="42646ED9" w14:textId="514E815F" w:rsidR="005F7746" w:rsidRDefault="00D43E10"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w:t>
      </w:r>
      <w:r w:rsidR="00CE341E">
        <w:rPr>
          <w:rFonts w:ascii="Times New Roman" w:hAnsi="Times New Roman" w:cs="Times New Roman"/>
          <w:sz w:val="24"/>
          <w:szCs w:val="24"/>
          <w:lang w:val="en-US"/>
        </w:rPr>
        <w:t xml:space="preserve">higher </w:t>
      </w:r>
      <w:r>
        <w:rPr>
          <w:rFonts w:ascii="Times New Roman" w:hAnsi="Times New Roman" w:cs="Times New Roman"/>
          <w:sz w:val="24"/>
          <w:szCs w:val="24"/>
          <w:lang w:val="en-US"/>
        </w:rPr>
        <w:t>latitudes, where the growing season is short, because it increases the time and resources available for seed maturation</w:t>
      </w:r>
      <w:r w:rsidR="00CE341E">
        <w:rPr>
          <w:rFonts w:ascii="Times New Roman" w:hAnsi="Times New Roman" w:cs="Times New Roman"/>
          <w:sz w:val="24"/>
          <w:szCs w:val="24"/>
          <w:lang w:val="en-US"/>
        </w:rPr>
        <w:t xml:space="preserve"> (Aizen 2003; Munguía-Rosas et al</w:t>
      </w:r>
      <w:r w:rsidR="00CE341E">
        <w:rPr>
          <w:rFonts w:ascii="Times New Roman" w:hAnsi="Times New Roman" w:cs="Times New Roman"/>
          <w:i/>
          <w:iCs/>
          <w:sz w:val="24"/>
          <w:szCs w:val="24"/>
          <w:lang w:val="en-US"/>
        </w:rPr>
        <w:t>.</w:t>
      </w:r>
      <w:r w:rsidR="00CE341E">
        <w:rPr>
          <w:rFonts w:ascii="Times New Roman" w:hAnsi="Times New Roman" w:cs="Times New Roman"/>
          <w:sz w:val="24"/>
          <w:szCs w:val="24"/>
          <w:lang w:val="en-US"/>
        </w:rPr>
        <w:t xml:space="preserve"> 2011b)</w:t>
      </w:r>
      <w:r>
        <w:rPr>
          <w:rFonts w:ascii="Times New Roman" w:hAnsi="Times New Roman" w:cs="Times New Roman"/>
          <w:sz w:val="24"/>
          <w:szCs w:val="24"/>
          <w:lang w:val="en-US"/>
        </w:rPr>
        <w:t xml:space="preserve">. The pattern of early-flowering plants having higher fitness in the absence of </w:t>
      </w:r>
      <w:r w:rsidR="00EF5684">
        <w:rPr>
          <w:rFonts w:ascii="Times New Roman" w:hAnsi="Times New Roman" w:cs="Times New Roman"/>
          <w:sz w:val="24"/>
          <w:szCs w:val="24"/>
          <w:lang w:val="en-US"/>
        </w:rPr>
        <w:t xml:space="preserve">butterfly seed predators </w:t>
      </w:r>
      <w:r>
        <w:rPr>
          <w:rFonts w:ascii="Times New Roman" w:hAnsi="Times New Roman" w:cs="Times New Roman"/>
          <w:sz w:val="24"/>
          <w:szCs w:val="24"/>
          <w:lang w:val="en-US"/>
        </w:rPr>
        <w:t xml:space="preserve">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Munguía-Rosas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(Rausher, 1992; Ehrlén, 2015). In our study, we tried to alleviate problems by incorporating traits that we considered likely to be correlated with flowering phenology, as well as traits likely to be correlated with plant resource state, as covariates in our models. </w:t>
      </w:r>
    </w:p>
    <w:p w14:paraId="6FC6F77E" w14:textId="21FD56EC" w:rsidR="00D43E10" w:rsidRDefault="00D66698" w:rsidP="001B75BD">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In apparent contradiction</w:t>
      </w:r>
      <w:r w:rsidR="0008418D" w:rsidRPr="0008418D">
        <w:rPr>
          <w:rFonts w:ascii="Times New Roman" w:hAnsi="Times New Roman" w:cs="Times New Roman"/>
          <w:sz w:val="24"/>
          <w:szCs w:val="24"/>
          <w:lang w:val="en-US"/>
        </w:rPr>
        <w:t xml:space="preserve"> to the idea that selection</w:t>
      </w:r>
      <w:r>
        <w:rPr>
          <w:rFonts w:ascii="Times New Roman" w:hAnsi="Times New Roman" w:cs="Times New Roman"/>
          <w:sz w:val="24"/>
          <w:szCs w:val="24"/>
          <w:lang w:val="en-US"/>
        </w:rPr>
        <w:t xml:space="preserve"> </w:t>
      </w:r>
      <w:r w:rsidR="00F4590E">
        <w:rPr>
          <w:rFonts w:ascii="Times New Roman" w:hAnsi="Times New Roman" w:cs="Times New Roman"/>
          <w:sz w:val="24"/>
          <w:szCs w:val="24"/>
          <w:lang w:val="en-US"/>
        </w:rPr>
        <w:t xml:space="preserve">consistently </w:t>
      </w:r>
      <w:r>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Pr>
          <w:rFonts w:ascii="Times New Roman" w:hAnsi="Times New Roman" w:cs="Times New Roman"/>
          <w:sz w:val="24"/>
          <w:szCs w:val="24"/>
          <w:lang w:val="en-US"/>
        </w:rPr>
        <w:t xml:space="preserve"> early flowering when the </w:t>
      </w:r>
      <w:r w:rsidR="00EF5684">
        <w:rPr>
          <w:rFonts w:ascii="Times New Roman" w:hAnsi="Times New Roman" w:cs="Times New Roman"/>
          <w:sz w:val="24"/>
          <w:szCs w:val="24"/>
          <w:lang w:val="en-US"/>
        </w:rPr>
        <w:t xml:space="preserve">butterfly seed predator </w:t>
      </w:r>
      <w:r w:rsidR="00F4590E">
        <w:rPr>
          <w:rFonts w:ascii="Times New Roman" w:hAnsi="Times New Roman" w:cs="Times New Roman"/>
          <w:sz w:val="24"/>
          <w:szCs w:val="24"/>
          <w:lang w:val="en-US"/>
        </w:rPr>
        <w:t>wa</w:t>
      </w:r>
      <w:r>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Pr>
          <w:rFonts w:ascii="Times New Roman" w:hAnsi="Times New Roman" w:cs="Times New Roman"/>
          <w:sz w:val="24"/>
          <w:szCs w:val="24"/>
          <w:lang w:val="en-US"/>
        </w:rPr>
        <w:t>n the path models of some populations (Table 4). A possible explanation for this effect is that p</w:t>
      </w:r>
      <w:r w:rsidRPr="00DB5057">
        <w:rPr>
          <w:rFonts w:ascii="Times New Roman" w:hAnsi="Times New Roman" w:cs="Times New Roman"/>
          <w:sz w:val="24"/>
          <w:szCs w:val="24"/>
          <w:lang w:val="en-US"/>
        </w:rPr>
        <w:t xml:space="preserve">henology </w:t>
      </w:r>
      <w:r>
        <w:rPr>
          <w:rFonts w:ascii="Times New Roman" w:hAnsi="Times New Roman" w:cs="Times New Roman"/>
          <w:sz w:val="24"/>
          <w:szCs w:val="24"/>
          <w:lang w:val="en-US"/>
        </w:rPr>
        <w:t>does not only influence the total number of eggs</w:t>
      </w:r>
      <w:r w:rsidR="00AF1F94">
        <w:rPr>
          <w:rFonts w:ascii="Times New Roman" w:hAnsi="Times New Roman" w:cs="Times New Roman"/>
          <w:sz w:val="24"/>
          <w:szCs w:val="24"/>
          <w:lang w:val="en-US"/>
        </w:rPr>
        <w:t>,</w:t>
      </w:r>
      <w:r>
        <w:rPr>
          <w:rFonts w:ascii="Times New Roman" w:hAnsi="Times New Roman" w:cs="Times New Roman"/>
          <w:sz w:val="24"/>
          <w:szCs w:val="24"/>
          <w:lang w:val="en-US"/>
        </w:rPr>
        <w:t xml:space="preserve"> but also the distribution of eggs </w:t>
      </w:r>
      <w:r w:rsidRPr="00DB5057">
        <w:rPr>
          <w:rFonts w:ascii="Times New Roman" w:hAnsi="Times New Roman" w:cs="Times New Roman"/>
          <w:sz w:val="24"/>
          <w:szCs w:val="24"/>
          <w:lang w:val="en-US"/>
        </w:rPr>
        <w:t xml:space="preserve">among flowers </w:t>
      </w:r>
      <w:r>
        <w:rPr>
          <w:rFonts w:ascii="Times New Roman" w:hAnsi="Times New Roman" w:cs="Times New Roman"/>
          <w:sz w:val="24"/>
          <w:szCs w:val="24"/>
          <w:lang w:val="en-US"/>
        </w:rPr>
        <w:t>with</w:t>
      </w:r>
      <w:r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Pr>
          <w:rFonts w:ascii="Times New Roman" w:hAnsi="Times New Roman" w:cs="Times New Roman"/>
          <w:sz w:val="24"/>
          <w:szCs w:val="24"/>
          <w:lang w:val="en-US"/>
        </w:rPr>
        <w:t xml:space="preserve"> </w:t>
      </w:r>
      <w:r w:rsidRPr="008A21D6">
        <w:rPr>
          <w:rFonts w:ascii="Times New Roman" w:hAnsi="Times New Roman" w:cs="Times New Roman"/>
          <w:sz w:val="24"/>
          <w:szCs w:val="24"/>
          <w:lang w:val="en-US"/>
        </w:rPr>
        <w:t>(</w:t>
      </w:r>
      <w:r>
        <w:rPr>
          <w:rFonts w:ascii="Times New Roman" w:hAnsi="Times New Roman" w:cs="Times New Roman"/>
          <w:sz w:val="24"/>
          <w:szCs w:val="24"/>
          <w:lang w:val="en-US"/>
        </w:rPr>
        <w:t xml:space="preserve">cf. </w:t>
      </w:r>
      <w:r w:rsidRPr="008A21D6">
        <w:rPr>
          <w:rFonts w:ascii="Times New Roman" w:hAnsi="Times New Roman" w:cs="Times New Roman"/>
          <w:sz w:val="24"/>
          <w:szCs w:val="24"/>
          <w:lang w:val="en-US"/>
        </w:rPr>
        <w:t xml:space="preserve">Mahoro 2003, Ehrlén et al. 2015). This leads to </w:t>
      </w:r>
      <w:r w:rsidR="001B75BD" w:rsidRPr="001B75BD">
        <w:rPr>
          <w:rFonts w:ascii="Times New Roman" w:hAnsi="Times New Roman" w:cs="Times New Roman"/>
          <w:sz w:val="24"/>
          <w:szCs w:val="24"/>
          <w:lang w:val="en-US"/>
        </w:rPr>
        <w:t>the idea that, for a given egg load per plant, a higher number</w:t>
      </w:r>
      <w:r w:rsidRPr="008A21D6">
        <w:rPr>
          <w:rFonts w:ascii="Times New Roman" w:hAnsi="Times New Roman" w:cs="Times New Roman"/>
          <w:sz w:val="24"/>
          <w:szCs w:val="24"/>
          <w:lang w:val="en-US"/>
        </w:rPr>
        <w:t xml:space="preserve"> of fruits will escape attacks in </w:t>
      </w:r>
      <w:r w:rsidR="001A6576">
        <w:rPr>
          <w:rFonts w:ascii="Times New Roman" w:hAnsi="Times New Roman" w:cs="Times New Roman"/>
          <w:sz w:val="24"/>
          <w:szCs w:val="24"/>
          <w:lang w:val="en-US"/>
        </w:rPr>
        <w:t>late</w:t>
      </w:r>
      <w:r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Pr="008A21D6">
        <w:rPr>
          <w:rFonts w:ascii="Times New Roman" w:hAnsi="Times New Roman" w:cs="Times New Roman"/>
          <w:sz w:val="24"/>
          <w:szCs w:val="24"/>
          <w:lang w:val="en-US"/>
        </w:rPr>
        <w:t>-flowering individuals.</w:t>
      </w:r>
    </w:p>
    <w:p w14:paraId="09D13757" w14:textId="02794793"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r w:rsidR="00F4590E">
        <w:rPr>
          <w:rFonts w:ascii="Times New Roman" w:hAnsi="Times New Roman" w:cs="Times New Roman"/>
          <w:sz w:val="24"/>
          <w:szCs w:val="24"/>
          <w:lang w:val="en-US"/>
        </w:rPr>
        <w:t>B</w:t>
      </w:r>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 xml:space="preserve">the </w:t>
      </w:r>
      <w:r w:rsidR="00EF5684">
        <w:rPr>
          <w:rFonts w:ascii="Times New Roman" w:hAnsi="Times New Roman" w:cs="Times New Roman"/>
          <w:sz w:val="24"/>
          <w:szCs w:val="24"/>
          <w:lang w:val="en-US"/>
        </w:rPr>
        <w:t>butterfly</w:t>
      </w:r>
      <w:r>
        <w:rPr>
          <w:rFonts w:ascii="Times New Roman" w:hAnsi="Times New Roman" w:cs="Times New Roman"/>
          <w:sz w:val="24"/>
          <w:szCs w:val="24"/>
          <w:lang w:val="en-US"/>
        </w:rPr>
        <w:t xml:space="preserve"> mediate</w:t>
      </w:r>
      <w:r w:rsidR="00CC35F4">
        <w:rPr>
          <w:rFonts w:ascii="Times New Roman" w:hAnsi="Times New Roman" w:cs="Times New Roman"/>
          <w:sz w:val="24"/>
          <w:szCs w:val="24"/>
          <w:lang w:val="en-US"/>
        </w:rPr>
        <w:t>s</w:t>
      </w:r>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early-flowering individuals</w:t>
      </w:r>
      <w:r w:rsidR="001B75BD">
        <w:rPr>
          <w:rFonts w:ascii="Times New Roman" w:hAnsi="Times New Roman" w:cs="Times New Roman"/>
          <w:sz w:val="24"/>
          <w:szCs w:val="24"/>
          <w:lang w:val="en-US"/>
        </w:rPr>
        <w:t>)</w:t>
      </w:r>
      <w:r>
        <w:rPr>
          <w:rFonts w:ascii="Times New Roman" w:hAnsi="Times New Roman" w:cs="Times New Roman"/>
          <w:sz w:val="24"/>
          <w:szCs w:val="24"/>
          <w:lang w:val="en-US"/>
        </w:rPr>
        <w:t xml:space="preserve">, strongly suggest that the observed </w:t>
      </w:r>
      <w:r>
        <w:rPr>
          <w:rFonts w:ascii="Times New Roman" w:hAnsi="Times New Roman" w:cs="Times New Roman"/>
          <w:sz w:val="24"/>
          <w:szCs w:val="24"/>
          <w:lang w:val="en-US"/>
        </w:rPr>
        <w:lastRenderedPageBreak/>
        <w:t xml:space="preserve">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w:t>
      </w:r>
      <w:r w:rsidR="00E83520">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Elmes,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showed that plants starting bud development early in the season are </w:t>
      </w:r>
      <w:r w:rsidR="00204B82">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prone to be attacked by the butterfly</w:t>
      </w:r>
      <w:r w:rsidR="00D41AA8">
        <w:rPr>
          <w:rFonts w:ascii="Times New Roman" w:hAnsi="Times New Roman" w:cs="Times New Roman"/>
          <w:sz w:val="24"/>
          <w:szCs w:val="24"/>
          <w:lang w:val="en-US"/>
        </w:rPr>
        <w:t>. This is</w:t>
      </w:r>
      <w:r>
        <w:rPr>
          <w:rFonts w:ascii="Times New Roman" w:hAnsi="Times New Roman" w:cs="Times New Roman"/>
          <w:sz w:val="24"/>
          <w:szCs w:val="24"/>
          <w:lang w:val="en-US"/>
        </w:rPr>
        <w:t xml:space="preserve"> most likely because the presence of </w:t>
      </w:r>
      <w:r w:rsidR="00204B82">
        <w:rPr>
          <w:rFonts w:ascii="Times New Roman" w:hAnsi="Times New Roman" w:cs="Times New Roman"/>
          <w:sz w:val="24"/>
          <w:szCs w:val="24"/>
          <w:lang w:val="en-US"/>
        </w:rPr>
        <w:t>the preferred</w:t>
      </w:r>
      <w:r>
        <w:rPr>
          <w:rFonts w:ascii="Times New Roman" w:hAnsi="Times New Roman" w:cs="Times New Roman"/>
          <w:sz w:val="24"/>
          <w:szCs w:val="24"/>
          <w:lang w:val="en-US"/>
        </w:rPr>
        <w:t xml:space="preserv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than in late-flowering</w:t>
      </w:r>
      <w:r w:rsidR="00204B82" w:rsidRPr="00204B82">
        <w:rPr>
          <w:rFonts w:ascii="Times New Roman" w:hAnsi="Times New Roman" w:cs="Times New Roman"/>
          <w:sz w:val="24"/>
          <w:szCs w:val="24"/>
          <w:lang w:val="en-US"/>
        </w:rPr>
        <w:t xml:space="preserve"> </w:t>
      </w:r>
      <w:r w:rsidR="00204B82">
        <w:rPr>
          <w:rFonts w:ascii="Times New Roman" w:hAnsi="Times New Roman" w:cs="Times New Roman"/>
          <w:sz w:val="24"/>
          <w:szCs w:val="24"/>
          <w:lang w:val="en-US"/>
        </w:rPr>
        <w:t>plants</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oviposit</w:t>
      </w:r>
      <w:r w:rsidR="00EF7BDB">
        <w:rPr>
          <w:rFonts w:ascii="Times New Roman" w:hAnsi="Times New Roman" w:cs="Times New Roman"/>
          <w:sz w:val="24"/>
          <w:szCs w:val="24"/>
          <w:lang w:val="en-US"/>
        </w:rPr>
        <w:t>ed</w:t>
      </w:r>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Weis and Kapelinski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(Pilson,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w:t>
      </w:r>
      <w:r w:rsidR="00204B82">
        <w:rPr>
          <w:rFonts w:ascii="Times New Roman" w:hAnsi="Times New Roman" w:cs="Times New Roman"/>
          <w:sz w:val="24"/>
          <w:szCs w:val="24"/>
          <w:lang w:val="en-US"/>
        </w:rPr>
        <w:t>, although</w:t>
      </w:r>
      <w:r>
        <w:rPr>
          <w:rFonts w:ascii="Times New Roman" w:hAnsi="Times New Roman" w:cs="Times New Roman"/>
          <w:sz w:val="24"/>
          <w:szCs w:val="24"/>
          <w:lang w:val="en-US"/>
        </w:rPr>
        <w:t xml:space="preserve"> selection for early flowering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3D5F38D7" w:rsidR="00D43E10" w:rsidRDefault="00D43E10" w:rsidP="0043237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Although most plant populations where the </w:t>
      </w:r>
      <w:r w:rsidR="00EF5684">
        <w:rPr>
          <w:rFonts w:ascii="Times New Roman" w:hAnsi="Times New Roman" w:cs="Times New Roman"/>
          <w:sz w:val="24"/>
          <w:szCs w:val="24"/>
          <w:lang w:val="en-US"/>
        </w:rPr>
        <w:t>butterfly seed predator</w:t>
      </w:r>
      <w:r>
        <w:rPr>
          <w:rFonts w:ascii="Times New Roman" w:hAnsi="Times New Roman" w:cs="Times New Roman"/>
          <w:sz w:val="24"/>
          <w:szCs w:val="24"/>
          <w:lang w:val="en-US"/>
        </w:rPr>
        <w:t xml:space="preserve">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The fact that these differences in intensity of selection were not related to</w:t>
      </w:r>
      <w:r w:rsidR="00EF5684">
        <w:rPr>
          <w:rFonts w:ascii="Times New Roman" w:hAnsi="Times New Roman" w:cs="Times New Roman"/>
          <w:sz w:val="24"/>
          <w:szCs w:val="24"/>
          <w:lang w:val="en-US"/>
        </w:rPr>
        <w:t xml:space="preserve"> butterfly</w:t>
      </w:r>
      <w:r>
        <w:rPr>
          <w:rFonts w:ascii="Times New Roman" w:hAnsi="Times New Roman" w:cs="Times New Roman"/>
          <w:sz w:val="24"/>
          <w:szCs w:val="24"/>
          <w:lang w:val="en-US"/>
        </w:rPr>
        <w:t xml:space="preserve"> predation intensity within populations suggests that also other, unidentified</w:t>
      </w:r>
      <w:r w:rsidR="00E8677F">
        <w:rPr>
          <w:rFonts w:ascii="Times New Roman" w:hAnsi="Times New Roman" w:cs="Times New Roman"/>
          <w:sz w:val="24"/>
          <w:szCs w:val="24"/>
          <w:lang w:val="en-US"/>
        </w:rPr>
        <w:t xml:space="preserve"> factors</w:t>
      </w:r>
      <w:r w:rsidR="00E36A34">
        <w:rPr>
          <w:rFonts w:ascii="Times New Roman" w:hAnsi="Times New Roman" w:cs="Times New Roman"/>
          <w:sz w:val="24"/>
          <w:szCs w:val="24"/>
          <w:lang w:val="en-US"/>
        </w:rPr>
        <w:t>, such</w:t>
      </w:r>
      <w:r w:rsidR="00990265">
        <w:rPr>
          <w:rFonts w:ascii="Times New Roman" w:hAnsi="Times New Roman" w:cs="Times New Roman"/>
          <w:sz w:val="24"/>
          <w:szCs w:val="24"/>
          <w:lang w:val="en-US"/>
        </w:rPr>
        <w:t xml:space="preserve"> as temperature or humidity</w:t>
      </w:r>
      <w:r w:rsidR="00E36A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EF5684">
        <w:rPr>
          <w:rFonts w:ascii="Times New Roman" w:hAnsi="Times New Roman" w:cs="Times New Roman"/>
          <w:sz w:val="24"/>
          <w:szCs w:val="24"/>
          <w:lang w:val="en-US"/>
        </w:rPr>
        <w:t xml:space="preserve">butterfly seed predator </w:t>
      </w:r>
      <w:r w:rsidR="001E708E">
        <w:rPr>
          <w:rFonts w:ascii="Times New Roman" w:hAnsi="Times New Roman" w:cs="Times New Roman"/>
          <w:sz w:val="24"/>
          <w:szCs w:val="24"/>
          <w:lang w:val="en-US"/>
        </w:rPr>
        <w:t xml:space="preserve">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w:t>
      </w:r>
      <w:r w:rsidR="0043237D">
        <w:rPr>
          <w:rFonts w:ascii="Times New Roman" w:hAnsi="Times New Roman" w:cs="Times New Roman"/>
          <w:sz w:val="24"/>
          <w:szCs w:val="24"/>
          <w:lang w:val="en-US"/>
        </w:rPr>
        <w:t xml:space="preserve">tends to be associated with </w:t>
      </w:r>
      <w:r w:rsidR="002123D7" w:rsidRPr="0013268E">
        <w:rPr>
          <w:rFonts w:ascii="Times New Roman" w:hAnsi="Times New Roman" w:cs="Times New Roman"/>
          <w:sz w:val="24"/>
          <w:szCs w:val="24"/>
          <w:lang w:val="en-US"/>
        </w:rPr>
        <w:t xml:space="preserve">earlier-flowering populations. </w:t>
      </w:r>
      <w:r w:rsidR="002123D7">
        <w:rPr>
          <w:rFonts w:ascii="Times New Roman" w:hAnsi="Times New Roman" w:cs="Times New Roman"/>
          <w:sz w:val="24"/>
          <w:szCs w:val="24"/>
          <w:lang w:val="en-US"/>
        </w:rPr>
        <w:lastRenderedPageBreak/>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69BF27CC" w14:textId="34CC17E8" w:rsidR="00990265" w:rsidRDefault="001E708E" w:rsidP="0039401E">
      <w:pPr>
        <w:pStyle w:val="Bibliography"/>
        <w:spacing w:line="480" w:lineRule="auto"/>
        <w:ind w:left="0"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(Nowicki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Dyck &amp; Regniers,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w:t>
      </w:r>
      <w:r w:rsidR="006A245B">
        <w:rPr>
          <w:rFonts w:ascii="Times New Roman" w:hAnsi="Times New Roman" w:cs="Times New Roman"/>
          <w:sz w:val="24"/>
          <w:szCs w:val="24"/>
          <w:lang w:val="en-US"/>
        </w:rPr>
        <w:t>. One possible explanation for this pattern is that t</w:t>
      </w:r>
      <w:r w:rsidR="00990265" w:rsidRPr="00990265">
        <w:rPr>
          <w:rFonts w:ascii="Times New Roman" w:hAnsi="Times New Roman" w:cs="Times New Roman"/>
          <w:sz w:val="24"/>
          <w:szCs w:val="24"/>
          <w:lang w:val="en-US"/>
        </w:rPr>
        <w:t xml:space="preserve">he preference for taller shoots </w:t>
      </w:r>
      <w:r w:rsidR="006A245B">
        <w:rPr>
          <w:rFonts w:ascii="Times New Roman" w:hAnsi="Times New Roman" w:cs="Times New Roman"/>
          <w:sz w:val="24"/>
          <w:szCs w:val="24"/>
          <w:lang w:val="en-US"/>
        </w:rPr>
        <w:t>is</w:t>
      </w:r>
      <w:r w:rsidR="00990265" w:rsidRPr="00990265">
        <w:rPr>
          <w:rFonts w:ascii="Times New Roman" w:hAnsi="Times New Roman" w:cs="Times New Roman"/>
          <w:sz w:val="24"/>
          <w:szCs w:val="24"/>
          <w:lang w:val="en-US"/>
        </w:rPr>
        <w:t xml:space="preserve"> stronger in populations with high vegetation surrounding</w:t>
      </w:r>
      <w:r w:rsidR="00990265">
        <w:rPr>
          <w:rFonts w:ascii="Times New Roman" w:hAnsi="Times New Roman" w:cs="Times New Roman"/>
          <w:sz w:val="24"/>
          <w:szCs w:val="24"/>
          <w:lang w:val="en-US"/>
        </w:rPr>
        <w:t xml:space="preserve"> the plants</w:t>
      </w:r>
      <w:r w:rsidR="00990265" w:rsidRPr="00990265">
        <w:rPr>
          <w:rFonts w:ascii="Times New Roman" w:hAnsi="Times New Roman" w:cs="Times New Roman"/>
          <w:sz w:val="24"/>
          <w:szCs w:val="24"/>
          <w:lang w:val="en-US"/>
        </w:rPr>
        <w:t xml:space="preserve">, as </w:t>
      </w:r>
      <w:r w:rsidR="006A245B">
        <w:rPr>
          <w:rFonts w:ascii="Times New Roman" w:hAnsi="Times New Roman" w:cs="Times New Roman"/>
          <w:sz w:val="24"/>
          <w:szCs w:val="24"/>
          <w:lang w:val="en-US"/>
        </w:rPr>
        <w:t xml:space="preserve">only </w:t>
      </w:r>
      <w:r w:rsidR="00990265">
        <w:rPr>
          <w:rFonts w:ascii="Times New Roman" w:hAnsi="Times New Roman" w:cs="Times New Roman"/>
          <w:sz w:val="24"/>
          <w:szCs w:val="24"/>
          <w:lang w:val="en-US"/>
        </w:rPr>
        <w:t>tall</w:t>
      </w:r>
      <w:r w:rsidR="00990265" w:rsidRPr="00990265">
        <w:rPr>
          <w:rFonts w:ascii="Times New Roman" w:hAnsi="Times New Roman" w:cs="Times New Roman"/>
          <w:sz w:val="24"/>
          <w:szCs w:val="24"/>
          <w:lang w:val="en-US"/>
        </w:rPr>
        <w:t xml:space="preserve"> shoots </w:t>
      </w:r>
      <w:r w:rsidR="006A245B">
        <w:rPr>
          <w:rFonts w:ascii="Times New Roman" w:hAnsi="Times New Roman" w:cs="Times New Roman"/>
          <w:sz w:val="24"/>
          <w:szCs w:val="24"/>
          <w:lang w:val="en-US"/>
        </w:rPr>
        <w:t>protrude from</w:t>
      </w:r>
      <w:r w:rsidR="00990265" w:rsidRPr="00990265">
        <w:rPr>
          <w:rFonts w:ascii="Times New Roman" w:hAnsi="Times New Roman" w:cs="Times New Roman"/>
          <w:sz w:val="24"/>
          <w:szCs w:val="24"/>
          <w:lang w:val="en-US"/>
        </w:rPr>
        <w:t xml:space="preserve"> the canopy and </w:t>
      </w:r>
      <w:r w:rsidR="006A245B">
        <w:rPr>
          <w:rFonts w:ascii="Times New Roman" w:hAnsi="Times New Roman" w:cs="Times New Roman"/>
          <w:sz w:val="24"/>
          <w:szCs w:val="24"/>
          <w:lang w:val="en-US"/>
        </w:rPr>
        <w:t>are</w:t>
      </w:r>
      <w:r w:rsidR="00990265" w:rsidRPr="00990265">
        <w:rPr>
          <w:rFonts w:ascii="Times New Roman" w:hAnsi="Times New Roman" w:cs="Times New Roman"/>
          <w:sz w:val="24"/>
          <w:szCs w:val="24"/>
          <w:lang w:val="en-US"/>
        </w:rPr>
        <w:t xml:space="preserve"> easily spotted by the butterflies</w:t>
      </w:r>
      <w:r w:rsidR="00942009">
        <w:rPr>
          <w:rFonts w:ascii="Times New Roman" w:hAnsi="Times New Roman" w:cs="Times New Roman"/>
          <w:sz w:val="24"/>
          <w:szCs w:val="24"/>
          <w:lang w:val="en-US"/>
        </w:rPr>
        <w:t xml:space="preserve"> </w:t>
      </w:r>
      <w:r w:rsidR="00942009" w:rsidRPr="00942009">
        <w:rPr>
          <w:rFonts w:ascii="Times New Roman" w:hAnsi="Times New Roman" w:cs="Times New Roman"/>
          <w:sz w:val="24"/>
          <w:szCs w:val="24"/>
          <w:lang w:val="en-US"/>
        </w:rPr>
        <w:t>(</w:t>
      </w:r>
      <w:r w:rsidR="006A245B">
        <w:rPr>
          <w:rFonts w:ascii="Times New Roman" w:hAnsi="Times New Roman" w:cs="Times New Roman"/>
          <w:sz w:val="24"/>
          <w:szCs w:val="24"/>
          <w:lang w:val="en-US"/>
        </w:rPr>
        <w:t xml:space="preserve">cf. </w:t>
      </w:r>
      <w:r w:rsidR="00942009" w:rsidRPr="00942009">
        <w:rPr>
          <w:rFonts w:ascii="Times New Roman" w:hAnsi="Times New Roman" w:cs="Times New Roman"/>
          <w:sz w:val="24"/>
          <w:szCs w:val="24"/>
          <w:lang w:val="en-US"/>
        </w:rPr>
        <w:t>Küer and Fartmann 2005)</w:t>
      </w:r>
      <w:r w:rsidR="00990265" w:rsidRPr="00990265">
        <w:rPr>
          <w:rFonts w:ascii="Times New Roman" w:hAnsi="Times New Roman" w:cs="Times New Roman"/>
          <w:sz w:val="24"/>
          <w:szCs w:val="24"/>
          <w:lang w:val="en-US"/>
        </w:rPr>
        <w:t>.</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 xml:space="preserve">finding agrees with what is known about the biology of the butterfly, which is unable to </w:t>
      </w:r>
      <w:r>
        <w:rPr>
          <w:rFonts w:ascii="Times New Roman" w:hAnsi="Times New Roman" w:cs="Times New Roman"/>
          <w:sz w:val="24"/>
          <w:szCs w:val="24"/>
          <w:lang w:val="en-US"/>
        </w:rPr>
        <w:lastRenderedPageBreak/>
        <w:t>complete its life cycle without ants. In order to be able to reach their final size, pupate, and eclose as adults, caterpillars need to be fed in the ant nest (Mouquet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(Biere &amp; Tack, 2013, Fedriani &amp; Delibes, 2013, Arceo-Gómez &amp; Ashman, 2014), also suggest that the community context has important effects on the outcome of plant-animal interactions.</w:t>
      </w:r>
    </w:p>
    <w:p w14:paraId="2BFAFC91" w14:textId="4C551A58" w:rsidR="00D43E10" w:rsidRDefault="00D43E10" w:rsidP="007F0462">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that observed differences in the direction of selection on flowering time translate into population divergence, we </w:t>
      </w:r>
      <w:r w:rsidR="007F0462">
        <w:rPr>
          <w:rFonts w:ascii="Times New Roman" w:hAnsi="Times New Roman" w:cs="Times New Roman"/>
          <w:sz w:val="24"/>
          <w:szCs w:val="24"/>
          <w:lang w:val="en-US"/>
        </w:rPr>
        <w:t>also need to know</w:t>
      </w:r>
      <w:r>
        <w:rPr>
          <w:rFonts w:ascii="Times New Roman" w:hAnsi="Times New Roman" w:cs="Times New Roman"/>
          <w:sz w:val="24"/>
          <w:szCs w:val="24"/>
          <w:lang w:val="en-US"/>
        </w:rPr>
        <w:t xml:space="preserve">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w:t>
      </w:r>
      <w:r w:rsidR="00EF5684">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in the population of origin.</w:t>
      </w:r>
    </w:p>
    <w:p w14:paraId="56B822B0" w14:textId="1186FF64" w:rsidR="00D43E10" w:rsidRDefault="00CE341E">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A key objective in the study of evolutionary adaptation is to link variation in natural selection to variation in the environment. Given that much of the variation in natural selection is driven by biotic interactions</w:t>
      </w:r>
      <w:r w:rsidR="00975F1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del w:id="153" w:author="Alicia" w:date="2016-09-04T21:16:00Z">
        <w:r w:rsidR="00975F13" w:rsidDel="00B6126B">
          <w:rPr>
            <w:rFonts w:ascii="Times New Roman" w:hAnsi="Times New Roman" w:cs="Times New Roman"/>
            <w:sz w:val="24"/>
            <w:szCs w:val="24"/>
            <w:lang w:val="en-US"/>
          </w:rPr>
          <w:delText xml:space="preserve">identifying </w:delText>
        </w:r>
      </w:del>
      <w:ins w:id="154" w:author="Alicia" w:date="2016-09-04T21:16:00Z">
        <w:r w:rsidR="00B6126B">
          <w:rPr>
            <w:rFonts w:ascii="Times New Roman" w:hAnsi="Times New Roman" w:cs="Times New Roman"/>
            <w:sz w:val="24"/>
            <w:szCs w:val="24"/>
            <w:lang w:val="en-US"/>
          </w:rPr>
          <w:t xml:space="preserve">assessing </w:t>
        </w:r>
      </w:ins>
      <w:r w:rsidR="00975F13">
        <w:rPr>
          <w:rFonts w:ascii="Times New Roman" w:hAnsi="Times New Roman" w:cs="Times New Roman"/>
          <w:sz w:val="24"/>
          <w:szCs w:val="24"/>
          <w:lang w:val="en-US"/>
        </w:rPr>
        <w:t xml:space="preserve">the drivers of variation in natural selection requires both </w:t>
      </w:r>
      <w:del w:id="155" w:author="Alicia" w:date="2016-09-04T21:14:00Z">
        <w:r w:rsidR="00975F13" w:rsidDel="00B6126B">
          <w:rPr>
            <w:rFonts w:ascii="Times New Roman" w:hAnsi="Times New Roman" w:cs="Times New Roman"/>
            <w:sz w:val="24"/>
            <w:szCs w:val="24"/>
            <w:lang w:val="en-US"/>
          </w:rPr>
          <w:delText xml:space="preserve">that we </w:delText>
        </w:r>
      </w:del>
      <w:r w:rsidR="00975F13">
        <w:rPr>
          <w:rFonts w:ascii="Times New Roman" w:hAnsi="Times New Roman" w:cs="Times New Roman"/>
          <w:sz w:val="24"/>
          <w:szCs w:val="24"/>
          <w:lang w:val="en-US"/>
        </w:rPr>
        <w:t>identify</w:t>
      </w:r>
      <w:ins w:id="156" w:author="Alicia" w:date="2016-09-04T21:14:00Z">
        <w:r w:rsidR="00B6126B">
          <w:rPr>
            <w:rFonts w:ascii="Times New Roman" w:hAnsi="Times New Roman" w:cs="Times New Roman"/>
            <w:sz w:val="24"/>
            <w:szCs w:val="24"/>
            <w:lang w:val="en-US"/>
          </w:rPr>
          <w:t>ing</w:t>
        </w:r>
      </w:ins>
      <w:r w:rsidR="00975F13">
        <w:rPr>
          <w:rFonts w:ascii="Times New Roman" w:hAnsi="Times New Roman" w:cs="Times New Roman"/>
          <w:sz w:val="24"/>
          <w:szCs w:val="24"/>
          <w:lang w:val="en-US"/>
        </w:rPr>
        <w:t xml:space="preserve"> the relevant selective agents and </w:t>
      </w:r>
      <w:del w:id="157" w:author="Alicia" w:date="2016-09-04T21:14:00Z">
        <w:r w:rsidR="00975F13" w:rsidDel="00B6126B">
          <w:rPr>
            <w:rFonts w:ascii="Times New Roman" w:hAnsi="Times New Roman" w:cs="Times New Roman"/>
            <w:sz w:val="24"/>
            <w:szCs w:val="24"/>
            <w:lang w:val="en-US"/>
          </w:rPr>
          <w:delText xml:space="preserve">that we </w:delText>
        </w:r>
      </w:del>
      <w:r w:rsidR="00975F13">
        <w:rPr>
          <w:rFonts w:ascii="Times New Roman" w:hAnsi="Times New Roman" w:cs="Times New Roman"/>
          <w:sz w:val="24"/>
          <w:szCs w:val="24"/>
          <w:lang w:val="en-US"/>
        </w:rPr>
        <w:t>examin</w:t>
      </w:r>
      <w:ins w:id="158" w:author="Alicia" w:date="2016-09-04T21:14:00Z">
        <w:r w:rsidR="00B6126B">
          <w:rPr>
            <w:rFonts w:ascii="Times New Roman" w:hAnsi="Times New Roman" w:cs="Times New Roman"/>
            <w:sz w:val="24"/>
            <w:szCs w:val="24"/>
            <w:lang w:val="en-US"/>
          </w:rPr>
          <w:t>ing</w:t>
        </w:r>
      </w:ins>
      <w:del w:id="159" w:author="Alicia" w:date="2016-09-04T21:14:00Z">
        <w:r w:rsidR="00975F13" w:rsidDel="00B6126B">
          <w:rPr>
            <w:rFonts w:ascii="Times New Roman" w:hAnsi="Times New Roman" w:cs="Times New Roman"/>
            <w:sz w:val="24"/>
            <w:szCs w:val="24"/>
            <w:lang w:val="en-US"/>
          </w:rPr>
          <w:delText>e</w:delText>
        </w:r>
      </w:del>
      <w:r w:rsidR="00975F13">
        <w:rPr>
          <w:rFonts w:ascii="Times New Roman" w:hAnsi="Times New Roman" w:cs="Times New Roman"/>
          <w:sz w:val="24"/>
          <w:szCs w:val="24"/>
          <w:lang w:val="en-US"/>
        </w:rPr>
        <w:t xml:space="preserve"> how the environment</w:t>
      </w:r>
      <w:r w:rsidR="001904CD">
        <w:rPr>
          <w:rFonts w:ascii="Times New Roman" w:hAnsi="Times New Roman" w:cs="Times New Roman"/>
          <w:sz w:val="24"/>
          <w:szCs w:val="24"/>
          <w:lang w:val="en-US"/>
        </w:rPr>
        <w:t>al</w:t>
      </w:r>
      <w:r w:rsidR="00975F13">
        <w:rPr>
          <w:rFonts w:ascii="Times New Roman" w:hAnsi="Times New Roman" w:cs="Times New Roman"/>
          <w:sz w:val="24"/>
          <w:szCs w:val="24"/>
          <w:lang w:val="en-US"/>
        </w:rPr>
        <w:t xml:space="preserve"> context </w:t>
      </w:r>
      <w:r w:rsidR="001904CD">
        <w:rPr>
          <w:rFonts w:ascii="Times New Roman" w:hAnsi="Times New Roman" w:cs="Times New Roman"/>
          <w:sz w:val="24"/>
          <w:szCs w:val="24"/>
          <w:lang w:val="en-US"/>
        </w:rPr>
        <w:t xml:space="preserve">of </w:t>
      </w:r>
      <w:ins w:id="160" w:author="Alicia" w:date="2016-09-04T21:16:00Z">
        <w:r w:rsidR="00B6126B">
          <w:rPr>
            <w:rFonts w:ascii="Times New Roman" w:hAnsi="Times New Roman" w:cs="Times New Roman"/>
            <w:sz w:val="24"/>
            <w:szCs w:val="24"/>
            <w:lang w:val="en-US"/>
          </w:rPr>
          <w:t xml:space="preserve">the </w:t>
        </w:r>
      </w:ins>
      <w:r w:rsidR="001904CD">
        <w:rPr>
          <w:rFonts w:ascii="Times New Roman" w:hAnsi="Times New Roman" w:cs="Times New Roman"/>
          <w:sz w:val="24"/>
          <w:szCs w:val="24"/>
          <w:lang w:val="en-US"/>
        </w:rPr>
        <w:t xml:space="preserve">interactions </w:t>
      </w:r>
      <w:r w:rsidR="00975F13">
        <w:rPr>
          <w:rFonts w:ascii="Times New Roman" w:hAnsi="Times New Roman" w:cs="Times New Roman"/>
          <w:sz w:val="24"/>
          <w:szCs w:val="24"/>
          <w:lang w:val="en-US"/>
        </w:rPr>
        <w:t>influence</w:t>
      </w:r>
      <w:ins w:id="161" w:author="Alicia" w:date="2016-09-04T21:16:00Z">
        <w:r w:rsidR="00B6126B">
          <w:rPr>
            <w:rFonts w:ascii="Times New Roman" w:hAnsi="Times New Roman" w:cs="Times New Roman"/>
            <w:sz w:val="24"/>
            <w:szCs w:val="24"/>
            <w:lang w:val="en-US"/>
          </w:rPr>
          <w:t>s</w:t>
        </w:r>
      </w:ins>
      <w:r w:rsidR="00975F13">
        <w:rPr>
          <w:rFonts w:ascii="Times New Roman" w:hAnsi="Times New Roman" w:cs="Times New Roman"/>
          <w:sz w:val="24"/>
          <w:szCs w:val="24"/>
          <w:lang w:val="en-US"/>
        </w:rPr>
        <w:t xml:space="preserve"> the incidence and abundance of the interacting species.</w:t>
      </w:r>
      <w:r>
        <w:rPr>
          <w:rFonts w:ascii="Times New Roman" w:hAnsi="Times New Roman" w:cs="Times New Roman"/>
          <w:sz w:val="24"/>
          <w:szCs w:val="24"/>
          <w:lang w:val="en-US"/>
        </w:rPr>
        <w:t xml:space="preserve"> </w:t>
      </w:r>
      <w:r w:rsidR="00975F13">
        <w:rPr>
          <w:rFonts w:ascii="Times New Roman" w:hAnsi="Times New Roman" w:cs="Times New Roman"/>
          <w:sz w:val="24"/>
          <w:szCs w:val="24"/>
          <w:lang w:val="en-US"/>
        </w:rPr>
        <w:t xml:space="preserve">While many recent studies have demonstrated </w:t>
      </w:r>
      <w:r w:rsidR="00D43E10">
        <w:rPr>
          <w:rFonts w:ascii="Times New Roman" w:hAnsi="Times New Roman" w:cs="Times New Roman"/>
          <w:sz w:val="24"/>
          <w:szCs w:val="24"/>
          <w:lang w:val="en-US"/>
        </w:rPr>
        <w:t xml:space="preserve">ubiquitous variation in selection among populations and years, the environmental </w:t>
      </w:r>
      <w:r w:rsidR="00975F13">
        <w:rPr>
          <w:rFonts w:ascii="Times New Roman" w:hAnsi="Times New Roman" w:cs="Times New Roman"/>
          <w:sz w:val="24"/>
          <w:szCs w:val="24"/>
          <w:lang w:val="en-US"/>
        </w:rPr>
        <w:t xml:space="preserve">drivers responsible for </w:t>
      </w:r>
      <w:r w:rsidR="00D43E10">
        <w:rPr>
          <w:rFonts w:ascii="Times New Roman" w:hAnsi="Times New Roman" w:cs="Times New Roman"/>
          <w:sz w:val="24"/>
          <w:szCs w:val="24"/>
          <w:lang w:val="en-US"/>
        </w:rPr>
        <w:t xml:space="preserve">this variation have </w:t>
      </w:r>
      <w:del w:id="162" w:author="Alicia" w:date="2016-09-04T21:17:00Z">
        <w:r w:rsidR="00D43E10" w:rsidDel="00B6126B">
          <w:rPr>
            <w:rFonts w:ascii="Times New Roman" w:hAnsi="Times New Roman" w:cs="Times New Roman"/>
            <w:sz w:val="24"/>
            <w:szCs w:val="24"/>
            <w:lang w:val="en-US"/>
          </w:rPr>
          <w:delText xml:space="preserve">been </w:delText>
        </w:r>
      </w:del>
      <w:r w:rsidR="00D43E10">
        <w:rPr>
          <w:rFonts w:ascii="Times New Roman" w:hAnsi="Times New Roman" w:cs="Times New Roman"/>
          <w:sz w:val="24"/>
          <w:szCs w:val="24"/>
          <w:lang w:val="en-US"/>
        </w:rPr>
        <w:t xml:space="preserve">rarely </w:t>
      </w:r>
      <w:r w:rsidR="001904CD">
        <w:rPr>
          <w:rFonts w:ascii="Times New Roman" w:hAnsi="Times New Roman" w:cs="Times New Roman"/>
          <w:sz w:val="24"/>
          <w:szCs w:val="24"/>
          <w:lang w:val="en-US"/>
        </w:rPr>
        <w:t xml:space="preserve">been fully </w:t>
      </w:r>
      <w:r w:rsidR="00D43E10">
        <w:rPr>
          <w:rFonts w:ascii="Times New Roman" w:hAnsi="Times New Roman" w:cs="Times New Roman"/>
          <w:sz w:val="24"/>
          <w:szCs w:val="24"/>
          <w:lang w:val="en-US"/>
        </w:rPr>
        <w:t xml:space="preserve">identified (Siepielski et al., 2013). </w:t>
      </w:r>
      <w:r w:rsidR="00EA0A6F">
        <w:rPr>
          <w:rFonts w:ascii="Times New Roman" w:hAnsi="Times New Roman" w:cs="Times New Roman"/>
          <w:sz w:val="24"/>
          <w:szCs w:val="24"/>
          <w:lang w:val="en-US"/>
        </w:rPr>
        <w:t>T</w:t>
      </w:r>
      <w:r w:rsidR="00D43E10">
        <w:rPr>
          <w:rFonts w:ascii="Times New Roman" w:hAnsi="Times New Roman" w:cs="Times New Roman"/>
          <w:sz w:val="24"/>
          <w:szCs w:val="24"/>
          <w:lang w:val="en-US"/>
        </w:rPr>
        <w:t xml:space="preserve">his study </w:t>
      </w:r>
      <w:r w:rsidR="00EA0A6F">
        <w:rPr>
          <w:rFonts w:ascii="Times New Roman" w:hAnsi="Times New Roman" w:cs="Times New Roman"/>
          <w:sz w:val="24"/>
          <w:szCs w:val="24"/>
          <w:lang w:val="en-US"/>
        </w:rPr>
        <w:t xml:space="preserve">took two important steps towards identifying the drivers of among-population variation in </w:t>
      </w:r>
      <w:r w:rsidR="001904CD">
        <w:rPr>
          <w:rFonts w:ascii="Times New Roman" w:hAnsi="Times New Roman" w:cs="Times New Roman"/>
          <w:sz w:val="24"/>
          <w:szCs w:val="24"/>
          <w:lang w:val="en-US"/>
        </w:rPr>
        <w:t>natural selection</w:t>
      </w:r>
      <w:r w:rsidR="00EA0A6F">
        <w:rPr>
          <w:rFonts w:ascii="Times New Roman" w:hAnsi="Times New Roman" w:cs="Times New Roman"/>
          <w:sz w:val="24"/>
          <w:szCs w:val="24"/>
          <w:lang w:val="en-US"/>
        </w:rPr>
        <w:t xml:space="preserve"> by </w:t>
      </w:r>
      <w:r w:rsidR="00D43E10">
        <w:rPr>
          <w:rFonts w:ascii="Times New Roman" w:hAnsi="Times New Roman" w:cs="Times New Roman"/>
          <w:sz w:val="24"/>
          <w:szCs w:val="24"/>
          <w:lang w:val="en-US"/>
        </w:rPr>
        <w:t>show</w:t>
      </w:r>
      <w:r w:rsidR="00EA0A6F">
        <w:rPr>
          <w:rFonts w:ascii="Times New Roman" w:hAnsi="Times New Roman" w:cs="Times New Roman"/>
          <w:sz w:val="24"/>
          <w:szCs w:val="24"/>
          <w:lang w:val="en-US"/>
        </w:rPr>
        <w:t>ing</w:t>
      </w:r>
      <w:r w:rsidR="00D43E10">
        <w:rPr>
          <w:rFonts w:ascii="Times New Roman" w:hAnsi="Times New Roman" w:cs="Times New Roman"/>
          <w:sz w:val="24"/>
          <w:szCs w:val="24"/>
          <w:lang w:val="en-US"/>
        </w:rPr>
        <w:t xml:space="preserve"> </w:t>
      </w:r>
      <w:r w:rsidR="001904CD">
        <w:rPr>
          <w:rFonts w:ascii="Times New Roman" w:hAnsi="Times New Roman" w:cs="Times New Roman"/>
          <w:sz w:val="24"/>
          <w:szCs w:val="24"/>
          <w:lang w:val="en-US"/>
        </w:rPr>
        <w:t xml:space="preserve">both that variation in the direction of </w:t>
      </w:r>
      <w:r w:rsidR="00D43E10">
        <w:rPr>
          <w:rFonts w:ascii="Times New Roman" w:hAnsi="Times New Roman" w:cs="Times New Roman"/>
          <w:sz w:val="24"/>
          <w:szCs w:val="24"/>
          <w:lang w:val="en-US"/>
        </w:rPr>
        <w:t xml:space="preserve">selection on timing of reproduction in </w:t>
      </w:r>
      <w:r w:rsidR="001904CD">
        <w:rPr>
          <w:rFonts w:ascii="Times New Roman" w:hAnsi="Times New Roman" w:cs="Times New Roman"/>
          <w:sz w:val="24"/>
          <w:szCs w:val="24"/>
          <w:lang w:val="en-US"/>
        </w:rPr>
        <w:t xml:space="preserve">a </w:t>
      </w:r>
      <w:r w:rsidR="00D43E10">
        <w:rPr>
          <w:rFonts w:ascii="Times New Roman" w:hAnsi="Times New Roman" w:cs="Times New Roman"/>
          <w:sz w:val="24"/>
          <w:szCs w:val="24"/>
          <w:lang w:val="en-US"/>
        </w:rPr>
        <w:t>host plant</w:t>
      </w:r>
      <w:r w:rsidR="001904CD">
        <w:rPr>
          <w:rFonts w:ascii="Times New Roman" w:hAnsi="Times New Roman" w:cs="Times New Roman"/>
          <w:sz w:val="24"/>
          <w:szCs w:val="24"/>
          <w:lang w:val="en-US"/>
        </w:rPr>
        <w:t xml:space="preserve"> is driven by the presence of a seed predator</w:t>
      </w:r>
      <w:r w:rsidR="00D43E10">
        <w:rPr>
          <w:rFonts w:ascii="Times New Roman" w:hAnsi="Times New Roman" w:cs="Times New Roman"/>
          <w:sz w:val="24"/>
          <w:szCs w:val="24"/>
          <w:lang w:val="en-US"/>
        </w:rPr>
        <w:t xml:space="preserve">, and that the presence of the </w:t>
      </w:r>
      <w:r w:rsidR="001904CD">
        <w:rPr>
          <w:rFonts w:ascii="Times New Roman" w:hAnsi="Times New Roman" w:cs="Times New Roman"/>
          <w:sz w:val="24"/>
          <w:szCs w:val="24"/>
          <w:lang w:val="en-US"/>
        </w:rPr>
        <w:t xml:space="preserve">predator </w:t>
      </w:r>
      <w:r w:rsidR="00D43E10">
        <w:rPr>
          <w:rFonts w:ascii="Times New Roman" w:hAnsi="Times New Roman" w:cs="Times New Roman"/>
          <w:sz w:val="24"/>
          <w:szCs w:val="24"/>
          <w:lang w:val="en-US"/>
        </w:rPr>
        <w:t xml:space="preserve">is associated with the abundance of a second host.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thank Susanne Govella, Anna Herrström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“Clarín” postdoctoral program (FICYT, Gobierno del Principado de Asturias, Spain, and Marie Curie-Cofund Actions, EU) to AV.</w:t>
      </w:r>
    </w:p>
    <w:p w14:paraId="3D9E1435" w14:textId="424D640A" w:rsidR="00D43E10" w:rsidRDefault="005A3A22">
      <w:pPr>
        <w:spacing w:line="480" w:lineRule="auto"/>
        <w:rPr>
          <w:ins w:id="163" w:author="Alicia" w:date="2016-09-05T18:09:00Z"/>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5D12BBDB" w14:textId="7951A9AA" w:rsidR="00031650" w:rsidRDefault="00031650">
      <w:pPr>
        <w:spacing w:line="480" w:lineRule="auto"/>
        <w:rPr>
          <w:rFonts w:ascii="Times New Roman" w:hAnsi="Times New Roman" w:cs="Times New Roman"/>
          <w:sz w:val="24"/>
          <w:szCs w:val="24"/>
          <w:lang w:val="en-US"/>
        </w:rPr>
      </w:pPr>
      <w:ins w:id="164" w:author="Alicia" w:date="2016-09-05T18:09:00Z">
        <w:r w:rsidRPr="00031650">
          <w:rPr>
            <w:rFonts w:ascii="Times New Roman" w:hAnsi="Times New Roman" w:cs="Times New Roman"/>
            <w:sz w:val="24"/>
            <w:szCs w:val="24"/>
            <w:lang w:val="en-US"/>
          </w:rPr>
          <w:t>Aizen, M. A. 2003. Influences of animal pollination and seed dispersal on winter flowering in a temperate mistletoe. Ecology 84:2613–2627.</w:t>
        </w:r>
      </w:ins>
    </w:p>
    <w:p w14:paraId="149FDDC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Alonso, C. 1997. Choosing a place to grow. Importance of within-plant abiotic microenvironment for </w:t>
      </w:r>
      <w:r w:rsidRPr="0065458F">
        <w:rPr>
          <w:rFonts w:ascii="Times New Roman" w:hAnsi="Times New Roman" w:cs="Times New Roman"/>
          <w:i/>
          <w:sz w:val="24"/>
          <w:szCs w:val="24"/>
          <w:lang w:val="en-US"/>
        </w:rPr>
        <w:t>Yponomeuta mahalebella</w:t>
      </w:r>
      <w:r w:rsidRPr="0065458F">
        <w:rPr>
          <w:rFonts w:ascii="Times New Roman" w:hAnsi="Times New Roman" w:cs="Times New Roman"/>
          <w:sz w:val="24"/>
          <w:szCs w:val="24"/>
          <w:lang w:val="en-US"/>
        </w:rPr>
        <w:t>. Entomologia Experimentalis et Applicata 83:171–180.</w:t>
      </w:r>
    </w:p>
    <w:p w14:paraId="540BE7C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sv-SE"/>
        </w:rPr>
      </w:pPr>
      <w:r w:rsidRPr="0065458F">
        <w:rPr>
          <w:rFonts w:ascii="Times New Roman" w:hAnsi="Times New Roman" w:cs="Times New Roman"/>
          <w:sz w:val="24"/>
          <w:szCs w:val="24"/>
          <w:lang w:val="en-US"/>
        </w:rPr>
        <w:t xml:space="preserve">Als, T. D., R. Vila, N. P. Kandul, D. R. Nash, S.-H. Yen, Y.-F. Hsu, A. A. Mignault, J. J. Boomsma,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r w:rsidRPr="0065458F">
        <w:rPr>
          <w:rFonts w:ascii="Times New Roman" w:hAnsi="Times New Roman" w:cs="Times New Roman"/>
          <w:sz w:val="24"/>
          <w:szCs w:val="24"/>
          <w:lang w:val="en-US"/>
        </w:rPr>
        <w:t>Naturvårdsverket, Stockholm.</w:t>
      </w:r>
    </w:p>
    <w:p w14:paraId="089A7E09" w14:textId="77F4E83E"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Arbukle, J. L. 2007. AMOS 16 Users Guide.</w:t>
      </w:r>
    </w:p>
    <w:p w14:paraId="29E1D12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Arceo-Gómez, G., and T.-L. Ashman. 2014. Coflowering community context influences female fitness and alters the adaptive value of flower longevity in </w:t>
      </w:r>
      <w:r w:rsidRPr="0065458F">
        <w:rPr>
          <w:rFonts w:ascii="Times New Roman" w:hAnsi="Times New Roman" w:cs="Times New Roman"/>
          <w:i/>
          <w:sz w:val="24"/>
          <w:szCs w:val="24"/>
          <w:lang w:val="en-US"/>
        </w:rPr>
        <w:t>Mimulus guttatus</w:t>
      </w:r>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Arvanitis, L., C. Wiklund, and J. Ehrlén. 2007. Butterfly seed predation: effects of landscape characteristics, plant ploidy level and population structure. Oecologia 152:275–285.</w:t>
      </w:r>
    </w:p>
    <w:p w14:paraId="42635925" w14:textId="77777777" w:rsidR="00B648C6" w:rsidRPr="00E77428" w:rsidRDefault="00B648C6" w:rsidP="00B648C6">
      <w:pPr>
        <w:pStyle w:val="Bibliography"/>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Benkman, C. W. 2013. Biotic interaction strength and the intensity of selection. Ecology Letters 16:1054–1060.</w:t>
      </w:r>
    </w:p>
    <w:p w14:paraId="41AA8AE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lastRenderedPageBreak/>
        <w:t xml:space="preserve">Benkman, C. W., J. W. Smith, M. Maier, L. Hansen, and M. V. Talluto.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Biere,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phy"/>
        <w:spacing w:line="480" w:lineRule="auto"/>
        <w:ind w:left="0" w:firstLine="0"/>
        <w:rPr>
          <w:rFonts w:ascii="Times New Roman" w:hAnsi="Times New Roman" w:cs="Times New Roman"/>
          <w:sz w:val="24"/>
          <w:szCs w:val="24"/>
          <w:lang w:val="en-US"/>
        </w:rPr>
      </w:pPr>
      <w:r>
        <w:rPr>
          <w:rFonts w:ascii="Times New Roman" w:hAnsi="Times New Roman" w:cs="Times New Roman"/>
          <w:sz w:val="24"/>
          <w:szCs w:val="24"/>
          <w:lang w:val="en-US"/>
        </w:rPr>
        <w:t>Bollen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Bollen,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Long (eds.), Testing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Chamberlain, S. A., J. L. Bronstein, and J. A. Rudgers. 2014. How context dependent are species interactions? Ecology Letters 17:881–890.</w:t>
      </w:r>
    </w:p>
    <w:p w14:paraId="24430C7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Chapurlat, E., J. Ågren, and N. Sletvold. 2015. Spatial variation in pollinator-mediated selection on phenology, floral display and spur length in the orchid </w:t>
      </w:r>
      <w:r w:rsidRPr="0065458F">
        <w:rPr>
          <w:rFonts w:ascii="Times New Roman" w:hAnsi="Times New Roman" w:cs="Times New Roman"/>
          <w:i/>
          <w:sz w:val="24"/>
          <w:szCs w:val="24"/>
          <w:lang w:val="en-US"/>
        </w:rPr>
        <w:t>Gymnadenia conopsea</w:t>
      </w:r>
      <w:r w:rsidRPr="0065458F">
        <w:rPr>
          <w:rFonts w:ascii="Times New Roman" w:hAnsi="Times New Roman" w:cs="Times New Roman"/>
          <w:sz w:val="24"/>
          <w:szCs w:val="24"/>
          <w:lang w:val="en-US"/>
        </w:rPr>
        <w:t>. New Phytologist 208:1264–1275.</w:t>
      </w:r>
    </w:p>
    <w:p w14:paraId="3B423D32" w14:textId="4714CDC2"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Ehrlén, J. 2015. Selection on flowering time in a life-cycle context. Oikos 124:92–101.</w:t>
      </w:r>
    </w:p>
    <w:p w14:paraId="77328CB0"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Ehrlén, J., and Z. Münzbergová. 2009. Timing of flowering: opposed selection on different fitness components and trait covariation. The American Naturalist 173:819–830.</w:t>
      </w:r>
    </w:p>
    <w:p w14:paraId="669F869C" w14:textId="6912ED1A" w:rsidR="00C45594" w:rsidRPr="00C45594" w:rsidRDefault="00C45594" w:rsidP="00C45594">
      <w:pPr>
        <w:pStyle w:val="Bibliography"/>
        <w:spacing w:line="480" w:lineRule="auto"/>
        <w:ind w:left="0" w:firstLine="0"/>
        <w:rPr>
          <w:rFonts w:ascii="Times New Roman" w:hAnsi="Times New Roman" w:cs="Times New Roman"/>
          <w:sz w:val="24"/>
          <w:szCs w:val="24"/>
          <w:lang w:val="en-US"/>
        </w:rPr>
      </w:pPr>
      <w:r w:rsidRPr="00FF79B7">
        <w:rPr>
          <w:rFonts w:ascii="Times New Roman" w:hAnsi="Times New Roman" w:cs="Times New Roman"/>
          <w:sz w:val="24"/>
          <w:szCs w:val="24"/>
          <w:lang w:val="en-US"/>
        </w:rPr>
        <w:t xml:space="preserve">Ehrlén, J., J. Raabova,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Elzinga, J. A., A. Atlan, A. Biere, L. Gigord, A. E. Weis, and G. Bernasconi. 2007. Time after time: flowering phenology and biotic interactions. Trends in Ecology &amp; Evolution 22:432–439.</w:t>
      </w:r>
    </w:p>
    <w:p w14:paraId="014C27F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Fedriani, J. M., and M. Delibes. 2013. Pulp feeders alter plant interactions with subsequent animal associates. Journal of Ecology 101:1581–1588.</w:t>
      </w:r>
    </w:p>
    <w:p w14:paraId="61A718D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Fukano, Y., K. Tanaka, and T. Yahara.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Giménez-Benavides, L., R. García-Camacho, J. M. Iriondo, and A. Escudero.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Ison, J. L., and S. Wagenius. 2014. Both flowering time and distance to conspecific plants affect reproduction in </w:t>
      </w:r>
      <w:r w:rsidRPr="0065458F">
        <w:rPr>
          <w:rFonts w:ascii="Times New Roman" w:hAnsi="Times New Roman" w:cs="Times New Roman"/>
          <w:i/>
          <w:sz w:val="24"/>
          <w:szCs w:val="24"/>
          <w:lang w:val="en-US"/>
        </w:rPr>
        <w:t>Echinacea angustifolia</w:t>
      </w:r>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Kéry, M., D. Matthies, and M. Fischer. 2001. The effect of plant population size on the interactions between the rare plant </w:t>
      </w:r>
      <w:r w:rsidRPr="0065458F">
        <w:rPr>
          <w:rFonts w:ascii="Times New Roman" w:hAnsi="Times New Roman" w:cs="Times New Roman"/>
          <w:i/>
          <w:sz w:val="24"/>
          <w:szCs w:val="24"/>
          <w:lang w:val="en-US"/>
        </w:rPr>
        <w:t>Gentiana cruciata</w:t>
      </w:r>
      <w:r w:rsidRPr="0065458F">
        <w:rPr>
          <w:rFonts w:ascii="Times New Roman" w:hAnsi="Times New Roman" w:cs="Times New Roman"/>
          <w:sz w:val="24"/>
          <w:szCs w:val="24"/>
          <w:lang w:val="en-US"/>
        </w:rPr>
        <w:t xml:space="preserve"> and its specialized herbivore </w:t>
      </w:r>
      <w:r w:rsidRPr="0065458F">
        <w:rPr>
          <w:rFonts w:ascii="Times New Roman" w:hAnsi="Times New Roman" w:cs="Times New Roman"/>
          <w:i/>
          <w:sz w:val="24"/>
          <w:szCs w:val="24"/>
          <w:lang w:val="en-US"/>
        </w:rPr>
        <w:t>Maculinea rebeli</w:t>
      </w:r>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8D71EC">
        <w:rPr>
          <w:rFonts w:ascii="Times New Roman" w:hAnsi="Times New Roman" w:cs="Times New Roman"/>
          <w:sz w:val="24"/>
          <w:szCs w:val="24"/>
          <w:lang w:val="en-US"/>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de-DE"/>
        </w:rPr>
      </w:pPr>
      <w:r w:rsidRPr="00AD6709">
        <w:rPr>
          <w:rFonts w:ascii="Times New Roman" w:hAnsi="Times New Roman" w:cs="Times New Roman"/>
          <w:sz w:val="24"/>
          <w:szCs w:val="24"/>
          <w:lang w:val="en-US"/>
        </w:rPr>
        <w:t xml:space="preserve">Kolb, A., R. Leimu,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2015. Timing of flowering and intensity of attack by a butterfly herbivore in a polyploid herb. Ecology and Evolution 5:1863–1872.</w:t>
      </w:r>
    </w:p>
    <w:p w14:paraId="7649264C" w14:textId="2819E3EF" w:rsidR="00990265" w:rsidRPr="00990265" w:rsidRDefault="00990265" w:rsidP="00990265">
      <w:pPr>
        <w:pStyle w:val="Bibliography"/>
        <w:spacing w:line="480" w:lineRule="auto"/>
        <w:ind w:left="0" w:firstLine="0"/>
        <w:rPr>
          <w:rFonts w:ascii="Times New Roman" w:hAnsi="Times New Roman" w:cs="Times New Roman"/>
          <w:sz w:val="24"/>
          <w:szCs w:val="24"/>
          <w:lang w:val="en-US"/>
        </w:rPr>
      </w:pPr>
      <w:r w:rsidRPr="00B6280F">
        <w:rPr>
          <w:rFonts w:ascii="Times New Roman" w:hAnsi="Times New Roman" w:cs="Times New Roman"/>
          <w:sz w:val="24"/>
          <w:szCs w:val="24"/>
          <w:lang w:val="en-US"/>
        </w:rPr>
        <w:lastRenderedPageBreak/>
        <w:t>Küer</w:t>
      </w:r>
      <w:r w:rsidRPr="00990265">
        <w:rPr>
          <w:rFonts w:ascii="Times New Roman" w:hAnsi="Times New Roman" w:cs="Times New Roman"/>
          <w:sz w:val="24"/>
          <w:szCs w:val="24"/>
          <w:lang w:val="en-US"/>
        </w:rPr>
        <w:t xml:space="preserve">, A., and T. Fartmann. 2005. Prominent shoots are preferred: microhabitat preferences of </w:t>
      </w:r>
      <w:r w:rsidRPr="00942009">
        <w:rPr>
          <w:rFonts w:ascii="Times New Roman" w:hAnsi="Times New Roman" w:cs="Times New Roman"/>
          <w:i/>
          <w:sz w:val="24"/>
          <w:szCs w:val="24"/>
          <w:lang w:val="en-US"/>
        </w:rPr>
        <w:t>Maculinea alcon</w:t>
      </w:r>
      <w:r w:rsidRPr="00990265">
        <w:rPr>
          <w:rFonts w:ascii="Times New Roman" w:hAnsi="Times New Roman" w:cs="Times New Roman"/>
          <w:sz w:val="24"/>
          <w:szCs w:val="24"/>
          <w:lang w:val="en-US"/>
        </w:rPr>
        <w:t xml:space="preserve"> (Denis &amp; Schiffermüller, 1775) in Northern Germany (Lycaenidae). Nota Lepidoptera 27:309–319.</w:t>
      </w:r>
    </w:p>
    <w:p w14:paraId="4EBE594A" w14:textId="06F1B86F" w:rsidR="00881224" w:rsidRDefault="00366CD6" w:rsidP="00881224">
      <w:pPr>
        <w:pStyle w:val="Bibliography"/>
        <w:spacing w:line="480" w:lineRule="auto"/>
        <w:ind w:left="0" w:firstLine="0"/>
        <w:rPr>
          <w:rFonts w:ascii="Times New Roman" w:hAnsi="Times New Roman" w:cs="Times New Roman"/>
          <w:sz w:val="24"/>
          <w:szCs w:val="24"/>
          <w:lang w:val="en-US"/>
        </w:rPr>
      </w:pPr>
      <w:r w:rsidRPr="00024DBA">
        <w:rPr>
          <w:rFonts w:ascii="Times New Roman" w:hAnsi="Times New Roman" w:cs="Times New Roman"/>
          <w:sz w:val="24"/>
          <w:szCs w:val="24"/>
          <w:lang w:val="en-US"/>
        </w:rPr>
        <w:t>Lande, R., and S. J. Arnold. 1983. The measurement of selection on correlated characters. Evolution 37:1210.</w:t>
      </w:r>
    </w:p>
    <w:p w14:paraId="2AB90E42" w14:textId="1D97EB81" w:rsidR="003A1E2B" w:rsidRPr="00C45594" w:rsidRDefault="003A1E2B" w:rsidP="00C45594">
      <w:pPr>
        <w:pStyle w:val="Bibliography"/>
        <w:spacing w:line="480" w:lineRule="auto"/>
        <w:ind w:left="0" w:firstLine="0"/>
        <w:rPr>
          <w:rFonts w:ascii="Times New Roman" w:hAnsi="Times New Roman" w:cs="Times New Roman"/>
          <w:sz w:val="24"/>
          <w:szCs w:val="24"/>
          <w:lang w:val="en-US"/>
        </w:rPr>
      </w:pPr>
      <w:r w:rsidRPr="00C45594">
        <w:rPr>
          <w:rFonts w:ascii="Times New Roman" w:hAnsi="Times New Roman" w:cs="Times New Roman"/>
          <w:sz w:val="24"/>
          <w:szCs w:val="24"/>
          <w:lang w:val="en-US"/>
        </w:rPr>
        <w:t>Mahoro,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Mouquet, N., V. Belrose, J. A. Thomas, G. W. Elmes, and R. T. Clarke. 2005. Conserving community modules: a case study of the endangered lycaenid butterfly </w:t>
      </w:r>
      <w:r w:rsidRPr="0065458F">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Munguia-Rosas, M. A., J. Ollerton, and V. Parra-Tabla.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Munguía-Rosas, M. A., J. Ollerton, V. Parra-Tabla, and J. A. De-Nova. 2011. Meta-analysis of phenotypic selection on flowering phenology suggests that early flowering plants are favoured. Ecology Letters 14:511–521.</w:t>
      </w:r>
    </w:p>
    <w:p w14:paraId="4FCE8FD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Nash, D. R., T. D. Als, R. Maile, G. R. Jones, and J. J. Boomsma. 2008. A mosaic of chemical coevolution in a Large Blue butterfly. Science 319:88–90.</w:t>
      </w:r>
    </w:p>
    <w:p w14:paraId="42717F6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Nowicki, P., M. Witek, P. Skorka, and M. Woyciechowski. 2005. Oviposition patterns in the myrmecophilous butterfly </w:t>
      </w:r>
      <w:r w:rsidRPr="0065458F">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xml:space="preserve"> Denis &amp; Schiffermueller (Lepidoptera: Lycaenidae) in relation to characteristics of foodplants and presence of ant hosts. Polish Journal of Ecology 53:409–417.</w:t>
      </w:r>
    </w:p>
    <w:p w14:paraId="1730764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B6126B">
        <w:rPr>
          <w:rFonts w:ascii="Times New Roman" w:hAnsi="Times New Roman" w:cs="Times New Roman"/>
          <w:sz w:val="24"/>
          <w:szCs w:val="24"/>
          <w:lang w:val="en-US"/>
        </w:rPr>
        <w:lastRenderedPageBreak/>
        <w:t xml:space="preserve">Oostermeijer, J. G. B., J. C. M. Den Nijs, L. E. L. Raijmann,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Linnean Society 108:117–130.</w:t>
      </w:r>
    </w:p>
    <w:p w14:paraId="3935FA3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Barbero, V. La Morgia, L. P. Casacci, M. Witek, E. Balletto, and S. Bonelli. 2011. To lay or not to lay: oviposition of </w:t>
      </w:r>
      <w:r w:rsidRPr="007C0ABB">
        <w:rPr>
          <w:rFonts w:ascii="Times New Roman" w:hAnsi="Times New Roman" w:cs="Times New Roman"/>
          <w:i/>
          <w:sz w:val="24"/>
          <w:szCs w:val="24"/>
          <w:lang w:val="en-US"/>
        </w:rPr>
        <w:t>Maculinea arion</w:t>
      </w:r>
      <w:r w:rsidRPr="0065458F">
        <w:rPr>
          <w:rFonts w:ascii="Times New Roman" w:hAnsi="Times New Roman" w:cs="Times New Roman"/>
          <w:sz w:val="24"/>
          <w:szCs w:val="24"/>
          <w:lang w:val="en-US"/>
        </w:rPr>
        <w:t xml:space="preserve"> in relation to </w:t>
      </w:r>
      <w:r w:rsidRPr="007C0ABB">
        <w:rPr>
          <w:rFonts w:ascii="Times New Roman" w:hAnsi="Times New Roman" w:cs="Times New Roman"/>
          <w:i/>
          <w:sz w:val="24"/>
          <w:szCs w:val="24"/>
          <w:lang w:val="en-US"/>
        </w:rPr>
        <w:t>Myrmica</w:t>
      </w:r>
      <w:r w:rsidRPr="0065458F">
        <w:rPr>
          <w:rFonts w:ascii="Times New Roman" w:hAnsi="Times New Roman" w:cs="Times New Roman"/>
          <w:sz w:val="24"/>
          <w:szCs w:val="24"/>
          <w:lang w:val="en-US"/>
        </w:rPr>
        <w:t xml:space="preserve"> ant presence and host plant phenology. Animal Behaviour 82:791–799.</w:t>
      </w:r>
    </w:p>
    <w:p w14:paraId="6D755F3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Pilson, D. 2000. Herbivory and natural selection on flowering phenology in wild sunflower, </w:t>
      </w:r>
      <w:r w:rsidRPr="007C0ABB">
        <w:rPr>
          <w:rFonts w:ascii="Times New Roman" w:hAnsi="Times New Roman" w:cs="Times New Roman"/>
          <w:i/>
          <w:sz w:val="24"/>
          <w:szCs w:val="24"/>
          <w:lang w:val="en-US"/>
        </w:rPr>
        <w:t>Helianthus annuus</w:t>
      </w:r>
      <w:r w:rsidRPr="0065458F">
        <w:rPr>
          <w:rFonts w:ascii="Times New Roman" w:hAnsi="Times New Roman" w:cs="Times New Roman"/>
          <w:sz w:val="24"/>
          <w:szCs w:val="24"/>
          <w:lang w:val="en-US"/>
        </w:rPr>
        <w:t>. Oecologia 122:72–82.</w:t>
      </w:r>
    </w:p>
    <w:p w14:paraId="4AD24E2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Rausher, M. D. 1992. The measurement of selection on quantitative traits: biases due to environmental covariances between traits and fitness. Evolution 46:616–626.</w:t>
      </w:r>
    </w:p>
    <w:p w14:paraId="010DA044" w14:textId="77777777" w:rsidR="00366CD6" w:rsidRDefault="00366CD6" w:rsidP="00A26EF8">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URL   </w:t>
      </w:r>
      <w:hyperlink r:id="rId11" w:history="1">
        <w:r w:rsidRPr="00DA5DE2">
          <w:rPr>
            <w:rStyle w:val="Hyperlink"/>
            <w:sz w:val="24"/>
            <w:szCs w:val="24"/>
            <w:lang w:val="en-US"/>
          </w:rPr>
          <w:t>http://www.R-project.org/</w:t>
        </w:r>
      </w:hyperlink>
      <w:r w:rsidRPr="0065458F">
        <w:rPr>
          <w:rFonts w:ascii="Times New Roman" w:hAnsi="Times New Roman" w:cs="Times New Roman"/>
          <w:sz w:val="24"/>
          <w:szCs w:val="24"/>
          <w:lang w:val="en-US"/>
        </w:rPr>
        <w:t>.</w:t>
      </w:r>
    </w:p>
    <w:p w14:paraId="02C9FF9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Guitián, X. Cerdá, A. M. Sanchez-Lafuente,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r w:rsidRPr="007C0ABB">
        <w:rPr>
          <w:rFonts w:ascii="Times New Roman" w:hAnsi="Times New Roman" w:cs="Times New Roman"/>
          <w:i/>
          <w:sz w:val="24"/>
          <w:szCs w:val="24"/>
          <w:lang w:val="en-US"/>
        </w:rPr>
        <w:t>Helleborus foetidus</w:t>
      </w:r>
      <w:r w:rsidRPr="0065458F">
        <w:rPr>
          <w:rFonts w:ascii="Times New Roman" w:hAnsi="Times New Roman" w:cs="Times New Roman"/>
          <w:sz w:val="24"/>
          <w:szCs w:val="24"/>
          <w:lang w:val="en-US"/>
        </w:rPr>
        <w:t xml:space="preserve"> (Ranunculaceae). Journal of Evolutionary Biology 19:21–34.</w:t>
      </w:r>
    </w:p>
    <w:p w14:paraId="1A5FD2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Sala, M., L. P. Casacci, E. Balletto, S. Bonelli, and F. Barbero. 2014. Variation in butterfly larval acoustics as a strategy to infiltrate and exploit host ant colony resources. PLoS ONE 9:e94341.</w:t>
      </w:r>
    </w:p>
    <w:p w14:paraId="58CB1DBB" w14:textId="01E12DE7" w:rsidR="00F06981" w:rsidRPr="00F06981" w:rsidRDefault="00366CD6" w:rsidP="00F06981">
      <w:pPr>
        <w:pStyle w:val="Bibliography"/>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Sandring,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Arabidopsis lyrata</w:t>
      </w:r>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Siepielski, A. M., K. M. Gotanda, M. B. Morrissey, S. E. Diamond, J. D. DiBattista, and S. M. Carlson. 2013. The spatial patterns of directional phenotypic selection. Ecology Letters 16:1382–1392.</w:t>
      </w:r>
    </w:p>
    <w:p w14:paraId="0E29550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Elmes. 2001. Food–plant niche selection rather than the presence of ant nests explains oviposition patterns in the myrmecophilous butterfly genus </w:t>
      </w:r>
      <w:r w:rsidRPr="007C0ABB">
        <w:rPr>
          <w:rFonts w:ascii="Times New Roman" w:hAnsi="Times New Roman" w:cs="Times New Roman"/>
          <w:i/>
          <w:sz w:val="24"/>
          <w:szCs w:val="24"/>
          <w:lang w:val="en-US"/>
        </w:rPr>
        <w:t>Maculinea</w:t>
      </w:r>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Dyck, H., and S. Regniers. 2010. Egg spreading in the ant-parasitic butterfly, </w:t>
      </w:r>
      <w:r w:rsidRPr="007C0ABB">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from individual behaviour to egg distribution pattern. Animal Behaviour 80:621–627.</w:t>
      </w:r>
    </w:p>
    <w:p w14:paraId="0346083B" w14:textId="77777777" w:rsidR="00366CD6" w:rsidRPr="00A26EF8" w:rsidRDefault="00366CD6" w:rsidP="00366CD6">
      <w:pPr>
        <w:pStyle w:val="Bibliography"/>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phy"/>
        <w:spacing w:line="480" w:lineRule="auto"/>
        <w:ind w:left="0" w:firstLine="0"/>
        <w:rPr>
          <w:rFonts w:ascii="Times New Roman" w:hAnsi="Times New Roman" w:cs="Times New Roman"/>
          <w:sz w:val="24"/>
          <w:szCs w:val="24"/>
          <w:lang w:val="en-US"/>
        </w:rPr>
      </w:pPr>
      <w:r w:rsidRPr="00DA7D19">
        <w:rPr>
          <w:rFonts w:ascii="Times New Roman" w:hAnsi="Times New Roman" w:cs="Times New Roman"/>
          <w:sz w:val="24"/>
          <w:szCs w:val="24"/>
          <w:lang w:val="sv-SE"/>
          <w:rPrChange w:id="165" w:author="Johan Ehrlén" w:date="2016-09-06T09:14:00Z">
            <w:rPr>
              <w:rFonts w:ascii="Times New Roman" w:hAnsi="Times New Roman" w:cs="Times New Roman"/>
              <w:sz w:val="24"/>
              <w:szCs w:val="24"/>
              <w:lang w:val="en-US"/>
            </w:rPr>
          </w:rPrChange>
        </w:rPr>
        <w:t xml:space="preserve">von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phy"/>
        <w:spacing w:line="480" w:lineRule="auto"/>
        <w:ind w:left="0" w:firstLine="0"/>
        <w:rPr>
          <w:rFonts w:ascii="Times New Roman" w:hAnsi="Times New Roman" w:cs="Times New Roman"/>
          <w:sz w:val="24"/>
          <w:szCs w:val="24"/>
          <w:lang w:val="en-US"/>
        </w:rPr>
      </w:pPr>
      <w:r w:rsidRPr="00DA7D19">
        <w:rPr>
          <w:rFonts w:ascii="Times New Roman" w:hAnsi="Times New Roman" w:cs="Times New Roman"/>
          <w:sz w:val="24"/>
          <w:szCs w:val="24"/>
          <w:lang w:val="sv-SE"/>
          <w:rPrChange w:id="166" w:author="Johan Ehrlén" w:date="2016-09-06T09:14:00Z">
            <w:rPr>
              <w:rFonts w:ascii="Times New Roman" w:hAnsi="Times New Roman" w:cs="Times New Roman"/>
              <w:sz w:val="24"/>
              <w:szCs w:val="24"/>
              <w:lang w:val="en-US"/>
            </w:rPr>
          </w:rPrChange>
        </w:rPr>
        <w:t xml:space="preserve">Weis, A. E., and A. Kapelinski. </w:t>
      </w:r>
      <w:r w:rsidRPr="003B3F83">
        <w:rPr>
          <w:rFonts w:ascii="Times New Roman" w:hAnsi="Times New Roman" w:cs="Times New Roman"/>
          <w:sz w:val="24"/>
          <w:szCs w:val="24"/>
          <w:lang w:val="en-US"/>
        </w:rPr>
        <w:t>1994. Variable Selection on Eurosta’s Gall Size. II. A Path Analysis of the Ecological Factors Behind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60510B7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w:t>
      </w:r>
      <w:del w:id="167" w:author="Alicia" w:date="2016-09-05T17:30:00Z">
        <w:r w:rsidDel="0059503C">
          <w:rPr>
            <w:rFonts w:ascii="Times New Roman" w:hAnsi="Times New Roman" w:cs="Times New Roman"/>
            <w:sz w:val="24"/>
            <w:szCs w:val="24"/>
            <w:lang w:val="en-US"/>
          </w:rPr>
          <w:delText xml:space="preserve"> with Type II sums of squares</w:delText>
        </w:r>
      </w:del>
      <w:r>
        <w:rPr>
          <w:rFonts w:ascii="Times New Roman" w:hAnsi="Times New Roman" w:cs="Times New Roman"/>
          <w:sz w:val="24"/>
          <w:szCs w:val="24"/>
          <w:lang w:val="en-US"/>
        </w:rPr>
        <w:t xml:space="preserve">, including: A) only linear effects, B) linear, quadratic and interaction effects. All models included effects of population × trait interactions. </w:t>
      </w:r>
      <w:del w:id="168" w:author="Alicia" w:date="2016-09-05T17:30:00Z">
        <w:r w:rsidDel="0059503C">
          <w:rPr>
            <w:rFonts w:ascii="Times New Roman" w:hAnsi="Times New Roman" w:cs="Times New Roman"/>
            <w:sz w:val="24"/>
            <w:szCs w:val="24"/>
            <w:lang w:val="en-US"/>
          </w:rPr>
          <w:delText xml:space="preserve">Estimates from a model without interaction terms are given for significant main effects where the population × trait interaction is not significant. </w:delText>
        </w:r>
      </w:del>
      <w:r>
        <w:rPr>
          <w:rFonts w:ascii="Times New Roman" w:hAnsi="Times New Roman" w:cs="Times New Roman"/>
          <w:sz w:val="24"/>
          <w:szCs w:val="24"/>
          <w:lang w:val="en-US"/>
        </w:rPr>
        <w:t xml:space="preserve">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del w:id="169" w:author="Johan Ehrlén" w:date="2016-09-06T11:36:00Z">
        <w:r w:rsidDel="0083125D">
          <w:rPr>
            <w:rFonts w:ascii="Times New Roman" w:hAnsi="Times New Roman" w:cs="Times New Roman"/>
            <w:sz w:val="24"/>
            <w:szCs w:val="24"/>
            <w:lang w:val="en-US"/>
          </w:rPr>
          <w:delText>.</w:delText>
        </w:r>
        <w:r w:rsidR="00F16AC6" w:rsidRPr="00F16AC6" w:rsidDel="0083125D">
          <w:rPr>
            <w:lang w:val="en-US"/>
          </w:rPr>
          <w:delText xml:space="preserve"> </w:delText>
        </w:r>
        <w:commentRangeStart w:id="170"/>
        <w:commentRangeStart w:id="171"/>
        <w:r w:rsidR="00F16AC6" w:rsidRPr="00F16AC6" w:rsidDel="0083125D">
          <w:rPr>
            <w:rFonts w:ascii="Times New Roman" w:hAnsi="Times New Roman" w:cs="Times New Roman"/>
            <w:sz w:val="24"/>
            <w:szCs w:val="24"/>
            <w:lang w:val="en-US"/>
          </w:rPr>
          <w:delText xml:space="preserve">Quadratic regression coefficients were doubled to properly estimate </w:delText>
        </w:r>
        <w:r w:rsidR="00F16AC6" w:rsidDel="0083125D">
          <w:rPr>
            <w:rFonts w:ascii="Times New Roman" w:hAnsi="Times New Roman" w:cs="Times New Roman"/>
            <w:sz w:val="24"/>
            <w:szCs w:val="24"/>
            <w:lang w:val="en-US"/>
          </w:rPr>
          <w:delText>non-linear</w:delText>
        </w:r>
        <w:r w:rsidR="00F16AC6" w:rsidRPr="00F16AC6" w:rsidDel="0083125D">
          <w:rPr>
            <w:rFonts w:ascii="Times New Roman" w:hAnsi="Times New Roman" w:cs="Times New Roman"/>
            <w:sz w:val="24"/>
            <w:szCs w:val="24"/>
            <w:lang w:val="en-US"/>
          </w:rPr>
          <w:delText xml:space="preserve"> selection</w:delText>
        </w:r>
        <w:r w:rsidR="00F16AC6" w:rsidDel="0083125D">
          <w:rPr>
            <w:rFonts w:ascii="Times New Roman" w:hAnsi="Times New Roman" w:cs="Times New Roman"/>
            <w:sz w:val="24"/>
            <w:szCs w:val="24"/>
            <w:lang w:val="en-US"/>
          </w:rPr>
          <w:delText xml:space="preserve"> </w:delText>
        </w:r>
        <w:r w:rsidR="00F16AC6" w:rsidDel="0083125D">
          <w:rPr>
            <w:rFonts w:ascii="Times New Roman" w:hAnsi="Times New Roman" w:cs="Times New Roman"/>
            <w:sz w:val="24"/>
            <w:szCs w:val="24"/>
            <w:lang w:val="en-US"/>
          </w:rPr>
          <w:fldChar w:fldCharType="begin"/>
        </w:r>
        <w:r w:rsidR="00F16AC6" w:rsidDel="0083125D">
          <w:rPr>
            <w:rFonts w:ascii="Times New Roman" w:hAnsi="Times New Roman" w:cs="Times New Roman"/>
            <w:sz w:val="24"/>
            <w:szCs w:val="24"/>
            <w:lang w:val="en-US"/>
          </w:rPr>
          <w:del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delInstrText>
        </w:r>
        <w:r w:rsidR="00F16AC6" w:rsidDel="0083125D">
          <w:rPr>
            <w:rFonts w:ascii="Times New Roman" w:hAnsi="Times New Roman" w:cs="Times New Roman"/>
            <w:sz w:val="24"/>
            <w:szCs w:val="24"/>
            <w:lang w:val="en-US"/>
          </w:rPr>
          <w:fldChar w:fldCharType="separate"/>
        </w:r>
        <w:r w:rsidR="00F16AC6" w:rsidRPr="00F16AC6" w:rsidDel="0083125D">
          <w:rPr>
            <w:rFonts w:ascii="Times New Roman" w:hAnsi="Times New Roman" w:cs="Times New Roman"/>
            <w:sz w:val="24"/>
            <w:szCs w:val="24"/>
            <w:lang w:val="en-US"/>
          </w:rPr>
          <w:delText xml:space="preserve">(Stinchcombe </w:delText>
        </w:r>
        <w:r w:rsidR="00F16AC6" w:rsidRPr="00F16AC6" w:rsidDel="0083125D">
          <w:rPr>
            <w:rFonts w:ascii="Times New Roman" w:hAnsi="Times New Roman" w:cs="Times New Roman"/>
            <w:i/>
            <w:iCs/>
            <w:sz w:val="24"/>
            <w:szCs w:val="24"/>
            <w:lang w:val="en-US"/>
          </w:rPr>
          <w:delText>et al.</w:delText>
        </w:r>
        <w:r w:rsidR="00F16AC6" w:rsidRPr="00F16AC6" w:rsidDel="0083125D">
          <w:rPr>
            <w:rFonts w:ascii="Times New Roman" w:hAnsi="Times New Roman" w:cs="Times New Roman"/>
            <w:sz w:val="24"/>
            <w:szCs w:val="24"/>
            <w:lang w:val="en-US"/>
          </w:rPr>
          <w:delText>, 2008)</w:delText>
        </w:r>
        <w:r w:rsidR="00F16AC6" w:rsidDel="0083125D">
          <w:rPr>
            <w:rFonts w:ascii="Times New Roman" w:hAnsi="Times New Roman" w:cs="Times New Roman"/>
            <w:sz w:val="24"/>
            <w:szCs w:val="24"/>
            <w:lang w:val="en-US"/>
          </w:rPr>
          <w:fldChar w:fldCharType="end"/>
        </w:r>
      </w:del>
      <w:r w:rsidR="00F16AC6">
        <w:rPr>
          <w:rFonts w:ascii="Times New Roman" w:hAnsi="Times New Roman" w:cs="Times New Roman"/>
          <w:sz w:val="24"/>
          <w:szCs w:val="24"/>
          <w:lang w:val="en-US"/>
        </w:rPr>
        <w:t>.</w:t>
      </w:r>
      <w:commentRangeEnd w:id="170"/>
      <w:r w:rsidR="0013442C">
        <w:rPr>
          <w:rStyle w:val="CommentReference"/>
        </w:rPr>
        <w:commentReference w:id="170"/>
      </w:r>
      <w:commentRangeEnd w:id="171"/>
      <w:r w:rsidR="0083125D">
        <w:rPr>
          <w:rStyle w:val="CommentReference"/>
        </w:rPr>
        <w:commentReference w:id="171"/>
      </w:r>
    </w:p>
    <w:tbl>
      <w:tblPr>
        <w:tblW w:w="8469" w:type="dxa"/>
        <w:tblInd w:w="2" w:type="dxa"/>
        <w:tblLayout w:type="fixed"/>
        <w:tblLook w:val="0000" w:firstRow="0" w:lastRow="0" w:firstColumn="0" w:lastColumn="0" w:noHBand="0" w:noVBand="0"/>
      </w:tblPr>
      <w:tblGrid>
        <w:gridCol w:w="245"/>
        <w:gridCol w:w="4563"/>
        <w:gridCol w:w="473"/>
        <w:gridCol w:w="1298"/>
        <w:gridCol w:w="296"/>
        <w:gridCol w:w="473"/>
        <w:gridCol w:w="1121"/>
      </w:tblGrid>
      <w:tr w:rsidR="0059503C" w:rsidRPr="00F16AC6" w14:paraId="4282EBFD" w14:textId="77777777" w:rsidTr="005C6FC2">
        <w:trPr>
          <w:cantSplit/>
          <w:ins w:id="172" w:author="Alicia" w:date="2016-09-05T17:30:00Z"/>
        </w:trPr>
        <w:tc>
          <w:tcPr>
            <w:tcW w:w="4808" w:type="dxa"/>
            <w:gridSpan w:val="2"/>
            <w:vMerge w:val="restart"/>
            <w:tcBorders>
              <w:top w:val="single" w:sz="18" w:space="0" w:color="auto"/>
              <w:left w:val="nil"/>
              <w:bottom w:val="nil"/>
              <w:right w:val="nil"/>
            </w:tcBorders>
            <w:vAlign w:val="center"/>
          </w:tcPr>
          <w:p w14:paraId="5DB03A5E" w14:textId="77777777" w:rsidR="0059503C" w:rsidRDefault="0059503C" w:rsidP="005C6FC2">
            <w:pPr>
              <w:spacing w:after="0"/>
              <w:rPr>
                <w:ins w:id="173" w:author="Alicia" w:date="2016-09-05T17:30:00Z"/>
                <w:rFonts w:ascii="Times New Roman" w:hAnsi="Times New Roman" w:cs="Times New Roman"/>
                <w:sz w:val="24"/>
                <w:szCs w:val="24"/>
                <w:lang w:val="en-US"/>
              </w:rPr>
            </w:pPr>
            <w:ins w:id="174" w:author="Alicia" w:date="2016-09-05T17:30:00Z">
              <w:r>
                <w:rPr>
                  <w:rFonts w:ascii="Times New Roman" w:hAnsi="Times New Roman" w:cs="Times New Roman"/>
                  <w:sz w:val="24"/>
                  <w:szCs w:val="24"/>
                  <w:lang w:val="en-US"/>
                </w:rPr>
                <w:t>Source of variation</w:t>
              </w:r>
            </w:ins>
          </w:p>
        </w:tc>
        <w:tc>
          <w:tcPr>
            <w:tcW w:w="473" w:type="dxa"/>
            <w:tcBorders>
              <w:top w:val="single" w:sz="18" w:space="0" w:color="auto"/>
              <w:left w:val="nil"/>
              <w:bottom w:val="single" w:sz="2" w:space="0" w:color="auto"/>
              <w:right w:val="nil"/>
            </w:tcBorders>
            <w:vAlign w:val="center"/>
          </w:tcPr>
          <w:p w14:paraId="4CBC12FF" w14:textId="77777777" w:rsidR="0059503C" w:rsidRDefault="0059503C" w:rsidP="005C6FC2">
            <w:pPr>
              <w:spacing w:after="0"/>
              <w:jc w:val="center"/>
              <w:rPr>
                <w:ins w:id="175" w:author="Alicia" w:date="2016-09-05T17:30:00Z"/>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66319B39" w14:textId="77777777" w:rsidR="0059503C" w:rsidRDefault="0059503C" w:rsidP="005C6FC2">
            <w:pPr>
              <w:spacing w:after="0"/>
              <w:jc w:val="center"/>
              <w:rPr>
                <w:ins w:id="176" w:author="Alicia" w:date="2016-09-05T17:30:00Z"/>
                <w:rFonts w:ascii="Times New Roman" w:hAnsi="Times New Roman" w:cs="Times New Roman"/>
                <w:sz w:val="24"/>
                <w:szCs w:val="24"/>
                <w:lang w:val="en-US"/>
              </w:rPr>
            </w:pPr>
            <w:ins w:id="177" w:author="Alicia" w:date="2016-09-05T17:30:00Z">
              <w:r>
                <w:rPr>
                  <w:rFonts w:ascii="Times New Roman" w:hAnsi="Times New Roman" w:cs="Times New Roman"/>
                  <w:sz w:val="24"/>
                  <w:szCs w:val="24"/>
                  <w:lang w:val="en-US"/>
                </w:rPr>
                <w:t>2010</w:t>
              </w:r>
            </w:ins>
          </w:p>
        </w:tc>
        <w:tc>
          <w:tcPr>
            <w:tcW w:w="296" w:type="dxa"/>
            <w:tcBorders>
              <w:top w:val="single" w:sz="18" w:space="0" w:color="auto"/>
              <w:left w:val="nil"/>
              <w:bottom w:val="nil"/>
              <w:right w:val="nil"/>
            </w:tcBorders>
          </w:tcPr>
          <w:p w14:paraId="181CCAB4" w14:textId="77777777" w:rsidR="0059503C" w:rsidRDefault="0059503C" w:rsidP="005C6FC2">
            <w:pPr>
              <w:spacing w:after="0" w:line="240" w:lineRule="auto"/>
              <w:jc w:val="center"/>
              <w:rPr>
                <w:ins w:id="178" w:author="Alicia" w:date="2016-09-05T17:30:00Z"/>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23990B92" w14:textId="77777777" w:rsidR="0059503C" w:rsidRDefault="0059503C" w:rsidP="005C6FC2">
            <w:pPr>
              <w:spacing w:after="0"/>
              <w:jc w:val="center"/>
              <w:rPr>
                <w:ins w:id="179" w:author="Alicia" w:date="2016-09-05T17:30:00Z"/>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415DB203" w14:textId="77777777" w:rsidR="0059503C" w:rsidRDefault="0059503C" w:rsidP="005C6FC2">
            <w:pPr>
              <w:spacing w:after="0"/>
              <w:jc w:val="center"/>
              <w:rPr>
                <w:ins w:id="180" w:author="Alicia" w:date="2016-09-05T17:30:00Z"/>
                <w:rFonts w:ascii="Times New Roman" w:hAnsi="Times New Roman" w:cs="Times New Roman"/>
                <w:sz w:val="24"/>
                <w:szCs w:val="24"/>
                <w:lang w:val="en-US"/>
              </w:rPr>
            </w:pPr>
            <w:ins w:id="181" w:author="Alicia" w:date="2016-09-05T17:30:00Z">
              <w:r>
                <w:rPr>
                  <w:rFonts w:ascii="Times New Roman" w:hAnsi="Times New Roman" w:cs="Times New Roman"/>
                  <w:sz w:val="24"/>
                  <w:szCs w:val="24"/>
                  <w:lang w:val="en-US"/>
                </w:rPr>
                <w:t>2011</w:t>
              </w:r>
            </w:ins>
          </w:p>
        </w:tc>
      </w:tr>
      <w:tr w:rsidR="0059503C" w:rsidRPr="00F16AC6" w14:paraId="7EF14227" w14:textId="77777777" w:rsidTr="005C6FC2">
        <w:trPr>
          <w:cantSplit/>
          <w:ins w:id="182" w:author="Alicia" w:date="2016-09-05T17:30:00Z"/>
        </w:trPr>
        <w:tc>
          <w:tcPr>
            <w:tcW w:w="4808" w:type="dxa"/>
            <w:gridSpan w:val="2"/>
            <w:vMerge/>
            <w:tcBorders>
              <w:top w:val="nil"/>
              <w:left w:val="nil"/>
              <w:bottom w:val="single" w:sz="18" w:space="0" w:color="auto"/>
              <w:right w:val="nil"/>
            </w:tcBorders>
          </w:tcPr>
          <w:p w14:paraId="33A42D04" w14:textId="77777777" w:rsidR="0059503C" w:rsidRDefault="0059503C" w:rsidP="005C6FC2">
            <w:pPr>
              <w:spacing w:after="0"/>
              <w:rPr>
                <w:ins w:id="183" w:author="Alicia" w:date="2016-09-05T17:30:00Z"/>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3C5FBFB4" w14:textId="77777777" w:rsidR="0059503C" w:rsidRDefault="0059503C" w:rsidP="005C6FC2">
            <w:pPr>
              <w:spacing w:after="0"/>
              <w:jc w:val="center"/>
              <w:rPr>
                <w:ins w:id="184" w:author="Alicia" w:date="2016-09-05T17:30:00Z"/>
                <w:rFonts w:ascii="Times New Roman" w:hAnsi="Times New Roman" w:cs="Times New Roman"/>
                <w:sz w:val="24"/>
                <w:szCs w:val="24"/>
                <w:lang w:val="en-US"/>
              </w:rPr>
            </w:pPr>
            <w:ins w:id="185" w:author="Alicia" w:date="2016-09-05T17:30:00Z">
              <w:r>
                <w:rPr>
                  <w:rFonts w:ascii="Times New Roman" w:hAnsi="Times New Roman" w:cs="Times New Roman"/>
                  <w:sz w:val="24"/>
                  <w:szCs w:val="24"/>
                  <w:lang w:val="en-US"/>
                </w:rPr>
                <w:t>df</w:t>
              </w:r>
            </w:ins>
          </w:p>
        </w:tc>
        <w:tc>
          <w:tcPr>
            <w:tcW w:w="1298" w:type="dxa"/>
            <w:tcBorders>
              <w:top w:val="single" w:sz="2" w:space="0" w:color="auto"/>
              <w:left w:val="nil"/>
              <w:bottom w:val="single" w:sz="2" w:space="0" w:color="auto"/>
              <w:right w:val="nil"/>
            </w:tcBorders>
            <w:vAlign w:val="center"/>
          </w:tcPr>
          <w:p w14:paraId="404A40A5" w14:textId="77777777" w:rsidR="0059503C" w:rsidRDefault="0059503C" w:rsidP="005C6FC2">
            <w:pPr>
              <w:spacing w:after="0"/>
              <w:jc w:val="center"/>
              <w:rPr>
                <w:ins w:id="186" w:author="Alicia" w:date="2016-09-05T17:30:00Z"/>
                <w:rFonts w:ascii="Times New Roman" w:hAnsi="Times New Roman" w:cs="Times New Roman"/>
                <w:sz w:val="24"/>
                <w:szCs w:val="24"/>
                <w:lang w:val="en-US"/>
              </w:rPr>
            </w:pPr>
            <w:ins w:id="187" w:author="Alicia" w:date="2016-09-05T17:30:00Z">
              <w:r>
                <w:rPr>
                  <w:rFonts w:ascii="Times New Roman" w:hAnsi="Times New Roman" w:cs="Times New Roman"/>
                  <w:sz w:val="24"/>
                  <w:szCs w:val="24"/>
                  <w:lang w:val="en-US"/>
                </w:rPr>
                <w:t>F</w:t>
              </w:r>
            </w:ins>
          </w:p>
        </w:tc>
        <w:tc>
          <w:tcPr>
            <w:tcW w:w="296" w:type="dxa"/>
            <w:tcBorders>
              <w:top w:val="nil"/>
              <w:left w:val="nil"/>
              <w:bottom w:val="single" w:sz="2" w:space="0" w:color="auto"/>
              <w:right w:val="nil"/>
            </w:tcBorders>
          </w:tcPr>
          <w:p w14:paraId="7B9ED520" w14:textId="77777777" w:rsidR="0059503C" w:rsidRDefault="0059503C" w:rsidP="005C6FC2">
            <w:pPr>
              <w:spacing w:after="0" w:line="240" w:lineRule="auto"/>
              <w:jc w:val="center"/>
              <w:rPr>
                <w:ins w:id="188" w:author="Alicia" w:date="2016-09-05T17:30:00Z"/>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17632F01" w14:textId="77777777" w:rsidR="0059503C" w:rsidRDefault="0059503C" w:rsidP="005C6FC2">
            <w:pPr>
              <w:spacing w:after="0" w:line="240" w:lineRule="auto"/>
              <w:jc w:val="center"/>
              <w:rPr>
                <w:ins w:id="189" w:author="Alicia" w:date="2016-09-05T17:30:00Z"/>
                <w:rFonts w:ascii="Times New Roman" w:hAnsi="Times New Roman" w:cs="Times New Roman"/>
                <w:sz w:val="24"/>
                <w:szCs w:val="24"/>
                <w:lang w:val="en-US"/>
              </w:rPr>
            </w:pPr>
            <w:ins w:id="190" w:author="Alicia" w:date="2016-09-05T17:30:00Z">
              <w:r>
                <w:rPr>
                  <w:rFonts w:ascii="Times New Roman" w:hAnsi="Times New Roman" w:cs="Times New Roman"/>
                  <w:sz w:val="24"/>
                  <w:szCs w:val="24"/>
                  <w:lang w:val="en-US"/>
                </w:rPr>
                <w:t>df</w:t>
              </w:r>
            </w:ins>
          </w:p>
        </w:tc>
        <w:tc>
          <w:tcPr>
            <w:tcW w:w="1121" w:type="dxa"/>
            <w:tcBorders>
              <w:top w:val="single" w:sz="2" w:space="0" w:color="auto"/>
              <w:left w:val="nil"/>
              <w:bottom w:val="single" w:sz="2" w:space="0" w:color="auto"/>
              <w:right w:val="nil"/>
            </w:tcBorders>
            <w:vAlign w:val="center"/>
          </w:tcPr>
          <w:p w14:paraId="530EEEF0" w14:textId="77777777" w:rsidR="0059503C" w:rsidRDefault="0059503C" w:rsidP="005C6FC2">
            <w:pPr>
              <w:spacing w:after="0"/>
              <w:jc w:val="center"/>
              <w:rPr>
                <w:ins w:id="191" w:author="Alicia" w:date="2016-09-05T17:30:00Z"/>
                <w:rFonts w:ascii="Times New Roman" w:hAnsi="Times New Roman" w:cs="Times New Roman"/>
                <w:sz w:val="24"/>
                <w:szCs w:val="24"/>
                <w:lang w:val="en-US"/>
              </w:rPr>
            </w:pPr>
            <w:ins w:id="192" w:author="Alicia" w:date="2016-09-05T17:30:00Z">
              <w:r>
                <w:rPr>
                  <w:rFonts w:ascii="Times New Roman" w:hAnsi="Times New Roman" w:cs="Times New Roman"/>
                  <w:sz w:val="24"/>
                  <w:szCs w:val="24"/>
                  <w:lang w:val="en-US"/>
                </w:rPr>
                <w:t>F</w:t>
              </w:r>
            </w:ins>
          </w:p>
        </w:tc>
      </w:tr>
      <w:tr w:rsidR="0059503C" w:rsidRPr="00F16AC6" w14:paraId="149184E3" w14:textId="77777777" w:rsidTr="005C6FC2">
        <w:trPr>
          <w:ins w:id="193" w:author="Alicia" w:date="2016-09-05T17:30:00Z"/>
        </w:trPr>
        <w:tc>
          <w:tcPr>
            <w:tcW w:w="4808" w:type="dxa"/>
            <w:gridSpan w:val="2"/>
            <w:tcBorders>
              <w:top w:val="single" w:sz="18" w:space="0" w:color="auto"/>
              <w:left w:val="nil"/>
              <w:bottom w:val="single" w:sz="4" w:space="0" w:color="auto"/>
              <w:right w:val="nil"/>
            </w:tcBorders>
          </w:tcPr>
          <w:p w14:paraId="0883D1A0" w14:textId="77777777" w:rsidR="0059503C" w:rsidRDefault="0059503C" w:rsidP="005C6FC2">
            <w:pPr>
              <w:spacing w:after="0"/>
              <w:rPr>
                <w:ins w:id="194" w:author="Alicia" w:date="2016-09-05T17:30:00Z"/>
                <w:rFonts w:ascii="Times New Roman" w:hAnsi="Times New Roman" w:cs="Times New Roman"/>
                <w:sz w:val="24"/>
                <w:szCs w:val="24"/>
                <w:lang w:val="en-US"/>
              </w:rPr>
            </w:pPr>
            <w:ins w:id="195" w:author="Alicia" w:date="2016-09-05T17:30:00Z">
              <w:r>
                <w:rPr>
                  <w:rFonts w:ascii="Times New Roman" w:hAnsi="Times New Roman" w:cs="Times New Roman"/>
                  <w:sz w:val="24"/>
                  <w:szCs w:val="24"/>
                  <w:lang w:val="en-US"/>
                </w:rPr>
                <w:t>A) Linear terms</w:t>
              </w:r>
            </w:ins>
          </w:p>
        </w:tc>
        <w:tc>
          <w:tcPr>
            <w:tcW w:w="473" w:type="dxa"/>
            <w:tcBorders>
              <w:top w:val="single" w:sz="18" w:space="0" w:color="auto"/>
              <w:left w:val="nil"/>
              <w:bottom w:val="single" w:sz="4" w:space="0" w:color="auto"/>
              <w:right w:val="nil"/>
            </w:tcBorders>
            <w:vAlign w:val="center"/>
          </w:tcPr>
          <w:p w14:paraId="440D998D" w14:textId="77777777" w:rsidR="0059503C" w:rsidRDefault="0059503C" w:rsidP="005C6FC2">
            <w:pPr>
              <w:spacing w:after="0"/>
              <w:jc w:val="center"/>
              <w:rPr>
                <w:ins w:id="196" w:author="Alicia" w:date="2016-09-05T17:30:00Z"/>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58C8996D" w14:textId="77777777" w:rsidR="0059503C" w:rsidRDefault="0059503C" w:rsidP="005C6FC2">
            <w:pPr>
              <w:spacing w:after="0"/>
              <w:rPr>
                <w:ins w:id="197" w:author="Alicia" w:date="2016-09-05T17:30:00Z"/>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22B2D752" w14:textId="77777777" w:rsidR="0059503C" w:rsidRDefault="0059503C" w:rsidP="005C6FC2">
            <w:pPr>
              <w:spacing w:after="0" w:line="240" w:lineRule="auto"/>
              <w:jc w:val="center"/>
              <w:rPr>
                <w:ins w:id="198" w:author="Alicia" w:date="2016-09-05T17:30:00Z"/>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41FB2DC5" w14:textId="77777777" w:rsidR="0059503C" w:rsidRDefault="0059503C" w:rsidP="005C6FC2">
            <w:pPr>
              <w:spacing w:after="0" w:line="240" w:lineRule="auto"/>
              <w:jc w:val="center"/>
              <w:rPr>
                <w:ins w:id="199" w:author="Alicia" w:date="2016-09-05T17:30:00Z"/>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C17B542" w14:textId="77777777" w:rsidR="0059503C" w:rsidRDefault="0059503C" w:rsidP="005C6FC2">
            <w:pPr>
              <w:spacing w:after="0"/>
              <w:rPr>
                <w:ins w:id="200" w:author="Alicia" w:date="2016-09-05T17:30:00Z"/>
                <w:rFonts w:ascii="Times New Roman" w:hAnsi="Times New Roman" w:cs="Times New Roman"/>
                <w:sz w:val="24"/>
                <w:szCs w:val="24"/>
                <w:lang w:val="en-US"/>
              </w:rPr>
            </w:pPr>
          </w:p>
        </w:tc>
      </w:tr>
      <w:tr w:rsidR="0059503C" w14:paraId="423D4ABB" w14:textId="77777777" w:rsidTr="005C6FC2">
        <w:trPr>
          <w:ins w:id="201" w:author="Alicia" w:date="2016-09-05T17:30:00Z"/>
        </w:trPr>
        <w:tc>
          <w:tcPr>
            <w:tcW w:w="245" w:type="dxa"/>
            <w:tcBorders>
              <w:top w:val="single" w:sz="4" w:space="0" w:color="auto"/>
              <w:left w:val="nil"/>
              <w:bottom w:val="nil"/>
              <w:right w:val="nil"/>
            </w:tcBorders>
          </w:tcPr>
          <w:p w14:paraId="2DA3BF20" w14:textId="77777777" w:rsidR="0059503C" w:rsidRDefault="0059503C" w:rsidP="005C6FC2">
            <w:pPr>
              <w:spacing w:after="0"/>
              <w:rPr>
                <w:ins w:id="202" w:author="Alicia" w:date="2016-09-05T17:30:00Z"/>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DE7ED1D" w14:textId="77777777" w:rsidR="0059503C" w:rsidRDefault="0059503C" w:rsidP="005C6FC2">
            <w:pPr>
              <w:spacing w:after="0"/>
              <w:rPr>
                <w:ins w:id="203" w:author="Alicia" w:date="2016-09-05T17:30:00Z"/>
                <w:rFonts w:ascii="Times New Roman" w:hAnsi="Times New Roman" w:cs="Times New Roman"/>
                <w:sz w:val="24"/>
                <w:szCs w:val="24"/>
                <w:lang w:val="en-US"/>
              </w:rPr>
            </w:pPr>
            <w:ins w:id="204" w:author="Alicia" w:date="2016-09-05T17:30:00Z">
              <w:r>
                <w:rPr>
                  <w:rFonts w:ascii="Times New Roman" w:hAnsi="Times New Roman" w:cs="Times New Roman"/>
                  <w:sz w:val="24"/>
                  <w:szCs w:val="24"/>
                  <w:lang w:val="en-US"/>
                </w:rPr>
                <w:t>Phenology (early flowering)</w:t>
              </w:r>
            </w:ins>
          </w:p>
        </w:tc>
        <w:tc>
          <w:tcPr>
            <w:tcW w:w="473" w:type="dxa"/>
            <w:tcBorders>
              <w:top w:val="single" w:sz="4" w:space="0" w:color="auto"/>
              <w:left w:val="nil"/>
              <w:bottom w:val="nil"/>
              <w:right w:val="nil"/>
            </w:tcBorders>
            <w:vAlign w:val="center"/>
          </w:tcPr>
          <w:p w14:paraId="45805E1B" w14:textId="77777777" w:rsidR="0059503C" w:rsidRDefault="0059503C" w:rsidP="005C6FC2">
            <w:pPr>
              <w:spacing w:after="0"/>
              <w:jc w:val="center"/>
              <w:rPr>
                <w:ins w:id="205" w:author="Alicia" w:date="2016-09-05T17:30:00Z"/>
                <w:rFonts w:ascii="Times New Roman" w:hAnsi="Times New Roman" w:cs="Times New Roman"/>
                <w:sz w:val="24"/>
                <w:szCs w:val="24"/>
                <w:lang w:val="en-US"/>
              </w:rPr>
            </w:pPr>
            <w:ins w:id="206" w:author="Alicia" w:date="2016-09-05T17:30:00Z">
              <w:r>
                <w:rPr>
                  <w:rFonts w:ascii="Times New Roman" w:hAnsi="Times New Roman" w:cs="Times New Roman"/>
                  <w:sz w:val="24"/>
                  <w:szCs w:val="24"/>
                  <w:lang w:val="en-US"/>
                </w:rPr>
                <w:t>1</w:t>
              </w:r>
            </w:ins>
          </w:p>
        </w:tc>
        <w:tc>
          <w:tcPr>
            <w:tcW w:w="1298" w:type="dxa"/>
            <w:tcBorders>
              <w:top w:val="single" w:sz="4" w:space="0" w:color="auto"/>
              <w:left w:val="nil"/>
              <w:bottom w:val="nil"/>
              <w:right w:val="nil"/>
            </w:tcBorders>
            <w:vAlign w:val="center"/>
          </w:tcPr>
          <w:p w14:paraId="68A7134A" w14:textId="77777777" w:rsidR="0059503C" w:rsidRDefault="0059503C" w:rsidP="005C6FC2">
            <w:pPr>
              <w:spacing w:after="0"/>
              <w:rPr>
                <w:ins w:id="207" w:author="Alicia" w:date="2016-09-05T17:30:00Z"/>
                <w:rFonts w:ascii="Times New Roman" w:hAnsi="Times New Roman" w:cs="Times New Roman"/>
                <w:sz w:val="24"/>
                <w:szCs w:val="24"/>
                <w:lang w:val="en-US"/>
              </w:rPr>
            </w:pPr>
            <w:ins w:id="208" w:author="Alicia" w:date="2016-09-05T17:30:00Z">
              <w:r>
                <w:rPr>
                  <w:rFonts w:ascii="Times New Roman" w:hAnsi="Times New Roman" w:cs="Times New Roman"/>
                  <w:sz w:val="24"/>
                  <w:szCs w:val="24"/>
                  <w:lang w:val="en-US"/>
                </w:rPr>
                <w:t xml:space="preserve">     1.59</w:t>
              </w:r>
            </w:ins>
          </w:p>
        </w:tc>
        <w:tc>
          <w:tcPr>
            <w:tcW w:w="296" w:type="dxa"/>
            <w:tcBorders>
              <w:top w:val="single" w:sz="4" w:space="0" w:color="auto"/>
              <w:left w:val="nil"/>
              <w:bottom w:val="nil"/>
              <w:right w:val="nil"/>
            </w:tcBorders>
          </w:tcPr>
          <w:p w14:paraId="6C9BE3C8" w14:textId="77777777" w:rsidR="0059503C" w:rsidRDefault="0059503C" w:rsidP="005C6FC2">
            <w:pPr>
              <w:spacing w:after="0" w:line="240" w:lineRule="auto"/>
              <w:jc w:val="center"/>
              <w:rPr>
                <w:ins w:id="209" w:author="Alicia" w:date="2016-09-05T17:30:00Z"/>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337E710F" w14:textId="77777777" w:rsidR="0059503C" w:rsidRDefault="0059503C" w:rsidP="005C6FC2">
            <w:pPr>
              <w:spacing w:after="0" w:line="240" w:lineRule="auto"/>
              <w:jc w:val="center"/>
              <w:rPr>
                <w:ins w:id="210" w:author="Alicia" w:date="2016-09-05T17:30:00Z"/>
                <w:rFonts w:ascii="Times New Roman" w:hAnsi="Times New Roman" w:cs="Times New Roman"/>
                <w:sz w:val="24"/>
                <w:szCs w:val="24"/>
                <w:lang w:val="en-US"/>
              </w:rPr>
            </w:pPr>
            <w:ins w:id="211" w:author="Alicia" w:date="2016-09-05T17:30:00Z">
              <w:r>
                <w:rPr>
                  <w:rFonts w:ascii="Times New Roman" w:hAnsi="Times New Roman" w:cs="Times New Roman"/>
                  <w:sz w:val="24"/>
                  <w:szCs w:val="24"/>
                  <w:lang w:val="en-US"/>
                </w:rPr>
                <w:t>1</w:t>
              </w:r>
            </w:ins>
          </w:p>
        </w:tc>
        <w:tc>
          <w:tcPr>
            <w:tcW w:w="1121" w:type="dxa"/>
            <w:tcBorders>
              <w:top w:val="single" w:sz="4" w:space="0" w:color="auto"/>
              <w:left w:val="nil"/>
              <w:bottom w:val="nil"/>
              <w:right w:val="nil"/>
            </w:tcBorders>
            <w:vAlign w:val="center"/>
          </w:tcPr>
          <w:p w14:paraId="14C41A9A" w14:textId="77777777" w:rsidR="0059503C" w:rsidRDefault="0059503C" w:rsidP="005C6FC2">
            <w:pPr>
              <w:spacing w:after="0"/>
              <w:rPr>
                <w:ins w:id="212" w:author="Alicia" w:date="2016-09-05T17:30:00Z"/>
                <w:rFonts w:ascii="Times New Roman" w:hAnsi="Times New Roman" w:cs="Times New Roman"/>
                <w:sz w:val="24"/>
                <w:szCs w:val="24"/>
                <w:lang w:val="en-US"/>
              </w:rPr>
            </w:pPr>
            <w:ins w:id="213" w:author="Alicia" w:date="2016-09-05T17:30:00Z">
              <w:r>
                <w:rPr>
                  <w:rFonts w:ascii="Times New Roman" w:hAnsi="Times New Roman" w:cs="Times New Roman"/>
                  <w:sz w:val="24"/>
                  <w:szCs w:val="24"/>
                  <w:lang w:val="en-US"/>
                </w:rPr>
                <w:t xml:space="preserve">  0.42</w:t>
              </w:r>
            </w:ins>
          </w:p>
        </w:tc>
      </w:tr>
      <w:tr w:rsidR="0059503C" w14:paraId="3E9A8393" w14:textId="77777777" w:rsidTr="005C6FC2">
        <w:trPr>
          <w:ins w:id="214" w:author="Alicia" w:date="2016-09-05T17:30:00Z"/>
        </w:trPr>
        <w:tc>
          <w:tcPr>
            <w:tcW w:w="245" w:type="dxa"/>
            <w:tcBorders>
              <w:top w:val="nil"/>
              <w:left w:val="nil"/>
              <w:bottom w:val="nil"/>
              <w:right w:val="nil"/>
            </w:tcBorders>
          </w:tcPr>
          <w:p w14:paraId="4468B808" w14:textId="77777777" w:rsidR="0059503C" w:rsidRDefault="0059503C" w:rsidP="005C6FC2">
            <w:pPr>
              <w:spacing w:after="0"/>
              <w:rPr>
                <w:ins w:id="215"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0068EB6B" w14:textId="77777777" w:rsidR="0059503C" w:rsidRDefault="0059503C" w:rsidP="005C6FC2">
            <w:pPr>
              <w:spacing w:after="0"/>
              <w:rPr>
                <w:ins w:id="216" w:author="Alicia" w:date="2016-09-05T17:30:00Z"/>
                <w:rFonts w:ascii="Times New Roman" w:hAnsi="Times New Roman" w:cs="Times New Roman"/>
                <w:sz w:val="24"/>
                <w:szCs w:val="24"/>
                <w:lang w:val="en-US"/>
              </w:rPr>
            </w:pPr>
            <w:ins w:id="217" w:author="Alicia" w:date="2016-09-05T17:30:00Z">
              <w:r>
                <w:rPr>
                  <w:rFonts w:ascii="Times New Roman" w:hAnsi="Times New Roman" w:cs="Times New Roman"/>
                  <w:sz w:val="24"/>
                  <w:szCs w:val="24"/>
                  <w:lang w:val="en-US"/>
                </w:rPr>
                <w:t>Flower number</w:t>
              </w:r>
            </w:ins>
          </w:p>
        </w:tc>
        <w:tc>
          <w:tcPr>
            <w:tcW w:w="473" w:type="dxa"/>
            <w:tcBorders>
              <w:top w:val="nil"/>
              <w:left w:val="nil"/>
              <w:bottom w:val="nil"/>
              <w:right w:val="nil"/>
            </w:tcBorders>
            <w:vAlign w:val="center"/>
          </w:tcPr>
          <w:p w14:paraId="541C198C" w14:textId="77777777" w:rsidR="0059503C" w:rsidRDefault="0059503C" w:rsidP="005C6FC2">
            <w:pPr>
              <w:spacing w:after="0"/>
              <w:jc w:val="center"/>
              <w:rPr>
                <w:ins w:id="218" w:author="Alicia" w:date="2016-09-05T17:30:00Z"/>
                <w:rFonts w:ascii="Times New Roman" w:hAnsi="Times New Roman" w:cs="Times New Roman"/>
                <w:sz w:val="24"/>
                <w:szCs w:val="24"/>
                <w:lang w:val="en-US"/>
              </w:rPr>
            </w:pPr>
            <w:ins w:id="219"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550CFA1C" w14:textId="77777777" w:rsidR="0059503C" w:rsidRDefault="0059503C" w:rsidP="005C6FC2">
            <w:pPr>
              <w:tabs>
                <w:tab w:val="decimal" w:pos="589"/>
              </w:tabs>
              <w:spacing w:after="0"/>
              <w:rPr>
                <w:ins w:id="220" w:author="Alicia" w:date="2016-09-05T17:30:00Z"/>
                <w:rFonts w:ascii="Times New Roman" w:hAnsi="Times New Roman" w:cs="Times New Roman"/>
                <w:sz w:val="24"/>
                <w:szCs w:val="24"/>
                <w:lang w:val="en-US"/>
              </w:rPr>
            </w:pPr>
            <w:ins w:id="221" w:author="Alicia" w:date="2016-09-05T17:30:00Z">
              <w:r>
                <w:rPr>
                  <w:rFonts w:ascii="Times New Roman" w:hAnsi="Times New Roman" w:cs="Times New Roman"/>
                  <w:sz w:val="24"/>
                  <w:szCs w:val="24"/>
                  <w:lang w:val="en-US"/>
                </w:rPr>
                <w:t>19.30***</w:t>
              </w:r>
            </w:ins>
          </w:p>
        </w:tc>
        <w:tc>
          <w:tcPr>
            <w:tcW w:w="296" w:type="dxa"/>
            <w:tcBorders>
              <w:top w:val="nil"/>
              <w:left w:val="nil"/>
              <w:bottom w:val="nil"/>
              <w:right w:val="nil"/>
            </w:tcBorders>
          </w:tcPr>
          <w:p w14:paraId="6DE3DBC3" w14:textId="77777777" w:rsidR="0059503C" w:rsidRDefault="0059503C" w:rsidP="005C6FC2">
            <w:pPr>
              <w:spacing w:after="0" w:line="240" w:lineRule="auto"/>
              <w:jc w:val="center"/>
              <w:rPr>
                <w:ins w:id="222"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5972AEA4" w14:textId="77777777" w:rsidR="0059503C" w:rsidRDefault="0059503C" w:rsidP="005C6FC2">
            <w:pPr>
              <w:spacing w:after="0" w:line="240" w:lineRule="auto"/>
              <w:jc w:val="center"/>
              <w:rPr>
                <w:ins w:id="223" w:author="Alicia" w:date="2016-09-05T17:30:00Z"/>
                <w:rFonts w:ascii="Times New Roman" w:hAnsi="Times New Roman" w:cs="Times New Roman"/>
                <w:sz w:val="24"/>
                <w:szCs w:val="24"/>
                <w:lang w:val="en-US"/>
              </w:rPr>
            </w:pPr>
            <w:ins w:id="224"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1FA2AB83" w14:textId="77777777" w:rsidR="0059503C" w:rsidRDefault="0059503C" w:rsidP="005C6FC2">
            <w:pPr>
              <w:tabs>
                <w:tab w:val="decimal" w:pos="163"/>
              </w:tabs>
              <w:spacing w:after="0"/>
              <w:rPr>
                <w:ins w:id="225" w:author="Alicia" w:date="2016-09-05T17:30:00Z"/>
                <w:rFonts w:ascii="Times New Roman" w:hAnsi="Times New Roman" w:cs="Times New Roman"/>
                <w:sz w:val="24"/>
                <w:szCs w:val="24"/>
                <w:lang w:val="en-US"/>
              </w:rPr>
            </w:pPr>
            <w:ins w:id="226" w:author="Alicia" w:date="2016-09-05T17:30:00Z">
              <w:r>
                <w:rPr>
                  <w:rFonts w:ascii="Times New Roman" w:hAnsi="Times New Roman" w:cs="Times New Roman"/>
                  <w:sz w:val="24"/>
                  <w:szCs w:val="24"/>
                  <w:lang w:val="en-US"/>
                </w:rPr>
                <w:t xml:space="preserve">  8.78**</w:t>
              </w:r>
            </w:ins>
          </w:p>
        </w:tc>
      </w:tr>
      <w:tr w:rsidR="0059503C" w:rsidRPr="006C1A0F" w14:paraId="3B22EB44" w14:textId="77777777" w:rsidTr="005C6FC2">
        <w:trPr>
          <w:ins w:id="227" w:author="Alicia" w:date="2016-09-05T17:30:00Z"/>
        </w:trPr>
        <w:tc>
          <w:tcPr>
            <w:tcW w:w="245" w:type="dxa"/>
            <w:tcBorders>
              <w:top w:val="nil"/>
              <w:left w:val="nil"/>
              <w:bottom w:val="nil"/>
              <w:right w:val="nil"/>
            </w:tcBorders>
          </w:tcPr>
          <w:p w14:paraId="48B68714" w14:textId="77777777" w:rsidR="0059503C" w:rsidRDefault="0059503C" w:rsidP="005C6FC2">
            <w:pPr>
              <w:spacing w:after="0"/>
              <w:rPr>
                <w:ins w:id="228"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1D68DA97" w14:textId="77777777" w:rsidR="0059503C" w:rsidRDefault="0059503C" w:rsidP="005C6FC2">
            <w:pPr>
              <w:spacing w:after="0"/>
              <w:rPr>
                <w:ins w:id="229" w:author="Alicia" w:date="2016-09-05T17:30:00Z"/>
                <w:rFonts w:ascii="Times New Roman" w:hAnsi="Times New Roman" w:cs="Times New Roman"/>
                <w:sz w:val="24"/>
                <w:szCs w:val="24"/>
                <w:lang w:val="en-US"/>
              </w:rPr>
            </w:pPr>
            <w:ins w:id="230" w:author="Alicia" w:date="2016-09-05T17:30:00Z">
              <w:r>
                <w:rPr>
                  <w:rFonts w:ascii="Times New Roman" w:hAnsi="Times New Roman" w:cs="Times New Roman"/>
                  <w:sz w:val="24"/>
                  <w:szCs w:val="24"/>
                  <w:lang w:val="en-US"/>
                </w:rPr>
                <w:t>Shoot height</w:t>
              </w:r>
            </w:ins>
          </w:p>
        </w:tc>
        <w:tc>
          <w:tcPr>
            <w:tcW w:w="473" w:type="dxa"/>
            <w:tcBorders>
              <w:top w:val="nil"/>
              <w:left w:val="nil"/>
              <w:bottom w:val="nil"/>
              <w:right w:val="nil"/>
            </w:tcBorders>
            <w:vAlign w:val="center"/>
          </w:tcPr>
          <w:p w14:paraId="5A96A1E7" w14:textId="77777777" w:rsidR="0059503C" w:rsidRDefault="0059503C" w:rsidP="005C6FC2">
            <w:pPr>
              <w:spacing w:after="0"/>
              <w:jc w:val="center"/>
              <w:rPr>
                <w:ins w:id="231" w:author="Alicia" w:date="2016-09-05T17:30:00Z"/>
                <w:rFonts w:ascii="Times New Roman" w:hAnsi="Times New Roman" w:cs="Times New Roman"/>
                <w:sz w:val="24"/>
                <w:szCs w:val="24"/>
                <w:lang w:val="en-US"/>
              </w:rPr>
            </w:pPr>
            <w:ins w:id="232"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5FCE0CF5" w14:textId="77777777" w:rsidR="0059503C" w:rsidRDefault="0059503C" w:rsidP="005C6FC2">
            <w:pPr>
              <w:spacing w:after="0"/>
              <w:rPr>
                <w:ins w:id="233" w:author="Alicia" w:date="2016-09-05T17:30:00Z"/>
                <w:rFonts w:ascii="Times New Roman" w:hAnsi="Times New Roman" w:cs="Times New Roman"/>
                <w:sz w:val="24"/>
                <w:szCs w:val="24"/>
                <w:lang w:val="en-US"/>
              </w:rPr>
            </w:pPr>
            <w:ins w:id="234" w:author="Alicia" w:date="2016-09-05T17:30:00Z">
              <w:r>
                <w:rPr>
                  <w:rFonts w:ascii="Times New Roman" w:hAnsi="Times New Roman" w:cs="Times New Roman"/>
                  <w:sz w:val="24"/>
                  <w:szCs w:val="24"/>
                  <w:lang w:val="en-US"/>
                </w:rPr>
                <w:t xml:space="preserve">    0.37</w:t>
              </w:r>
            </w:ins>
          </w:p>
        </w:tc>
        <w:tc>
          <w:tcPr>
            <w:tcW w:w="296" w:type="dxa"/>
            <w:tcBorders>
              <w:top w:val="nil"/>
              <w:left w:val="nil"/>
              <w:bottom w:val="nil"/>
              <w:right w:val="nil"/>
            </w:tcBorders>
          </w:tcPr>
          <w:p w14:paraId="7ED3FE5F" w14:textId="77777777" w:rsidR="0059503C" w:rsidRDefault="0059503C" w:rsidP="005C6FC2">
            <w:pPr>
              <w:spacing w:after="0" w:line="240" w:lineRule="auto"/>
              <w:jc w:val="center"/>
              <w:rPr>
                <w:ins w:id="235"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5D28DE1" w14:textId="77777777" w:rsidR="0059503C" w:rsidRDefault="0059503C" w:rsidP="005C6FC2">
            <w:pPr>
              <w:spacing w:after="0" w:line="240" w:lineRule="auto"/>
              <w:jc w:val="center"/>
              <w:rPr>
                <w:ins w:id="236" w:author="Alicia" w:date="2016-09-05T17:30:00Z"/>
                <w:rFonts w:ascii="Times New Roman" w:hAnsi="Times New Roman" w:cs="Times New Roman"/>
                <w:sz w:val="24"/>
                <w:szCs w:val="24"/>
                <w:lang w:val="en-US"/>
              </w:rPr>
            </w:pPr>
            <w:ins w:id="237"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1999C4E3" w14:textId="77777777" w:rsidR="0059503C" w:rsidRDefault="0059503C" w:rsidP="005C6FC2">
            <w:pPr>
              <w:spacing w:after="0"/>
              <w:rPr>
                <w:ins w:id="238" w:author="Alicia" w:date="2016-09-05T17:30:00Z"/>
                <w:rFonts w:ascii="Times New Roman" w:hAnsi="Times New Roman" w:cs="Times New Roman"/>
                <w:sz w:val="24"/>
                <w:szCs w:val="24"/>
                <w:lang w:val="en-US"/>
              </w:rPr>
            </w:pPr>
            <w:ins w:id="239" w:author="Alicia" w:date="2016-09-05T17:30:00Z">
              <w:r>
                <w:rPr>
                  <w:rFonts w:ascii="Times New Roman" w:hAnsi="Times New Roman" w:cs="Times New Roman"/>
                  <w:sz w:val="24"/>
                  <w:szCs w:val="24"/>
                  <w:lang w:val="en-US"/>
                </w:rPr>
                <w:t xml:space="preserve">  2.41</w:t>
              </w:r>
            </w:ins>
          </w:p>
        </w:tc>
      </w:tr>
      <w:tr w:rsidR="0059503C" w:rsidRPr="006C1A0F" w14:paraId="70996ACF" w14:textId="77777777" w:rsidTr="005C6FC2">
        <w:trPr>
          <w:ins w:id="240" w:author="Alicia" w:date="2016-09-05T17:30:00Z"/>
        </w:trPr>
        <w:tc>
          <w:tcPr>
            <w:tcW w:w="245" w:type="dxa"/>
            <w:tcBorders>
              <w:top w:val="nil"/>
              <w:left w:val="nil"/>
              <w:bottom w:val="nil"/>
              <w:right w:val="nil"/>
            </w:tcBorders>
          </w:tcPr>
          <w:p w14:paraId="45A86F63" w14:textId="77777777" w:rsidR="0059503C" w:rsidRDefault="0059503C" w:rsidP="005C6FC2">
            <w:pPr>
              <w:spacing w:after="0"/>
              <w:rPr>
                <w:ins w:id="241"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9C60114" w14:textId="77777777" w:rsidR="0059503C" w:rsidRDefault="0059503C" w:rsidP="005C6FC2">
            <w:pPr>
              <w:spacing w:after="0"/>
              <w:rPr>
                <w:ins w:id="242" w:author="Alicia" w:date="2016-09-05T17:30:00Z"/>
                <w:rFonts w:ascii="Times New Roman" w:hAnsi="Times New Roman" w:cs="Times New Roman"/>
                <w:sz w:val="24"/>
                <w:szCs w:val="24"/>
                <w:lang w:val="en-US"/>
              </w:rPr>
            </w:pPr>
            <w:ins w:id="243" w:author="Alicia" w:date="2016-09-05T17:30:00Z">
              <w:r>
                <w:rPr>
                  <w:rFonts w:ascii="Times New Roman" w:hAnsi="Times New Roman" w:cs="Times New Roman"/>
                  <w:sz w:val="24"/>
                  <w:szCs w:val="24"/>
                  <w:lang w:val="en-US"/>
                </w:rPr>
                <w:t>Population × Phenology</w:t>
              </w:r>
            </w:ins>
          </w:p>
        </w:tc>
        <w:tc>
          <w:tcPr>
            <w:tcW w:w="473" w:type="dxa"/>
            <w:tcBorders>
              <w:top w:val="nil"/>
              <w:left w:val="nil"/>
              <w:bottom w:val="nil"/>
              <w:right w:val="nil"/>
            </w:tcBorders>
            <w:vAlign w:val="center"/>
          </w:tcPr>
          <w:p w14:paraId="6C244D7B" w14:textId="77777777" w:rsidR="0059503C" w:rsidRDefault="0059503C" w:rsidP="005C6FC2">
            <w:pPr>
              <w:spacing w:after="0"/>
              <w:jc w:val="center"/>
              <w:rPr>
                <w:ins w:id="244" w:author="Alicia" w:date="2016-09-05T17:30:00Z"/>
                <w:rFonts w:ascii="Times New Roman" w:hAnsi="Times New Roman" w:cs="Times New Roman"/>
                <w:sz w:val="24"/>
                <w:szCs w:val="24"/>
                <w:lang w:val="en-US"/>
              </w:rPr>
            </w:pPr>
            <w:ins w:id="245"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47BD5321" w14:textId="77777777" w:rsidR="0059503C" w:rsidRDefault="0059503C" w:rsidP="005C6FC2">
            <w:pPr>
              <w:spacing w:after="0"/>
              <w:rPr>
                <w:ins w:id="246" w:author="Alicia" w:date="2016-09-05T17:30:00Z"/>
                <w:rFonts w:ascii="Times New Roman" w:hAnsi="Times New Roman" w:cs="Times New Roman"/>
                <w:sz w:val="24"/>
                <w:szCs w:val="24"/>
                <w:lang w:val="en-US"/>
              </w:rPr>
            </w:pPr>
            <w:ins w:id="247" w:author="Alicia" w:date="2016-09-05T17:30:00Z">
              <w:r>
                <w:rPr>
                  <w:rFonts w:ascii="Times New Roman" w:hAnsi="Times New Roman" w:cs="Times New Roman"/>
                  <w:sz w:val="24"/>
                  <w:szCs w:val="24"/>
                  <w:lang w:val="en-US"/>
                </w:rPr>
                <w:t xml:space="preserve">    3.61***</w:t>
              </w:r>
            </w:ins>
          </w:p>
        </w:tc>
        <w:tc>
          <w:tcPr>
            <w:tcW w:w="296" w:type="dxa"/>
            <w:tcBorders>
              <w:top w:val="nil"/>
              <w:left w:val="nil"/>
              <w:bottom w:val="nil"/>
              <w:right w:val="nil"/>
            </w:tcBorders>
          </w:tcPr>
          <w:p w14:paraId="452B04F6" w14:textId="77777777" w:rsidR="0059503C" w:rsidRDefault="0059503C" w:rsidP="005C6FC2">
            <w:pPr>
              <w:spacing w:after="0" w:line="240" w:lineRule="auto"/>
              <w:jc w:val="center"/>
              <w:rPr>
                <w:ins w:id="248"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1E6A2165" w14:textId="77777777" w:rsidR="0059503C" w:rsidRDefault="0059503C" w:rsidP="005C6FC2">
            <w:pPr>
              <w:spacing w:after="0" w:line="240" w:lineRule="auto"/>
              <w:jc w:val="center"/>
              <w:rPr>
                <w:ins w:id="249" w:author="Alicia" w:date="2016-09-05T17:30:00Z"/>
                <w:rFonts w:ascii="Times New Roman" w:hAnsi="Times New Roman" w:cs="Times New Roman"/>
                <w:sz w:val="24"/>
                <w:szCs w:val="24"/>
                <w:lang w:val="en-US"/>
              </w:rPr>
            </w:pPr>
            <w:ins w:id="250"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688FD2DE" w14:textId="77777777" w:rsidR="0059503C" w:rsidRDefault="0059503C" w:rsidP="005C6FC2">
            <w:pPr>
              <w:spacing w:after="0"/>
              <w:rPr>
                <w:ins w:id="251" w:author="Alicia" w:date="2016-09-05T17:30:00Z"/>
                <w:rFonts w:ascii="Times New Roman" w:hAnsi="Times New Roman" w:cs="Times New Roman"/>
                <w:sz w:val="24"/>
                <w:szCs w:val="24"/>
                <w:lang w:val="en-US"/>
              </w:rPr>
            </w:pPr>
            <w:ins w:id="252" w:author="Alicia" w:date="2016-09-05T17:30:00Z">
              <w:r>
                <w:rPr>
                  <w:rFonts w:ascii="Times New Roman" w:hAnsi="Times New Roman" w:cs="Times New Roman"/>
                  <w:sz w:val="24"/>
                  <w:szCs w:val="24"/>
                  <w:lang w:val="en-US"/>
                </w:rPr>
                <w:t xml:space="preserve">  1.98*</w:t>
              </w:r>
            </w:ins>
          </w:p>
        </w:tc>
      </w:tr>
      <w:tr w:rsidR="0059503C" w:rsidRPr="006C1A0F" w14:paraId="137886EE" w14:textId="77777777" w:rsidTr="005C6FC2">
        <w:trPr>
          <w:ins w:id="253" w:author="Alicia" w:date="2016-09-05T17:30:00Z"/>
        </w:trPr>
        <w:tc>
          <w:tcPr>
            <w:tcW w:w="245" w:type="dxa"/>
            <w:tcBorders>
              <w:top w:val="nil"/>
              <w:left w:val="nil"/>
              <w:bottom w:val="nil"/>
              <w:right w:val="nil"/>
            </w:tcBorders>
          </w:tcPr>
          <w:p w14:paraId="48A37113" w14:textId="77777777" w:rsidR="0059503C" w:rsidRDefault="0059503C" w:rsidP="005C6FC2">
            <w:pPr>
              <w:spacing w:after="0"/>
              <w:rPr>
                <w:ins w:id="254"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4135B2B4" w14:textId="77777777" w:rsidR="0059503C" w:rsidRDefault="0059503C" w:rsidP="005C6FC2">
            <w:pPr>
              <w:spacing w:after="0"/>
              <w:rPr>
                <w:ins w:id="255" w:author="Alicia" w:date="2016-09-05T17:30:00Z"/>
                <w:rFonts w:ascii="Times New Roman" w:hAnsi="Times New Roman" w:cs="Times New Roman"/>
                <w:sz w:val="24"/>
                <w:szCs w:val="24"/>
                <w:lang w:val="en-US"/>
              </w:rPr>
            </w:pPr>
            <w:ins w:id="256" w:author="Alicia" w:date="2016-09-05T17:30:00Z">
              <w:r>
                <w:rPr>
                  <w:rFonts w:ascii="Times New Roman" w:hAnsi="Times New Roman" w:cs="Times New Roman"/>
                  <w:sz w:val="24"/>
                  <w:szCs w:val="24"/>
                  <w:lang w:val="en-US"/>
                </w:rPr>
                <w:t>Population × Flower number</w:t>
              </w:r>
            </w:ins>
          </w:p>
        </w:tc>
        <w:tc>
          <w:tcPr>
            <w:tcW w:w="473" w:type="dxa"/>
            <w:tcBorders>
              <w:top w:val="nil"/>
              <w:left w:val="nil"/>
              <w:bottom w:val="nil"/>
              <w:right w:val="nil"/>
            </w:tcBorders>
            <w:vAlign w:val="center"/>
          </w:tcPr>
          <w:p w14:paraId="44158433" w14:textId="77777777" w:rsidR="0059503C" w:rsidRDefault="0059503C" w:rsidP="005C6FC2">
            <w:pPr>
              <w:spacing w:after="0"/>
              <w:jc w:val="center"/>
              <w:rPr>
                <w:ins w:id="257" w:author="Alicia" w:date="2016-09-05T17:30:00Z"/>
                <w:rFonts w:ascii="Times New Roman" w:hAnsi="Times New Roman" w:cs="Times New Roman"/>
                <w:sz w:val="24"/>
                <w:szCs w:val="24"/>
                <w:lang w:val="en-US"/>
              </w:rPr>
            </w:pPr>
            <w:ins w:id="258"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087D6615" w14:textId="77777777" w:rsidR="0059503C" w:rsidRDefault="0059503C" w:rsidP="005C6FC2">
            <w:pPr>
              <w:spacing w:after="0"/>
              <w:rPr>
                <w:ins w:id="259" w:author="Alicia" w:date="2016-09-05T17:30:00Z"/>
                <w:rFonts w:ascii="Times New Roman" w:hAnsi="Times New Roman" w:cs="Times New Roman"/>
                <w:sz w:val="24"/>
                <w:szCs w:val="24"/>
                <w:lang w:val="en-US"/>
              </w:rPr>
            </w:pPr>
            <w:ins w:id="260" w:author="Alicia" w:date="2016-09-05T17:30:00Z">
              <w:r>
                <w:rPr>
                  <w:rFonts w:ascii="Times New Roman" w:hAnsi="Times New Roman" w:cs="Times New Roman"/>
                  <w:sz w:val="24"/>
                  <w:szCs w:val="24"/>
                  <w:lang w:val="en-US"/>
                </w:rPr>
                <w:t xml:space="preserve">    3.88***</w:t>
              </w:r>
            </w:ins>
          </w:p>
        </w:tc>
        <w:tc>
          <w:tcPr>
            <w:tcW w:w="296" w:type="dxa"/>
            <w:tcBorders>
              <w:top w:val="nil"/>
              <w:left w:val="nil"/>
              <w:bottom w:val="nil"/>
              <w:right w:val="nil"/>
            </w:tcBorders>
          </w:tcPr>
          <w:p w14:paraId="4DC1E707" w14:textId="77777777" w:rsidR="0059503C" w:rsidRDefault="0059503C" w:rsidP="005C6FC2">
            <w:pPr>
              <w:spacing w:after="0" w:line="240" w:lineRule="auto"/>
              <w:jc w:val="center"/>
              <w:rPr>
                <w:ins w:id="261"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2C8E89D" w14:textId="77777777" w:rsidR="0059503C" w:rsidRDefault="0059503C" w:rsidP="005C6FC2">
            <w:pPr>
              <w:spacing w:after="0" w:line="240" w:lineRule="auto"/>
              <w:jc w:val="center"/>
              <w:rPr>
                <w:ins w:id="262" w:author="Alicia" w:date="2016-09-05T17:30:00Z"/>
                <w:rFonts w:ascii="Times New Roman" w:hAnsi="Times New Roman" w:cs="Times New Roman"/>
                <w:sz w:val="24"/>
                <w:szCs w:val="24"/>
                <w:lang w:val="en-US"/>
              </w:rPr>
            </w:pPr>
            <w:ins w:id="263"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10908630" w14:textId="77777777" w:rsidR="0059503C" w:rsidRDefault="0059503C" w:rsidP="005C6FC2">
            <w:pPr>
              <w:tabs>
                <w:tab w:val="decimal" w:pos="589"/>
              </w:tabs>
              <w:spacing w:after="0"/>
              <w:rPr>
                <w:ins w:id="264" w:author="Alicia" w:date="2016-09-05T17:30:00Z"/>
                <w:rFonts w:ascii="Times New Roman" w:hAnsi="Times New Roman" w:cs="Times New Roman"/>
                <w:sz w:val="24"/>
                <w:szCs w:val="24"/>
                <w:lang w:val="en-US"/>
              </w:rPr>
            </w:pPr>
            <w:ins w:id="265" w:author="Alicia" w:date="2016-09-05T17:30:00Z">
              <w:r>
                <w:rPr>
                  <w:rFonts w:ascii="Times New Roman" w:hAnsi="Times New Roman" w:cs="Times New Roman"/>
                  <w:sz w:val="24"/>
                  <w:szCs w:val="24"/>
                  <w:lang w:val="en-US"/>
                </w:rPr>
                <w:t>2.90***</w:t>
              </w:r>
            </w:ins>
          </w:p>
        </w:tc>
      </w:tr>
      <w:tr w:rsidR="0059503C" w14:paraId="1821D9CF" w14:textId="77777777" w:rsidTr="005C6FC2">
        <w:trPr>
          <w:ins w:id="266" w:author="Alicia" w:date="2016-09-05T17:30:00Z"/>
        </w:trPr>
        <w:tc>
          <w:tcPr>
            <w:tcW w:w="245" w:type="dxa"/>
            <w:tcBorders>
              <w:top w:val="nil"/>
              <w:left w:val="nil"/>
              <w:bottom w:val="nil"/>
              <w:right w:val="nil"/>
            </w:tcBorders>
          </w:tcPr>
          <w:p w14:paraId="11DD0160" w14:textId="77777777" w:rsidR="0059503C" w:rsidRDefault="0059503C" w:rsidP="005C6FC2">
            <w:pPr>
              <w:spacing w:after="0"/>
              <w:rPr>
                <w:ins w:id="267"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68A7A18" w14:textId="77777777" w:rsidR="0059503C" w:rsidRDefault="0059503C" w:rsidP="005C6FC2">
            <w:pPr>
              <w:spacing w:after="0"/>
              <w:rPr>
                <w:ins w:id="268" w:author="Alicia" w:date="2016-09-05T17:30:00Z"/>
                <w:rFonts w:ascii="Times New Roman" w:hAnsi="Times New Roman" w:cs="Times New Roman"/>
                <w:sz w:val="24"/>
                <w:szCs w:val="24"/>
                <w:lang w:val="en-US"/>
              </w:rPr>
            </w:pPr>
            <w:ins w:id="269" w:author="Alicia" w:date="2016-09-05T17:30:00Z">
              <w:r>
                <w:rPr>
                  <w:rFonts w:ascii="Times New Roman" w:hAnsi="Times New Roman" w:cs="Times New Roman"/>
                  <w:sz w:val="24"/>
                  <w:szCs w:val="24"/>
                  <w:lang w:val="en-US"/>
                </w:rPr>
                <w:t>Population × Shoot height</w:t>
              </w:r>
            </w:ins>
          </w:p>
        </w:tc>
        <w:tc>
          <w:tcPr>
            <w:tcW w:w="473" w:type="dxa"/>
            <w:tcBorders>
              <w:top w:val="nil"/>
              <w:left w:val="nil"/>
              <w:bottom w:val="nil"/>
              <w:right w:val="nil"/>
            </w:tcBorders>
            <w:vAlign w:val="center"/>
          </w:tcPr>
          <w:p w14:paraId="697AC9BA" w14:textId="77777777" w:rsidR="0059503C" w:rsidRDefault="0059503C" w:rsidP="005C6FC2">
            <w:pPr>
              <w:spacing w:after="0"/>
              <w:jc w:val="center"/>
              <w:rPr>
                <w:ins w:id="270" w:author="Alicia" w:date="2016-09-05T17:30:00Z"/>
                <w:rFonts w:ascii="Times New Roman" w:hAnsi="Times New Roman" w:cs="Times New Roman"/>
                <w:sz w:val="24"/>
                <w:szCs w:val="24"/>
                <w:lang w:val="en-US"/>
              </w:rPr>
            </w:pPr>
            <w:ins w:id="271"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2699CAB3" w14:textId="77777777" w:rsidR="0059503C" w:rsidRDefault="0059503C" w:rsidP="005C6FC2">
            <w:pPr>
              <w:spacing w:after="0"/>
              <w:rPr>
                <w:ins w:id="272" w:author="Alicia" w:date="2016-09-05T17:30:00Z"/>
                <w:rFonts w:ascii="Times New Roman" w:hAnsi="Times New Roman" w:cs="Times New Roman"/>
                <w:sz w:val="24"/>
                <w:szCs w:val="24"/>
                <w:lang w:val="en-US"/>
              </w:rPr>
            </w:pPr>
            <w:ins w:id="273" w:author="Alicia" w:date="2016-09-05T17:30:00Z">
              <w:r>
                <w:rPr>
                  <w:rFonts w:ascii="Times New Roman" w:hAnsi="Times New Roman" w:cs="Times New Roman"/>
                  <w:sz w:val="24"/>
                  <w:szCs w:val="24"/>
                  <w:lang w:val="en-US"/>
                </w:rPr>
                <w:t xml:space="preserve">    1.19</w:t>
              </w:r>
            </w:ins>
          </w:p>
        </w:tc>
        <w:tc>
          <w:tcPr>
            <w:tcW w:w="296" w:type="dxa"/>
            <w:tcBorders>
              <w:top w:val="nil"/>
              <w:left w:val="nil"/>
              <w:bottom w:val="nil"/>
              <w:right w:val="nil"/>
            </w:tcBorders>
          </w:tcPr>
          <w:p w14:paraId="7501FE9B" w14:textId="77777777" w:rsidR="0059503C" w:rsidRDefault="0059503C" w:rsidP="005C6FC2">
            <w:pPr>
              <w:spacing w:after="0" w:line="240" w:lineRule="auto"/>
              <w:jc w:val="center"/>
              <w:rPr>
                <w:ins w:id="274"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68916862" w14:textId="77777777" w:rsidR="0059503C" w:rsidRDefault="0059503C" w:rsidP="005C6FC2">
            <w:pPr>
              <w:spacing w:after="0" w:line="240" w:lineRule="auto"/>
              <w:jc w:val="center"/>
              <w:rPr>
                <w:ins w:id="275" w:author="Alicia" w:date="2016-09-05T17:30:00Z"/>
                <w:rFonts w:ascii="Times New Roman" w:hAnsi="Times New Roman" w:cs="Times New Roman"/>
                <w:sz w:val="24"/>
                <w:szCs w:val="24"/>
                <w:lang w:val="en-US"/>
              </w:rPr>
            </w:pPr>
            <w:ins w:id="276"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2D5E5CFB" w14:textId="77777777" w:rsidR="0059503C" w:rsidRDefault="0059503C" w:rsidP="005C6FC2">
            <w:pPr>
              <w:spacing w:after="0"/>
              <w:rPr>
                <w:ins w:id="277" w:author="Alicia" w:date="2016-09-05T17:30:00Z"/>
                <w:rFonts w:ascii="Times New Roman" w:hAnsi="Times New Roman" w:cs="Times New Roman"/>
                <w:sz w:val="24"/>
                <w:szCs w:val="24"/>
                <w:lang w:val="en-US"/>
              </w:rPr>
            </w:pPr>
            <w:ins w:id="278" w:author="Alicia" w:date="2016-09-05T17:30:00Z">
              <w:r>
                <w:rPr>
                  <w:rFonts w:ascii="Times New Roman" w:hAnsi="Times New Roman" w:cs="Times New Roman"/>
                  <w:sz w:val="24"/>
                  <w:szCs w:val="24"/>
                  <w:lang w:val="en-US"/>
                </w:rPr>
                <w:t xml:space="preserve">  2.35**</w:t>
              </w:r>
            </w:ins>
          </w:p>
        </w:tc>
      </w:tr>
      <w:tr w:rsidR="0059503C" w14:paraId="255B3211" w14:textId="77777777" w:rsidTr="005C6FC2">
        <w:trPr>
          <w:ins w:id="279" w:author="Alicia" w:date="2016-09-05T17:30:00Z"/>
        </w:trPr>
        <w:tc>
          <w:tcPr>
            <w:tcW w:w="245" w:type="dxa"/>
            <w:tcBorders>
              <w:top w:val="nil"/>
              <w:left w:val="nil"/>
              <w:bottom w:val="nil"/>
              <w:right w:val="nil"/>
            </w:tcBorders>
          </w:tcPr>
          <w:p w14:paraId="65AD9EC2" w14:textId="77777777" w:rsidR="0059503C" w:rsidRDefault="0059503C" w:rsidP="005C6FC2">
            <w:pPr>
              <w:spacing w:after="0" w:line="240" w:lineRule="auto"/>
              <w:rPr>
                <w:ins w:id="280"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50B05A08" w14:textId="77777777" w:rsidR="0059503C" w:rsidRDefault="0059503C" w:rsidP="005C6FC2">
            <w:pPr>
              <w:spacing w:after="0" w:line="240" w:lineRule="auto"/>
              <w:rPr>
                <w:ins w:id="281" w:author="Alicia" w:date="2016-09-05T17:30:00Z"/>
                <w:rFonts w:ascii="Times New Roman" w:hAnsi="Times New Roman" w:cs="Times New Roman"/>
                <w:sz w:val="24"/>
                <w:szCs w:val="24"/>
                <w:lang w:val="en-US"/>
              </w:rPr>
            </w:pPr>
          </w:p>
        </w:tc>
        <w:tc>
          <w:tcPr>
            <w:tcW w:w="473" w:type="dxa"/>
            <w:tcBorders>
              <w:top w:val="nil"/>
              <w:left w:val="nil"/>
              <w:bottom w:val="nil"/>
              <w:right w:val="nil"/>
            </w:tcBorders>
            <w:vAlign w:val="center"/>
          </w:tcPr>
          <w:p w14:paraId="187AD1C8" w14:textId="77777777" w:rsidR="0059503C" w:rsidRDefault="0059503C" w:rsidP="005C6FC2">
            <w:pPr>
              <w:spacing w:after="0" w:line="240" w:lineRule="auto"/>
              <w:jc w:val="center"/>
              <w:rPr>
                <w:ins w:id="282" w:author="Alicia" w:date="2016-09-05T17:30:00Z"/>
                <w:rFonts w:ascii="Times New Roman" w:hAnsi="Times New Roman" w:cs="Times New Roman"/>
                <w:sz w:val="24"/>
                <w:szCs w:val="24"/>
                <w:lang w:val="en-US"/>
              </w:rPr>
            </w:pPr>
          </w:p>
        </w:tc>
        <w:tc>
          <w:tcPr>
            <w:tcW w:w="1298" w:type="dxa"/>
            <w:tcBorders>
              <w:top w:val="nil"/>
              <w:left w:val="nil"/>
              <w:bottom w:val="nil"/>
              <w:right w:val="nil"/>
            </w:tcBorders>
            <w:vAlign w:val="center"/>
          </w:tcPr>
          <w:p w14:paraId="3ACE9636" w14:textId="77777777" w:rsidR="0059503C" w:rsidRDefault="0059503C" w:rsidP="005C6FC2">
            <w:pPr>
              <w:tabs>
                <w:tab w:val="decimal" w:pos="-7922"/>
              </w:tabs>
              <w:spacing w:after="0" w:line="240" w:lineRule="auto"/>
              <w:rPr>
                <w:ins w:id="283" w:author="Alicia" w:date="2016-09-05T17:30:00Z"/>
                <w:rFonts w:ascii="Times New Roman" w:hAnsi="Times New Roman" w:cs="Times New Roman"/>
                <w:sz w:val="24"/>
                <w:szCs w:val="24"/>
                <w:lang w:val="en-US"/>
              </w:rPr>
            </w:pPr>
          </w:p>
        </w:tc>
        <w:tc>
          <w:tcPr>
            <w:tcW w:w="296" w:type="dxa"/>
            <w:tcBorders>
              <w:top w:val="nil"/>
              <w:left w:val="nil"/>
              <w:bottom w:val="nil"/>
              <w:right w:val="nil"/>
            </w:tcBorders>
          </w:tcPr>
          <w:p w14:paraId="22656412" w14:textId="77777777" w:rsidR="0059503C" w:rsidRDefault="0059503C" w:rsidP="005C6FC2">
            <w:pPr>
              <w:spacing w:after="0" w:line="240" w:lineRule="auto"/>
              <w:jc w:val="center"/>
              <w:rPr>
                <w:ins w:id="284"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6BCC0D6" w14:textId="77777777" w:rsidR="0059503C" w:rsidRDefault="0059503C" w:rsidP="005C6FC2">
            <w:pPr>
              <w:spacing w:after="0" w:line="240" w:lineRule="auto"/>
              <w:jc w:val="center"/>
              <w:rPr>
                <w:ins w:id="285" w:author="Alicia" w:date="2016-09-05T17:30:00Z"/>
                <w:rFonts w:ascii="Times New Roman" w:hAnsi="Times New Roman" w:cs="Times New Roman"/>
                <w:sz w:val="24"/>
                <w:szCs w:val="24"/>
                <w:lang w:val="en-US"/>
              </w:rPr>
            </w:pPr>
          </w:p>
        </w:tc>
        <w:tc>
          <w:tcPr>
            <w:tcW w:w="1121" w:type="dxa"/>
            <w:tcBorders>
              <w:top w:val="nil"/>
              <w:left w:val="nil"/>
              <w:bottom w:val="nil"/>
              <w:right w:val="nil"/>
            </w:tcBorders>
            <w:vAlign w:val="center"/>
          </w:tcPr>
          <w:p w14:paraId="323E915C" w14:textId="77777777" w:rsidR="0059503C" w:rsidRDefault="0059503C" w:rsidP="005C6FC2">
            <w:pPr>
              <w:spacing w:after="0" w:line="240" w:lineRule="auto"/>
              <w:rPr>
                <w:ins w:id="286" w:author="Alicia" w:date="2016-09-05T17:30:00Z"/>
                <w:rFonts w:ascii="Times New Roman" w:hAnsi="Times New Roman" w:cs="Times New Roman"/>
                <w:sz w:val="24"/>
                <w:szCs w:val="24"/>
                <w:lang w:val="en-US"/>
              </w:rPr>
            </w:pPr>
          </w:p>
        </w:tc>
      </w:tr>
      <w:tr w:rsidR="0059503C" w14:paraId="4E77B030" w14:textId="77777777" w:rsidTr="005C6FC2">
        <w:trPr>
          <w:ins w:id="287" w:author="Alicia" w:date="2016-09-05T17:30:00Z"/>
        </w:trPr>
        <w:tc>
          <w:tcPr>
            <w:tcW w:w="4808" w:type="dxa"/>
            <w:gridSpan w:val="2"/>
            <w:tcBorders>
              <w:top w:val="nil"/>
              <w:left w:val="nil"/>
              <w:bottom w:val="single" w:sz="4" w:space="0" w:color="auto"/>
              <w:right w:val="nil"/>
            </w:tcBorders>
          </w:tcPr>
          <w:p w14:paraId="369C8022" w14:textId="77777777" w:rsidR="0059503C" w:rsidRDefault="0059503C" w:rsidP="005C6FC2">
            <w:pPr>
              <w:spacing w:after="0"/>
              <w:rPr>
                <w:ins w:id="288" w:author="Alicia" w:date="2016-09-05T17:30:00Z"/>
                <w:rFonts w:ascii="Times New Roman" w:hAnsi="Times New Roman" w:cs="Times New Roman"/>
                <w:sz w:val="24"/>
                <w:szCs w:val="24"/>
                <w:lang w:val="en-US"/>
              </w:rPr>
            </w:pPr>
            <w:ins w:id="289" w:author="Alicia" w:date="2016-09-05T17:30:00Z">
              <w:r>
                <w:rPr>
                  <w:rFonts w:ascii="Times New Roman" w:hAnsi="Times New Roman" w:cs="Times New Roman"/>
                  <w:sz w:val="24"/>
                  <w:szCs w:val="24"/>
                  <w:lang w:val="en-US"/>
                </w:rPr>
                <w:t>B) Non-linear terms</w:t>
              </w:r>
            </w:ins>
          </w:p>
        </w:tc>
        <w:tc>
          <w:tcPr>
            <w:tcW w:w="473" w:type="dxa"/>
            <w:tcBorders>
              <w:top w:val="nil"/>
              <w:left w:val="nil"/>
              <w:bottom w:val="single" w:sz="4" w:space="0" w:color="auto"/>
              <w:right w:val="nil"/>
            </w:tcBorders>
            <w:vAlign w:val="center"/>
          </w:tcPr>
          <w:p w14:paraId="2CEC568B" w14:textId="77777777" w:rsidR="0059503C" w:rsidRDefault="0059503C" w:rsidP="005C6FC2">
            <w:pPr>
              <w:spacing w:after="0"/>
              <w:jc w:val="center"/>
              <w:rPr>
                <w:ins w:id="290" w:author="Alicia" w:date="2016-09-05T17:30:00Z"/>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01C0E333" w14:textId="77777777" w:rsidR="0059503C" w:rsidRDefault="0059503C" w:rsidP="005C6FC2">
            <w:pPr>
              <w:tabs>
                <w:tab w:val="decimal" w:pos="-7922"/>
              </w:tabs>
              <w:spacing w:after="0"/>
              <w:rPr>
                <w:ins w:id="291" w:author="Alicia" w:date="2016-09-05T17:30:00Z"/>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5FD8C0B1" w14:textId="77777777" w:rsidR="0059503C" w:rsidRDefault="0059503C" w:rsidP="005C6FC2">
            <w:pPr>
              <w:spacing w:after="0"/>
              <w:jc w:val="center"/>
              <w:rPr>
                <w:ins w:id="292" w:author="Alicia" w:date="2016-09-05T17:30:00Z"/>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196523BE" w14:textId="77777777" w:rsidR="0059503C" w:rsidRDefault="0059503C" w:rsidP="005C6FC2">
            <w:pPr>
              <w:spacing w:after="0"/>
              <w:jc w:val="center"/>
              <w:rPr>
                <w:ins w:id="293" w:author="Alicia" w:date="2016-09-05T17:30:00Z"/>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5818E78B" w14:textId="77777777" w:rsidR="0059503C" w:rsidRDefault="0059503C" w:rsidP="005C6FC2">
            <w:pPr>
              <w:spacing w:after="0"/>
              <w:rPr>
                <w:ins w:id="294" w:author="Alicia" w:date="2016-09-05T17:30:00Z"/>
                <w:rFonts w:ascii="Times New Roman" w:hAnsi="Times New Roman" w:cs="Times New Roman"/>
                <w:sz w:val="24"/>
                <w:szCs w:val="24"/>
                <w:lang w:val="en-US"/>
              </w:rPr>
            </w:pPr>
          </w:p>
        </w:tc>
      </w:tr>
      <w:tr w:rsidR="0059503C" w14:paraId="70368BD8" w14:textId="77777777" w:rsidTr="005C6FC2">
        <w:trPr>
          <w:ins w:id="295" w:author="Alicia" w:date="2016-09-05T17:30:00Z"/>
        </w:trPr>
        <w:tc>
          <w:tcPr>
            <w:tcW w:w="245" w:type="dxa"/>
            <w:tcBorders>
              <w:top w:val="single" w:sz="4" w:space="0" w:color="auto"/>
              <w:left w:val="nil"/>
              <w:bottom w:val="nil"/>
              <w:right w:val="nil"/>
            </w:tcBorders>
          </w:tcPr>
          <w:p w14:paraId="60AF0278" w14:textId="77777777" w:rsidR="0059503C" w:rsidRDefault="0059503C" w:rsidP="005C6FC2">
            <w:pPr>
              <w:spacing w:after="0"/>
              <w:rPr>
                <w:ins w:id="296" w:author="Alicia" w:date="2016-09-05T17:30:00Z"/>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34FE980D" w14:textId="77777777" w:rsidR="0059503C" w:rsidRDefault="0059503C" w:rsidP="005C6FC2">
            <w:pPr>
              <w:spacing w:after="0"/>
              <w:rPr>
                <w:ins w:id="297" w:author="Alicia" w:date="2016-09-05T17:30:00Z"/>
                <w:rFonts w:ascii="Times New Roman" w:hAnsi="Times New Roman" w:cs="Times New Roman"/>
                <w:sz w:val="24"/>
                <w:szCs w:val="24"/>
                <w:lang w:val="en-US"/>
              </w:rPr>
            </w:pPr>
            <w:ins w:id="298" w:author="Alicia" w:date="2016-09-05T17:30:00Z">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ins>
          </w:p>
        </w:tc>
        <w:tc>
          <w:tcPr>
            <w:tcW w:w="473" w:type="dxa"/>
            <w:tcBorders>
              <w:top w:val="single" w:sz="4" w:space="0" w:color="auto"/>
              <w:left w:val="nil"/>
              <w:bottom w:val="nil"/>
              <w:right w:val="nil"/>
            </w:tcBorders>
            <w:vAlign w:val="center"/>
          </w:tcPr>
          <w:p w14:paraId="261BF820" w14:textId="77777777" w:rsidR="0059503C" w:rsidRDefault="0059503C" w:rsidP="005C6FC2">
            <w:pPr>
              <w:spacing w:after="0"/>
              <w:jc w:val="center"/>
              <w:rPr>
                <w:ins w:id="299" w:author="Alicia" w:date="2016-09-05T17:30:00Z"/>
                <w:rFonts w:ascii="Times New Roman" w:hAnsi="Times New Roman" w:cs="Times New Roman"/>
                <w:sz w:val="24"/>
                <w:szCs w:val="24"/>
                <w:lang w:val="en-US"/>
              </w:rPr>
            </w:pPr>
            <w:ins w:id="300" w:author="Alicia" w:date="2016-09-05T17:30:00Z">
              <w:r>
                <w:rPr>
                  <w:rFonts w:ascii="Times New Roman" w:hAnsi="Times New Roman" w:cs="Times New Roman"/>
                  <w:sz w:val="24"/>
                  <w:szCs w:val="24"/>
                  <w:lang w:val="en-US"/>
                </w:rPr>
                <w:t>1</w:t>
              </w:r>
            </w:ins>
          </w:p>
        </w:tc>
        <w:tc>
          <w:tcPr>
            <w:tcW w:w="1298" w:type="dxa"/>
            <w:tcBorders>
              <w:top w:val="single" w:sz="4" w:space="0" w:color="auto"/>
              <w:left w:val="nil"/>
              <w:bottom w:val="nil"/>
              <w:right w:val="nil"/>
            </w:tcBorders>
            <w:vAlign w:val="center"/>
          </w:tcPr>
          <w:p w14:paraId="1A0AAF74" w14:textId="77777777" w:rsidR="0059503C" w:rsidRDefault="0059503C" w:rsidP="005C6FC2">
            <w:pPr>
              <w:spacing w:after="0"/>
              <w:rPr>
                <w:ins w:id="301" w:author="Alicia" w:date="2016-09-05T17:30:00Z"/>
                <w:rFonts w:ascii="Times New Roman" w:hAnsi="Times New Roman" w:cs="Times New Roman"/>
                <w:sz w:val="24"/>
                <w:szCs w:val="24"/>
                <w:lang w:val="en-US"/>
              </w:rPr>
            </w:pPr>
            <w:ins w:id="302" w:author="Alicia" w:date="2016-09-05T17:30:00Z">
              <w:r>
                <w:rPr>
                  <w:rFonts w:ascii="Times New Roman" w:hAnsi="Times New Roman" w:cs="Times New Roman"/>
                  <w:sz w:val="24"/>
                  <w:szCs w:val="24"/>
                  <w:lang w:val="en-US"/>
                </w:rPr>
                <w:t xml:space="preserve">    0.01</w:t>
              </w:r>
            </w:ins>
          </w:p>
        </w:tc>
        <w:tc>
          <w:tcPr>
            <w:tcW w:w="296" w:type="dxa"/>
            <w:tcBorders>
              <w:top w:val="single" w:sz="4" w:space="0" w:color="auto"/>
              <w:left w:val="nil"/>
              <w:bottom w:val="nil"/>
              <w:right w:val="nil"/>
            </w:tcBorders>
          </w:tcPr>
          <w:p w14:paraId="26F9C817" w14:textId="77777777" w:rsidR="0059503C" w:rsidRDefault="0059503C" w:rsidP="005C6FC2">
            <w:pPr>
              <w:spacing w:after="0"/>
              <w:jc w:val="center"/>
              <w:rPr>
                <w:ins w:id="303" w:author="Alicia" w:date="2016-09-05T17:30:00Z"/>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77DD0C1" w14:textId="77777777" w:rsidR="0059503C" w:rsidRDefault="0059503C" w:rsidP="005C6FC2">
            <w:pPr>
              <w:spacing w:after="0"/>
              <w:jc w:val="center"/>
              <w:rPr>
                <w:ins w:id="304" w:author="Alicia" w:date="2016-09-05T17:30:00Z"/>
                <w:rFonts w:ascii="Times New Roman" w:hAnsi="Times New Roman" w:cs="Times New Roman"/>
                <w:sz w:val="24"/>
                <w:szCs w:val="24"/>
                <w:lang w:val="en-US"/>
              </w:rPr>
            </w:pPr>
            <w:ins w:id="305" w:author="Alicia" w:date="2016-09-05T17:30:00Z">
              <w:r>
                <w:rPr>
                  <w:rFonts w:ascii="Times New Roman" w:hAnsi="Times New Roman" w:cs="Times New Roman"/>
                  <w:sz w:val="24"/>
                  <w:szCs w:val="24"/>
                  <w:lang w:val="en-US"/>
                </w:rPr>
                <w:t>1</w:t>
              </w:r>
            </w:ins>
          </w:p>
        </w:tc>
        <w:tc>
          <w:tcPr>
            <w:tcW w:w="1121" w:type="dxa"/>
            <w:tcBorders>
              <w:top w:val="single" w:sz="4" w:space="0" w:color="auto"/>
              <w:left w:val="nil"/>
              <w:bottom w:val="nil"/>
              <w:right w:val="nil"/>
            </w:tcBorders>
            <w:vAlign w:val="center"/>
          </w:tcPr>
          <w:p w14:paraId="10BE5103" w14:textId="77777777" w:rsidR="0059503C" w:rsidRDefault="0059503C" w:rsidP="005C6FC2">
            <w:pPr>
              <w:spacing w:after="0"/>
              <w:rPr>
                <w:ins w:id="306" w:author="Alicia" w:date="2016-09-05T17:30:00Z"/>
                <w:rFonts w:ascii="Times New Roman" w:hAnsi="Times New Roman" w:cs="Times New Roman"/>
                <w:sz w:val="24"/>
                <w:szCs w:val="24"/>
                <w:lang w:val="en-US"/>
              </w:rPr>
            </w:pPr>
            <w:ins w:id="307" w:author="Alicia" w:date="2016-09-05T17:30:00Z">
              <w:r>
                <w:rPr>
                  <w:rFonts w:ascii="Times New Roman" w:hAnsi="Times New Roman" w:cs="Times New Roman"/>
                  <w:sz w:val="24"/>
                  <w:szCs w:val="24"/>
                  <w:lang w:val="en-US"/>
                </w:rPr>
                <w:t xml:space="preserve"> 0.04</w:t>
              </w:r>
            </w:ins>
          </w:p>
        </w:tc>
      </w:tr>
      <w:tr w:rsidR="0059503C" w14:paraId="5F637880" w14:textId="77777777" w:rsidTr="005C6FC2">
        <w:trPr>
          <w:ins w:id="308" w:author="Alicia" w:date="2016-09-05T17:30:00Z"/>
        </w:trPr>
        <w:tc>
          <w:tcPr>
            <w:tcW w:w="245" w:type="dxa"/>
            <w:tcBorders>
              <w:top w:val="nil"/>
              <w:left w:val="nil"/>
              <w:bottom w:val="nil"/>
              <w:right w:val="nil"/>
            </w:tcBorders>
          </w:tcPr>
          <w:p w14:paraId="779FE0AA" w14:textId="77777777" w:rsidR="0059503C" w:rsidRDefault="0059503C" w:rsidP="005C6FC2">
            <w:pPr>
              <w:spacing w:after="0"/>
              <w:rPr>
                <w:ins w:id="309"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4B7ADC0F" w14:textId="77777777" w:rsidR="0059503C" w:rsidRDefault="0059503C" w:rsidP="005C6FC2">
            <w:pPr>
              <w:spacing w:after="0"/>
              <w:rPr>
                <w:ins w:id="310" w:author="Alicia" w:date="2016-09-05T17:30:00Z"/>
                <w:rFonts w:ascii="Times New Roman" w:hAnsi="Times New Roman" w:cs="Times New Roman"/>
                <w:sz w:val="24"/>
                <w:szCs w:val="24"/>
                <w:lang w:val="en-US"/>
              </w:rPr>
            </w:pPr>
            <w:ins w:id="311" w:author="Alicia" w:date="2016-09-05T17:30:00Z">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4359007E" w14:textId="77777777" w:rsidR="0059503C" w:rsidRDefault="0059503C" w:rsidP="005C6FC2">
            <w:pPr>
              <w:spacing w:after="0"/>
              <w:jc w:val="center"/>
              <w:rPr>
                <w:ins w:id="312" w:author="Alicia" w:date="2016-09-05T17:30:00Z"/>
                <w:rFonts w:ascii="Times New Roman" w:hAnsi="Times New Roman" w:cs="Times New Roman"/>
                <w:sz w:val="24"/>
                <w:szCs w:val="24"/>
                <w:lang w:val="en-US"/>
              </w:rPr>
            </w:pPr>
            <w:ins w:id="313"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4874C1D5" w14:textId="77777777" w:rsidR="0059503C" w:rsidRDefault="0059503C" w:rsidP="005C6FC2">
            <w:pPr>
              <w:spacing w:after="0"/>
              <w:rPr>
                <w:ins w:id="314" w:author="Alicia" w:date="2016-09-05T17:30:00Z"/>
                <w:rFonts w:ascii="Times New Roman" w:hAnsi="Times New Roman" w:cs="Times New Roman"/>
                <w:sz w:val="24"/>
                <w:szCs w:val="24"/>
                <w:lang w:val="en-US"/>
              </w:rPr>
            </w:pPr>
            <w:ins w:id="315" w:author="Alicia" w:date="2016-09-05T17:30:00Z">
              <w:r>
                <w:rPr>
                  <w:rFonts w:ascii="Times New Roman" w:hAnsi="Times New Roman" w:cs="Times New Roman"/>
                  <w:sz w:val="24"/>
                  <w:szCs w:val="24"/>
                  <w:lang w:val="en-US"/>
                </w:rPr>
                <w:t xml:space="preserve">    1.28</w:t>
              </w:r>
            </w:ins>
          </w:p>
        </w:tc>
        <w:tc>
          <w:tcPr>
            <w:tcW w:w="296" w:type="dxa"/>
            <w:tcBorders>
              <w:top w:val="nil"/>
              <w:left w:val="nil"/>
              <w:bottom w:val="nil"/>
              <w:right w:val="nil"/>
            </w:tcBorders>
          </w:tcPr>
          <w:p w14:paraId="423CDCF9" w14:textId="77777777" w:rsidR="0059503C" w:rsidRDefault="0059503C" w:rsidP="005C6FC2">
            <w:pPr>
              <w:spacing w:after="0"/>
              <w:jc w:val="center"/>
              <w:rPr>
                <w:ins w:id="316"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33F61912" w14:textId="77777777" w:rsidR="0059503C" w:rsidRDefault="0059503C" w:rsidP="005C6FC2">
            <w:pPr>
              <w:spacing w:after="0"/>
              <w:jc w:val="center"/>
              <w:rPr>
                <w:ins w:id="317" w:author="Alicia" w:date="2016-09-05T17:30:00Z"/>
                <w:rFonts w:ascii="Times New Roman" w:hAnsi="Times New Roman" w:cs="Times New Roman"/>
                <w:sz w:val="24"/>
                <w:szCs w:val="24"/>
                <w:lang w:val="en-US"/>
              </w:rPr>
            </w:pPr>
            <w:ins w:id="318"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032C8E80" w14:textId="77777777" w:rsidR="0059503C" w:rsidRDefault="0059503C" w:rsidP="005C6FC2">
            <w:pPr>
              <w:spacing w:after="0"/>
              <w:rPr>
                <w:ins w:id="319" w:author="Alicia" w:date="2016-09-05T17:30:00Z"/>
                <w:rFonts w:ascii="Times New Roman" w:hAnsi="Times New Roman" w:cs="Times New Roman"/>
                <w:sz w:val="24"/>
                <w:szCs w:val="24"/>
                <w:lang w:val="en-US"/>
              </w:rPr>
            </w:pPr>
            <w:ins w:id="320" w:author="Alicia" w:date="2016-09-05T17:30:00Z">
              <w:r>
                <w:rPr>
                  <w:rFonts w:ascii="Times New Roman" w:hAnsi="Times New Roman" w:cs="Times New Roman"/>
                  <w:sz w:val="24"/>
                  <w:szCs w:val="24"/>
                  <w:lang w:val="en-US"/>
                </w:rPr>
                <w:t xml:space="preserve"> 0.77</w:t>
              </w:r>
            </w:ins>
          </w:p>
        </w:tc>
      </w:tr>
      <w:tr w:rsidR="0059503C" w14:paraId="192AE0A8" w14:textId="77777777" w:rsidTr="005C6FC2">
        <w:trPr>
          <w:ins w:id="321" w:author="Alicia" w:date="2016-09-05T17:30:00Z"/>
        </w:trPr>
        <w:tc>
          <w:tcPr>
            <w:tcW w:w="245" w:type="dxa"/>
            <w:tcBorders>
              <w:top w:val="nil"/>
              <w:left w:val="nil"/>
              <w:bottom w:val="nil"/>
              <w:right w:val="nil"/>
            </w:tcBorders>
          </w:tcPr>
          <w:p w14:paraId="0612A298" w14:textId="77777777" w:rsidR="0059503C" w:rsidRDefault="0059503C" w:rsidP="005C6FC2">
            <w:pPr>
              <w:spacing w:after="0"/>
              <w:rPr>
                <w:ins w:id="322"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13F44E67" w14:textId="77777777" w:rsidR="0059503C" w:rsidRDefault="0059503C" w:rsidP="005C6FC2">
            <w:pPr>
              <w:spacing w:after="0"/>
              <w:rPr>
                <w:ins w:id="323" w:author="Alicia" w:date="2016-09-05T17:30:00Z"/>
                <w:rFonts w:ascii="Times New Roman" w:hAnsi="Times New Roman" w:cs="Times New Roman"/>
                <w:sz w:val="24"/>
                <w:szCs w:val="24"/>
                <w:lang w:val="en-US"/>
              </w:rPr>
            </w:pPr>
            <w:ins w:id="324" w:author="Alicia" w:date="2016-09-05T17:30:00Z">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1E708D34" w14:textId="77777777" w:rsidR="0059503C" w:rsidRDefault="0059503C" w:rsidP="005C6FC2">
            <w:pPr>
              <w:spacing w:after="0"/>
              <w:jc w:val="center"/>
              <w:rPr>
                <w:ins w:id="325" w:author="Alicia" w:date="2016-09-05T17:30:00Z"/>
                <w:rFonts w:ascii="Times New Roman" w:hAnsi="Times New Roman" w:cs="Times New Roman"/>
                <w:sz w:val="24"/>
                <w:szCs w:val="24"/>
                <w:lang w:val="en-US"/>
              </w:rPr>
            </w:pPr>
            <w:ins w:id="326"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5EE5B7D0" w14:textId="77777777" w:rsidR="0059503C" w:rsidRDefault="0059503C" w:rsidP="005C6FC2">
            <w:pPr>
              <w:spacing w:after="0"/>
              <w:rPr>
                <w:ins w:id="327" w:author="Alicia" w:date="2016-09-05T17:30:00Z"/>
                <w:rFonts w:ascii="Times New Roman" w:hAnsi="Times New Roman" w:cs="Times New Roman"/>
                <w:sz w:val="24"/>
                <w:szCs w:val="24"/>
                <w:lang w:val="en-US"/>
              </w:rPr>
            </w:pPr>
            <w:ins w:id="328" w:author="Alicia" w:date="2016-09-05T17:30:00Z">
              <w:r>
                <w:rPr>
                  <w:rFonts w:ascii="Times New Roman" w:hAnsi="Times New Roman" w:cs="Times New Roman"/>
                  <w:sz w:val="24"/>
                  <w:szCs w:val="24"/>
                  <w:lang w:val="en-US"/>
                </w:rPr>
                <w:t xml:space="preserve">    1.74</w:t>
              </w:r>
            </w:ins>
          </w:p>
        </w:tc>
        <w:tc>
          <w:tcPr>
            <w:tcW w:w="296" w:type="dxa"/>
            <w:tcBorders>
              <w:top w:val="nil"/>
              <w:left w:val="nil"/>
              <w:bottom w:val="nil"/>
              <w:right w:val="nil"/>
            </w:tcBorders>
          </w:tcPr>
          <w:p w14:paraId="2DC9A20C" w14:textId="77777777" w:rsidR="0059503C" w:rsidRDefault="0059503C" w:rsidP="005C6FC2">
            <w:pPr>
              <w:spacing w:after="0"/>
              <w:jc w:val="center"/>
              <w:rPr>
                <w:ins w:id="329"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B5A6706" w14:textId="77777777" w:rsidR="0059503C" w:rsidRDefault="0059503C" w:rsidP="005C6FC2">
            <w:pPr>
              <w:spacing w:after="0"/>
              <w:jc w:val="center"/>
              <w:rPr>
                <w:ins w:id="330" w:author="Alicia" w:date="2016-09-05T17:30:00Z"/>
                <w:rFonts w:ascii="Times New Roman" w:hAnsi="Times New Roman" w:cs="Times New Roman"/>
                <w:sz w:val="24"/>
                <w:szCs w:val="24"/>
                <w:lang w:val="en-US"/>
              </w:rPr>
            </w:pPr>
            <w:ins w:id="331"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462F21A7" w14:textId="77777777" w:rsidR="0059503C" w:rsidRDefault="0059503C" w:rsidP="005C6FC2">
            <w:pPr>
              <w:spacing w:after="0"/>
              <w:rPr>
                <w:ins w:id="332" w:author="Alicia" w:date="2016-09-05T17:30:00Z"/>
                <w:rFonts w:ascii="Times New Roman" w:hAnsi="Times New Roman" w:cs="Times New Roman"/>
                <w:sz w:val="24"/>
                <w:szCs w:val="24"/>
                <w:lang w:val="en-US"/>
              </w:rPr>
            </w:pPr>
            <w:ins w:id="333" w:author="Alicia" w:date="2016-09-05T17:30:00Z">
              <w:r>
                <w:rPr>
                  <w:rFonts w:ascii="Times New Roman" w:hAnsi="Times New Roman" w:cs="Times New Roman"/>
                  <w:sz w:val="24"/>
                  <w:szCs w:val="24"/>
                  <w:lang w:val="en-US"/>
                </w:rPr>
                <w:t xml:space="preserve"> 0.04</w:t>
              </w:r>
            </w:ins>
          </w:p>
        </w:tc>
      </w:tr>
      <w:tr w:rsidR="0059503C" w14:paraId="2C5576B1" w14:textId="77777777" w:rsidTr="005C6FC2">
        <w:trPr>
          <w:ins w:id="334" w:author="Alicia" w:date="2016-09-05T17:30:00Z"/>
        </w:trPr>
        <w:tc>
          <w:tcPr>
            <w:tcW w:w="245" w:type="dxa"/>
            <w:tcBorders>
              <w:top w:val="nil"/>
              <w:left w:val="nil"/>
              <w:bottom w:val="nil"/>
              <w:right w:val="nil"/>
            </w:tcBorders>
          </w:tcPr>
          <w:p w14:paraId="1CF95078" w14:textId="77777777" w:rsidR="0059503C" w:rsidRDefault="0059503C" w:rsidP="005C6FC2">
            <w:pPr>
              <w:spacing w:after="0"/>
              <w:rPr>
                <w:ins w:id="335"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2390D15B" w14:textId="77777777" w:rsidR="0059503C" w:rsidRDefault="0059503C" w:rsidP="005C6FC2">
            <w:pPr>
              <w:spacing w:after="0"/>
              <w:rPr>
                <w:ins w:id="336" w:author="Alicia" w:date="2016-09-05T17:30:00Z"/>
                <w:rFonts w:ascii="Times New Roman" w:hAnsi="Times New Roman" w:cs="Times New Roman"/>
                <w:sz w:val="24"/>
                <w:szCs w:val="24"/>
                <w:lang w:val="en-US"/>
              </w:rPr>
            </w:pPr>
            <w:ins w:id="337" w:author="Alicia" w:date="2016-09-05T17:30:00Z">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05BC47A9" w14:textId="77777777" w:rsidR="0059503C" w:rsidRDefault="0059503C" w:rsidP="005C6FC2">
            <w:pPr>
              <w:spacing w:after="0"/>
              <w:jc w:val="center"/>
              <w:rPr>
                <w:ins w:id="338" w:author="Alicia" w:date="2016-09-05T17:30:00Z"/>
                <w:rFonts w:ascii="Times New Roman" w:hAnsi="Times New Roman" w:cs="Times New Roman"/>
                <w:sz w:val="24"/>
                <w:szCs w:val="24"/>
                <w:lang w:val="en-US"/>
              </w:rPr>
            </w:pPr>
            <w:ins w:id="339"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2315C955" w14:textId="77777777" w:rsidR="0059503C" w:rsidRDefault="0059503C" w:rsidP="005C6FC2">
            <w:pPr>
              <w:spacing w:after="0"/>
              <w:rPr>
                <w:ins w:id="340" w:author="Alicia" w:date="2016-09-05T17:30:00Z"/>
                <w:rFonts w:ascii="Times New Roman" w:hAnsi="Times New Roman" w:cs="Times New Roman"/>
                <w:sz w:val="24"/>
                <w:szCs w:val="24"/>
                <w:lang w:val="en-US"/>
              </w:rPr>
            </w:pPr>
            <w:ins w:id="341" w:author="Alicia" w:date="2016-09-05T17:30:00Z">
              <w:r>
                <w:rPr>
                  <w:rFonts w:ascii="Times New Roman" w:hAnsi="Times New Roman" w:cs="Times New Roman"/>
                  <w:sz w:val="24"/>
                  <w:szCs w:val="24"/>
                  <w:lang w:val="en-US"/>
                </w:rPr>
                <w:t xml:space="preserve">    0.64</w:t>
              </w:r>
            </w:ins>
          </w:p>
        </w:tc>
        <w:tc>
          <w:tcPr>
            <w:tcW w:w="296" w:type="dxa"/>
            <w:tcBorders>
              <w:top w:val="nil"/>
              <w:left w:val="nil"/>
              <w:bottom w:val="nil"/>
              <w:right w:val="nil"/>
            </w:tcBorders>
          </w:tcPr>
          <w:p w14:paraId="15D9786E" w14:textId="77777777" w:rsidR="0059503C" w:rsidRDefault="0059503C" w:rsidP="005C6FC2">
            <w:pPr>
              <w:spacing w:after="0"/>
              <w:jc w:val="center"/>
              <w:rPr>
                <w:ins w:id="342"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52EDD06D" w14:textId="77777777" w:rsidR="0059503C" w:rsidRDefault="0059503C" w:rsidP="005C6FC2">
            <w:pPr>
              <w:spacing w:after="0"/>
              <w:jc w:val="center"/>
              <w:rPr>
                <w:ins w:id="343" w:author="Alicia" w:date="2016-09-05T17:30:00Z"/>
                <w:rFonts w:ascii="Times New Roman" w:hAnsi="Times New Roman" w:cs="Times New Roman"/>
                <w:sz w:val="24"/>
                <w:szCs w:val="24"/>
                <w:lang w:val="en-US"/>
              </w:rPr>
            </w:pPr>
            <w:ins w:id="344"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0861D5D8" w14:textId="77777777" w:rsidR="0059503C" w:rsidRDefault="0059503C" w:rsidP="005C6FC2">
            <w:pPr>
              <w:spacing w:after="0"/>
              <w:rPr>
                <w:ins w:id="345" w:author="Alicia" w:date="2016-09-05T17:30:00Z"/>
                <w:rFonts w:ascii="Times New Roman" w:hAnsi="Times New Roman" w:cs="Times New Roman"/>
                <w:sz w:val="24"/>
                <w:szCs w:val="24"/>
                <w:lang w:val="en-US"/>
              </w:rPr>
            </w:pPr>
            <w:ins w:id="346" w:author="Alicia" w:date="2016-09-05T17:30:00Z">
              <w:r>
                <w:rPr>
                  <w:rFonts w:ascii="Times New Roman" w:hAnsi="Times New Roman" w:cs="Times New Roman"/>
                  <w:sz w:val="24"/>
                  <w:szCs w:val="24"/>
                  <w:lang w:val="en-US"/>
                </w:rPr>
                <w:t xml:space="preserve"> 1.31</w:t>
              </w:r>
            </w:ins>
          </w:p>
        </w:tc>
      </w:tr>
      <w:tr w:rsidR="0059503C" w14:paraId="6F0B2082" w14:textId="77777777" w:rsidTr="005C6FC2">
        <w:trPr>
          <w:ins w:id="347" w:author="Alicia" w:date="2016-09-05T17:30:00Z"/>
        </w:trPr>
        <w:tc>
          <w:tcPr>
            <w:tcW w:w="245" w:type="dxa"/>
            <w:tcBorders>
              <w:top w:val="nil"/>
              <w:left w:val="nil"/>
              <w:bottom w:val="nil"/>
              <w:right w:val="nil"/>
            </w:tcBorders>
          </w:tcPr>
          <w:p w14:paraId="65B7391E" w14:textId="77777777" w:rsidR="0059503C" w:rsidRDefault="0059503C" w:rsidP="005C6FC2">
            <w:pPr>
              <w:spacing w:after="0"/>
              <w:rPr>
                <w:ins w:id="348"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4117256A" w14:textId="77777777" w:rsidR="0059503C" w:rsidRDefault="0059503C" w:rsidP="005C6FC2">
            <w:pPr>
              <w:spacing w:after="0"/>
              <w:rPr>
                <w:ins w:id="349" w:author="Alicia" w:date="2016-09-05T17:30:00Z"/>
                <w:rFonts w:ascii="Times New Roman" w:hAnsi="Times New Roman" w:cs="Times New Roman"/>
                <w:sz w:val="24"/>
                <w:szCs w:val="24"/>
                <w:lang w:val="en-US"/>
              </w:rPr>
            </w:pPr>
            <w:ins w:id="350" w:author="Alicia" w:date="2016-09-05T17:30:00Z">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30033477" w14:textId="77777777" w:rsidR="0059503C" w:rsidRDefault="0059503C" w:rsidP="005C6FC2">
            <w:pPr>
              <w:spacing w:after="0"/>
              <w:jc w:val="center"/>
              <w:rPr>
                <w:ins w:id="351" w:author="Alicia" w:date="2016-09-05T17:30:00Z"/>
                <w:rFonts w:ascii="Times New Roman" w:hAnsi="Times New Roman" w:cs="Times New Roman"/>
                <w:sz w:val="24"/>
                <w:szCs w:val="24"/>
                <w:lang w:val="en-US"/>
              </w:rPr>
            </w:pPr>
            <w:ins w:id="352"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060094B9" w14:textId="77777777" w:rsidR="0059503C" w:rsidRDefault="0059503C" w:rsidP="005C6FC2">
            <w:pPr>
              <w:spacing w:after="0"/>
              <w:rPr>
                <w:ins w:id="353" w:author="Alicia" w:date="2016-09-05T17:30:00Z"/>
                <w:rFonts w:ascii="Times New Roman" w:hAnsi="Times New Roman" w:cs="Times New Roman"/>
                <w:sz w:val="24"/>
                <w:szCs w:val="24"/>
                <w:lang w:val="en-US"/>
              </w:rPr>
            </w:pPr>
            <w:ins w:id="354" w:author="Alicia" w:date="2016-09-05T17:30:00Z">
              <w:r>
                <w:rPr>
                  <w:rFonts w:ascii="Times New Roman" w:hAnsi="Times New Roman" w:cs="Times New Roman"/>
                  <w:sz w:val="24"/>
                  <w:szCs w:val="24"/>
                  <w:lang w:val="en-US"/>
                </w:rPr>
                <w:t xml:space="preserve">    1.88*</w:t>
              </w:r>
            </w:ins>
          </w:p>
        </w:tc>
        <w:tc>
          <w:tcPr>
            <w:tcW w:w="296" w:type="dxa"/>
            <w:tcBorders>
              <w:top w:val="nil"/>
              <w:left w:val="nil"/>
              <w:bottom w:val="nil"/>
              <w:right w:val="nil"/>
            </w:tcBorders>
          </w:tcPr>
          <w:p w14:paraId="5F56285D" w14:textId="77777777" w:rsidR="0059503C" w:rsidRDefault="0059503C" w:rsidP="005C6FC2">
            <w:pPr>
              <w:spacing w:after="0"/>
              <w:jc w:val="center"/>
              <w:rPr>
                <w:ins w:id="355"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0757699B" w14:textId="77777777" w:rsidR="0059503C" w:rsidRDefault="0059503C" w:rsidP="005C6FC2">
            <w:pPr>
              <w:spacing w:after="0"/>
              <w:jc w:val="center"/>
              <w:rPr>
                <w:ins w:id="356" w:author="Alicia" w:date="2016-09-05T17:30:00Z"/>
                <w:rFonts w:ascii="Times New Roman" w:hAnsi="Times New Roman" w:cs="Times New Roman"/>
                <w:sz w:val="24"/>
                <w:szCs w:val="24"/>
                <w:lang w:val="en-US"/>
              </w:rPr>
            </w:pPr>
            <w:ins w:id="357"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3F7B0F6A" w14:textId="77777777" w:rsidR="0059503C" w:rsidRDefault="0059503C" w:rsidP="005C6FC2">
            <w:pPr>
              <w:tabs>
                <w:tab w:val="decimal" w:pos="589"/>
              </w:tabs>
              <w:spacing w:after="0"/>
              <w:rPr>
                <w:ins w:id="358" w:author="Alicia" w:date="2016-09-05T17:30:00Z"/>
                <w:rFonts w:ascii="Times New Roman" w:hAnsi="Times New Roman" w:cs="Times New Roman"/>
                <w:sz w:val="24"/>
                <w:szCs w:val="24"/>
                <w:lang w:val="en-US"/>
              </w:rPr>
            </w:pPr>
            <w:ins w:id="359" w:author="Alicia" w:date="2016-09-05T17:30:00Z">
              <w:r>
                <w:rPr>
                  <w:rFonts w:ascii="Times New Roman" w:hAnsi="Times New Roman" w:cs="Times New Roman"/>
                  <w:sz w:val="24"/>
                  <w:szCs w:val="24"/>
                  <w:lang w:val="en-US"/>
                </w:rPr>
                <w:t>2.82 ***</w:t>
              </w:r>
            </w:ins>
          </w:p>
        </w:tc>
      </w:tr>
      <w:tr w:rsidR="0059503C" w14:paraId="191DE76E" w14:textId="77777777" w:rsidTr="005C6FC2">
        <w:trPr>
          <w:ins w:id="360" w:author="Alicia" w:date="2016-09-05T17:30:00Z"/>
        </w:trPr>
        <w:tc>
          <w:tcPr>
            <w:tcW w:w="245" w:type="dxa"/>
            <w:tcBorders>
              <w:top w:val="nil"/>
              <w:left w:val="nil"/>
              <w:bottom w:val="nil"/>
              <w:right w:val="nil"/>
            </w:tcBorders>
          </w:tcPr>
          <w:p w14:paraId="18EB149D" w14:textId="77777777" w:rsidR="0059503C" w:rsidRDefault="0059503C" w:rsidP="005C6FC2">
            <w:pPr>
              <w:spacing w:after="0"/>
              <w:rPr>
                <w:ins w:id="361"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0D828868" w14:textId="77777777" w:rsidR="0059503C" w:rsidRDefault="0059503C" w:rsidP="005C6FC2">
            <w:pPr>
              <w:spacing w:after="0"/>
              <w:rPr>
                <w:ins w:id="362" w:author="Alicia" w:date="2016-09-05T17:30:00Z"/>
                <w:rFonts w:ascii="Times New Roman" w:hAnsi="Times New Roman" w:cs="Times New Roman"/>
                <w:sz w:val="24"/>
                <w:szCs w:val="24"/>
                <w:lang w:val="en-US"/>
              </w:rPr>
            </w:pPr>
            <w:ins w:id="363" w:author="Alicia" w:date="2016-09-05T17:30:00Z">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ins>
          </w:p>
        </w:tc>
        <w:tc>
          <w:tcPr>
            <w:tcW w:w="473" w:type="dxa"/>
            <w:tcBorders>
              <w:top w:val="nil"/>
              <w:left w:val="nil"/>
              <w:bottom w:val="nil"/>
              <w:right w:val="nil"/>
            </w:tcBorders>
            <w:vAlign w:val="center"/>
          </w:tcPr>
          <w:p w14:paraId="63B7A830" w14:textId="77777777" w:rsidR="0059503C" w:rsidRDefault="0059503C" w:rsidP="005C6FC2">
            <w:pPr>
              <w:spacing w:after="0"/>
              <w:jc w:val="center"/>
              <w:rPr>
                <w:ins w:id="364" w:author="Alicia" w:date="2016-09-05T17:30:00Z"/>
                <w:rFonts w:ascii="Times New Roman" w:hAnsi="Times New Roman" w:cs="Times New Roman"/>
                <w:sz w:val="24"/>
                <w:szCs w:val="24"/>
                <w:lang w:val="en-US"/>
              </w:rPr>
            </w:pPr>
            <w:ins w:id="365"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17BC324D" w14:textId="77777777" w:rsidR="0059503C" w:rsidRDefault="0059503C" w:rsidP="005C6FC2">
            <w:pPr>
              <w:spacing w:after="0"/>
              <w:rPr>
                <w:ins w:id="366" w:author="Alicia" w:date="2016-09-05T17:30:00Z"/>
                <w:rFonts w:ascii="Times New Roman" w:hAnsi="Times New Roman" w:cs="Times New Roman"/>
                <w:sz w:val="24"/>
                <w:szCs w:val="24"/>
                <w:lang w:val="en-US"/>
              </w:rPr>
            </w:pPr>
            <w:ins w:id="367" w:author="Alicia" w:date="2016-09-05T17:30:00Z">
              <w:r>
                <w:rPr>
                  <w:rFonts w:ascii="Times New Roman" w:hAnsi="Times New Roman" w:cs="Times New Roman"/>
                  <w:sz w:val="24"/>
                  <w:szCs w:val="24"/>
                  <w:lang w:val="en-US"/>
                </w:rPr>
                <w:t xml:space="preserve">    1.00</w:t>
              </w:r>
            </w:ins>
          </w:p>
        </w:tc>
        <w:tc>
          <w:tcPr>
            <w:tcW w:w="296" w:type="dxa"/>
            <w:tcBorders>
              <w:top w:val="nil"/>
              <w:left w:val="nil"/>
              <w:bottom w:val="nil"/>
              <w:right w:val="nil"/>
            </w:tcBorders>
          </w:tcPr>
          <w:p w14:paraId="29E266ED" w14:textId="77777777" w:rsidR="0059503C" w:rsidRDefault="0059503C" w:rsidP="005C6FC2">
            <w:pPr>
              <w:spacing w:after="0"/>
              <w:jc w:val="center"/>
              <w:rPr>
                <w:ins w:id="368"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6D93595A" w14:textId="77777777" w:rsidR="0059503C" w:rsidRDefault="0059503C" w:rsidP="005C6FC2">
            <w:pPr>
              <w:spacing w:after="0"/>
              <w:jc w:val="center"/>
              <w:rPr>
                <w:ins w:id="369" w:author="Alicia" w:date="2016-09-05T17:30:00Z"/>
                <w:rFonts w:ascii="Times New Roman" w:hAnsi="Times New Roman" w:cs="Times New Roman"/>
                <w:sz w:val="24"/>
                <w:szCs w:val="24"/>
                <w:lang w:val="en-US"/>
              </w:rPr>
            </w:pPr>
            <w:ins w:id="370"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48D7C7EF" w14:textId="77777777" w:rsidR="0059503C" w:rsidRDefault="0059503C" w:rsidP="005C6FC2">
            <w:pPr>
              <w:spacing w:after="0"/>
              <w:rPr>
                <w:ins w:id="371" w:author="Alicia" w:date="2016-09-05T17:30:00Z"/>
                <w:rFonts w:ascii="Times New Roman" w:hAnsi="Times New Roman" w:cs="Times New Roman"/>
                <w:sz w:val="24"/>
                <w:szCs w:val="24"/>
                <w:lang w:val="en-US"/>
              </w:rPr>
            </w:pPr>
            <w:ins w:id="372" w:author="Alicia" w:date="2016-09-05T17:30:00Z">
              <w:r>
                <w:rPr>
                  <w:rFonts w:ascii="Times New Roman" w:hAnsi="Times New Roman" w:cs="Times New Roman"/>
                  <w:sz w:val="24"/>
                  <w:szCs w:val="24"/>
                  <w:lang w:val="en-US"/>
                </w:rPr>
                <w:t xml:space="preserve"> 0.73</w:t>
              </w:r>
            </w:ins>
          </w:p>
        </w:tc>
      </w:tr>
      <w:tr w:rsidR="0059503C" w14:paraId="6A5126C0" w14:textId="77777777" w:rsidTr="005C6FC2">
        <w:trPr>
          <w:ins w:id="373" w:author="Alicia" w:date="2016-09-05T17:30:00Z"/>
        </w:trPr>
        <w:tc>
          <w:tcPr>
            <w:tcW w:w="245" w:type="dxa"/>
            <w:tcBorders>
              <w:top w:val="nil"/>
              <w:left w:val="nil"/>
              <w:bottom w:val="nil"/>
              <w:right w:val="nil"/>
            </w:tcBorders>
          </w:tcPr>
          <w:p w14:paraId="2B442501" w14:textId="77777777" w:rsidR="0059503C" w:rsidRDefault="0059503C" w:rsidP="005C6FC2">
            <w:pPr>
              <w:spacing w:after="0"/>
              <w:rPr>
                <w:ins w:id="374"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704C5A1F" w14:textId="77777777" w:rsidR="0059503C" w:rsidRDefault="0059503C" w:rsidP="005C6FC2">
            <w:pPr>
              <w:spacing w:after="0"/>
              <w:rPr>
                <w:ins w:id="375" w:author="Alicia" w:date="2016-09-05T17:30:00Z"/>
                <w:rFonts w:ascii="Times New Roman" w:hAnsi="Times New Roman" w:cs="Times New Roman"/>
                <w:sz w:val="24"/>
                <w:szCs w:val="24"/>
                <w:lang w:val="en-US"/>
              </w:rPr>
            </w:pPr>
            <w:ins w:id="376" w:author="Alicia" w:date="2016-09-05T17:30:00Z">
              <w:r>
                <w:rPr>
                  <w:rFonts w:ascii="Times New Roman" w:hAnsi="Times New Roman" w:cs="Times New Roman"/>
                  <w:sz w:val="24"/>
                  <w:szCs w:val="24"/>
                  <w:lang w:val="en-US"/>
                </w:rPr>
                <w:t>Phenology × Flower number</w:t>
              </w:r>
            </w:ins>
          </w:p>
        </w:tc>
        <w:tc>
          <w:tcPr>
            <w:tcW w:w="473" w:type="dxa"/>
            <w:tcBorders>
              <w:top w:val="nil"/>
              <w:left w:val="nil"/>
              <w:bottom w:val="nil"/>
              <w:right w:val="nil"/>
            </w:tcBorders>
            <w:vAlign w:val="center"/>
          </w:tcPr>
          <w:p w14:paraId="3C2A5165" w14:textId="77777777" w:rsidR="0059503C" w:rsidRDefault="0059503C" w:rsidP="005C6FC2">
            <w:pPr>
              <w:spacing w:after="0"/>
              <w:jc w:val="center"/>
              <w:rPr>
                <w:ins w:id="377" w:author="Alicia" w:date="2016-09-05T17:30:00Z"/>
                <w:rFonts w:ascii="Times New Roman" w:hAnsi="Times New Roman" w:cs="Times New Roman"/>
                <w:sz w:val="24"/>
                <w:szCs w:val="24"/>
                <w:lang w:val="en-US"/>
              </w:rPr>
            </w:pPr>
            <w:ins w:id="378"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3E816C61" w14:textId="77777777" w:rsidR="0059503C" w:rsidRDefault="0059503C" w:rsidP="005C6FC2">
            <w:pPr>
              <w:spacing w:after="0"/>
              <w:rPr>
                <w:ins w:id="379" w:author="Alicia" w:date="2016-09-05T17:30:00Z"/>
                <w:rFonts w:ascii="Times New Roman" w:hAnsi="Times New Roman" w:cs="Times New Roman"/>
                <w:sz w:val="24"/>
                <w:szCs w:val="24"/>
                <w:lang w:val="en-US"/>
              </w:rPr>
            </w:pPr>
            <w:ins w:id="380" w:author="Alicia" w:date="2016-09-05T17:30:00Z">
              <w:r>
                <w:rPr>
                  <w:rFonts w:ascii="Times New Roman" w:hAnsi="Times New Roman" w:cs="Times New Roman"/>
                  <w:sz w:val="24"/>
                  <w:szCs w:val="24"/>
                  <w:lang w:val="en-US"/>
                </w:rPr>
                <w:t xml:space="preserve">    2.66</w:t>
              </w:r>
            </w:ins>
          </w:p>
        </w:tc>
        <w:tc>
          <w:tcPr>
            <w:tcW w:w="296" w:type="dxa"/>
            <w:tcBorders>
              <w:top w:val="nil"/>
              <w:left w:val="nil"/>
              <w:bottom w:val="nil"/>
              <w:right w:val="nil"/>
            </w:tcBorders>
          </w:tcPr>
          <w:p w14:paraId="0627932B" w14:textId="77777777" w:rsidR="0059503C" w:rsidRDefault="0059503C" w:rsidP="005C6FC2">
            <w:pPr>
              <w:spacing w:after="0"/>
              <w:jc w:val="center"/>
              <w:rPr>
                <w:ins w:id="381"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37458880" w14:textId="77777777" w:rsidR="0059503C" w:rsidRDefault="0059503C" w:rsidP="005C6FC2">
            <w:pPr>
              <w:spacing w:after="0"/>
              <w:jc w:val="center"/>
              <w:rPr>
                <w:ins w:id="382" w:author="Alicia" w:date="2016-09-05T17:30:00Z"/>
                <w:rFonts w:ascii="Times New Roman" w:hAnsi="Times New Roman" w:cs="Times New Roman"/>
                <w:sz w:val="24"/>
                <w:szCs w:val="24"/>
                <w:lang w:val="en-US"/>
              </w:rPr>
            </w:pPr>
            <w:ins w:id="383"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019272F7" w14:textId="77777777" w:rsidR="0059503C" w:rsidRDefault="0059503C" w:rsidP="005C6FC2">
            <w:pPr>
              <w:spacing w:after="0"/>
              <w:rPr>
                <w:ins w:id="384" w:author="Alicia" w:date="2016-09-05T17:30:00Z"/>
                <w:rFonts w:ascii="Times New Roman" w:hAnsi="Times New Roman" w:cs="Times New Roman"/>
                <w:sz w:val="24"/>
                <w:szCs w:val="24"/>
                <w:lang w:val="en-US"/>
              </w:rPr>
            </w:pPr>
            <w:ins w:id="385" w:author="Alicia" w:date="2016-09-05T17:30:00Z">
              <w:r>
                <w:rPr>
                  <w:rFonts w:ascii="Times New Roman" w:hAnsi="Times New Roman" w:cs="Times New Roman"/>
                  <w:sz w:val="24"/>
                  <w:szCs w:val="24"/>
                  <w:lang w:val="en-US"/>
                </w:rPr>
                <w:t xml:space="preserve"> 0.01</w:t>
              </w:r>
            </w:ins>
          </w:p>
        </w:tc>
      </w:tr>
      <w:tr w:rsidR="0059503C" w14:paraId="4FC3A380" w14:textId="77777777" w:rsidTr="005C6FC2">
        <w:trPr>
          <w:ins w:id="386" w:author="Alicia" w:date="2016-09-05T17:30:00Z"/>
        </w:trPr>
        <w:tc>
          <w:tcPr>
            <w:tcW w:w="245" w:type="dxa"/>
            <w:tcBorders>
              <w:top w:val="nil"/>
              <w:left w:val="nil"/>
              <w:bottom w:val="nil"/>
              <w:right w:val="nil"/>
            </w:tcBorders>
          </w:tcPr>
          <w:p w14:paraId="4648765B" w14:textId="77777777" w:rsidR="0059503C" w:rsidRDefault="0059503C" w:rsidP="005C6FC2">
            <w:pPr>
              <w:spacing w:after="0"/>
              <w:rPr>
                <w:ins w:id="387"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4F167DC" w14:textId="77777777" w:rsidR="0059503C" w:rsidRDefault="0059503C" w:rsidP="005C6FC2">
            <w:pPr>
              <w:spacing w:after="0"/>
              <w:rPr>
                <w:ins w:id="388" w:author="Alicia" w:date="2016-09-05T17:30:00Z"/>
                <w:rFonts w:ascii="Times New Roman" w:hAnsi="Times New Roman" w:cs="Times New Roman"/>
                <w:sz w:val="24"/>
                <w:szCs w:val="24"/>
                <w:lang w:val="en-US"/>
              </w:rPr>
            </w:pPr>
            <w:ins w:id="389" w:author="Alicia" w:date="2016-09-05T17:30:00Z">
              <w:r>
                <w:rPr>
                  <w:rFonts w:ascii="Times New Roman" w:hAnsi="Times New Roman" w:cs="Times New Roman"/>
                  <w:sz w:val="24"/>
                  <w:szCs w:val="24"/>
                  <w:lang w:val="en-US"/>
                </w:rPr>
                <w:t>Phenology × Shoot height</w:t>
              </w:r>
            </w:ins>
          </w:p>
        </w:tc>
        <w:tc>
          <w:tcPr>
            <w:tcW w:w="473" w:type="dxa"/>
            <w:tcBorders>
              <w:top w:val="nil"/>
              <w:left w:val="nil"/>
              <w:bottom w:val="nil"/>
              <w:right w:val="nil"/>
            </w:tcBorders>
            <w:vAlign w:val="center"/>
          </w:tcPr>
          <w:p w14:paraId="1C2A44DB" w14:textId="77777777" w:rsidR="0059503C" w:rsidRDefault="0059503C" w:rsidP="005C6FC2">
            <w:pPr>
              <w:spacing w:after="0"/>
              <w:jc w:val="center"/>
              <w:rPr>
                <w:ins w:id="390" w:author="Alicia" w:date="2016-09-05T17:30:00Z"/>
                <w:rFonts w:ascii="Times New Roman" w:hAnsi="Times New Roman" w:cs="Times New Roman"/>
                <w:sz w:val="24"/>
                <w:szCs w:val="24"/>
                <w:lang w:val="en-US"/>
              </w:rPr>
            </w:pPr>
            <w:ins w:id="391"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1CA0488C" w14:textId="77777777" w:rsidR="0059503C" w:rsidRDefault="0059503C" w:rsidP="005C6FC2">
            <w:pPr>
              <w:spacing w:after="0"/>
              <w:rPr>
                <w:ins w:id="392" w:author="Alicia" w:date="2016-09-05T17:30:00Z"/>
                <w:rFonts w:ascii="Times New Roman" w:hAnsi="Times New Roman" w:cs="Times New Roman"/>
                <w:sz w:val="24"/>
                <w:szCs w:val="24"/>
                <w:lang w:val="en-US"/>
              </w:rPr>
            </w:pPr>
            <w:ins w:id="393" w:author="Alicia" w:date="2016-09-05T17:30:00Z">
              <w:r>
                <w:rPr>
                  <w:rFonts w:ascii="Times New Roman" w:hAnsi="Times New Roman" w:cs="Times New Roman"/>
                  <w:sz w:val="24"/>
                  <w:szCs w:val="24"/>
                  <w:lang w:val="en-US"/>
                </w:rPr>
                <w:t xml:space="preserve">    0.63</w:t>
              </w:r>
            </w:ins>
          </w:p>
        </w:tc>
        <w:tc>
          <w:tcPr>
            <w:tcW w:w="296" w:type="dxa"/>
            <w:tcBorders>
              <w:top w:val="nil"/>
              <w:left w:val="nil"/>
              <w:bottom w:val="nil"/>
              <w:right w:val="nil"/>
            </w:tcBorders>
          </w:tcPr>
          <w:p w14:paraId="4C0BE52C" w14:textId="77777777" w:rsidR="0059503C" w:rsidRDefault="0059503C" w:rsidP="005C6FC2">
            <w:pPr>
              <w:spacing w:after="0"/>
              <w:jc w:val="center"/>
              <w:rPr>
                <w:ins w:id="394"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7F63994E" w14:textId="77777777" w:rsidR="0059503C" w:rsidRDefault="0059503C" w:rsidP="005C6FC2">
            <w:pPr>
              <w:spacing w:after="0"/>
              <w:jc w:val="center"/>
              <w:rPr>
                <w:ins w:id="395" w:author="Alicia" w:date="2016-09-05T17:30:00Z"/>
                <w:rFonts w:ascii="Times New Roman" w:hAnsi="Times New Roman" w:cs="Times New Roman"/>
                <w:sz w:val="24"/>
                <w:szCs w:val="24"/>
                <w:lang w:val="en-US"/>
              </w:rPr>
            </w:pPr>
            <w:ins w:id="396"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2AFD3AC0" w14:textId="77777777" w:rsidR="0059503C" w:rsidRDefault="0059503C" w:rsidP="005C6FC2">
            <w:pPr>
              <w:spacing w:after="0"/>
              <w:rPr>
                <w:ins w:id="397" w:author="Alicia" w:date="2016-09-05T17:30:00Z"/>
                <w:rFonts w:ascii="Times New Roman" w:hAnsi="Times New Roman" w:cs="Times New Roman"/>
                <w:sz w:val="24"/>
                <w:szCs w:val="24"/>
                <w:lang w:val="en-US"/>
              </w:rPr>
            </w:pPr>
            <w:ins w:id="398" w:author="Alicia" w:date="2016-09-05T17:30:00Z">
              <w:r>
                <w:rPr>
                  <w:rFonts w:ascii="Times New Roman" w:hAnsi="Times New Roman" w:cs="Times New Roman"/>
                  <w:sz w:val="24"/>
                  <w:szCs w:val="24"/>
                  <w:lang w:val="en-US"/>
                </w:rPr>
                <w:t xml:space="preserve"> 0.10</w:t>
              </w:r>
            </w:ins>
          </w:p>
        </w:tc>
      </w:tr>
      <w:tr w:rsidR="0059503C" w14:paraId="583B1A65" w14:textId="77777777" w:rsidTr="005C6FC2">
        <w:trPr>
          <w:ins w:id="399" w:author="Alicia" w:date="2016-09-05T17:30:00Z"/>
        </w:trPr>
        <w:tc>
          <w:tcPr>
            <w:tcW w:w="245" w:type="dxa"/>
            <w:tcBorders>
              <w:top w:val="nil"/>
              <w:left w:val="nil"/>
              <w:bottom w:val="nil"/>
              <w:right w:val="nil"/>
            </w:tcBorders>
          </w:tcPr>
          <w:p w14:paraId="1F6457D8" w14:textId="77777777" w:rsidR="0059503C" w:rsidRDefault="0059503C" w:rsidP="005C6FC2">
            <w:pPr>
              <w:spacing w:after="0"/>
              <w:rPr>
                <w:ins w:id="400"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78AB3FC" w14:textId="77777777" w:rsidR="0059503C" w:rsidRDefault="0059503C" w:rsidP="005C6FC2">
            <w:pPr>
              <w:spacing w:after="0"/>
              <w:rPr>
                <w:ins w:id="401" w:author="Alicia" w:date="2016-09-05T17:30:00Z"/>
                <w:rFonts w:ascii="Times New Roman" w:hAnsi="Times New Roman" w:cs="Times New Roman"/>
                <w:sz w:val="24"/>
                <w:szCs w:val="24"/>
                <w:lang w:val="en-US"/>
              </w:rPr>
            </w:pPr>
            <w:ins w:id="402" w:author="Alicia" w:date="2016-09-05T17:30:00Z">
              <w:r>
                <w:rPr>
                  <w:rFonts w:ascii="Times New Roman" w:hAnsi="Times New Roman" w:cs="Times New Roman"/>
                  <w:sz w:val="24"/>
                  <w:szCs w:val="24"/>
                  <w:lang w:val="en-US"/>
                </w:rPr>
                <w:t>Flower number × Shoot height</w:t>
              </w:r>
            </w:ins>
          </w:p>
        </w:tc>
        <w:tc>
          <w:tcPr>
            <w:tcW w:w="473" w:type="dxa"/>
            <w:tcBorders>
              <w:top w:val="nil"/>
              <w:left w:val="nil"/>
              <w:bottom w:val="nil"/>
              <w:right w:val="nil"/>
            </w:tcBorders>
            <w:vAlign w:val="center"/>
          </w:tcPr>
          <w:p w14:paraId="4F27C56E" w14:textId="77777777" w:rsidR="0059503C" w:rsidRDefault="0059503C" w:rsidP="005C6FC2">
            <w:pPr>
              <w:spacing w:after="0"/>
              <w:jc w:val="center"/>
              <w:rPr>
                <w:ins w:id="403" w:author="Alicia" w:date="2016-09-05T17:30:00Z"/>
                <w:rFonts w:ascii="Times New Roman" w:hAnsi="Times New Roman" w:cs="Times New Roman"/>
                <w:sz w:val="24"/>
                <w:szCs w:val="24"/>
                <w:lang w:val="en-US"/>
              </w:rPr>
            </w:pPr>
            <w:ins w:id="404" w:author="Alicia" w:date="2016-09-05T17:30:00Z">
              <w:r>
                <w:rPr>
                  <w:rFonts w:ascii="Times New Roman" w:hAnsi="Times New Roman" w:cs="Times New Roman"/>
                  <w:sz w:val="24"/>
                  <w:szCs w:val="24"/>
                  <w:lang w:val="en-US"/>
                </w:rPr>
                <w:t>1</w:t>
              </w:r>
            </w:ins>
          </w:p>
        </w:tc>
        <w:tc>
          <w:tcPr>
            <w:tcW w:w="1298" w:type="dxa"/>
            <w:tcBorders>
              <w:top w:val="nil"/>
              <w:left w:val="nil"/>
              <w:bottom w:val="nil"/>
              <w:right w:val="nil"/>
            </w:tcBorders>
            <w:vAlign w:val="center"/>
          </w:tcPr>
          <w:p w14:paraId="43CDE29B" w14:textId="77777777" w:rsidR="0059503C" w:rsidRDefault="0059503C" w:rsidP="005C6FC2">
            <w:pPr>
              <w:spacing w:after="0"/>
              <w:rPr>
                <w:ins w:id="405" w:author="Alicia" w:date="2016-09-05T17:30:00Z"/>
                <w:rFonts w:ascii="Times New Roman" w:hAnsi="Times New Roman" w:cs="Times New Roman"/>
                <w:sz w:val="24"/>
                <w:szCs w:val="24"/>
                <w:lang w:val="en-US"/>
              </w:rPr>
            </w:pPr>
            <w:ins w:id="406" w:author="Alicia" w:date="2016-09-05T17:30:00Z">
              <w:r>
                <w:rPr>
                  <w:rFonts w:ascii="Times New Roman" w:hAnsi="Times New Roman" w:cs="Times New Roman"/>
                  <w:sz w:val="24"/>
                  <w:szCs w:val="24"/>
                  <w:lang w:val="en-US"/>
                </w:rPr>
                <w:t xml:space="preserve">    1.24</w:t>
              </w:r>
            </w:ins>
          </w:p>
        </w:tc>
        <w:tc>
          <w:tcPr>
            <w:tcW w:w="296" w:type="dxa"/>
            <w:tcBorders>
              <w:top w:val="nil"/>
              <w:left w:val="nil"/>
              <w:bottom w:val="nil"/>
              <w:right w:val="nil"/>
            </w:tcBorders>
          </w:tcPr>
          <w:p w14:paraId="4C7B1F63" w14:textId="77777777" w:rsidR="0059503C" w:rsidRDefault="0059503C" w:rsidP="005C6FC2">
            <w:pPr>
              <w:spacing w:after="0"/>
              <w:jc w:val="center"/>
              <w:rPr>
                <w:ins w:id="407"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2A6FF2F5" w14:textId="77777777" w:rsidR="0059503C" w:rsidRDefault="0059503C" w:rsidP="005C6FC2">
            <w:pPr>
              <w:spacing w:after="0"/>
              <w:jc w:val="center"/>
              <w:rPr>
                <w:ins w:id="408" w:author="Alicia" w:date="2016-09-05T17:30:00Z"/>
                <w:rFonts w:ascii="Times New Roman" w:hAnsi="Times New Roman" w:cs="Times New Roman"/>
                <w:sz w:val="24"/>
                <w:szCs w:val="24"/>
                <w:lang w:val="en-US"/>
              </w:rPr>
            </w:pPr>
            <w:ins w:id="409" w:author="Alicia" w:date="2016-09-05T17:30:00Z">
              <w:r>
                <w:rPr>
                  <w:rFonts w:ascii="Times New Roman" w:hAnsi="Times New Roman" w:cs="Times New Roman"/>
                  <w:sz w:val="24"/>
                  <w:szCs w:val="24"/>
                  <w:lang w:val="en-US"/>
                </w:rPr>
                <w:t>1</w:t>
              </w:r>
            </w:ins>
          </w:p>
        </w:tc>
        <w:tc>
          <w:tcPr>
            <w:tcW w:w="1121" w:type="dxa"/>
            <w:tcBorders>
              <w:top w:val="nil"/>
              <w:left w:val="nil"/>
              <w:bottom w:val="nil"/>
              <w:right w:val="nil"/>
            </w:tcBorders>
            <w:vAlign w:val="center"/>
          </w:tcPr>
          <w:p w14:paraId="23C85A40" w14:textId="77777777" w:rsidR="0059503C" w:rsidRDefault="0059503C" w:rsidP="005C6FC2">
            <w:pPr>
              <w:spacing w:after="0"/>
              <w:rPr>
                <w:ins w:id="410" w:author="Alicia" w:date="2016-09-05T17:30:00Z"/>
                <w:rFonts w:ascii="Times New Roman" w:hAnsi="Times New Roman" w:cs="Times New Roman"/>
                <w:sz w:val="24"/>
                <w:szCs w:val="24"/>
                <w:lang w:val="en-US"/>
              </w:rPr>
            </w:pPr>
            <w:ins w:id="411" w:author="Alicia" w:date="2016-09-05T17:30:00Z">
              <w:r>
                <w:rPr>
                  <w:rFonts w:ascii="Times New Roman" w:hAnsi="Times New Roman" w:cs="Times New Roman"/>
                  <w:sz w:val="24"/>
                  <w:szCs w:val="24"/>
                  <w:lang w:val="en-US"/>
                </w:rPr>
                <w:t xml:space="preserve"> 0.64</w:t>
              </w:r>
            </w:ins>
          </w:p>
        </w:tc>
      </w:tr>
      <w:tr w:rsidR="0059503C" w14:paraId="11C5379F" w14:textId="77777777" w:rsidTr="005C6FC2">
        <w:trPr>
          <w:ins w:id="412" w:author="Alicia" w:date="2016-09-05T17:30:00Z"/>
        </w:trPr>
        <w:tc>
          <w:tcPr>
            <w:tcW w:w="245" w:type="dxa"/>
            <w:tcBorders>
              <w:top w:val="nil"/>
              <w:left w:val="nil"/>
              <w:bottom w:val="nil"/>
              <w:right w:val="nil"/>
            </w:tcBorders>
          </w:tcPr>
          <w:p w14:paraId="6E708A07" w14:textId="77777777" w:rsidR="0059503C" w:rsidRDefault="0059503C" w:rsidP="005C6FC2">
            <w:pPr>
              <w:spacing w:after="0"/>
              <w:rPr>
                <w:ins w:id="413"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6E6C199D" w14:textId="77777777" w:rsidR="0059503C" w:rsidRDefault="0059503C" w:rsidP="005C6FC2">
            <w:pPr>
              <w:spacing w:after="0"/>
              <w:rPr>
                <w:ins w:id="414" w:author="Alicia" w:date="2016-09-05T17:30:00Z"/>
                <w:rFonts w:ascii="Times New Roman" w:hAnsi="Times New Roman" w:cs="Times New Roman"/>
                <w:sz w:val="24"/>
                <w:szCs w:val="24"/>
                <w:lang w:val="en-US"/>
              </w:rPr>
            </w:pPr>
            <w:ins w:id="415" w:author="Alicia" w:date="2016-09-05T17:30:00Z">
              <w:r>
                <w:rPr>
                  <w:rFonts w:ascii="Times New Roman" w:hAnsi="Times New Roman" w:cs="Times New Roman"/>
                  <w:sz w:val="24"/>
                  <w:szCs w:val="24"/>
                  <w:lang w:val="en-US"/>
                </w:rPr>
                <w:t>Population × Phenology × Flower number</w:t>
              </w:r>
            </w:ins>
          </w:p>
        </w:tc>
        <w:tc>
          <w:tcPr>
            <w:tcW w:w="473" w:type="dxa"/>
            <w:tcBorders>
              <w:top w:val="nil"/>
              <w:left w:val="nil"/>
              <w:bottom w:val="nil"/>
              <w:right w:val="nil"/>
            </w:tcBorders>
            <w:vAlign w:val="center"/>
          </w:tcPr>
          <w:p w14:paraId="441F8B9A" w14:textId="77777777" w:rsidR="0059503C" w:rsidRDefault="0059503C" w:rsidP="005C6FC2">
            <w:pPr>
              <w:spacing w:after="0"/>
              <w:jc w:val="center"/>
              <w:rPr>
                <w:ins w:id="416" w:author="Alicia" w:date="2016-09-05T17:30:00Z"/>
                <w:rFonts w:ascii="Times New Roman" w:hAnsi="Times New Roman" w:cs="Times New Roman"/>
                <w:sz w:val="24"/>
                <w:szCs w:val="24"/>
                <w:lang w:val="en-US"/>
              </w:rPr>
            </w:pPr>
            <w:ins w:id="417"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093B7E9F" w14:textId="77777777" w:rsidR="0059503C" w:rsidRDefault="0059503C" w:rsidP="005C6FC2">
            <w:pPr>
              <w:tabs>
                <w:tab w:val="decimal" w:pos="589"/>
              </w:tabs>
              <w:spacing w:after="0"/>
              <w:rPr>
                <w:ins w:id="418" w:author="Alicia" w:date="2016-09-05T17:30:00Z"/>
                <w:rFonts w:ascii="Times New Roman" w:hAnsi="Times New Roman" w:cs="Times New Roman"/>
                <w:sz w:val="24"/>
                <w:szCs w:val="24"/>
                <w:lang w:val="en-US"/>
              </w:rPr>
            </w:pPr>
            <w:ins w:id="419" w:author="Alicia" w:date="2016-09-05T17:30:00Z">
              <w:r>
                <w:rPr>
                  <w:rFonts w:ascii="Times New Roman" w:hAnsi="Times New Roman" w:cs="Times New Roman"/>
                  <w:sz w:val="24"/>
                  <w:szCs w:val="24"/>
                  <w:lang w:val="en-US"/>
                </w:rPr>
                <w:t>2.39 ***</w:t>
              </w:r>
            </w:ins>
          </w:p>
        </w:tc>
        <w:tc>
          <w:tcPr>
            <w:tcW w:w="296" w:type="dxa"/>
            <w:tcBorders>
              <w:top w:val="nil"/>
              <w:left w:val="nil"/>
              <w:bottom w:val="nil"/>
              <w:right w:val="nil"/>
            </w:tcBorders>
          </w:tcPr>
          <w:p w14:paraId="4A754DE9" w14:textId="77777777" w:rsidR="0059503C" w:rsidRDefault="0059503C" w:rsidP="005C6FC2">
            <w:pPr>
              <w:spacing w:after="0"/>
              <w:jc w:val="center"/>
              <w:rPr>
                <w:ins w:id="420"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113ACDAC" w14:textId="77777777" w:rsidR="0059503C" w:rsidRDefault="0059503C" w:rsidP="005C6FC2">
            <w:pPr>
              <w:spacing w:after="0"/>
              <w:jc w:val="center"/>
              <w:rPr>
                <w:ins w:id="421" w:author="Alicia" w:date="2016-09-05T17:30:00Z"/>
                <w:rFonts w:ascii="Times New Roman" w:hAnsi="Times New Roman" w:cs="Times New Roman"/>
                <w:sz w:val="24"/>
                <w:szCs w:val="24"/>
                <w:lang w:val="en-US"/>
              </w:rPr>
            </w:pPr>
            <w:ins w:id="422"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17F0F3C9" w14:textId="77777777" w:rsidR="0059503C" w:rsidRDefault="0059503C" w:rsidP="005C6FC2">
            <w:pPr>
              <w:spacing w:after="0"/>
              <w:rPr>
                <w:ins w:id="423" w:author="Alicia" w:date="2016-09-05T17:30:00Z"/>
                <w:rFonts w:ascii="Times New Roman" w:hAnsi="Times New Roman" w:cs="Times New Roman"/>
                <w:sz w:val="24"/>
                <w:szCs w:val="24"/>
                <w:lang w:val="en-US"/>
              </w:rPr>
            </w:pPr>
            <w:ins w:id="424" w:author="Alicia" w:date="2016-09-05T17:30:00Z">
              <w:r>
                <w:rPr>
                  <w:rFonts w:ascii="Times New Roman" w:hAnsi="Times New Roman" w:cs="Times New Roman"/>
                  <w:sz w:val="24"/>
                  <w:szCs w:val="24"/>
                  <w:lang w:val="en-US"/>
                </w:rPr>
                <w:t xml:space="preserve"> 2.42**</w:t>
              </w:r>
            </w:ins>
          </w:p>
        </w:tc>
      </w:tr>
      <w:tr w:rsidR="0059503C" w14:paraId="688AD005" w14:textId="77777777" w:rsidTr="005C6FC2">
        <w:trPr>
          <w:ins w:id="425" w:author="Alicia" w:date="2016-09-05T17:30:00Z"/>
        </w:trPr>
        <w:tc>
          <w:tcPr>
            <w:tcW w:w="245" w:type="dxa"/>
            <w:tcBorders>
              <w:top w:val="nil"/>
              <w:left w:val="nil"/>
              <w:bottom w:val="nil"/>
              <w:right w:val="nil"/>
            </w:tcBorders>
          </w:tcPr>
          <w:p w14:paraId="55F37AD2" w14:textId="77777777" w:rsidR="0059503C" w:rsidRDefault="0059503C" w:rsidP="005C6FC2">
            <w:pPr>
              <w:spacing w:after="0"/>
              <w:rPr>
                <w:ins w:id="426" w:author="Alicia" w:date="2016-09-05T17:30:00Z"/>
                <w:rFonts w:ascii="Times New Roman" w:hAnsi="Times New Roman" w:cs="Times New Roman"/>
                <w:sz w:val="24"/>
                <w:szCs w:val="24"/>
                <w:lang w:val="en-US"/>
              </w:rPr>
            </w:pPr>
          </w:p>
        </w:tc>
        <w:tc>
          <w:tcPr>
            <w:tcW w:w="4563" w:type="dxa"/>
            <w:tcBorders>
              <w:top w:val="nil"/>
              <w:left w:val="nil"/>
              <w:bottom w:val="nil"/>
              <w:right w:val="nil"/>
            </w:tcBorders>
          </w:tcPr>
          <w:p w14:paraId="78BB9CA2" w14:textId="77777777" w:rsidR="0059503C" w:rsidRDefault="0059503C" w:rsidP="005C6FC2">
            <w:pPr>
              <w:spacing w:after="0"/>
              <w:rPr>
                <w:ins w:id="427" w:author="Alicia" w:date="2016-09-05T17:30:00Z"/>
                <w:rFonts w:ascii="Times New Roman" w:hAnsi="Times New Roman" w:cs="Times New Roman"/>
                <w:sz w:val="24"/>
                <w:szCs w:val="24"/>
                <w:lang w:val="en-US"/>
              </w:rPr>
            </w:pPr>
            <w:ins w:id="428" w:author="Alicia" w:date="2016-09-05T17:30:00Z">
              <w:r>
                <w:rPr>
                  <w:rFonts w:ascii="Times New Roman" w:hAnsi="Times New Roman" w:cs="Times New Roman"/>
                  <w:sz w:val="24"/>
                  <w:szCs w:val="24"/>
                  <w:lang w:val="en-US"/>
                </w:rPr>
                <w:t>Population × Phenology × Shoot height</w:t>
              </w:r>
            </w:ins>
          </w:p>
        </w:tc>
        <w:tc>
          <w:tcPr>
            <w:tcW w:w="473" w:type="dxa"/>
            <w:tcBorders>
              <w:top w:val="nil"/>
              <w:left w:val="nil"/>
              <w:bottom w:val="nil"/>
              <w:right w:val="nil"/>
            </w:tcBorders>
            <w:vAlign w:val="center"/>
          </w:tcPr>
          <w:p w14:paraId="5074E498" w14:textId="77777777" w:rsidR="0059503C" w:rsidRDefault="0059503C" w:rsidP="005C6FC2">
            <w:pPr>
              <w:spacing w:after="0"/>
              <w:jc w:val="center"/>
              <w:rPr>
                <w:ins w:id="429" w:author="Alicia" w:date="2016-09-05T17:30:00Z"/>
                <w:rFonts w:ascii="Times New Roman" w:hAnsi="Times New Roman" w:cs="Times New Roman"/>
                <w:sz w:val="24"/>
                <w:szCs w:val="24"/>
                <w:lang w:val="en-US"/>
              </w:rPr>
            </w:pPr>
            <w:ins w:id="430" w:author="Alicia" w:date="2016-09-05T17:30:00Z">
              <w:r>
                <w:rPr>
                  <w:rFonts w:ascii="Times New Roman" w:hAnsi="Times New Roman" w:cs="Times New Roman"/>
                  <w:sz w:val="24"/>
                  <w:szCs w:val="24"/>
                  <w:lang w:val="en-US"/>
                </w:rPr>
                <w:t>19</w:t>
              </w:r>
            </w:ins>
          </w:p>
        </w:tc>
        <w:tc>
          <w:tcPr>
            <w:tcW w:w="1298" w:type="dxa"/>
            <w:tcBorders>
              <w:top w:val="nil"/>
              <w:left w:val="nil"/>
              <w:bottom w:val="nil"/>
              <w:right w:val="nil"/>
            </w:tcBorders>
            <w:vAlign w:val="center"/>
          </w:tcPr>
          <w:p w14:paraId="2F726AB8" w14:textId="77777777" w:rsidR="0059503C" w:rsidRDefault="0059503C" w:rsidP="005C6FC2">
            <w:pPr>
              <w:spacing w:after="0"/>
              <w:rPr>
                <w:ins w:id="431" w:author="Alicia" w:date="2016-09-05T17:30:00Z"/>
                <w:rFonts w:ascii="Times New Roman" w:hAnsi="Times New Roman" w:cs="Times New Roman"/>
                <w:sz w:val="24"/>
                <w:szCs w:val="24"/>
                <w:lang w:val="en-US"/>
              </w:rPr>
            </w:pPr>
            <w:ins w:id="432" w:author="Alicia" w:date="2016-09-05T17:30:00Z">
              <w:r>
                <w:rPr>
                  <w:rFonts w:ascii="Times New Roman" w:hAnsi="Times New Roman" w:cs="Times New Roman"/>
                  <w:sz w:val="24"/>
                  <w:szCs w:val="24"/>
                  <w:lang w:val="en-US"/>
                </w:rPr>
                <w:t xml:space="preserve">    0.63</w:t>
              </w:r>
            </w:ins>
          </w:p>
        </w:tc>
        <w:tc>
          <w:tcPr>
            <w:tcW w:w="296" w:type="dxa"/>
            <w:tcBorders>
              <w:top w:val="nil"/>
              <w:left w:val="nil"/>
              <w:bottom w:val="nil"/>
              <w:right w:val="nil"/>
            </w:tcBorders>
          </w:tcPr>
          <w:p w14:paraId="5374E3F8" w14:textId="77777777" w:rsidR="0059503C" w:rsidRDefault="0059503C" w:rsidP="005C6FC2">
            <w:pPr>
              <w:spacing w:after="0"/>
              <w:jc w:val="center"/>
              <w:rPr>
                <w:ins w:id="433" w:author="Alicia" w:date="2016-09-05T17:30:00Z"/>
                <w:rFonts w:ascii="Times New Roman" w:hAnsi="Times New Roman" w:cs="Times New Roman"/>
                <w:sz w:val="24"/>
                <w:szCs w:val="24"/>
                <w:lang w:val="en-US"/>
              </w:rPr>
            </w:pPr>
          </w:p>
        </w:tc>
        <w:tc>
          <w:tcPr>
            <w:tcW w:w="473" w:type="dxa"/>
            <w:tcBorders>
              <w:top w:val="nil"/>
              <w:left w:val="nil"/>
              <w:bottom w:val="nil"/>
              <w:right w:val="nil"/>
            </w:tcBorders>
          </w:tcPr>
          <w:p w14:paraId="465A73BD" w14:textId="77777777" w:rsidR="0059503C" w:rsidRDefault="0059503C" w:rsidP="005C6FC2">
            <w:pPr>
              <w:spacing w:after="0"/>
              <w:jc w:val="center"/>
              <w:rPr>
                <w:ins w:id="434" w:author="Alicia" w:date="2016-09-05T17:30:00Z"/>
                <w:rFonts w:ascii="Times New Roman" w:hAnsi="Times New Roman" w:cs="Times New Roman"/>
                <w:sz w:val="24"/>
                <w:szCs w:val="24"/>
                <w:lang w:val="en-US"/>
              </w:rPr>
            </w:pPr>
            <w:ins w:id="435" w:author="Alicia" w:date="2016-09-05T17:30:00Z">
              <w:r>
                <w:rPr>
                  <w:rFonts w:ascii="Times New Roman" w:hAnsi="Times New Roman" w:cs="Times New Roman"/>
                  <w:sz w:val="24"/>
                  <w:szCs w:val="24"/>
                  <w:lang w:val="en-US"/>
                </w:rPr>
                <w:t>15</w:t>
              </w:r>
            </w:ins>
          </w:p>
        </w:tc>
        <w:tc>
          <w:tcPr>
            <w:tcW w:w="1121" w:type="dxa"/>
            <w:tcBorders>
              <w:top w:val="nil"/>
              <w:left w:val="nil"/>
              <w:bottom w:val="nil"/>
              <w:right w:val="nil"/>
            </w:tcBorders>
            <w:vAlign w:val="center"/>
          </w:tcPr>
          <w:p w14:paraId="171700EA" w14:textId="77777777" w:rsidR="0059503C" w:rsidRDefault="0059503C" w:rsidP="005C6FC2">
            <w:pPr>
              <w:tabs>
                <w:tab w:val="decimal" w:pos="-13617"/>
              </w:tabs>
              <w:spacing w:after="0"/>
              <w:rPr>
                <w:ins w:id="436" w:author="Alicia" w:date="2016-09-05T17:30:00Z"/>
                <w:rFonts w:ascii="Times New Roman" w:hAnsi="Times New Roman" w:cs="Times New Roman"/>
                <w:sz w:val="24"/>
                <w:szCs w:val="24"/>
                <w:lang w:val="en-US"/>
              </w:rPr>
            </w:pPr>
            <w:ins w:id="437" w:author="Alicia" w:date="2016-09-05T17:30:00Z">
              <w:r>
                <w:rPr>
                  <w:rFonts w:ascii="Times New Roman" w:hAnsi="Times New Roman" w:cs="Times New Roman"/>
                  <w:sz w:val="24"/>
                  <w:szCs w:val="24"/>
                  <w:lang w:val="en-US"/>
                </w:rPr>
                <w:t xml:space="preserve"> 0.76</w:t>
              </w:r>
            </w:ins>
          </w:p>
        </w:tc>
      </w:tr>
      <w:tr w:rsidR="0059503C" w14:paraId="3E173346" w14:textId="77777777" w:rsidTr="005C6FC2">
        <w:trPr>
          <w:ins w:id="438" w:author="Alicia" w:date="2016-09-05T17:30:00Z"/>
        </w:trPr>
        <w:tc>
          <w:tcPr>
            <w:tcW w:w="245" w:type="dxa"/>
            <w:tcBorders>
              <w:top w:val="nil"/>
              <w:left w:val="nil"/>
              <w:bottom w:val="single" w:sz="18" w:space="0" w:color="auto"/>
              <w:right w:val="nil"/>
            </w:tcBorders>
          </w:tcPr>
          <w:p w14:paraId="305B46CE" w14:textId="77777777" w:rsidR="0059503C" w:rsidRDefault="0059503C" w:rsidP="005C6FC2">
            <w:pPr>
              <w:spacing w:after="0"/>
              <w:rPr>
                <w:ins w:id="439" w:author="Alicia" w:date="2016-09-05T17:30:00Z"/>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38B81165" w14:textId="77777777" w:rsidR="0059503C" w:rsidRDefault="0059503C" w:rsidP="005C6FC2">
            <w:pPr>
              <w:spacing w:after="0"/>
              <w:rPr>
                <w:ins w:id="440" w:author="Alicia" w:date="2016-09-05T17:30:00Z"/>
                <w:rFonts w:ascii="Times New Roman" w:hAnsi="Times New Roman" w:cs="Times New Roman"/>
                <w:sz w:val="24"/>
                <w:szCs w:val="24"/>
                <w:lang w:val="en-US"/>
              </w:rPr>
            </w:pPr>
            <w:ins w:id="441" w:author="Alicia" w:date="2016-09-05T17:30:00Z">
              <w:r>
                <w:rPr>
                  <w:rFonts w:ascii="Times New Roman" w:hAnsi="Times New Roman" w:cs="Times New Roman"/>
                  <w:sz w:val="24"/>
                  <w:szCs w:val="24"/>
                  <w:lang w:val="en-US"/>
                </w:rPr>
                <w:t>Population × Flower number × Shoot height</w:t>
              </w:r>
            </w:ins>
          </w:p>
        </w:tc>
        <w:tc>
          <w:tcPr>
            <w:tcW w:w="473" w:type="dxa"/>
            <w:tcBorders>
              <w:top w:val="nil"/>
              <w:left w:val="nil"/>
              <w:bottom w:val="single" w:sz="18" w:space="0" w:color="auto"/>
              <w:right w:val="nil"/>
            </w:tcBorders>
            <w:vAlign w:val="center"/>
          </w:tcPr>
          <w:p w14:paraId="08803140" w14:textId="77777777" w:rsidR="0059503C" w:rsidRDefault="0059503C" w:rsidP="005C6FC2">
            <w:pPr>
              <w:spacing w:after="0"/>
              <w:jc w:val="center"/>
              <w:rPr>
                <w:ins w:id="442" w:author="Alicia" w:date="2016-09-05T17:30:00Z"/>
                <w:rFonts w:ascii="Times New Roman" w:hAnsi="Times New Roman" w:cs="Times New Roman"/>
                <w:sz w:val="24"/>
                <w:szCs w:val="24"/>
                <w:lang w:val="en-US"/>
              </w:rPr>
            </w:pPr>
            <w:ins w:id="443" w:author="Alicia" w:date="2016-09-05T17:30:00Z">
              <w:r>
                <w:rPr>
                  <w:rFonts w:ascii="Times New Roman" w:hAnsi="Times New Roman" w:cs="Times New Roman"/>
                  <w:sz w:val="24"/>
                  <w:szCs w:val="24"/>
                  <w:lang w:val="en-US"/>
                </w:rPr>
                <w:t>19</w:t>
              </w:r>
            </w:ins>
          </w:p>
        </w:tc>
        <w:tc>
          <w:tcPr>
            <w:tcW w:w="1298" w:type="dxa"/>
            <w:tcBorders>
              <w:top w:val="nil"/>
              <w:left w:val="nil"/>
              <w:bottom w:val="single" w:sz="18" w:space="0" w:color="auto"/>
              <w:right w:val="nil"/>
            </w:tcBorders>
            <w:vAlign w:val="center"/>
          </w:tcPr>
          <w:p w14:paraId="38EE2AC2" w14:textId="77777777" w:rsidR="0059503C" w:rsidRDefault="0059503C" w:rsidP="005C6FC2">
            <w:pPr>
              <w:spacing w:after="0"/>
              <w:rPr>
                <w:ins w:id="444" w:author="Alicia" w:date="2016-09-05T17:30:00Z"/>
                <w:rFonts w:ascii="Times New Roman" w:hAnsi="Times New Roman" w:cs="Times New Roman"/>
                <w:sz w:val="24"/>
                <w:szCs w:val="24"/>
                <w:lang w:val="en-US"/>
              </w:rPr>
            </w:pPr>
            <w:ins w:id="445" w:author="Alicia" w:date="2016-09-05T17:30:00Z">
              <w:r>
                <w:rPr>
                  <w:rFonts w:ascii="Times New Roman" w:hAnsi="Times New Roman" w:cs="Times New Roman"/>
                  <w:sz w:val="24"/>
                  <w:szCs w:val="24"/>
                  <w:lang w:val="en-US"/>
                </w:rPr>
                <w:t xml:space="preserve">    1.06</w:t>
              </w:r>
            </w:ins>
          </w:p>
        </w:tc>
        <w:tc>
          <w:tcPr>
            <w:tcW w:w="296" w:type="dxa"/>
            <w:tcBorders>
              <w:top w:val="nil"/>
              <w:left w:val="nil"/>
              <w:bottom w:val="single" w:sz="18" w:space="0" w:color="auto"/>
              <w:right w:val="nil"/>
            </w:tcBorders>
          </w:tcPr>
          <w:p w14:paraId="23EB2B65" w14:textId="77777777" w:rsidR="0059503C" w:rsidRDefault="0059503C" w:rsidP="005C6FC2">
            <w:pPr>
              <w:spacing w:after="0"/>
              <w:rPr>
                <w:ins w:id="446" w:author="Alicia" w:date="2016-09-05T17:30:00Z"/>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0FEC9025" w14:textId="77777777" w:rsidR="0059503C" w:rsidRDefault="0059503C" w:rsidP="005C6FC2">
            <w:pPr>
              <w:spacing w:after="0"/>
              <w:rPr>
                <w:ins w:id="447" w:author="Alicia" w:date="2016-09-05T17:30:00Z"/>
                <w:rFonts w:ascii="Times New Roman" w:hAnsi="Times New Roman" w:cs="Times New Roman"/>
                <w:sz w:val="24"/>
                <w:szCs w:val="24"/>
                <w:lang w:val="en-US"/>
              </w:rPr>
            </w:pPr>
            <w:ins w:id="448" w:author="Alicia" w:date="2016-09-05T17:30:00Z">
              <w:r>
                <w:rPr>
                  <w:rFonts w:ascii="Times New Roman" w:hAnsi="Times New Roman" w:cs="Times New Roman"/>
                  <w:sz w:val="24"/>
                  <w:szCs w:val="24"/>
                  <w:lang w:val="en-US"/>
                </w:rPr>
                <w:t>15</w:t>
              </w:r>
            </w:ins>
          </w:p>
        </w:tc>
        <w:tc>
          <w:tcPr>
            <w:tcW w:w="1121" w:type="dxa"/>
            <w:tcBorders>
              <w:top w:val="nil"/>
              <w:left w:val="nil"/>
              <w:bottom w:val="single" w:sz="18" w:space="0" w:color="auto"/>
              <w:right w:val="nil"/>
            </w:tcBorders>
            <w:vAlign w:val="center"/>
          </w:tcPr>
          <w:p w14:paraId="016295BD" w14:textId="77777777" w:rsidR="0059503C" w:rsidRDefault="0059503C" w:rsidP="005C6FC2">
            <w:pPr>
              <w:tabs>
                <w:tab w:val="left" w:pos="243"/>
              </w:tabs>
              <w:spacing w:after="0"/>
              <w:rPr>
                <w:ins w:id="449" w:author="Alicia" w:date="2016-09-05T17:30:00Z"/>
                <w:rFonts w:ascii="Times New Roman" w:hAnsi="Times New Roman" w:cs="Times New Roman"/>
                <w:sz w:val="24"/>
                <w:szCs w:val="24"/>
                <w:lang w:val="en-US"/>
              </w:rPr>
            </w:pPr>
            <w:ins w:id="450" w:author="Alicia" w:date="2016-09-05T17:30:00Z">
              <w:r>
                <w:rPr>
                  <w:rFonts w:ascii="Times New Roman" w:hAnsi="Times New Roman" w:cs="Times New Roman"/>
                  <w:sz w:val="24"/>
                  <w:szCs w:val="24"/>
                  <w:lang w:val="en-US"/>
                </w:rPr>
                <w:t xml:space="preserve"> 2.14 **</w:t>
              </w:r>
            </w:ins>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613792CE" w14:textId="47035D72"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xml:space="preserve"> and as 1 in populations with </w:t>
      </w:r>
      <w:r w:rsidR="00470DC7">
        <w:rPr>
          <w:rFonts w:ascii="Times New Roman" w:hAnsi="Times New Roman" w:cs="Times New Roman"/>
          <w:sz w:val="24"/>
          <w:szCs w:val="24"/>
          <w:lang w:val="en-US"/>
        </w:rPr>
        <w:t>butterflies</w:t>
      </w:r>
      <w:r>
        <w:rPr>
          <w:rFonts w:ascii="Times New Roman" w:hAnsi="Times New Roman" w:cs="Times New Roman"/>
          <w:sz w:val="24"/>
          <w:szCs w:val="24"/>
          <w:lang w:val="en-US"/>
        </w:rPr>
        <w:t>, was included in all models</w:t>
      </w:r>
      <w:ins w:id="451" w:author="Alicia" w:date="2016-09-05T17:46:00Z">
        <w:r w:rsidR="0049536E">
          <w:rPr>
            <w:rFonts w:ascii="Times New Roman" w:hAnsi="Times New Roman" w:cs="Times New Roman"/>
            <w:sz w:val="24"/>
            <w:szCs w:val="24"/>
            <w:lang w:val="en-US"/>
          </w:rPr>
          <w:t xml:space="preserve">, as well as the interactions predation × trait and population × trait (the </w:t>
        </w:r>
      </w:ins>
      <w:ins w:id="452" w:author="Alicia" w:date="2016-09-05T17:47:00Z">
        <w:r w:rsidR="0049536E">
          <w:rPr>
            <w:rFonts w:ascii="Times New Roman" w:hAnsi="Times New Roman" w:cs="Times New Roman"/>
            <w:sz w:val="24"/>
            <w:szCs w:val="24"/>
            <w:lang w:val="en-US"/>
          </w:rPr>
          <w:t>latter</w:t>
        </w:r>
      </w:ins>
      <w:ins w:id="453" w:author="Alicia" w:date="2016-09-05T17:46:00Z">
        <w:r w:rsidR="0049536E">
          <w:rPr>
            <w:rFonts w:ascii="Times New Roman" w:hAnsi="Times New Roman" w:cs="Times New Roman"/>
            <w:sz w:val="24"/>
            <w:szCs w:val="24"/>
            <w:lang w:val="en-US"/>
          </w:rPr>
          <w:t xml:space="preserve"> included as random effects</w:t>
        </w:r>
        <w:r w:rsidR="0049536E" w:rsidRPr="003953F3">
          <w:rPr>
            <w:rFonts w:ascii="Times New Roman" w:hAnsi="Times New Roman" w:cs="Times New Roman"/>
            <w:sz w:val="24"/>
            <w:szCs w:val="24"/>
            <w:lang w:val="en-US"/>
          </w:rPr>
          <w:t xml:space="preserve"> </w:t>
        </w:r>
        <w:r w:rsidR="0049536E">
          <w:rPr>
            <w:rFonts w:ascii="Times New Roman" w:hAnsi="Times New Roman" w:cs="Times New Roman"/>
            <w:sz w:val="24"/>
            <w:szCs w:val="24"/>
            <w:lang w:val="en-US"/>
          </w:rPr>
          <w:t>nested within predation, not shown)</w:t>
        </w:r>
      </w:ins>
      <w:r>
        <w:rPr>
          <w:rFonts w:ascii="Times New Roman" w:hAnsi="Times New Roman" w:cs="Times New Roman"/>
          <w:sz w:val="24"/>
          <w:szCs w:val="24"/>
          <w:lang w:val="en-US"/>
        </w:rPr>
        <w:t xml:space="preserve">. Results are from linear mixed models </w:t>
      </w:r>
      <w:del w:id="454" w:author="Alicia" w:date="2016-09-05T17:44:00Z">
        <w:r w:rsidDel="0013442C">
          <w:rPr>
            <w:rFonts w:ascii="Times New Roman" w:hAnsi="Times New Roman" w:cs="Times New Roman"/>
            <w:sz w:val="24"/>
            <w:szCs w:val="24"/>
            <w:lang w:val="en-US"/>
          </w:rPr>
          <w:delText xml:space="preserve">with Type II sums of squares </w:delText>
        </w:r>
      </w:del>
      <w:r>
        <w:rPr>
          <w:rFonts w:ascii="Times New Roman" w:hAnsi="Times New Roman" w:cs="Times New Roman"/>
          <w:sz w:val="24"/>
          <w:szCs w:val="24"/>
          <w:lang w:val="en-US"/>
        </w:rPr>
        <w:t xml:space="preserve">(Wald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w:t>
      </w:r>
      <w:del w:id="455" w:author="Alicia" w:date="2016-09-05T17:46:00Z">
        <w:r w:rsidDel="0049536E">
          <w:rPr>
            <w:rFonts w:ascii="Times New Roman" w:hAnsi="Times New Roman" w:cs="Times New Roman"/>
            <w:sz w:val="24"/>
            <w:szCs w:val="24"/>
            <w:lang w:val="en-US"/>
          </w:rPr>
          <w:delText>Effects of population × trait (random effects</w:delText>
        </w:r>
        <w:r w:rsidR="003953F3" w:rsidRPr="003953F3" w:rsidDel="0049536E">
          <w:rPr>
            <w:rFonts w:ascii="Times New Roman" w:hAnsi="Times New Roman" w:cs="Times New Roman"/>
            <w:sz w:val="24"/>
            <w:szCs w:val="24"/>
            <w:lang w:val="en-US"/>
          </w:rPr>
          <w:delText xml:space="preserve"> </w:delText>
        </w:r>
        <w:r w:rsidR="003953F3" w:rsidDel="0049536E">
          <w:rPr>
            <w:rFonts w:ascii="Times New Roman" w:hAnsi="Times New Roman" w:cs="Times New Roman"/>
            <w:sz w:val="24"/>
            <w:szCs w:val="24"/>
            <w:lang w:val="en-US"/>
          </w:rPr>
          <w:delText>nested within predation</w:delText>
        </w:r>
        <w:r w:rsidDel="0049536E">
          <w:rPr>
            <w:rFonts w:ascii="Times New Roman" w:hAnsi="Times New Roman" w:cs="Times New Roman"/>
            <w:sz w:val="24"/>
            <w:szCs w:val="24"/>
            <w:lang w:val="en-US"/>
          </w:rPr>
          <w:delText xml:space="preserve">, not shown) </w:delText>
        </w:r>
      </w:del>
      <w:del w:id="456" w:author="Alicia" w:date="2016-09-05T17:45:00Z">
        <w:r w:rsidDel="0049536E">
          <w:rPr>
            <w:rFonts w:ascii="Times New Roman" w:hAnsi="Times New Roman" w:cs="Times New Roman"/>
            <w:sz w:val="24"/>
            <w:szCs w:val="24"/>
            <w:lang w:val="en-US"/>
          </w:rPr>
          <w:delText>and predation × trait interactions were only</w:delText>
        </w:r>
      </w:del>
      <w:del w:id="457" w:author="Alicia" w:date="2016-09-05T17:47:00Z">
        <w:r w:rsidDel="0049536E">
          <w:rPr>
            <w:rFonts w:ascii="Times New Roman" w:hAnsi="Times New Roman" w:cs="Times New Roman"/>
            <w:sz w:val="24"/>
            <w:szCs w:val="24"/>
            <w:lang w:val="en-US"/>
          </w:rPr>
          <w:delText xml:space="preserve"> included</w:delText>
        </w:r>
      </w:del>
      <w:del w:id="458" w:author="Alicia" w:date="2016-09-05T17:46:00Z">
        <w:r w:rsidDel="0049536E">
          <w:rPr>
            <w:rFonts w:ascii="Times New Roman" w:hAnsi="Times New Roman" w:cs="Times New Roman"/>
            <w:sz w:val="24"/>
            <w:szCs w:val="24"/>
            <w:lang w:val="en-US"/>
          </w:rPr>
          <w:delText xml:space="preserve"> in the models if the population × trait interaction was significant</w:delText>
        </w:r>
      </w:del>
      <w:del w:id="459" w:author="Alicia" w:date="2016-09-05T17:47:00Z">
        <w:r w:rsidDel="0049536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2624"/>
        <w:gridCol w:w="416"/>
        <w:gridCol w:w="1914"/>
        <w:gridCol w:w="233"/>
        <w:gridCol w:w="461"/>
        <w:gridCol w:w="1465"/>
      </w:tblGrid>
      <w:tr w:rsidR="0013442C" w14:paraId="2EA24E32" w14:textId="77777777" w:rsidTr="005C6FC2">
        <w:trPr>
          <w:cantSplit/>
          <w:ins w:id="460" w:author="Alicia" w:date="2016-09-05T17:43:00Z"/>
        </w:trPr>
        <w:tc>
          <w:tcPr>
            <w:tcW w:w="3056" w:type="dxa"/>
            <w:vMerge w:val="restart"/>
            <w:tcBorders>
              <w:top w:val="single" w:sz="18" w:space="0" w:color="auto"/>
              <w:left w:val="nil"/>
              <w:bottom w:val="nil"/>
              <w:right w:val="nil"/>
            </w:tcBorders>
            <w:vAlign w:val="center"/>
          </w:tcPr>
          <w:p w14:paraId="5FC5A1EB" w14:textId="77777777" w:rsidR="0013442C" w:rsidRDefault="0013442C" w:rsidP="005C6FC2">
            <w:pPr>
              <w:spacing w:after="0"/>
              <w:rPr>
                <w:ins w:id="461" w:author="Alicia" w:date="2016-09-05T17:43:00Z"/>
                <w:rFonts w:ascii="Times New Roman" w:hAnsi="Times New Roman" w:cs="Times New Roman"/>
                <w:sz w:val="24"/>
                <w:szCs w:val="24"/>
                <w:lang w:val="en-US"/>
              </w:rPr>
            </w:pPr>
            <w:ins w:id="462" w:author="Alicia" w:date="2016-09-05T17:43:00Z">
              <w:r>
                <w:rPr>
                  <w:rFonts w:ascii="Times New Roman" w:hAnsi="Times New Roman" w:cs="Times New Roman"/>
                  <w:sz w:val="24"/>
                  <w:szCs w:val="24"/>
                  <w:lang w:val="en-US"/>
                </w:rPr>
                <w:t>Source of variation</w:t>
              </w:r>
            </w:ins>
          </w:p>
        </w:tc>
        <w:tc>
          <w:tcPr>
            <w:tcW w:w="1881" w:type="dxa"/>
            <w:gridSpan w:val="2"/>
            <w:tcBorders>
              <w:top w:val="single" w:sz="18" w:space="0" w:color="auto"/>
              <w:left w:val="nil"/>
              <w:bottom w:val="single" w:sz="4" w:space="0" w:color="auto"/>
              <w:right w:val="nil"/>
            </w:tcBorders>
            <w:vAlign w:val="center"/>
          </w:tcPr>
          <w:p w14:paraId="3BE18C90" w14:textId="77777777" w:rsidR="0013442C" w:rsidRDefault="0013442C" w:rsidP="005C6FC2">
            <w:pPr>
              <w:tabs>
                <w:tab w:val="decimal" w:pos="589"/>
              </w:tabs>
              <w:spacing w:after="0"/>
              <w:jc w:val="center"/>
              <w:rPr>
                <w:ins w:id="463" w:author="Alicia" w:date="2016-09-05T17:43:00Z"/>
                <w:rFonts w:ascii="Times New Roman" w:hAnsi="Times New Roman" w:cs="Times New Roman"/>
                <w:sz w:val="24"/>
                <w:szCs w:val="24"/>
                <w:lang w:val="en-US"/>
              </w:rPr>
            </w:pPr>
            <w:ins w:id="464" w:author="Alicia" w:date="2016-09-05T17:43:00Z">
              <w:r>
                <w:rPr>
                  <w:rFonts w:ascii="Times New Roman" w:hAnsi="Times New Roman" w:cs="Times New Roman"/>
                  <w:sz w:val="24"/>
                  <w:szCs w:val="24"/>
                  <w:lang w:val="en-US"/>
                </w:rPr>
                <w:t>2010</w:t>
              </w:r>
            </w:ins>
          </w:p>
        </w:tc>
        <w:tc>
          <w:tcPr>
            <w:tcW w:w="236" w:type="dxa"/>
            <w:tcBorders>
              <w:top w:val="single" w:sz="18" w:space="0" w:color="auto"/>
              <w:left w:val="nil"/>
              <w:bottom w:val="nil"/>
              <w:right w:val="nil"/>
            </w:tcBorders>
          </w:tcPr>
          <w:p w14:paraId="56DA4222" w14:textId="77777777" w:rsidR="0013442C" w:rsidRDefault="0013442C" w:rsidP="005C6FC2">
            <w:pPr>
              <w:spacing w:after="0" w:line="240" w:lineRule="auto"/>
              <w:jc w:val="center"/>
              <w:rPr>
                <w:ins w:id="465" w:author="Alicia" w:date="2016-09-05T17:43:00Z"/>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0E27F9AE" w14:textId="77777777" w:rsidR="0013442C" w:rsidRDefault="0013442C" w:rsidP="005C6FC2">
            <w:pPr>
              <w:spacing w:after="0" w:line="240" w:lineRule="auto"/>
              <w:jc w:val="center"/>
              <w:rPr>
                <w:ins w:id="466" w:author="Alicia" w:date="2016-09-05T17:43:00Z"/>
                <w:rFonts w:ascii="Times New Roman" w:hAnsi="Times New Roman" w:cs="Times New Roman"/>
                <w:sz w:val="24"/>
                <w:szCs w:val="24"/>
                <w:lang w:val="en-US"/>
              </w:rPr>
            </w:pPr>
            <w:ins w:id="467" w:author="Alicia" w:date="2016-09-05T17:43:00Z">
              <w:r>
                <w:rPr>
                  <w:rFonts w:ascii="Times New Roman" w:hAnsi="Times New Roman" w:cs="Times New Roman"/>
                  <w:sz w:val="24"/>
                  <w:szCs w:val="24"/>
                  <w:lang w:val="en-US"/>
                </w:rPr>
                <w:t>2011</w:t>
              </w:r>
            </w:ins>
          </w:p>
        </w:tc>
      </w:tr>
      <w:tr w:rsidR="0013442C" w14:paraId="31CA3ADA" w14:textId="77777777" w:rsidTr="005C6FC2">
        <w:trPr>
          <w:cantSplit/>
          <w:ins w:id="468" w:author="Alicia" w:date="2016-09-05T17:43:00Z"/>
        </w:trPr>
        <w:tc>
          <w:tcPr>
            <w:tcW w:w="3056" w:type="dxa"/>
            <w:vMerge/>
            <w:tcBorders>
              <w:top w:val="nil"/>
              <w:left w:val="nil"/>
              <w:bottom w:val="single" w:sz="18" w:space="0" w:color="auto"/>
              <w:right w:val="nil"/>
            </w:tcBorders>
          </w:tcPr>
          <w:p w14:paraId="239EA0AB" w14:textId="77777777" w:rsidR="0013442C" w:rsidRDefault="0013442C" w:rsidP="005C6FC2">
            <w:pPr>
              <w:spacing w:after="0"/>
              <w:rPr>
                <w:ins w:id="469" w:author="Alicia" w:date="2016-09-05T17:43:00Z"/>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1786850F" w14:textId="77777777" w:rsidR="0013442C" w:rsidRDefault="0013442C" w:rsidP="005C6FC2">
            <w:pPr>
              <w:spacing w:after="0"/>
              <w:jc w:val="center"/>
              <w:rPr>
                <w:ins w:id="470" w:author="Alicia" w:date="2016-09-05T17:43:00Z"/>
                <w:rFonts w:ascii="Times New Roman" w:hAnsi="Times New Roman" w:cs="Times New Roman"/>
                <w:sz w:val="24"/>
                <w:szCs w:val="24"/>
                <w:lang w:val="en-US"/>
              </w:rPr>
            </w:pPr>
            <w:ins w:id="471" w:author="Alicia" w:date="2016-09-05T17:43:00Z">
              <w:r>
                <w:rPr>
                  <w:rFonts w:ascii="Times New Roman" w:hAnsi="Times New Roman" w:cs="Times New Roman"/>
                  <w:sz w:val="24"/>
                  <w:szCs w:val="24"/>
                  <w:lang w:val="en-US"/>
                </w:rPr>
                <w:t>df</w:t>
              </w:r>
            </w:ins>
          </w:p>
        </w:tc>
        <w:tc>
          <w:tcPr>
            <w:tcW w:w="1465" w:type="dxa"/>
            <w:tcBorders>
              <w:top w:val="single" w:sz="4" w:space="0" w:color="auto"/>
              <w:left w:val="nil"/>
              <w:bottom w:val="single" w:sz="18" w:space="0" w:color="auto"/>
              <w:right w:val="nil"/>
            </w:tcBorders>
            <w:vAlign w:val="center"/>
          </w:tcPr>
          <w:p w14:paraId="1EAB4820" w14:textId="77777777" w:rsidR="0013442C" w:rsidRDefault="0013442C" w:rsidP="005C6FC2">
            <w:pPr>
              <w:tabs>
                <w:tab w:val="decimal" w:pos="589"/>
              </w:tabs>
              <w:spacing w:after="0"/>
              <w:rPr>
                <w:ins w:id="472" w:author="Alicia" w:date="2016-09-05T17:43:00Z"/>
                <w:rFonts w:ascii="Times New Roman" w:hAnsi="Times New Roman" w:cs="Times New Roman"/>
                <w:sz w:val="24"/>
                <w:szCs w:val="24"/>
                <w:lang w:val="en-US"/>
              </w:rPr>
            </w:pPr>
            <w:ins w:id="473" w:author="Alicia" w:date="2016-09-05T17:43:00Z">
              <w:r>
                <w:rPr>
                  <w:rFonts w:ascii="Symbol" w:hAnsi="Symbol" w:cs="Symbol"/>
                  <w:sz w:val="24"/>
                  <w:szCs w:val="24"/>
                  <w:lang w:val="en-US"/>
                </w:rPr>
                <w:t></w:t>
              </w:r>
              <w:r>
                <w:rPr>
                  <w:rFonts w:ascii="Times New Roman" w:hAnsi="Times New Roman" w:cs="Times New Roman"/>
                  <w:sz w:val="24"/>
                  <w:szCs w:val="24"/>
                  <w:vertAlign w:val="superscript"/>
                  <w:lang w:val="en-US"/>
                </w:rPr>
                <w:t>2</w:t>
              </w:r>
            </w:ins>
          </w:p>
        </w:tc>
        <w:tc>
          <w:tcPr>
            <w:tcW w:w="236" w:type="dxa"/>
            <w:tcBorders>
              <w:top w:val="nil"/>
              <w:left w:val="nil"/>
              <w:bottom w:val="single" w:sz="18" w:space="0" w:color="auto"/>
              <w:right w:val="nil"/>
            </w:tcBorders>
          </w:tcPr>
          <w:p w14:paraId="2BFAA587" w14:textId="77777777" w:rsidR="0013442C" w:rsidRDefault="0013442C" w:rsidP="005C6FC2">
            <w:pPr>
              <w:spacing w:after="0" w:line="240" w:lineRule="auto"/>
              <w:jc w:val="center"/>
              <w:rPr>
                <w:ins w:id="474" w:author="Alicia" w:date="2016-09-05T17:43:00Z"/>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49AD04D5" w14:textId="77777777" w:rsidR="0013442C" w:rsidRDefault="0013442C" w:rsidP="005C6FC2">
            <w:pPr>
              <w:spacing w:after="0" w:line="240" w:lineRule="auto"/>
              <w:jc w:val="center"/>
              <w:rPr>
                <w:ins w:id="475" w:author="Alicia" w:date="2016-09-05T17:43:00Z"/>
                <w:rFonts w:ascii="Times New Roman" w:hAnsi="Times New Roman" w:cs="Times New Roman"/>
                <w:sz w:val="24"/>
                <w:szCs w:val="24"/>
                <w:lang w:val="en-US"/>
              </w:rPr>
            </w:pPr>
            <w:ins w:id="476" w:author="Alicia" w:date="2016-09-05T17:43:00Z">
              <w:r>
                <w:rPr>
                  <w:rFonts w:ascii="Times New Roman" w:hAnsi="Times New Roman" w:cs="Times New Roman"/>
                  <w:sz w:val="24"/>
                  <w:szCs w:val="24"/>
                  <w:lang w:val="en-US"/>
                </w:rPr>
                <w:t>df</w:t>
              </w:r>
            </w:ins>
          </w:p>
        </w:tc>
        <w:tc>
          <w:tcPr>
            <w:tcW w:w="1465" w:type="dxa"/>
            <w:tcBorders>
              <w:top w:val="single" w:sz="4" w:space="0" w:color="auto"/>
              <w:left w:val="nil"/>
              <w:bottom w:val="single" w:sz="18" w:space="0" w:color="auto"/>
              <w:right w:val="nil"/>
            </w:tcBorders>
            <w:vAlign w:val="center"/>
          </w:tcPr>
          <w:p w14:paraId="0D9F4296" w14:textId="77777777" w:rsidR="0013442C" w:rsidRDefault="0013442C" w:rsidP="005C6FC2">
            <w:pPr>
              <w:tabs>
                <w:tab w:val="decimal" w:pos="589"/>
              </w:tabs>
              <w:spacing w:after="0"/>
              <w:rPr>
                <w:ins w:id="477" w:author="Alicia" w:date="2016-09-05T17:43:00Z"/>
                <w:rFonts w:ascii="Times New Roman" w:hAnsi="Times New Roman" w:cs="Times New Roman"/>
                <w:sz w:val="24"/>
                <w:szCs w:val="24"/>
                <w:lang w:val="en-US"/>
              </w:rPr>
            </w:pPr>
            <w:ins w:id="478" w:author="Alicia" w:date="2016-09-05T17:43:00Z">
              <w:r>
                <w:rPr>
                  <w:rFonts w:ascii="Symbol" w:hAnsi="Symbol" w:cs="Symbol"/>
                  <w:sz w:val="24"/>
                  <w:szCs w:val="24"/>
                  <w:lang w:val="en-US"/>
                </w:rPr>
                <w:t></w:t>
              </w:r>
              <w:r>
                <w:rPr>
                  <w:rFonts w:ascii="Times New Roman" w:hAnsi="Times New Roman" w:cs="Times New Roman"/>
                  <w:sz w:val="24"/>
                  <w:szCs w:val="24"/>
                  <w:vertAlign w:val="superscript"/>
                  <w:lang w:val="en-US"/>
                </w:rPr>
                <w:t>2</w:t>
              </w:r>
            </w:ins>
          </w:p>
        </w:tc>
      </w:tr>
      <w:tr w:rsidR="0013442C" w14:paraId="6949355F" w14:textId="77777777" w:rsidTr="005C6FC2">
        <w:trPr>
          <w:ins w:id="479" w:author="Alicia" w:date="2016-09-05T17:43:00Z"/>
        </w:trPr>
        <w:tc>
          <w:tcPr>
            <w:tcW w:w="3056" w:type="dxa"/>
            <w:tcBorders>
              <w:top w:val="single" w:sz="4" w:space="0" w:color="auto"/>
              <w:left w:val="nil"/>
              <w:bottom w:val="nil"/>
              <w:right w:val="nil"/>
            </w:tcBorders>
          </w:tcPr>
          <w:p w14:paraId="3640862D" w14:textId="77777777" w:rsidR="0013442C" w:rsidRDefault="0013442C" w:rsidP="005C6FC2">
            <w:pPr>
              <w:spacing w:after="0"/>
              <w:rPr>
                <w:ins w:id="480" w:author="Alicia" w:date="2016-09-05T17:43:00Z"/>
                <w:rFonts w:ascii="Times New Roman" w:hAnsi="Times New Roman" w:cs="Times New Roman"/>
                <w:sz w:val="24"/>
                <w:szCs w:val="24"/>
                <w:lang w:val="en-US"/>
              </w:rPr>
            </w:pPr>
            <w:ins w:id="481" w:author="Alicia" w:date="2016-09-05T17:43:00Z">
              <w:r>
                <w:rPr>
                  <w:rFonts w:ascii="Times New Roman" w:hAnsi="Times New Roman" w:cs="Times New Roman"/>
                  <w:sz w:val="24"/>
                  <w:szCs w:val="24"/>
                  <w:lang w:val="en-US"/>
                </w:rPr>
                <w:t>Phenology (early flowering)</w:t>
              </w:r>
            </w:ins>
          </w:p>
        </w:tc>
        <w:tc>
          <w:tcPr>
            <w:tcW w:w="0" w:type="auto"/>
            <w:tcBorders>
              <w:top w:val="single" w:sz="4" w:space="0" w:color="auto"/>
              <w:left w:val="nil"/>
              <w:bottom w:val="nil"/>
              <w:right w:val="nil"/>
            </w:tcBorders>
            <w:vAlign w:val="center"/>
          </w:tcPr>
          <w:p w14:paraId="6468430A" w14:textId="77777777" w:rsidR="0013442C" w:rsidRDefault="0013442C" w:rsidP="005C6FC2">
            <w:pPr>
              <w:spacing w:after="0"/>
              <w:jc w:val="center"/>
              <w:rPr>
                <w:ins w:id="482" w:author="Alicia" w:date="2016-09-05T17:43:00Z"/>
                <w:rFonts w:ascii="Times New Roman" w:hAnsi="Times New Roman" w:cs="Times New Roman"/>
                <w:sz w:val="24"/>
                <w:szCs w:val="24"/>
                <w:lang w:val="en-US"/>
              </w:rPr>
            </w:pPr>
            <w:ins w:id="483" w:author="Alicia" w:date="2016-09-05T17:43:00Z">
              <w:r>
                <w:rPr>
                  <w:rFonts w:ascii="Times New Roman" w:hAnsi="Times New Roman" w:cs="Times New Roman"/>
                  <w:sz w:val="24"/>
                  <w:szCs w:val="24"/>
                  <w:lang w:val="en-US"/>
                </w:rPr>
                <w:t>1</w:t>
              </w:r>
            </w:ins>
          </w:p>
        </w:tc>
        <w:tc>
          <w:tcPr>
            <w:tcW w:w="1465" w:type="dxa"/>
            <w:tcBorders>
              <w:top w:val="single" w:sz="4" w:space="0" w:color="auto"/>
              <w:left w:val="nil"/>
              <w:bottom w:val="nil"/>
              <w:right w:val="nil"/>
            </w:tcBorders>
            <w:vAlign w:val="center"/>
          </w:tcPr>
          <w:p w14:paraId="0EE0B68B" w14:textId="77777777" w:rsidR="0013442C" w:rsidRDefault="0013442C" w:rsidP="005C6FC2">
            <w:pPr>
              <w:tabs>
                <w:tab w:val="decimal" w:pos="589"/>
              </w:tabs>
              <w:spacing w:after="0"/>
              <w:rPr>
                <w:ins w:id="484" w:author="Alicia" w:date="2016-09-05T17:43:00Z"/>
                <w:rFonts w:ascii="Times New Roman" w:hAnsi="Times New Roman" w:cs="Times New Roman"/>
                <w:sz w:val="24"/>
                <w:szCs w:val="24"/>
                <w:lang w:val="en-US"/>
              </w:rPr>
            </w:pPr>
            <w:ins w:id="485" w:author="Alicia" w:date="2016-09-05T17:43:00Z">
              <w:r>
                <w:rPr>
                  <w:rFonts w:ascii="Times New Roman" w:hAnsi="Times New Roman" w:cs="Times New Roman"/>
                  <w:sz w:val="24"/>
                  <w:szCs w:val="24"/>
                  <w:lang w:val="en-US"/>
                </w:rPr>
                <w:t>8.60**</w:t>
              </w:r>
            </w:ins>
          </w:p>
        </w:tc>
        <w:tc>
          <w:tcPr>
            <w:tcW w:w="236" w:type="dxa"/>
            <w:tcBorders>
              <w:top w:val="single" w:sz="4" w:space="0" w:color="auto"/>
              <w:left w:val="nil"/>
              <w:bottom w:val="nil"/>
              <w:right w:val="nil"/>
            </w:tcBorders>
          </w:tcPr>
          <w:p w14:paraId="5DC7B927" w14:textId="77777777" w:rsidR="0013442C" w:rsidRDefault="0013442C" w:rsidP="005C6FC2">
            <w:pPr>
              <w:spacing w:after="0" w:line="240" w:lineRule="auto"/>
              <w:jc w:val="center"/>
              <w:rPr>
                <w:ins w:id="486" w:author="Alicia" w:date="2016-09-05T17:43:00Z"/>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5216F205" w14:textId="77777777" w:rsidR="0013442C" w:rsidRDefault="0013442C" w:rsidP="005C6FC2">
            <w:pPr>
              <w:spacing w:after="0" w:line="240" w:lineRule="auto"/>
              <w:jc w:val="center"/>
              <w:rPr>
                <w:ins w:id="487" w:author="Alicia" w:date="2016-09-05T17:43:00Z"/>
                <w:rFonts w:ascii="Times New Roman" w:hAnsi="Times New Roman" w:cs="Times New Roman"/>
                <w:sz w:val="24"/>
                <w:szCs w:val="24"/>
                <w:lang w:val="en-US"/>
              </w:rPr>
            </w:pPr>
            <w:ins w:id="488" w:author="Alicia" w:date="2016-09-05T17:43:00Z">
              <w:r>
                <w:rPr>
                  <w:rFonts w:ascii="Times New Roman" w:hAnsi="Times New Roman" w:cs="Times New Roman"/>
                  <w:sz w:val="24"/>
                  <w:szCs w:val="24"/>
                  <w:lang w:val="en-US"/>
                </w:rPr>
                <w:t>1</w:t>
              </w:r>
            </w:ins>
          </w:p>
        </w:tc>
        <w:tc>
          <w:tcPr>
            <w:tcW w:w="1465" w:type="dxa"/>
            <w:tcBorders>
              <w:top w:val="single" w:sz="18" w:space="0" w:color="auto"/>
              <w:left w:val="nil"/>
              <w:bottom w:val="nil"/>
              <w:right w:val="nil"/>
            </w:tcBorders>
            <w:vAlign w:val="center"/>
          </w:tcPr>
          <w:p w14:paraId="554F9663" w14:textId="77777777" w:rsidR="0013442C" w:rsidRDefault="0013442C" w:rsidP="005C6FC2">
            <w:pPr>
              <w:tabs>
                <w:tab w:val="decimal" w:pos="589"/>
              </w:tabs>
              <w:spacing w:after="0"/>
              <w:rPr>
                <w:ins w:id="489" w:author="Alicia" w:date="2016-09-05T17:43:00Z"/>
                <w:rFonts w:ascii="Times New Roman" w:hAnsi="Times New Roman" w:cs="Times New Roman"/>
                <w:sz w:val="24"/>
                <w:szCs w:val="24"/>
                <w:lang w:val="en-US"/>
              </w:rPr>
            </w:pPr>
            <w:ins w:id="490" w:author="Alicia" w:date="2016-09-05T17:43:00Z">
              <w:r>
                <w:rPr>
                  <w:rFonts w:ascii="Times New Roman" w:hAnsi="Times New Roman" w:cs="Times New Roman"/>
                  <w:sz w:val="24"/>
                  <w:szCs w:val="24"/>
                  <w:lang w:val="en-US"/>
                </w:rPr>
                <w:t>13.53***</w:t>
              </w:r>
            </w:ins>
          </w:p>
        </w:tc>
      </w:tr>
      <w:tr w:rsidR="0013442C" w14:paraId="1442BA8A" w14:textId="77777777" w:rsidTr="005C6FC2">
        <w:trPr>
          <w:ins w:id="491" w:author="Alicia" w:date="2016-09-05T17:43:00Z"/>
        </w:trPr>
        <w:tc>
          <w:tcPr>
            <w:tcW w:w="3056" w:type="dxa"/>
            <w:tcBorders>
              <w:top w:val="nil"/>
              <w:left w:val="nil"/>
              <w:bottom w:val="nil"/>
              <w:right w:val="nil"/>
            </w:tcBorders>
          </w:tcPr>
          <w:p w14:paraId="38915C72" w14:textId="77777777" w:rsidR="0013442C" w:rsidRDefault="0013442C" w:rsidP="005C6FC2">
            <w:pPr>
              <w:spacing w:after="0"/>
              <w:rPr>
                <w:ins w:id="492" w:author="Alicia" w:date="2016-09-05T17:43:00Z"/>
                <w:rFonts w:ascii="Times New Roman" w:hAnsi="Times New Roman" w:cs="Times New Roman"/>
                <w:sz w:val="24"/>
                <w:szCs w:val="24"/>
                <w:lang w:val="en-US"/>
              </w:rPr>
            </w:pPr>
            <w:ins w:id="493" w:author="Alicia" w:date="2016-09-05T17:43:00Z">
              <w:r>
                <w:rPr>
                  <w:rFonts w:ascii="Times New Roman" w:hAnsi="Times New Roman" w:cs="Times New Roman"/>
                  <w:sz w:val="24"/>
                  <w:szCs w:val="24"/>
                  <w:lang w:val="en-US"/>
                </w:rPr>
                <w:t>Flower number</w:t>
              </w:r>
            </w:ins>
          </w:p>
        </w:tc>
        <w:tc>
          <w:tcPr>
            <w:tcW w:w="0" w:type="auto"/>
            <w:tcBorders>
              <w:top w:val="nil"/>
              <w:left w:val="nil"/>
              <w:bottom w:val="nil"/>
              <w:right w:val="nil"/>
            </w:tcBorders>
            <w:vAlign w:val="center"/>
          </w:tcPr>
          <w:p w14:paraId="3B946093" w14:textId="77777777" w:rsidR="0013442C" w:rsidRDefault="0013442C" w:rsidP="005C6FC2">
            <w:pPr>
              <w:spacing w:after="0"/>
              <w:jc w:val="center"/>
              <w:rPr>
                <w:ins w:id="494" w:author="Alicia" w:date="2016-09-05T17:43:00Z"/>
                <w:rFonts w:ascii="Times New Roman" w:hAnsi="Times New Roman" w:cs="Times New Roman"/>
                <w:sz w:val="24"/>
                <w:szCs w:val="24"/>
                <w:lang w:val="en-US"/>
              </w:rPr>
            </w:pPr>
            <w:ins w:id="495"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4649B51A" w14:textId="77777777" w:rsidR="0013442C" w:rsidRDefault="0013442C" w:rsidP="005C6FC2">
            <w:pPr>
              <w:tabs>
                <w:tab w:val="decimal" w:pos="589"/>
              </w:tabs>
              <w:spacing w:after="0"/>
              <w:rPr>
                <w:ins w:id="496" w:author="Alicia" w:date="2016-09-05T17:43:00Z"/>
                <w:rFonts w:ascii="Times New Roman" w:hAnsi="Times New Roman" w:cs="Times New Roman"/>
                <w:sz w:val="24"/>
                <w:szCs w:val="24"/>
                <w:lang w:val="en-US"/>
              </w:rPr>
            </w:pPr>
            <w:ins w:id="497" w:author="Alicia" w:date="2016-09-05T17:43:00Z">
              <w:r>
                <w:rPr>
                  <w:rFonts w:ascii="Times New Roman" w:hAnsi="Times New Roman" w:cs="Times New Roman"/>
                  <w:sz w:val="24"/>
                  <w:szCs w:val="24"/>
                  <w:lang w:val="en-US"/>
                </w:rPr>
                <w:t>22.09***</w:t>
              </w:r>
            </w:ins>
          </w:p>
        </w:tc>
        <w:tc>
          <w:tcPr>
            <w:tcW w:w="236" w:type="dxa"/>
            <w:tcBorders>
              <w:top w:val="nil"/>
              <w:left w:val="nil"/>
              <w:bottom w:val="nil"/>
              <w:right w:val="nil"/>
            </w:tcBorders>
          </w:tcPr>
          <w:p w14:paraId="14B58E26" w14:textId="77777777" w:rsidR="0013442C" w:rsidRDefault="0013442C" w:rsidP="005C6FC2">
            <w:pPr>
              <w:spacing w:after="0" w:line="240" w:lineRule="auto"/>
              <w:jc w:val="center"/>
              <w:rPr>
                <w:ins w:id="498"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141B0A45" w14:textId="77777777" w:rsidR="0013442C" w:rsidRDefault="0013442C" w:rsidP="005C6FC2">
            <w:pPr>
              <w:spacing w:after="0" w:line="240" w:lineRule="auto"/>
              <w:jc w:val="center"/>
              <w:rPr>
                <w:ins w:id="499" w:author="Alicia" w:date="2016-09-05T17:43:00Z"/>
                <w:rFonts w:ascii="Times New Roman" w:hAnsi="Times New Roman" w:cs="Times New Roman"/>
                <w:sz w:val="24"/>
                <w:szCs w:val="24"/>
                <w:lang w:val="en-US"/>
              </w:rPr>
            </w:pPr>
            <w:ins w:id="500"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6C65B0F6" w14:textId="77777777" w:rsidR="0013442C" w:rsidRDefault="0013442C" w:rsidP="005C6FC2">
            <w:pPr>
              <w:tabs>
                <w:tab w:val="decimal" w:pos="589"/>
              </w:tabs>
              <w:spacing w:after="0"/>
              <w:rPr>
                <w:ins w:id="501" w:author="Alicia" w:date="2016-09-05T17:43:00Z"/>
                <w:rFonts w:ascii="Times New Roman" w:hAnsi="Times New Roman" w:cs="Times New Roman"/>
                <w:sz w:val="24"/>
                <w:szCs w:val="24"/>
                <w:lang w:val="en-US"/>
              </w:rPr>
            </w:pPr>
            <w:ins w:id="502" w:author="Alicia" w:date="2016-09-05T17:43:00Z">
              <w:r>
                <w:rPr>
                  <w:rFonts w:ascii="Times New Roman" w:hAnsi="Times New Roman" w:cs="Times New Roman"/>
                  <w:sz w:val="24"/>
                  <w:szCs w:val="24"/>
                  <w:lang w:val="en-US"/>
                </w:rPr>
                <w:t>2.41</w:t>
              </w:r>
            </w:ins>
          </w:p>
        </w:tc>
      </w:tr>
      <w:tr w:rsidR="0013442C" w14:paraId="4D624611" w14:textId="77777777" w:rsidTr="005C6FC2">
        <w:trPr>
          <w:ins w:id="503" w:author="Alicia" w:date="2016-09-05T17:43:00Z"/>
        </w:trPr>
        <w:tc>
          <w:tcPr>
            <w:tcW w:w="3056" w:type="dxa"/>
            <w:tcBorders>
              <w:top w:val="nil"/>
              <w:left w:val="nil"/>
              <w:bottom w:val="nil"/>
              <w:right w:val="nil"/>
            </w:tcBorders>
          </w:tcPr>
          <w:p w14:paraId="5EFB0CA2" w14:textId="77777777" w:rsidR="0013442C" w:rsidRDefault="0013442C" w:rsidP="005C6FC2">
            <w:pPr>
              <w:spacing w:after="0"/>
              <w:rPr>
                <w:ins w:id="504" w:author="Alicia" w:date="2016-09-05T17:43:00Z"/>
                <w:rFonts w:ascii="Times New Roman" w:hAnsi="Times New Roman" w:cs="Times New Roman"/>
                <w:sz w:val="24"/>
                <w:szCs w:val="24"/>
                <w:lang w:val="en-US"/>
              </w:rPr>
            </w:pPr>
            <w:ins w:id="505" w:author="Alicia" w:date="2016-09-05T17:43:00Z">
              <w:r>
                <w:rPr>
                  <w:rFonts w:ascii="Times New Roman" w:hAnsi="Times New Roman" w:cs="Times New Roman"/>
                  <w:sz w:val="24"/>
                  <w:szCs w:val="24"/>
                  <w:lang w:val="en-US"/>
                </w:rPr>
                <w:t>Shoot height</w:t>
              </w:r>
            </w:ins>
          </w:p>
        </w:tc>
        <w:tc>
          <w:tcPr>
            <w:tcW w:w="0" w:type="auto"/>
            <w:tcBorders>
              <w:top w:val="nil"/>
              <w:left w:val="nil"/>
              <w:bottom w:val="nil"/>
              <w:right w:val="nil"/>
            </w:tcBorders>
            <w:vAlign w:val="center"/>
          </w:tcPr>
          <w:p w14:paraId="60208E26" w14:textId="77777777" w:rsidR="0013442C" w:rsidRDefault="0013442C" w:rsidP="005C6FC2">
            <w:pPr>
              <w:spacing w:after="0"/>
              <w:jc w:val="center"/>
              <w:rPr>
                <w:ins w:id="506" w:author="Alicia" w:date="2016-09-05T17:43:00Z"/>
                <w:rFonts w:ascii="Times New Roman" w:hAnsi="Times New Roman" w:cs="Times New Roman"/>
                <w:sz w:val="24"/>
                <w:szCs w:val="24"/>
                <w:lang w:val="en-US"/>
              </w:rPr>
            </w:pPr>
            <w:ins w:id="507"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5BFA25D7" w14:textId="77777777" w:rsidR="0013442C" w:rsidRDefault="0013442C" w:rsidP="005C6FC2">
            <w:pPr>
              <w:tabs>
                <w:tab w:val="decimal" w:pos="589"/>
              </w:tabs>
              <w:spacing w:after="0"/>
              <w:rPr>
                <w:ins w:id="508" w:author="Alicia" w:date="2016-09-05T17:43:00Z"/>
                <w:rFonts w:ascii="Times New Roman" w:hAnsi="Times New Roman" w:cs="Times New Roman"/>
                <w:sz w:val="24"/>
                <w:szCs w:val="24"/>
                <w:lang w:val="en-US"/>
              </w:rPr>
            </w:pPr>
            <w:commentRangeStart w:id="509"/>
            <w:commentRangeStart w:id="510"/>
            <w:ins w:id="511" w:author="Alicia" w:date="2016-09-05T17:43:00Z">
              <w:r>
                <w:rPr>
                  <w:rFonts w:ascii="Times New Roman" w:hAnsi="Times New Roman" w:cs="Times New Roman"/>
                  <w:sz w:val="24"/>
                  <w:szCs w:val="24"/>
                  <w:lang w:val="en-US"/>
                </w:rPr>
                <w:t>2.11</w:t>
              </w:r>
              <w:commentRangeEnd w:id="509"/>
              <w:r>
                <w:rPr>
                  <w:rStyle w:val="CommentReference"/>
                </w:rPr>
                <w:commentReference w:id="509"/>
              </w:r>
            </w:ins>
            <w:commentRangeEnd w:id="510"/>
            <w:r w:rsidR="007F7337">
              <w:rPr>
                <w:rStyle w:val="CommentReference"/>
              </w:rPr>
              <w:commentReference w:id="510"/>
            </w:r>
          </w:p>
        </w:tc>
        <w:tc>
          <w:tcPr>
            <w:tcW w:w="236" w:type="dxa"/>
            <w:tcBorders>
              <w:top w:val="nil"/>
              <w:left w:val="nil"/>
              <w:bottom w:val="nil"/>
              <w:right w:val="nil"/>
            </w:tcBorders>
          </w:tcPr>
          <w:p w14:paraId="268A815F" w14:textId="77777777" w:rsidR="0013442C" w:rsidRDefault="0013442C" w:rsidP="005C6FC2">
            <w:pPr>
              <w:spacing w:after="0" w:line="240" w:lineRule="auto"/>
              <w:jc w:val="center"/>
              <w:rPr>
                <w:ins w:id="512"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2A91F24E" w14:textId="77777777" w:rsidR="0013442C" w:rsidRDefault="0013442C" w:rsidP="005C6FC2">
            <w:pPr>
              <w:spacing w:after="0" w:line="240" w:lineRule="auto"/>
              <w:jc w:val="center"/>
              <w:rPr>
                <w:ins w:id="513" w:author="Alicia" w:date="2016-09-05T17:43:00Z"/>
                <w:rFonts w:ascii="Times New Roman" w:hAnsi="Times New Roman" w:cs="Times New Roman"/>
                <w:sz w:val="24"/>
                <w:szCs w:val="24"/>
                <w:lang w:val="en-US"/>
              </w:rPr>
            </w:pPr>
            <w:ins w:id="514"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3C09572E" w14:textId="77777777" w:rsidR="0013442C" w:rsidRDefault="0013442C" w:rsidP="005C6FC2">
            <w:pPr>
              <w:tabs>
                <w:tab w:val="decimal" w:pos="589"/>
              </w:tabs>
              <w:spacing w:after="0"/>
              <w:rPr>
                <w:ins w:id="515" w:author="Alicia" w:date="2016-09-05T17:43:00Z"/>
                <w:rFonts w:ascii="Times New Roman" w:hAnsi="Times New Roman" w:cs="Times New Roman"/>
                <w:sz w:val="24"/>
                <w:szCs w:val="24"/>
                <w:lang w:val="en-US"/>
              </w:rPr>
            </w:pPr>
            <w:ins w:id="516" w:author="Alicia" w:date="2016-09-05T17:43:00Z">
              <w:r>
                <w:rPr>
                  <w:rFonts w:ascii="Times New Roman" w:hAnsi="Times New Roman" w:cs="Times New Roman"/>
                  <w:sz w:val="24"/>
                  <w:szCs w:val="24"/>
                  <w:lang w:val="en-US"/>
                </w:rPr>
                <w:t>2.83</w:t>
              </w:r>
            </w:ins>
          </w:p>
        </w:tc>
      </w:tr>
      <w:tr w:rsidR="0013442C" w14:paraId="2C3868F8" w14:textId="77777777" w:rsidTr="005C6FC2">
        <w:trPr>
          <w:ins w:id="517" w:author="Alicia" w:date="2016-09-05T17:43:00Z"/>
        </w:trPr>
        <w:tc>
          <w:tcPr>
            <w:tcW w:w="3056" w:type="dxa"/>
            <w:tcBorders>
              <w:top w:val="nil"/>
              <w:left w:val="nil"/>
              <w:bottom w:val="nil"/>
              <w:right w:val="nil"/>
            </w:tcBorders>
          </w:tcPr>
          <w:p w14:paraId="4E26E985" w14:textId="77777777" w:rsidR="0013442C" w:rsidRDefault="0013442C" w:rsidP="005C6FC2">
            <w:pPr>
              <w:spacing w:after="0" w:line="240" w:lineRule="auto"/>
              <w:rPr>
                <w:ins w:id="518" w:author="Alicia" w:date="2016-09-05T17:43:00Z"/>
                <w:rFonts w:ascii="Times New Roman" w:hAnsi="Times New Roman" w:cs="Times New Roman"/>
                <w:sz w:val="24"/>
                <w:szCs w:val="24"/>
                <w:lang w:val="en-US"/>
              </w:rPr>
            </w:pPr>
            <w:ins w:id="519" w:author="Alicia" w:date="2016-09-05T17:43:00Z">
              <w:r>
                <w:rPr>
                  <w:rFonts w:ascii="Times New Roman" w:hAnsi="Times New Roman" w:cs="Times New Roman"/>
                  <w:sz w:val="24"/>
                  <w:szCs w:val="24"/>
                  <w:lang w:val="en-US"/>
                </w:rPr>
                <w:t>Predation</w:t>
              </w:r>
            </w:ins>
          </w:p>
        </w:tc>
        <w:tc>
          <w:tcPr>
            <w:tcW w:w="0" w:type="auto"/>
            <w:tcBorders>
              <w:top w:val="nil"/>
              <w:left w:val="nil"/>
              <w:bottom w:val="nil"/>
              <w:right w:val="nil"/>
            </w:tcBorders>
            <w:vAlign w:val="center"/>
          </w:tcPr>
          <w:p w14:paraId="45D96A02" w14:textId="77777777" w:rsidR="0013442C" w:rsidRDefault="0013442C" w:rsidP="005C6FC2">
            <w:pPr>
              <w:spacing w:after="0" w:line="240" w:lineRule="auto"/>
              <w:jc w:val="center"/>
              <w:rPr>
                <w:ins w:id="520" w:author="Alicia" w:date="2016-09-05T17:43:00Z"/>
                <w:rFonts w:ascii="Times New Roman" w:hAnsi="Times New Roman" w:cs="Times New Roman"/>
                <w:sz w:val="24"/>
                <w:szCs w:val="24"/>
                <w:lang w:val="en-US"/>
              </w:rPr>
            </w:pPr>
            <w:ins w:id="521"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40C4AEA3" w14:textId="77777777" w:rsidR="0013442C" w:rsidRDefault="0013442C" w:rsidP="005C6FC2">
            <w:pPr>
              <w:tabs>
                <w:tab w:val="decimal" w:pos="589"/>
              </w:tabs>
              <w:spacing w:after="0" w:line="240" w:lineRule="auto"/>
              <w:rPr>
                <w:ins w:id="522" w:author="Alicia" w:date="2016-09-05T17:43:00Z"/>
                <w:rFonts w:ascii="Times New Roman" w:hAnsi="Times New Roman" w:cs="Times New Roman"/>
                <w:sz w:val="24"/>
                <w:szCs w:val="24"/>
                <w:lang w:val="en-US"/>
              </w:rPr>
            </w:pPr>
            <w:ins w:id="523" w:author="Alicia" w:date="2016-09-05T17:43:00Z">
              <w:r>
                <w:rPr>
                  <w:rFonts w:ascii="Times New Roman" w:hAnsi="Times New Roman" w:cs="Times New Roman"/>
                  <w:sz w:val="24"/>
                  <w:szCs w:val="24"/>
                  <w:lang w:val="en-US"/>
                </w:rPr>
                <w:t>0.16</w:t>
              </w:r>
            </w:ins>
          </w:p>
        </w:tc>
        <w:tc>
          <w:tcPr>
            <w:tcW w:w="236" w:type="dxa"/>
            <w:tcBorders>
              <w:top w:val="nil"/>
              <w:left w:val="nil"/>
              <w:bottom w:val="nil"/>
              <w:right w:val="nil"/>
            </w:tcBorders>
          </w:tcPr>
          <w:p w14:paraId="546C69DF" w14:textId="77777777" w:rsidR="0013442C" w:rsidRDefault="0013442C" w:rsidP="005C6FC2">
            <w:pPr>
              <w:spacing w:after="0" w:line="240" w:lineRule="auto"/>
              <w:jc w:val="center"/>
              <w:rPr>
                <w:ins w:id="524"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5E2674DD" w14:textId="77777777" w:rsidR="0013442C" w:rsidRDefault="0013442C" w:rsidP="005C6FC2">
            <w:pPr>
              <w:spacing w:after="0" w:line="240" w:lineRule="auto"/>
              <w:jc w:val="center"/>
              <w:rPr>
                <w:ins w:id="525" w:author="Alicia" w:date="2016-09-05T17:43:00Z"/>
                <w:rFonts w:ascii="Times New Roman" w:hAnsi="Times New Roman" w:cs="Times New Roman"/>
                <w:sz w:val="24"/>
                <w:szCs w:val="24"/>
                <w:lang w:val="en-US"/>
              </w:rPr>
            </w:pPr>
            <w:ins w:id="526"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045E2EDC" w14:textId="77777777" w:rsidR="0013442C" w:rsidRDefault="0013442C" w:rsidP="005C6FC2">
            <w:pPr>
              <w:tabs>
                <w:tab w:val="decimal" w:pos="589"/>
              </w:tabs>
              <w:spacing w:after="0"/>
              <w:rPr>
                <w:ins w:id="527" w:author="Alicia" w:date="2016-09-05T17:43:00Z"/>
                <w:rFonts w:ascii="Times New Roman" w:hAnsi="Times New Roman" w:cs="Times New Roman"/>
                <w:sz w:val="24"/>
                <w:szCs w:val="24"/>
                <w:lang w:val="en-US"/>
              </w:rPr>
            </w:pPr>
            <w:ins w:id="528" w:author="Alicia" w:date="2016-09-05T17:43:00Z">
              <w:r>
                <w:rPr>
                  <w:rFonts w:ascii="Times New Roman" w:hAnsi="Times New Roman" w:cs="Times New Roman"/>
                  <w:sz w:val="24"/>
                  <w:szCs w:val="24"/>
                  <w:lang w:val="en-US"/>
                </w:rPr>
                <w:t>0.00</w:t>
              </w:r>
            </w:ins>
          </w:p>
        </w:tc>
      </w:tr>
      <w:tr w:rsidR="0013442C" w14:paraId="06D0BDE2" w14:textId="77777777" w:rsidTr="005C6FC2">
        <w:trPr>
          <w:ins w:id="529" w:author="Alicia" w:date="2016-09-05T17:43:00Z"/>
        </w:trPr>
        <w:tc>
          <w:tcPr>
            <w:tcW w:w="3056" w:type="dxa"/>
            <w:tcBorders>
              <w:top w:val="nil"/>
              <w:left w:val="nil"/>
              <w:bottom w:val="nil"/>
              <w:right w:val="nil"/>
            </w:tcBorders>
          </w:tcPr>
          <w:p w14:paraId="0B1FAAAB" w14:textId="77777777" w:rsidR="0013442C" w:rsidRDefault="0013442C" w:rsidP="005C6FC2">
            <w:pPr>
              <w:spacing w:after="0"/>
              <w:rPr>
                <w:ins w:id="530" w:author="Alicia" w:date="2016-09-05T17:43:00Z"/>
                <w:rFonts w:ascii="Times New Roman" w:hAnsi="Times New Roman" w:cs="Times New Roman"/>
                <w:sz w:val="24"/>
                <w:szCs w:val="24"/>
                <w:lang w:val="en-US"/>
              </w:rPr>
            </w:pPr>
            <w:ins w:id="531" w:author="Alicia" w:date="2016-09-05T17:43:00Z">
              <w:r>
                <w:rPr>
                  <w:rFonts w:ascii="Times New Roman" w:hAnsi="Times New Roman" w:cs="Times New Roman"/>
                  <w:sz w:val="24"/>
                  <w:szCs w:val="24"/>
                  <w:lang w:val="en-US"/>
                </w:rPr>
                <w:t>Predation × Phenology</w:t>
              </w:r>
            </w:ins>
          </w:p>
        </w:tc>
        <w:tc>
          <w:tcPr>
            <w:tcW w:w="0" w:type="auto"/>
            <w:tcBorders>
              <w:top w:val="nil"/>
              <w:left w:val="nil"/>
              <w:bottom w:val="nil"/>
              <w:right w:val="nil"/>
            </w:tcBorders>
            <w:vAlign w:val="center"/>
          </w:tcPr>
          <w:p w14:paraId="58E31AEA" w14:textId="77777777" w:rsidR="0013442C" w:rsidRDefault="0013442C" w:rsidP="005C6FC2">
            <w:pPr>
              <w:spacing w:after="0"/>
              <w:jc w:val="center"/>
              <w:rPr>
                <w:ins w:id="532" w:author="Alicia" w:date="2016-09-05T17:43:00Z"/>
                <w:rFonts w:ascii="Times New Roman" w:hAnsi="Times New Roman" w:cs="Times New Roman"/>
                <w:sz w:val="24"/>
                <w:szCs w:val="24"/>
                <w:lang w:val="en-US"/>
              </w:rPr>
            </w:pPr>
            <w:ins w:id="533"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1B8C7713" w14:textId="77777777" w:rsidR="0013442C" w:rsidRDefault="0013442C" w:rsidP="005C6FC2">
            <w:pPr>
              <w:tabs>
                <w:tab w:val="decimal" w:pos="589"/>
              </w:tabs>
              <w:spacing w:after="0"/>
              <w:rPr>
                <w:ins w:id="534" w:author="Alicia" w:date="2016-09-05T17:43:00Z"/>
                <w:rFonts w:ascii="Times New Roman" w:hAnsi="Times New Roman" w:cs="Times New Roman"/>
                <w:sz w:val="24"/>
                <w:szCs w:val="24"/>
                <w:lang w:val="en-US"/>
              </w:rPr>
            </w:pPr>
            <w:ins w:id="535" w:author="Alicia" w:date="2016-09-05T17:43:00Z">
              <w:r>
                <w:rPr>
                  <w:rFonts w:ascii="Times New Roman" w:hAnsi="Times New Roman" w:cs="Times New Roman"/>
                  <w:sz w:val="24"/>
                  <w:szCs w:val="24"/>
                  <w:lang w:val="en-US"/>
                </w:rPr>
                <w:t>15.38***</w:t>
              </w:r>
            </w:ins>
          </w:p>
        </w:tc>
        <w:tc>
          <w:tcPr>
            <w:tcW w:w="236" w:type="dxa"/>
            <w:tcBorders>
              <w:top w:val="nil"/>
              <w:left w:val="nil"/>
              <w:bottom w:val="nil"/>
              <w:right w:val="nil"/>
            </w:tcBorders>
          </w:tcPr>
          <w:p w14:paraId="76C0D53D" w14:textId="77777777" w:rsidR="0013442C" w:rsidRDefault="0013442C" w:rsidP="005C6FC2">
            <w:pPr>
              <w:spacing w:after="0" w:line="240" w:lineRule="auto"/>
              <w:jc w:val="center"/>
              <w:rPr>
                <w:ins w:id="536"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5EC16DFC" w14:textId="77777777" w:rsidR="0013442C" w:rsidRDefault="0013442C" w:rsidP="005C6FC2">
            <w:pPr>
              <w:spacing w:after="0" w:line="240" w:lineRule="auto"/>
              <w:jc w:val="center"/>
              <w:rPr>
                <w:ins w:id="537" w:author="Alicia" w:date="2016-09-05T17:43:00Z"/>
                <w:rFonts w:ascii="Times New Roman" w:hAnsi="Times New Roman" w:cs="Times New Roman"/>
                <w:sz w:val="24"/>
                <w:szCs w:val="24"/>
                <w:lang w:val="en-US"/>
              </w:rPr>
            </w:pPr>
            <w:ins w:id="538"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3DA53AE2" w14:textId="77777777" w:rsidR="0013442C" w:rsidRDefault="0013442C" w:rsidP="005C6FC2">
            <w:pPr>
              <w:tabs>
                <w:tab w:val="decimal" w:pos="589"/>
              </w:tabs>
              <w:spacing w:after="0"/>
              <w:rPr>
                <w:ins w:id="539" w:author="Alicia" w:date="2016-09-05T17:43:00Z"/>
                <w:rFonts w:ascii="Times New Roman" w:hAnsi="Times New Roman" w:cs="Times New Roman"/>
                <w:sz w:val="24"/>
                <w:szCs w:val="24"/>
                <w:lang w:val="en-US"/>
              </w:rPr>
            </w:pPr>
            <w:ins w:id="540" w:author="Alicia" w:date="2016-09-05T17:43:00Z">
              <w:r>
                <w:rPr>
                  <w:rFonts w:ascii="Times New Roman" w:hAnsi="Times New Roman" w:cs="Times New Roman"/>
                  <w:sz w:val="24"/>
                  <w:szCs w:val="24"/>
                  <w:lang w:val="en-US"/>
                </w:rPr>
                <w:t>14.95***</w:t>
              </w:r>
            </w:ins>
          </w:p>
        </w:tc>
      </w:tr>
      <w:tr w:rsidR="0013442C" w14:paraId="34065C8F" w14:textId="77777777" w:rsidTr="005C6FC2">
        <w:trPr>
          <w:ins w:id="541" w:author="Alicia" w:date="2016-09-05T17:43:00Z"/>
        </w:trPr>
        <w:tc>
          <w:tcPr>
            <w:tcW w:w="3056" w:type="dxa"/>
            <w:tcBorders>
              <w:top w:val="nil"/>
              <w:left w:val="nil"/>
              <w:bottom w:val="nil"/>
              <w:right w:val="nil"/>
            </w:tcBorders>
          </w:tcPr>
          <w:p w14:paraId="1111290C" w14:textId="77777777" w:rsidR="0013442C" w:rsidRDefault="0013442C" w:rsidP="005C6FC2">
            <w:pPr>
              <w:spacing w:after="0"/>
              <w:rPr>
                <w:ins w:id="542" w:author="Alicia" w:date="2016-09-05T17:43:00Z"/>
                <w:rFonts w:ascii="Times New Roman" w:hAnsi="Times New Roman" w:cs="Times New Roman"/>
                <w:sz w:val="24"/>
                <w:szCs w:val="24"/>
                <w:lang w:val="en-US"/>
              </w:rPr>
            </w:pPr>
            <w:ins w:id="543" w:author="Alicia" w:date="2016-09-05T17:43:00Z">
              <w:r>
                <w:rPr>
                  <w:rFonts w:ascii="Times New Roman" w:hAnsi="Times New Roman" w:cs="Times New Roman"/>
                  <w:sz w:val="24"/>
                  <w:szCs w:val="24"/>
                  <w:lang w:val="en-US"/>
                </w:rPr>
                <w:t>Predation × Flower number</w:t>
              </w:r>
            </w:ins>
          </w:p>
        </w:tc>
        <w:tc>
          <w:tcPr>
            <w:tcW w:w="0" w:type="auto"/>
            <w:tcBorders>
              <w:top w:val="nil"/>
              <w:left w:val="nil"/>
              <w:bottom w:val="nil"/>
              <w:right w:val="nil"/>
            </w:tcBorders>
            <w:vAlign w:val="center"/>
          </w:tcPr>
          <w:p w14:paraId="5A606FB3" w14:textId="77777777" w:rsidR="0013442C" w:rsidRDefault="0013442C" w:rsidP="005C6FC2">
            <w:pPr>
              <w:spacing w:after="0"/>
              <w:jc w:val="center"/>
              <w:rPr>
                <w:ins w:id="544" w:author="Alicia" w:date="2016-09-05T17:43:00Z"/>
                <w:rFonts w:ascii="Times New Roman" w:hAnsi="Times New Roman" w:cs="Times New Roman"/>
                <w:sz w:val="24"/>
                <w:szCs w:val="24"/>
                <w:lang w:val="en-US"/>
              </w:rPr>
            </w:pPr>
            <w:ins w:id="545"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40AA04A9" w14:textId="77777777" w:rsidR="0013442C" w:rsidRDefault="0013442C" w:rsidP="005C6FC2">
            <w:pPr>
              <w:tabs>
                <w:tab w:val="decimal" w:pos="589"/>
              </w:tabs>
              <w:spacing w:after="0"/>
              <w:rPr>
                <w:ins w:id="546" w:author="Alicia" w:date="2016-09-05T17:43:00Z"/>
                <w:rFonts w:ascii="Times New Roman" w:hAnsi="Times New Roman" w:cs="Times New Roman"/>
                <w:sz w:val="24"/>
                <w:szCs w:val="24"/>
                <w:lang w:val="en-US"/>
              </w:rPr>
            </w:pPr>
            <w:ins w:id="547" w:author="Alicia" w:date="2016-09-05T17:43:00Z">
              <w:r>
                <w:rPr>
                  <w:rFonts w:ascii="Times New Roman" w:hAnsi="Times New Roman" w:cs="Times New Roman"/>
                  <w:sz w:val="24"/>
                  <w:szCs w:val="24"/>
                  <w:lang w:val="en-US"/>
                </w:rPr>
                <w:t>0.01</w:t>
              </w:r>
            </w:ins>
          </w:p>
        </w:tc>
        <w:tc>
          <w:tcPr>
            <w:tcW w:w="236" w:type="dxa"/>
            <w:tcBorders>
              <w:top w:val="nil"/>
              <w:left w:val="nil"/>
              <w:bottom w:val="nil"/>
              <w:right w:val="nil"/>
            </w:tcBorders>
          </w:tcPr>
          <w:p w14:paraId="5581B10B" w14:textId="77777777" w:rsidR="0013442C" w:rsidRDefault="0013442C" w:rsidP="005C6FC2">
            <w:pPr>
              <w:spacing w:after="0" w:line="240" w:lineRule="auto"/>
              <w:jc w:val="center"/>
              <w:rPr>
                <w:ins w:id="548" w:author="Alicia" w:date="2016-09-05T17:43:00Z"/>
                <w:rFonts w:ascii="Times New Roman" w:hAnsi="Times New Roman" w:cs="Times New Roman"/>
                <w:sz w:val="24"/>
                <w:szCs w:val="24"/>
                <w:lang w:val="en-US"/>
              </w:rPr>
            </w:pPr>
          </w:p>
        </w:tc>
        <w:tc>
          <w:tcPr>
            <w:tcW w:w="475" w:type="dxa"/>
            <w:tcBorders>
              <w:top w:val="nil"/>
              <w:left w:val="nil"/>
              <w:bottom w:val="nil"/>
              <w:right w:val="nil"/>
            </w:tcBorders>
          </w:tcPr>
          <w:p w14:paraId="6B71D12E" w14:textId="77777777" w:rsidR="0013442C" w:rsidRDefault="0013442C" w:rsidP="005C6FC2">
            <w:pPr>
              <w:spacing w:after="0" w:line="240" w:lineRule="auto"/>
              <w:jc w:val="center"/>
              <w:rPr>
                <w:ins w:id="549" w:author="Alicia" w:date="2016-09-05T17:43:00Z"/>
                <w:rFonts w:ascii="Times New Roman" w:hAnsi="Times New Roman" w:cs="Times New Roman"/>
                <w:sz w:val="24"/>
                <w:szCs w:val="24"/>
                <w:lang w:val="en-US"/>
              </w:rPr>
            </w:pPr>
            <w:ins w:id="550" w:author="Alicia" w:date="2016-09-05T17:43:00Z">
              <w:r>
                <w:rPr>
                  <w:rFonts w:ascii="Times New Roman" w:hAnsi="Times New Roman" w:cs="Times New Roman"/>
                  <w:sz w:val="24"/>
                  <w:szCs w:val="24"/>
                  <w:lang w:val="en-US"/>
                </w:rPr>
                <w:t>1</w:t>
              </w:r>
            </w:ins>
          </w:p>
        </w:tc>
        <w:tc>
          <w:tcPr>
            <w:tcW w:w="1465" w:type="dxa"/>
            <w:tcBorders>
              <w:top w:val="nil"/>
              <w:left w:val="nil"/>
              <w:bottom w:val="nil"/>
              <w:right w:val="nil"/>
            </w:tcBorders>
            <w:vAlign w:val="center"/>
          </w:tcPr>
          <w:p w14:paraId="0872B7EB" w14:textId="77777777" w:rsidR="0013442C" w:rsidRDefault="0013442C" w:rsidP="005C6FC2">
            <w:pPr>
              <w:tabs>
                <w:tab w:val="decimal" w:pos="589"/>
              </w:tabs>
              <w:spacing w:after="0"/>
              <w:rPr>
                <w:ins w:id="551" w:author="Alicia" w:date="2016-09-05T17:43:00Z"/>
                <w:rFonts w:ascii="Times New Roman" w:hAnsi="Times New Roman" w:cs="Times New Roman"/>
                <w:sz w:val="24"/>
                <w:szCs w:val="24"/>
                <w:lang w:val="en-US"/>
              </w:rPr>
            </w:pPr>
            <w:ins w:id="552" w:author="Alicia" w:date="2016-09-05T17:43:00Z">
              <w:r>
                <w:rPr>
                  <w:rFonts w:ascii="Times New Roman" w:hAnsi="Times New Roman" w:cs="Times New Roman"/>
                  <w:sz w:val="24"/>
                  <w:szCs w:val="24"/>
                  <w:lang w:val="en-US"/>
                </w:rPr>
                <w:t>3.69</w:t>
              </w:r>
            </w:ins>
          </w:p>
        </w:tc>
      </w:tr>
      <w:tr w:rsidR="0013442C" w14:paraId="707073FB" w14:textId="77777777" w:rsidTr="005C6FC2">
        <w:trPr>
          <w:ins w:id="553" w:author="Alicia" w:date="2016-09-05T17:43:00Z"/>
        </w:trPr>
        <w:tc>
          <w:tcPr>
            <w:tcW w:w="3056" w:type="dxa"/>
            <w:tcBorders>
              <w:top w:val="nil"/>
              <w:left w:val="nil"/>
              <w:bottom w:val="single" w:sz="18" w:space="0" w:color="auto"/>
              <w:right w:val="nil"/>
            </w:tcBorders>
          </w:tcPr>
          <w:p w14:paraId="7319978A" w14:textId="77777777" w:rsidR="0013442C" w:rsidRDefault="0013442C" w:rsidP="005C6FC2">
            <w:pPr>
              <w:spacing w:after="0"/>
              <w:rPr>
                <w:ins w:id="554" w:author="Alicia" w:date="2016-09-05T17:43:00Z"/>
                <w:rFonts w:ascii="Times New Roman" w:hAnsi="Times New Roman" w:cs="Times New Roman"/>
                <w:sz w:val="24"/>
                <w:szCs w:val="24"/>
                <w:lang w:val="en-US"/>
              </w:rPr>
            </w:pPr>
            <w:ins w:id="555" w:author="Alicia" w:date="2016-09-05T17:43:00Z">
              <w:r>
                <w:rPr>
                  <w:rFonts w:ascii="Times New Roman" w:hAnsi="Times New Roman" w:cs="Times New Roman"/>
                  <w:sz w:val="24"/>
                  <w:szCs w:val="24"/>
                  <w:lang w:val="en-US"/>
                </w:rPr>
                <w:t>Predation × Shoot height</w:t>
              </w:r>
            </w:ins>
          </w:p>
        </w:tc>
        <w:tc>
          <w:tcPr>
            <w:tcW w:w="0" w:type="auto"/>
            <w:tcBorders>
              <w:top w:val="nil"/>
              <w:left w:val="nil"/>
              <w:bottom w:val="single" w:sz="18" w:space="0" w:color="auto"/>
              <w:right w:val="nil"/>
            </w:tcBorders>
            <w:vAlign w:val="center"/>
          </w:tcPr>
          <w:p w14:paraId="37D76ED0" w14:textId="77777777" w:rsidR="0013442C" w:rsidRDefault="0013442C" w:rsidP="005C6FC2">
            <w:pPr>
              <w:spacing w:after="0"/>
              <w:jc w:val="center"/>
              <w:rPr>
                <w:ins w:id="556" w:author="Alicia" w:date="2016-09-05T17:43:00Z"/>
                <w:rFonts w:ascii="Times New Roman" w:hAnsi="Times New Roman" w:cs="Times New Roman"/>
                <w:sz w:val="24"/>
                <w:szCs w:val="24"/>
                <w:lang w:val="en-US"/>
              </w:rPr>
            </w:pPr>
            <w:ins w:id="557" w:author="Alicia" w:date="2016-09-05T17:43:00Z">
              <w:r>
                <w:rPr>
                  <w:rFonts w:ascii="Times New Roman" w:hAnsi="Times New Roman" w:cs="Times New Roman"/>
                  <w:sz w:val="24"/>
                  <w:szCs w:val="24"/>
                  <w:lang w:val="en-US"/>
                </w:rPr>
                <w:t>1</w:t>
              </w:r>
            </w:ins>
          </w:p>
        </w:tc>
        <w:tc>
          <w:tcPr>
            <w:tcW w:w="1465" w:type="dxa"/>
            <w:tcBorders>
              <w:top w:val="nil"/>
              <w:left w:val="nil"/>
              <w:bottom w:val="single" w:sz="18" w:space="0" w:color="auto"/>
              <w:right w:val="nil"/>
            </w:tcBorders>
            <w:vAlign w:val="center"/>
          </w:tcPr>
          <w:p w14:paraId="5EC2E7C5" w14:textId="77777777" w:rsidR="0013442C" w:rsidRDefault="0013442C" w:rsidP="005C6FC2">
            <w:pPr>
              <w:tabs>
                <w:tab w:val="decimal" w:pos="589"/>
              </w:tabs>
              <w:spacing w:after="0" w:line="240" w:lineRule="auto"/>
              <w:rPr>
                <w:ins w:id="558" w:author="Alicia" w:date="2016-09-05T17:43:00Z"/>
                <w:rFonts w:ascii="Times New Roman" w:hAnsi="Times New Roman" w:cs="Times New Roman"/>
                <w:sz w:val="24"/>
                <w:szCs w:val="24"/>
                <w:lang w:val="en-US"/>
              </w:rPr>
            </w:pPr>
            <w:ins w:id="559" w:author="Alicia" w:date="2016-09-05T17:43:00Z">
              <w:r>
                <w:rPr>
                  <w:rFonts w:ascii="Times New Roman" w:hAnsi="Times New Roman" w:cs="Times New Roman"/>
                  <w:sz w:val="24"/>
                  <w:szCs w:val="24"/>
                  <w:lang w:val="en-US"/>
                </w:rPr>
                <w:t>0.04</w:t>
              </w:r>
            </w:ins>
          </w:p>
        </w:tc>
        <w:tc>
          <w:tcPr>
            <w:tcW w:w="236" w:type="dxa"/>
            <w:tcBorders>
              <w:top w:val="nil"/>
              <w:left w:val="nil"/>
              <w:bottom w:val="single" w:sz="18" w:space="0" w:color="auto"/>
              <w:right w:val="nil"/>
            </w:tcBorders>
          </w:tcPr>
          <w:p w14:paraId="764251F8" w14:textId="77777777" w:rsidR="0013442C" w:rsidRDefault="0013442C" w:rsidP="005C6FC2">
            <w:pPr>
              <w:spacing w:after="0" w:line="240" w:lineRule="auto"/>
              <w:jc w:val="center"/>
              <w:rPr>
                <w:ins w:id="560" w:author="Alicia" w:date="2016-09-05T17:43:00Z"/>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694F9C64" w14:textId="77777777" w:rsidR="0013442C" w:rsidRDefault="0013442C" w:rsidP="005C6FC2">
            <w:pPr>
              <w:spacing w:after="0" w:line="240" w:lineRule="auto"/>
              <w:jc w:val="center"/>
              <w:rPr>
                <w:ins w:id="561" w:author="Alicia" w:date="2016-09-05T17:43:00Z"/>
                <w:rFonts w:ascii="Times New Roman" w:hAnsi="Times New Roman" w:cs="Times New Roman"/>
                <w:sz w:val="24"/>
                <w:szCs w:val="24"/>
                <w:lang w:val="en-US"/>
              </w:rPr>
            </w:pPr>
            <w:ins w:id="562" w:author="Alicia" w:date="2016-09-05T17:43:00Z">
              <w:r>
                <w:rPr>
                  <w:rFonts w:ascii="Times New Roman" w:hAnsi="Times New Roman" w:cs="Times New Roman"/>
                  <w:sz w:val="24"/>
                  <w:szCs w:val="24"/>
                  <w:lang w:val="en-US"/>
                </w:rPr>
                <w:t>1</w:t>
              </w:r>
            </w:ins>
          </w:p>
        </w:tc>
        <w:tc>
          <w:tcPr>
            <w:tcW w:w="1465" w:type="dxa"/>
            <w:tcBorders>
              <w:top w:val="nil"/>
              <w:left w:val="nil"/>
              <w:bottom w:val="single" w:sz="18" w:space="0" w:color="auto"/>
              <w:right w:val="nil"/>
            </w:tcBorders>
            <w:vAlign w:val="center"/>
          </w:tcPr>
          <w:p w14:paraId="2E2F8790" w14:textId="77777777" w:rsidR="0013442C" w:rsidRDefault="0013442C" w:rsidP="005C6FC2">
            <w:pPr>
              <w:tabs>
                <w:tab w:val="decimal" w:pos="589"/>
              </w:tabs>
              <w:spacing w:after="0"/>
              <w:rPr>
                <w:ins w:id="563" w:author="Alicia" w:date="2016-09-05T17:43:00Z"/>
                <w:rFonts w:ascii="Times New Roman" w:hAnsi="Times New Roman" w:cs="Times New Roman"/>
                <w:sz w:val="24"/>
                <w:szCs w:val="24"/>
                <w:lang w:val="en-US"/>
              </w:rPr>
            </w:pPr>
            <w:ins w:id="564" w:author="Alicia" w:date="2016-09-05T17:43:00Z">
              <w:r>
                <w:rPr>
                  <w:rFonts w:ascii="Times New Roman" w:hAnsi="Times New Roman" w:cs="Times New Roman"/>
                  <w:sz w:val="24"/>
                  <w:szCs w:val="24"/>
                  <w:lang w:val="en-US"/>
                </w:rPr>
                <w:t>5.69*</w:t>
              </w:r>
            </w:ins>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p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2"/>
          <w:pgSz w:w="12242" w:h="15842" w:code="1"/>
          <w:pgMar w:top="1440" w:right="1440" w:bottom="1440" w:left="1440" w:header="709" w:footer="709" w:gutter="0"/>
          <w:lnNumType w:countBy="1" w:restart="continuous"/>
          <w:cols w:space="708"/>
          <w:docGrid w:linePitch="360"/>
        </w:sectPr>
      </w:pPr>
    </w:p>
    <w:p w14:paraId="61011CD3" w14:textId="2BE749AE"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 xml:space="preserve">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p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r w:rsidR="002B0544">
        <w:rPr>
          <w:rFonts w:ascii="Times New Roman" w:hAnsi="Times New Roman" w:cs="Times New Roman"/>
          <w:sz w:val="24"/>
          <w:lang w:val="en-US"/>
        </w:rPr>
        <w:t xml:space="preserve">Phen = flowering phenology, Shoot h = shoot height, N fl = number of flowers, N eggs= number of eggs and N int fr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Population</w:t>
            </w:r>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N int fr</w:t>
            </w:r>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w:t>
            </w:r>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6C96D42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1: Differences in linear selection gradients for flowering phenology between populations where the </w:t>
      </w:r>
      <w:r w:rsidR="00470DC7">
        <w:rPr>
          <w:rFonts w:ascii="Times New Roman" w:hAnsi="Times New Roman" w:cs="Times New Roman"/>
          <w:sz w:val="24"/>
          <w:szCs w:val="24"/>
          <w:lang w:val="en-US"/>
        </w:rPr>
        <w:t xml:space="preserve">butterfly seed predator </w:t>
      </w:r>
      <w:r>
        <w:rPr>
          <w:rFonts w:ascii="Times New Roman" w:hAnsi="Times New Roman" w:cs="Times New Roman"/>
          <w:sz w:val="24"/>
          <w:szCs w:val="24"/>
          <w:lang w:val="en-US"/>
        </w:rPr>
        <w:t>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AICc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Bollen-stine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val="sv-SE" w:eastAsia="sv-SE"/>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5">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Appendix S1: Description of the study populations. The colum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attacked”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Bockemossen</w:t>
            </w:r>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Göteborg</w:t>
            </w:r>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Orremossen, Vättlefjäll</w:t>
            </w:r>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Remmene skjutfält,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Remmene skjutfält,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Lerum</w:t>
            </w:r>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Vite mosse</w:t>
            </w:r>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Partille</w:t>
            </w:r>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Maderna-Haketjärn</w:t>
            </w:r>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bog</w:t>
            </w:r>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Vårgårda</w:t>
            </w:r>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Vårgårda</w:t>
            </w:r>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Tånga hed</w:t>
            </w:r>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Stora Kroksjön</w:t>
            </w:r>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Borås</w:t>
            </w:r>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Härsnäs, Härsjön</w:t>
            </w:r>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r>
              <w:rPr>
                <w:rFonts w:ascii="Times New Roman" w:hAnsi="Times New Roman" w:cs="Times New Roman"/>
                <w:color w:val="000000"/>
                <w:sz w:val="24"/>
                <w:szCs w:val="24"/>
                <w:lang w:eastAsia="es-ES"/>
              </w:rPr>
              <w:t>ås</w:t>
            </w:r>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Kalv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Olshult</w:t>
            </w:r>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Tranemo</w:t>
            </w:r>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Blåbo, Marjebosjön</w:t>
            </w:r>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Tranemo</w:t>
            </w:r>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Algutstorpasjön</w:t>
            </w:r>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5C988A86" w14:textId="08765E04" w:rsidR="005216AB" w:rsidRPr="005216AB" w:rsidRDefault="008C2A32" w:rsidP="008C2A32">
      <w:pPr>
        <w:rPr>
          <w:rFonts w:ascii="Times New Roman" w:hAnsi="Times New Roman" w:cs="Times New Roman"/>
          <w:sz w:val="24"/>
          <w:szCs w:val="24"/>
          <w:lang w:val="de-DE"/>
          <w:rPrChange w:id="565" w:author="Alicia" w:date="2016-09-05T18:23:00Z">
            <w:rPr>
              <w:rFonts w:ascii="Times New Roman" w:hAnsi="Times New Roman" w:cs="Times New Roman"/>
              <w:sz w:val="24"/>
              <w:szCs w:val="24"/>
              <w:lang w:val="en-US"/>
            </w:rPr>
          </w:rPrChange>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w:t>
      </w:r>
      <w:del w:id="566" w:author="Alicia" w:date="2016-09-05T18:12:00Z">
        <w:r w:rsidDel="00031650">
          <w:rPr>
            <w:rFonts w:ascii="Times New Roman" w:hAnsi="Times New Roman" w:cs="Times New Roman"/>
            <w:sz w:val="24"/>
            <w:szCs w:val="24"/>
            <w:lang w:val="en-US"/>
          </w:rPr>
          <w:delText xml:space="preserve"> with Type II sums of squares,</w:delText>
        </w:r>
      </w:del>
      <w:r>
        <w:rPr>
          <w:rFonts w:ascii="Times New Roman" w:hAnsi="Times New Roman" w:cs="Times New Roman"/>
          <w:sz w:val="24"/>
          <w:szCs w:val="24"/>
          <w:lang w:val="en-US"/>
        </w:rPr>
        <w:t xml:space="preserve"> including: A) only linear effects, B) linear, quadratic and interaction effects. All models included effects of population × trait interactions. </w:t>
      </w:r>
      <w:del w:id="567" w:author="Alicia" w:date="2016-09-05T18:13:00Z">
        <w:r w:rsidDel="00031650">
          <w:rPr>
            <w:rFonts w:ascii="Times New Roman" w:hAnsi="Times New Roman" w:cs="Times New Roman"/>
            <w:sz w:val="24"/>
            <w:szCs w:val="24"/>
            <w:lang w:val="en-US"/>
          </w:rPr>
          <w:delText xml:space="preserve">Estimates from a model without interaction terms are given for significant main effects where the population × trait interaction is not significant. </w:delText>
        </w:r>
      </w:del>
      <w:r>
        <w:rPr>
          <w:rFonts w:ascii="Times New Roman" w:hAnsi="Times New Roman" w:cs="Times New Roman"/>
          <w:sz w:val="24"/>
          <w:szCs w:val="24"/>
          <w:lang w:val="en-US"/>
        </w:rPr>
        <w:t xml:space="preserve">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w:t>
      </w:r>
      <w:commentRangeStart w:id="568"/>
      <w:del w:id="569" w:author="Johan Ehrlén" w:date="2016-09-06T11:38:00Z">
        <w:r w:rsidR="00F16AC6" w:rsidRPr="00F16AC6" w:rsidDel="007F7337">
          <w:rPr>
            <w:rFonts w:ascii="Times New Roman" w:hAnsi="Times New Roman" w:cs="Times New Roman"/>
            <w:sz w:val="24"/>
            <w:szCs w:val="24"/>
            <w:lang w:val="en-US"/>
          </w:rPr>
          <w:delText xml:space="preserve">Quadratic regression coefficients were doubled to properly estimate non-linear selection </w:delText>
        </w:r>
        <w:r w:rsidR="00F16AC6" w:rsidRPr="00F16AC6" w:rsidDel="007F7337">
          <w:rPr>
            <w:rFonts w:ascii="Times New Roman" w:hAnsi="Times New Roman" w:cs="Times New Roman"/>
            <w:sz w:val="24"/>
            <w:szCs w:val="24"/>
            <w:lang w:val="en-US"/>
          </w:rPr>
          <w:fldChar w:fldCharType="begin"/>
        </w:r>
        <w:r w:rsidR="00F16AC6" w:rsidRPr="00F16AC6" w:rsidDel="007F7337">
          <w:rPr>
            <w:rFonts w:ascii="Times New Roman" w:hAnsi="Times New Roman" w:cs="Times New Roman"/>
            <w:sz w:val="24"/>
            <w:szCs w:val="24"/>
            <w:lang w:val="en-US"/>
          </w:rPr>
          <w:del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delInstrText>
        </w:r>
        <w:r w:rsidR="00F16AC6" w:rsidRPr="00F16AC6" w:rsidDel="007F7337">
          <w:rPr>
            <w:rFonts w:ascii="Times New Roman" w:hAnsi="Times New Roman" w:cs="Times New Roman"/>
            <w:sz w:val="24"/>
            <w:szCs w:val="24"/>
            <w:lang w:val="en-US"/>
          </w:rPr>
          <w:fldChar w:fldCharType="separate"/>
        </w:r>
        <w:r w:rsidR="00F16AC6" w:rsidRPr="00F16AC6" w:rsidDel="007F7337">
          <w:rPr>
            <w:rFonts w:ascii="Times New Roman" w:hAnsi="Times New Roman" w:cs="Times New Roman"/>
            <w:sz w:val="24"/>
            <w:szCs w:val="24"/>
            <w:lang w:val="en-US"/>
          </w:rPr>
          <w:delText xml:space="preserve">(Stinchcombe </w:delText>
        </w:r>
        <w:r w:rsidR="00F16AC6" w:rsidRPr="00F16AC6" w:rsidDel="007F7337">
          <w:rPr>
            <w:rFonts w:ascii="Times New Roman" w:hAnsi="Times New Roman" w:cs="Times New Roman"/>
            <w:i/>
            <w:iCs/>
            <w:sz w:val="24"/>
            <w:szCs w:val="24"/>
            <w:lang w:val="en-US"/>
          </w:rPr>
          <w:delText>et al.</w:delText>
        </w:r>
        <w:r w:rsidR="00F16AC6" w:rsidRPr="00F16AC6" w:rsidDel="007F7337">
          <w:rPr>
            <w:rFonts w:ascii="Times New Roman" w:hAnsi="Times New Roman" w:cs="Times New Roman"/>
            <w:sz w:val="24"/>
            <w:szCs w:val="24"/>
            <w:lang w:val="en-US"/>
          </w:rPr>
          <w:delText>, 2008)</w:delText>
        </w:r>
        <w:r w:rsidR="00F16AC6" w:rsidRPr="00F16AC6" w:rsidDel="007F7337">
          <w:rPr>
            <w:rFonts w:ascii="Times New Roman" w:hAnsi="Times New Roman" w:cs="Times New Roman"/>
            <w:sz w:val="24"/>
            <w:szCs w:val="24"/>
            <w:lang w:val="en-US"/>
          </w:rPr>
          <w:fldChar w:fldCharType="end"/>
        </w:r>
        <w:r w:rsidR="00F16AC6" w:rsidRPr="00F16AC6" w:rsidDel="007F7337">
          <w:rPr>
            <w:rFonts w:ascii="Times New Roman" w:hAnsi="Times New Roman" w:cs="Times New Roman"/>
            <w:sz w:val="24"/>
            <w:szCs w:val="24"/>
            <w:lang w:val="en-US"/>
          </w:rPr>
          <w:delText>.</w:delText>
        </w:r>
        <w:commentRangeEnd w:id="568"/>
        <w:r w:rsidR="00031650" w:rsidDel="007F7337">
          <w:rPr>
            <w:rStyle w:val="CommentReference"/>
          </w:rPr>
          <w:commentReference w:id="568"/>
        </w:r>
      </w:del>
      <w:bookmarkStart w:id="570" w:name="_GoBack"/>
      <w:bookmarkEnd w:id="570"/>
    </w:p>
    <w:tbl>
      <w:tblPr>
        <w:tblW w:w="8877" w:type="dxa"/>
        <w:tblInd w:w="-106" w:type="dxa"/>
        <w:tblLayout w:type="fixed"/>
        <w:tblLook w:val="0000" w:firstRow="0" w:lastRow="0" w:firstColumn="0" w:lastColumn="0" w:noHBand="0" w:noVBand="0"/>
        <w:tblPrChange w:id="571" w:author="Alicia" w:date="2016-09-05T18:19:00Z">
          <w:tblPr>
            <w:tblW w:w="9234" w:type="dxa"/>
            <w:tblInd w:w="-106" w:type="dxa"/>
            <w:tblLook w:val="0000" w:firstRow="0" w:lastRow="0" w:firstColumn="0" w:lastColumn="0" w:noHBand="0" w:noVBand="0"/>
          </w:tblPr>
        </w:tblPrChange>
      </w:tblPr>
      <w:tblGrid>
        <w:gridCol w:w="236"/>
        <w:gridCol w:w="3974"/>
        <w:gridCol w:w="456"/>
        <w:gridCol w:w="1582"/>
        <w:gridCol w:w="658"/>
        <w:gridCol w:w="507"/>
        <w:gridCol w:w="1464"/>
        <w:tblGridChange w:id="572">
          <w:tblGrid>
            <w:gridCol w:w="233"/>
            <w:gridCol w:w="3471"/>
            <w:gridCol w:w="456"/>
            <w:gridCol w:w="2005"/>
            <w:gridCol w:w="233"/>
            <w:gridCol w:w="507"/>
            <w:gridCol w:w="1465"/>
          </w:tblGrid>
        </w:tblGridChange>
      </w:tblGrid>
      <w:tr w:rsidR="00F258D5" w14:paraId="12D10162" w14:textId="77777777" w:rsidTr="00F258D5">
        <w:trPr>
          <w:cantSplit/>
          <w:trPrChange w:id="573" w:author="Alicia" w:date="2016-09-05T18:19:00Z">
            <w:trPr>
              <w:cantSplit/>
            </w:trPr>
          </w:trPrChange>
        </w:trPr>
        <w:tc>
          <w:tcPr>
            <w:tcW w:w="4210" w:type="dxa"/>
            <w:gridSpan w:val="2"/>
            <w:vMerge w:val="restart"/>
            <w:tcBorders>
              <w:top w:val="single" w:sz="18" w:space="0" w:color="auto"/>
              <w:left w:val="nil"/>
              <w:bottom w:val="nil"/>
              <w:right w:val="nil"/>
            </w:tcBorders>
            <w:vAlign w:val="center"/>
            <w:tcPrChange w:id="574" w:author="Alicia" w:date="2016-09-05T18:19:00Z">
              <w:tcPr>
                <w:tcW w:w="4210" w:type="dxa"/>
                <w:gridSpan w:val="2"/>
                <w:vMerge w:val="restart"/>
                <w:tcBorders>
                  <w:top w:val="single" w:sz="18" w:space="0" w:color="auto"/>
                  <w:left w:val="nil"/>
                  <w:bottom w:val="nil"/>
                  <w:right w:val="nil"/>
                </w:tcBorders>
                <w:vAlign w:val="center"/>
              </w:tcPr>
            </w:tcPrChange>
          </w:tcPr>
          <w:p w14:paraId="732D2C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Change w:id="575" w:author="Alicia" w:date="2016-09-05T18:19:00Z">
              <w:tcPr>
                <w:tcW w:w="456" w:type="dxa"/>
                <w:tcBorders>
                  <w:top w:val="single" w:sz="18" w:space="0" w:color="auto"/>
                  <w:left w:val="nil"/>
                  <w:bottom w:val="single" w:sz="2" w:space="0" w:color="auto"/>
                  <w:right w:val="nil"/>
                </w:tcBorders>
                <w:vAlign w:val="center"/>
              </w:tcPr>
            </w:tcPrChange>
          </w:tcPr>
          <w:p w14:paraId="26FE639B"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2" w:space="0" w:color="auto"/>
              <w:right w:val="nil"/>
            </w:tcBorders>
            <w:tcPrChange w:id="576" w:author="Alicia" w:date="2016-09-05T18:19:00Z">
              <w:tcPr>
                <w:tcW w:w="1465" w:type="dxa"/>
                <w:tcBorders>
                  <w:top w:val="single" w:sz="18" w:space="0" w:color="auto"/>
                  <w:left w:val="nil"/>
                  <w:bottom w:val="single" w:sz="2" w:space="0" w:color="auto"/>
                  <w:right w:val="nil"/>
                </w:tcBorders>
              </w:tcPr>
            </w:tcPrChange>
          </w:tcPr>
          <w:p w14:paraId="083FF62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58" w:type="dxa"/>
            <w:tcBorders>
              <w:top w:val="single" w:sz="18" w:space="0" w:color="auto"/>
              <w:left w:val="nil"/>
              <w:bottom w:val="nil"/>
              <w:right w:val="nil"/>
            </w:tcBorders>
            <w:tcPrChange w:id="577" w:author="Alicia" w:date="2016-09-05T18:19:00Z">
              <w:tcPr>
                <w:tcW w:w="236" w:type="dxa"/>
                <w:tcBorders>
                  <w:top w:val="single" w:sz="18" w:space="0" w:color="auto"/>
                  <w:left w:val="nil"/>
                  <w:bottom w:val="nil"/>
                  <w:right w:val="nil"/>
                </w:tcBorders>
              </w:tcPr>
            </w:tcPrChange>
          </w:tcPr>
          <w:p w14:paraId="0AAE8A5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2" w:space="0" w:color="auto"/>
              <w:right w:val="nil"/>
            </w:tcBorders>
            <w:tcPrChange w:id="578" w:author="Alicia" w:date="2016-09-05T18:19:00Z">
              <w:tcPr>
                <w:tcW w:w="518" w:type="dxa"/>
                <w:tcBorders>
                  <w:top w:val="single" w:sz="18" w:space="0" w:color="auto"/>
                  <w:left w:val="nil"/>
                  <w:bottom w:val="single" w:sz="2" w:space="0" w:color="auto"/>
                  <w:right w:val="nil"/>
                </w:tcBorders>
              </w:tcPr>
            </w:tcPrChange>
          </w:tcPr>
          <w:p w14:paraId="64FD6A91"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single" w:sz="18" w:space="0" w:color="auto"/>
              <w:left w:val="nil"/>
              <w:bottom w:val="single" w:sz="2" w:space="0" w:color="auto"/>
              <w:right w:val="nil"/>
            </w:tcBorders>
            <w:tcPrChange w:id="579" w:author="Alicia" w:date="2016-09-05T18:19:00Z">
              <w:tcPr>
                <w:tcW w:w="1465" w:type="dxa"/>
                <w:tcBorders>
                  <w:top w:val="single" w:sz="18" w:space="0" w:color="auto"/>
                  <w:left w:val="nil"/>
                  <w:bottom w:val="single" w:sz="2" w:space="0" w:color="auto"/>
                  <w:right w:val="nil"/>
                </w:tcBorders>
              </w:tcPr>
            </w:tcPrChange>
          </w:tcPr>
          <w:p w14:paraId="68EE236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F258D5" w14:paraId="24B5750C" w14:textId="77777777" w:rsidTr="00F258D5">
        <w:trPr>
          <w:cantSplit/>
          <w:trPrChange w:id="580" w:author="Alicia" w:date="2016-09-05T18:19:00Z">
            <w:trPr>
              <w:cantSplit/>
            </w:trPr>
          </w:trPrChange>
        </w:trPr>
        <w:tc>
          <w:tcPr>
            <w:tcW w:w="4210" w:type="dxa"/>
            <w:gridSpan w:val="2"/>
            <w:vMerge/>
            <w:tcBorders>
              <w:top w:val="nil"/>
              <w:left w:val="nil"/>
              <w:bottom w:val="single" w:sz="18" w:space="0" w:color="auto"/>
              <w:right w:val="nil"/>
            </w:tcBorders>
            <w:tcPrChange w:id="581" w:author="Alicia" w:date="2016-09-05T18:19:00Z">
              <w:tcPr>
                <w:tcW w:w="4210" w:type="dxa"/>
                <w:gridSpan w:val="2"/>
                <w:vMerge/>
                <w:tcBorders>
                  <w:top w:val="nil"/>
                  <w:left w:val="nil"/>
                  <w:bottom w:val="single" w:sz="18" w:space="0" w:color="auto"/>
                  <w:right w:val="nil"/>
                </w:tcBorders>
              </w:tcPr>
            </w:tcPrChange>
          </w:tcPr>
          <w:p w14:paraId="772ED3B5" w14:textId="77777777" w:rsidR="00F258D5" w:rsidRDefault="00F258D5" w:rsidP="008C2A32">
            <w:pPr>
              <w:spacing w:after="0"/>
              <w:rPr>
                <w:rFonts w:ascii="Times New Roman" w:hAnsi="Times New Roman" w:cs="Times New Roman"/>
                <w:sz w:val="24"/>
                <w:szCs w:val="24"/>
                <w:lang w:val="en-US"/>
              </w:rPr>
            </w:pPr>
          </w:p>
        </w:tc>
        <w:tc>
          <w:tcPr>
            <w:tcW w:w="456" w:type="dxa"/>
            <w:tcBorders>
              <w:top w:val="single" w:sz="2" w:space="0" w:color="auto"/>
              <w:left w:val="nil"/>
              <w:bottom w:val="single" w:sz="2" w:space="0" w:color="auto"/>
              <w:right w:val="nil"/>
            </w:tcBorders>
            <w:vAlign w:val="center"/>
            <w:tcPrChange w:id="582" w:author="Alicia" w:date="2016-09-05T18:19:00Z">
              <w:tcPr>
                <w:tcW w:w="0" w:type="auto"/>
                <w:tcBorders>
                  <w:top w:val="single" w:sz="2" w:space="0" w:color="auto"/>
                  <w:left w:val="nil"/>
                  <w:bottom w:val="single" w:sz="2" w:space="0" w:color="auto"/>
                  <w:right w:val="nil"/>
                </w:tcBorders>
                <w:vAlign w:val="center"/>
              </w:tcPr>
            </w:tcPrChange>
          </w:tcPr>
          <w:p w14:paraId="5A7CAF0E"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582" w:type="dxa"/>
            <w:tcBorders>
              <w:top w:val="single" w:sz="2" w:space="0" w:color="auto"/>
              <w:left w:val="nil"/>
              <w:bottom w:val="single" w:sz="2" w:space="0" w:color="auto"/>
              <w:right w:val="nil"/>
            </w:tcBorders>
            <w:vAlign w:val="center"/>
            <w:tcPrChange w:id="583" w:author="Alicia" w:date="2016-09-05T18:19:00Z">
              <w:tcPr>
                <w:tcW w:w="1465" w:type="dxa"/>
                <w:tcBorders>
                  <w:top w:val="single" w:sz="2" w:space="0" w:color="auto"/>
                  <w:left w:val="nil"/>
                  <w:bottom w:val="single" w:sz="2" w:space="0" w:color="auto"/>
                  <w:right w:val="nil"/>
                </w:tcBorders>
                <w:vAlign w:val="center"/>
              </w:tcPr>
            </w:tcPrChange>
          </w:tcPr>
          <w:p w14:paraId="7C547FE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58" w:type="dxa"/>
            <w:tcBorders>
              <w:top w:val="nil"/>
              <w:left w:val="nil"/>
              <w:bottom w:val="single" w:sz="2" w:space="0" w:color="auto"/>
              <w:right w:val="nil"/>
            </w:tcBorders>
            <w:tcPrChange w:id="584" w:author="Alicia" w:date="2016-09-05T18:19:00Z">
              <w:tcPr>
                <w:tcW w:w="236" w:type="dxa"/>
                <w:tcBorders>
                  <w:top w:val="nil"/>
                  <w:left w:val="nil"/>
                  <w:bottom w:val="single" w:sz="2" w:space="0" w:color="auto"/>
                  <w:right w:val="nil"/>
                </w:tcBorders>
              </w:tcPr>
            </w:tcPrChange>
          </w:tcPr>
          <w:p w14:paraId="71E395DA"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2" w:space="0" w:color="auto"/>
              <w:left w:val="nil"/>
              <w:bottom w:val="single" w:sz="2" w:space="0" w:color="auto"/>
              <w:right w:val="nil"/>
            </w:tcBorders>
            <w:tcPrChange w:id="585" w:author="Alicia" w:date="2016-09-05T18:19:00Z">
              <w:tcPr>
                <w:tcW w:w="518" w:type="dxa"/>
                <w:tcBorders>
                  <w:top w:val="single" w:sz="2" w:space="0" w:color="auto"/>
                  <w:left w:val="nil"/>
                  <w:bottom w:val="single" w:sz="2" w:space="0" w:color="auto"/>
                  <w:right w:val="nil"/>
                </w:tcBorders>
              </w:tcPr>
            </w:tcPrChange>
          </w:tcPr>
          <w:p w14:paraId="42F8B0C0"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4" w:type="dxa"/>
            <w:tcBorders>
              <w:top w:val="single" w:sz="2" w:space="0" w:color="auto"/>
              <w:left w:val="nil"/>
              <w:bottom w:val="single" w:sz="2" w:space="0" w:color="auto"/>
              <w:right w:val="nil"/>
            </w:tcBorders>
            <w:vAlign w:val="center"/>
            <w:tcPrChange w:id="586" w:author="Alicia" w:date="2016-09-05T18:19:00Z">
              <w:tcPr>
                <w:tcW w:w="1465" w:type="dxa"/>
                <w:tcBorders>
                  <w:top w:val="single" w:sz="2" w:space="0" w:color="auto"/>
                  <w:left w:val="nil"/>
                  <w:bottom w:val="single" w:sz="2" w:space="0" w:color="auto"/>
                  <w:right w:val="nil"/>
                </w:tcBorders>
                <w:vAlign w:val="center"/>
              </w:tcPr>
            </w:tcPrChange>
          </w:tcPr>
          <w:p w14:paraId="59A186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F258D5" w14:paraId="7A418A1D" w14:textId="77777777" w:rsidTr="00F258D5">
        <w:tc>
          <w:tcPr>
            <w:tcW w:w="4210" w:type="dxa"/>
            <w:gridSpan w:val="2"/>
            <w:tcBorders>
              <w:top w:val="single" w:sz="18" w:space="0" w:color="auto"/>
              <w:left w:val="nil"/>
              <w:bottom w:val="single" w:sz="4" w:space="0" w:color="auto"/>
              <w:right w:val="nil"/>
            </w:tcBorders>
            <w:tcPrChange w:id="587" w:author="Alicia" w:date="2016-09-05T18:19:00Z">
              <w:tcPr>
                <w:tcW w:w="4210" w:type="dxa"/>
                <w:gridSpan w:val="2"/>
                <w:tcBorders>
                  <w:top w:val="single" w:sz="18" w:space="0" w:color="auto"/>
                  <w:left w:val="nil"/>
                  <w:bottom w:val="single" w:sz="4" w:space="0" w:color="auto"/>
                  <w:right w:val="nil"/>
                </w:tcBorders>
              </w:tcPr>
            </w:tcPrChange>
          </w:tcPr>
          <w:p w14:paraId="6058228D"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56" w:type="dxa"/>
            <w:tcBorders>
              <w:top w:val="single" w:sz="18" w:space="0" w:color="auto"/>
              <w:left w:val="nil"/>
              <w:bottom w:val="single" w:sz="4" w:space="0" w:color="auto"/>
              <w:right w:val="nil"/>
            </w:tcBorders>
            <w:vAlign w:val="center"/>
            <w:tcPrChange w:id="588" w:author="Alicia" w:date="2016-09-05T18:19:00Z">
              <w:tcPr>
                <w:tcW w:w="0" w:type="auto"/>
                <w:tcBorders>
                  <w:top w:val="single" w:sz="18" w:space="0" w:color="auto"/>
                  <w:left w:val="nil"/>
                  <w:bottom w:val="single" w:sz="4" w:space="0" w:color="auto"/>
                  <w:right w:val="nil"/>
                </w:tcBorders>
                <w:vAlign w:val="center"/>
              </w:tcPr>
            </w:tcPrChange>
          </w:tcPr>
          <w:p w14:paraId="30326938"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single" w:sz="18" w:space="0" w:color="auto"/>
              <w:left w:val="nil"/>
              <w:bottom w:val="single" w:sz="4" w:space="0" w:color="auto"/>
              <w:right w:val="nil"/>
            </w:tcBorders>
            <w:vAlign w:val="center"/>
            <w:tcPrChange w:id="589" w:author="Alicia" w:date="2016-09-05T18:19:00Z">
              <w:tcPr>
                <w:tcW w:w="1465" w:type="dxa"/>
                <w:tcBorders>
                  <w:top w:val="single" w:sz="18" w:space="0" w:color="auto"/>
                  <w:left w:val="nil"/>
                  <w:bottom w:val="single" w:sz="4" w:space="0" w:color="auto"/>
                  <w:right w:val="nil"/>
                </w:tcBorders>
                <w:vAlign w:val="center"/>
              </w:tcPr>
            </w:tcPrChange>
          </w:tcPr>
          <w:p w14:paraId="18FB55B3" w14:textId="77777777" w:rsidR="00F258D5" w:rsidRDefault="00F258D5" w:rsidP="008C2A32">
            <w:pPr>
              <w:spacing w:after="0"/>
              <w:rPr>
                <w:rFonts w:ascii="Times New Roman" w:hAnsi="Times New Roman" w:cs="Times New Roman"/>
                <w:sz w:val="24"/>
                <w:szCs w:val="24"/>
                <w:lang w:val="en-US"/>
              </w:rPr>
            </w:pPr>
          </w:p>
        </w:tc>
        <w:tc>
          <w:tcPr>
            <w:tcW w:w="658" w:type="dxa"/>
            <w:tcBorders>
              <w:top w:val="single" w:sz="18" w:space="0" w:color="auto"/>
              <w:left w:val="nil"/>
              <w:bottom w:val="single" w:sz="4" w:space="0" w:color="auto"/>
              <w:right w:val="nil"/>
            </w:tcBorders>
            <w:tcPrChange w:id="590" w:author="Alicia" w:date="2016-09-05T18:19:00Z">
              <w:tcPr>
                <w:tcW w:w="236" w:type="dxa"/>
                <w:tcBorders>
                  <w:top w:val="single" w:sz="18" w:space="0" w:color="auto"/>
                  <w:left w:val="nil"/>
                  <w:bottom w:val="single" w:sz="4" w:space="0" w:color="auto"/>
                  <w:right w:val="nil"/>
                </w:tcBorders>
              </w:tcPr>
            </w:tcPrChange>
          </w:tcPr>
          <w:p w14:paraId="6CFDAB74"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18" w:space="0" w:color="auto"/>
              <w:left w:val="nil"/>
              <w:bottom w:val="single" w:sz="4" w:space="0" w:color="auto"/>
              <w:right w:val="nil"/>
            </w:tcBorders>
            <w:tcPrChange w:id="591" w:author="Alicia" w:date="2016-09-05T18:19:00Z">
              <w:tcPr>
                <w:tcW w:w="518" w:type="dxa"/>
                <w:tcBorders>
                  <w:top w:val="single" w:sz="18" w:space="0" w:color="auto"/>
                  <w:left w:val="nil"/>
                  <w:bottom w:val="single" w:sz="4" w:space="0" w:color="auto"/>
                  <w:right w:val="nil"/>
                </w:tcBorders>
              </w:tcPr>
            </w:tcPrChange>
          </w:tcPr>
          <w:p w14:paraId="5AA77F1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single" w:sz="18" w:space="0" w:color="auto"/>
              <w:left w:val="nil"/>
              <w:bottom w:val="single" w:sz="4" w:space="0" w:color="auto"/>
              <w:right w:val="nil"/>
            </w:tcBorders>
            <w:vAlign w:val="center"/>
            <w:tcPrChange w:id="592" w:author="Alicia" w:date="2016-09-05T18:19:00Z">
              <w:tcPr>
                <w:tcW w:w="1465" w:type="dxa"/>
                <w:tcBorders>
                  <w:top w:val="single" w:sz="18" w:space="0" w:color="auto"/>
                  <w:left w:val="nil"/>
                  <w:bottom w:val="single" w:sz="4" w:space="0" w:color="auto"/>
                  <w:right w:val="nil"/>
                </w:tcBorders>
                <w:vAlign w:val="center"/>
              </w:tcPr>
            </w:tcPrChange>
          </w:tcPr>
          <w:p w14:paraId="66C3A298" w14:textId="77777777" w:rsidR="00F258D5" w:rsidRDefault="00F258D5" w:rsidP="008C2A32">
            <w:pPr>
              <w:spacing w:after="0"/>
              <w:rPr>
                <w:rFonts w:ascii="Times New Roman" w:hAnsi="Times New Roman" w:cs="Times New Roman"/>
                <w:sz w:val="24"/>
                <w:szCs w:val="24"/>
                <w:lang w:val="en-US"/>
              </w:rPr>
            </w:pPr>
          </w:p>
        </w:tc>
      </w:tr>
      <w:tr w:rsidR="00F258D5" w14:paraId="0DF6F560" w14:textId="77777777" w:rsidTr="00F258D5">
        <w:tc>
          <w:tcPr>
            <w:tcW w:w="236" w:type="dxa"/>
            <w:tcBorders>
              <w:top w:val="single" w:sz="4" w:space="0" w:color="auto"/>
              <w:left w:val="nil"/>
              <w:bottom w:val="nil"/>
              <w:right w:val="nil"/>
            </w:tcBorders>
            <w:tcPrChange w:id="593" w:author="Alicia" w:date="2016-09-05T18:19:00Z">
              <w:tcPr>
                <w:tcW w:w="236" w:type="dxa"/>
                <w:tcBorders>
                  <w:top w:val="single" w:sz="4" w:space="0" w:color="auto"/>
                  <w:left w:val="nil"/>
                  <w:bottom w:val="nil"/>
                  <w:right w:val="nil"/>
                </w:tcBorders>
              </w:tcPr>
            </w:tcPrChange>
          </w:tcPr>
          <w:p w14:paraId="3F5C8620"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Change w:id="594" w:author="Alicia" w:date="2016-09-05T18:19:00Z">
              <w:tcPr>
                <w:tcW w:w="3974" w:type="dxa"/>
                <w:tcBorders>
                  <w:top w:val="single" w:sz="4" w:space="0" w:color="auto"/>
                  <w:left w:val="nil"/>
                  <w:bottom w:val="nil"/>
                  <w:right w:val="nil"/>
                </w:tcBorders>
              </w:tcPr>
            </w:tcPrChange>
          </w:tcPr>
          <w:p w14:paraId="5B9262B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56" w:type="dxa"/>
            <w:tcBorders>
              <w:top w:val="single" w:sz="4" w:space="0" w:color="auto"/>
              <w:left w:val="nil"/>
              <w:bottom w:val="nil"/>
              <w:right w:val="nil"/>
            </w:tcBorders>
            <w:vAlign w:val="center"/>
            <w:tcPrChange w:id="595" w:author="Alicia" w:date="2016-09-05T18:19:00Z">
              <w:tcPr>
                <w:tcW w:w="0" w:type="auto"/>
                <w:tcBorders>
                  <w:top w:val="single" w:sz="4" w:space="0" w:color="auto"/>
                  <w:left w:val="nil"/>
                  <w:bottom w:val="nil"/>
                  <w:right w:val="nil"/>
                </w:tcBorders>
                <w:vAlign w:val="center"/>
              </w:tcPr>
            </w:tcPrChange>
          </w:tcPr>
          <w:p w14:paraId="19E3338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Change w:id="596" w:author="Alicia" w:date="2016-09-05T18:19:00Z">
              <w:tcPr>
                <w:tcW w:w="1465" w:type="dxa"/>
                <w:tcBorders>
                  <w:top w:val="single" w:sz="4" w:space="0" w:color="auto"/>
                  <w:left w:val="nil"/>
                  <w:bottom w:val="nil"/>
                  <w:right w:val="nil"/>
                </w:tcBorders>
                <w:vAlign w:val="center"/>
              </w:tcPr>
            </w:tcPrChange>
          </w:tcPr>
          <w:p w14:paraId="3C3C5201" w14:textId="31261E78" w:rsidR="00F258D5" w:rsidRDefault="00F258D5" w:rsidP="008C2A32">
            <w:pPr>
              <w:tabs>
                <w:tab w:val="decimal" w:pos="589"/>
              </w:tabs>
              <w:spacing w:after="0"/>
              <w:rPr>
                <w:rFonts w:ascii="Times New Roman" w:hAnsi="Times New Roman" w:cs="Times New Roman"/>
                <w:sz w:val="24"/>
                <w:szCs w:val="24"/>
                <w:lang w:val="en-US"/>
              </w:rPr>
            </w:pPr>
            <w:del w:id="597" w:author="Alicia" w:date="2016-09-05T18:17:00Z">
              <w:r w:rsidDel="00F258D5">
                <w:rPr>
                  <w:rFonts w:ascii="Times New Roman" w:hAnsi="Times New Roman" w:cs="Times New Roman"/>
                  <w:sz w:val="24"/>
                  <w:szCs w:val="24"/>
                  <w:lang w:val="en-US"/>
                </w:rPr>
                <w:delText>0.42</w:delText>
              </w:r>
            </w:del>
            <w:ins w:id="598" w:author="Alicia" w:date="2016-09-05T18:17:00Z">
              <w:r>
                <w:rPr>
                  <w:rFonts w:ascii="Times New Roman" w:hAnsi="Times New Roman" w:cs="Times New Roman"/>
                  <w:sz w:val="24"/>
                  <w:szCs w:val="24"/>
                  <w:lang w:val="en-US"/>
                </w:rPr>
                <w:t>2.24</w:t>
              </w:r>
            </w:ins>
          </w:p>
        </w:tc>
        <w:tc>
          <w:tcPr>
            <w:tcW w:w="658" w:type="dxa"/>
            <w:tcBorders>
              <w:top w:val="single" w:sz="4" w:space="0" w:color="auto"/>
              <w:left w:val="nil"/>
              <w:bottom w:val="nil"/>
              <w:right w:val="nil"/>
            </w:tcBorders>
            <w:tcPrChange w:id="599" w:author="Alicia" w:date="2016-09-05T18:19:00Z">
              <w:tcPr>
                <w:tcW w:w="236" w:type="dxa"/>
                <w:tcBorders>
                  <w:top w:val="single" w:sz="4" w:space="0" w:color="auto"/>
                  <w:left w:val="nil"/>
                  <w:bottom w:val="nil"/>
                  <w:right w:val="nil"/>
                </w:tcBorders>
              </w:tcPr>
            </w:tcPrChange>
          </w:tcPr>
          <w:p w14:paraId="5CEAF32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Change w:id="600" w:author="Alicia" w:date="2016-09-05T18:19:00Z">
              <w:tcPr>
                <w:tcW w:w="518" w:type="dxa"/>
                <w:tcBorders>
                  <w:top w:val="single" w:sz="4" w:space="0" w:color="auto"/>
                  <w:left w:val="nil"/>
                  <w:bottom w:val="nil"/>
                  <w:right w:val="nil"/>
                </w:tcBorders>
              </w:tcPr>
            </w:tcPrChange>
          </w:tcPr>
          <w:p w14:paraId="3C7DEF2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Change w:id="601" w:author="Alicia" w:date="2016-09-05T18:19:00Z">
              <w:tcPr>
                <w:tcW w:w="1465" w:type="dxa"/>
                <w:tcBorders>
                  <w:top w:val="single" w:sz="4" w:space="0" w:color="auto"/>
                  <w:left w:val="nil"/>
                  <w:bottom w:val="nil"/>
                  <w:right w:val="nil"/>
                </w:tcBorders>
                <w:vAlign w:val="center"/>
              </w:tcPr>
            </w:tcPrChange>
          </w:tcPr>
          <w:p w14:paraId="464CDE3F" w14:textId="53CEEAE6" w:rsidR="00F258D5" w:rsidRDefault="00F258D5" w:rsidP="008C2A32">
            <w:pPr>
              <w:tabs>
                <w:tab w:val="decimal" w:pos="589"/>
              </w:tabs>
              <w:spacing w:after="0"/>
              <w:rPr>
                <w:rFonts w:ascii="Times New Roman" w:hAnsi="Times New Roman" w:cs="Times New Roman"/>
                <w:sz w:val="24"/>
                <w:szCs w:val="24"/>
                <w:lang w:val="en-US"/>
              </w:rPr>
            </w:pPr>
            <w:del w:id="602" w:author="Alicia" w:date="2016-09-05T18:24:00Z">
              <w:r w:rsidDel="005216AB">
                <w:rPr>
                  <w:rFonts w:ascii="Times New Roman" w:hAnsi="Times New Roman" w:cs="Times New Roman"/>
                  <w:sz w:val="24"/>
                  <w:szCs w:val="24"/>
                  <w:lang w:val="en-US"/>
                </w:rPr>
                <w:delText>2.45</w:delText>
              </w:r>
            </w:del>
            <w:ins w:id="603" w:author="Alicia" w:date="2016-09-05T18:24:00Z">
              <w:r w:rsidR="005216AB">
                <w:rPr>
                  <w:rFonts w:ascii="Times New Roman" w:hAnsi="Times New Roman" w:cs="Times New Roman"/>
                  <w:sz w:val="24"/>
                  <w:szCs w:val="24"/>
                  <w:lang w:val="en-US"/>
                </w:rPr>
                <w:t>0.81</w:t>
              </w:r>
            </w:ins>
          </w:p>
        </w:tc>
      </w:tr>
      <w:tr w:rsidR="00F258D5" w14:paraId="21FAAC7E" w14:textId="77777777" w:rsidTr="00F258D5">
        <w:tc>
          <w:tcPr>
            <w:tcW w:w="236" w:type="dxa"/>
            <w:tcBorders>
              <w:top w:val="nil"/>
              <w:left w:val="nil"/>
              <w:bottom w:val="nil"/>
              <w:right w:val="nil"/>
            </w:tcBorders>
            <w:tcPrChange w:id="604" w:author="Alicia" w:date="2016-09-05T18:19:00Z">
              <w:tcPr>
                <w:tcW w:w="236" w:type="dxa"/>
                <w:tcBorders>
                  <w:top w:val="nil"/>
                  <w:left w:val="nil"/>
                  <w:bottom w:val="nil"/>
                  <w:right w:val="nil"/>
                </w:tcBorders>
              </w:tcPr>
            </w:tcPrChange>
          </w:tcPr>
          <w:p w14:paraId="56301939"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05" w:author="Alicia" w:date="2016-09-05T18:19:00Z">
              <w:tcPr>
                <w:tcW w:w="3974" w:type="dxa"/>
                <w:tcBorders>
                  <w:top w:val="nil"/>
                  <w:left w:val="nil"/>
                  <w:bottom w:val="nil"/>
                  <w:right w:val="nil"/>
                </w:tcBorders>
              </w:tcPr>
            </w:tcPrChange>
          </w:tcPr>
          <w:p w14:paraId="0E44862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56" w:type="dxa"/>
            <w:tcBorders>
              <w:top w:val="nil"/>
              <w:left w:val="nil"/>
              <w:bottom w:val="nil"/>
              <w:right w:val="nil"/>
            </w:tcBorders>
            <w:vAlign w:val="center"/>
            <w:tcPrChange w:id="606" w:author="Alicia" w:date="2016-09-05T18:19:00Z">
              <w:tcPr>
                <w:tcW w:w="0" w:type="auto"/>
                <w:tcBorders>
                  <w:top w:val="nil"/>
                  <w:left w:val="nil"/>
                  <w:bottom w:val="nil"/>
                  <w:right w:val="nil"/>
                </w:tcBorders>
                <w:vAlign w:val="center"/>
              </w:tcPr>
            </w:tcPrChange>
          </w:tcPr>
          <w:p w14:paraId="75DAABC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07" w:author="Alicia" w:date="2016-09-05T18:19:00Z">
              <w:tcPr>
                <w:tcW w:w="1465" w:type="dxa"/>
                <w:tcBorders>
                  <w:top w:val="nil"/>
                  <w:left w:val="nil"/>
                  <w:bottom w:val="nil"/>
                  <w:right w:val="nil"/>
                </w:tcBorders>
                <w:vAlign w:val="center"/>
              </w:tcPr>
            </w:tcPrChange>
          </w:tcPr>
          <w:p w14:paraId="60FDD56D" w14:textId="23D6F363" w:rsidR="00F258D5" w:rsidRDefault="00F258D5" w:rsidP="008C2A32">
            <w:pPr>
              <w:tabs>
                <w:tab w:val="decimal" w:pos="589"/>
              </w:tabs>
              <w:spacing w:after="0"/>
              <w:rPr>
                <w:rFonts w:ascii="Times New Roman" w:hAnsi="Times New Roman" w:cs="Times New Roman"/>
                <w:sz w:val="24"/>
                <w:szCs w:val="24"/>
                <w:lang w:val="en-US"/>
              </w:rPr>
            </w:pPr>
            <w:del w:id="608" w:author="Alicia" w:date="2016-09-05T18:17:00Z">
              <w:r w:rsidDel="00F258D5">
                <w:rPr>
                  <w:rFonts w:ascii="Times New Roman" w:hAnsi="Times New Roman" w:cs="Times New Roman"/>
                  <w:sz w:val="24"/>
                  <w:szCs w:val="24"/>
                  <w:lang w:val="en-US"/>
                </w:rPr>
                <w:delText>207.08</w:delText>
              </w:r>
            </w:del>
            <w:ins w:id="609" w:author="Alicia" w:date="2016-09-05T18:17:00Z">
              <w:r>
                <w:rPr>
                  <w:rFonts w:ascii="Times New Roman" w:hAnsi="Times New Roman" w:cs="Times New Roman"/>
                  <w:sz w:val="24"/>
                  <w:szCs w:val="24"/>
                  <w:lang w:val="en-US"/>
                </w:rPr>
                <w:t>16.23</w:t>
              </w:r>
            </w:ins>
            <w:r>
              <w:rPr>
                <w:rFonts w:ascii="Times New Roman" w:hAnsi="Times New Roman" w:cs="Times New Roman"/>
                <w:sz w:val="24"/>
                <w:szCs w:val="24"/>
                <w:lang w:val="en-US"/>
              </w:rPr>
              <w:t>***</w:t>
            </w:r>
          </w:p>
        </w:tc>
        <w:tc>
          <w:tcPr>
            <w:tcW w:w="658" w:type="dxa"/>
            <w:tcBorders>
              <w:top w:val="nil"/>
              <w:left w:val="nil"/>
              <w:bottom w:val="nil"/>
              <w:right w:val="nil"/>
            </w:tcBorders>
            <w:tcPrChange w:id="610" w:author="Alicia" w:date="2016-09-05T18:19:00Z">
              <w:tcPr>
                <w:tcW w:w="236" w:type="dxa"/>
                <w:tcBorders>
                  <w:top w:val="nil"/>
                  <w:left w:val="nil"/>
                  <w:bottom w:val="nil"/>
                  <w:right w:val="nil"/>
                </w:tcBorders>
              </w:tcPr>
            </w:tcPrChange>
          </w:tcPr>
          <w:p w14:paraId="443313DB"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611" w:author="Alicia" w:date="2016-09-05T18:19:00Z">
              <w:tcPr>
                <w:tcW w:w="518" w:type="dxa"/>
                <w:tcBorders>
                  <w:top w:val="nil"/>
                  <w:left w:val="nil"/>
                  <w:bottom w:val="nil"/>
                  <w:right w:val="nil"/>
                </w:tcBorders>
              </w:tcPr>
            </w:tcPrChange>
          </w:tcPr>
          <w:p w14:paraId="768D9DC9"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12" w:author="Alicia" w:date="2016-09-05T18:19:00Z">
              <w:tcPr>
                <w:tcW w:w="1465" w:type="dxa"/>
                <w:tcBorders>
                  <w:top w:val="nil"/>
                  <w:left w:val="nil"/>
                  <w:bottom w:val="nil"/>
                  <w:right w:val="nil"/>
                </w:tcBorders>
                <w:vAlign w:val="center"/>
              </w:tcPr>
            </w:tcPrChange>
          </w:tcPr>
          <w:p w14:paraId="31EB1112" w14:textId="4F01A2A8" w:rsidR="00F258D5" w:rsidRDefault="00F258D5" w:rsidP="008C2A32">
            <w:pPr>
              <w:tabs>
                <w:tab w:val="decimal" w:pos="589"/>
              </w:tabs>
              <w:spacing w:after="0"/>
              <w:rPr>
                <w:rFonts w:ascii="Times New Roman" w:hAnsi="Times New Roman" w:cs="Times New Roman"/>
                <w:sz w:val="24"/>
                <w:szCs w:val="24"/>
                <w:lang w:val="en-US"/>
              </w:rPr>
            </w:pPr>
            <w:del w:id="613" w:author="Alicia" w:date="2016-09-05T18:24:00Z">
              <w:r w:rsidDel="005216AB">
                <w:rPr>
                  <w:rFonts w:ascii="Times New Roman" w:hAnsi="Times New Roman" w:cs="Times New Roman"/>
                  <w:sz w:val="24"/>
                  <w:szCs w:val="24"/>
                  <w:lang w:val="en-US"/>
                </w:rPr>
                <w:delText>69.87</w:delText>
              </w:r>
            </w:del>
            <w:ins w:id="614" w:author="Alicia" w:date="2016-09-05T18:24:00Z">
              <w:r w:rsidR="005216AB">
                <w:rPr>
                  <w:rFonts w:ascii="Times New Roman" w:hAnsi="Times New Roman" w:cs="Times New Roman"/>
                  <w:sz w:val="24"/>
                  <w:szCs w:val="24"/>
                  <w:lang w:val="en-US"/>
                </w:rPr>
                <w:t>10.13</w:t>
              </w:r>
            </w:ins>
            <w:r>
              <w:rPr>
                <w:rFonts w:ascii="Times New Roman" w:hAnsi="Times New Roman" w:cs="Times New Roman"/>
                <w:sz w:val="24"/>
                <w:szCs w:val="24"/>
                <w:lang w:val="en-US"/>
              </w:rPr>
              <w:t>**</w:t>
            </w:r>
            <w:del w:id="615" w:author="Alicia" w:date="2016-09-05T18:24:00Z">
              <w:r w:rsidDel="005216AB">
                <w:rPr>
                  <w:rFonts w:ascii="Times New Roman" w:hAnsi="Times New Roman" w:cs="Times New Roman"/>
                  <w:sz w:val="24"/>
                  <w:szCs w:val="24"/>
                  <w:lang w:val="en-US"/>
                </w:rPr>
                <w:delText>*</w:delText>
              </w:r>
            </w:del>
          </w:p>
        </w:tc>
      </w:tr>
      <w:tr w:rsidR="00F258D5" w:rsidRPr="00F258D5" w14:paraId="7A02D212" w14:textId="77777777" w:rsidTr="00F258D5">
        <w:tc>
          <w:tcPr>
            <w:tcW w:w="236" w:type="dxa"/>
            <w:tcBorders>
              <w:top w:val="nil"/>
              <w:left w:val="nil"/>
              <w:bottom w:val="nil"/>
              <w:right w:val="nil"/>
            </w:tcBorders>
            <w:tcPrChange w:id="616" w:author="Alicia" w:date="2016-09-05T18:19:00Z">
              <w:tcPr>
                <w:tcW w:w="236" w:type="dxa"/>
                <w:tcBorders>
                  <w:top w:val="nil"/>
                  <w:left w:val="nil"/>
                  <w:bottom w:val="nil"/>
                  <w:right w:val="nil"/>
                </w:tcBorders>
              </w:tcPr>
            </w:tcPrChange>
          </w:tcPr>
          <w:p w14:paraId="28B82628"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17" w:author="Alicia" w:date="2016-09-05T18:19:00Z">
              <w:tcPr>
                <w:tcW w:w="3974" w:type="dxa"/>
                <w:tcBorders>
                  <w:top w:val="nil"/>
                  <w:left w:val="nil"/>
                  <w:bottom w:val="nil"/>
                  <w:right w:val="nil"/>
                </w:tcBorders>
              </w:tcPr>
            </w:tcPrChange>
          </w:tcPr>
          <w:p w14:paraId="3B9C91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56" w:type="dxa"/>
            <w:tcBorders>
              <w:top w:val="nil"/>
              <w:left w:val="nil"/>
              <w:bottom w:val="nil"/>
              <w:right w:val="nil"/>
            </w:tcBorders>
            <w:vAlign w:val="center"/>
            <w:tcPrChange w:id="618" w:author="Alicia" w:date="2016-09-05T18:19:00Z">
              <w:tcPr>
                <w:tcW w:w="0" w:type="auto"/>
                <w:tcBorders>
                  <w:top w:val="nil"/>
                  <w:left w:val="nil"/>
                  <w:bottom w:val="nil"/>
                  <w:right w:val="nil"/>
                </w:tcBorders>
                <w:vAlign w:val="center"/>
              </w:tcPr>
            </w:tcPrChange>
          </w:tcPr>
          <w:p w14:paraId="0093BF9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19" w:author="Alicia" w:date="2016-09-05T18:19:00Z">
              <w:tcPr>
                <w:tcW w:w="1465" w:type="dxa"/>
                <w:tcBorders>
                  <w:top w:val="nil"/>
                  <w:left w:val="nil"/>
                  <w:bottom w:val="nil"/>
                  <w:right w:val="nil"/>
                </w:tcBorders>
                <w:vAlign w:val="center"/>
              </w:tcPr>
            </w:tcPrChange>
          </w:tcPr>
          <w:p w14:paraId="3F2AFA6C" w14:textId="4F0F0194" w:rsidR="00F258D5" w:rsidRDefault="00F258D5" w:rsidP="00F258D5">
            <w:pPr>
              <w:tabs>
                <w:tab w:val="decimal" w:pos="589"/>
              </w:tabs>
              <w:spacing w:after="0"/>
              <w:rPr>
                <w:rFonts w:ascii="Times New Roman" w:hAnsi="Times New Roman" w:cs="Times New Roman"/>
                <w:sz w:val="24"/>
                <w:szCs w:val="24"/>
                <w:lang w:val="en-US"/>
              </w:rPr>
            </w:pPr>
            <w:del w:id="620" w:author="Alicia" w:date="2016-09-05T18:18:00Z">
              <w:r w:rsidDel="00F258D5">
                <w:rPr>
                  <w:rFonts w:ascii="Times New Roman" w:hAnsi="Times New Roman" w:cs="Times New Roman"/>
                  <w:sz w:val="24"/>
                  <w:szCs w:val="24"/>
                  <w:lang w:val="en-US"/>
                </w:rPr>
                <w:delText>6.25</w:delText>
              </w:r>
            </w:del>
            <w:ins w:id="621" w:author="Alicia" w:date="2016-09-05T18:18:00Z">
              <w:r>
                <w:rPr>
                  <w:rFonts w:ascii="Times New Roman" w:hAnsi="Times New Roman" w:cs="Times New Roman"/>
                  <w:sz w:val="24"/>
                  <w:szCs w:val="24"/>
                  <w:lang w:val="en-US"/>
                </w:rPr>
                <w:t>0.22</w:t>
              </w:r>
            </w:ins>
            <w:del w:id="622" w:author="Alicia" w:date="2016-09-05T18:18:00Z">
              <w:r w:rsidDel="00F258D5">
                <w:rPr>
                  <w:rFonts w:ascii="Times New Roman" w:hAnsi="Times New Roman" w:cs="Times New Roman"/>
                  <w:sz w:val="24"/>
                  <w:szCs w:val="24"/>
                  <w:lang w:val="en-US"/>
                </w:rPr>
                <w:delText xml:space="preserve"> *</w:delText>
              </w:r>
            </w:del>
          </w:p>
        </w:tc>
        <w:tc>
          <w:tcPr>
            <w:tcW w:w="658" w:type="dxa"/>
            <w:tcBorders>
              <w:top w:val="nil"/>
              <w:left w:val="nil"/>
              <w:bottom w:val="nil"/>
              <w:right w:val="nil"/>
            </w:tcBorders>
            <w:tcPrChange w:id="623" w:author="Alicia" w:date="2016-09-05T18:19:00Z">
              <w:tcPr>
                <w:tcW w:w="236" w:type="dxa"/>
                <w:tcBorders>
                  <w:top w:val="nil"/>
                  <w:left w:val="nil"/>
                  <w:bottom w:val="nil"/>
                  <w:right w:val="nil"/>
                </w:tcBorders>
              </w:tcPr>
            </w:tcPrChange>
          </w:tcPr>
          <w:p w14:paraId="1D61E39E"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624" w:author="Alicia" w:date="2016-09-05T18:19:00Z">
              <w:tcPr>
                <w:tcW w:w="518" w:type="dxa"/>
                <w:tcBorders>
                  <w:top w:val="nil"/>
                  <w:left w:val="nil"/>
                  <w:bottom w:val="nil"/>
                  <w:right w:val="nil"/>
                </w:tcBorders>
              </w:tcPr>
            </w:tcPrChange>
          </w:tcPr>
          <w:p w14:paraId="4F65EEF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25" w:author="Alicia" w:date="2016-09-05T18:19:00Z">
              <w:tcPr>
                <w:tcW w:w="1465" w:type="dxa"/>
                <w:tcBorders>
                  <w:top w:val="nil"/>
                  <w:left w:val="nil"/>
                  <w:bottom w:val="nil"/>
                  <w:right w:val="nil"/>
                </w:tcBorders>
                <w:vAlign w:val="center"/>
              </w:tcPr>
            </w:tcPrChange>
          </w:tcPr>
          <w:p w14:paraId="148CD638" w14:textId="068A9E59" w:rsidR="00F258D5" w:rsidRDefault="00F258D5" w:rsidP="008C2A32">
            <w:pPr>
              <w:tabs>
                <w:tab w:val="decimal" w:pos="589"/>
              </w:tabs>
              <w:spacing w:after="0"/>
              <w:rPr>
                <w:rFonts w:ascii="Times New Roman" w:hAnsi="Times New Roman" w:cs="Times New Roman"/>
                <w:sz w:val="24"/>
                <w:szCs w:val="24"/>
                <w:lang w:val="en-US"/>
              </w:rPr>
            </w:pPr>
            <w:del w:id="626" w:author="Alicia" w:date="2016-09-05T18:24:00Z">
              <w:r w:rsidDel="005216AB">
                <w:rPr>
                  <w:rFonts w:ascii="Times New Roman" w:hAnsi="Times New Roman" w:cs="Times New Roman"/>
                  <w:sz w:val="24"/>
                  <w:szCs w:val="24"/>
                  <w:lang w:val="en-US"/>
                </w:rPr>
                <w:delText>0.41</w:delText>
              </w:r>
            </w:del>
            <w:ins w:id="627" w:author="Alicia" w:date="2016-09-05T18:24:00Z">
              <w:r w:rsidR="005216AB">
                <w:rPr>
                  <w:rFonts w:ascii="Times New Roman" w:hAnsi="Times New Roman" w:cs="Times New Roman"/>
                  <w:sz w:val="24"/>
                  <w:szCs w:val="24"/>
                  <w:lang w:val="en-US"/>
                </w:rPr>
                <w:t>2.54</w:t>
              </w:r>
            </w:ins>
          </w:p>
        </w:tc>
      </w:tr>
      <w:tr w:rsidR="00F258D5" w:rsidRPr="00F258D5" w14:paraId="3F0D7C72" w14:textId="77777777" w:rsidTr="00F258D5">
        <w:tc>
          <w:tcPr>
            <w:tcW w:w="236" w:type="dxa"/>
            <w:tcBorders>
              <w:top w:val="nil"/>
              <w:left w:val="nil"/>
              <w:bottom w:val="nil"/>
              <w:right w:val="nil"/>
            </w:tcBorders>
            <w:tcPrChange w:id="628" w:author="Alicia" w:date="2016-09-05T18:19:00Z">
              <w:tcPr>
                <w:tcW w:w="236" w:type="dxa"/>
                <w:tcBorders>
                  <w:top w:val="nil"/>
                  <w:left w:val="nil"/>
                  <w:bottom w:val="nil"/>
                  <w:right w:val="nil"/>
                </w:tcBorders>
              </w:tcPr>
            </w:tcPrChange>
          </w:tcPr>
          <w:p w14:paraId="5941F16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29" w:author="Alicia" w:date="2016-09-05T18:19:00Z">
              <w:tcPr>
                <w:tcW w:w="3974" w:type="dxa"/>
                <w:tcBorders>
                  <w:top w:val="nil"/>
                  <w:left w:val="nil"/>
                  <w:bottom w:val="nil"/>
                  <w:right w:val="nil"/>
                </w:tcBorders>
              </w:tcPr>
            </w:tcPrChange>
          </w:tcPr>
          <w:p w14:paraId="51D7CA3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56" w:type="dxa"/>
            <w:tcBorders>
              <w:top w:val="nil"/>
              <w:left w:val="nil"/>
              <w:bottom w:val="nil"/>
              <w:right w:val="nil"/>
            </w:tcBorders>
            <w:vAlign w:val="center"/>
            <w:tcPrChange w:id="630" w:author="Alicia" w:date="2016-09-05T18:19:00Z">
              <w:tcPr>
                <w:tcW w:w="0" w:type="auto"/>
                <w:tcBorders>
                  <w:top w:val="nil"/>
                  <w:left w:val="nil"/>
                  <w:bottom w:val="nil"/>
                  <w:right w:val="nil"/>
                </w:tcBorders>
                <w:vAlign w:val="center"/>
              </w:tcPr>
            </w:tcPrChange>
          </w:tcPr>
          <w:p w14:paraId="5E75CE90"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31" w:author="Alicia" w:date="2016-09-05T18:19:00Z">
              <w:tcPr>
                <w:tcW w:w="1465" w:type="dxa"/>
                <w:tcBorders>
                  <w:top w:val="nil"/>
                  <w:left w:val="nil"/>
                  <w:bottom w:val="nil"/>
                  <w:right w:val="nil"/>
                </w:tcBorders>
                <w:vAlign w:val="center"/>
              </w:tcPr>
            </w:tcPrChange>
          </w:tcPr>
          <w:p w14:paraId="68824CB1"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658" w:type="dxa"/>
            <w:tcBorders>
              <w:top w:val="nil"/>
              <w:left w:val="nil"/>
              <w:bottom w:val="nil"/>
              <w:right w:val="nil"/>
            </w:tcBorders>
            <w:tcPrChange w:id="632" w:author="Alicia" w:date="2016-09-05T18:19:00Z">
              <w:tcPr>
                <w:tcW w:w="236" w:type="dxa"/>
                <w:tcBorders>
                  <w:top w:val="nil"/>
                  <w:left w:val="nil"/>
                  <w:bottom w:val="nil"/>
                  <w:right w:val="nil"/>
                </w:tcBorders>
              </w:tcPr>
            </w:tcPrChange>
          </w:tcPr>
          <w:p w14:paraId="47E10208"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633" w:author="Alicia" w:date="2016-09-05T18:19:00Z">
              <w:tcPr>
                <w:tcW w:w="518" w:type="dxa"/>
                <w:tcBorders>
                  <w:top w:val="nil"/>
                  <w:left w:val="nil"/>
                  <w:bottom w:val="nil"/>
                  <w:right w:val="nil"/>
                </w:tcBorders>
              </w:tcPr>
            </w:tcPrChange>
          </w:tcPr>
          <w:p w14:paraId="1E17BF7B"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34" w:author="Alicia" w:date="2016-09-05T18:19:00Z">
              <w:tcPr>
                <w:tcW w:w="1465" w:type="dxa"/>
                <w:tcBorders>
                  <w:top w:val="nil"/>
                  <w:left w:val="nil"/>
                  <w:bottom w:val="nil"/>
                  <w:right w:val="nil"/>
                </w:tcBorders>
                <w:vAlign w:val="center"/>
              </w:tcPr>
            </w:tcPrChange>
          </w:tcPr>
          <w:p w14:paraId="10198B9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F258D5" w:rsidRPr="00F258D5" w14:paraId="3B18BA2F" w14:textId="77777777" w:rsidTr="00F258D5">
        <w:tc>
          <w:tcPr>
            <w:tcW w:w="236" w:type="dxa"/>
            <w:tcBorders>
              <w:top w:val="nil"/>
              <w:left w:val="nil"/>
              <w:bottom w:val="nil"/>
              <w:right w:val="nil"/>
            </w:tcBorders>
            <w:tcPrChange w:id="635" w:author="Alicia" w:date="2016-09-05T18:19:00Z">
              <w:tcPr>
                <w:tcW w:w="236" w:type="dxa"/>
                <w:tcBorders>
                  <w:top w:val="nil"/>
                  <w:left w:val="nil"/>
                  <w:bottom w:val="nil"/>
                  <w:right w:val="nil"/>
                </w:tcBorders>
              </w:tcPr>
            </w:tcPrChange>
          </w:tcPr>
          <w:p w14:paraId="036BF1A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36" w:author="Alicia" w:date="2016-09-05T18:19:00Z">
              <w:tcPr>
                <w:tcW w:w="3974" w:type="dxa"/>
                <w:tcBorders>
                  <w:top w:val="nil"/>
                  <w:left w:val="nil"/>
                  <w:bottom w:val="nil"/>
                  <w:right w:val="nil"/>
                </w:tcBorders>
              </w:tcPr>
            </w:tcPrChange>
          </w:tcPr>
          <w:p w14:paraId="5F22CED6"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56" w:type="dxa"/>
            <w:tcBorders>
              <w:top w:val="nil"/>
              <w:left w:val="nil"/>
              <w:bottom w:val="nil"/>
              <w:right w:val="nil"/>
            </w:tcBorders>
            <w:vAlign w:val="center"/>
            <w:tcPrChange w:id="637" w:author="Alicia" w:date="2016-09-05T18:19:00Z">
              <w:tcPr>
                <w:tcW w:w="0" w:type="auto"/>
                <w:tcBorders>
                  <w:top w:val="nil"/>
                  <w:left w:val="nil"/>
                  <w:bottom w:val="nil"/>
                  <w:right w:val="nil"/>
                </w:tcBorders>
                <w:vAlign w:val="center"/>
              </w:tcPr>
            </w:tcPrChange>
          </w:tcPr>
          <w:p w14:paraId="5565DDE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38" w:author="Alicia" w:date="2016-09-05T18:19:00Z">
              <w:tcPr>
                <w:tcW w:w="1465" w:type="dxa"/>
                <w:tcBorders>
                  <w:top w:val="nil"/>
                  <w:left w:val="nil"/>
                  <w:bottom w:val="nil"/>
                  <w:right w:val="nil"/>
                </w:tcBorders>
                <w:vAlign w:val="center"/>
              </w:tcPr>
            </w:tcPrChange>
          </w:tcPr>
          <w:p w14:paraId="3FFED1EA"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658" w:type="dxa"/>
            <w:tcBorders>
              <w:top w:val="nil"/>
              <w:left w:val="nil"/>
              <w:bottom w:val="nil"/>
              <w:right w:val="nil"/>
            </w:tcBorders>
            <w:tcPrChange w:id="639" w:author="Alicia" w:date="2016-09-05T18:19:00Z">
              <w:tcPr>
                <w:tcW w:w="236" w:type="dxa"/>
                <w:tcBorders>
                  <w:top w:val="nil"/>
                  <w:left w:val="nil"/>
                  <w:bottom w:val="nil"/>
                  <w:right w:val="nil"/>
                </w:tcBorders>
              </w:tcPr>
            </w:tcPrChange>
          </w:tcPr>
          <w:p w14:paraId="68E3D82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640" w:author="Alicia" w:date="2016-09-05T18:19:00Z">
              <w:tcPr>
                <w:tcW w:w="518" w:type="dxa"/>
                <w:tcBorders>
                  <w:top w:val="nil"/>
                  <w:left w:val="nil"/>
                  <w:bottom w:val="nil"/>
                  <w:right w:val="nil"/>
                </w:tcBorders>
              </w:tcPr>
            </w:tcPrChange>
          </w:tcPr>
          <w:p w14:paraId="07E84DD4"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41" w:author="Alicia" w:date="2016-09-05T18:19:00Z">
              <w:tcPr>
                <w:tcW w:w="1465" w:type="dxa"/>
                <w:tcBorders>
                  <w:top w:val="nil"/>
                  <w:left w:val="nil"/>
                  <w:bottom w:val="nil"/>
                  <w:right w:val="nil"/>
                </w:tcBorders>
                <w:vAlign w:val="center"/>
              </w:tcPr>
            </w:tcPrChange>
          </w:tcPr>
          <w:p w14:paraId="75FE629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F258D5" w14:paraId="5BFD2717" w14:textId="77777777" w:rsidTr="00F258D5">
        <w:tc>
          <w:tcPr>
            <w:tcW w:w="236" w:type="dxa"/>
            <w:tcBorders>
              <w:top w:val="nil"/>
              <w:left w:val="nil"/>
              <w:bottom w:val="nil"/>
              <w:right w:val="nil"/>
            </w:tcBorders>
            <w:tcPrChange w:id="642" w:author="Alicia" w:date="2016-09-05T18:19:00Z">
              <w:tcPr>
                <w:tcW w:w="236" w:type="dxa"/>
                <w:tcBorders>
                  <w:top w:val="nil"/>
                  <w:left w:val="nil"/>
                  <w:bottom w:val="nil"/>
                  <w:right w:val="nil"/>
                </w:tcBorders>
              </w:tcPr>
            </w:tcPrChange>
          </w:tcPr>
          <w:p w14:paraId="3EAB5E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43" w:author="Alicia" w:date="2016-09-05T18:19:00Z">
              <w:tcPr>
                <w:tcW w:w="3974" w:type="dxa"/>
                <w:tcBorders>
                  <w:top w:val="nil"/>
                  <w:left w:val="nil"/>
                  <w:bottom w:val="nil"/>
                  <w:right w:val="nil"/>
                </w:tcBorders>
              </w:tcPr>
            </w:tcPrChange>
          </w:tcPr>
          <w:p w14:paraId="4F5A6A9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56" w:type="dxa"/>
            <w:tcBorders>
              <w:top w:val="nil"/>
              <w:left w:val="nil"/>
              <w:bottom w:val="nil"/>
              <w:right w:val="nil"/>
            </w:tcBorders>
            <w:vAlign w:val="center"/>
            <w:tcPrChange w:id="644" w:author="Alicia" w:date="2016-09-05T18:19:00Z">
              <w:tcPr>
                <w:tcW w:w="0" w:type="auto"/>
                <w:tcBorders>
                  <w:top w:val="nil"/>
                  <w:left w:val="nil"/>
                  <w:bottom w:val="nil"/>
                  <w:right w:val="nil"/>
                </w:tcBorders>
                <w:vAlign w:val="center"/>
              </w:tcPr>
            </w:tcPrChange>
          </w:tcPr>
          <w:p w14:paraId="5AB7A80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45" w:author="Alicia" w:date="2016-09-05T18:19:00Z">
              <w:tcPr>
                <w:tcW w:w="1465" w:type="dxa"/>
                <w:tcBorders>
                  <w:top w:val="nil"/>
                  <w:left w:val="nil"/>
                  <w:bottom w:val="nil"/>
                  <w:right w:val="nil"/>
                </w:tcBorders>
                <w:vAlign w:val="center"/>
              </w:tcPr>
            </w:tcPrChange>
          </w:tcPr>
          <w:p w14:paraId="52B5DC7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658" w:type="dxa"/>
            <w:tcBorders>
              <w:top w:val="nil"/>
              <w:left w:val="nil"/>
              <w:bottom w:val="nil"/>
              <w:right w:val="nil"/>
            </w:tcBorders>
            <w:tcPrChange w:id="646" w:author="Alicia" w:date="2016-09-05T18:19:00Z">
              <w:tcPr>
                <w:tcW w:w="236" w:type="dxa"/>
                <w:tcBorders>
                  <w:top w:val="nil"/>
                  <w:left w:val="nil"/>
                  <w:bottom w:val="nil"/>
                  <w:right w:val="nil"/>
                </w:tcBorders>
              </w:tcPr>
            </w:tcPrChange>
          </w:tcPr>
          <w:p w14:paraId="690C35F3"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647" w:author="Alicia" w:date="2016-09-05T18:19:00Z">
              <w:tcPr>
                <w:tcW w:w="518" w:type="dxa"/>
                <w:tcBorders>
                  <w:top w:val="nil"/>
                  <w:left w:val="nil"/>
                  <w:bottom w:val="nil"/>
                  <w:right w:val="nil"/>
                </w:tcBorders>
              </w:tcPr>
            </w:tcPrChange>
          </w:tcPr>
          <w:p w14:paraId="147E930E" w14:textId="77777777" w:rsidR="00F258D5" w:rsidRDefault="00F258D5"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48" w:author="Alicia" w:date="2016-09-05T18:19:00Z">
              <w:tcPr>
                <w:tcW w:w="1465" w:type="dxa"/>
                <w:tcBorders>
                  <w:top w:val="nil"/>
                  <w:left w:val="nil"/>
                  <w:bottom w:val="nil"/>
                  <w:right w:val="nil"/>
                </w:tcBorders>
                <w:vAlign w:val="center"/>
              </w:tcPr>
            </w:tcPrChange>
          </w:tcPr>
          <w:p w14:paraId="56DC4984"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F258D5" w14:paraId="655E9129" w14:textId="77777777" w:rsidTr="00F258D5">
        <w:tc>
          <w:tcPr>
            <w:tcW w:w="236" w:type="dxa"/>
            <w:tcBorders>
              <w:top w:val="nil"/>
              <w:left w:val="nil"/>
              <w:bottom w:val="nil"/>
              <w:right w:val="nil"/>
            </w:tcBorders>
            <w:tcPrChange w:id="649" w:author="Alicia" w:date="2016-09-05T18:19:00Z">
              <w:tcPr>
                <w:tcW w:w="236" w:type="dxa"/>
                <w:tcBorders>
                  <w:top w:val="nil"/>
                  <w:left w:val="nil"/>
                  <w:bottom w:val="nil"/>
                  <w:right w:val="nil"/>
                </w:tcBorders>
              </w:tcPr>
            </w:tcPrChange>
          </w:tcPr>
          <w:p w14:paraId="19D18AE7" w14:textId="77777777" w:rsidR="00F258D5" w:rsidRDefault="00F258D5"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Change w:id="650" w:author="Alicia" w:date="2016-09-05T18:19:00Z">
              <w:tcPr>
                <w:tcW w:w="3974" w:type="dxa"/>
                <w:tcBorders>
                  <w:top w:val="nil"/>
                  <w:left w:val="nil"/>
                  <w:bottom w:val="nil"/>
                  <w:right w:val="nil"/>
                </w:tcBorders>
              </w:tcPr>
            </w:tcPrChange>
          </w:tcPr>
          <w:p w14:paraId="16CA88D3" w14:textId="77777777" w:rsidR="00F258D5" w:rsidRDefault="00F258D5" w:rsidP="008C2A32">
            <w:pPr>
              <w:spacing w:after="0" w:line="240" w:lineRule="auto"/>
              <w:rPr>
                <w:rFonts w:ascii="Times New Roman" w:hAnsi="Times New Roman" w:cs="Times New Roman"/>
                <w:sz w:val="24"/>
                <w:szCs w:val="24"/>
                <w:lang w:val="en-US"/>
              </w:rPr>
            </w:pPr>
          </w:p>
        </w:tc>
        <w:tc>
          <w:tcPr>
            <w:tcW w:w="456" w:type="dxa"/>
            <w:tcBorders>
              <w:top w:val="nil"/>
              <w:left w:val="nil"/>
              <w:bottom w:val="nil"/>
              <w:right w:val="nil"/>
            </w:tcBorders>
            <w:vAlign w:val="center"/>
            <w:tcPrChange w:id="651" w:author="Alicia" w:date="2016-09-05T18:19:00Z">
              <w:tcPr>
                <w:tcW w:w="0" w:type="auto"/>
                <w:tcBorders>
                  <w:top w:val="nil"/>
                  <w:left w:val="nil"/>
                  <w:bottom w:val="nil"/>
                  <w:right w:val="nil"/>
                </w:tcBorders>
                <w:vAlign w:val="center"/>
              </w:tcPr>
            </w:tcPrChange>
          </w:tcPr>
          <w:p w14:paraId="72EFD660"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582" w:type="dxa"/>
            <w:tcBorders>
              <w:top w:val="nil"/>
              <w:left w:val="nil"/>
              <w:bottom w:val="nil"/>
              <w:right w:val="nil"/>
            </w:tcBorders>
            <w:vAlign w:val="center"/>
            <w:tcPrChange w:id="652" w:author="Alicia" w:date="2016-09-05T18:19:00Z">
              <w:tcPr>
                <w:tcW w:w="1465" w:type="dxa"/>
                <w:tcBorders>
                  <w:top w:val="nil"/>
                  <w:left w:val="nil"/>
                  <w:bottom w:val="nil"/>
                  <w:right w:val="nil"/>
                </w:tcBorders>
                <w:vAlign w:val="center"/>
              </w:tcPr>
            </w:tcPrChange>
          </w:tcPr>
          <w:p w14:paraId="760004E7" w14:textId="77777777" w:rsidR="00F258D5" w:rsidRDefault="00F258D5" w:rsidP="008C2A32">
            <w:pPr>
              <w:tabs>
                <w:tab w:val="decimal" w:pos="-7922"/>
              </w:tabs>
              <w:spacing w:after="0" w:line="240" w:lineRule="auto"/>
              <w:rPr>
                <w:rFonts w:ascii="Times New Roman" w:hAnsi="Times New Roman" w:cs="Times New Roman"/>
                <w:sz w:val="24"/>
                <w:szCs w:val="24"/>
                <w:lang w:val="en-US"/>
              </w:rPr>
            </w:pPr>
          </w:p>
        </w:tc>
        <w:tc>
          <w:tcPr>
            <w:tcW w:w="658" w:type="dxa"/>
            <w:tcBorders>
              <w:top w:val="nil"/>
              <w:left w:val="nil"/>
              <w:bottom w:val="nil"/>
              <w:right w:val="nil"/>
            </w:tcBorders>
            <w:tcPrChange w:id="653" w:author="Alicia" w:date="2016-09-05T18:19:00Z">
              <w:tcPr>
                <w:tcW w:w="236" w:type="dxa"/>
                <w:tcBorders>
                  <w:top w:val="nil"/>
                  <w:left w:val="nil"/>
                  <w:bottom w:val="nil"/>
                  <w:right w:val="nil"/>
                </w:tcBorders>
              </w:tcPr>
            </w:tcPrChange>
          </w:tcPr>
          <w:p w14:paraId="2EDDA2A2"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507" w:type="dxa"/>
            <w:tcBorders>
              <w:top w:val="nil"/>
              <w:left w:val="nil"/>
              <w:bottom w:val="nil"/>
              <w:right w:val="nil"/>
            </w:tcBorders>
            <w:tcPrChange w:id="654" w:author="Alicia" w:date="2016-09-05T18:19:00Z">
              <w:tcPr>
                <w:tcW w:w="518" w:type="dxa"/>
                <w:tcBorders>
                  <w:top w:val="nil"/>
                  <w:left w:val="nil"/>
                  <w:bottom w:val="nil"/>
                  <w:right w:val="nil"/>
                </w:tcBorders>
              </w:tcPr>
            </w:tcPrChange>
          </w:tcPr>
          <w:p w14:paraId="07B4FE97" w14:textId="77777777" w:rsidR="00F258D5" w:rsidRDefault="00F258D5" w:rsidP="008C2A32">
            <w:pPr>
              <w:spacing w:after="0" w:line="240" w:lineRule="auto"/>
              <w:jc w:val="center"/>
              <w:rPr>
                <w:rFonts w:ascii="Times New Roman" w:hAnsi="Times New Roman" w:cs="Times New Roman"/>
                <w:sz w:val="24"/>
                <w:szCs w:val="24"/>
                <w:lang w:val="en-US"/>
              </w:rPr>
            </w:pPr>
          </w:p>
        </w:tc>
        <w:tc>
          <w:tcPr>
            <w:tcW w:w="1464" w:type="dxa"/>
            <w:tcBorders>
              <w:top w:val="nil"/>
              <w:left w:val="nil"/>
              <w:bottom w:val="nil"/>
              <w:right w:val="nil"/>
            </w:tcBorders>
            <w:vAlign w:val="center"/>
            <w:tcPrChange w:id="655" w:author="Alicia" w:date="2016-09-05T18:19:00Z">
              <w:tcPr>
                <w:tcW w:w="1465" w:type="dxa"/>
                <w:tcBorders>
                  <w:top w:val="nil"/>
                  <w:left w:val="nil"/>
                  <w:bottom w:val="nil"/>
                  <w:right w:val="nil"/>
                </w:tcBorders>
                <w:vAlign w:val="center"/>
              </w:tcPr>
            </w:tcPrChange>
          </w:tcPr>
          <w:p w14:paraId="4597A33F" w14:textId="77777777" w:rsidR="00F258D5" w:rsidRDefault="00F258D5" w:rsidP="008C2A32">
            <w:pPr>
              <w:spacing w:after="0" w:line="240" w:lineRule="auto"/>
              <w:rPr>
                <w:rFonts w:ascii="Times New Roman" w:hAnsi="Times New Roman" w:cs="Times New Roman"/>
                <w:sz w:val="24"/>
                <w:szCs w:val="24"/>
                <w:lang w:val="en-US"/>
              </w:rPr>
            </w:pPr>
          </w:p>
        </w:tc>
      </w:tr>
      <w:tr w:rsidR="00F258D5" w14:paraId="75591810" w14:textId="77777777" w:rsidTr="00F258D5">
        <w:tc>
          <w:tcPr>
            <w:tcW w:w="4210" w:type="dxa"/>
            <w:gridSpan w:val="2"/>
            <w:tcBorders>
              <w:top w:val="nil"/>
              <w:left w:val="nil"/>
              <w:bottom w:val="single" w:sz="4" w:space="0" w:color="auto"/>
              <w:right w:val="nil"/>
            </w:tcBorders>
            <w:tcPrChange w:id="656" w:author="Alicia" w:date="2016-09-05T18:19:00Z">
              <w:tcPr>
                <w:tcW w:w="4210" w:type="dxa"/>
                <w:gridSpan w:val="2"/>
                <w:tcBorders>
                  <w:top w:val="nil"/>
                  <w:left w:val="nil"/>
                  <w:bottom w:val="single" w:sz="4" w:space="0" w:color="auto"/>
                  <w:right w:val="nil"/>
                </w:tcBorders>
              </w:tcPr>
            </w:tcPrChange>
          </w:tcPr>
          <w:p w14:paraId="77F3B39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56" w:type="dxa"/>
            <w:tcBorders>
              <w:top w:val="nil"/>
              <w:left w:val="nil"/>
              <w:bottom w:val="single" w:sz="4" w:space="0" w:color="auto"/>
              <w:right w:val="nil"/>
            </w:tcBorders>
            <w:vAlign w:val="center"/>
            <w:tcPrChange w:id="657" w:author="Alicia" w:date="2016-09-05T18:19:00Z">
              <w:tcPr>
                <w:tcW w:w="0" w:type="auto"/>
                <w:tcBorders>
                  <w:top w:val="nil"/>
                  <w:left w:val="nil"/>
                  <w:bottom w:val="single" w:sz="4" w:space="0" w:color="auto"/>
                  <w:right w:val="nil"/>
                </w:tcBorders>
                <w:vAlign w:val="center"/>
              </w:tcPr>
            </w:tcPrChange>
          </w:tcPr>
          <w:p w14:paraId="5B3DEF63" w14:textId="77777777" w:rsidR="00F258D5" w:rsidRDefault="00F258D5" w:rsidP="008C2A32">
            <w:pPr>
              <w:spacing w:after="0"/>
              <w:jc w:val="center"/>
              <w:rPr>
                <w:rFonts w:ascii="Times New Roman" w:hAnsi="Times New Roman" w:cs="Times New Roman"/>
                <w:sz w:val="24"/>
                <w:szCs w:val="24"/>
                <w:lang w:val="en-US"/>
              </w:rPr>
            </w:pPr>
          </w:p>
        </w:tc>
        <w:tc>
          <w:tcPr>
            <w:tcW w:w="1582" w:type="dxa"/>
            <w:tcBorders>
              <w:top w:val="nil"/>
              <w:left w:val="nil"/>
              <w:bottom w:val="single" w:sz="4" w:space="0" w:color="auto"/>
              <w:right w:val="nil"/>
            </w:tcBorders>
            <w:vAlign w:val="center"/>
            <w:tcPrChange w:id="658" w:author="Alicia" w:date="2016-09-05T18:19:00Z">
              <w:tcPr>
                <w:tcW w:w="1465" w:type="dxa"/>
                <w:tcBorders>
                  <w:top w:val="nil"/>
                  <w:left w:val="nil"/>
                  <w:bottom w:val="single" w:sz="4" w:space="0" w:color="auto"/>
                  <w:right w:val="nil"/>
                </w:tcBorders>
                <w:vAlign w:val="center"/>
              </w:tcPr>
            </w:tcPrChange>
          </w:tcPr>
          <w:p w14:paraId="72159E13" w14:textId="77777777" w:rsidR="00F258D5" w:rsidRDefault="00F258D5" w:rsidP="008C2A32">
            <w:pPr>
              <w:tabs>
                <w:tab w:val="decimal" w:pos="-7922"/>
              </w:tabs>
              <w:spacing w:after="0"/>
              <w:rPr>
                <w:rFonts w:ascii="Times New Roman" w:hAnsi="Times New Roman" w:cs="Times New Roman"/>
                <w:sz w:val="24"/>
                <w:szCs w:val="24"/>
                <w:lang w:val="en-US"/>
              </w:rPr>
            </w:pPr>
          </w:p>
        </w:tc>
        <w:tc>
          <w:tcPr>
            <w:tcW w:w="658" w:type="dxa"/>
            <w:tcBorders>
              <w:top w:val="nil"/>
              <w:left w:val="nil"/>
              <w:bottom w:val="single" w:sz="4" w:space="0" w:color="auto"/>
              <w:right w:val="nil"/>
            </w:tcBorders>
            <w:tcPrChange w:id="659" w:author="Alicia" w:date="2016-09-05T18:19:00Z">
              <w:tcPr>
                <w:tcW w:w="236" w:type="dxa"/>
                <w:tcBorders>
                  <w:top w:val="nil"/>
                  <w:left w:val="nil"/>
                  <w:bottom w:val="single" w:sz="4" w:space="0" w:color="auto"/>
                  <w:right w:val="nil"/>
                </w:tcBorders>
              </w:tcPr>
            </w:tcPrChange>
          </w:tcPr>
          <w:p w14:paraId="341AE6F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single" w:sz="4" w:space="0" w:color="auto"/>
              <w:right w:val="nil"/>
            </w:tcBorders>
            <w:tcPrChange w:id="660" w:author="Alicia" w:date="2016-09-05T18:19:00Z">
              <w:tcPr>
                <w:tcW w:w="518" w:type="dxa"/>
                <w:tcBorders>
                  <w:top w:val="nil"/>
                  <w:left w:val="nil"/>
                  <w:bottom w:val="single" w:sz="4" w:space="0" w:color="auto"/>
                  <w:right w:val="nil"/>
                </w:tcBorders>
              </w:tcPr>
            </w:tcPrChange>
          </w:tcPr>
          <w:p w14:paraId="071B832D" w14:textId="77777777" w:rsidR="00F258D5" w:rsidRDefault="00F258D5" w:rsidP="008C2A32">
            <w:pPr>
              <w:spacing w:after="0"/>
              <w:jc w:val="center"/>
              <w:rPr>
                <w:rFonts w:ascii="Times New Roman" w:hAnsi="Times New Roman" w:cs="Times New Roman"/>
                <w:sz w:val="24"/>
                <w:szCs w:val="24"/>
                <w:lang w:val="en-US"/>
              </w:rPr>
            </w:pPr>
          </w:p>
        </w:tc>
        <w:tc>
          <w:tcPr>
            <w:tcW w:w="1464" w:type="dxa"/>
            <w:tcBorders>
              <w:top w:val="nil"/>
              <w:left w:val="nil"/>
              <w:bottom w:val="single" w:sz="4" w:space="0" w:color="auto"/>
              <w:right w:val="nil"/>
            </w:tcBorders>
            <w:vAlign w:val="center"/>
            <w:tcPrChange w:id="661" w:author="Alicia" w:date="2016-09-05T18:19:00Z">
              <w:tcPr>
                <w:tcW w:w="1465" w:type="dxa"/>
                <w:tcBorders>
                  <w:top w:val="nil"/>
                  <w:left w:val="nil"/>
                  <w:bottom w:val="single" w:sz="4" w:space="0" w:color="auto"/>
                  <w:right w:val="nil"/>
                </w:tcBorders>
                <w:vAlign w:val="center"/>
              </w:tcPr>
            </w:tcPrChange>
          </w:tcPr>
          <w:p w14:paraId="458408F9" w14:textId="77777777" w:rsidR="00F258D5" w:rsidRDefault="00F258D5" w:rsidP="008C2A32">
            <w:pPr>
              <w:spacing w:after="0"/>
              <w:rPr>
                <w:rFonts w:ascii="Times New Roman" w:hAnsi="Times New Roman" w:cs="Times New Roman"/>
                <w:sz w:val="24"/>
                <w:szCs w:val="24"/>
                <w:lang w:val="en-US"/>
              </w:rPr>
            </w:pPr>
          </w:p>
        </w:tc>
      </w:tr>
      <w:tr w:rsidR="00F258D5" w14:paraId="5AFE5178" w14:textId="77777777" w:rsidTr="00F258D5">
        <w:tc>
          <w:tcPr>
            <w:tcW w:w="236" w:type="dxa"/>
            <w:tcBorders>
              <w:top w:val="single" w:sz="4" w:space="0" w:color="auto"/>
              <w:left w:val="nil"/>
              <w:bottom w:val="nil"/>
              <w:right w:val="nil"/>
            </w:tcBorders>
            <w:tcPrChange w:id="662" w:author="Alicia" w:date="2016-09-05T18:19:00Z">
              <w:tcPr>
                <w:tcW w:w="0" w:type="auto"/>
                <w:tcBorders>
                  <w:top w:val="single" w:sz="4" w:space="0" w:color="auto"/>
                  <w:left w:val="nil"/>
                  <w:bottom w:val="nil"/>
                  <w:right w:val="nil"/>
                </w:tcBorders>
              </w:tcPr>
            </w:tcPrChange>
          </w:tcPr>
          <w:p w14:paraId="75FD1552" w14:textId="77777777" w:rsidR="00F258D5" w:rsidRDefault="00F258D5"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Change w:id="663" w:author="Alicia" w:date="2016-09-05T18:19:00Z">
              <w:tcPr>
                <w:tcW w:w="3974" w:type="dxa"/>
                <w:tcBorders>
                  <w:top w:val="single" w:sz="4" w:space="0" w:color="auto"/>
                  <w:left w:val="nil"/>
                  <w:bottom w:val="nil"/>
                  <w:right w:val="nil"/>
                </w:tcBorders>
              </w:tcPr>
            </w:tcPrChange>
          </w:tcPr>
          <w:p w14:paraId="0927E03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56" w:type="dxa"/>
            <w:tcBorders>
              <w:top w:val="single" w:sz="4" w:space="0" w:color="auto"/>
              <w:left w:val="nil"/>
              <w:bottom w:val="nil"/>
              <w:right w:val="nil"/>
            </w:tcBorders>
            <w:vAlign w:val="center"/>
            <w:tcPrChange w:id="664" w:author="Alicia" w:date="2016-09-05T18:19:00Z">
              <w:tcPr>
                <w:tcW w:w="0" w:type="auto"/>
                <w:tcBorders>
                  <w:top w:val="single" w:sz="4" w:space="0" w:color="auto"/>
                  <w:left w:val="nil"/>
                  <w:bottom w:val="nil"/>
                  <w:right w:val="nil"/>
                </w:tcBorders>
                <w:vAlign w:val="center"/>
              </w:tcPr>
            </w:tcPrChange>
          </w:tcPr>
          <w:p w14:paraId="59D0F6A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single" w:sz="4" w:space="0" w:color="auto"/>
              <w:left w:val="nil"/>
              <w:bottom w:val="nil"/>
              <w:right w:val="nil"/>
            </w:tcBorders>
            <w:vAlign w:val="center"/>
            <w:tcPrChange w:id="665" w:author="Alicia" w:date="2016-09-05T18:19:00Z">
              <w:tcPr>
                <w:tcW w:w="1465" w:type="dxa"/>
                <w:tcBorders>
                  <w:top w:val="single" w:sz="4" w:space="0" w:color="auto"/>
                  <w:left w:val="nil"/>
                  <w:bottom w:val="nil"/>
                  <w:right w:val="nil"/>
                </w:tcBorders>
                <w:vAlign w:val="center"/>
              </w:tcPr>
            </w:tcPrChange>
          </w:tcPr>
          <w:p w14:paraId="4092E3EB" w14:textId="20EB86CD"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666" w:author="Alicia" w:date="2016-09-05T18:21:00Z">
              <w:r w:rsidDel="00F258D5">
                <w:rPr>
                  <w:rFonts w:ascii="Times New Roman" w:hAnsi="Times New Roman" w:cs="Times New Roman"/>
                  <w:sz w:val="24"/>
                  <w:szCs w:val="24"/>
                  <w:lang w:val="en-US"/>
                </w:rPr>
                <w:delText>56</w:delText>
              </w:r>
            </w:del>
            <w:ins w:id="667" w:author="Alicia" w:date="2016-09-05T18:21:00Z">
              <w:r>
                <w:rPr>
                  <w:rFonts w:ascii="Times New Roman" w:hAnsi="Times New Roman" w:cs="Times New Roman"/>
                  <w:sz w:val="24"/>
                  <w:szCs w:val="24"/>
                  <w:lang w:val="en-US"/>
                </w:rPr>
                <w:t>28</w:t>
              </w:r>
            </w:ins>
          </w:p>
        </w:tc>
        <w:tc>
          <w:tcPr>
            <w:tcW w:w="658" w:type="dxa"/>
            <w:tcBorders>
              <w:top w:val="single" w:sz="4" w:space="0" w:color="auto"/>
              <w:left w:val="nil"/>
              <w:bottom w:val="nil"/>
              <w:right w:val="nil"/>
            </w:tcBorders>
            <w:tcPrChange w:id="668" w:author="Alicia" w:date="2016-09-05T18:19:00Z">
              <w:tcPr>
                <w:tcW w:w="236" w:type="dxa"/>
                <w:tcBorders>
                  <w:top w:val="single" w:sz="4" w:space="0" w:color="auto"/>
                  <w:left w:val="nil"/>
                  <w:bottom w:val="nil"/>
                  <w:right w:val="nil"/>
                </w:tcBorders>
              </w:tcPr>
            </w:tcPrChange>
          </w:tcPr>
          <w:p w14:paraId="210A852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single" w:sz="4" w:space="0" w:color="auto"/>
              <w:left w:val="nil"/>
              <w:bottom w:val="nil"/>
              <w:right w:val="nil"/>
            </w:tcBorders>
            <w:tcPrChange w:id="669" w:author="Alicia" w:date="2016-09-05T18:19:00Z">
              <w:tcPr>
                <w:tcW w:w="518" w:type="dxa"/>
                <w:tcBorders>
                  <w:top w:val="single" w:sz="4" w:space="0" w:color="auto"/>
                  <w:left w:val="nil"/>
                  <w:bottom w:val="nil"/>
                  <w:right w:val="nil"/>
                </w:tcBorders>
              </w:tcPr>
            </w:tcPrChange>
          </w:tcPr>
          <w:p w14:paraId="2BA23EF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single" w:sz="4" w:space="0" w:color="auto"/>
              <w:left w:val="nil"/>
              <w:bottom w:val="nil"/>
              <w:right w:val="nil"/>
            </w:tcBorders>
            <w:vAlign w:val="center"/>
            <w:tcPrChange w:id="670" w:author="Alicia" w:date="2016-09-05T18:19:00Z">
              <w:tcPr>
                <w:tcW w:w="1465" w:type="dxa"/>
                <w:tcBorders>
                  <w:top w:val="single" w:sz="4" w:space="0" w:color="auto"/>
                  <w:left w:val="nil"/>
                  <w:bottom w:val="nil"/>
                  <w:right w:val="nil"/>
                </w:tcBorders>
                <w:vAlign w:val="center"/>
              </w:tcPr>
            </w:tcPrChange>
          </w:tcPr>
          <w:p w14:paraId="0A5787B8" w14:textId="377E516E"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671" w:author="Alicia" w:date="2016-09-05T18:25:00Z">
              <w:r w:rsidDel="005216AB">
                <w:rPr>
                  <w:rFonts w:ascii="Times New Roman" w:hAnsi="Times New Roman" w:cs="Times New Roman"/>
                  <w:sz w:val="24"/>
                  <w:szCs w:val="24"/>
                  <w:lang w:val="en-US"/>
                </w:rPr>
                <w:delText>52</w:delText>
              </w:r>
            </w:del>
            <w:ins w:id="672" w:author="Alicia" w:date="2016-09-05T18:25:00Z">
              <w:r w:rsidR="005216AB">
                <w:rPr>
                  <w:rFonts w:ascii="Times New Roman" w:hAnsi="Times New Roman" w:cs="Times New Roman"/>
                  <w:sz w:val="24"/>
                  <w:szCs w:val="24"/>
                  <w:lang w:val="en-US"/>
                </w:rPr>
                <w:t>00</w:t>
              </w:r>
            </w:ins>
          </w:p>
        </w:tc>
      </w:tr>
      <w:tr w:rsidR="00F258D5" w14:paraId="225252AB" w14:textId="77777777" w:rsidTr="00F258D5">
        <w:tc>
          <w:tcPr>
            <w:tcW w:w="236" w:type="dxa"/>
            <w:tcBorders>
              <w:top w:val="nil"/>
              <w:left w:val="nil"/>
              <w:bottom w:val="nil"/>
              <w:right w:val="nil"/>
            </w:tcBorders>
            <w:tcPrChange w:id="673" w:author="Alicia" w:date="2016-09-05T18:19:00Z">
              <w:tcPr>
                <w:tcW w:w="0" w:type="auto"/>
                <w:tcBorders>
                  <w:top w:val="nil"/>
                  <w:left w:val="nil"/>
                  <w:bottom w:val="nil"/>
                  <w:right w:val="nil"/>
                </w:tcBorders>
              </w:tcPr>
            </w:tcPrChange>
          </w:tcPr>
          <w:p w14:paraId="6988483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74" w:author="Alicia" w:date="2016-09-05T18:19:00Z">
              <w:tcPr>
                <w:tcW w:w="3974" w:type="dxa"/>
                <w:tcBorders>
                  <w:top w:val="nil"/>
                  <w:left w:val="nil"/>
                  <w:bottom w:val="nil"/>
                  <w:right w:val="nil"/>
                </w:tcBorders>
              </w:tcPr>
            </w:tcPrChange>
          </w:tcPr>
          <w:p w14:paraId="2C46C40A"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75" w:author="Alicia" w:date="2016-09-05T18:19:00Z">
              <w:tcPr>
                <w:tcW w:w="0" w:type="auto"/>
                <w:tcBorders>
                  <w:top w:val="nil"/>
                  <w:left w:val="nil"/>
                  <w:bottom w:val="nil"/>
                  <w:right w:val="nil"/>
                </w:tcBorders>
                <w:vAlign w:val="center"/>
              </w:tcPr>
            </w:tcPrChange>
          </w:tcPr>
          <w:p w14:paraId="31DB829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76" w:author="Alicia" w:date="2016-09-05T18:19:00Z">
              <w:tcPr>
                <w:tcW w:w="1465" w:type="dxa"/>
                <w:tcBorders>
                  <w:top w:val="nil"/>
                  <w:left w:val="nil"/>
                  <w:bottom w:val="nil"/>
                  <w:right w:val="nil"/>
                </w:tcBorders>
                <w:vAlign w:val="center"/>
              </w:tcPr>
            </w:tcPrChange>
          </w:tcPr>
          <w:p w14:paraId="4D2E5F61" w14:textId="7C76D3A3" w:rsidR="00F258D5" w:rsidRDefault="00F258D5" w:rsidP="008C2A32">
            <w:pPr>
              <w:tabs>
                <w:tab w:val="decimal" w:pos="589"/>
              </w:tabs>
              <w:spacing w:after="0"/>
              <w:rPr>
                <w:rFonts w:ascii="Times New Roman" w:hAnsi="Times New Roman" w:cs="Times New Roman"/>
                <w:sz w:val="24"/>
                <w:szCs w:val="24"/>
                <w:lang w:val="en-US"/>
              </w:rPr>
            </w:pPr>
            <w:del w:id="677" w:author="Alicia" w:date="2016-09-05T18:21:00Z">
              <w:r w:rsidDel="00F258D5">
                <w:rPr>
                  <w:rFonts w:ascii="Times New Roman" w:hAnsi="Times New Roman" w:cs="Times New Roman"/>
                  <w:sz w:val="24"/>
                  <w:szCs w:val="24"/>
                  <w:lang w:val="en-US"/>
                </w:rPr>
                <w:delText>1.58</w:delText>
              </w:r>
            </w:del>
            <w:ins w:id="678" w:author="Alicia" w:date="2016-09-05T18:21:00Z">
              <w:r>
                <w:rPr>
                  <w:rFonts w:ascii="Times New Roman" w:hAnsi="Times New Roman" w:cs="Times New Roman"/>
                  <w:sz w:val="24"/>
                  <w:szCs w:val="24"/>
                  <w:lang w:val="en-US"/>
                </w:rPr>
                <w:t>0.07</w:t>
              </w:r>
            </w:ins>
          </w:p>
        </w:tc>
        <w:tc>
          <w:tcPr>
            <w:tcW w:w="658" w:type="dxa"/>
            <w:tcBorders>
              <w:top w:val="nil"/>
              <w:left w:val="nil"/>
              <w:bottom w:val="nil"/>
              <w:right w:val="nil"/>
            </w:tcBorders>
            <w:tcPrChange w:id="679" w:author="Alicia" w:date="2016-09-05T18:19:00Z">
              <w:tcPr>
                <w:tcW w:w="236" w:type="dxa"/>
                <w:tcBorders>
                  <w:top w:val="nil"/>
                  <w:left w:val="nil"/>
                  <w:bottom w:val="nil"/>
                  <w:right w:val="nil"/>
                </w:tcBorders>
              </w:tcPr>
            </w:tcPrChange>
          </w:tcPr>
          <w:p w14:paraId="3E7F199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80" w:author="Alicia" w:date="2016-09-05T18:19:00Z">
              <w:tcPr>
                <w:tcW w:w="518" w:type="dxa"/>
                <w:tcBorders>
                  <w:top w:val="nil"/>
                  <w:left w:val="nil"/>
                  <w:bottom w:val="nil"/>
                  <w:right w:val="nil"/>
                </w:tcBorders>
              </w:tcPr>
            </w:tcPrChange>
          </w:tcPr>
          <w:p w14:paraId="2D0480F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81" w:author="Alicia" w:date="2016-09-05T18:19:00Z">
              <w:tcPr>
                <w:tcW w:w="1465" w:type="dxa"/>
                <w:tcBorders>
                  <w:top w:val="nil"/>
                  <w:left w:val="nil"/>
                  <w:bottom w:val="nil"/>
                  <w:right w:val="nil"/>
                </w:tcBorders>
                <w:vAlign w:val="center"/>
              </w:tcPr>
            </w:tcPrChange>
          </w:tcPr>
          <w:p w14:paraId="20D4E498" w14:textId="4B080D31" w:rsidR="00F258D5" w:rsidRDefault="00F258D5" w:rsidP="008C2A32">
            <w:pPr>
              <w:tabs>
                <w:tab w:val="decimal" w:pos="589"/>
              </w:tabs>
              <w:spacing w:after="0"/>
              <w:rPr>
                <w:rFonts w:ascii="Times New Roman" w:hAnsi="Times New Roman" w:cs="Times New Roman"/>
                <w:sz w:val="24"/>
                <w:szCs w:val="24"/>
                <w:lang w:val="en-US"/>
              </w:rPr>
            </w:pPr>
            <w:del w:id="682" w:author="Alicia" w:date="2016-09-05T18:25:00Z">
              <w:r w:rsidDel="005216AB">
                <w:rPr>
                  <w:rFonts w:ascii="Times New Roman" w:hAnsi="Times New Roman" w:cs="Times New Roman"/>
                  <w:sz w:val="24"/>
                  <w:szCs w:val="24"/>
                  <w:lang w:val="en-US"/>
                </w:rPr>
                <w:delText>0.83</w:delText>
              </w:r>
            </w:del>
            <w:ins w:id="683" w:author="Alicia" w:date="2016-09-05T18:25:00Z">
              <w:r w:rsidR="005216AB">
                <w:rPr>
                  <w:rFonts w:ascii="Times New Roman" w:hAnsi="Times New Roman" w:cs="Times New Roman"/>
                  <w:sz w:val="24"/>
                  <w:szCs w:val="24"/>
                  <w:lang w:val="en-US"/>
                </w:rPr>
                <w:t>1.73</w:t>
              </w:r>
            </w:ins>
          </w:p>
        </w:tc>
      </w:tr>
      <w:tr w:rsidR="00F258D5" w14:paraId="0320C34D" w14:textId="77777777" w:rsidTr="00F258D5">
        <w:tc>
          <w:tcPr>
            <w:tcW w:w="236" w:type="dxa"/>
            <w:tcBorders>
              <w:top w:val="nil"/>
              <w:left w:val="nil"/>
              <w:bottom w:val="nil"/>
              <w:right w:val="nil"/>
            </w:tcBorders>
            <w:tcPrChange w:id="684" w:author="Alicia" w:date="2016-09-05T18:19:00Z">
              <w:tcPr>
                <w:tcW w:w="0" w:type="auto"/>
                <w:tcBorders>
                  <w:top w:val="nil"/>
                  <w:left w:val="nil"/>
                  <w:bottom w:val="nil"/>
                  <w:right w:val="nil"/>
                </w:tcBorders>
              </w:tcPr>
            </w:tcPrChange>
          </w:tcPr>
          <w:p w14:paraId="4B3A2D7B"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85" w:author="Alicia" w:date="2016-09-05T18:19:00Z">
              <w:tcPr>
                <w:tcW w:w="3974" w:type="dxa"/>
                <w:tcBorders>
                  <w:top w:val="nil"/>
                  <w:left w:val="nil"/>
                  <w:bottom w:val="nil"/>
                  <w:right w:val="nil"/>
                </w:tcBorders>
              </w:tcPr>
            </w:tcPrChange>
          </w:tcPr>
          <w:p w14:paraId="11EFACD7"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86" w:author="Alicia" w:date="2016-09-05T18:19:00Z">
              <w:tcPr>
                <w:tcW w:w="0" w:type="auto"/>
                <w:tcBorders>
                  <w:top w:val="nil"/>
                  <w:left w:val="nil"/>
                  <w:bottom w:val="nil"/>
                  <w:right w:val="nil"/>
                </w:tcBorders>
                <w:vAlign w:val="center"/>
              </w:tcPr>
            </w:tcPrChange>
          </w:tcPr>
          <w:p w14:paraId="32C66FD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687" w:author="Alicia" w:date="2016-09-05T18:19:00Z">
              <w:tcPr>
                <w:tcW w:w="1465" w:type="dxa"/>
                <w:tcBorders>
                  <w:top w:val="nil"/>
                  <w:left w:val="nil"/>
                  <w:bottom w:val="nil"/>
                  <w:right w:val="nil"/>
                </w:tcBorders>
                <w:vAlign w:val="center"/>
              </w:tcPr>
            </w:tcPrChange>
          </w:tcPr>
          <w:p w14:paraId="01BCC294" w14:textId="47D02EC1" w:rsidR="00F258D5" w:rsidRDefault="00F258D5" w:rsidP="008C2A32">
            <w:pPr>
              <w:tabs>
                <w:tab w:val="decimal" w:pos="589"/>
              </w:tabs>
              <w:spacing w:after="0"/>
              <w:rPr>
                <w:rFonts w:ascii="Times New Roman" w:hAnsi="Times New Roman" w:cs="Times New Roman"/>
                <w:sz w:val="24"/>
                <w:szCs w:val="24"/>
                <w:lang w:val="en-US"/>
              </w:rPr>
            </w:pPr>
            <w:del w:id="688" w:author="Alicia" w:date="2016-09-05T18:21:00Z">
              <w:r w:rsidDel="00F258D5">
                <w:rPr>
                  <w:rFonts w:ascii="Times New Roman" w:hAnsi="Times New Roman" w:cs="Times New Roman"/>
                  <w:sz w:val="24"/>
                  <w:szCs w:val="24"/>
                  <w:lang w:val="en-US"/>
                </w:rPr>
                <w:delText>0.57</w:delText>
              </w:r>
            </w:del>
            <w:ins w:id="689" w:author="Alicia" w:date="2016-09-05T18:21:00Z">
              <w:r>
                <w:rPr>
                  <w:rFonts w:ascii="Times New Roman" w:hAnsi="Times New Roman" w:cs="Times New Roman"/>
                  <w:sz w:val="24"/>
                  <w:szCs w:val="24"/>
                  <w:lang w:val="en-US"/>
                </w:rPr>
                <w:t>1.31</w:t>
              </w:r>
            </w:ins>
          </w:p>
        </w:tc>
        <w:tc>
          <w:tcPr>
            <w:tcW w:w="658" w:type="dxa"/>
            <w:tcBorders>
              <w:top w:val="nil"/>
              <w:left w:val="nil"/>
              <w:bottom w:val="nil"/>
              <w:right w:val="nil"/>
            </w:tcBorders>
            <w:tcPrChange w:id="690" w:author="Alicia" w:date="2016-09-05T18:19:00Z">
              <w:tcPr>
                <w:tcW w:w="236" w:type="dxa"/>
                <w:tcBorders>
                  <w:top w:val="nil"/>
                  <w:left w:val="nil"/>
                  <w:bottom w:val="nil"/>
                  <w:right w:val="nil"/>
                </w:tcBorders>
              </w:tcPr>
            </w:tcPrChange>
          </w:tcPr>
          <w:p w14:paraId="1B931FD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91" w:author="Alicia" w:date="2016-09-05T18:19:00Z">
              <w:tcPr>
                <w:tcW w:w="518" w:type="dxa"/>
                <w:tcBorders>
                  <w:top w:val="nil"/>
                  <w:left w:val="nil"/>
                  <w:bottom w:val="nil"/>
                  <w:right w:val="nil"/>
                </w:tcBorders>
              </w:tcPr>
            </w:tcPrChange>
          </w:tcPr>
          <w:p w14:paraId="763873EF"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692" w:author="Alicia" w:date="2016-09-05T18:19:00Z">
              <w:tcPr>
                <w:tcW w:w="1465" w:type="dxa"/>
                <w:tcBorders>
                  <w:top w:val="nil"/>
                  <w:left w:val="nil"/>
                  <w:bottom w:val="nil"/>
                  <w:right w:val="nil"/>
                </w:tcBorders>
                <w:vAlign w:val="center"/>
              </w:tcPr>
            </w:tcPrChange>
          </w:tcPr>
          <w:p w14:paraId="6EC47DF3"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F258D5" w14:paraId="390A6E43" w14:textId="77777777" w:rsidTr="00F258D5">
        <w:tc>
          <w:tcPr>
            <w:tcW w:w="236" w:type="dxa"/>
            <w:tcBorders>
              <w:top w:val="nil"/>
              <w:left w:val="nil"/>
              <w:bottom w:val="nil"/>
              <w:right w:val="nil"/>
            </w:tcBorders>
            <w:tcPrChange w:id="693" w:author="Alicia" w:date="2016-09-05T18:19:00Z">
              <w:tcPr>
                <w:tcW w:w="0" w:type="auto"/>
                <w:tcBorders>
                  <w:top w:val="nil"/>
                  <w:left w:val="nil"/>
                  <w:bottom w:val="nil"/>
                  <w:right w:val="nil"/>
                </w:tcBorders>
              </w:tcPr>
            </w:tcPrChange>
          </w:tcPr>
          <w:p w14:paraId="1AF1035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694" w:author="Alicia" w:date="2016-09-05T18:19:00Z">
              <w:tcPr>
                <w:tcW w:w="3974" w:type="dxa"/>
                <w:tcBorders>
                  <w:top w:val="nil"/>
                  <w:left w:val="nil"/>
                  <w:bottom w:val="nil"/>
                  <w:right w:val="nil"/>
                </w:tcBorders>
              </w:tcPr>
            </w:tcPrChange>
          </w:tcPr>
          <w:p w14:paraId="2B1AEEF0"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695" w:author="Alicia" w:date="2016-09-05T18:19:00Z">
              <w:tcPr>
                <w:tcW w:w="0" w:type="auto"/>
                <w:tcBorders>
                  <w:top w:val="nil"/>
                  <w:left w:val="nil"/>
                  <w:bottom w:val="nil"/>
                  <w:right w:val="nil"/>
                </w:tcBorders>
                <w:vAlign w:val="center"/>
              </w:tcPr>
            </w:tcPrChange>
          </w:tcPr>
          <w:p w14:paraId="434D4A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696" w:author="Alicia" w:date="2016-09-05T18:19:00Z">
              <w:tcPr>
                <w:tcW w:w="1465" w:type="dxa"/>
                <w:tcBorders>
                  <w:top w:val="nil"/>
                  <w:left w:val="nil"/>
                  <w:bottom w:val="nil"/>
                  <w:right w:val="nil"/>
                </w:tcBorders>
                <w:vAlign w:val="center"/>
              </w:tcPr>
            </w:tcPrChange>
          </w:tcPr>
          <w:p w14:paraId="072083EB"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658" w:type="dxa"/>
            <w:tcBorders>
              <w:top w:val="nil"/>
              <w:left w:val="nil"/>
              <w:bottom w:val="nil"/>
              <w:right w:val="nil"/>
            </w:tcBorders>
            <w:tcPrChange w:id="697" w:author="Alicia" w:date="2016-09-05T18:19:00Z">
              <w:tcPr>
                <w:tcW w:w="236" w:type="dxa"/>
                <w:tcBorders>
                  <w:top w:val="nil"/>
                  <w:left w:val="nil"/>
                  <w:bottom w:val="nil"/>
                  <w:right w:val="nil"/>
                </w:tcBorders>
              </w:tcPr>
            </w:tcPrChange>
          </w:tcPr>
          <w:p w14:paraId="6C2AEF0C"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698" w:author="Alicia" w:date="2016-09-05T18:19:00Z">
              <w:tcPr>
                <w:tcW w:w="518" w:type="dxa"/>
                <w:tcBorders>
                  <w:top w:val="nil"/>
                  <w:left w:val="nil"/>
                  <w:bottom w:val="nil"/>
                  <w:right w:val="nil"/>
                </w:tcBorders>
              </w:tcPr>
            </w:tcPrChange>
          </w:tcPr>
          <w:p w14:paraId="46219A8B"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699" w:author="Alicia" w:date="2016-09-05T18:19:00Z">
              <w:tcPr>
                <w:tcW w:w="1465" w:type="dxa"/>
                <w:tcBorders>
                  <w:top w:val="nil"/>
                  <w:left w:val="nil"/>
                  <w:bottom w:val="nil"/>
                  <w:right w:val="nil"/>
                </w:tcBorders>
                <w:vAlign w:val="center"/>
              </w:tcPr>
            </w:tcPrChange>
          </w:tcPr>
          <w:p w14:paraId="123291A7"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F258D5" w14:paraId="0B5B6AC8" w14:textId="77777777" w:rsidTr="00F258D5">
        <w:tc>
          <w:tcPr>
            <w:tcW w:w="236" w:type="dxa"/>
            <w:tcBorders>
              <w:top w:val="nil"/>
              <w:left w:val="nil"/>
              <w:bottom w:val="nil"/>
              <w:right w:val="nil"/>
            </w:tcBorders>
            <w:tcPrChange w:id="700" w:author="Alicia" w:date="2016-09-05T18:19:00Z">
              <w:tcPr>
                <w:tcW w:w="0" w:type="auto"/>
                <w:tcBorders>
                  <w:top w:val="nil"/>
                  <w:left w:val="nil"/>
                  <w:bottom w:val="nil"/>
                  <w:right w:val="nil"/>
                </w:tcBorders>
              </w:tcPr>
            </w:tcPrChange>
          </w:tcPr>
          <w:p w14:paraId="6034DBD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01" w:author="Alicia" w:date="2016-09-05T18:19:00Z">
              <w:tcPr>
                <w:tcW w:w="3974" w:type="dxa"/>
                <w:tcBorders>
                  <w:top w:val="nil"/>
                  <w:left w:val="nil"/>
                  <w:bottom w:val="nil"/>
                  <w:right w:val="nil"/>
                </w:tcBorders>
              </w:tcPr>
            </w:tcPrChange>
          </w:tcPr>
          <w:p w14:paraId="66E2258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702" w:author="Alicia" w:date="2016-09-05T18:19:00Z">
              <w:tcPr>
                <w:tcW w:w="0" w:type="auto"/>
                <w:tcBorders>
                  <w:top w:val="nil"/>
                  <w:left w:val="nil"/>
                  <w:bottom w:val="nil"/>
                  <w:right w:val="nil"/>
                </w:tcBorders>
                <w:vAlign w:val="center"/>
              </w:tcPr>
            </w:tcPrChange>
          </w:tcPr>
          <w:p w14:paraId="0CC6EA97"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703" w:author="Alicia" w:date="2016-09-05T18:19:00Z">
              <w:tcPr>
                <w:tcW w:w="1465" w:type="dxa"/>
                <w:tcBorders>
                  <w:top w:val="nil"/>
                  <w:left w:val="nil"/>
                  <w:bottom w:val="nil"/>
                  <w:right w:val="nil"/>
                </w:tcBorders>
                <w:vAlign w:val="center"/>
              </w:tcPr>
            </w:tcPrChange>
          </w:tcPr>
          <w:p w14:paraId="462252F6"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658" w:type="dxa"/>
            <w:tcBorders>
              <w:top w:val="nil"/>
              <w:left w:val="nil"/>
              <w:bottom w:val="nil"/>
              <w:right w:val="nil"/>
            </w:tcBorders>
            <w:tcPrChange w:id="704" w:author="Alicia" w:date="2016-09-05T18:19:00Z">
              <w:tcPr>
                <w:tcW w:w="236" w:type="dxa"/>
                <w:tcBorders>
                  <w:top w:val="nil"/>
                  <w:left w:val="nil"/>
                  <w:bottom w:val="nil"/>
                  <w:right w:val="nil"/>
                </w:tcBorders>
              </w:tcPr>
            </w:tcPrChange>
          </w:tcPr>
          <w:p w14:paraId="7091798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05" w:author="Alicia" w:date="2016-09-05T18:19:00Z">
              <w:tcPr>
                <w:tcW w:w="518" w:type="dxa"/>
                <w:tcBorders>
                  <w:top w:val="nil"/>
                  <w:left w:val="nil"/>
                  <w:bottom w:val="nil"/>
                  <w:right w:val="nil"/>
                </w:tcBorders>
              </w:tcPr>
            </w:tcPrChange>
          </w:tcPr>
          <w:p w14:paraId="17F03A2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706" w:author="Alicia" w:date="2016-09-05T18:19:00Z">
              <w:tcPr>
                <w:tcW w:w="1465" w:type="dxa"/>
                <w:tcBorders>
                  <w:top w:val="nil"/>
                  <w:left w:val="nil"/>
                  <w:bottom w:val="nil"/>
                  <w:right w:val="nil"/>
                </w:tcBorders>
                <w:vAlign w:val="center"/>
              </w:tcPr>
            </w:tcPrChange>
          </w:tcPr>
          <w:p w14:paraId="75F3218F" w14:textId="44DE2B0A"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del w:id="707" w:author="Alicia" w:date="2016-09-05T18:26:00Z">
              <w:r w:rsidDel="005216AB">
                <w:rPr>
                  <w:rFonts w:ascii="Times New Roman" w:hAnsi="Times New Roman" w:cs="Times New Roman"/>
                  <w:sz w:val="24"/>
                  <w:szCs w:val="24"/>
                  <w:lang w:val="en-US"/>
                </w:rPr>
                <w:delText>*</w:delText>
              </w:r>
            </w:del>
          </w:p>
        </w:tc>
      </w:tr>
      <w:tr w:rsidR="00F258D5" w14:paraId="25BF7BCF" w14:textId="77777777" w:rsidTr="00F258D5">
        <w:tc>
          <w:tcPr>
            <w:tcW w:w="236" w:type="dxa"/>
            <w:tcBorders>
              <w:top w:val="nil"/>
              <w:left w:val="nil"/>
              <w:bottom w:val="nil"/>
              <w:right w:val="nil"/>
            </w:tcBorders>
            <w:tcPrChange w:id="708" w:author="Alicia" w:date="2016-09-05T18:19:00Z">
              <w:tcPr>
                <w:tcW w:w="0" w:type="auto"/>
                <w:tcBorders>
                  <w:top w:val="nil"/>
                  <w:left w:val="nil"/>
                  <w:bottom w:val="nil"/>
                  <w:right w:val="nil"/>
                </w:tcBorders>
              </w:tcPr>
            </w:tcPrChange>
          </w:tcPr>
          <w:p w14:paraId="4D1C29A3"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09" w:author="Alicia" w:date="2016-09-05T18:19:00Z">
              <w:tcPr>
                <w:tcW w:w="3974" w:type="dxa"/>
                <w:tcBorders>
                  <w:top w:val="nil"/>
                  <w:left w:val="nil"/>
                  <w:bottom w:val="nil"/>
                  <w:right w:val="nil"/>
                </w:tcBorders>
              </w:tcPr>
            </w:tcPrChange>
          </w:tcPr>
          <w:p w14:paraId="4C7627C8"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456" w:type="dxa"/>
            <w:tcBorders>
              <w:top w:val="nil"/>
              <w:left w:val="nil"/>
              <w:bottom w:val="nil"/>
              <w:right w:val="nil"/>
            </w:tcBorders>
            <w:vAlign w:val="center"/>
            <w:tcPrChange w:id="710" w:author="Alicia" w:date="2016-09-05T18:19:00Z">
              <w:tcPr>
                <w:tcW w:w="0" w:type="auto"/>
                <w:tcBorders>
                  <w:top w:val="nil"/>
                  <w:left w:val="nil"/>
                  <w:bottom w:val="nil"/>
                  <w:right w:val="nil"/>
                </w:tcBorders>
                <w:vAlign w:val="center"/>
              </w:tcPr>
            </w:tcPrChange>
          </w:tcPr>
          <w:p w14:paraId="6BE10E21"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711" w:author="Alicia" w:date="2016-09-05T18:19:00Z">
              <w:tcPr>
                <w:tcW w:w="1465" w:type="dxa"/>
                <w:tcBorders>
                  <w:top w:val="nil"/>
                  <w:left w:val="nil"/>
                  <w:bottom w:val="nil"/>
                  <w:right w:val="nil"/>
                </w:tcBorders>
                <w:vAlign w:val="center"/>
              </w:tcPr>
            </w:tcPrChange>
          </w:tcPr>
          <w:p w14:paraId="33E7E6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658" w:type="dxa"/>
            <w:tcBorders>
              <w:top w:val="nil"/>
              <w:left w:val="nil"/>
              <w:bottom w:val="nil"/>
              <w:right w:val="nil"/>
            </w:tcBorders>
            <w:tcPrChange w:id="712" w:author="Alicia" w:date="2016-09-05T18:19:00Z">
              <w:tcPr>
                <w:tcW w:w="236" w:type="dxa"/>
                <w:tcBorders>
                  <w:top w:val="nil"/>
                  <w:left w:val="nil"/>
                  <w:bottom w:val="nil"/>
                  <w:right w:val="nil"/>
                </w:tcBorders>
              </w:tcPr>
            </w:tcPrChange>
          </w:tcPr>
          <w:p w14:paraId="7777F41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13" w:author="Alicia" w:date="2016-09-05T18:19:00Z">
              <w:tcPr>
                <w:tcW w:w="518" w:type="dxa"/>
                <w:tcBorders>
                  <w:top w:val="nil"/>
                  <w:left w:val="nil"/>
                  <w:bottom w:val="nil"/>
                  <w:right w:val="nil"/>
                </w:tcBorders>
              </w:tcPr>
            </w:tcPrChange>
          </w:tcPr>
          <w:p w14:paraId="4FDC204C"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714" w:author="Alicia" w:date="2016-09-05T18:19:00Z">
              <w:tcPr>
                <w:tcW w:w="1465" w:type="dxa"/>
                <w:tcBorders>
                  <w:top w:val="nil"/>
                  <w:left w:val="nil"/>
                  <w:bottom w:val="nil"/>
                  <w:right w:val="nil"/>
                </w:tcBorders>
                <w:vAlign w:val="center"/>
              </w:tcPr>
            </w:tcPrChange>
          </w:tcPr>
          <w:p w14:paraId="4ACFECE2"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F258D5" w14:paraId="17B2E746" w14:textId="77777777" w:rsidTr="00F258D5">
        <w:tc>
          <w:tcPr>
            <w:tcW w:w="236" w:type="dxa"/>
            <w:tcBorders>
              <w:top w:val="nil"/>
              <w:left w:val="nil"/>
              <w:bottom w:val="nil"/>
              <w:right w:val="nil"/>
            </w:tcBorders>
            <w:tcPrChange w:id="715" w:author="Alicia" w:date="2016-09-05T18:19:00Z">
              <w:tcPr>
                <w:tcW w:w="0" w:type="auto"/>
                <w:tcBorders>
                  <w:top w:val="nil"/>
                  <w:left w:val="nil"/>
                  <w:bottom w:val="nil"/>
                  <w:right w:val="nil"/>
                </w:tcBorders>
              </w:tcPr>
            </w:tcPrChange>
          </w:tcPr>
          <w:p w14:paraId="3DFD88A5"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16" w:author="Alicia" w:date="2016-09-05T18:19:00Z">
              <w:tcPr>
                <w:tcW w:w="3974" w:type="dxa"/>
                <w:tcBorders>
                  <w:top w:val="nil"/>
                  <w:left w:val="nil"/>
                  <w:bottom w:val="nil"/>
                  <w:right w:val="nil"/>
                </w:tcBorders>
              </w:tcPr>
            </w:tcPrChange>
          </w:tcPr>
          <w:p w14:paraId="426FF09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56" w:type="dxa"/>
            <w:tcBorders>
              <w:top w:val="nil"/>
              <w:left w:val="nil"/>
              <w:bottom w:val="nil"/>
              <w:right w:val="nil"/>
            </w:tcBorders>
            <w:vAlign w:val="center"/>
            <w:tcPrChange w:id="717" w:author="Alicia" w:date="2016-09-05T18:19:00Z">
              <w:tcPr>
                <w:tcW w:w="0" w:type="auto"/>
                <w:tcBorders>
                  <w:top w:val="nil"/>
                  <w:left w:val="nil"/>
                  <w:bottom w:val="nil"/>
                  <w:right w:val="nil"/>
                </w:tcBorders>
                <w:vAlign w:val="center"/>
              </w:tcPr>
            </w:tcPrChange>
          </w:tcPr>
          <w:p w14:paraId="5B6EAC9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718" w:author="Alicia" w:date="2016-09-05T18:19:00Z">
              <w:tcPr>
                <w:tcW w:w="1465" w:type="dxa"/>
                <w:tcBorders>
                  <w:top w:val="nil"/>
                  <w:left w:val="nil"/>
                  <w:bottom w:val="nil"/>
                  <w:right w:val="nil"/>
                </w:tcBorders>
                <w:vAlign w:val="center"/>
              </w:tcPr>
            </w:tcPrChange>
          </w:tcPr>
          <w:p w14:paraId="3FE04332" w14:textId="11069D87" w:rsidR="00F258D5" w:rsidRDefault="00F258D5" w:rsidP="008C2A32">
            <w:pPr>
              <w:tabs>
                <w:tab w:val="decimal" w:pos="589"/>
              </w:tabs>
              <w:spacing w:after="0"/>
              <w:rPr>
                <w:rFonts w:ascii="Times New Roman" w:hAnsi="Times New Roman" w:cs="Times New Roman"/>
                <w:sz w:val="24"/>
                <w:szCs w:val="24"/>
                <w:lang w:val="en-US"/>
              </w:rPr>
            </w:pPr>
            <w:del w:id="719" w:author="Alicia" w:date="2016-09-05T18:21:00Z">
              <w:r w:rsidDel="00F258D5">
                <w:rPr>
                  <w:rFonts w:ascii="Times New Roman" w:hAnsi="Times New Roman" w:cs="Times New Roman"/>
                  <w:sz w:val="24"/>
                  <w:szCs w:val="24"/>
                  <w:lang w:val="en-US"/>
                </w:rPr>
                <w:delText>1.50</w:delText>
              </w:r>
            </w:del>
            <w:ins w:id="720" w:author="Alicia" w:date="2016-09-05T18:21:00Z">
              <w:r>
                <w:rPr>
                  <w:rFonts w:ascii="Times New Roman" w:hAnsi="Times New Roman" w:cs="Times New Roman"/>
                  <w:sz w:val="24"/>
                  <w:szCs w:val="24"/>
                  <w:lang w:val="en-US"/>
                </w:rPr>
                <w:t>3.63</w:t>
              </w:r>
            </w:ins>
          </w:p>
        </w:tc>
        <w:tc>
          <w:tcPr>
            <w:tcW w:w="658" w:type="dxa"/>
            <w:tcBorders>
              <w:top w:val="nil"/>
              <w:left w:val="nil"/>
              <w:bottom w:val="nil"/>
              <w:right w:val="nil"/>
            </w:tcBorders>
            <w:tcPrChange w:id="721" w:author="Alicia" w:date="2016-09-05T18:19:00Z">
              <w:tcPr>
                <w:tcW w:w="236" w:type="dxa"/>
                <w:tcBorders>
                  <w:top w:val="nil"/>
                  <w:left w:val="nil"/>
                  <w:bottom w:val="nil"/>
                  <w:right w:val="nil"/>
                </w:tcBorders>
              </w:tcPr>
            </w:tcPrChange>
          </w:tcPr>
          <w:p w14:paraId="2D70FB00"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22" w:author="Alicia" w:date="2016-09-05T18:19:00Z">
              <w:tcPr>
                <w:tcW w:w="518" w:type="dxa"/>
                <w:tcBorders>
                  <w:top w:val="nil"/>
                  <w:left w:val="nil"/>
                  <w:bottom w:val="nil"/>
                  <w:right w:val="nil"/>
                </w:tcBorders>
              </w:tcPr>
            </w:tcPrChange>
          </w:tcPr>
          <w:p w14:paraId="6259FC1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723" w:author="Alicia" w:date="2016-09-05T18:19:00Z">
              <w:tcPr>
                <w:tcW w:w="1465" w:type="dxa"/>
                <w:tcBorders>
                  <w:top w:val="nil"/>
                  <w:left w:val="nil"/>
                  <w:bottom w:val="nil"/>
                  <w:right w:val="nil"/>
                </w:tcBorders>
                <w:vAlign w:val="center"/>
              </w:tcPr>
            </w:tcPrChange>
          </w:tcPr>
          <w:p w14:paraId="312947C4" w14:textId="5DBF1089"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724" w:author="Alicia" w:date="2016-09-05T18:26:00Z">
              <w:r w:rsidDel="005216AB">
                <w:rPr>
                  <w:rFonts w:ascii="Times New Roman" w:hAnsi="Times New Roman" w:cs="Times New Roman"/>
                  <w:sz w:val="24"/>
                  <w:szCs w:val="24"/>
                  <w:lang w:val="en-US"/>
                </w:rPr>
                <w:delText>30</w:delText>
              </w:r>
            </w:del>
            <w:ins w:id="725" w:author="Alicia" w:date="2016-09-05T18:26:00Z">
              <w:r w:rsidR="005216AB">
                <w:rPr>
                  <w:rFonts w:ascii="Times New Roman" w:hAnsi="Times New Roman" w:cs="Times New Roman"/>
                  <w:sz w:val="24"/>
                  <w:szCs w:val="24"/>
                  <w:lang w:val="en-US"/>
                </w:rPr>
                <w:t>00</w:t>
              </w:r>
            </w:ins>
          </w:p>
        </w:tc>
      </w:tr>
      <w:tr w:rsidR="00F258D5" w14:paraId="68F41F7D" w14:textId="77777777" w:rsidTr="00F258D5">
        <w:tc>
          <w:tcPr>
            <w:tcW w:w="236" w:type="dxa"/>
            <w:tcBorders>
              <w:top w:val="nil"/>
              <w:left w:val="nil"/>
              <w:bottom w:val="nil"/>
              <w:right w:val="nil"/>
            </w:tcBorders>
            <w:tcPrChange w:id="726" w:author="Alicia" w:date="2016-09-05T18:19:00Z">
              <w:tcPr>
                <w:tcW w:w="0" w:type="auto"/>
                <w:tcBorders>
                  <w:top w:val="nil"/>
                  <w:left w:val="nil"/>
                  <w:bottom w:val="nil"/>
                  <w:right w:val="nil"/>
                </w:tcBorders>
              </w:tcPr>
            </w:tcPrChange>
          </w:tcPr>
          <w:p w14:paraId="455F1D54"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27" w:author="Alicia" w:date="2016-09-05T18:19:00Z">
              <w:tcPr>
                <w:tcW w:w="3974" w:type="dxa"/>
                <w:tcBorders>
                  <w:top w:val="nil"/>
                  <w:left w:val="nil"/>
                  <w:bottom w:val="nil"/>
                  <w:right w:val="nil"/>
                </w:tcBorders>
              </w:tcPr>
            </w:tcPrChange>
          </w:tcPr>
          <w:p w14:paraId="6CF5027E"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56" w:type="dxa"/>
            <w:tcBorders>
              <w:top w:val="nil"/>
              <w:left w:val="nil"/>
              <w:bottom w:val="nil"/>
              <w:right w:val="nil"/>
            </w:tcBorders>
            <w:vAlign w:val="center"/>
            <w:tcPrChange w:id="728" w:author="Alicia" w:date="2016-09-05T18:19:00Z">
              <w:tcPr>
                <w:tcW w:w="0" w:type="auto"/>
                <w:tcBorders>
                  <w:top w:val="nil"/>
                  <w:left w:val="nil"/>
                  <w:bottom w:val="nil"/>
                  <w:right w:val="nil"/>
                </w:tcBorders>
                <w:vAlign w:val="center"/>
              </w:tcPr>
            </w:tcPrChange>
          </w:tcPr>
          <w:p w14:paraId="0E6D99F5"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729" w:author="Alicia" w:date="2016-09-05T18:19:00Z">
              <w:tcPr>
                <w:tcW w:w="1465" w:type="dxa"/>
                <w:tcBorders>
                  <w:top w:val="nil"/>
                  <w:left w:val="nil"/>
                  <w:bottom w:val="nil"/>
                  <w:right w:val="nil"/>
                </w:tcBorders>
                <w:vAlign w:val="center"/>
              </w:tcPr>
            </w:tcPrChange>
          </w:tcPr>
          <w:p w14:paraId="1DB7FAFD" w14:textId="6D236A2B" w:rsidR="00F258D5" w:rsidRDefault="00F258D5" w:rsidP="008C2A32">
            <w:pPr>
              <w:tabs>
                <w:tab w:val="decimal" w:pos="589"/>
              </w:tabs>
              <w:spacing w:after="0"/>
              <w:rPr>
                <w:rFonts w:ascii="Times New Roman" w:hAnsi="Times New Roman" w:cs="Times New Roman"/>
                <w:sz w:val="24"/>
                <w:szCs w:val="24"/>
                <w:lang w:val="en-US"/>
              </w:rPr>
            </w:pPr>
            <w:del w:id="730" w:author="Alicia" w:date="2016-09-05T18:22:00Z">
              <w:r w:rsidDel="00F258D5">
                <w:rPr>
                  <w:rFonts w:ascii="Times New Roman" w:hAnsi="Times New Roman" w:cs="Times New Roman"/>
                  <w:sz w:val="24"/>
                  <w:szCs w:val="24"/>
                  <w:lang w:val="en-US"/>
                </w:rPr>
                <w:delText>1.54</w:delText>
              </w:r>
            </w:del>
            <w:ins w:id="731" w:author="Alicia" w:date="2016-09-05T18:22:00Z">
              <w:r>
                <w:rPr>
                  <w:rFonts w:ascii="Times New Roman" w:hAnsi="Times New Roman" w:cs="Times New Roman"/>
                  <w:sz w:val="24"/>
                  <w:szCs w:val="24"/>
                  <w:lang w:val="en-US"/>
                </w:rPr>
                <w:t>0.78</w:t>
              </w:r>
            </w:ins>
          </w:p>
        </w:tc>
        <w:tc>
          <w:tcPr>
            <w:tcW w:w="658" w:type="dxa"/>
            <w:tcBorders>
              <w:top w:val="nil"/>
              <w:left w:val="nil"/>
              <w:bottom w:val="nil"/>
              <w:right w:val="nil"/>
            </w:tcBorders>
            <w:tcPrChange w:id="732" w:author="Alicia" w:date="2016-09-05T18:19:00Z">
              <w:tcPr>
                <w:tcW w:w="236" w:type="dxa"/>
                <w:tcBorders>
                  <w:top w:val="nil"/>
                  <w:left w:val="nil"/>
                  <w:bottom w:val="nil"/>
                  <w:right w:val="nil"/>
                </w:tcBorders>
              </w:tcPr>
            </w:tcPrChange>
          </w:tcPr>
          <w:p w14:paraId="2E2E2202"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33" w:author="Alicia" w:date="2016-09-05T18:19:00Z">
              <w:tcPr>
                <w:tcW w:w="518" w:type="dxa"/>
                <w:tcBorders>
                  <w:top w:val="nil"/>
                  <w:left w:val="nil"/>
                  <w:bottom w:val="nil"/>
                  <w:right w:val="nil"/>
                </w:tcBorders>
              </w:tcPr>
            </w:tcPrChange>
          </w:tcPr>
          <w:p w14:paraId="3ADB84D6"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734" w:author="Alicia" w:date="2016-09-05T18:19:00Z">
              <w:tcPr>
                <w:tcW w:w="1465" w:type="dxa"/>
                <w:tcBorders>
                  <w:top w:val="nil"/>
                  <w:left w:val="nil"/>
                  <w:bottom w:val="nil"/>
                  <w:right w:val="nil"/>
                </w:tcBorders>
                <w:vAlign w:val="center"/>
              </w:tcPr>
            </w:tcPrChange>
          </w:tcPr>
          <w:p w14:paraId="1283E4FB" w14:textId="669BA681" w:rsidR="00F258D5" w:rsidRDefault="00F258D5" w:rsidP="008C2A32">
            <w:pPr>
              <w:tabs>
                <w:tab w:val="decimal" w:pos="589"/>
              </w:tabs>
              <w:spacing w:after="0"/>
              <w:rPr>
                <w:rFonts w:ascii="Times New Roman" w:hAnsi="Times New Roman" w:cs="Times New Roman"/>
                <w:sz w:val="24"/>
                <w:szCs w:val="24"/>
                <w:lang w:val="en-US"/>
              </w:rPr>
            </w:pPr>
            <w:del w:id="735" w:author="Alicia" w:date="2016-09-05T18:26:00Z">
              <w:r w:rsidDel="005216AB">
                <w:rPr>
                  <w:rFonts w:ascii="Times New Roman" w:hAnsi="Times New Roman" w:cs="Times New Roman"/>
                  <w:sz w:val="24"/>
                  <w:szCs w:val="24"/>
                  <w:lang w:val="en-US"/>
                </w:rPr>
                <w:delText>1.18</w:delText>
              </w:r>
            </w:del>
            <w:ins w:id="736" w:author="Alicia" w:date="2016-09-05T18:26:00Z">
              <w:r w:rsidR="005216AB">
                <w:rPr>
                  <w:rFonts w:ascii="Times New Roman" w:hAnsi="Times New Roman" w:cs="Times New Roman"/>
                  <w:sz w:val="24"/>
                  <w:szCs w:val="24"/>
                  <w:lang w:val="en-US"/>
                </w:rPr>
                <w:t>0.30</w:t>
              </w:r>
            </w:ins>
          </w:p>
        </w:tc>
      </w:tr>
      <w:tr w:rsidR="00F258D5" w14:paraId="2A4E72E7" w14:textId="77777777" w:rsidTr="00F258D5">
        <w:tc>
          <w:tcPr>
            <w:tcW w:w="236" w:type="dxa"/>
            <w:tcBorders>
              <w:top w:val="nil"/>
              <w:left w:val="nil"/>
              <w:bottom w:val="nil"/>
              <w:right w:val="nil"/>
            </w:tcBorders>
            <w:tcPrChange w:id="737" w:author="Alicia" w:date="2016-09-05T18:19:00Z">
              <w:tcPr>
                <w:tcW w:w="0" w:type="auto"/>
                <w:tcBorders>
                  <w:top w:val="nil"/>
                  <w:left w:val="nil"/>
                  <w:bottom w:val="nil"/>
                  <w:right w:val="nil"/>
                </w:tcBorders>
              </w:tcPr>
            </w:tcPrChange>
          </w:tcPr>
          <w:p w14:paraId="7868E1FD"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38" w:author="Alicia" w:date="2016-09-05T18:19:00Z">
              <w:tcPr>
                <w:tcW w:w="3974" w:type="dxa"/>
                <w:tcBorders>
                  <w:top w:val="nil"/>
                  <w:left w:val="nil"/>
                  <w:bottom w:val="nil"/>
                  <w:right w:val="nil"/>
                </w:tcBorders>
              </w:tcPr>
            </w:tcPrChange>
          </w:tcPr>
          <w:p w14:paraId="6AB2901B"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56" w:type="dxa"/>
            <w:tcBorders>
              <w:top w:val="nil"/>
              <w:left w:val="nil"/>
              <w:bottom w:val="nil"/>
              <w:right w:val="nil"/>
            </w:tcBorders>
            <w:vAlign w:val="center"/>
            <w:tcPrChange w:id="739" w:author="Alicia" w:date="2016-09-05T18:19:00Z">
              <w:tcPr>
                <w:tcW w:w="0" w:type="auto"/>
                <w:tcBorders>
                  <w:top w:val="nil"/>
                  <w:left w:val="nil"/>
                  <w:bottom w:val="nil"/>
                  <w:right w:val="nil"/>
                </w:tcBorders>
                <w:vAlign w:val="center"/>
              </w:tcPr>
            </w:tcPrChange>
          </w:tcPr>
          <w:p w14:paraId="5F4F5CE9"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82" w:type="dxa"/>
            <w:tcBorders>
              <w:top w:val="nil"/>
              <w:left w:val="nil"/>
              <w:bottom w:val="nil"/>
              <w:right w:val="nil"/>
            </w:tcBorders>
            <w:vAlign w:val="center"/>
            <w:tcPrChange w:id="740" w:author="Alicia" w:date="2016-09-05T18:19:00Z">
              <w:tcPr>
                <w:tcW w:w="1465" w:type="dxa"/>
                <w:tcBorders>
                  <w:top w:val="nil"/>
                  <w:left w:val="nil"/>
                  <w:bottom w:val="nil"/>
                  <w:right w:val="nil"/>
                </w:tcBorders>
                <w:vAlign w:val="center"/>
              </w:tcPr>
            </w:tcPrChange>
          </w:tcPr>
          <w:p w14:paraId="02AC2F37" w14:textId="58A9D7A8" w:rsidR="00F258D5" w:rsidRDefault="00F258D5" w:rsidP="008C2A32">
            <w:pPr>
              <w:tabs>
                <w:tab w:val="decimal" w:pos="589"/>
              </w:tabs>
              <w:spacing w:after="0"/>
              <w:rPr>
                <w:rFonts w:ascii="Times New Roman" w:hAnsi="Times New Roman" w:cs="Times New Roman"/>
                <w:sz w:val="24"/>
                <w:szCs w:val="24"/>
                <w:lang w:val="en-US"/>
              </w:rPr>
            </w:pPr>
            <w:del w:id="741" w:author="Alicia" w:date="2016-09-05T18:22:00Z">
              <w:r w:rsidDel="00F258D5">
                <w:rPr>
                  <w:rFonts w:ascii="Times New Roman" w:hAnsi="Times New Roman" w:cs="Times New Roman"/>
                  <w:sz w:val="24"/>
                  <w:szCs w:val="24"/>
                  <w:lang w:val="en-US"/>
                </w:rPr>
                <w:delText>1.36</w:delText>
              </w:r>
            </w:del>
            <w:ins w:id="742" w:author="Alicia" w:date="2016-09-05T18:22:00Z">
              <w:r>
                <w:rPr>
                  <w:rFonts w:ascii="Times New Roman" w:hAnsi="Times New Roman" w:cs="Times New Roman"/>
                  <w:sz w:val="24"/>
                  <w:szCs w:val="24"/>
                  <w:lang w:val="en-US"/>
                </w:rPr>
                <w:t>0.30</w:t>
              </w:r>
            </w:ins>
          </w:p>
        </w:tc>
        <w:tc>
          <w:tcPr>
            <w:tcW w:w="658" w:type="dxa"/>
            <w:tcBorders>
              <w:top w:val="nil"/>
              <w:left w:val="nil"/>
              <w:bottom w:val="nil"/>
              <w:right w:val="nil"/>
            </w:tcBorders>
            <w:tcPrChange w:id="743" w:author="Alicia" w:date="2016-09-05T18:19:00Z">
              <w:tcPr>
                <w:tcW w:w="236" w:type="dxa"/>
                <w:tcBorders>
                  <w:top w:val="nil"/>
                  <w:left w:val="nil"/>
                  <w:bottom w:val="nil"/>
                  <w:right w:val="nil"/>
                </w:tcBorders>
              </w:tcPr>
            </w:tcPrChange>
          </w:tcPr>
          <w:p w14:paraId="54A92218"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44" w:author="Alicia" w:date="2016-09-05T18:19:00Z">
              <w:tcPr>
                <w:tcW w:w="518" w:type="dxa"/>
                <w:tcBorders>
                  <w:top w:val="nil"/>
                  <w:left w:val="nil"/>
                  <w:bottom w:val="nil"/>
                  <w:right w:val="nil"/>
                </w:tcBorders>
              </w:tcPr>
            </w:tcPrChange>
          </w:tcPr>
          <w:p w14:paraId="778DD19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4" w:type="dxa"/>
            <w:tcBorders>
              <w:top w:val="nil"/>
              <w:left w:val="nil"/>
              <w:bottom w:val="nil"/>
              <w:right w:val="nil"/>
            </w:tcBorders>
            <w:vAlign w:val="center"/>
            <w:tcPrChange w:id="745" w:author="Alicia" w:date="2016-09-05T18:19:00Z">
              <w:tcPr>
                <w:tcW w:w="1465" w:type="dxa"/>
                <w:tcBorders>
                  <w:top w:val="nil"/>
                  <w:left w:val="nil"/>
                  <w:bottom w:val="nil"/>
                  <w:right w:val="nil"/>
                </w:tcBorders>
                <w:vAlign w:val="center"/>
              </w:tcPr>
            </w:tcPrChange>
          </w:tcPr>
          <w:p w14:paraId="16ADF2F6" w14:textId="2981779B" w:rsidR="00F258D5" w:rsidRDefault="00F258D5" w:rsidP="005216AB">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w:t>
            </w:r>
            <w:del w:id="746" w:author="Alicia" w:date="2016-09-05T18:26:00Z">
              <w:r w:rsidDel="005216AB">
                <w:rPr>
                  <w:rFonts w:ascii="Times New Roman" w:hAnsi="Times New Roman" w:cs="Times New Roman"/>
                  <w:sz w:val="24"/>
                  <w:szCs w:val="24"/>
                  <w:lang w:val="en-US"/>
                </w:rPr>
                <w:delText>66</w:delText>
              </w:r>
            </w:del>
            <w:ins w:id="747" w:author="Alicia" w:date="2016-09-05T18:26:00Z">
              <w:r w:rsidR="005216AB">
                <w:rPr>
                  <w:rFonts w:ascii="Times New Roman" w:hAnsi="Times New Roman" w:cs="Times New Roman"/>
                  <w:sz w:val="24"/>
                  <w:szCs w:val="24"/>
                  <w:lang w:val="en-US"/>
                </w:rPr>
                <w:t>74</w:t>
              </w:r>
            </w:ins>
          </w:p>
        </w:tc>
      </w:tr>
      <w:tr w:rsidR="00F258D5" w14:paraId="1E46BD1F" w14:textId="77777777" w:rsidTr="00F258D5">
        <w:tc>
          <w:tcPr>
            <w:tcW w:w="236" w:type="dxa"/>
            <w:tcBorders>
              <w:top w:val="nil"/>
              <w:left w:val="nil"/>
              <w:bottom w:val="nil"/>
              <w:right w:val="nil"/>
            </w:tcBorders>
            <w:tcPrChange w:id="748" w:author="Alicia" w:date="2016-09-05T18:19:00Z">
              <w:tcPr>
                <w:tcW w:w="0" w:type="auto"/>
                <w:tcBorders>
                  <w:top w:val="nil"/>
                  <w:left w:val="nil"/>
                  <w:bottom w:val="nil"/>
                  <w:right w:val="nil"/>
                </w:tcBorders>
              </w:tcPr>
            </w:tcPrChange>
          </w:tcPr>
          <w:p w14:paraId="1E9ACFDA"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49" w:author="Alicia" w:date="2016-09-05T18:19:00Z">
              <w:tcPr>
                <w:tcW w:w="3974" w:type="dxa"/>
                <w:tcBorders>
                  <w:top w:val="nil"/>
                  <w:left w:val="nil"/>
                  <w:bottom w:val="nil"/>
                  <w:right w:val="nil"/>
                </w:tcBorders>
              </w:tcPr>
            </w:tcPrChange>
          </w:tcPr>
          <w:p w14:paraId="3424A00F"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456" w:type="dxa"/>
            <w:tcBorders>
              <w:top w:val="nil"/>
              <w:left w:val="nil"/>
              <w:bottom w:val="nil"/>
              <w:right w:val="nil"/>
            </w:tcBorders>
            <w:vAlign w:val="center"/>
            <w:tcPrChange w:id="750" w:author="Alicia" w:date="2016-09-05T18:19:00Z">
              <w:tcPr>
                <w:tcW w:w="0" w:type="auto"/>
                <w:tcBorders>
                  <w:top w:val="nil"/>
                  <w:left w:val="nil"/>
                  <w:bottom w:val="nil"/>
                  <w:right w:val="nil"/>
                </w:tcBorders>
                <w:vAlign w:val="center"/>
              </w:tcPr>
            </w:tcPrChange>
          </w:tcPr>
          <w:p w14:paraId="7C1D2C53"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751" w:author="Alicia" w:date="2016-09-05T18:19:00Z">
              <w:tcPr>
                <w:tcW w:w="1465" w:type="dxa"/>
                <w:tcBorders>
                  <w:top w:val="nil"/>
                  <w:left w:val="nil"/>
                  <w:bottom w:val="nil"/>
                  <w:right w:val="nil"/>
                </w:tcBorders>
                <w:vAlign w:val="center"/>
              </w:tcPr>
            </w:tcPrChange>
          </w:tcPr>
          <w:p w14:paraId="063A53EF"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658" w:type="dxa"/>
            <w:tcBorders>
              <w:top w:val="nil"/>
              <w:left w:val="nil"/>
              <w:bottom w:val="nil"/>
              <w:right w:val="nil"/>
            </w:tcBorders>
            <w:tcPrChange w:id="752" w:author="Alicia" w:date="2016-09-05T18:19:00Z">
              <w:tcPr>
                <w:tcW w:w="236" w:type="dxa"/>
                <w:tcBorders>
                  <w:top w:val="nil"/>
                  <w:left w:val="nil"/>
                  <w:bottom w:val="nil"/>
                  <w:right w:val="nil"/>
                </w:tcBorders>
              </w:tcPr>
            </w:tcPrChange>
          </w:tcPr>
          <w:p w14:paraId="0CEFD6D7"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53" w:author="Alicia" w:date="2016-09-05T18:19:00Z">
              <w:tcPr>
                <w:tcW w:w="518" w:type="dxa"/>
                <w:tcBorders>
                  <w:top w:val="nil"/>
                  <w:left w:val="nil"/>
                  <w:bottom w:val="nil"/>
                  <w:right w:val="nil"/>
                </w:tcBorders>
              </w:tcPr>
            </w:tcPrChange>
          </w:tcPr>
          <w:p w14:paraId="6811B92A"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754" w:author="Alicia" w:date="2016-09-05T18:19:00Z">
              <w:tcPr>
                <w:tcW w:w="1465" w:type="dxa"/>
                <w:tcBorders>
                  <w:top w:val="nil"/>
                  <w:left w:val="nil"/>
                  <w:bottom w:val="nil"/>
                  <w:right w:val="nil"/>
                </w:tcBorders>
                <w:vAlign w:val="center"/>
              </w:tcPr>
            </w:tcPrChange>
          </w:tcPr>
          <w:p w14:paraId="0AF96FE8"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F258D5" w14:paraId="68EB90C4" w14:textId="77777777" w:rsidTr="00F258D5">
        <w:tc>
          <w:tcPr>
            <w:tcW w:w="236" w:type="dxa"/>
            <w:tcBorders>
              <w:top w:val="nil"/>
              <w:left w:val="nil"/>
              <w:bottom w:val="nil"/>
              <w:right w:val="nil"/>
            </w:tcBorders>
            <w:tcPrChange w:id="755" w:author="Alicia" w:date="2016-09-05T18:19:00Z">
              <w:tcPr>
                <w:tcW w:w="0" w:type="auto"/>
                <w:tcBorders>
                  <w:top w:val="nil"/>
                  <w:left w:val="nil"/>
                  <w:bottom w:val="nil"/>
                  <w:right w:val="nil"/>
                </w:tcBorders>
              </w:tcPr>
            </w:tcPrChange>
          </w:tcPr>
          <w:p w14:paraId="1AD21DB0"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Change w:id="756" w:author="Alicia" w:date="2016-09-05T18:19:00Z">
              <w:tcPr>
                <w:tcW w:w="3974" w:type="dxa"/>
                <w:tcBorders>
                  <w:top w:val="nil"/>
                  <w:left w:val="nil"/>
                  <w:bottom w:val="nil"/>
                  <w:right w:val="nil"/>
                </w:tcBorders>
              </w:tcPr>
            </w:tcPrChange>
          </w:tcPr>
          <w:p w14:paraId="09C9B11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456" w:type="dxa"/>
            <w:tcBorders>
              <w:top w:val="nil"/>
              <w:left w:val="nil"/>
              <w:bottom w:val="nil"/>
              <w:right w:val="nil"/>
            </w:tcBorders>
            <w:vAlign w:val="center"/>
            <w:tcPrChange w:id="757" w:author="Alicia" w:date="2016-09-05T18:19:00Z">
              <w:tcPr>
                <w:tcW w:w="0" w:type="auto"/>
                <w:tcBorders>
                  <w:top w:val="nil"/>
                  <w:left w:val="nil"/>
                  <w:bottom w:val="nil"/>
                  <w:right w:val="nil"/>
                </w:tcBorders>
                <w:vAlign w:val="center"/>
              </w:tcPr>
            </w:tcPrChange>
          </w:tcPr>
          <w:p w14:paraId="199BBC7D"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nil"/>
              <w:right w:val="nil"/>
            </w:tcBorders>
            <w:vAlign w:val="center"/>
            <w:tcPrChange w:id="758" w:author="Alicia" w:date="2016-09-05T18:19:00Z">
              <w:tcPr>
                <w:tcW w:w="1465" w:type="dxa"/>
                <w:tcBorders>
                  <w:top w:val="nil"/>
                  <w:left w:val="nil"/>
                  <w:bottom w:val="nil"/>
                  <w:right w:val="nil"/>
                </w:tcBorders>
                <w:vAlign w:val="center"/>
              </w:tcPr>
            </w:tcPrChange>
          </w:tcPr>
          <w:p w14:paraId="069AC7ED"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658" w:type="dxa"/>
            <w:tcBorders>
              <w:top w:val="nil"/>
              <w:left w:val="nil"/>
              <w:bottom w:val="nil"/>
              <w:right w:val="nil"/>
            </w:tcBorders>
            <w:tcPrChange w:id="759" w:author="Alicia" w:date="2016-09-05T18:19:00Z">
              <w:tcPr>
                <w:tcW w:w="236" w:type="dxa"/>
                <w:tcBorders>
                  <w:top w:val="nil"/>
                  <w:left w:val="nil"/>
                  <w:bottom w:val="nil"/>
                  <w:right w:val="nil"/>
                </w:tcBorders>
              </w:tcPr>
            </w:tcPrChange>
          </w:tcPr>
          <w:p w14:paraId="1383D915" w14:textId="77777777" w:rsidR="00F258D5" w:rsidRDefault="00F258D5" w:rsidP="008C2A32">
            <w:pPr>
              <w:spacing w:after="0"/>
              <w:jc w:val="center"/>
              <w:rPr>
                <w:rFonts w:ascii="Times New Roman" w:hAnsi="Times New Roman" w:cs="Times New Roman"/>
                <w:sz w:val="24"/>
                <w:szCs w:val="24"/>
                <w:lang w:val="en-US"/>
              </w:rPr>
            </w:pPr>
          </w:p>
        </w:tc>
        <w:tc>
          <w:tcPr>
            <w:tcW w:w="507" w:type="dxa"/>
            <w:tcBorders>
              <w:top w:val="nil"/>
              <w:left w:val="nil"/>
              <w:bottom w:val="nil"/>
              <w:right w:val="nil"/>
            </w:tcBorders>
            <w:tcPrChange w:id="760" w:author="Alicia" w:date="2016-09-05T18:19:00Z">
              <w:tcPr>
                <w:tcW w:w="518" w:type="dxa"/>
                <w:tcBorders>
                  <w:top w:val="nil"/>
                  <w:left w:val="nil"/>
                  <w:bottom w:val="nil"/>
                  <w:right w:val="nil"/>
                </w:tcBorders>
              </w:tcPr>
            </w:tcPrChange>
          </w:tcPr>
          <w:p w14:paraId="442BBD64" w14:textId="77777777" w:rsidR="00F258D5" w:rsidRDefault="00F258D5"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nil"/>
              <w:right w:val="nil"/>
            </w:tcBorders>
            <w:vAlign w:val="center"/>
            <w:tcPrChange w:id="761" w:author="Alicia" w:date="2016-09-05T18:19:00Z">
              <w:tcPr>
                <w:tcW w:w="1465" w:type="dxa"/>
                <w:tcBorders>
                  <w:top w:val="nil"/>
                  <w:left w:val="nil"/>
                  <w:bottom w:val="nil"/>
                  <w:right w:val="nil"/>
                </w:tcBorders>
                <w:vAlign w:val="center"/>
              </w:tcPr>
            </w:tcPrChange>
          </w:tcPr>
          <w:p w14:paraId="5D0D7919" w14:textId="77777777" w:rsidR="00F258D5" w:rsidRDefault="00F258D5"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F258D5" w14:paraId="45987829" w14:textId="77777777" w:rsidTr="00F258D5">
        <w:tc>
          <w:tcPr>
            <w:tcW w:w="236" w:type="dxa"/>
            <w:tcBorders>
              <w:top w:val="nil"/>
              <w:left w:val="nil"/>
              <w:bottom w:val="single" w:sz="18" w:space="0" w:color="auto"/>
              <w:right w:val="nil"/>
            </w:tcBorders>
            <w:tcPrChange w:id="762" w:author="Alicia" w:date="2016-09-05T18:19:00Z">
              <w:tcPr>
                <w:tcW w:w="0" w:type="auto"/>
                <w:tcBorders>
                  <w:top w:val="nil"/>
                  <w:left w:val="nil"/>
                  <w:bottom w:val="single" w:sz="18" w:space="0" w:color="auto"/>
                  <w:right w:val="nil"/>
                </w:tcBorders>
              </w:tcPr>
            </w:tcPrChange>
          </w:tcPr>
          <w:p w14:paraId="301DA37E" w14:textId="77777777" w:rsidR="00F258D5" w:rsidRDefault="00F258D5"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Change w:id="763" w:author="Alicia" w:date="2016-09-05T18:19:00Z">
              <w:tcPr>
                <w:tcW w:w="3974" w:type="dxa"/>
                <w:tcBorders>
                  <w:top w:val="nil"/>
                  <w:left w:val="nil"/>
                  <w:bottom w:val="single" w:sz="18" w:space="0" w:color="auto"/>
                  <w:right w:val="nil"/>
                </w:tcBorders>
              </w:tcPr>
            </w:tcPrChange>
          </w:tcPr>
          <w:p w14:paraId="7C15EF03"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456" w:type="dxa"/>
            <w:tcBorders>
              <w:top w:val="nil"/>
              <w:left w:val="nil"/>
              <w:bottom w:val="single" w:sz="18" w:space="0" w:color="auto"/>
              <w:right w:val="nil"/>
            </w:tcBorders>
            <w:vAlign w:val="center"/>
            <w:tcPrChange w:id="764" w:author="Alicia" w:date="2016-09-05T18:19:00Z">
              <w:tcPr>
                <w:tcW w:w="0" w:type="auto"/>
                <w:tcBorders>
                  <w:top w:val="nil"/>
                  <w:left w:val="nil"/>
                  <w:bottom w:val="single" w:sz="18" w:space="0" w:color="auto"/>
                  <w:right w:val="nil"/>
                </w:tcBorders>
                <w:vAlign w:val="center"/>
              </w:tcPr>
            </w:tcPrChange>
          </w:tcPr>
          <w:p w14:paraId="707F48E9"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582" w:type="dxa"/>
            <w:tcBorders>
              <w:top w:val="nil"/>
              <w:left w:val="nil"/>
              <w:bottom w:val="single" w:sz="18" w:space="0" w:color="auto"/>
              <w:right w:val="nil"/>
            </w:tcBorders>
            <w:vAlign w:val="center"/>
            <w:tcPrChange w:id="765" w:author="Alicia" w:date="2016-09-05T18:19:00Z">
              <w:tcPr>
                <w:tcW w:w="1465" w:type="dxa"/>
                <w:tcBorders>
                  <w:top w:val="nil"/>
                  <w:left w:val="nil"/>
                  <w:bottom w:val="single" w:sz="18" w:space="0" w:color="auto"/>
                  <w:right w:val="nil"/>
                </w:tcBorders>
                <w:vAlign w:val="center"/>
              </w:tcPr>
            </w:tcPrChange>
          </w:tcPr>
          <w:p w14:paraId="5E1D188A" w14:textId="77777777" w:rsidR="00F258D5" w:rsidRDefault="00F258D5" w:rsidP="00F258D5">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658" w:type="dxa"/>
            <w:tcBorders>
              <w:top w:val="nil"/>
              <w:left w:val="nil"/>
              <w:bottom w:val="single" w:sz="18" w:space="0" w:color="auto"/>
              <w:right w:val="nil"/>
            </w:tcBorders>
            <w:tcPrChange w:id="766" w:author="Alicia" w:date="2016-09-05T18:19:00Z">
              <w:tcPr>
                <w:tcW w:w="236" w:type="dxa"/>
                <w:tcBorders>
                  <w:top w:val="nil"/>
                  <w:left w:val="nil"/>
                  <w:bottom w:val="single" w:sz="18" w:space="0" w:color="auto"/>
                  <w:right w:val="nil"/>
                </w:tcBorders>
              </w:tcPr>
            </w:tcPrChange>
          </w:tcPr>
          <w:p w14:paraId="3B63DDD0" w14:textId="77777777" w:rsidR="00F258D5" w:rsidRDefault="00F258D5" w:rsidP="008C2A32">
            <w:pPr>
              <w:spacing w:after="0"/>
              <w:rPr>
                <w:rFonts w:ascii="Times New Roman" w:hAnsi="Times New Roman" w:cs="Times New Roman"/>
                <w:sz w:val="24"/>
                <w:szCs w:val="24"/>
                <w:lang w:val="en-US"/>
              </w:rPr>
            </w:pPr>
          </w:p>
        </w:tc>
        <w:tc>
          <w:tcPr>
            <w:tcW w:w="507" w:type="dxa"/>
            <w:tcBorders>
              <w:top w:val="nil"/>
              <w:left w:val="nil"/>
              <w:bottom w:val="single" w:sz="18" w:space="0" w:color="auto"/>
              <w:right w:val="nil"/>
            </w:tcBorders>
            <w:tcPrChange w:id="767" w:author="Alicia" w:date="2016-09-05T18:19:00Z">
              <w:tcPr>
                <w:tcW w:w="518" w:type="dxa"/>
                <w:tcBorders>
                  <w:top w:val="nil"/>
                  <w:left w:val="nil"/>
                  <w:bottom w:val="single" w:sz="18" w:space="0" w:color="auto"/>
                  <w:right w:val="nil"/>
                </w:tcBorders>
              </w:tcPr>
            </w:tcPrChange>
          </w:tcPr>
          <w:p w14:paraId="01415B25" w14:textId="77777777" w:rsidR="00F258D5" w:rsidRDefault="00F258D5"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4" w:type="dxa"/>
            <w:tcBorders>
              <w:top w:val="nil"/>
              <w:left w:val="nil"/>
              <w:bottom w:val="single" w:sz="18" w:space="0" w:color="auto"/>
              <w:right w:val="nil"/>
            </w:tcBorders>
            <w:vAlign w:val="center"/>
            <w:tcPrChange w:id="768" w:author="Alicia" w:date="2016-09-05T18:19:00Z">
              <w:tcPr>
                <w:tcW w:w="1465" w:type="dxa"/>
                <w:tcBorders>
                  <w:top w:val="nil"/>
                  <w:left w:val="nil"/>
                  <w:bottom w:val="single" w:sz="18" w:space="0" w:color="auto"/>
                  <w:right w:val="nil"/>
                </w:tcBorders>
                <w:vAlign w:val="center"/>
              </w:tcPr>
            </w:tcPrChange>
          </w:tcPr>
          <w:p w14:paraId="4352411B" w14:textId="77777777" w:rsidR="00F258D5" w:rsidRDefault="00F258D5">
            <w:pPr>
              <w:tabs>
                <w:tab w:val="decimal" w:pos="589"/>
              </w:tabs>
              <w:spacing w:after="0"/>
              <w:rPr>
                <w:rFonts w:ascii="Times New Roman" w:hAnsi="Times New Roman" w:cs="Times New Roman"/>
                <w:sz w:val="24"/>
                <w:szCs w:val="24"/>
                <w:lang w:val="en-US"/>
              </w:rPr>
              <w:pPrChange w:id="769" w:author="Alicia" w:date="2016-09-05T18:23:00Z">
                <w:pPr>
                  <w:spacing w:after="0"/>
                </w:pPr>
              </w:pPrChange>
            </w:pPr>
            <w:r>
              <w:rPr>
                <w:rFonts w:ascii="Times New Roman" w:hAnsi="Times New Roman" w:cs="Times New Roman"/>
                <w:sz w:val="24"/>
                <w:szCs w:val="24"/>
                <w:lang w:val="en-US"/>
              </w:rPr>
              <w:t xml:space="preserve">   2.21 **</w:t>
            </w:r>
          </w:p>
        </w:tc>
      </w:tr>
    </w:tbl>
    <w:p w14:paraId="2816183C" w14:textId="47568B72" w:rsidR="005216AB" w:rsidRPr="005216AB"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en-US"/>
        </w:rPr>
        <w:t>* p &lt; 0.05; ** p &lt; 0.01; *** p &lt; 0.001</w:t>
      </w:r>
    </w:p>
    <w:p w14:paraId="48216245" w14:textId="77777777" w:rsidR="00391598" w:rsidRPr="00F258D5" w:rsidRDefault="00391598">
      <w:pPr>
        <w:spacing w:after="0" w:line="240" w:lineRule="auto"/>
        <w:rPr>
          <w:rFonts w:ascii="Times New Roman" w:hAnsi="Times New Roman" w:cs="Times New Roman"/>
          <w:sz w:val="24"/>
          <w:szCs w:val="24"/>
          <w:lang w:val="sv-SE"/>
        </w:rPr>
      </w:pPr>
      <w:r w:rsidRPr="00F258D5">
        <w:rPr>
          <w:rFonts w:ascii="Times New Roman" w:hAnsi="Times New Roman" w:cs="Times New Roman"/>
          <w:sz w:val="24"/>
          <w:szCs w:val="24"/>
          <w:lang w:val="sv-SE"/>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in 2010 (A) and 2011 (B). The model with the lowest AICc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Bollen-stine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val="sv-SE" w:eastAsia="sv-SE"/>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Phen = flowering phenology, Shoot h = shoot height, N fl = number of flowers, Attack = probability of attack and N int fr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w:t>
            </w:r>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Phen = flowering phenology, Shoot h = shoot height, N fl = number of flowers, Attack = probability of attack and N int fr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w:t>
            </w:r>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Averages</w:t>
            </w:r>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Phenology ↔ Flower number</w:t>
            </w:r>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Phenology ↔ Shoot height</w:t>
            </w:r>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Shoot height ↔ Flower number</w:t>
            </w:r>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 xml:space="preserve">Shoot height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Attack</w:t>
            </w:r>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 xml:space="preserve">Flower number </w:t>
            </w:r>
            <w:r>
              <w:rPr>
                <w:rFonts w:ascii="Times New Roman" w:hAnsi="Times New Roman" w:cs="Times New Roman"/>
                <w:sz w:val="24"/>
                <w:szCs w:val="24"/>
                <w:lang w:val="en-US" w:eastAsia="es-ES"/>
              </w:rPr>
              <w:t xml:space="preserve">→ </w:t>
            </w:r>
            <w:r w:rsidRPr="006E5FF5">
              <w:rPr>
                <w:rFonts w:ascii="Times New Roman" w:hAnsi="Times New Roman" w:cs="Times New Roman"/>
                <w:sz w:val="24"/>
                <w:szCs w:val="24"/>
                <w:lang w:eastAsia="es-ES"/>
              </w:rPr>
              <w:t>Attack</w:t>
            </w:r>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Phenology ↔ Flower number</w:t>
            </w:r>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Phenology ↔ Shoot height</w:t>
            </w:r>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Shoot height ↔ Flower number</w:t>
            </w: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With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Without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traits on itensity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colours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val="sv-SE" w:eastAsia="sv-SE"/>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Phen = flowering phenology, Shoot h = shoot height, N fl = number of flowers, N eggs= number of eggs and N int fr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Phen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N int fr</w:t>
            </w:r>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N fl</w:t>
            </w:r>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Averages</w:t>
            </w:r>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han Ehrlén" w:date="2016-09-05T17:48:00Z" w:initials="JE">
    <w:p w14:paraId="0452B214" w14:textId="41D63550" w:rsidR="005C6FC2" w:rsidRPr="00CE4DF7" w:rsidRDefault="005C6FC2">
      <w:pPr>
        <w:pStyle w:val="CommentText"/>
        <w:rPr>
          <w:lang w:val="en-US"/>
        </w:rPr>
      </w:pPr>
      <w:r>
        <w:rPr>
          <w:rStyle w:val="CommentReference"/>
        </w:rPr>
        <w:annotationRef/>
      </w:r>
      <w:r w:rsidRPr="00CE4DF7">
        <w:rPr>
          <w:lang w:val="en-US"/>
        </w:rPr>
        <w:t>Remove!? See suggestions in comment in letter.</w:t>
      </w:r>
    </w:p>
  </w:comment>
  <w:comment w:id="3" w:author="Alicia" w:date="2016-09-05T17:57:00Z" w:initials="A">
    <w:p w14:paraId="6D038B66" w14:textId="7C326CA4" w:rsidR="005C6FC2" w:rsidRPr="00301E88" w:rsidRDefault="005C6FC2">
      <w:pPr>
        <w:pStyle w:val="CommentText"/>
        <w:rPr>
          <w:lang w:val="en-US"/>
        </w:rPr>
      </w:pPr>
      <w:r>
        <w:rPr>
          <w:rStyle w:val="CommentReference"/>
        </w:rPr>
        <w:annotationRef/>
      </w:r>
      <w:r>
        <w:rPr>
          <w:lang w:val="en-US"/>
        </w:rPr>
        <w:t>Yes, I think we can remove it</w:t>
      </w:r>
      <w:r w:rsidRPr="00301E88">
        <w:rPr>
          <w:lang w:val="en-US"/>
        </w:rPr>
        <w:t xml:space="preserve">. </w:t>
      </w:r>
      <w:r>
        <w:rPr>
          <w:lang w:val="en-US"/>
        </w:rPr>
        <w:t>We say in the cover letter that we changed this to type III, but probably it is not needed to state that in the text.</w:t>
      </w:r>
    </w:p>
  </w:comment>
  <w:comment w:id="28" w:author="Alicia" w:date="2016-09-05T17:55:00Z" w:initials="A">
    <w:p w14:paraId="18FDF7C8" w14:textId="73559C9E" w:rsidR="005C6FC2" w:rsidRPr="00155D54" w:rsidRDefault="005C6FC2">
      <w:pPr>
        <w:pStyle w:val="CommentText"/>
        <w:rPr>
          <w:lang w:val="en-US"/>
        </w:rPr>
      </w:pPr>
      <w:r>
        <w:rPr>
          <w:rStyle w:val="CommentReference"/>
        </w:rPr>
        <w:annotationRef/>
      </w:r>
      <w:r w:rsidRPr="00155D54">
        <w:rPr>
          <w:lang w:val="en-US"/>
        </w:rPr>
        <w:t>Added this SDs here for all populations and below (when we talk about variation in selection intensity among populations with the butterfly) those for populations with the predator</w:t>
      </w:r>
      <w:r>
        <w:rPr>
          <w:lang w:val="en-US"/>
        </w:rPr>
        <w:t xml:space="preserve">. </w:t>
      </w:r>
    </w:p>
  </w:comment>
  <w:comment w:id="29" w:author="Johan Ehrlén" w:date="2016-09-06T09:32:00Z" w:initials="JE">
    <w:p w14:paraId="3CC8D85E" w14:textId="212F6D0E" w:rsidR="005C6FC2" w:rsidRDefault="005C6FC2">
      <w:pPr>
        <w:pStyle w:val="CommentText"/>
      </w:pPr>
      <w:r>
        <w:rPr>
          <w:rStyle w:val="CommentReference"/>
        </w:rPr>
        <w:annotationRef/>
      </w:r>
      <w:r>
        <w:t>Fine.</w:t>
      </w:r>
    </w:p>
  </w:comment>
  <w:comment w:id="114" w:author="Alicia" w:date="2016-09-05T17:48:00Z" w:initials="A">
    <w:p w14:paraId="66356E25" w14:textId="1DFCD954" w:rsidR="005C6FC2" w:rsidRPr="00E133B9" w:rsidRDefault="005C6FC2">
      <w:pPr>
        <w:pStyle w:val="CommentText"/>
        <w:rPr>
          <w:lang w:val="en-US"/>
        </w:rPr>
      </w:pPr>
      <w:r>
        <w:rPr>
          <w:rStyle w:val="CommentReference"/>
        </w:rPr>
        <w:annotationRef/>
      </w:r>
      <w:r w:rsidRPr="00E133B9">
        <w:rPr>
          <w:lang w:val="en-US"/>
        </w:rPr>
        <w:t xml:space="preserve">Moved this here to still refer to the analyses in the Appendix, but removing </w:t>
      </w:r>
      <w:r>
        <w:rPr>
          <w:lang w:val="en-US"/>
        </w:rPr>
        <w:t>the</w:t>
      </w:r>
      <w:r w:rsidRPr="00E133B9">
        <w:rPr>
          <w:lang w:val="en-US"/>
        </w:rPr>
        <w:t xml:space="preserve"> whole sentence</w:t>
      </w:r>
      <w:r>
        <w:rPr>
          <w:lang w:val="en-US"/>
        </w:rPr>
        <w:t xml:space="preserve"> dedicated to this</w:t>
      </w:r>
      <w:r w:rsidRPr="00E133B9">
        <w:rPr>
          <w:lang w:val="en-US"/>
        </w:rPr>
        <w:t>.</w:t>
      </w:r>
    </w:p>
  </w:comment>
  <w:comment w:id="115" w:author="Johan Ehrlén" w:date="2016-09-06T09:44:00Z" w:initials="JE">
    <w:p w14:paraId="0B95EA39" w14:textId="05D42AAE" w:rsidR="00550097" w:rsidRDefault="00550097">
      <w:pPr>
        <w:pStyle w:val="CommentText"/>
      </w:pPr>
      <w:r>
        <w:rPr>
          <w:rStyle w:val="CommentReference"/>
        </w:rPr>
        <w:annotationRef/>
      </w:r>
      <w:r>
        <w:t>OK, but then we perhaps need to clarify that we talk about intensity in the following sentences.</w:t>
      </w:r>
      <w:r w:rsidR="00D32243">
        <w:t xml:space="preserve"> Ord oes everything apply to both models?</w:t>
      </w:r>
    </w:p>
  </w:comment>
  <w:comment w:id="124" w:author="Alicia" w:date="2016-09-05T17:48:00Z" w:initials="A">
    <w:p w14:paraId="7735D252" w14:textId="77777777" w:rsidR="0083125D" w:rsidRPr="00E133B9" w:rsidRDefault="0083125D" w:rsidP="0083125D">
      <w:pPr>
        <w:pStyle w:val="CommentText"/>
        <w:rPr>
          <w:lang w:val="en-US"/>
        </w:rPr>
      </w:pPr>
      <w:r>
        <w:rPr>
          <w:rStyle w:val="CommentReference"/>
        </w:rPr>
        <w:annotationRef/>
      </w:r>
      <w:r w:rsidRPr="00E133B9">
        <w:rPr>
          <w:lang w:val="en-US"/>
        </w:rPr>
        <w:t xml:space="preserve">Moved this here to still refer to the analyses in the Appendix, but removing </w:t>
      </w:r>
      <w:r>
        <w:rPr>
          <w:lang w:val="en-US"/>
        </w:rPr>
        <w:t>the</w:t>
      </w:r>
      <w:r w:rsidRPr="00E133B9">
        <w:rPr>
          <w:lang w:val="en-US"/>
        </w:rPr>
        <w:t xml:space="preserve"> whole sentence</w:t>
      </w:r>
      <w:r>
        <w:rPr>
          <w:lang w:val="en-US"/>
        </w:rPr>
        <w:t xml:space="preserve"> dedicated to this</w:t>
      </w:r>
      <w:r w:rsidRPr="00E133B9">
        <w:rPr>
          <w:lang w:val="en-US"/>
        </w:rPr>
        <w:t>.</w:t>
      </w:r>
    </w:p>
  </w:comment>
  <w:comment w:id="125" w:author="Johan Ehrlén" w:date="2016-09-06T09:44:00Z" w:initials="JE">
    <w:p w14:paraId="66D28AD9" w14:textId="77777777" w:rsidR="0083125D" w:rsidRDefault="0083125D" w:rsidP="0083125D">
      <w:pPr>
        <w:pStyle w:val="CommentText"/>
      </w:pPr>
      <w:r>
        <w:rPr>
          <w:rStyle w:val="CommentReference"/>
        </w:rPr>
        <w:annotationRef/>
      </w:r>
      <w:r>
        <w:t>OK, but then we perhaps need to clarify that we talk about intensity in the following sentences. Ord oes everything apply to both models?</w:t>
      </w:r>
    </w:p>
  </w:comment>
  <w:comment w:id="170" w:author="Alicia" w:date="2016-09-05T18:12:00Z" w:initials="A">
    <w:p w14:paraId="33DC1CA4" w14:textId="5394F2DD" w:rsidR="005C6FC2" w:rsidRPr="0013442C" w:rsidRDefault="005C6FC2">
      <w:pPr>
        <w:pStyle w:val="CommentText"/>
        <w:rPr>
          <w:lang w:val="en-US"/>
        </w:rPr>
      </w:pPr>
      <w:r>
        <w:rPr>
          <w:rStyle w:val="CommentReference"/>
        </w:rPr>
        <w:annotationRef/>
      </w:r>
      <w:r w:rsidRPr="0013442C">
        <w:rPr>
          <w:lang w:val="en-US"/>
        </w:rPr>
        <w:t xml:space="preserve">I </w:t>
      </w:r>
      <w:r>
        <w:rPr>
          <w:lang w:val="en-US"/>
        </w:rPr>
        <w:t>now</w:t>
      </w:r>
      <w:r w:rsidRPr="0013442C">
        <w:rPr>
          <w:lang w:val="en-US"/>
        </w:rPr>
        <w:t xml:space="preserve"> realized that we added this in response to the reviewer’s comment in the previous revision, but it doesn’t really make sense, cause we are not reporting the actual coefficients here </w:t>
      </w:r>
      <w:r>
        <w:rPr>
          <w:lang w:val="en-US"/>
        </w:rPr>
        <w:t>in the Table (or anywhere in the paper)</w:t>
      </w:r>
      <w:r w:rsidRPr="0013442C">
        <w:rPr>
          <w:lang w:val="en-US"/>
        </w:rPr>
        <w:t xml:space="preserve">– only the F-values (and those don’t need to be doubled). </w:t>
      </w:r>
      <w:r>
        <w:rPr>
          <w:lang w:val="en-US"/>
        </w:rPr>
        <w:t>Shall we remove it then? And maybe make a comment in the letter?</w:t>
      </w:r>
    </w:p>
  </w:comment>
  <w:comment w:id="171" w:author="Johan Ehrlén" w:date="2016-09-06T11:36:00Z" w:initials="JE">
    <w:p w14:paraId="73A06CDF" w14:textId="01598E8A" w:rsidR="0083125D" w:rsidRDefault="0083125D">
      <w:pPr>
        <w:pStyle w:val="CommentText"/>
      </w:pPr>
      <w:r>
        <w:rPr>
          <w:rStyle w:val="CommentReference"/>
        </w:rPr>
        <w:annotationRef/>
      </w:r>
      <w:r>
        <w:t>I suggest to remove without commenting.</w:t>
      </w:r>
    </w:p>
  </w:comment>
  <w:comment w:id="509" w:author="Alicia" w:date="2016-09-05T17:48:00Z" w:initials="A">
    <w:p w14:paraId="4C99AE0E" w14:textId="789200F0" w:rsidR="005C6FC2" w:rsidRPr="0013442C" w:rsidRDefault="005C6FC2">
      <w:pPr>
        <w:pStyle w:val="CommentText"/>
        <w:rPr>
          <w:lang w:val="en-US"/>
        </w:rPr>
      </w:pPr>
      <w:r>
        <w:rPr>
          <w:rStyle w:val="CommentReference"/>
        </w:rPr>
        <w:annotationRef/>
      </w:r>
      <w:r w:rsidRPr="0013442C">
        <w:rPr>
          <w:lang w:val="en-US"/>
        </w:rPr>
        <w:t xml:space="preserve">This one is not significant when including the interactions pop x shoot height and pred x shoot height. </w:t>
      </w:r>
      <w:r>
        <w:rPr>
          <w:lang w:val="en-US"/>
        </w:rPr>
        <w:t xml:space="preserve">Problem solved! </w:t>
      </w:r>
      <w:r w:rsidRPr="0013442C">
        <w:rPr>
          <w:lang w:val="en-US"/>
        </w:rPr>
        <w:sym w:font="Wingdings" w:char="F04A"/>
      </w:r>
    </w:p>
  </w:comment>
  <w:comment w:id="510" w:author="Johan Ehrlén" w:date="2016-09-06T11:37:00Z" w:initials="JE">
    <w:p w14:paraId="675219FE" w14:textId="28F742B6" w:rsidR="007F7337" w:rsidRDefault="007F7337">
      <w:pPr>
        <w:pStyle w:val="CommentText"/>
      </w:pPr>
      <w:r>
        <w:rPr>
          <w:rStyle w:val="CommentReference"/>
        </w:rPr>
        <w:annotationRef/>
      </w:r>
      <w:r>
        <w:t>Nice</w:t>
      </w:r>
    </w:p>
  </w:comment>
  <w:comment w:id="568" w:author="Alicia" w:date="2016-09-05T18:13:00Z" w:initials="A">
    <w:p w14:paraId="492CD550" w14:textId="07FEDC0E" w:rsidR="005C6FC2" w:rsidRDefault="005C6FC2">
      <w:pPr>
        <w:pStyle w:val="CommentText"/>
      </w:pPr>
      <w:r>
        <w:rPr>
          <w:rStyle w:val="CommentReference"/>
        </w:rPr>
        <w:annotationRef/>
      </w:r>
      <w:r>
        <w:t>Same thing here – remove?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52B214" w15:done="0"/>
  <w15:commentEx w15:paraId="6D038B66" w15:done="0"/>
  <w15:commentEx w15:paraId="18FDF7C8" w15:done="0"/>
  <w15:commentEx w15:paraId="3CC8D85E" w15:paraIdParent="18FDF7C8" w15:done="0"/>
  <w15:commentEx w15:paraId="66356E25" w15:done="0"/>
  <w15:commentEx w15:paraId="0B95EA39" w15:paraIdParent="66356E25" w15:done="0"/>
  <w15:commentEx w15:paraId="7735D252" w15:done="0"/>
  <w15:commentEx w15:paraId="66D28AD9" w15:paraIdParent="7735D252" w15:done="0"/>
  <w15:commentEx w15:paraId="33DC1CA4" w15:done="0"/>
  <w15:commentEx w15:paraId="73A06CDF" w15:paraIdParent="33DC1CA4" w15:done="0"/>
  <w15:commentEx w15:paraId="4C99AE0E" w15:done="0"/>
  <w15:commentEx w15:paraId="675219FE" w15:paraIdParent="4C99AE0E" w15:done="0"/>
  <w15:commentEx w15:paraId="492CD5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4DBCF" w14:textId="77777777" w:rsidR="00B65D0C" w:rsidRDefault="00B65D0C">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71B256B5" w14:textId="77777777" w:rsidR="00B65D0C" w:rsidRDefault="00B65D0C">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8503B" w14:textId="77777777" w:rsidR="005C6FC2" w:rsidRDefault="005C6FC2" w:rsidP="000D5DE6">
    <w:pPr>
      <w:spacing w:line="480" w:lineRule="auto"/>
      <w:rPr>
        <w:rStyle w:val="Hyperlink"/>
        <w:sz w:val="24"/>
        <w:szCs w:val="24"/>
        <w:lang w:val="en-US"/>
      </w:rPr>
    </w:pPr>
    <w:r>
      <w:rPr>
        <w:rFonts w:ascii="Times New Roman" w:hAnsi="Times New Roman" w:cs="Times New Roman"/>
        <w:sz w:val="24"/>
        <w:szCs w:val="24"/>
        <w:lang w:val="en-US"/>
      </w:rPr>
      <w:t xml:space="preserve">E-mail addresses of authors: </w:t>
    </w:r>
    <w:r>
      <w:fldChar w:fldCharType="begin"/>
    </w:r>
    <w:r w:rsidRPr="00CE4DF7">
      <w:rPr>
        <w:lang w:val="en-US"/>
        <w:rPrChange w:id="0" w:author="Alicia" w:date="2016-09-04T20:51:00Z">
          <w:rPr/>
        </w:rPrChange>
      </w:rPr>
      <w:instrText xml:space="preserve"> HYPERLINK "mailto:alicia.valdes@su.se" </w:instrText>
    </w:r>
    <w:r>
      <w:fldChar w:fldCharType="separate"/>
    </w:r>
    <w:r>
      <w:rPr>
        <w:rStyle w:val="Hyperlink"/>
        <w:sz w:val="24"/>
        <w:szCs w:val="24"/>
        <w:lang w:val="en-US"/>
      </w:rPr>
      <w:t>alicia.valdes@su.se</w:t>
    </w:r>
    <w:r>
      <w:rPr>
        <w:rStyle w:val="Hyperlink"/>
        <w:sz w:val="24"/>
        <w:szCs w:val="24"/>
        <w:lang w:val="en-US"/>
      </w:rPr>
      <w:fldChar w:fldCharType="end"/>
    </w:r>
    <w:r>
      <w:rPr>
        <w:rStyle w:val="Hyperlink"/>
        <w:sz w:val="24"/>
        <w:szCs w:val="24"/>
        <w:lang w:val="en-US"/>
      </w:rPr>
      <w:t xml:space="preserve">, </w:t>
    </w:r>
    <w:r>
      <w:fldChar w:fldCharType="begin"/>
    </w:r>
    <w:r w:rsidRPr="00CE4DF7">
      <w:rPr>
        <w:lang w:val="en-US"/>
        <w:rPrChange w:id="1" w:author="Alicia" w:date="2016-09-04T20:51:00Z">
          <w:rPr/>
        </w:rPrChange>
      </w:rPr>
      <w:instrText xml:space="preserve"> HYPERLINK "mailto:Johan.Ehrlen@su.se" </w:instrText>
    </w:r>
    <w:r>
      <w:fldChar w:fldCharType="separate"/>
    </w:r>
    <w:r w:rsidRPr="00DA5DE2">
      <w:rPr>
        <w:rStyle w:val="Hyperlink"/>
        <w:sz w:val="24"/>
        <w:szCs w:val="24"/>
        <w:lang w:val="en-US"/>
      </w:rPr>
      <w:t>Johan.Ehrlen@su.se</w:t>
    </w:r>
    <w:r>
      <w:rPr>
        <w:rStyle w:val="Hyperlink"/>
        <w:sz w:val="24"/>
        <w:szCs w:val="24"/>
        <w:lang w:val="en-US"/>
      </w:rPr>
      <w:fldChar w:fldCharType="end"/>
    </w:r>
  </w:p>
  <w:p w14:paraId="66FACB03" w14:textId="77777777" w:rsidR="005C6FC2" w:rsidRDefault="005C6FC2"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5C6FC2" w:rsidRDefault="005C6FC2">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6762D4">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5C6FC2" w:rsidRDefault="005C6FC2">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8F105" w14:textId="77777777" w:rsidR="005C6FC2" w:rsidRDefault="005C6FC2">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3202BD">
      <w:rPr>
        <w:rFonts w:ascii="Times New Roman" w:hAnsi="Times New Roman" w:cs="Times New Roman"/>
        <w:noProof/>
        <w:sz w:val="24"/>
        <w:szCs w:val="24"/>
      </w:rPr>
      <w:t>47</w:t>
    </w:r>
    <w:r>
      <w:rPr>
        <w:rFonts w:ascii="Times New Roman" w:hAnsi="Times New Roman" w:cs="Times New Roman"/>
        <w:sz w:val="24"/>
        <w:szCs w:val="24"/>
      </w:rPr>
      <w:fldChar w:fldCharType="end"/>
    </w:r>
  </w:p>
  <w:p w14:paraId="47931C2A" w14:textId="77777777" w:rsidR="005C6FC2" w:rsidRDefault="005C6FC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7334D" w14:textId="77777777" w:rsidR="00B65D0C" w:rsidRDefault="00B65D0C">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60FD7282" w14:textId="77777777" w:rsidR="00B65D0C" w:rsidRDefault="00B65D0C">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15:restartNumberingAfterBreak="0">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15:restartNumberingAfterBreak="0">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15:restartNumberingAfterBreak="0">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15:restartNumberingAfterBreak="0">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E10"/>
    <w:rsid w:val="00004E67"/>
    <w:rsid w:val="00007D7B"/>
    <w:rsid w:val="000167C7"/>
    <w:rsid w:val="00021DFC"/>
    <w:rsid w:val="0002476C"/>
    <w:rsid w:val="00024DBA"/>
    <w:rsid w:val="00026887"/>
    <w:rsid w:val="00031650"/>
    <w:rsid w:val="00041E84"/>
    <w:rsid w:val="0004585D"/>
    <w:rsid w:val="00045A33"/>
    <w:rsid w:val="00056815"/>
    <w:rsid w:val="00065BF3"/>
    <w:rsid w:val="00066761"/>
    <w:rsid w:val="0008418D"/>
    <w:rsid w:val="00086C80"/>
    <w:rsid w:val="000955DB"/>
    <w:rsid w:val="000C12FC"/>
    <w:rsid w:val="000C2FFC"/>
    <w:rsid w:val="000C5B00"/>
    <w:rsid w:val="000C5DC4"/>
    <w:rsid w:val="000C6895"/>
    <w:rsid w:val="000D5DE6"/>
    <w:rsid w:val="000D649E"/>
    <w:rsid w:val="000F4F62"/>
    <w:rsid w:val="000F5D1C"/>
    <w:rsid w:val="00101B0A"/>
    <w:rsid w:val="0010537E"/>
    <w:rsid w:val="00106F24"/>
    <w:rsid w:val="00111250"/>
    <w:rsid w:val="001211F0"/>
    <w:rsid w:val="00123904"/>
    <w:rsid w:val="00123C3E"/>
    <w:rsid w:val="0012733F"/>
    <w:rsid w:val="0013268E"/>
    <w:rsid w:val="0013442C"/>
    <w:rsid w:val="00136EFC"/>
    <w:rsid w:val="00152984"/>
    <w:rsid w:val="00155D54"/>
    <w:rsid w:val="00156068"/>
    <w:rsid w:val="00166356"/>
    <w:rsid w:val="00170BAD"/>
    <w:rsid w:val="00172333"/>
    <w:rsid w:val="001742F2"/>
    <w:rsid w:val="0017616B"/>
    <w:rsid w:val="00187A35"/>
    <w:rsid w:val="001904CD"/>
    <w:rsid w:val="001913F2"/>
    <w:rsid w:val="001A1D25"/>
    <w:rsid w:val="001A2388"/>
    <w:rsid w:val="001A3F46"/>
    <w:rsid w:val="001A6576"/>
    <w:rsid w:val="001A7CB4"/>
    <w:rsid w:val="001B5A24"/>
    <w:rsid w:val="001B75BD"/>
    <w:rsid w:val="001D0867"/>
    <w:rsid w:val="001D3A4A"/>
    <w:rsid w:val="001E4426"/>
    <w:rsid w:val="001E708E"/>
    <w:rsid w:val="001F06A1"/>
    <w:rsid w:val="001F1E60"/>
    <w:rsid w:val="001F53A7"/>
    <w:rsid w:val="00204B82"/>
    <w:rsid w:val="002123D7"/>
    <w:rsid w:val="002215E3"/>
    <w:rsid w:val="002264E6"/>
    <w:rsid w:val="00231137"/>
    <w:rsid w:val="0024349E"/>
    <w:rsid w:val="00245AFD"/>
    <w:rsid w:val="00263494"/>
    <w:rsid w:val="00267BD6"/>
    <w:rsid w:val="00274278"/>
    <w:rsid w:val="002824DF"/>
    <w:rsid w:val="00285C37"/>
    <w:rsid w:val="00293058"/>
    <w:rsid w:val="002A3221"/>
    <w:rsid w:val="002B0544"/>
    <w:rsid w:val="002B3143"/>
    <w:rsid w:val="002C2BE7"/>
    <w:rsid w:val="002C5A93"/>
    <w:rsid w:val="002D428B"/>
    <w:rsid w:val="002E105E"/>
    <w:rsid w:val="002E5DA3"/>
    <w:rsid w:val="002F4894"/>
    <w:rsid w:val="00301E88"/>
    <w:rsid w:val="00303ED6"/>
    <w:rsid w:val="003202BD"/>
    <w:rsid w:val="00321F1A"/>
    <w:rsid w:val="003238BC"/>
    <w:rsid w:val="00324327"/>
    <w:rsid w:val="003372F6"/>
    <w:rsid w:val="00340273"/>
    <w:rsid w:val="00341A18"/>
    <w:rsid w:val="003461A4"/>
    <w:rsid w:val="00366CD6"/>
    <w:rsid w:val="00366D82"/>
    <w:rsid w:val="003745EE"/>
    <w:rsid w:val="003812ED"/>
    <w:rsid w:val="00391598"/>
    <w:rsid w:val="00392549"/>
    <w:rsid w:val="0039401E"/>
    <w:rsid w:val="003953F3"/>
    <w:rsid w:val="003A1E2B"/>
    <w:rsid w:val="003A39FB"/>
    <w:rsid w:val="003D1A99"/>
    <w:rsid w:val="003E54F1"/>
    <w:rsid w:val="003F2477"/>
    <w:rsid w:val="00405A95"/>
    <w:rsid w:val="004146B5"/>
    <w:rsid w:val="004204EA"/>
    <w:rsid w:val="0042596D"/>
    <w:rsid w:val="0043237D"/>
    <w:rsid w:val="0043283D"/>
    <w:rsid w:val="0043382A"/>
    <w:rsid w:val="00433B42"/>
    <w:rsid w:val="00436A6A"/>
    <w:rsid w:val="0044360B"/>
    <w:rsid w:val="0044775C"/>
    <w:rsid w:val="00461432"/>
    <w:rsid w:val="00463833"/>
    <w:rsid w:val="00470DC7"/>
    <w:rsid w:val="00484DA1"/>
    <w:rsid w:val="0049536E"/>
    <w:rsid w:val="004A6230"/>
    <w:rsid w:val="004B2ED9"/>
    <w:rsid w:val="004B3CB8"/>
    <w:rsid w:val="004B4F5A"/>
    <w:rsid w:val="004C20FF"/>
    <w:rsid w:val="004C47B3"/>
    <w:rsid w:val="004E2CF6"/>
    <w:rsid w:val="004F5899"/>
    <w:rsid w:val="0050527B"/>
    <w:rsid w:val="005216AB"/>
    <w:rsid w:val="005303C7"/>
    <w:rsid w:val="005378CE"/>
    <w:rsid w:val="00550097"/>
    <w:rsid w:val="005730A2"/>
    <w:rsid w:val="00582EDF"/>
    <w:rsid w:val="00591453"/>
    <w:rsid w:val="0059503C"/>
    <w:rsid w:val="005A3A22"/>
    <w:rsid w:val="005A4AF9"/>
    <w:rsid w:val="005A75B9"/>
    <w:rsid w:val="005B2036"/>
    <w:rsid w:val="005B4E3C"/>
    <w:rsid w:val="005C3D0A"/>
    <w:rsid w:val="005C6FC2"/>
    <w:rsid w:val="005E40D4"/>
    <w:rsid w:val="005E7002"/>
    <w:rsid w:val="005F0E3B"/>
    <w:rsid w:val="005F7746"/>
    <w:rsid w:val="006030E0"/>
    <w:rsid w:val="00606247"/>
    <w:rsid w:val="00606929"/>
    <w:rsid w:val="006223D7"/>
    <w:rsid w:val="00626FAC"/>
    <w:rsid w:val="00633CD7"/>
    <w:rsid w:val="0063728F"/>
    <w:rsid w:val="00650C7C"/>
    <w:rsid w:val="006702A0"/>
    <w:rsid w:val="006762D4"/>
    <w:rsid w:val="00681ECC"/>
    <w:rsid w:val="00685668"/>
    <w:rsid w:val="00690F34"/>
    <w:rsid w:val="0069614C"/>
    <w:rsid w:val="006A245B"/>
    <w:rsid w:val="006A50EF"/>
    <w:rsid w:val="006C61E3"/>
    <w:rsid w:val="006C636E"/>
    <w:rsid w:val="006C787E"/>
    <w:rsid w:val="006E5FF5"/>
    <w:rsid w:val="006E765E"/>
    <w:rsid w:val="006F1119"/>
    <w:rsid w:val="006F350C"/>
    <w:rsid w:val="0070544A"/>
    <w:rsid w:val="00720E28"/>
    <w:rsid w:val="00736BD9"/>
    <w:rsid w:val="00741100"/>
    <w:rsid w:val="00741B34"/>
    <w:rsid w:val="0074232F"/>
    <w:rsid w:val="00745DF0"/>
    <w:rsid w:val="00747BF2"/>
    <w:rsid w:val="00755A51"/>
    <w:rsid w:val="0076147F"/>
    <w:rsid w:val="0076677B"/>
    <w:rsid w:val="007707DD"/>
    <w:rsid w:val="00770859"/>
    <w:rsid w:val="0077219D"/>
    <w:rsid w:val="00775842"/>
    <w:rsid w:val="007801DC"/>
    <w:rsid w:val="0078238E"/>
    <w:rsid w:val="007857AD"/>
    <w:rsid w:val="0079170C"/>
    <w:rsid w:val="0079175A"/>
    <w:rsid w:val="0079192F"/>
    <w:rsid w:val="007B2775"/>
    <w:rsid w:val="007B4F9C"/>
    <w:rsid w:val="007C3F22"/>
    <w:rsid w:val="007C41E1"/>
    <w:rsid w:val="007C4EE4"/>
    <w:rsid w:val="007D12C9"/>
    <w:rsid w:val="007E074E"/>
    <w:rsid w:val="007F0462"/>
    <w:rsid w:val="007F7337"/>
    <w:rsid w:val="008005BE"/>
    <w:rsid w:val="008065BA"/>
    <w:rsid w:val="00821BB5"/>
    <w:rsid w:val="0082334D"/>
    <w:rsid w:val="00824240"/>
    <w:rsid w:val="0083125D"/>
    <w:rsid w:val="00840019"/>
    <w:rsid w:val="008518E7"/>
    <w:rsid w:val="00856FAB"/>
    <w:rsid w:val="00860EE3"/>
    <w:rsid w:val="00864C00"/>
    <w:rsid w:val="0088103C"/>
    <w:rsid w:val="00881146"/>
    <w:rsid w:val="00881224"/>
    <w:rsid w:val="0089084F"/>
    <w:rsid w:val="00892326"/>
    <w:rsid w:val="00894411"/>
    <w:rsid w:val="0089467E"/>
    <w:rsid w:val="008A21D6"/>
    <w:rsid w:val="008A273C"/>
    <w:rsid w:val="008B63BB"/>
    <w:rsid w:val="008C2A32"/>
    <w:rsid w:val="008C50F5"/>
    <w:rsid w:val="008D71EC"/>
    <w:rsid w:val="008E0FB1"/>
    <w:rsid w:val="008E1A80"/>
    <w:rsid w:val="009002D6"/>
    <w:rsid w:val="009006B9"/>
    <w:rsid w:val="00900785"/>
    <w:rsid w:val="00906BF6"/>
    <w:rsid w:val="00911406"/>
    <w:rsid w:val="009353DA"/>
    <w:rsid w:val="00942009"/>
    <w:rsid w:val="0094342B"/>
    <w:rsid w:val="00944C80"/>
    <w:rsid w:val="00945DF1"/>
    <w:rsid w:val="00950EA8"/>
    <w:rsid w:val="009521DA"/>
    <w:rsid w:val="009552BA"/>
    <w:rsid w:val="00963BF8"/>
    <w:rsid w:val="009718E0"/>
    <w:rsid w:val="00973B0D"/>
    <w:rsid w:val="0097439B"/>
    <w:rsid w:val="00975F13"/>
    <w:rsid w:val="00976ADF"/>
    <w:rsid w:val="00981557"/>
    <w:rsid w:val="00984CBF"/>
    <w:rsid w:val="00984FAE"/>
    <w:rsid w:val="009871AA"/>
    <w:rsid w:val="00990265"/>
    <w:rsid w:val="00993068"/>
    <w:rsid w:val="00993292"/>
    <w:rsid w:val="009A24F9"/>
    <w:rsid w:val="009A37A9"/>
    <w:rsid w:val="009A6E84"/>
    <w:rsid w:val="009B14A7"/>
    <w:rsid w:val="009B5CDA"/>
    <w:rsid w:val="009C0F3A"/>
    <w:rsid w:val="009D0C41"/>
    <w:rsid w:val="009D238F"/>
    <w:rsid w:val="009E555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C330C"/>
    <w:rsid w:val="00AD04EA"/>
    <w:rsid w:val="00AD4822"/>
    <w:rsid w:val="00AD6709"/>
    <w:rsid w:val="00AE3770"/>
    <w:rsid w:val="00AF1B89"/>
    <w:rsid w:val="00AF1F94"/>
    <w:rsid w:val="00AF4D72"/>
    <w:rsid w:val="00AF6E1E"/>
    <w:rsid w:val="00B13ADE"/>
    <w:rsid w:val="00B17121"/>
    <w:rsid w:val="00B21FDC"/>
    <w:rsid w:val="00B25594"/>
    <w:rsid w:val="00B26402"/>
    <w:rsid w:val="00B504E3"/>
    <w:rsid w:val="00B50831"/>
    <w:rsid w:val="00B5148E"/>
    <w:rsid w:val="00B53242"/>
    <w:rsid w:val="00B6126B"/>
    <w:rsid w:val="00B6280F"/>
    <w:rsid w:val="00B648C6"/>
    <w:rsid w:val="00B65D0C"/>
    <w:rsid w:val="00B725CC"/>
    <w:rsid w:val="00B73FEB"/>
    <w:rsid w:val="00B750E8"/>
    <w:rsid w:val="00B75F3A"/>
    <w:rsid w:val="00B946C4"/>
    <w:rsid w:val="00BC3BD8"/>
    <w:rsid w:val="00C0430A"/>
    <w:rsid w:val="00C06139"/>
    <w:rsid w:val="00C07F28"/>
    <w:rsid w:val="00C1138F"/>
    <w:rsid w:val="00C11AFB"/>
    <w:rsid w:val="00C261EE"/>
    <w:rsid w:val="00C407BE"/>
    <w:rsid w:val="00C414B5"/>
    <w:rsid w:val="00C42AF2"/>
    <w:rsid w:val="00C45594"/>
    <w:rsid w:val="00C65199"/>
    <w:rsid w:val="00C70323"/>
    <w:rsid w:val="00C92E3B"/>
    <w:rsid w:val="00C97436"/>
    <w:rsid w:val="00CB3665"/>
    <w:rsid w:val="00CB3E3A"/>
    <w:rsid w:val="00CB3EC1"/>
    <w:rsid w:val="00CC35F4"/>
    <w:rsid w:val="00CC545B"/>
    <w:rsid w:val="00CD2FF0"/>
    <w:rsid w:val="00CD6433"/>
    <w:rsid w:val="00CE341E"/>
    <w:rsid w:val="00CE4DF7"/>
    <w:rsid w:val="00CE7E4F"/>
    <w:rsid w:val="00CF0134"/>
    <w:rsid w:val="00CF15DB"/>
    <w:rsid w:val="00CF2745"/>
    <w:rsid w:val="00CF51E4"/>
    <w:rsid w:val="00D04339"/>
    <w:rsid w:val="00D21021"/>
    <w:rsid w:val="00D2144A"/>
    <w:rsid w:val="00D32243"/>
    <w:rsid w:val="00D3735D"/>
    <w:rsid w:val="00D37BCD"/>
    <w:rsid w:val="00D41AA8"/>
    <w:rsid w:val="00D43E10"/>
    <w:rsid w:val="00D46D38"/>
    <w:rsid w:val="00D50245"/>
    <w:rsid w:val="00D534E9"/>
    <w:rsid w:val="00D57CE7"/>
    <w:rsid w:val="00D66698"/>
    <w:rsid w:val="00D72634"/>
    <w:rsid w:val="00D76F96"/>
    <w:rsid w:val="00D87BCF"/>
    <w:rsid w:val="00D90C51"/>
    <w:rsid w:val="00D9101E"/>
    <w:rsid w:val="00D93723"/>
    <w:rsid w:val="00DA7D19"/>
    <w:rsid w:val="00DB5057"/>
    <w:rsid w:val="00DF0233"/>
    <w:rsid w:val="00DF1AEB"/>
    <w:rsid w:val="00DF3CC9"/>
    <w:rsid w:val="00E024EC"/>
    <w:rsid w:val="00E04722"/>
    <w:rsid w:val="00E133B9"/>
    <w:rsid w:val="00E36A34"/>
    <w:rsid w:val="00E40788"/>
    <w:rsid w:val="00E45B4F"/>
    <w:rsid w:val="00E45F0C"/>
    <w:rsid w:val="00E50DE4"/>
    <w:rsid w:val="00E632FE"/>
    <w:rsid w:val="00E77428"/>
    <w:rsid w:val="00E83520"/>
    <w:rsid w:val="00E8677F"/>
    <w:rsid w:val="00E93DFC"/>
    <w:rsid w:val="00EA0A6F"/>
    <w:rsid w:val="00EA1D89"/>
    <w:rsid w:val="00EB5928"/>
    <w:rsid w:val="00EC03FE"/>
    <w:rsid w:val="00EF5684"/>
    <w:rsid w:val="00EF7BDB"/>
    <w:rsid w:val="00F05441"/>
    <w:rsid w:val="00F06981"/>
    <w:rsid w:val="00F06ECA"/>
    <w:rsid w:val="00F16AC6"/>
    <w:rsid w:val="00F20E62"/>
    <w:rsid w:val="00F21DAF"/>
    <w:rsid w:val="00F258D5"/>
    <w:rsid w:val="00F26DF3"/>
    <w:rsid w:val="00F33655"/>
    <w:rsid w:val="00F3768B"/>
    <w:rsid w:val="00F4590E"/>
    <w:rsid w:val="00F661E8"/>
    <w:rsid w:val="00F75C83"/>
    <w:rsid w:val="00F8321E"/>
    <w:rsid w:val="00F85B3E"/>
    <w:rsid w:val="00F9201C"/>
    <w:rsid w:val="00F93FA2"/>
    <w:rsid w:val="00FA13DC"/>
    <w:rsid w:val="00FB2E77"/>
    <w:rsid w:val="00FB3D6F"/>
    <w:rsid w:val="00FB5D05"/>
    <w:rsid w:val="00FC4224"/>
    <w:rsid w:val="00FC469E"/>
    <w:rsid w:val="00FE6D9A"/>
    <w:rsid w:val="00FF3130"/>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15:docId w15:val="{61A4A6A9-18AC-4235-A8A8-FCB10F85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cs="Calibri"/>
      <w:lang w:val="es-E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2"/>
        <w:tab w:val="right" w:pos="8504"/>
      </w:tabs>
      <w:spacing w:after="0" w:line="240" w:lineRule="auto"/>
    </w:pPr>
  </w:style>
  <w:style w:type="character" w:customStyle="1" w:styleId="HeaderChar">
    <w:name w:val="Header Char"/>
    <w:basedOn w:val="DefaultParagraphFont"/>
    <w:link w:val="Header"/>
    <w:uiPriority w:val="99"/>
    <w:rPr>
      <w:rFonts w:ascii="Times New Roman" w:hAnsi="Times New Roman" w:cs="Times New Roman"/>
    </w:rPr>
  </w:style>
  <w:style w:type="paragraph" w:styleId="Footer">
    <w:name w:val="footer"/>
    <w:basedOn w:val="Normal"/>
    <w:link w:val="FooterChar"/>
    <w:uiPriority w:val="99"/>
    <w:pPr>
      <w:tabs>
        <w:tab w:val="center" w:pos="4252"/>
        <w:tab w:val="right" w:pos="8504"/>
      </w:tabs>
      <w:spacing w:after="0" w:line="240" w:lineRule="auto"/>
    </w:pPr>
  </w:style>
  <w:style w:type="character" w:customStyle="1" w:styleId="FooterChar">
    <w:name w:val="Footer Char"/>
    <w:basedOn w:val="DefaultParagraphFont"/>
    <w:link w:val="Footer"/>
    <w:uiPriority w:val="99"/>
    <w:rPr>
      <w:rFonts w:ascii="Times New Roman" w:hAnsi="Times New Roman" w:cs="Times New Roman"/>
    </w:rPr>
  </w:style>
  <w:style w:type="paragraph" w:styleId="Bibliography">
    <w:name w:val="Bibliography"/>
    <w:basedOn w:val="Normal"/>
    <w:next w:val="Normal"/>
    <w:uiPriority w:val="99"/>
    <w:pPr>
      <w:spacing w:after="0" w:line="240" w:lineRule="auto"/>
      <w:ind w:left="720" w:hanging="72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CommentReference">
    <w:name w:val="annotation reference"/>
    <w:basedOn w:val="DefaultParagraphFont"/>
    <w:uiPriority w:val="99"/>
    <w:rPr>
      <w:rFonts w:ascii="Times New Roman" w:hAnsi="Times New Roman" w:cs="Times New Roman"/>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sz w:val="20"/>
      <w:szCs w:val="20"/>
    </w:rPr>
  </w:style>
  <w:style w:type="character" w:customStyle="1" w:styleId="apple-converted-space">
    <w:name w:val="apple-converted-space"/>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paragraph" w:styleId="Revision">
    <w:name w:val="Revision"/>
    <w:hidden/>
    <w:uiPriority w:val="99"/>
    <w:rPr>
      <w:rFonts w:ascii="Calibri" w:hAnsi="Calibri" w:cs="Calibri"/>
      <w:lang w:val="es-ES" w:eastAsia="en-US"/>
    </w:rPr>
  </w:style>
  <w:style w:type="paragraph" w:styleId="ListParagraph">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PlaceholderText">
    <w:name w:val="Placeholder Text"/>
    <w:basedOn w:val="DefaultParagraphFont"/>
    <w:uiPriority w:val="99"/>
    <w:rPr>
      <w:rFonts w:ascii="Times New Roman" w:hAnsi="Times New Roman" w:cs="Times New Roman"/>
      <w:color w:val="808080"/>
    </w:rPr>
  </w:style>
  <w:style w:type="character" w:styleId="LineNumber">
    <w:name w:val="line number"/>
    <w:basedOn w:val="DefaultParagraphFont"/>
    <w:uiPriority w:val="99"/>
    <w:rPr>
      <w:rFonts w:ascii="Times New Roman" w:hAnsi="Times New Roman" w:cs="Times New Roman"/>
    </w:rPr>
  </w:style>
  <w:style w:type="character" w:styleId="Emphasis">
    <w:name w:val="Emphasis"/>
    <w:basedOn w:val="DefaultParagraphFont"/>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DefaultParagraphFont"/>
    <w:rsid w:val="00D87BCF"/>
  </w:style>
  <w:style w:type="paragraph" w:styleId="HTMLPreformatted">
    <w:name w:val="HTML Preformatted"/>
    <w:basedOn w:val="Normal"/>
    <w:link w:val="HTMLPreformattedChar"/>
    <w:uiPriority w:val="99"/>
    <w:semiHidden/>
    <w:unhideWhenUsed/>
    <w:rsid w:val="00F2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F258D5"/>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4557">
      <w:bodyDiv w:val="1"/>
      <w:marLeft w:val="0"/>
      <w:marRight w:val="0"/>
      <w:marTop w:val="0"/>
      <w:marBottom w:val="0"/>
      <w:divBdr>
        <w:top w:val="none" w:sz="0" w:space="0" w:color="auto"/>
        <w:left w:val="none" w:sz="0" w:space="0" w:color="auto"/>
        <w:bottom w:val="none" w:sz="0" w:space="0" w:color="auto"/>
        <w:right w:val="none" w:sz="0" w:space="0" w:color="auto"/>
      </w:divBdr>
    </w:div>
    <w:div w:id="181672792">
      <w:bodyDiv w:val="1"/>
      <w:marLeft w:val="0"/>
      <w:marRight w:val="0"/>
      <w:marTop w:val="0"/>
      <w:marBottom w:val="0"/>
      <w:divBdr>
        <w:top w:val="none" w:sz="0" w:space="0" w:color="auto"/>
        <w:left w:val="none" w:sz="0" w:space="0" w:color="auto"/>
        <w:bottom w:val="none" w:sz="0" w:space="0" w:color="auto"/>
        <w:right w:val="none" w:sz="0" w:space="0" w:color="auto"/>
      </w:divBdr>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28213177">
      <w:bodyDiv w:val="1"/>
      <w:marLeft w:val="0"/>
      <w:marRight w:val="0"/>
      <w:marTop w:val="0"/>
      <w:marBottom w:val="0"/>
      <w:divBdr>
        <w:top w:val="none" w:sz="0" w:space="0" w:color="auto"/>
        <w:left w:val="none" w:sz="0" w:space="0" w:color="auto"/>
        <w:bottom w:val="none" w:sz="0" w:space="0" w:color="auto"/>
        <w:right w:val="none" w:sz="0" w:space="0" w:color="auto"/>
      </w:divBdr>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042903463">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 w:id="1883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project.org/"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A9454-8735-4A0E-A1D4-B00FF7BF2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11957</Words>
  <Characters>63375</Characters>
  <Application>Microsoft Office Word</Application>
  <DocSecurity>0</DocSecurity>
  <Lines>528</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Johan Ehrlén</cp:lastModifiedBy>
  <cp:revision>2</cp:revision>
  <cp:lastPrinted>2016-05-04T07:40:00Z</cp:lastPrinted>
  <dcterms:created xsi:type="dcterms:W3CDTF">2016-09-06T13:40:00Z</dcterms:created>
  <dcterms:modified xsi:type="dcterms:W3CDTF">2016-09-06T13:40:00Z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