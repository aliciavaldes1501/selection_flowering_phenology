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0C7BEE7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 xml:space="preserve">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Siepielski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enemies, competitors or alternative hosts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51C7E821" w:rsidR="00D43E10" w:rsidRDefault="000F4F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Antagonistic interactors as seed predators have the potential to mediate selection on plant traits</w:t>
      </w:r>
      <w:r w:rsidR="009D238F">
        <w:rPr>
          <w:rFonts w:ascii="Times New Roman" w:hAnsi="Times New Roman" w:cs="Times New Roman"/>
          <w:sz w:val="24"/>
          <w:szCs w:val="24"/>
          <w:lang w:val="en-US"/>
        </w:rPr>
        <w:t>, such as timing of flowering,</w:t>
      </w:r>
      <w:r>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Doherty, 1891 (the senior synonym of </w:t>
      </w:r>
      <w:proofErr w:type="spellStart"/>
      <w:r w:rsidR="00D43E10">
        <w:rPr>
          <w:rFonts w:ascii="Times New Roman" w:hAnsi="Times New Roman" w:cs="Times New Roman"/>
          <w:i/>
          <w:iCs/>
          <w:sz w:val="24"/>
          <w:szCs w:val="24"/>
          <w:lang w:val="en-US"/>
        </w:rPr>
        <w:t>Maculinea</w:t>
      </w:r>
      <w:proofErr w:type="spellEnd"/>
      <w:r w:rsidR="00D43E10">
        <w:rPr>
          <w:rFonts w:ascii="Times New Roman" w:hAnsi="Times New Roman" w:cs="Times New Roman"/>
          <w:i/>
          <w:iCs/>
          <w:sz w:val="24"/>
          <w:szCs w:val="24"/>
          <w:lang w:val="en-US"/>
        </w:rPr>
        <w:t xml:space="preserve"> </w:t>
      </w:r>
      <w:r w:rsidR="00D43E10">
        <w:rPr>
          <w:rFonts w:ascii="Times New Roman" w:hAnsi="Times New Roman" w:cs="Times New Roman"/>
          <w:sz w:val="24"/>
          <w:szCs w:val="24"/>
          <w:lang w:val="en-US"/>
        </w:rPr>
        <w:t xml:space="preserve">van </w:t>
      </w:r>
      <w:proofErr w:type="spellStart"/>
      <w:r w:rsidR="00D43E10">
        <w:rPr>
          <w:rFonts w:ascii="Times New Roman" w:hAnsi="Times New Roman" w:cs="Times New Roman"/>
          <w:sz w:val="24"/>
          <w:szCs w:val="24"/>
          <w:lang w:val="en-US"/>
        </w:rPr>
        <w:t>Eecke</w:t>
      </w:r>
      <w:proofErr w:type="spellEnd"/>
      <w:r w:rsidR="00D43E10">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sidR="00D43E10">
        <w:rPr>
          <w:rFonts w:ascii="Times New Roman" w:hAnsi="Times New Roman" w:cs="Times New Roman"/>
          <w:sz w:val="24"/>
          <w:szCs w:val="24"/>
          <w:lang w:val="en-US"/>
        </w:rPr>
        <w:t>Elmes</w:t>
      </w:r>
      <w:proofErr w:type="spellEnd"/>
      <w:r w:rsidR="00D43E10">
        <w:rPr>
          <w:rFonts w:ascii="Times New Roman" w:hAnsi="Times New Roman" w:cs="Times New Roman"/>
          <w:sz w:val="24"/>
          <w:szCs w:val="24"/>
          <w:lang w:val="en-US"/>
        </w:rPr>
        <w:t xml:space="preserve">, 2001;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spp.) during later instars (</w:t>
      </w:r>
      <w:proofErr w:type="spellStart"/>
      <w:r w:rsidR="00D43E10">
        <w:rPr>
          <w:rFonts w:ascii="Times New Roman" w:hAnsi="Times New Roman" w:cs="Times New Roman"/>
          <w:sz w:val="24"/>
          <w:szCs w:val="24"/>
          <w:lang w:val="en-US"/>
        </w:rPr>
        <w:t>Als</w:t>
      </w:r>
      <w:proofErr w:type="spellEnd"/>
      <w:r w:rsidR="00D43E10">
        <w:rPr>
          <w:rFonts w:ascii="Times New Roman" w:hAnsi="Times New Roman" w:cs="Times New Roman"/>
          <w:sz w:val="24"/>
          <w:szCs w:val="24"/>
          <w:lang w:val="en-US"/>
        </w:rPr>
        <w:t xml:space="preserve">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r w:rsidR="00D43E10">
        <w:rPr>
          <w:rFonts w:ascii="Times New Roman" w:hAnsi="Times New Roman" w:cs="Times New Roman"/>
          <w:i/>
          <w:iCs/>
          <w:sz w:val="24"/>
          <w:szCs w:val="24"/>
          <w:lang w:val="en-US"/>
        </w:rPr>
        <w:t>Gentiana pneumonanthe</w:t>
      </w:r>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r w:rsidR="00D43E10">
        <w:rPr>
          <w:rFonts w:ascii="Times New Roman" w:hAnsi="Times New Roman" w:cs="Times New Roman"/>
          <w:i/>
          <w:iCs/>
          <w:sz w:val="24"/>
          <w:szCs w:val="24"/>
          <w:lang w:val="en-US"/>
        </w:rPr>
        <w:t>Phengaris alcon</w:t>
      </w:r>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w:t>
      </w:r>
      <w:proofErr w:type="spellStart"/>
      <w:r w:rsidR="00D43E10">
        <w:rPr>
          <w:rFonts w:ascii="Times New Roman" w:hAnsi="Times New Roman" w:cs="Times New Roman"/>
          <w:i/>
          <w:iCs/>
          <w:sz w:val="24"/>
          <w:szCs w:val="24"/>
          <w:lang w:val="en-US"/>
        </w:rPr>
        <w:t>Myrmica</w:t>
      </w:r>
      <w:proofErr w:type="spellEnd"/>
      <w:r w:rsidR="00D43E10">
        <w:rPr>
          <w:rFonts w:ascii="Times New Roman" w:hAnsi="Times New Roman" w:cs="Times New Roman"/>
          <w:sz w:val="24"/>
          <w:szCs w:val="24"/>
          <w:lang w:val="en-US"/>
        </w:rPr>
        <w:t xml:space="preserve"> ants. As developmental stages preferred for oviposition in early-flowering plants usually </w:t>
      </w:r>
      <w:r w:rsidR="00D43E10">
        <w:rPr>
          <w:rFonts w:ascii="Times New Roman" w:hAnsi="Times New Roman" w:cs="Times New Roman"/>
          <w:sz w:val="24"/>
          <w:szCs w:val="24"/>
          <w:lang w:val="en-US"/>
        </w:rPr>
        <w:lastRenderedPageBreak/>
        <w:t xml:space="preserve">coincide with the oviposition period of the butterfly (A. Valdés and J. Ehrlén,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C24CF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10360D97"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3745EE" w:rsidRPr="00775842">
        <w:rPr>
          <w:rFonts w:ascii="Times New Roman" w:hAnsi="Times New Roman" w:cs="Times New Roman"/>
          <w:sz w:val="24"/>
          <w:szCs w:val="24"/>
          <w:lang w:val="en-US"/>
        </w:rPr>
        <w:t xml:space="preserve">two individuals having </w:t>
      </w:r>
      <w:r w:rsidR="003745EE">
        <w:rPr>
          <w:rFonts w:ascii="Times New Roman" w:hAnsi="Times New Roman" w:cs="Times New Roman"/>
          <w:sz w:val="24"/>
          <w:szCs w:val="24"/>
          <w:lang w:val="en-US"/>
        </w:rPr>
        <w:t>the same</w:t>
      </w:r>
      <w:r w:rsidR="003745EE" w:rsidRPr="00775842">
        <w:rPr>
          <w:rFonts w:ascii="Times New Roman" w:hAnsi="Times New Roman" w:cs="Times New Roman"/>
          <w:sz w:val="24"/>
          <w:szCs w:val="24"/>
          <w:lang w:val="en-US"/>
        </w:rPr>
        <w:t xml:space="preserve"> difference in development stage</w:t>
      </w:r>
      <w:r w:rsidR="003745EE">
        <w:rPr>
          <w:rFonts w:ascii="Times New Roman" w:hAnsi="Times New Roman" w:cs="Times New Roman"/>
          <w:sz w:val="24"/>
          <w:szCs w:val="24"/>
          <w:lang w:val="en-US"/>
        </w:rPr>
        <w:t xml:space="preserve"> (e.g. </w:t>
      </w:r>
      <w:r w:rsidR="003745EE" w:rsidRPr="00775842">
        <w:rPr>
          <w:rFonts w:ascii="Times New Roman" w:hAnsi="Times New Roman" w:cs="Times New Roman"/>
          <w:sz w:val="24"/>
          <w:szCs w:val="24"/>
          <w:lang w:val="en-US"/>
        </w:rPr>
        <w:t xml:space="preserve">large buds </w:t>
      </w:r>
      <w:r w:rsidR="003745EE">
        <w:rPr>
          <w:rFonts w:ascii="Times New Roman" w:hAnsi="Times New Roman" w:cs="Times New Roman"/>
          <w:sz w:val="24"/>
          <w:szCs w:val="24"/>
          <w:lang w:val="en-US"/>
        </w:rPr>
        <w:t>vs.</w:t>
      </w:r>
      <w:r w:rsidR="003745EE" w:rsidRPr="00775842">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just </w:t>
      </w:r>
      <w:r w:rsidR="003745EE" w:rsidRPr="00775842">
        <w:rPr>
          <w:rFonts w:ascii="Times New Roman" w:hAnsi="Times New Roman" w:cs="Times New Roman"/>
          <w:sz w:val="24"/>
          <w:szCs w:val="24"/>
          <w:lang w:val="en-US"/>
        </w:rPr>
        <w:t>open</w:t>
      </w:r>
      <w:r w:rsidR="003745EE">
        <w:rPr>
          <w:rFonts w:ascii="Times New Roman" w:hAnsi="Times New Roman" w:cs="Times New Roman"/>
          <w:sz w:val="24"/>
          <w:szCs w:val="24"/>
          <w:lang w:val="en-US"/>
        </w:rPr>
        <w:t>ed</w:t>
      </w:r>
      <w:r w:rsidR="003745EE" w:rsidRPr="00775842">
        <w:rPr>
          <w:rFonts w:ascii="Times New Roman" w:hAnsi="Times New Roman" w:cs="Times New Roman"/>
          <w:sz w:val="24"/>
          <w:szCs w:val="24"/>
          <w:lang w:val="en-US"/>
        </w:rPr>
        <w:t xml:space="preserve"> flowers</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differ by just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by up to ten days if temperatures are low. Hence, </w:t>
      </w:r>
      <w:r w:rsidR="003745EE">
        <w:rPr>
          <w:rFonts w:ascii="Times New Roman" w:hAnsi="Times New Roman" w:cs="Times New Roman"/>
          <w:sz w:val="24"/>
          <w:szCs w:val="24"/>
          <w:lang w:val="en-US"/>
        </w:rPr>
        <w:t>equal</w:t>
      </w:r>
      <w:r w:rsidR="003745EE" w:rsidRPr="00775842">
        <w:rPr>
          <w:rFonts w:ascii="Times New Roman" w:hAnsi="Times New Roman" w:cs="Times New Roman"/>
          <w:sz w:val="24"/>
          <w:szCs w:val="24"/>
          <w:lang w:val="en-US"/>
        </w:rPr>
        <w:t xml:space="preserve"> differences in developmental stage might translate into </w:t>
      </w:r>
      <w:r w:rsidR="003745EE">
        <w:rPr>
          <w:rFonts w:ascii="Times New Roman" w:hAnsi="Times New Roman" w:cs="Times New Roman"/>
          <w:sz w:val="24"/>
          <w:szCs w:val="24"/>
          <w:lang w:val="en-US"/>
        </w:rPr>
        <w:t>unequal</w:t>
      </w:r>
      <w:r w:rsidR="003745EE" w:rsidRPr="00775842">
        <w:rPr>
          <w:rFonts w:ascii="Times New Roman" w:hAnsi="Times New Roman" w:cs="Times New Roman"/>
          <w:sz w:val="24"/>
          <w:szCs w:val="24"/>
          <w:lang w:val="en-US"/>
        </w:rPr>
        <w:t xml:space="preserve"> differences in first flowering date if temperatures vary during the flowering season.</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developmental rate at one occasion is that </w:t>
      </w:r>
      <w:r w:rsidR="00D46D38" w:rsidRPr="00D46D38">
        <w:rPr>
          <w:rFonts w:ascii="Times New Roman" w:hAnsi="Times New Roman" w:cs="Times New Roman"/>
          <w:sz w:val="24"/>
          <w:szCs w:val="24"/>
          <w:lang w:val="en-US"/>
        </w:rPr>
        <w:lastRenderedPageBreak/>
        <w:t xml:space="preserve">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w:t>
      </w:r>
      <w:r>
        <w:rPr>
          <w:rFonts w:ascii="Times New Roman" w:hAnsi="Times New Roman" w:cs="Times New Roman"/>
          <w:sz w:val="24"/>
          <w:szCs w:val="24"/>
          <w:lang w:val="en-US"/>
        </w:rPr>
        <w:lastRenderedPageBreak/>
        <w:t xml:space="preserve">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6362F61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 xml:space="preserve">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t>
      </w:r>
      <w:commentRangeStart w:id="2"/>
      <w:commentRangeStart w:id="3"/>
      <w:del w:id="4" w:author="Alicia" w:date="2016-09-05T17:57:00Z">
        <w:r w:rsidDel="00301E88">
          <w:rPr>
            <w:rFonts w:ascii="Times New Roman" w:hAnsi="Times New Roman" w:cs="Times New Roman"/>
            <w:sz w:val="24"/>
            <w:szCs w:val="24"/>
            <w:lang w:val="en-US"/>
          </w:rPr>
          <w:delText xml:space="preserve">We fitted a linear model with Type II sums of squares. </w:delText>
        </w:r>
        <w:commentRangeEnd w:id="2"/>
        <w:r w:rsidR="009D238F" w:rsidDel="00301E88">
          <w:rPr>
            <w:rStyle w:val="Refdecomentario"/>
          </w:rPr>
          <w:commentReference w:id="2"/>
        </w:r>
      </w:del>
      <w:commentRangeEnd w:id="3"/>
      <w:r w:rsidR="00301E88">
        <w:rPr>
          <w:rStyle w:val="Refdecomentario"/>
        </w:rPr>
        <w:commentReference w:id="3"/>
      </w:r>
      <w:r>
        <w:rPr>
          <w:rFonts w:ascii="Times New Roman" w:hAnsi="Times New Roman" w:cs="Times New Roman"/>
          <w:sz w:val="24"/>
          <w:szCs w:val="24"/>
          <w:lang w:val="en-US"/>
        </w:rPr>
        <w:t>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t>
      </w:r>
      <w:r>
        <w:rPr>
          <w:rFonts w:ascii="Times New Roman" w:hAnsi="Times New Roman" w:cs="Times New Roman"/>
          <w:sz w:val="24"/>
          <w:szCs w:val="24"/>
          <w:lang w:val="en-US"/>
        </w:rPr>
        <w:lastRenderedPageBreak/>
        <w:t xml:space="preserve">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4CA5A8D9" w:rsidR="00D43E10" w:rsidRDefault="00D43E10">
      <w:pPr>
        <w:spacing w:line="480" w:lineRule="auto"/>
        <w:ind w:firstLine="708"/>
        <w:rPr>
          <w:ins w:id="5" w:author="Alicia" w:date="2016-09-05T17:59:00Z"/>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constructed a linear mixed model </w:t>
      </w:r>
      <w:del w:id="6" w:author="Alicia" w:date="2016-09-05T17:58:00Z">
        <w:r w:rsidDel="00301E88">
          <w:rPr>
            <w:rFonts w:ascii="Times New Roman" w:hAnsi="Times New Roman" w:cs="Times New Roman"/>
            <w:sz w:val="24"/>
            <w:szCs w:val="24"/>
            <w:lang w:val="en-US"/>
          </w:rPr>
          <w:delText xml:space="preserve">(Type II sums of squares) </w:delText>
        </w:r>
      </w:del>
      <w:r>
        <w:rPr>
          <w:rFonts w:ascii="Times New Roman" w:hAnsi="Times New Roman" w:cs="Times New Roman"/>
          <w:sz w:val="24"/>
          <w:szCs w:val="24"/>
          <w:lang w:val="en-US"/>
        </w:rPr>
        <w:t>for each year. Predictors included standardized reproductive traits</w:t>
      </w:r>
      <w:ins w:id="7" w:author="Alicia" w:date="2016-09-05T17:59:00Z">
        <w:r w:rsidR="00301E88">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8" w:author="Alicia" w:date="2016-09-05T17:59:00Z">
        <w:r w:rsidR="003953F3" w:rsidDel="00301E88">
          <w:rPr>
            <w:rFonts w:ascii="Times New Roman" w:hAnsi="Times New Roman" w:cs="Times New Roman"/>
            <w:sz w:val="24"/>
            <w:szCs w:val="24"/>
            <w:lang w:val="en-US"/>
          </w:rPr>
          <w:delText xml:space="preserve">and </w:delText>
        </w:r>
      </w:del>
      <w:r w:rsidR="003953F3">
        <w:rPr>
          <w:rFonts w:ascii="Times New Roman" w:hAnsi="Times New Roman" w:cs="Times New Roman"/>
          <w:sz w:val="24"/>
          <w:szCs w:val="24"/>
          <w:lang w:val="en-US"/>
        </w:rPr>
        <w:t xml:space="preserve">predation </w:t>
      </w:r>
      <w:ins w:id="9" w:author="Alicia" w:date="2016-09-05T17:59:00Z">
        <w:r w:rsidR="00301E88">
          <w:rPr>
            <w:rFonts w:ascii="Times New Roman" w:hAnsi="Times New Roman" w:cs="Times New Roman"/>
            <w:sz w:val="24"/>
            <w:szCs w:val="24"/>
            <w:lang w:val="en-US"/>
          </w:rPr>
          <w:t xml:space="preserve">and </w:t>
        </w:r>
      </w:ins>
      <w:ins w:id="10" w:author="Alicia" w:date="2016-09-05T18:00:00Z">
        <w:r w:rsidR="00301E88">
          <w:rPr>
            <w:rFonts w:ascii="Times New Roman" w:hAnsi="Times New Roman" w:cs="Times New Roman"/>
            <w:sz w:val="24"/>
            <w:szCs w:val="24"/>
            <w:lang w:val="en-US"/>
          </w:rPr>
          <w:t xml:space="preserve">trait </w:t>
        </w:r>
        <w:r w:rsidR="00301E88">
          <w:rPr>
            <w:rFonts w:ascii="Times New Roman" w:hAnsi="Times New Roman" w:cs="Times New Roman"/>
            <w:sz w:val="24"/>
            <w:szCs w:val="24"/>
            <w:lang w:val="en-US"/>
          </w:rPr>
          <w:t>×</w:t>
        </w:r>
        <w:r w:rsidR="00301E88">
          <w:rPr>
            <w:rFonts w:ascii="Times New Roman" w:hAnsi="Times New Roman" w:cs="Times New Roman"/>
            <w:sz w:val="24"/>
            <w:szCs w:val="24"/>
            <w:lang w:val="en-US"/>
          </w:rPr>
          <w:t xml:space="preserve"> predation</w:t>
        </w:r>
      </w:ins>
      <w:ins w:id="11" w:author="Alicia" w:date="2016-09-05T18:01:00Z">
        <w:r w:rsidR="00301E88">
          <w:rPr>
            <w:rFonts w:ascii="Times New Roman" w:hAnsi="Times New Roman" w:cs="Times New Roman"/>
            <w:sz w:val="24"/>
            <w:szCs w:val="24"/>
            <w:lang w:val="en-US"/>
          </w:rPr>
          <w:t xml:space="preserve"> interactions</w:t>
        </w:r>
      </w:ins>
      <w:ins w:id="12" w:author="Alicia" w:date="2016-09-05T17:59:00Z">
        <w:r w:rsidR="00301E88">
          <w:rPr>
            <w:rFonts w:ascii="Times New Roman" w:hAnsi="Times New Roman" w:cs="Times New Roman"/>
            <w:sz w:val="24"/>
            <w:szCs w:val="24"/>
            <w:lang w:val="en-US"/>
          </w:rPr>
          <w:t xml:space="preserve"> </w:t>
        </w:r>
      </w:ins>
      <w:r w:rsidR="003953F3">
        <w:rPr>
          <w:rFonts w:ascii="Times New Roman" w:hAnsi="Times New Roman" w:cs="Times New Roman"/>
          <w:sz w:val="24"/>
          <w:szCs w:val="24"/>
          <w:lang w:val="en-US"/>
        </w:rPr>
        <w:t>as fixed effects</w:t>
      </w:r>
      <w:ins w:id="13" w:author="Alicia" w:date="2016-09-05T17:59:00Z">
        <w:r w:rsidR="00301E88">
          <w:rPr>
            <w:rFonts w:ascii="Times New Roman" w:hAnsi="Times New Roman" w:cs="Times New Roman"/>
            <w:sz w:val="24"/>
            <w:szCs w:val="24"/>
            <w:lang w:val="en-US"/>
          </w:rPr>
          <w:t>, and</w:t>
        </w:r>
      </w:ins>
      <w:ins w:id="14" w:author="Alicia" w:date="2016-09-05T18:01:00Z">
        <w:r w:rsidR="006C787E">
          <w:rPr>
            <w:rFonts w:ascii="Times New Roman" w:hAnsi="Times New Roman" w:cs="Times New Roman"/>
            <w:sz w:val="24"/>
            <w:szCs w:val="24"/>
            <w:lang w:val="en-US"/>
          </w:rPr>
          <w:t xml:space="preserve"> </w:t>
        </w:r>
      </w:ins>
      <w:del w:id="15" w:author="Alicia" w:date="2016-09-05T18:00:00Z">
        <w:r w:rsidR="003953F3" w:rsidDel="00301E88">
          <w:rPr>
            <w:rFonts w:ascii="Times New Roman" w:hAnsi="Times New Roman" w:cs="Times New Roman"/>
            <w:sz w:val="24"/>
            <w:szCs w:val="24"/>
            <w:lang w:val="en-US"/>
          </w:rPr>
          <w:delText xml:space="preserve">. </w:delText>
        </w:r>
        <w:r w:rsidDel="00301E88">
          <w:rPr>
            <w:rFonts w:ascii="Times New Roman" w:hAnsi="Times New Roman" w:cs="Times New Roman"/>
            <w:sz w:val="24"/>
            <w:szCs w:val="24"/>
            <w:lang w:val="en-US"/>
          </w:rPr>
          <w:delText xml:space="preserve">Effects of </w:delText>
        </w:r>
      </w:del>
      <w:r>
        <w:rPr>
          <w:rFonts w:ascii="Times New Roman" w:hAnsi="Times New Roman" w:cs="Times New Roman"/>
          <w:sz w:val="24"/>
          <w:szCs w:val="24"/>
          <w:lang w:val="en-US"/>
        </w:rPr>
        <w:t>trait × population</w:t>
      </w:r>
      <w:ins w:id="16" w:author="Alicia" w:date="2016-09-05T18:00:00Z">
        <w:r w:rsidR="00301E88">
          <w:rPr>
            <w:rFonts w:ascii="Times New Roman" w:hAnsi="Times New Roman" w:cs="Times New Roman"/>
            <w:sz w:val="24"/>
            <w:szCs w:val="24"/>
            <w:lang w:val="en-US"/>
          </w:rPr>
          <w:t xml:space="preserve"> interactions as</w:t>
        </w:r>
      </w:ins>
      <w:r>
        <w:rPr>
          <w:rFonts w:ascii="Times New Roman" w:hAnsi="Times New Roman" w:cs="Times New Roman"/>
          <w:sz w:val="24"/>
          <w:szCs w:val="24"/>
          <w:lang w:val="en-US"/>
        </w:rPr>
        <w:t xml:space="preserve"> </w:t>
      </w:r>
      <w:del w:id="17" w:author="Alicia" w:date="2016-09-05T18:00:00Z">
        <w:r w:rsidR="003953F3" w:rsidDel="00301E88">
          <w:rPr>
            <w:rFonts w:ascii="Times New Roman" w:hAnsi="Times New Roman" w:cs="Times New Roman"/>
            <w:sz w:val="24"/>
            <w:szCs w:val="24"/>
            <w:lang w:val="en-US"/>
          </w:rPr>
          <w:delText>(</w:delText>
        </w:r>
      </w:del>
      <w:r w:rsidR="003953F3">
        <w:rPr>
          <w:rFonts w:ascii="Times New Roman" w:hAnsi="Times New Roman" w:cs="Times New Roman"/>
          <w:sz w:val="24"/>
          <w:szCs w:val="24"/>
          <w:lang w:val="en-US"/>
        </w:rPr>
        <w:t>random effects nested within predation</w:t>
      </w:r>
      <w:del w:id="18" w:author="Alicia" w:date="2016-09-05T18:00:00Z">
        <w:r w:rsidR="003953F3" w:rsidDel="00301E88">
          <w:rPr>
            <w:rFonts w:ascii="Times New Roman" w:hAnsi="Times New Roman" w:cs="Times New Roman"/>
            <w:sz w:val="24"/>
            <w:szCs w:val="24"/>
            <w:lang w:val="en-US"/>
          </w:rPr>
          <w:delText xml:space="preserve">) </w:delText>
        </w:r>
        <w:r w:rsidDel="00301E88">
          <w:rPr>
            <w:rFonts w:ascii="Times New Roman" w:hAnsi="Times New Roman" w:cs="Times New Roman"/>
            <w:sz w:val="24"/>
            <w:szCs w:val="24"/>
            <w:lang w:val="en-US"/>
          </w:rPr>
          <w:delText>and trait × predation interactions were only included in these models if the trait × population interaction was significant</w:delText>
        </w:r>
      </w:del>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562CF915" w14:textId="58338AA5" w:rsidR="00301E88" w:rsidDel="006C787E" w:rsidRDefault="00301E88">
      <w:pPr>
        <w:spacing w:line="480" w:lineRule="auto"/>
        <w:ind w:firstLine="708"/>
        <w:rPr>
          <w:del w:id="19" w:author="Alicia" w:date="2016-09-05T18:01:00Z"/>
          <w:rFonts w:ascii="Times New Roman" w:hAnsi="Times New Roman" w:cs="Times New Roman"/>
          <w:sz w:val="24"/>
          <w:szCs w:val="24"/>
          <w:lang w:val="en-US"/>
        </w:rPr>
      </w:pP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0B202A07"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r w:rsidR="005A4AF9">
        <w:rPr>
          <w:rFonts w:ascii="Times New Roman" w:hAnsi="Times New Roman" w:cs="Times New Roman"/>
          <w:sz w:val="24"/>
          <w:szCs w:val="24"/>
          <w:lang w:val="en-US"/>
        </w:rPr>
        <w:lastRenderedPageBreak/>
        <w:t xml:space="preserve">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w:t>
      </w:r>
      <w:r>
        <w:rPr>
          <w:rFonts w:ascii="Times New Roman" w:hAnsi="Times New Roman" w:cs="Times New Roman"/>
          <w:sz w:val="24"/>
          <w:szCs w:val="24"/>
          <w:lang w:val="en-US"/>
        </w:rPr>
        <w:lastRenderedPageBreak/>
        <w:t xml:space="preserve">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68A70267"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ins w:id="20" w:author="Alicia" w:date="2016-09-05T17:52:00Z">
        <w:r w:rsidR="007C4EE4">
          <w:rPr>
            <w:rFonts w:ascii="Times New Roman" w:hAnsi="Times New Roman" w:cs="Times New Roman"/>
            <w:sz w:val="24"/>
            <w:szCs w:val="24"/>
            <w:lang w:val="en-US"/>
          </w:rPr>
          <w:t>S</w:t>
        </w:r>
      </w:ins>
      <w:ins w:id="21" w:author="Alicia" w:date="2016-09-05T15:14:00Z">
        <w:r w:rsidR="00FA13DC">
          <w:rPr>
            <w:rFonts w:ascii="Times New Roman" w:hAnsi="Times New Roman" w:cs="Times New Roman"/>
            <w:sz w:val="24"/>
            <w:szCs w:val="24"/>
            <w:lang w:val="en-US"/>
          </w:rPr>
          <w:t>election</w:t>
        </w:r>
      </w:ins>
      <w:ins w:id="22" w:author="Alicia" w:date="2016-09-05T17:52:00Z">
        <w:r w:rsidR="007C4EE4">
          <w:rPr>
            <w:rFonts w:ascii="Times New Roman" w:hAnsi="Times New Roman" w:cs="Times New Roman"/>
            <w:sz w:val="24"/>
            <w:szCs w:val="24"/>
            <w:lang w:val="en-US"/>
          </w:rPr>
          <w:t xml:space="preserve"> varied both</w:t>
        </w:r>
      </w:ins>
      <w:ins w:id="23" w:author="Alicia" w:date="2016-09-05T15:14:00Z">
        <w:r w:rsidR="00FA13DC">
          <w:rPr>
            <w:rFonts w:ascii="Times New Roman" w:hAnsi="Times New Roman" w:cs="Times New Roman"/>
            <w:sz w:val="24"/>
            <w:szCs w:val="24"/>
            <w:lang w:val="en-US"/>
          </w:rPr>
          <w:t xml:space="preserve"> </w:t>
        </w:r>
        <w:commentRangeStart w:id="24"/>
        <w:r w:rsidR="00FA13DC">
          <w:rPr>
            <w:rFonts w:ascii="Times New Roman" w:hAnsi="Times New Roman" w:cs="Times New Roman"/>
            <w:sz w:val="24"/>
            <w:szCs w:val="24"/>
            <w:lang w:val="en-US"/>
          </w:rPr>
          <w:t xml:space="preserve">among populations </w:t>
        </w:r>
      </w:ins>
      <w:commentRangeEnd w:id="24"/>
      <w:ins w:id="25" w:author="Alicia" w:date="2016-09-05T15:24:00Z">
        <w:r w:rsidR="00155D54">
          <w:rPr>
            <w:rStyle w:val="Refdecomentario"/>
          </w:rPr>
          <w:commentReference w:id="24"/>
        </w:r>
      </w:ins>
      <w:ins w:id="26" w:author="Alicia" w:date="2016-09-05T15:14:00Z">
        <w:r w:rsidR="00FA13DC">
          <w:rPr>
            <w:rFonts w:ascii="Times New Roman" w:hAnsi="Times New Roman" w:cs="Times New Roman"/>
            <w:sz w:val="24"/>
            <w:szCs w:val="24"/>
            <w:lang w:val="en-US"/>
          </w:rPr>
          <w:t>within years (</w:t>
        </w:r>
      </w:ins>
      <w:ins w:id="27" w:author="Alicia" w:date="2016-09-05T15:16:00Z">
        <w:r w:rsidR="00FA13DC">
          <w:rPr>
            <w:rFonts w:ascii="Times New Roman" w:hAnsi="Times New Roman" w:cs="Times New Roman"/>
            <w:sz w:val="24"/>
            <w:szCs w:val="24"/>
            <w:lang w:val="en-US"/>
          </w:rPr>
          <w:t>SD of selection gradients</w:t>
        </w:r>
      </w:ins>
      <w:ins w:id="28" w:author="Alicia" w:date="2016-09-05T17:54:00Z">
        <w:r w:rsidR="007C4EE4">
          <w:rPr>
            <w:rFonts w:ascii="Times New Roman" w:hAnsi="Times New Roman" w:cs="Times New Roman"/>
            <w:sz w:val="24"/>
            <w:szCs w:val="24"/>
            <w:lang w:val="en-US"/>
          </w:rPr>
          <w:t xml:space="preserve"> for all populations</w:t>
        </w:r>
      </w:ins>
      <w:ins w:id="29" w:author="Alicia" w:date="2016-09-05T15:16:00Z">
        <w:r w:rsidR="00FA13DC">
          <w:rPr>
            <w:rFonts w:ascii="Times New Roman" w:hAnsi="Times New Roman" w:cs="Times New Roman"/>
            <w:sz w:val="24"/>
            <w:szCs w:val="24"/>
            <w:lang w:val="en-US"/>
          </w:rPr>
          <w:t xml:space="preserve">, </w:t>
        </w:r>
      </w:ins>
      <w:ins w:id="30" w:author="Alicia" w:date="2016-09-05T15:15:00Z">
        <w:r w:rsidR="00FA13DC">
          <w:rPr>
            <w:rFonts w:ascii="Times New Roman" w:hAnsi="Times New Roman" w:cs="Times New Roman"/>
            <w:sz w:val="24"/>
            <w:szCs w:val="24"/>
            <w:lang w:val="en-US"/>
          </w:rPr>
          <w:t xml:space="preserve">2010: </w:t>
        </w:r>
      </w:ins>
      <w:ins w:id="31" w:author="Alicia" w:date="2016-09-05T15:14:00Z">
        <w:r w:rsidR="00FA13DC">
          <w:rPr>
            <w:rFonts w:ascii="Times New Roman" w:hAnsi="Times New Roman" w:cs="Times New Roman"/>
            <w:sz w:val="24"/>
            <w:szCs w:val="24"/>
            <w:lang w:val="en-US"/>
          </w:rPr>
          <w:t>0.29</w:t>
        </w:r>
      </w:ins>
      <w:ins w:id="32" w:author="Alicia" w:date="2016-09-05T15:15:00Z">
        <w:r w:rsidR="00FA13DC">
          <w:rPr>
            <w:rFonts w:ascii="Times New Roman" w:hAnsi="Times New Roman" w:cs="Times New Roman"/>
            <w:sz w:val="24"/>
            <w:szCs w:val="24"/>
            <w:lang w:val="en-US"/>
          </w:rPr>
          <w:t xml:space="preserve">; 2011: </w:t>
        </w:r>
      </w:ins>
      <w:ins w:id="33" w:author="Alicia" w:date="2016-09-05T15:16:00Z">
        <w:r w:rsidR="00FA13DC">
          <w:rPr>
            <w:rFonts w:ascii="Times New Roman" w:hAnsi="Times New Roman" w:cs="Times New Roman"/>
            <w:sz w:val="24"/>
            <w:szCs w:val="24"/>
            <w:lang w:val="en-US"/>
          </w:rPr>
          <w:t>0.25)</w:t>
        </w:r>
      </w:ins>
      <w:ins w:id="34" w:author="Alicia" w:date="2016-09-05T15:15:00Z">
        <w:r w:rsidR="00FA13DC">
          <w:rPr>
            <w:rFonts w:ascii="Times New Roman" w:hAnsi="Times New Roman" w:cs="Times New Roman"/>
            <w:sz w:val="24"/>
            <w:szCs w:val="24"/>
            <w:lang w:val="en-US"/>
          </w:rPr>
          <w:t xml:space="preserve"> </w:t>
        </w:r>
      </w:ins>
      <w:ins w:id="35" w:author="Alicia" w:date="2016-09-05T17:52:00Z">
        <w:r w:rsidR="007C4EE4">
          <w:rPr>
            <w:rFonts w:ascii="Times New Roman" w:hAnsi="Times New Roman" w:cs="Times New Roman"/>
            <w:sz w:val="24"/>
            <w:szCs w:val="24"/>
            <w:lang w:val="en-US"/>
          </w:rPr>
          <w:t>and a</w:t>
        </w:r>
      </w:ins>
      <w:ins w:id="36" w:author="Alicia" w:date="2016-09-05T15:20:00Z">
        <w:r w:rsidR="008A273C">
          <w:rPr>
            <w:rFonts w:ascii="Times New Roman" w:hAnsi="Times New Roman" w:cs="Times New Roman"/>
            <w:sz w:val="24"/>
            <w:szCs w:val="24"/>
            <w:lang w:val="en-US"/>
          </w:rPr>
          <w:t>mong years within populations (</w:t>
        </w:r>
      </w:ins>
      <w:ins w:id="37" w:author="Alicia" w:date="2016-09-05T17:52:00Z">
        <w:r w:rsidR="007C4EE4">
          <w:rPr>
            <w:rFonts w:ascii="Times New Roman" w:hAnsi="Times New Roman" w:cs="Times New Roman"/>
            <w:sz w:val="24"/>
            <w:szCs w:val="24"/>
            <w:lang w:val="en-US"/>
          </w:rPr>
          <w:t>mean SD</w:t>
        </w:r>
      </w:ins>
      <w:ins w:id="38" w:author="Alicia" w:date="2016-09-05T17:53:00Z">
        <w:r w:rsidR="007C4EE4">
          <w:rPr>
            <w:rFonts w:ascii="Times New Roman" w:hAnsi="Times New Roman" w:cs="Times New Roman"/>
            <w:sz w:val="24"/>
            <w:szCs w:val="24"/>
            <w:lang w:val="en-US"/>
          </w:rPr>
          <w:t xml:space="preserve"> of</w:t>
        </w:r>
      </w:ins>
      <w:ins w:id="39" w:author="Alicia" w:date="2016-09-05T17:54:00Z">
        <w:r w:rsidR="007C4EE4">
          <w:rPr>
            <w:rFonts w:ascii="Times New Roman" w:hAnsi="Times New Roman" w:cs="Times New Roman"/>
            <w:sz w:val="24"/>
            <w:szCs w:val="24"/>
            <w:lang w:val="en-US"/>
          </w:rPr>
          <w:t xml:space="preserve"> selection gradients for both years </w:t>
        </w:r>
      </w:ins>
      <w:ins w:id="40" w:author="Alicia" w:date="2016-09-05T17:53:00Z">
        <w:r w:rsidR="007C4EE4">
          <w:rPr>
            <w:rFonts w:ascii="Times New Roman" w:hAnsi="Times New Roman" w:cs="Times New Roman"/>
            <w:sz w:val="24"/>
            <w:szCs w:val="24"/>
            <w:lang w:val="en-US"/>
          </w:rPr>
          <w:t>was 0.10</w:t>
        </w:r>
      </w:ins>
      <w:ins w:id="41" w:author="Alicia" w:date="2016-09-05T15:20:00Z">
        <w:r w:rsidR="008A273C">
          <w:rPr>
            <w:rFonts w:ascii="Times New Roman" w:hAnsi="Times New Roman" w:cs="Times New Roman"/>
            <w:sz w:val="24"/>
            <w:szCs w:val="24"/>
            <w:lang w:val="en-US"/>
          </w:rPr>
          <w:t>)</w:t>
        </w:r>
      </w:ins>
      <w:ins w:id="42" w:author="Alicia" w:date="2016-09-05T15:21:00Z">
        <w:r w:rsidR="008A273C">
          <w:rPr>
            <w:rFonts w:ascii="Times New Roman" w:hAnsi="Times New Roman" w:cs="Times New Roman"/>
            <w:sz w:val="24"/>
            <w:szCs w:val="24"/>
            <w:lang w:val="en-US"/>
          </w:rPr>
          <w:t>.</w:t>
        </w:r>
      </w:ins>
      <w:commentRangeStart w:id="43"/>
      <w:r>
        <w:rPr>
          <w:rFonts w:ascii="Times New Roman" w:hAnsi="Times New Roman" w:cs="Times New Roman"/>
          <w:sz w:val="24"/>
          <w:szCs w:val="24"/>
          <w:lang w:val="en-US"/>
        </w:rPr>
        <w:t xml:space="preserve"> </w:t>
      </w:r>
      <w:commentRangeEnd w:id="43"/>
      <w:r w:rsidR="00C06139">
        <w:rPr>
          <w:rStyle w:val="Refdecomentario"/>
        </w:rPr>
        <w:commentReference w:id="43"/>
      </w:r>
      <w:r>
        <w:rPr>
          <w:rFonts w:ascii="Times New Roman" w:hAnsi="Times New Roman" w:cs="Times New Roman"/>
          <w:sz w:val="24"/>
          <w:szCs w:val="24"/>
          <w:lang w:val="en-US"/>
        </w:rPr>
        <w:t xml:space="preserve">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in </w:t>
      </w:r>
      <w:proofErr w:type="gramStart"/>
      <w:r>
        <w:rPr>
          <w:rFonts w:ascii="Times New Roman" w:hAnsi="Times New Roman" w:cs="Times New Roman"/>
          <w:sz w:val="24"/>
          <w:szCs w:val="24"/>
          <w:lang w:val="en-US"/>
        </w:rPr>
        <w:t>plant</w:t>
      </w:r>
      <w:proofErr w:type="gramEnd"/>
      <w:r>
        <w:rPr>
          <w:rFonts w:ascii="Times New Roman" w:hAnsi="Times New Roman" w:cs="Times New Roman"/>
          <w:sz w:val="24"/>
          <w:szCs w:val="24"/>
          <w:lang w:val="en-US"/>
        </w:rPr>
        <w:t xml:space="preserve">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ins w:id="44" w:author="Alicia" w:date="2016-09-05T15:15:00Z">
        <w:r w:rsidR="00FA13DC">
          <w:rPr>
            <w:rFonts w:ascii="Times New Roman" w:hAnsi="Times New Roman" w:cs="Times New Roman"/>
            <w:sz w:val="24"/>
            <w:szCs w:val="24"/>
            <w:lang w:val="en-US"/>
          </w:rPr>
          <w:t xml:space="preserve">, </w:t>
        </w:r>
      </w:ins>
      <w:ins w:id="45" w:author="Alicia" w:date="2016-09-05T15:22:00Z">
        <w:r w:rsidR="008A273C" w:rsidRPr="008A273C">
          <w:rPr>
            <w:rFonts w:ascii="Times New Roman" w:hAnsi="Times New Roman" w:cs="Times New Roman"/>
            <w:sz w:val="24"/>
            <w:szCs w:val="24"/>
            <w:lang w:val="en-US"/>
          </w:rPr>
          <w:t>SD of selection gradients</w:t>
        </w:r>
        <w:r w:rsidR="008A273C">
          <w:rPr>
            <w:rFonts w:ascii="Times New Roman" w:hAnsi="Times New Roman" w:cs="Times New Roman"/>
            <w:sz w:val="24"/>
            <w:szCs w:val="24"/>
            <w:lang w:val="en-US"/>
          </w:rPr>
          <w:t xml:space="preserve"> for these populations</w:t>
        </w:r>
        <w:r w:rsidR="008A273C" w:rsidRPr="008A273C">
          <w:rPr>
            <w:rFonts w:ascii="Times New Roman" w:hAnsi="Times New Roman" w:cs="Times New Roman"/>
            <w:sz w:val="24"/>
            <w:szCs w:val="24"/>
            <w:lang w:val="en-US"/>
          </w:rPr>
          <w:t>, 2010: 0.2</w:t>
        </w:r>
      </w:ins>
      <w:ins w:id="46" w:author="Alicia" w:date="2016-09-05T15:23:00Z">
        <w:r w:rsidR="008A273C">
          <w:rPr>
            <w:rFonts w:ascii="Times New Roman" w:hAnsi="Times New Roman" w:cs="Times New Roman"/>
            <w:sz w:val="24"/>
            <w:szCs w:val="24"/>
            <w:lang w:val="en-US"/>
          </w:rPr>
          <w:t>2</w:t>
        </w:r>
      </w:ins>
      <w:ins w:id="47" w:author="Alicia" w:date="2016-09-05T15:22:00Z">
        <w:r w:rsidR="008A273C" w:rsidRPr="008A273C">
          <w:rPr>
            <w:rFonts w:ascii="Times New Roman" w:hAnsi="Times New Roman" w:cs="Times New Roman"/>
            <w:sz w:val="24"/>
            <w:szCs w:val="24"/>
            <w:lang w:val="en-US"/>
          </w:rPr>
          <w:t>; 2011: 0.</w:t>
        </w:r>
      </w:ins>
      <w:ins w:id="48" w:author="Alicia" w:date="2016-09-05T15:23:00Z">
        <w:r w:rsidR="008A273C">
          <w:rPr>
            <w:rFonts w:ascii="Times New Roman" w:hAnsi="Times New Roman" w:cs="Times New Roman"/>
            <w:sz w:val="24"/>
            <w:szCs w:val="24"/>
            <w:lang w:val="en-US"/>
          </w:rPr>
          <w:t>19</w:t>
        </w:r>
      </w:ins>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0E820B65"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found evidence of directional selection also on flower number and shoot height</w:t>
      </w:r>
      <w:del w:id="49" w:author="Alicia" w:date="2016-09-05T18:04:00Z">
        <w:r w:rsidDel="006C787E">
          <w:rPr>
            <w:rFonts w:ascii="Times New Roman" w:hAnsi="Times New Roman" w:cs="Times New Roman"/>
            <w:sz w:val="24"/>
            <w:szCs w:val="24"/>
            <w:lang w:val="en-US"/>
          </w:rPr>
          <w:delText xml:space="preserve"> in both study years</w:delText>
        </w:r>
      </w:del>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del w:id="50" w:author="Alicia" w:date="2016-09-05T18:04:00Z">
        <w:r w:rsidR="00973B0D" w:rsidDel="006C787E">
          <w:rPr>
            <w:rFonts w:ascii="Times New Roman" w:hAnsi="Times New Roman" w:cs="Times New Roman"/>
            <w:sz w:val="24"/>
            <w:szCs w:val="24"/>
            <w:lang w:val="en-US"/>
          </w:rPr>
          <w:delText>were no differences among populations in</w:delText>
        </w:r>
      </w:del>
      <w:ins w:id="51" w:author="Alicia" w:date="2016-09-05T18:04:00Z">
        <w:r w:rsidR="006C787E">
          <w:rPr>
            <w:rFonts w:ascii="Times New Roman" w:hAnsi="Times New Roman" w:cs="Times New Roman"/>
            <w:sz w:val="24"/>
            <w:szCs w:val="24"/>
            <w:lang w:val="en-US"/>
          </w:rPr>
          <w:t>was no</w:t>
        </w:r>
      </w:ins>
      <w:r w:rsidR="00973B0D">
        <w:rPr>
          <w:rFonts w:ascii="Times New Roman" w:hAnsi="Times New Roman" w:cs="Times New Roman"/>
          <w:sz w:val="24"/>
          <w:szCs w:val="24"/>
          <w:lang w:val="en-US"/>
        </w:rPr>
        <w:t xml:space="preserve"> selection on shoot height </w:t>
      </w:r>
      <w:del w:id="52" w:author="Alicia" w:date="2016-09-05T14:19:00Z">
        <w:r w:rsidR="009D238F" w:rsidDel="00CE7E4F">
          <w:rPr>
            <w:rFonts w:ascii="Times New Roman" w:hAnsi="Times New Roman" w:cs="Times New Roman"/>
            <w:sz w:val="24"/>
            <w:szCs w:val="24"/>
            <w:lang w:val="en-US"/>
          </w:rPr>
          <w:delText>I</w:delText>
        </w:r>
      </w:del>
      <w:ins w:id="53" w:author="Alicia" w:date="2016-09-05T14:19:00Z">
        <w:r w:rsidR="00CE7E4F">
          <w:rPr>
            <w:rFonts w:ascii="Times New Roman" w:hAnsi="Times New Roman" w:cs="Times New Roman"/>
            <w:sz w:val="24"/>
            <w:szCs w:val="24"/>
            <w:lang w:val="en-US"/>
          </w:rPr>
          <w:t>i</w:t>
        </w:r>
      </w:ins>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2010</w:t>
      </w:r>
      <w:del w:id="54" w:author="Alicia" w:date="2016-09-05T18:05:00Z">
        <w:r w:rsidR="00973B0D" w:rsidDel="006C787E">
          <w:rPr>
            <w:rFonts w:ascii="Times New Roman" w:hAnsi="Times New Roman" w:cs="Times New Roman"/>
            <w:sz w:val="24"/>
            <w:szCs w:val="24"/>
            <w:lang w:val="en-US"/>
          </w:rPr>
          <w:delText xml:space="preserve"> </w:delText>
        </w:r>
        <w:r w:rsidR="009D238F" w:rsidDel="006C787E">
          <w:rPr>
            <w:rFonts w:ascii="Times New Roman" w:hAnsi="Times New Roman" w:cs="Times New Roman"/>
            <w:sz w:val="24"/>
            <w:szCs w:val="24"/>
            <w:lang w:val="en-US"/>
          </w:rPr>
          <w:delText xml:space="preserve">there was </w:delText>
        </w:r>
        <w:r w:rsidR="00973B0D" w:rsidDel="006C787E">
          <w:rPr>
            <w:rFonts w:ascii="Times New Roman" w:hAnsi="Times New Roman" w:cs="Times New Roman"/>
            <w:sz w:val="24"/>
            <w:szCs w:val="24"/>
            <w:lang w:val="en-US"/>
          </w:rPr>
          <w:delText xml:space="preserve">selection for higher shoots </w:delText>
        </w:r>
        <w:r w:rsidR="009D238F" w:rsidDel="006C787E">
          <w:rPr>
            <w:rFonts w:ascii="Times New Roman" w:hAnsi="Times New Roman" w:cs="Times New Roman"/>
            <w:sz w:val="24"/>
            <w:szCs w:val="24"/>
            <w:lang w:val="en-US"/>
          </w:rPr>
          <w:delText>in all populations</w:delText>
        </w:r>
      </w:del>
      <w:r w:rsidR="00973B0D">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while </w:t>
      </w:r>
      <w:del w:id="55" w:author="Alicia" w:date="2016-09-05T18:05:00Z">
        <w:r w:rsidR="00973B0D" w:rsidDel="00824240">
          <w:rPr>
            <w:rFonts w:ascii="Times New Roman" w:hAnsi="Times New Roman" w:cs="Times New Roman"/>
            <w:sz w:val="24"/>
            <w:szCs w:val="24"/>
            <w:lang w:val="en-US"/>
          </w:rPr>
          <w:delText xml:space="preserve">selection on shoot height </w:delText>
        </w:r>
      </w:del>
      <w:ins w:id="56" w:author="Alicia" w:date="2016-09-05T18:05:00Z">
        <w:r w:rsidR="00824240">
          <w:rPr>
            <w:rFonts w:ascii="Times New Roman" w:hAnsi="Times New Roman" w:cs="Times New Roman"/>
            <w:sz w:val="24"/>
            <w:szCs w:val="24"/>
            <w:lang w:val="en-US"/>
          </w:rPr>
          <w:t xml:space="preserve">it </w:t>
        </w:r>
      </w:ins>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with and without the seed predator in 2011</w:t>
      </w:r>
      <w:r w:rsidR="00973B0D">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45A74093"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64926E61"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ins w:id="57" w:author="Alicia" w:date="2016-09-05T14:42:00Z">
        <w:r w:rsidR="00FF3130">
          <w:rPr>
            <w:rFonts w:ascii="Times New Roman" w:hAnsi="Times New Roman" w:cs="Times New Roman"/>
            <w:sz w:val="24"/>
            <w:szCs w:val="24"/>
            <w:lang w:val="en-US"/>
          </w:rPr>
          <w:t xml:space="preserve"> </w:t>
        </w:r>
        <w:r w:rsidR="00FF3130">
          <w:rPr>
            <w:rFonts w:ascii="Times New Roman" w:hAnsi="Times New Roman" w:cs="Times New Roman"/>
            <w:sz w:val="24"/>
            <w:szCs w:val="24"/>
            <w:lang w:val="en-US"/>
          </w:rPr>
          <w:t>(Fig. 2)</w:t>
        </w:r>
      </w:ins>
      <w:r w:rsidR="00C407BE">
        <w:rPr>
          <w:rFonts w:ascii="Times New Roman" w:hAnsi="Times New Roman" w:cs="Times New Roman"/>
          <w:sz w:val="24"/>
          <w:szCs w:val="24"/>
          <w:lang w:val="en-US"/>
        </w:rPr>
        <w:t xml:space="preserve"> </w:t>
      </w:r>
      <w:commentRangeStart w:id="58"/>
      <w:ins w:id="59" w:author="Alicia" w:date="2016-09-05T14:43:00Z">
        <w:r w:rsidR="00FF3130">
          <w:rPr>
            <w:rFonts w:ascii="Times New Roman" w:hAnsi="Times New Roman" w:cs="Times New Roman"/>
            <w:sz w:val="24"/>
            <w:szCs w:val="24"/>
            <w:lang w:val="en-US"/>
          </w:rPr>
          <w:t xml:space="preserve">and </w:t>
        </w:r>
      </w:ins>
      <w:ins w:id="60" w:author="Alicia" w:date="2016-09-05T14:42:00Z">
        <w:r w:rsidR="00FF3130">
          <w:rPr>
            <w:rFonts w:ascii="Times New Roman" w:hAnsi="Times New Roman" w:cs="Times New Roman"/>
            <w:sz w:val="24"/>
            <w:szCs w:val="24"/>
            <w:lang w:val="en-US"/>
          </w:rPr>
          <w:t>the probability of predator attack (Appendix S3)</w:t>
        </w:r>
      </w:ins>
      <w:commentRangeEnd w:id="58"/>
      <w:ins w:id="61" w:author="Alicia" w:date="2016-09-05T14:48:00Z">
        <w:r w:rsidR="00E133B9">
          <w:rPr>
            <w:rStyle w:val="Refdecomentario"/>
          </w:rPr>
          <w:commentReference w:id="58"/>
        </w:r>
      </w:ins>
      <w:ins w:id="62" w:author="Alicia" w:date="2016-09-05T14:42:00Z">
        <w:r w:rsidR="00FF3130">
          <w:rPr>
            <w:rFonts w:ascii="Times New Roman" w:hAnsi="Times New Roman" w:cs="Times New Roman"/>
            <w:sz w:val="24"/>
            <w:szCs w:val="24"/>
            <w:lang w:val="en-US"/>
          </w:rPr>
          <w:t xml:space="preserve"> </w:t>
        </w:r>
      </w:ins>
      <w:r w:rsidR="0076677B">
        <w:rPr>
          <w:rFonts w:ascii="Times New Roman" w:hAnsi="Times New Roman" w:cs="Times New Roman"/>
          <w:sz w:val="24"/>
          <w:szCs w:val="24"/>
          <w:lang w:val="en-US"/>
        </w:rPr>
        <w:t>in both years</w:t>
      </w:r>
      <w:del w:id="63" w:author="Alicia" w:date="2016-09-05T14:42:00Z">
        <w:r w:rsidR="0076677B" w:rsidDel="00FF3130">
          <w:rPr>
            <w:rFonts w:ascii="Times New Roman" w:hAnsi="Times New Roman" w:cs="Times New Roman"/>
            <w:sz w:val="24"/>
            <w:szCs w:val="24"/>
            <w:lang w:val="en-US"/>
          </w:rPr>
          <w:delText xml:space="preserve"> (Fig. 2)</w:delText>
        </w:r>
      </w:del>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del w:id="64" w:author="Alicia" w:date="2016-09-05T14:43:00Z">
        <w:r w:rsidR="001A1D25" w:rsidDel="00FF3130">
          <w:rPr>
            <w:rFonts w:ascii="Times New Roman" w:hAnsi="Times New Roman" w:cs="Times New Roman"/>
            <w:sz w:val="24"/>
            <w:szCs w:val="24"/>
            <w:lang w:val="en-US"/>
          </w:rPr>
          <w:delText>The results were similar for the model where indirect effects were mediated by</w:delText>
        </w:r>
      </w:del>
      <w:del w:id="65" w:author="Alicia" w:date="2016-09-05T14:42:00Z">
        <w:r w:rsidR="001A1D25" w:rsidDel="00FF3130">
          <w:rPr>
            <w:rFonts w:ascii="Times New Roman" w:hAnsi="Times New Roman" w:cs="Times New Roman"/>
            <w:sz w:val="24"/>
            <w:szCs w:val="24"/>
            <w:lang w:val="en-US"/>
          </w:rPr>
          <w:delText xml:space="preserve"> the probability of predator attack (Appendix S3)</w:delText>
        </w:r>
      </w:del>
      <w:del w:id="66" w:author="Alicia" w:date="2016-09-05T14:43:00Z">
        <w:r w:rsidR="001A1D25" w:rsidDel="00FF3130">
          <w:rPr>
            <w:rFonts w:ascii="Times New Roman" w:hAnsi="Times New Roman" w:cs="Times New Roman"/>
            <w:sz w:val="24"/>
            <w:szCs w:val="24"/>
            <w:lang w:val="en-US"/>
          </w:rPr>
          <w:delText>.</w:delText>
        </w:r>
        <w:r w:rsidR="00906BF6" w:rsidDel="00FF3130">
          <w:rPr>
            <w:rFonts w:ascii="Times New Roman" w:hAnsi="Times New Roman" w:cs="Times New Roman"/>
            <w:sz w:val="24"/>
            <w:szCs w:val="24"/>
            <w:lang w:val="en-US"/>
          </w:rPr>
          <w:delText xml:space="preserve"> </w:delText>
        </w:r>
      </w:del>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ins w:id="67" w:author="Alicia" w:date="2016-09-05T14:31:00Z">
        <w:r w:rsidR="00FE6D9A">
          <w:rPr>
            <w:rFonts w:ascii="Times New Roman" w:hAnsi="Times New Roman" w:cs="Times New Roman"/>
            <w:sz w:val="24"/>
            <w:szCs w:val="24"/>
            <w:lang w:val="en-US"/>
          </w:rPr>
          <w:t xml:space="preserve"> showed spatial and temporal variation in effect sizes, although </w:t>
        </w:r>
      </w:ins>
      <w:del w:id="68" w:author="Alicia" w:date="2016-09-05T14:32:00Z">
        <w:r w:rsidR="00D43E10" w:rsidRPr="001913F2" w:rsidDel="00FE6D9A">
          <w:rPr>
            <w:rFonts w:ascii="Times New Roman" w:hAnsi="Times New Roman" w:cs="Times New Roman"/>
            <w:sz w:val="24"/>
            <w:szCs w:val="24"/>
            <w:lang w:val="en-US"/>
          </w:rPr>
          <w:delText xml:space="preserve"> identified </w:delText>
        </w:r>
        <w:r w:rsidR="00B25594" w:rsidDel="00FE6D9A">
          <w:rPr>
            <w:rFonts w:ascii="Times New Roman" w:hAnsi="Times New Roman" w:cs="Times New Roman"/>
            <w:sz w:val="24"/>
            <w:szCs w:val="24"/>
            <w:lang w:val="en-US"/>
          </w:rPr>
          <w:delText xml:space="preserve">both </w:delText>
        </w:r>
      </w:del>
      <w:r w:rsidR="00B25594">
        <w:rPr>
          <w:rFonts w:ascii="Times New Roman" w:hAnsi="Times New Roman" w:cs="Times New Roman"/>
          <w:sz w:val="24"/>
          <w:szCs w:val="24"/>
          <w:lang w:val="en-US"/>
        </w:rPr>
        <w:t xml:space="preserve">direct and </w:t>
      </w:r>
      <w:r w:rsidR="00B25594">
        <w:rPr>
          <w:rFonts w:ascii="Times New Roman" w:hAnsi="Times New Roman" w:cs="Times New Roman"/>
          <w:sz w:val="24"/>
          <w:szCs w:val="24"/>
          <w:lang w:val="en-US"/>
        </w:rPr>
        <w:lastRenderedPageBreak/>
        <w:t xml:space="preserve">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ins w:id="69" w:author="Alicia" w:date="2016-09-05T14:32:00Z">
        <w:r w:rsidR="00FE6D9A">
          <w:rPr>
            <w:rFonts w:ascii="Times New Roman" w:hAnsi="Times New Roman" w:cs="Times New Roman"/>
            <w:sz w:val="24"/>
            <w:szCs w:val="24"/>
            <w:lang w:val="en-US"/>
          </w:rPr>
          <w:t xml:space="preserve"> were relatively consistent</w:t>
        </w:r>
      </w:ins>
      <w:del w:id="70" w:author="Alicia" w:date="2016-09-05T14:33:00Z">
        <w:r w:rsidR="00B53242" w:rsidDel="00FE6D9A">
          <w:rPr>
            <w:rFonts w:ascii="Times New Roman" w:hAnsi="Times New Roman" w:cs="Times New Roman"/>
            <w:sz w:val="24"/>
            <w:szCs w:val="24"/>
            <w:lang w:val="en-US"/>
          </w:rPr>
          <w:delText xml:space="preserve">, </w:delText>
        </w:r>
        <w:r w:rsidR="00892326" w:rsidDel="00FE6D9A">
          <w:rPr>
            <w:rFonts w:ascii="Times New Roman" w:hAnsi="Times New Roman" w:cs="Times New Roman"/>
            <w:sz w:val="24"/>
            <w:szCs w:val="24"/>
            <w:lang w:val="en-US"/>
          </w:rPr>
          <w:delText xml:space="preserve">while </w:delText>
        </w:r>
        <w:r w:rsidR="00B53242" w:rsidDel="00FE6D9A">
          <w:rPr>
            <w:rFonts w:ascii="Times New Roman" w:hAnsi="Times New Roman" w:cs="Times New Roman"/>
            <w:sz w:val="24"/>
            <w:szCs w:val="24"/>
            <w:lang w:val="en-US"/>
          </w:rPr>
          <w:delText xml:space="preserve">effects of shoot height </w:delText>
        </w:r>
        <w:r w:rsidR="00892326" w:rsidDel="00FE6D9A">
          <w:rPr>
            <w:rFonts w:ascii="Times New Roman" w:hAnsi="Times New Roman" w:cs="Times New Roman"/>
            <w:sz w:val="24"/>
            <w:szCs w:val="24"/>
            <w:lang w:val="en-US"/>
          </w:rPr>
          <w:delText>were</w:delText>
        </w:r>
        <w:r w:rsidR="00B53242" w:rsidDel="00FE6D9A">
          <w:rPr>
            <w:rFonts w:ascii="Times New Roman" w:hAnsi="Times New Roman" w:cs="Times New Roman"/>
            <w:sz w:val="24"/>
            <w:szCs w:val="24"/>
            <w:lang w:val="en-US"/>
          </w:rPr>
          <w:delText xml:space="preserve"> not significant in most of the cases</w:delText>
        </w:r>
      </w:del>
      <w:r>
        <w:rPr>
          <w:rFonts w:ascii="Times New Roman" w:hAnsi="Times New Roman" w:cs="Times New Roman"/>
          <w:sz w:val="24"/>
          <w:szCs w:val="24"/>
          <w:lang w:val="en-US"/>
        </w:rPr>
        <w:t xml:space="preserve"> (Table 4, Appendices S4-5</w:t>
      </w:r>
      <w:ins w:id="71" w:author="Alicia" w:date="2016-09-05T14:33:00Z">
        <w:r w:rsidR="00FE6D9A">
          <w:rPr>
            <w:rFonts w:ascii="Times New Roman" w:hAnsi="Times New Roman" w:cs="Times New Roman"/>
            <w:sz w:val="24"/>
            <w:szCs w:val="24"/>
            <w:lang w:val="en-US"/>
          </w:rPr>
          <w:t xml:space="preserve"> and S9</w:t>
        </w:r>
      </w:ins>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del w:id="72" w:author="Alicia" w:date="2016-09-05T14:34:00Z">
        <w:r w:rsidR="0076677B" w:rsidDel="00FE6D9A">
          <w:rPr>
            <w:rFonts w:ascii="Times New Roman" w:hAnsi="Times New Roman" w:cs="Times New Roman"/>
            <w:sz w:val="24"/>
            <w:szCs w:val="24"/>
            <w:lang w:val="en-US"/>
          </w:rPr>
          <w:delText>The size</w:delText>
        </w:r>
        <w:r w:rsidR="00B53242" w:rsidDel="00FE6D9A">
          <w:rPr>
            <w:rFonts w:ascii="Times New Roman" w:hAnsi="Times New Roman" w:cs="Times New Roman"/>
            <w:sz w:val="24"/>
            <w:szCs w:val="24"/>
            <w:lang w:val="en-US"/>
          </w:rPr>
          <w:delText xml:space="preserve"> of effects varied among populations and years</w:delText>
        </w:r>
        <w:r w:rsidR="00136EFC" w:rsidDel="00FE6D9A">
          <w:rPr>
            <w:rFonts w:ascii="Times New Roman" w:hAnsi="Times New Roman" w:cs="Times New Roman"/>
            <w:sz w:val="24"/>
            <w:szCs w:val="24"/>
            <w:lang w:val="en-US"/>
          </w:rPr>
          <w:delText xml:space="preserve">, as </w:delText>
        </w:r>
        <w:r w:rsidR="0076677B" w:rsidDel="00FE6D9A">
          <w:rPr>
            <w:rFonts w:ascii="Times New Roman" w:hAnsi="Times New Roman" w:cs="Times New Roman"/>
            <w:sz w:val="24"/>
            <w:szCs w:val="24"/>
            <w:lang w:val="en-US"/>
          </w:rPr>
          <w:delText>eviden</w:delText>
        </w:r>
        <w:r w:rsidR="00AA1AD4" w:rsidDel="00FE6D9A">
          <w:rPr>
            <w:rFonts w:ascii="Times New Roman" w:hAnsi="Times New Roman" w:cs="Times New Roman"/>
            <w:sz w:val="24"/>
            <w:szCs w:val="24"/>
            <w:lang w:val="en-US"/>
          </w:rPr>
          <w:delText>ced</w:delText>
        </w:r>
        <w:r w:rsidR="0076677B" w:rsidDel="00FE6D9A">
          <w:rPr>
            <w:rFonts w:ascii="Times New Roman" w:hAnsi="Times New Roman" w:cs="Times New Roman"/>
            <w:sz w:val="24"/>
            <w:szCs w:val="24"/>
            <w:lang w:val="en-US"/>
          </w:rPr>
          <w:delText xml:space="preserve"> </w:delText>
        </w:r>
        <w:r w:rsidR="00582EDF" w:rsidDel="00FE6D9A">
          <w:rPr>
            <w:rFonts w:ascii="Times New Roman" w:hAnsi="Times New Roman" w:cs="Times New Roman"/>
            <w:sz w:val="24"/>
            <w:szCs w:val="24"/>
            <w:lang w:val="en-US"/>
          </w:rPr>
          <w:delText xml:space="preserve">by </w:delText>
        </w:r>
        <w:r w:rsidR="00892326" w:rsidDel="00FE6D9A">
          <w:rPr>
            <w:rFonts w:ascii="Times New Roman" w:hAnsi="Times New Roman" w:cs="Times New Roman"/>
            <w:sz w:val="24"/>
            <w:szCs w:val="24"/>
            <w:lang w:val="en-US"/>
          </w:rPr>
          <w:delText>the</w:delText>
        </w:r>
        <w:r w:rsidR="00136EFC" w:rsidDel="00FE6D9A">
          <w:rPr>
            <w:rFonts w:ascii="Times New Roman" w:hAnsi="Times New Roman" w:cs="Times New Roman"/>
            <w:sz w:val="24"/>
            <w:szCs w:val="24"/>
            <w:lang w:val="en-US"/>
          </w:rPr>
          <w:delText xml:space="preserve"> unstandardized coefficients</w:delText>
        </w:r>
        <w:r w:rsidR="00892326" w:rsidDel="00FE6D9A">
          <w:rPr>
            <w:rFonts w:ascii="Times New Roman" w:hAnsi="Times New Roman" w:cs="Times New Roman"/>
            <w:sz w:val="24"/>
            <w:szCs w:val="24"/>
            <w:lang w:val="en-US"/>
          </w:rPr>
          <w:delText xml:space="preserve"> (Appendix S9)</w:delText>
        </w:r>
        <w:r w:rsidR="00136EFC" w:rsidDel="00FE6D9A">
          <w:rPr>
            <w:rFonts w:ascii="Times New Roman" w:hAnsi="Times New Roman" w:cs="Times New Roman"/>
            <w:sz w:val="24"/>
            <w:szCs w:val="24"/>
            <w:lang w:val="en-US"/>
          </w:rPr>
          <w:delText xml:space="preserve">. </w:delText>
        </w:r>
      </w:del>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commentRangeStart w:id="73"/>
      <w:del w:id="74" w:author="Alicia" w:date="2016-09-05T14:34:00Z">
        <w:r w:rsidR="002123D7" w:rsidDel="00FE6D9A">
          <w:rPr>
            <w:rFonts w:ascii="Times New Roman" w:hAnsi="Times New Roman" w:cs="Times New Roman"/>
            <w:sz w:val="24"/>
            <w:szCs w:val="24"/>
            <w:lang w:val="en-US"/>
          </w:rPr>
          <w:delText>increase</w:delText>
        </w:r>
        <w:r w:rsidR="00DF0233" w:rsidDel="00FE6D9A">
          <w:rPr>
            <w:rFonts w:ascii="Times New Roman" w:hAnsi="Times New Roman" w:cs="Times New Roman"/>
            <w:sz w:val="24"/>
            <w:szCs w:val="24"/>
            <w:lang w:val="en-US"/>
          </w:rPr>
          <w:delText>d</w:delText>
        </w:r>
        <w:r w:rsidR="002123D7" w:rsidDel="00FE6D9A">
          <w:rPr>
            <w:rFonts w:ascii="Times New Roman" w:hAnsi="Times New Roman" w:cs="Times New Roman"/>
            <w:sz w:val="24"/>
            <w:szCs w:val="24"/>
            <w:lang w:val="en-US"/>
          </w:rPr>
          <w:delText xml:space="preserve"> the probability of being attacked </w:delText>
        </w:r>
        <w:commentRangeStart w:id="75"/>
        <w:r w:rsidR="002123D7" w:rsidDel="00FE6D9A">
          <w:rPr>
            <w:rFonts w:ascii="Times New Roman" w:hAnsi="Times New Roman" w:cs="Times New Roman"/>
            <w:sz w:val="24"/>
            <w:szCs w:val="24"/>
            <w:lang w:val="en-US"/>
          </w:rPr>
          <w:delText xml:space="preserve">by the </w:delText>
        </w:r>
        <w:r w:rsidR="00EF5684" w:rsidRPr="00EF5684" w:rsidDel="00FE6D9A">
          <w:rPr>
            <w:rFonts w:ascii="Times New Roman" w:hAnsi="Times New Roman" w:cs="Times New Roman"/>
            <w:sz w:val="24"/>
            <w:szCs w:val="24"/>
            <w:lang w:val="en-US"/>
          </w:rPr>
          <w:delText xml:space="preserve">butterfly seed predator </w:delText>
        </w:r>
        <w:r w:rsidR="002123D7" w:rsidDel="00FE6D9A">
          <w:rPr>
            <w:rFonts w:ascii="Times New Roman" w:hAnsi="Times New Roman" w:cs="Times New Roman"/>
            <w:sz w:val="24"/>
            <w:szCs w:val="24"/>
            <w:lang w:val="en-US"/>
          </w:rPr>
          <w:delText xml:space="preserve">by 9% (Appendix S5) and </w:delText>
        </w:r>
      </w:del>
      <w:r w:rsidR="002123D7">
        <w:rPr>
          <w:rFonts w:ascii="Times New Roman" w:hAnsi="Times New Roman" w:cs="Times New Roman"/>
          <w:sz w:val="24"/>
          <w:szCs w:val="24"/>
          <w:lang w:val="en-US"/>
        </w:rPr>
        <w:t xml:space="preserve">lead to an additional 0.87 eggs laid per plant </w:t>
      </w:r>
      <w:commentRangeEnd w:id="75"/>
      <w:r w:rsidR="0094342B">
        <w:rPr>
          <w:rStyle w:val="Refdecomentario"/>
        </w:rPr>
        <w:commentReference w:id="75"/>
      </w:r>
      <w:commentRangeEnd w:id="73"/>
      <w:r w:rsidR="00FE6D9A">
        <w:rPr>
          <w:rStyle w:val="Refdecomentario"/>
        </w:rPr>
        <w:commentReference w:id="73"/>
      </w:r>
      <w:r w:rsidR="002123D7">
        <w:rPr>
          <w:rFonts w:ascii="Times New Roman" w:hAnsi="Times New Roman" w:cs="Times New Roman"/>
          <w:sz w:val="24"/>
          <w:szCs w:val="24"/>
          <w:lang w:val="en-US"/>
        </w:rPr>
        <w:t>(Appendix S9). Each additional egg laid on a plant, in turn, reduced the number of intact fruits by 0.08 on average (Appendix S9)</w:t>
      </w:r>
      <w:r w:rsidR="0094342B">
        <w:rPr>
          <w:rFonts w:ascii="Times New Roman" w:hAnsi="Times New Roman" w:cs="Times New Roman"/>
          <w:sz w:val="24"/>
          <w:szCs w:val="24"/>
          <w:lang w:val="en-US"/>
        </w:rPr>
        <w:t xml:space="preserve">, </w:t>
      </w:r>
      <w:commentRangeStart w:id="76"/>
      <w:r w:rsidR="0094342B">
        <w:rPr>
          <w:rFonts w:ascii="Times New Roman" w:hAnsi="Times New Roman" w:cs="Times New Roman"/>
          <w:sz w:val="24"/>
          <w:szCs w:val="24"/>
          <w:lang w:val="en-US"/>
        </w:rPr>
        <w:t>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commentRangeStart w:id="77"/>
      <w:r w:rsidR="002123D7">
        <w:rPr>
          <w:rFonts w:ascii="Times New Roman" w:hAnsi="Times New Roman" w:cs="Times New Roman"/>
          <w:sz w:val="24"/>
          <w:szCs w:val="24"/>
          <w:lang w:val="en-US"/>
        </w:rPr>
        <w:t>0.</w:t>
      </w:r>
      <w:del w:id="78" w:author="Alicia" w:date="2016-09-05T14:35:00Z">
        <w:r w:rsidR="002123D7" w:rsidDel="00FE6D9A">
          <w:rPr>
            <w:rFonts w:ascii="Times New Roman" w:hAnsi="Times New Roman" w:cs="Times New Roman"/>
            <w:sz w:val="24"/>
            <w:szCs w:val="24"/>
            <w:lang w:val="en-US"/>
          </w:rPr>
          <w:delText xml:space="preserve">05 </w:delText>
        </w:r>
      </w:del>
      <w:ins w:id="79" w:author="Alicia" w:date="2016-09-05T14:35:00Z">
        <w:r w:rsidR="00FE6D9A">
          <w:rPr>
            <w:rFonts w:ascii="Times New Roman" w:hAnsi="Times New Roman" w:cs="Times New Roman"/>
            <w:sz w:val="24"/>
            <w:szCs w:val="24"/>
            <w:lang w:val="en-US"/>
          </w:rPr>
          <w:t>0</w:t>
        </w:r>
        <w:r w:rsidR="00FE6D9A">
          <w:rPr>
            <w:rFonts w:ascii="Times New Roman" w:hAnsi="Times New Roman" w:cs="Times New Roman"/>
            <w:sz w:val="24"/>
            <w:szCs w:val="24"/>
            <w:lang w:val="en-US"/>
          </w:rPr>
          <w:t>7</w:t>
        </w:r>
        <w:r w:rsidR="00FE6D9A">
          <w:rPr>
            <w:rFonts w:ascii="Times New Roman" w:hAnsi="Times New Roman" w:cs="Times New Roman"/>
            <w:sz w:val="24"/>
            <w:szCs w:val="24"/>
            <w:lang w:val="en-US"/>
          </w:rPr>
          <w:t xml:space="preserve"> </w:t>
        </w:r>
      </w:ins>
      <w:r w:rsidR="002123D7">
        <w:rPr>
          <w:rFonts w:ascii="Times New Roman" w:hAnsi="Times New Roman" w:cs="Times New Roman"/>
          <w:sz w:val="24"/>
          <w:szCs w:val="24"/>
          <w:lang w:val="en-US"/>
        </w:rPr>
        <w:t>intact fruits</w:t>
      </w:r>
      <w:commentRangeEnd w:id="76"/>
      <w:r w:rsidR="0094342B">
        <w:rPr>
          <w:rStyle w:val="Refdecomentario"/>
        </w:rPr>
        <w:commentReference w:id="76"/>
      </w:r>
      <w:commentRangeEnd w:id="77"/>
      <w:r w:rsidR="00FE6D9A">
        <w:rPr>
          <w:rStyle w:val="Refdecomentario"/>
        </w:rPr>
        <w:commentReference w:id="77"/>
      </w:r>
      <w:r w:rsidR="002123D7">
        <w:rPr>
          <w:rFonts w:ascii="Times New Roman" w:hAnsi="Times New Roman" w:cs="Times New Roman"/>
          <w:sz w:val="24"/>
          <w:szCs w:val="24"/>
          <w:lang w:val="en-US"/>
        </w:rPr>
        <w:t xml:space="preserve">, corresponding to </w:t>
      </w:r>
      <w:r w:rsidR="0094342B">
        <w:rPr>
          <w:rFonts w:ascii="Times New Roman" w:hAnsi="Times New Roman" w:cs="Times New Roman"/>
          <w:sz w:val="24"/>
          <w:szCs w:val="24"/>
          <w:lang w:val="en-US"/>
        </w:rPr>
        <w:t xml:space="preserve">about </w:t>
      </w:r>
      <w:del w:id="80" w:author="Alicia" w:date="2016-09-05T14:36:00Z">
        <w:r w:rsidR="002123D7" w:rsidDel="00FE6D9A">
          <w:rPr>
            <w:rFonts w:ascii="Times New Roman" w:hAnsi="Times New Roman" w:cs="Times New Roman"/>
            <w:sz w:val="24"/>
            <w:szCs w:val="24"/>
            <w:lang w:val="en-US"/>
          </w:rPr>
          <w:delText xml:space="preserve">25 </w:delText>
        </w:r>
      </w:del>
      <w:ins w:id="81" w:author="Alicia" w:date="2016-09-05T14:36:00Z">
        <w:r w:rsidR="00FE6D9A">
          <w:rPr>
            <w:rFonts w:ascii="Times New Roman" w:hAnsi="Times New Roman" w:cs="Times New Roman"/>
            <w:sz w:val="24"/>
            <w:szCs w:val="24"/>
            <w:lang w:val="en-US"/>
          </w:rPr>
          <w:t>3</w:t>
        </w:r>
        <w:r w:rsidR="00FE6D9A">
          <w:rPr>
            <w:rFonts w:ascii="Times New Roman" w:hAnsi="Times New Roman" w:cs="Times New Roman"/>
            <w:sz w:val="24"/>
            <w:szCs w:val="24"/>
            <w:lang w:val="en-US"/>
          </w:rPr>
          <w:t xml:space="preserve">5 </w:t>
        </w:r>
      </w:ins>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also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514E815F" w:rsidR="005F7746" w:rsidRDefault="00D43E10"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w:t>
      </w:r>
      <w:proofErr w:type="spellStart"/>
      <w:r w:rsidR="00CE341E">
        <w:rPr>
          <w:rFonts w:ascii="Times New Roman" w:hAnsi="Times New Roman" w:cs="Times New Roman"/>
          <w:sz w:val="24"/>
          <w:szCs w:val="24"/>
          <w:lang w:val="en-US"/>
        </w:rPr>
        <w:t>Aizen</w:t>
      </w:r>
      <w:proofErr w:type="spellEnd"/>
      <w:r w:rsidR="00CE341E">
        <w:rPr>
          <w:rFonts w:ascii="Times New Roman" w:hAnsi="Times New Roman" w:cs="Times New Roman"/>
          <w:sz w:val="24"/>
          <w:szCs w:val="24"/>
          <w:lang w:val="en-US"/>
        </w:rPr>
        <w:t xml:space="preserve"> 2003; </w:t>
      </w:r>
      <w:proofErr w:type="spellStart"/>
      <w:r w:rsidR="00CE341E">
        <w:rPr>
          <w:rFonts w:ascii="Times New Roman" w:hAnsi="Times New Roman" w:cs="Times New Roman"/>
          <w:sz w:val="24"/>
          <w:szCs w:val="24"/>
          <w:lang w:val="en-US"/>
        </w:rPr>
        <w:t>Munguía</w:t>
      </w:r>
      <w:proofErr w:type="spellEnd"/>
      <w:r w:rsidR="00CE341E">
        <w:rPr>
          <w:rFonts w:ascii="Times New Roman" w:hAnsi="Times New Roman" w:cs="Times New Roman"/>
          <w:sz w:val="24"/>
          <w:szCs w:val="24"/>
          <w:lang w:val="en-US"/>
        </w:rPr>
        <w:t>-Rosas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proofErr w:type="spellStart"/>
      <w:r w:rsidRPr="008A21D6">
        <w:rPr>
          <w:rFonts w:ascii="Times New Roman" w:hAnsi="Times New Roman" w:cs="Times New Roman"/>
          <w:sz w:val="24"/>
          <w:szCs w:val="24"/>
          <w:lang w:val="en-US"/>
        </w:rPr>
        <w:t>Mahoro</w:t>
      </w:r>
      <w:proofErr w:type="spellEnd"/>
      <w:r w:rsidRPr="008A21D6">
        <w:rPr>
          <w:rFonts w:ascii="Times New Roman" w:hAnsi="Times New Roman" w:cs="Times New Roman"/>
          <w:sz w:val="24"/>
          <w:szCs w:val="24"/>
          <w:lang w:val="en-US"/>
        </w:rPr>
        <w:t xml:space="preserve"> 2003, </w:t>
      </w:r>
      <w:proofErr w:type="spellStart"/>
      <w:r w:rsidRPr="008A21D6">
        <w:rPr>
          <w:rFonts w:ascii="Times New Roman" w:hAnsi="Times New Roman" w:cs="Times New Roman"/>
          <w:sz w:val="24"/>
          <w:szCs w:val="24"/>
          <w:lang w:val="en-US"/>
        </w:rPr>
        <w:t>Ehrlén</w:t>
      </w:r>
      <w:proofErr w:type="spellEnd"/>
      <w:r w:rsidRPr="008A21D6">
        <w:rPr>
          <w:rFonts w:ascii="Times New Roman" w:hAnsi="Times New Roman" w:cs="Times New Roman"/>
          <w:sz w:val="24"/>
          <w:szCs w:val="24"/>
          <w:lang w:val="en-US"/>
        </w:rPr>
        <w:t xml:space="preserve">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02794793"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 xml:space="preserve">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w:t>
      </w:r>
      <w:r>
        <w:rPr>
          <w:rFonts w:ascii="Times New Roman" w:hAnsi="Times New Roman" w:cs="Times New Roman"/>
          <w:sz w:val="24"/>
          <w:szCs w:val="24"/>
          <w:lang w:val="en-US"/>
        </w:rPr>
        <w:lastRenderedPageBreak/>
        <w:t xml:space="preserve">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D5F38D7"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also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lastRenderedPageBreak/>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fa"/>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proofErr w:type="spellStart"/>
      <w:r w:rsidR="00942009" w:rsidRPr="00942009">
        <w:rPr>
          <w:rFonts w:ascii="Times New Roman" w:hAnsi="Times New Roman" w:cs="Times New Roman"/>
          <w:sz w:val="24"/>
          <w:szCs w:val="24"/>
          <w:lang w:val="en-US"/>
        </w:rPr>
        <w:t>Küer</w:t>
      </w:r>
      <w:proofErr w:type="spellEnd"/>
      <w:r w:rsidR="00942009" w:rsidRPr="00942009">
        <w:rPr>
          <w:rFonts w:ascii="Times New Roman" w:hAnsi="Times New Roman" w:cs="Times New Roman"/>
          <w:sz w:val="24"/>
          <w:szCs w:val="24"/>
          <w:lang w:val="en-US"/>
        </w:rPr>
        <w:t xml:space="preserve"> and </w:t>
      </w:r>
      <w:proofErr w:type="spellStart"/>
      <w:r w:rsidR="00942009" w:rsidRPr="00942009">
        <w:rPr>
          <w:rFonts w:ascii="Times New Roman" w:hAnsi="Times New Roman" w:cs="Times New Roman"/>
          <w:sz w:val="24"/>
          <w:szCs w:val="24"/>
          <w:lang w:val="en-US"/>
        </w:rPr>
        <w:t>Fartmann</w:t>
      </w:r>
      <w:proofErr w:type="spellEnd"/>
      <w:r w:rsidR="00942009" w:rsidRPr="00942009">
        <w:rPr>
          <w:rFonts w:ascii="Times New Roman" w:hAnsi="Times New Roman" w:cs="Times New Roman"/>
          <w:sz w:val="24"/>
          <w:szCs w:val="24"/>
          <w:lang w:val="en-US"/>
        </w:rPr>
        <w:t xml:space="preserve"> 2005)</w:t>
      </w:r>
      <w:r w:rsidR="00990265" w:rsidRPr="00990265">
        <w:rPr>
          <w:rFonts w:ascii="Times New Roman" w:hAnsi="Times New Roman" w:cs="Times New Roman"/>
          <w:sz w:val="24"/>
          <w:szCs w:val="24"/>
          <w:lang w:val="en-US"/>
        </w:rPr>
        <w:t>.</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agrees with what is known about the biology of the butterfly, which is unable to </w:t>
      </w:r>
      <w:r>
        <w:rPr>
          <w:rFonts w:ascii="Times New Roman" w:hAnsi="Times New Roman" w:cs="Times New Roman"/>
          <w:sz w:val="24"/>
          <w:szCs w:val="24"/>
          <w:lang w:val="en-US"/>
        </w:rPr>
        <w:lastRenderedPageBreak/>
        <w:t>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1186FF64"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del w:id="82" w:author="Alicia" w:date="2016-09-04T21:16:00Z">
        <w:r w:rsidR="00975F13" w:rsidDel="00B6126B">
          <w:rPr>
            <w:rFonts w:ascii="Times New Roman" w:hAnsi="Times New Roman" w:cs="Times New Roman"/>
            <w:sz w:val="24"/>
            <w:szCs w:val="24"/>
            <w:lang w:val="en-US"/>
          </w:rPr>
          <w:delText xml:space="preserve">identifying </w:delText>
        </w:r>
      </w:del>
      <w:ins w:id="83" w:author="Alicia" w:date="2016-09-04T21:16:00Z">
        <w:r w:rsidR="00B6126B">
          <w:rPr>
            <w:rFonts w:ascii="Times New Roman" w:hAnsi="Times New Roman" w:cs="Times New Roman"/>
            <w:sz w:val="24"/>
            <w:szCs w:val="24"/>
            <w:lang w:val="en-US"/>
          </w:rPr>
          <w:t xml:space="preserve">assessing </w:t>
        </w:r>
      </w:ins>
      <w:r w:rsidR="00975F13">
        <w:rPr>
          <w:rFonts w:ascii="Times New Roman" w:hAnsi="Times New Roman" w:cs="Times New Roman"/>
          <w:sz w:val="24"/>
          <w:szCs w:val="24"/>
          <w:lang w:val="en-US"/>
        </w:rPr>
        <w:t xml:space="preserve">the drivers of variation in natural selection requires both </w:t>
      </w:r>
      <w:del w:id="84" w:author="Alicia" w:date="2016-09-04T21:14:00Z">
        <w:r w:rsidR="00975F13" w:rsidDel="00B6126B">
          <w:rPr>
            <w:rFonts w:ascii="Times New Roman" w:hAnsi="Times New Roman" w:cs="Times New Roman"/>
            <w:sz w:val="24"/>
            <w:szCs w:val="24"/>
            <w:lang w:val="en-US"/>
          </w:rPr>
          <w:delText xml:space="preserve">that we </w:delText>
        </w:r>
      </w:del>
      <w:r w:rsidR="00975F13">
        <w:rPr>
          <w:rFonts w:ascii="Times New Roman" w:hAnsi="Times New Roman" w:cs="Times New Roman"/>
          <w:sz w:val="24"/>
          <w:szCs w:val="24"/>
          <w:lang w:val="en-US"/>
        </w:rPr>
        <w:t>identify</w:t>
      </w:r>
      <w:ins w:id="85" w:author="Alicia" w:date="2016-09-04T21:14:00Z">
        <w:r w:rsidR="00B6126B">
          <w:rPr>
            <w:rFonts w:ascii="Times New Roman" w:hAnsi="Times New Roman" w:cs="Times New Roman"/>
            <w:sz w:val="24"/>
            <w:szCs w:val="24"/>
            <w:lang w:val="en-US"/>
          </w:rPr>
          <w:t>ing</w:t>
        </w:r>
      </w:ins>
      <w:r w:rsidR="00975F13">
        <w:rPr>
          <w:rFonts w:ascii="Times New Roman" w:hAnsi="Times New Roman" w:cs="Times New Roman"/>
          <w:sz w:val="24"/>
          <w:szCs w:val="24"/>
          <w:lang w:val="en-US"/>
        </w:rPr>
        <w:t xml:space="preserve"> the relevant selective agents and </w:t>
      </w:r>
      <w:del w:id="86" w:author="Alicia" w:date="2016-09-04T21:14:00Z">
        <w:r w:rsidR="00975F13" w:rsidDel="00B6126B">
          <w:rPr>
            <w:rFonts w:ascii="Times New Roman" w:hAnsi="Times New Roman" w:cs="Times New Roman"/>
            <w:sz w:val="24"/>
            <w:szCs w:val="24"/>
            <w:lang w:val="en-US"/>
          </w:rPr>
          <w:delText xml:space="preserve">that we </w:delText>
        </w:r>
      </w:del>
      <w:r w:rsidR="00975F13">
        <w:rPr>
          <w:rFonts w:ascii="Times New Roman" w:hAnsi="Times New Roman" w:cs="Times New Roman"/>
          <w:sz w:val="24"/>
          <w:szCs w:val="24"/>
          <w:lang w:val="en-US"/>
        </w:rPr>
        <w:t>examin</w:t>
      </w:r>
      <w:ins w:id="87" w:author="Alicia" w:date="2016-09-04T21:14:00Z">
        <w:r w:rsidR="00B6126B">
          <w:rPr>
            <w:rFonts w:ascii="Times New Roman" w:hAnsi="Times New Roman" w:cs="Times New Roman"/>
            <w:sz w:val="24"/>
            <w:szCs w:val="24"/>
            <w:lang w:val="en-US"/>
          </w:rPr>
          <w:t>ing</w:t>
        </w:r>
      </w:ins>
      <w:del w:id="88" w:author="Alicia" w:date="2016-09-04T21:14:00Z">
        <w:r w:rsidR="00975F13" w:rsidDel="00B6126B">
          <w:rPr>
            <w:rFonts w:ascii="Times New Roman" w:hAnsi="Times New Roman" w:cs="Times New Roman"/>
            <w:sz w:val="24"/>
            <w:szCs w:val="24"/>
            <w:lang w:val="en-US"/>
          </w:rPr>
          <w:delText>e</w:delText>
        </w:r>
      </w:del>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ins w:id="89" w:author="Alicia" w:date="2016-09-04T21:16:00Z">
        <w:r w:rsidR="00B6126B">
          <w:rPr>
            <w:rFonts w:ascii="Times New Roman" w:hAnsi="Times New Roman" w:cs="Times New Roman"/>
            <w:sz w:val="24"/>
            <w:szCs w:val="24"/>
            <w:lang w:val="en-US"/>
          </w:rPr>
          <w:t xml:space="preserve">the </w:t>
        </w:r>
      </w:ins>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ins w:id="90" w:author="Alicia" w:date="2016-09-04T21:16:00Z">
        <w:r w:rsidR="00B6126B">
          <w:rPr>
            <w:rFonts w:ascii="Times New Roman" w:hAnsi="Times New Roman" w:cs="Times New Roman"/>
            <w:sz w:val="24"/>
            <w:szCs w:val="24"/>
            <w:lang w:val="en-US"/>
          </w:rPr>
          <w:t>s</w:t>
        </w:r>
      </w:ins>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w:t>
      </w:r>
      <w:del w:id="91" w:author="Alicia" w:date="2016-09-04T21:17:00Z">
        <w:r w:rsidR="00D43E10" w:rsidDel="00B6126B">
          <w:rPr>
            <w:rFonts w:ascii="Times New Roman" w:hAnsi="Times New Roman" w:cs="Times New Roman"/>
            <w:sz w:val="24"/>
            <w:szCs w:val="24"/>
            <w:lang w:val="en-US"/>
          </w:rPr>
          <w:delText xml:space="preserve">been </w:delText>
        </w:r>
      </w:del>
      <w:r w:rsidR="00D43E10">
        <w:rPr>
          <w:rFonts w:ascii="Times New Roman" w:hAnsi="Times New Roman" w:cs="Times New Roman"/>
          <w:sz w:val="24"/>
          <w:szCs w:val="24"/>
          <w:lang w:val="en-US"/>
        </w:rPr>
        <w:t xml:space="preserve">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 xml:space="preserve">identified (Siepielski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ins w:id="92" w:author="Alicia" w:date="2016-09-05T18:09:00Z"/>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proofErr w:type="spellStart"/>
      <w:ins w:id="93" w:author="Alicia" w:date="2016-09-05T18:09:00Z">
        <w:r w:rsidRPr="00031650">
          <w:rPr>
            <w:rFonts w:ascii="Times New Roman" w:hAnsi="Times New Roman" w:cs="Times New Roman"/>
            <w:sz w:val="24"/>
            <w:szCs w:val="24"/>
            <w:lang w:val="en-US"/>
          </w:rPr>
          <w:t>Aizen</w:t>
        </w:r>
        <w:proofErr w:type="spellEnd"/>
        <w:r w:rsidRPr="00031650">
          <w:rPr>
            <w:rFonts w:ascii="Times New Roman" w:hAnsi="Times New Roman" w:cs="Times New Roman"/>
            <w:sz w:val="24"/>
            <w:szCs w:val="24"/>
            <w:lang w:val="en-US"/>
          </w:rPr>
          <w:t xml:space="preserve">, M. A. 2003. Influences of animal pollination and seed dispersal on winter flowering in </w:t>
        </w:r>
        <w:proofErr w:type="gramStart"/>
        <w:r w:rsidRPr="00031650">
          <w:rPr>
            <w:rFonts w:ascii="Times New Roman" w:hAnsi="Times New Roman" w:cs="Times New Roman"/>
            <w:sz w:val="24"/>
            <w:szCs w:val="24"/>
            <w:lang w:val="en-US"/>
          </w:rPr>
          <w:t>a temperate</w:t>
        </w:r>
        <w:proofErr w:type="gramEnd"/>
        <w:r w:rsidRPr="00031650">
          <w:rPr>
            <w:rFonts w:ascii="Times New Roman" w:hAnsi="Times New Roman" w:cs="Times New Roman"/>
            <w:sz w:val="24"/>
            <w:szCs w:val="24"/>
            <w:lang w:val="en-US"/>
          </w:rPr>
          <w:t xml:space="preserve"> mistletoe. Ecology 84:2613–2627.</w:t>
        </w:r>
      </w:ins>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lastRenderedPageBreak/>
        <w:t xml:space="preserve">Benkman, C. W., J. W. Smith, M. Maier, L. Hansen, and M. V. </w:t>
      </w:r>
      <w:proofErr w:type="spellStart"/>
      <w:r w:rsidRPr="00E77428">
        <w:rPr>
          <w:rFonts w:ascii="Times New Roman" w:hAnsi="Times New Roman" w:cs="Times New Roman"/>
          <w:sz w:val="24"/>
          <w:szCs w:val="24"/>
          <w:lang w:val="en-US"/>
        </w:rPr>
        <w:t>Talluto</w:t>
      </w:r>
      <w:proofErr w:type="spell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r w:rsidRPr="00FF79B7">
        <w:rPr>
          <w:rFonts w:ascii="Times New Roman" w:hAnsi="Times New Roman" w:cs="Times New Roman"/>
          <w:sz w:val="24"/>
          <w:szCs w:val="24"/>
          <w:lang w:val="en-US"/>
        </w:rPr>
        <w:t xml:space="preserve">Ehrlén, J., J. </w:t>
      </w:r>
      <w:proofErr w:type="spellStart"/>
      <w:r w:rsidRPr="00FF79B7">
        <w:rPr>
          <w:rFonts w:ascii="Times New Roman" w:hAnsi="Times New Roman" w:cs="Times New Roman"/>
          <w:sz w:val="24"/>
          <w:szCs w:val="24"/>
          <w:lang w:val="en-US"/>
        </w:rPr>
        <w:t>Raabova</w:t>
      </w:r>
      <w:proofErr w:type="spellEnd"/>
      <w:r w:rsidRPr="00FF79B7">
        <w:rPr>
          <w:rFonts w:ascii="Times New Roman" w:hAnsi="Times New Roman" w:cs="Times New Roman"/>
          <w:sz w:val="24"/>
          <w:szCs w:val="24"/>
          <w:lang w:val="en-US"/>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8D71EC">
        <w:rPr>
          <w:rFonts w:ascii="Times New Roman" w:hAnsi="Times New Roman" w:cs="Times New Roman"/>
          <w:sz w:val="24"/>
          <w:szCs w:val="24"/>
          <w:lang w:val="en-US"/>
        </w:rPr>
        <w:t>Fukano</w:t>
      </w:r>
      <w:proofErr w:type="spellEnd"/>
      <w:r w:rsidRPr="008D71EC">
        <w:rPr>
          <w:rFonts w:ascii="Times New Roman" w:hAnsi="Times New Roman" w:cs="Times New Roman"/>
          <w:sz w:val="24"/>
          <w:szCs w:val="24"/>
          <w:lang w:val="en-US"/>
        </w:rPr>
        <w:t xml:space="preserve">, Y., K. Tanaka, and T. </w:t>
      </w:r>
      <w:proofErr w:type="spellStart"/>
      <w:r w:rsidRPr="008D71EC">
        <w:rPr>
          <w:rFonts w:ascii="Times New Roman" w:hAnsi="Times New Roman" w:cs="Times New Roman"/>
          <w:sz w:val="24"/>
          <w:szCs w:val="24"/>
          <w:lang w:val="en-US"/>
        </w:rPr>
        <w:t>Yahara</w:t>
      </w:r>
      <w:proofErr w:type="spell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8D71EC">
        <w:rPr>
          <w:rFonts w:ascii="Times New Roman" w:hAnsi="Times New Roman" w:cs="Times New Roman"/>
          <w:sz w:val="24"/>
          <w:szCs w:val="24"/>
          <w:lang w:val="en-US"/>
        </w:rPr>
        <w:t>Giménez</w:t>
      </w:r>
      <w:proofErr w:type="spellEnd"/>
      <w:r w:rsidRPr="008D71EC">
        <w:rPr>
          <w:rFonts w:ascii="Times New Roman" w:hAnsi="Times New Roman" w:cs="Times New Roman"/>
          <w:sz w:val="24"/>
          <w:szCs w:val="24"/>
          <w:lang w:val="en-US"/>
        </w:rPr>
        <w:t xml:space="preserve">-Benavides, L., R. </w:t>
      </w:r>
      <w:proofErr w:type="spellStart"/>
      <w:r w:rsidRPr="008D71EC">
        <w:rPr>
          <w:rFonts w:ascii="Times New Roman" w:hAnsi="Times New Roman" w:cs="Times New Roman"/>
          <w:sz w:val="24"/>
          <w:szCs w:val="24"/>
          <w:lang w:val="en-US"/>
        </w:rPr>
        <w:t>García</w:t>
      </w:r>
      <w:proofErr w:type="spellEnd"/>
      <w:r w:rsidRPr="008D71EC">
        <w:rPr>
          <w:rFonts w:ascii="Times New Roman" w:hAnsi="Times New Roman" w:cs="Times New Roman"/>
          <w:sz w:val="24"/>
          <w:szCs w:val="24"/>
          <w:lang w:val="en-US"/>
        </w:rPr>
        <w:t xml:space="preserve">-Camacho, J. M. </w:t>
      </w:r>
      <w:proofErr w:type="spellStart"/>
      <w:r w:rsidRPr="008D71EC">
        <w:rPr>
          <w:rFonts w:ascii="Times New Roman" w:hAnsi="Times New Roman" w:cs="Times New Roman"/>
          <w:sz w:val="24"/>
          <w:szCs w:val="24"/>
          <w:lang w:val="en-US"/>
        </w:rPr>
        <w:t>Iriondo</w:t>
      </w:r>
      <w:proofErr w:type="spellEnd"/>
      <w:r w:rsidRPr="008D71EC">
        <w:rPr>
          <w:rFonts w:ascii="Times New Roman" w:hAnsi="Times New Roman" w:cs="Times New Roman"/>
          <w:sz w:val="24"/>
          <w:szCs w:val="24"/>
          <w:lang w:val="en-US"/>
        </w:rPr>
        <w:t xml:space="preserve">, and A. </w:t>
      </w:r>
      <w:proofErr w:type="spellStart"/>
      <w:r w:rsidRPr="008D71EC">
        <w:rPr>
          <w:rFonts w:ascii="Times New Roman" w:hAnsi="Times New Roman" w:cs="Times New Roman"/>
          <w:sz w:val="24"/>
          <w:szCs w:val="24"/>
          <w:lang w:val="en-US"/>
        </w:rPr>
        <w:t>Escudero</w:t>
      </w:r>
      <w:proofErr w:type="spellEnd"/>
      <w:r w:rsidRPr="008D71EC">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AD6709">
        <w:rPr>
          <w:rFonts w:ascii="Times New Roman" w:hAnsi="Times New Roman" w:cs="Times New Roman"/>
          <w:sz w:val="24"/>
          <w:szCs w:val="24"/>
          <w:lang w:val="en-US"/>
        </w:rPr>
        <w:t xml:space="preserve">Kolb, A., R. </w:t>
      </w:r>
      <w:proofErr w:type="spellStart"/>
      <w:r w:rsidRPr="00AD6709">
        <w:rPr>
          <w:rFonts w:ascii="Times New Roman" w:hAnsi="Times New Roman" w:cs="Times New Roman"/>
          <w:sz w:val="24"/>
          <w:szCs w:val="24"/>
          <w:lang w:val="en-US"/>
        </w:rPr>
        <w:t>Leimu</w:t>
      </w:r>
      <w:proofErr w:type="spellEnd"/>
      <w:r w:rsidRPr="00AD6709">
        <w:rPr>
          <w:rFonts w:ascii="Times New Roman" w:hAnsi="Times New Roman" w:cs="Times New Roman"/>
          <w:sz w:val="24"/>
          <w:szCs w:val="24"/>
          <w:lang w:val="en-US"/>
        </w:rPr>
        <w:t xml:space="preserve">,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7649264C" w14:textId="2819E3EF" w:rsidR="00990265" w:rsidRPr="00990265" w:rsidRDefault="00990265" w:rsidP="00990265">
      <w:pPr>
        <w:pStyle w:val="Bibliografa"/>
        <w:spacing w:line="480" w:lineRule="auto"/>
        <w:ind w:left="0" w:firstLine="0"/>
        <w:rPr>
          <w:rFonts w:ascii="Times New Roman" w:hAnsi="Times New Roman" w:cs="Times New Roman"/>
          <w:sz w:val="24"/>
          <w:szCs w:val="24"/>
          <w:lang w:val="en-US"/>
        </w:rPr>
      </w:pPr>
      <w:proofErr w:type="spellStart"/>
      <w:proofErr w:type="gramStart"/>
      <w:r w:rsidRPr="00B6280F">
        <w:rPr>
          <w:rFonts w:ascii="Times New Roman" w:hAnsi="Times New Roman" w:cs="Times New Roman"/>
          <w:sz w:val="24"/>
          <w:szCs w:val="24"/>
          <w:lang w:val="en-US"/>
        </w:rPr>
        <w:lastRenderedPageBreak/>
        <w:t>Küer</w:t>
      </w:r>
      <w:proofErr w:type="spellEnd"/>
      <w:r w:rsidRPr="00990265">
        <w:rPr>
          <w:rFonts w:ascii="Times New Roman" w:hAnsi="Times New Roman" w:cs="Times New Roman"/>
          <w:sz w:val="24"/>
          <w:szCs w:val="24"/>
          <w:lang w:val="en-US"/>
        </w:rPr>
        <w:t xml:space="preserve">, A., and T. </w:t>
      </w:r>
      <w:proofErr w:type="spellStart"/>
      <w:r w:rsidRPr="00990265">
        <w:rPr>
          <w:rFonts w:ascii="Times New Roman" w:hAnsi="Times New Roman" w:cs="Times New Roman"/>
          <w:sz w:val="24"/>
          <w:szCs w:val="24"/>
          <w:lang w:val="en-US"/>
        </w:rPr>
        <w:t>Fartmann</w:t>
      </w:r>
      <w:proofErr w:type="spellEnd"/>
      <w:r w:rsidRPr="00990265">
        <w:rPr>
          <w:rFonts w:ascii="Times New Roman" w:hAnsi="Times New Roman" w:cs="Times New Roman"/>
          <w:sz w:val="24"/>
          <w:szCs w:val="24"/>
          <w:lang w:val="en-US"/>
        </w:rPr>
        <w:t>.</w:t>
      </w:r>
      <w:proofErr w:type="gramEnd"/>
      <w:r w:rsidRPr="00990265">
        <w:rPr>
          <w:rFonts w:ascii="Times New Roman" w:hAnsi="Times New Roman" w:cs="Times New Roman"/>
          <w:sz w:val="24"/>
          <w:szCs w:val="24"/>
          <w:lang w:val="en-US"/>
        </w:rPr>
        <w:t xml:space="preserve"> 2005. Prominent shoots are preferred: microhabitat preferences of </w:t>
      </w:r>
      <w:proofErr w:type="spellStart"/>
      <w:r w:rsidRPr="00942009">
        <w:rPr>
          <w:rFonts w:ascii="Times New Roman" w:hAnsi="Times New Roman" w:cs="Times New Roman"/>
          <w:i/>
          <w:sz w:val="24"/>
          <w:szCs w:val="24"/>
          <w:lang w:val="en-US"/>
        </w:rPr>
        <w:t>Maculinea</w:t>
      </w:r>
      <w:proofErr w:type="spellEnd"/>
      <w:r w:rsidRPr="00942009">
        <w:rPr>
          <w:rFonts w:ascii="Times New Roman" w:hAnsi="Times New Roman" w:cs="Times New Roman"/>
          <w:i/>
          <w:sz w:val="24"/>
          <w:szCs w:val="24"/>
          <w:lang w:val="en-US"/>
        </w:rPr>
        <w:t xml:space="preserve"> </w:t>
      </w:r>
      <w:proofErr w:type="spellStart"/>
      <w:r w:rsidRPr="00942009">
        <w:rPr>
          <w:rFonts w:ascii="Times New Roman" w:hAnsi="Times New Roman" w:cs="Times New Roman"/>
          <w:i/>
          <w:sz w:val="24"/>
          <w:szCs w:val="24"/>
          <w:lang w:val="en-US"/>
        </w:rPr>
        <w:t>alcon</w:t>
      </w:r>
      <w:proofErr w:type="spellEnd"/>
      <w:r w:rsidRPr="00990265">
        <w:rPr>
          <w:rFonts w:ascii="Times New Roman" w:hAnsi="Times New Roman" w:cs="Times New Roman"/>
          <w:sz w:val="24"/>
          <w:szCs w:val="24"/>
          <w:lang w:val="en-US"/>
        </w:rPr>
        <w:t xml:space="preserve"> (Denis &amp; </w:t>
      </w:r>
      <w:proofErr w:type="spellStart"/>
      <w:r w:rsidRPr="00990265">
        <w:rPr>
          <w:rFonts w:ascii="Times New Roman" w:hAnsi="Times New Roman" w:cs="Times New Roman"/>
          <w:sz w:val="24"/>
          <w:szCs w:val="24"/>
          <w:lang w:val="en-US"/>
        </w:rPr>
        <w:t>Schiffermüller</w:t>
      </w:r>
      <w:proofErr w:type="spellEnd"/>
      <w:r w:rsidRPr="00990265">
        <w:rPr>
          <w:rFonts w:ascii="Times New Roman" w:hAnsi="Times New Roman" w:cs="Times New Roman"/>
          <w:sz w:val="24"/>
          <w:szCs w:val="24"/>
          <w:lang w:val="en-US"/>
        </w:rPr>
        <w:t>, 1775) in Northern Germany (</w:t>
      </w:r>
      <w:proofErr w:type="spellStart"/>
      <w:r w:rsidRPr="00990265">
        <w:rPr>
          <w:rFonts w:ascii="Times New Roman" w:hAnsi="Times New Roman" w:cs="Times New Roman"/>
          <w:sz w:val="24"/>
          <w:szCs w:val="24"/>
          <w:lang w:val="en-US"/>
        </w:rPr>
        <w:t>Lycaenidae</w:t>
      </w:r>
      <w:proofErr w:type="spellEnd"/>
      <w:r w:rsidRPr="00990265">
        <w:rPr>
          <w:rFonts w:ascii="Times New Roman" w:hAnsi="Times New Roman" w:cs="Times New Roman"/>
          <w:sz w:val="24"/>
          <w:szCs w:val="24"/>
          <w:lang w:val="en-US"/>
        </w:rPr>
        <w:t>). Nota Lepidoptera 27:309–319.</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B6126B">
        <w:rPr>
          <w:rFonts w:ascii="Times New Roman" w:hAnsi="Times New Roman" w:cs="Times New Roman"/>
          <w:sz w:val="24"/>
          <w:szCs w:val="24"/>
          <w:lang w:val="en-US"/>
        </w:rPr>
        <w:lastRenderedPageBreak/>
        <w:t>Oostermeijer</w:t>
      </w:r>
      <w:proofErr w:type="spellEnd"/>
      <w:r w:rsidRPr="00B6126B">
        <w:rPr>
          <w:rFonts w:ascii="Times New Roman" w:hAnsi="Times New Roman" w:cs="Times New Roman"/>
          <w:sz w:val="24"/>
          <w:szCs w:val="24"/>
          <w:lang w:val="en-US"/>
        </w:rPr>
        <w:t xml:space="preserve">, J. G. B., J. C. M. Den </w:t>
      </w:r>
      <w:proofErr w:type="spellStart"/>
      <w:r w:rsidRPr="00B6126B">
        <w:rPr>
          <w:rFonts w:ascii="Times New Roman" w:hAnsi="Times New Roman" w:cs="Times New Roman"/>
          <w:sz w:val="24"/>
          <w:szCs w:val="24"/>
          <w:lang w:val="en-US"/>
        </w:rPr>
        <w:t>Nijs</w:t>
      </w:r>
      <w:proofErr w:type="spellEnd"/>
      <w:r w:rsidRPr="00B6126B">
        <w:rPr>
          <w:rFonts w:ascii="Times New Roman" w:hAnsi="Times New Roman" w:cs="Times New Roman"/>
          <w:sz w:val="24"/>
          <w:szCs w:val="24"/>
          <w:lang w:val="en-US"/>
        </w:rPr>
        <w:t xml:space="preserve">, L. E. L. </w:t>
      </w:r>
      <w:proofErr w:type="spellStart"/>
      <w:r w:rsidRPr="00B6126B">
        <w:rPr>
          <w:rFonts w:ascii="Times New Roman" w:hAnsi="Times New Roman" w:cs="Times New Roman"/>
          <w:sz w:val="24"/>
          <w:szCs w:val="24"/>
          <w:lang w:val="en-US"/>
        </w:rPr>
        <w:t>Raijmann</w:t>
      </w:r>
      <w:proofErr w:type="spellEnd"/>
      <w:r w:rsidRPr="00B6126B">
        <w:rPr>
          <w:rFonts w:ascii="Times New Roman" w:hAnsi="Times New Roman" w:cs="Times New Roman"/>
          <w:sz w:val="24"/>
          <w:szCs w:val="24"/>
          <w:lang w:val="en-US"/>
        </w:rPr>
        <w:t xml:space="preserve">,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w:t>
      </w:r>
      <w:proofErr w:type="gramStart"/>
      <w:r w:rsidRPr="0065458F">
        <w:rPr>
          <w:rFonts w:ascii="Times New Roman" w:hAnsi="Times New Roman" w:cs="Times New Roman"/>
          <w:sz w:val="24"/>
          <w:szCs w:val="24"/>
          <w:lang w:val="en-US"/>
        </w:rPr>
        <w:t xml:space="preserve">URL   </w:t>
      </w:r>
      <w:hyperlink r:id="rId11"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r w:rsidRPr="00E77428">
        <w:rPr>
          <w:rFonts w:ascii="Times New Roman" w:hAnsi="Times New Roman" w:cs="Times New Roman"/>
          <w:sz w:val="24"/>
          <w:szCs w:val="24"/>
          <w:lang w:val="en-US"/>
        </w:rPr>
        <w:t>Sandring</w:t>
      </w:r>
      <w:proofErr w:type="spellEnd"/>
      <w:r w:rsidRPr="00E77428">
        <w:rPr>
          <w:rFonts w:ascii="Times New Roman" w:hAnsi="Times New Roman" w:cs="Times New Roman"/>
          <w:sz w:val="24"/>
          <w:szCs w:val="24"/>
          <w:lang w:val="en-US"/>
        </w:rPr>
        <w:t xml:space="preserve">,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bookmarkStart w:id="94" w:name="_GoBack"/>
      <w:proofErr w:type="gramStart"/>
      <w:r w:rsidRPr="00B6280F">
        <w:rPr>
          <w:rFonts w:ascii="Times New Roman" w:hAnsi="Times New Roman" w:cs="Times New Roman"/>
          <w:sz w:val="24"/>
          <w:szCs w:val="24"/>
          <w:lang w:val="en-US"/>
        </w:rPr>
        <w:t>von</w:t>
      </w:r>
      <w:proofErr w:type="gramEnd"/>
      <w:r w:rsidRPr="00B6280F">
        <w:rPr>
          <w:rFonts w:ascii="Times New Roman" w:hAnsi="Times New Roman" w:cs="Times New Roman"/>
          <w:sz w:val="24"/>
          <w:szCs w:val="24"/>
          <w:lang w:val="en-US"/>
        </w:rPr>
        <w:t xml:space="preserve"> Euler, T., J. </w:t>
      </w:r>
      <w:proofErr w:type="spellStart"/>
      <w:r w:rsidRPr="00B6280F">
        <w:rPr>
          <w:rFonts w:ascii="Times New Roman" w:hAnsi="Times New Roman" w:cs="Times New Roman"/>
          <w:sz w:val="24"/>
          <w:szCs w:val="24"/>
          <w:lang w:val="en-US"/>
        </w:rPr>
        <w:t>Ågren</w:t>
      </w:r>
      <w:proofErr w:type="spellEnd"/>
      <w:r w:rsidRPr="00B6280F">
        <w:rPr>
          <w:rFonts w:ascii="Times New Roman" w:hAnsi="Times New Roman" w:cs="Times New Roman"/>
          <w:sz w:val="24"/>
          <w:szCs w:val="24"/>
          <w:lang w:val="en-US"/>
        </w:rPr>
        <w:t xml:space="preserve">, and J. </w:t>
      </w:r>
      <w:proofErr w:type="spellStart"/>
      <w:r w:rsidRPr="00B6280F">
        <w:rPr>
          <w:rFonts w:ascii="Times New Roman" w:hAnsi="Times New Roman" w:cs="Times New Roman"/>
          <w:sz w:val="24"/>
          <w:szCs w:val="24"/>
          <w:lang w:val="en-US"/>
        </w:rPr>
        <w:t>Ehrlén</w:t>
      </w:r>
      <w:proofErr w:type="spellEnd"/>
      <w:r w:rsidRPr="00B6280F">
        <w:rPr>
          <w:rFonts w:ascii="Times New Roman" w:hAnsi="Times New Roman" w:cs="Times New Roman"/>
          <w:sz w:val="24"/>
          <w:szCs w:val="24"/>
          <w:lang w:val="en-US"/>
        </w:rPr>
        <w:t xml:space="preserve">. </w:t>
      </w:r>
      <w:bookmarkEnd w:id="94"/>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r w:rsidRPr="00B6126B">
        <w:rPr>
          <w:rFonts w:ascii="Times New Roman" w:hAnsi="Times New Roman" w:cs="Times New Roman"/>
          <w:sz w:val="24"/>
          <w:szCs w:val="24"/>
          <w:lang w:val="en-US"/>
        </w:rPr>
        <w:t xml:space="preserve">Weis, A. E., and A. </w:t>
      </w:r>
      <w:proofErr w:type="spellStart"/>
      <w:r w:rsidRPr="00B6126B">
        <w:rPr>
          <w:rFonts w:ascii="Times New Roman" w:hAnsi="Times New Roman" w:cs="Times New Roman"/>
          <w:sz w:val="24"/>
          <w:szCs w:val="24"/>
          <w:lang w:val="en-US"/>
        </w:rPr>
        <w:t>Kapelinski</w:t>
      </w:r>
      <w:proofErr w:type="spellEnd"/>
      <w:r w:rsidRPr="00B6126B">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2A487EC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w:t>
      </w:r>
      <w:del w:id="95" w:author="Alicia" w:date="2016-09-05T17:30:00Z">
        <w:r w:rsidDel="0059503C">
          <w:rPr>
            <w:rFonts w:ascii="Times New Roman" w:hAnsi="Times New Roman" w:cs="Times New Roman"/>
            <w:sz w:val="24"/>
            <w:szCs w:val="24"/>
            <w:lang w:val="en-US"/>
          </w:rPr>
          <w:delText xml:space="preserve"> with Type II sums of squares</w:delText>
        </w:r>
      </w:del>
      <w:r>
        <w:rPr>
          <w:rFonts w:ascii="Times New Roman" w:hAnsi="Times New Roman" w:cs="Times New Roman"/>
          <w:sz w:val="24"/>
          <w:szCs w:val="24"/>
          <w:lang w:val="en-US"/>
        </w:rPr>
        <w:t xml:space="preserve">, including: A) only linear effects, B) linear, quadratic and interaction effects. All models included effects of population × trait interactions. </w:t>
      </w:r>
      <w:del w:id="96" w:author="Alicia" w:date="2016-09-05T17:30:00Z">
        <w:r w:rsidDel="0059503C">
          <w:rPr>
            <w:rFonts w:ascii="Times New Roman" w:hAnsi="Times New Roman" w:cs="Times New Roman"/>
            <w:sz w:val="24"/>
            <w:szCs w:val="24"/>
            <w:lang w:val="en-US"/>
          </w:rPr>
          <w:delText xml:space="preserve">Estimates from a model without interaction terms are given for significant main effects where the population × trait interaction is not significant.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commentRangeStart w:id="97"/>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commentRangeEnd w:id="97"/>
      <w:r w:rsidR="0013442C">
        <w:rPr>
          <w:rStyle w:val="Refdecomentario"/>
        </w:rPr>
        <w:commentReference w:id="97"/>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961DDC">
        <w:trPr>
          <w:cantSplit/>
          <w:ins w:id="98" w:author="Alicia" w:date="2016-09-05T17:30:00Z"/>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961DDC">
            <w:pPr>
              <w:spacing w:after="0"/>
              <w:rPr>
                <w:ins w:id="99" w:author="Alicia" w:date="2016-09-05T17:30:00Z"/>
                <w:rFonts w:ascii="Times New Roman" w:hAnsi="Times New Roman" w:cs="Times New Roman"/>
                <w:sz w:val="24"/>
                <w:szCs w:val="24"/>
                <w:lang w:val="en-US"/>
              </w:rPr>
            </w:pPr>
            <w:ins w:id="100" w:author="Alicia" w:date="2016-09-05T17:30:00Z">
              <w:r>
                <w:rPr>
                  <w:rFonts w:ascii="Times New Roman" w:hAnsi="Times New Roman" w:cs="Times New Roman"/>
                  <w:sz w:val="24"/>
                  <w:szCs w:val="24"/>
                  <w:lang w:val="en-US"/>
                </w:rPr>
                <w:t>Source of variation</w:t>
              </w:r>
            </w:ins>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961DDC">
            <w:pPr>
              <w:spacing w:after="0"/>
              <w:jc w:val="center"/>
              <w:rPr>
                <w:ins w:id="101" w:author="Alicia" w:date="2016-09-05T17:30:00Z"/>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961DDC">
            <w:pPr>
              <w:spacing w:after="0"/>
              <w:jc w:val="center"/>
              <w:rPr>
                <w:ins w:id="102" w:author="Alicia" w:date="2016-09-05T17:30:00Z"/>
                <w:rFonts w:ascii="Times New Roman" w:hAnsi="Times New Roman" w:cs="Times New Roman"/>
                <w:sz w:val="24"/>
                <w:szCs w:val="24"/>
                <w:lang w:val="en-US"/>
              </w:rPr>
            </w:pPr>
            <w:ins w:id="103" w:author="Alicia" w:date="2016-09-05T17:30:00Z">
              <w:r>
                <w:rPr>
                  <w:rFonts w:ascii="Times New Roman" w:hAnsi="Times New Roman" w:cs="Times New Roman"/>
                  <w:sz w:val="24"/>
                  <w:szCs w:val="24"/>
                  <w:lang w:val="en-US"/>
                </w:rPr>
                <w:t>2010</w:t>
              </w:r>
            </w:ins>
          </w:p>
        </w:tc>
        <w:tc>
          <w:tcPr>
            <w:tcW w:w="296" w:type="dxa"/>
            <w:tcBorders>
              <w:top w:val="single" w:sz="18" w:space="0" w:color="auto"/>
              <w:left w:val="nil"/>
              <w:bottom w:val="nil"/>
              <w:right w:val="nil"/>
            </w:tcBorders>
          </w:tcPr>
          <w:p w14:paraId="181CCAB4" w14:textId="77777777" w:rsidR="0059503C" w:rsidRDefault="0059503C" w:rsidP="00961DDC">
            <w:pPr>
              <w:spacing w:after="0" w:line="240" w:lineRule="auto"/>
              <w:jc w:val="center"/>
              <w:rPr>
                <w:ins w:id="104" w:author="Alicia" w:date="2016-09-05T17:30:00Z"/>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961DDC">
            <w:pPr>
              <w:spacing w:after="0"/>
              <w:jc w:val="center"/>
              <w:rPr>
                <w:ins w:id="105" w:author="Alicia" w:date="2016-09-05T17:30:00Z"/>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961DDC">
            <w:pPr>
              <w:spacing w:after="0"/>
              <w:jc w:val="center"/>
              <w:rPr>
                <w:ins w:id="106" w:author="Alicia" w:date="2016-09-05T17:30:00Z"/>
                <w:rFonts w:ascii="Times New Roman" w:hAnsi="Times New Roman" w:cs="Times New Roman"/>
                <w:sz w:val="24"/>
                <w:szCs w:val="24"/>
                <w:lang w:val="en-US"/>
              </w:rPr>
            </w:pPr>
            <w:ins w:id="107" w:author="Alicia" w:date="2016-09-05T17:30:00Z">
              <w:r>
                <w:rPr>
                  <w:rFonts w:ascii="Times New Roman" w:hAnsi="Times New Roman" w:cs="Times New Roman"/>
                  <w:sz w:val="24"/>
                  <w:szCs w:val="24"/>
                  <w:lang w:val="en-US"/>
                </w:rPr>
                <w:t>2011</w:t>
              </w:r>
            </w:ins>
          </w:p>
        </w:tc>
      </w:tr>
      <w:tr w:rsidR="0059503C" w:rsidRPr="00F16AC6" w14:paraId="7EF14227" w14:textId="77777777" w:rsidTr="00961DDC">
        <w:trPr>
          <w:cantSplit/>
          <w:ins w:id="108" w:author="Alicia" w:date="2016-09-05T17:30:00Z"/>
        </w:trPr>
        <w:tc>
          <w:tcPr>
            <w:tcW w:w="4808" w:type="dxa"/>
            <w:gridSpan w:val="2"/>
            <w:vMerge/>
            <w:tcBorders>
              <w:top w:val="nil"/>
              <w:left w:val="nil"/>
              <w:bottom w:val="single" w:sz="18" w:space="0" w:color="auto"/>
              <w:right w:val="nil"/>
            </w:tcBorders>
          </w:tcPr>
          <w:p w14:paraId="33A42D04" w14:textId="77777777" w:rsidR="0059503C" w:rsidRDefault="0059503C" w:rsidP="00961DDC">
            <w:pPr>
              <w:spacing w:after="0"/>
              <w:rPr>
                <w:ins w:id="109" w:author="Alicia" w:date="2016-09-05T17:30:00Z"/>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961DDC">
            <w:pPr>
              <w:spacing w:after="0"/>
              <w:jc w:val="center"/>
              <w:rPr>
                <w:ins w:id="110" w:author="Alicia" w:date="2016-09-05T17:30:00Z"/>
                <w:rFonts w:ascii="Times New Roman" w:hAnsi="Times New Roman" w:cs="Times New Roman"/>
                <w:sz w:val="24"/>
                <w:szCs w:val="24"/>
                <w:lang w:val="en-US"/>
              </w:rPr>
            </w:pPr>
            <w:proofErr w:type="spellStart"/>
            <w:ins w:id="111" w:author="Alicia" w:date="2016-09-05T17:30:00Z">
              <w:r>
                <w:rPr>
                  <w:rFonts w:ascii="Times New Roman" w:hAnsi="Times New Roman" w:cs="Times New Roman"/>
                  <w:sz w:val="24"/>
                  <w:szCs w:val="24"/>
                  <w:lang w:val="en-US"/>
                </w:rPr>
                <w:t>df</w:t>
              </w:r>
              <w:proofErr w:type="spellEnd"/>
            </w:ins>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961DDC">
            <w:pPr>
              <w:spacing w:after="0"/>
              <w:jc w:val="center"/>
              <w:rPr>
                <w:ins w:id="112" w:author="Alicia" w:date="2016-09-05T17:30:00Z"/>
                <w:rFonts w:ascii="Times New Roman" w:hAnsi="Times New Roman" w:cs="Times New Roman"/>
                <w:sz w:val="24"/>
                <w:szCs w:val="24"/>
                <w:lang w:val="en-US"/>
              </w:rPr>
            </w:pPr>
            <w:ins w:id="113" w:author="Alicia" w:date="2016-09-05T17:30:00Z">
              <w:r>
                <w:rPr>
                  <w:rFonts w:ascii="Times New Roman" w:hAnsi="Times New Roman" w:cs="Times New Roman"/>
                  <w:sz w:val="24"/>
                  <w:szCs w:val="24"/>
                  <w:lang w:val="en-US"/>
                </w:rPr>
                <w:t>F</w:t>
              </w:r>
            </w:ins>
          </w:p>
        </w:tc>
        <w:tc>
          <w:tcPr>
            <w:tcW w:w="296" w:type="dxa"/>
            <w:tcBorders>
              <w:top w:val="nil"/>
              <w:left w:val="nil"/>
              <w:bottom w:val="single" w:sz="2" w:space="0" w:color="auto"/>
              <w:right w:val="nil"/>
            </w:tcBorders>
          </w:tcPr>
          <w:p w14:paraId="7B9ED520" w14:textId="77777777" w:rsidR="0059503C" w:rsidRDefault="0059503C" w:rsidP="00961DDC">
            <w:pPr>
              <w:spacing w:after="0" w:line="240" w:lineRule="auto"/>
              <w:jc w:val="center"/>
              <w:rPr>
                <w:ins w:id="114" w:author="Alicia" w:date="2016-09-05T17:30:00Z"/>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961DDC">
            <w:pPr>
              <w:spacing w:after="0" w:line="240" w:lineRule="auto"/>
              <w:jc w:val="center"/>
              <w:rPr>
                <w:ins w:id="115" w:author="Alicia" w:date="2016-09-05T17:30:00Z"/>
                <w:rFonts w:ascii="Times New Roman" w:hAnsi="Times New Roman" w:cs="Times New Roman"/>
                <w:sz w:val="24"/>
                <w:szCs w:val="24"/>
                <w:lang w:val="en-US"/>
              </w:rPr>
            </w:pPr>
            <w:proofErr w:type="spellStart"/>
            <w:ins w:id="116" w:author="Alicia" w:date="2016-09-05T17:30:00Z">
              <w:r>
                <w:rPr>
                  <w:rFonts w:ascii="Times New Roman" w:hAnsi="Times New Roman" w:cs="Times New Roman"/>
                  <w:sz w:val="24"/>
                  <w:szCs w:val="24"/>
                  <w:lang w:val="en-US"/>
                </w:rPr>
                <w:t>df</w:t>
              </w:r>
              <w:proofErr w:type="spellEnd"/>
            </w:ins>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961DDC">
            <w:pPr>
              <w:spacing w:after="0"/>
              <w:jc w:val="center"/>
              <w:rPr>
                <w:ins w:id="117" w:author="Alicia" w:date="2016-09-05T17:30:00Z"/>
                <w:rFonts w:ascii="Times New Roman" w:hAnsi="Times New Roman" w:cs="Times New Roman"/>
                <w:sz w:val="24"/>
                <w:szCs w:val="24"/>
                <w:lang w:val="en-US"/>
              </w:rPr>
            </w:pPr>
            <w:ins w:id="118" w:author="Alicia" w:date="2016-09-05T17:30:00Z">
              <w:r>
                <w:rPr>
                  <w:rFonts w:ascii="Times New Roman" w:hAnsi="Times New Roman" w:cs="Times New Roman"/>
                  <w:sz w:val="24"/>
                  <w:szCs w:val="24"/>
                  <w:lang w:val="en-US"/>
                </w:rPr>
                <w:t>F</w:t>
              </w:r>
            </w:ins>
          </w:p>
        </w:tc>
      </w:tr>
      <w:tr w:rsidR="0059503C" w:rsidRPr="00F16AC6" w14:paraId="149184E3" w14:textId="77777777" w:rsidTr="00961DDC">
        <w:trPr>
          <w:ins w:id="119" w:author="Alicia" w:date="2016-09-05T17:30:00Z"/>
        </w:trPr>
        <w:tc>
          <w:tcPr>
            <w:tcW w:w="4808" w:type="dxa"/>
            <w:gridSpan w:val="2"/>
            <w:tcBorders>
              <w:top w:val="single" w:sz="18" w:space="0" w:color="auto"/>
              <w:left w:val="nil"/>
              <w:bottom w:val="single" w:sz="4" w:space="0" w:color="auto"/>
              <w:right w:val="nil"/>
            </w:tcBorders>
          </w:tcPr>
          <w:p w14:paraId="0883D1A0" w14:textId="77777777" w:rsidR="0059503C" w:rsidRDefault="0059503C" w:rsidP="00961DDC">
            <w:pPr>
              <w:spacing w:after="0"/>
              <w:rPr>
                <w:ins w:id="120" w:author="Alicia" w:date="2016-09-05T17:30:00Z"/>
                <w:rFonts w:ascii="Times New Roman" w:hAnsi="Times New Roman" w:cs="Times New Roman"/>
                <w:sz w:val="24"/>
                <w:szCs w:val="24"/>
                <w:lang w:val="en-US"/>
              </w:rPr>
            </w:pPr>
            <w:ins w:id="121" w:author="Alicia" w:date="2016-09-05T17:30:00Z">
              <w:r>
                <w:rPr>
                  <w:rFonts w:ascii="Times New Roman" w:hAnsi="Times New Roman" w:cs="Times New Roman"/>
                  <w:sz w:val="24"/>
                  <w:szCs w:val="24"/>
                  <w:lang w:val="en-US"/>
                </w:rPr>
                <w:t>A) Linear terms</w:t>
              </w:r>
            </w:ins>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961DDC">
            <w:pPr>
              <w:spacing w:after="0"/>
              <w:jc w:val="center"/>
              <w:rPr>
                <w:ins w:id="122" w:author="Alicia" w:date="2016-09-05T17:30:00Z"/>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961DDC">
            <w:pPr>
              <w:spacing w:after="0"/>
              <w:rPr>
                <w:ins w:id="123" w:author="Alicia" w:date="2016-09-05T17:30:00Z"/>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961DDC">
            <w:pPr>
              <w:spacing w:after="0" w:line="240" w:lineRule="auto"/>
              <w:jc w:val="center"/>
              <w:rPr>
                <w:ins w:id="124" w:author="Alicia" w:date="2016-09-05T17:30:00Z"/>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961DDC">
            <w:pPr>
              <w:spacing w:after="0" w:line="240" w:lineRule="auto"/>
              <w:jc w:val="center"/>
              <w:rPr>
                <w:ins w:id="125" w:author="Alicia" w:date="2016-09-05T17:30:00Z"/>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961DDC">
            <w:pPr>
              <w:spacing w:after="0"/>
              <w:rPr>
                <w:ins w:id="126" w:author="Alicia" w:date="2016-09-05T17:30:00Z"/>
                <w:rFonts w:ascii="Times New Roman" w:hAnsi="Times New Roman" w:cs="Times New Roman"/>
                <w:sz w:val="24"/>
                <w:szCs w:val="24"/>
                <w:lang w:val="en-US"/>
              </w:rPr>
            </w:pPr>
          </w:p>
        </w:tc>
      </w:tr>
      <w:tr w:rsidR="0059503C" w14:paraId="423D4ABB" w14:textId="77777777" w:rsidTr="00961DDC">
        <w:trPr>
          <w:ins w:id="127" w:author="Alicia" w:date="2016-09-05T17:30:00Z"/>
        </w:trPr>
        <w:tc>
          <w:tcPr>
            <w:tcW w:w="245" w:type="dxa"/>
            <w:tcBorders>
              <w:top w:val="single" w:sz="4" w:space="0" w:color="auto"/>
              <w:left w:val="nil"/>
              <w:bottom w:val="nil"/>
              <w:right w:val="nil"/>
            </w:tcBorders>
          </w:tcPr>
          <w:p w14:paraId="2DA3BF20" w14:textId="77777777" w:rsidR="0059503C" w:rsidRDefault="0059503C" w:rsidP="00961DDC">
            <w:pPr>
              <w:spacing w:after="0"/>
              <w:rPr>
                <w:ins w:id="128" w:author="Alicia" w:date="2016-09-05T17:30:00Z"/>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961DDC">
            <w:pPr>
              <w:spacing w:after="0"/>
              <w:rPr>
                <w:ins w:id="129" w:author="Alicia" w:date="2016-09-05T17:30:00Z"/>
                <w:rFonts w:ascii="Times New Roman" w:hAnsi="Times New Roman" w:cs="Times New Roman"/>
                <w:sz w:val="24"/>
                <w:szCs w:val="24"/>
                <w:lang w:val="en-US"/>
              </w:rPr>
            </w:pPr>
            <w:ins w:id="130" w:author="Alicia" w:date="2016-09-05T17:30:00Z">
              <w:r>
                <w:rPr>
                  <w:rFonts w:ascii="Times New Roman" w:hAnsi="Times New Roman" w:cs="Times New Roman"/>
                  <w:sz w:val="24"/>
                  <w:szCs w:val="24"/>
                  <w:lang w:val="en-US"/>
                </w:rPr>
                <w:t>Phenology (early flowering)</w:t>
              </w:r>
            </w:ins>
          </w:p>
        </w:tc>
        <w:tc>
          <w:tcPr>
            <w:tcW w:w="473" w:type="dxa"/>
            <w:tcBorders>
              <w:top w:val="single" w:sz="4" w:space="0" w:color="auto"/>
              <w:left w:val="nil"/>
              <w:bottom w:val="nil"/>
              <w:right w:val="nil"/>
            </w:tcBorders>
            <w:vAlign w:val="center"/>
          </w:tcPr>
          <w:p w14:paraId="45805E1B" w14:textId="77777777" w:rsidR="0059503C" w:rsidRDefault="0059503C" w:rsidP="00961DDC">
            <w:pPr>
              <w:spacing w:after="0"/>
              <w:jc w:val="center"/>
              <w:rPr>
                <w:ins w:id="131" w:author="Alicia" w:date="2016-09-05T17:30:00Z"/>
                <w:rFonts w:ascii="Times New Roman" w:hAnsi="Times New Roman" w:cs="Times New Roman"/>
                <w:sz w:val="24"/>
                <w:szCs w:val="24"/>
                <w:lang w:val="en-US"/>
              </w:rPr>
            </w:pPr>
            <w:ins w:id="132" w:author="Alicia" w:date="2016-09-05T17:30:00Z">
              <w:r>
                <w:rPr>
                  <w:rFonts w:ascii="Times New Roman" w:hAnsi="Times New Roman" w:cs="Times New Roman"/>
                  <w:sz w:val="24"/>
                  <w:szCs w:val="24"/>
                  <w:lang w:val="en-US"/>
                </w:rPr>
                <w:t>1</w:t>
              </w:r>
            </w:ins>
          </w:p>
        </w:tc>
        <w:tc>
          <w:tcPr>
            <w:tcW w:w="1298" w:type="dxa"/>
            <w:tcBorders>
              <w:top w:val="single" w:sz="4" w:space="0" w:color="auto"/>
              <w:left w:val="nil"/>
              <w:bottom w:val="nil"/>
              <w:right w:val="nil"/>
            </w:tcBorders>
            <w:vAlign w:val="center"/>
          </w:tcPr>
          <w:p w14:paraId="68A7134A" w14:textId="77777777" w:rsidR="0059503C" w:rsidRDefault="0059503C" w:rsidP="00961DDC">
            <w:pPr>
              <w:spacing w:after="0"/>
              <w:rPr>
                <w:ins w:id="133" w:author="Alicia" w:date="2016-09-05T17:30:00Z"/>
                <w:rFonts w:ascii="Times New Roman" w:hAnsi="Times New Roman" w:cs="Times New Roman"/>
                <w:sz w:val="24"/>
                <w:szCs w:val="24"/>
                <w:lang w:val="en-US"/>
              </w:rPr>
            </w:pPr>
            <w:ins w:id="134" w:author="Alicia" w:date="2016-09-05T17:30:00Z">
              <w:r>
                <w:rPr>
                  <w:rFonts w:ascii="Times New Roman" w:hAnsi="Times New Roman" w:cs="Times New Roman"/>
                  <w:sz w:val="24"/>
                  <w:szCs w:val="24"/>
                  <w:lang w:val="en-US"/>
                </w:rPr>
                <w:t xml:space="preserve">     1.59</w:t>
              </w:r>
            </w:ins>
          </w:p>
        </w:tc>
        <w:tc>
          <w:tcPr>
            <w:tcW w:w="296" w:type="dxa"/>
            <w:tcBorders>
              <w:top w:val="single" w:sz="4" w:space="0" w:color="auto"/>
              <w:left w:val="nil"/>
              <w:bottom w:val="nil"/>
              <w:right w:val="nil"/>
            </w:tcBorders>
          </w:tcPr>
          <w:p w14:paraId="6C9BE3C8" w14:textId="77777777" w:rsidR="0059503C" w:rsidRDefault="0059503C" w:rsidP="00961DDC">
            <w:pPr>
              <w:spacing w:after="0" w:line="240" w:lineRule="auto"/>
              <w:jc w:val="center"/>
              <w:rPr>
                <w:ins w:id="135" w:author="Alicia" w:date="2016-09-05T17:30:00Z"/>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961DDC">
            <w:pPr>
              <w:spacing w:after="0" w:line="240" w:lineRule="auto"/>
              <w:jc w:val="center"/>
              <w:rPr>
                <w:ins w:id="136" w:author="Alicia" w:date="2016-09-05T17:30:00Z"/>
                <w:rFonts w:ascii="Times New Roman" w:hAnsi="Times New Roman" w:cs="Times New Roman"/>
                <w:sz w:val="24"/>
                <w:szCs w:val="24"/>
                <w:lang w:val="en-US"/>
              </w:rPr>
            </w:pPr>
            <w:ins w:id="137" w:author="Alicia" w:date="2016-09-05T17:30:00Z">
              <w:r>
                <w:rPr>
                  <w:rFonts w:ascii="Times New Roman" w:hAnsi="Times New Roman" w:cs="Times New Roman"/>
                  <w:sz w:val="24"/>
                  <w:szCs w:val="24"/>
                  <w:lang w:val="en-US"/>
                </w:rPr>
                <w:t>1</w:t>
              </w:r>
            </w:ins>
          </w:p>
        </w:tc>
        <w:tc>
          <w:tcPr>
            <w:tcW w:w="1121" w:type="dxa"/>
            <w:tcBorders>
              <w:top w:val="single" w:sz="4" w:space="0" w:color="auto"/>
              <w:left w:val="nil"/>
              <w:bottom w:val="nil"/>
              <w:right w:val="nil"/>
            </w:tcBorders>
            <w:vAlign w:val="center"/>
          </w:tcPr>
          <w:p w14:paraId="14C41A9A" w14:textId="77777777" w:rsidR="0059503C" w:rsidRDefault="0059503C" w:rsidP="00961DDC">
            <w:pPr>
              <w:spacing w:after="0"/>
              <w:rPr>
                <w:ins w:id="138" w:author="Alicia" w:date="2016-09-05T17:30:00Z"/>
                <w:rFonts w:ascii="Times New Roman" w:hAnsi="Times New Roman" w:cs="Times New Roman"/>
                <w:sz w:val="24"/>
                <w:szCs w:val="24"/>
                <w:lang w:val="en-US"/>
              </w:rPr>
            </w:pPr>
            <w:ins w:id="139" w:author="Alicia" w:date="2016-09-05T17:30:00Z">
              <w:r>
                <w:rPr>
                  <w:rFonts w:ascii="Times New Roman" w:hAnsi="Times New Roman" w:cs="Times New Roman"/>
                  <w:sz w:val="24"/>
                  <w:szCs w:val="24"/>
                  <w:lang w:val="en-US"/>
                </w:rPr>
                <w:t xml:space="preserve">  0.42</w:t>
              </w:r>
            </w:ins>
          </w:p>
        </w:tc>
      </w:tr>
      <w:tr w:rsidR="0059503C" w14:paraId="3E9A8393" w14:textId="77777777" w:rsidTr="00961DDC">
        <w:trPr>
          <w:ins w:id="140" w:author="Alicia" w:date="2016-09-05T17:30:00Z"/>
        </w:trPr>
        <w:tc>
          <w:tcPr>
            <w:tcW w:w="245" w:type="dxa"/>
            <w:tcBorders>
              <w:top w:val="nil"/>
              <w:left w:val="nil"/>
              <w:bottom w:val="nil"/>
              <w:right w:val="nil"/>
            </w:tcBorders>
          </w:tcPr>
          <w:p w14:paraId="4468B808" w14:textId="77777777" w:rsidR="0059503C" w:rsidRDefault="0059503C" w:rsidP="00961DDC">
            <w:pPr>
              <w:spacing w:after="0"/>
              <w:rPr>
                <w:ins w:id="141"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961DDC">
            <w:pPr>
              <w:spacing w:after="0"/>
              <w:rPr>
                <w:ins w:id="142" w:author="Alicia" w:date="2016-09-05T17:30:00Z"/>
                <w:rFonts w:ascii="Times New Roman" w:hAnsi="Times New Roman" w:cs="Times New Roman"/>
                <w:sz w:val="24"/>
                <w:szCs w:val="24"/>
                <w:lang w:val="en-US"/>
              </w:rPr>
            </w:pPr>
            <w:ins w:id="143" w:author="Alicia" w:date="2016-09-05T17:30:00Z">
              <w:r>
                <w:rPr>
                  <w:rFonts w:ascii="Times New Roman" w:hAnsi="Times New Roman" w:cs="Times New Roman"/>
                  <w:sz w:val="24"/>
                  <w:szCs w:val="24"/>
                  <w:lang w:val="en-US"/>
                </w:rPr>
                <w:t>Flower number</w:t>
              </w:r>
            </w:ins>
          </w:p>
        </w:tc>
        <w:tc>
          <w:tcPr>
            <w:tcW w:w="473" w:type="dxa"/>
            <w:tcBorders>
              <w:top w:val="nil"/>
              <w:left w:val="nil"/>
              <w:bottom w:val="nil"/>
              <w:right w:val="nil"/>
            </w:tcBorders>
            <w:vAlign w:val="center"/>
          </w:tcPr>
          <w:p w14:paraId="541C198C" w14:textId="77777777" w:rsidR="0059503C" w:rsidRDefault="0059503C" w:rsidP="00961DDC">
            <w:pPr>
              <w:spacing w:after="0"/>
              <w:jc w:val="center"/>
              <w:rPr>
                <w:ins w:id="144" w:author="Alicia" w:date="2016-09-05T17:30:00Z"/>
                <w:rFonts w:ascii="Times New Roman" w:hAnsi="Times New Roman" w:cs="Times New Roman"/>
                <w:sz w:val="24"/>
                <w:szCs w:val="24"/>
                <w:lang w:val="en-US"/>
              </w:rPr>
            </w:pPr>
            <w:ins w:id="145"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50CFA1C" w14:textId="77777777" w:rsidR="0059503C" w:rsidRDefault="0059503C" w:rsidP="00961DDC">
            <w:pPr>
              <w:tabs>
                <w:tab w:val="decimal" w:pos="589"/>
              </w:tabs>
              <w:spacing w:after="0"/>
              <w:rPr>
                <w:ins w:id="146" w:author="Alicia" w:date="2016-09-05T17:30:00Z"/>
                <w:rFonts w:ascii="Times New Roman" w:hAnsi="Times New Roman" w:cs="Times New Roman"/>
                <w:sz w:val="24"/>
                <w:szCs w:val="24"/>
                <w:lang w:val="en-US"/>
              </w:rPr>
            </w:pPr>
            <w:ins w:id="147" w:author="Alicia" w:date="2016-09-05T17:30:00Z">
              <w:r>
                <w:rPr>
                  <w:rFonts w:ascii="Times New Roman" w:hAnsi="Times New Roman" w:cs="Times New Roman"/>
                  <w:sz w:val="24"/>
                  <w:szCs w:val="24"/>
                  <w:lang w:val="en-US"/>
                </w:rPr>
                <w:t>19.30***</w:t>
              </w:r>
            </w:ins>
          </w:p>
        </w:tc>
        <w:tc>
          <w:tcPr>
            <w:tcW w:w="296" w:type="dxa"/>
            <w:tcBorders>
              <w:top w:val="nil"/>
              <w:left w:val="nil"/>
              <w:bottom w:val="nil"/>
              <w:right w:val="nil"/>
            </w:tcBorders>
          </w:tcPr>
          <w:p w14:paraId="6DE3DBC3" w14:textId="77777777" w:rsidR="0059503C" w:rsidRDefault="0059503C" w:rsidP="00961DDC">
            <w:pPr>
              <w:spacing w:after="0" w:line="240" w:lineRule="auto"/>
              <w:jc w:val="center"/>
              <w:rPr>
                <w:ins w:id="148"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961DDC">
            <w:pPr>
              <w:spacing w:after="0" w:line="240" w:lineRule="auto"/>
              <w:jc w:val="center"/>
              <w:rPr>
                <w:ins w:id="149" w:author="Alicia" w:date="2016-09-05T17:30:00Z"/>
                <w:rFonts w:ascii="Times New Roman" w:hAnsi="Times New Roman" w:cs="Times New Roman"/>
                <w:sz w:val="24"/>
                <w:szCs w:val="24"/>
                <w:lang w:val="en-US"/>
              </w:rPr>
            </w:pPr>
            <w:ins w:id="150"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1FA2AB83" w14:textId="77777777" w:rsidR="0059503C" w:rsidRDefault="0059503C" w:rsidP="00961DDC">
            <w:pPr>
              <w:tabs>
                <w:tab w:val="decimal" w:pos="163"/>
              </w:tabs>
              <w:spacing w:after="0"/>
              <w:rPr>
                <w:ins w:id="151" w:author="Alicia" w:date="2016-09-05T17:30:00Z"/>
                <w:rFonts w:ascii="Times New Roman" w:hAnsi="Times New Roman" w:cs="Times New Roman"/>
                <w:sz w:val="24"/>
                <w:szCs w:val="24"/>
                <w:lang w:val="en-US"/>
              </w:rPr>
            </w:pPr>
            <w:ins w:id="152" w:author="Alicia" w:date="2016-09-05T17:30:00Z">
              <w:r>
                <w:rPr>
                  <w:rFonts w:ascii="Times New Roman" w:hAnsi="Times New Roman" w:cs="Times New Roman"/>
                  <w:sz w:val="24"/>
                  <w:szCs w:val="24"/>
                  <w:lang w:val="en-US"/>
                </w:rPr>
                <w:t xml:space="preserve">  8.78**</w:t>
              </w:r>
            </w:ins>
          </w:p>
        </w:tc>
      </w:tr>
      <w:tr w:rsidR="0059503C" w:rsidRPr="006C1A0F" w14:paraId="3B22EB44" w14:textId="77777777" w:rsidTr="00961DDC">
        <w:trPr>
          <w:ins w:id="153" w:author="Alicia" w:date="2016-09-05T17:30:00Z"/>
        </w:trPr>
        <w:tc>
          <w:tcPr>
            <w:tcW w:w="245" w:type="dxa"/>
            <w:tcBorders>
              <w:top w:val="nil"/>
              <w:left w:val="nil"/>
              <w:bottom w:val="nil"/>
              <w:right w:val="nil"/>
            </w:tcBorders>
          </w:tcPr>
          <w:p w14:paraId="48B68714" w14:textId="77777777" w:rsidR="0059503C" w:rsidRDefault="0059503C" w:rsidP="00961DDC">
            <w:pPr>
              <w:spacing w:after="0"/>
              <w:rPr>
                <w:ins w:id="154"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961DDC">
            <w:pPr>
              <w:spacing w:after="0"/>
              <w:rPr>
                <w:ins w:id="155" w:author="Alicia" w:date="2016-09-05T17:30:00Z"/>
                <w:rFonts w:ascii="Times New Roman" w:hAnsi="Times New Roman" w:cs="Times New Roman"/>
                <w:sz w:val="24"/>
                <w:szCs w:val="24"/>
                <w:lang w:val="en-US"/>
              </w:rPr>
            </w:pPr>
            <w:ins w:id="156" w:author="Alicia" w:date="2016-09-05T17:30:00Z">
              <w:r>
                <w:rPr>
                  <w:rFonts w:ascii="Times New Roman" w:hAnsi="Times New Roman" w:cs="Times New Roman"/>
                  <w:sz w:val="24"/>
                  <w:szCs w:val="24"/>
                  <w:lang w:val="en-US"/>
                </w:rPr>
                <w:t>Shoot height</w:t>
              </w:r>
            </w:ins>
          </w:p>
        </w:tc>
        <w:tc>
          <w:tcPr>
            <w:tcW w:w="473" w:type="dxa"/>
            <w:tcBorders>
              <w:top w:val="nil"/>
              <w:left w:val="nil"/>
              <w:bottom w:val="nil"/>
              <w:right w:val="nil"/>
            </w:tcBorders>
            <w:vAlign w:val="center"/>
          </w:tcPr>
          <w:p w14:paraId="5A96A1E7" w14:textId="77777777" w:rsidR="0059503C" w:rsidRDefault="0059503C" w:rsidP="00961DDC">
            <w:pPr>
              <w:spacing w:after="0"/>
              <w:jc w:val="center"/>
              <w:rPr>
                <w:ins w:id="157" w:author="Alicia" w:date="2016-09-05T17:30:00Z"/>
                <w:rFonts w:ascii="Times New Roman" w:hAnsi="Times New Roman" w:cs="Times New Roman"/>
                <w:sz w:val="24"/>
                <w:szCs w:val="24"/>
                <w:lang w:val="en-US"/>
              </w:rPr>
            </w:pPr>
            <w:ins w:id="158"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FCE0CF5" w14:textId="77777777" w:rsidR="0059503C" w:rsidRDefault="0059503C" w:rsidP="00961DDC">
            <w:pPr>
              <w:spacing w:after="0"/>
              <w:rPr>
                <w:ins w:id="159" w:author="Alicia" w:date="2016-09-05T17:30:00Z"/>
                <w:rFonts w:ascii="Times New Roman" w:hAnsi="Times New Roman" w:cs="Times New Roman"/>
                <w:sz w:val="24"/>
                <w:szCs w:val="24"/>
                <w:lang w:val="en-US"/>
              </w:rPr>
            </w:pPr>
            <w:ins w:id="160" w:author="Alicia" w:date="2016-09-05T17:30:00Z">
              <w:r>
                <w:rPr>
                  <w:rFonts w:ascii="Times New Roman" w:hAnsi="Times New Roman" w:cs="Times New Roman"/>
                  <w:sz w:val="24"/>
                  <w:szCs w:val="24"/>
                  <w:lang w:val="en-US"/>
                </w:rPr>
                <w:t xml:space="preserve">    0.37</w:t>
              </w:r>
            </w:ins>
          </w:p>
        </w:tc>
        <w:tc>
          <w:tcPr>
            <w:tcW w:w="296" w:type="dxa"/>
            <w:tcBorders>
              <w:top w:val="nil"/>
              <w:left w:val="nil"/>
              <w:bottom w:val="nil"/>
              <w:right w:val="nil"/>
            </w:tcBorders>
          </w:tcPr>
          <w:p w14:paraId="7ED3FE5F" w14:textId="77777777" w:rsidR="0059503C" w:rsidRDefault="0059503C" w:rsidP="00961DDC">
            <w:pPr>
              <w:spacing w:after="0" w:line="240" w:lineRule="auto"/>
              <w:jc w:val="center"/>
              <w:rPr>
                <w:ins w:id="161"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961DDC">
            <w:pPr>
              <w:spacing w:after="0" w:line="240" w:lineRule="auto"/>
              <w:jc w:val="center"/>
              <w:rPr>
                <w:ins w:id="162" w:author="Alicia" w:date="2016-09-05T17:30:00Z"/>
                <w:rFonts w:ascii="Times New Roman" w:hAnsi="Times New Roman" w:cs="Times New Roman"/>
                <w:sz w:val="24"/>
                <w:szCs w:val="24"/>
                <w:lang w:val="en-US"/>
              </w:rPr>
            </w:pPr>
            <w:ins w:id="163"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1999C4E3" w14:textId="77777777" w:rsidR="0059503C" w:rsidRDefault="0059503C" w:rsidP="00961DDC">
            <w:pPr>
              <w:spacing w:after="0"/>
              <w:rPr>
                <w:ins w:id="164" w:author="Alicia" w:date="2016-09-05T17:30:00Z"/>
                <w:rFonts w:ascii="Times New Roman" w:hAnsi="Times New Roman" w:cs="Times New Roman"/>
                <w:sz w:val="24"/>
                <w:szCs w:val="24"/>
                <w:lang w:val="en-US"/>
              </w:rPr>
            </w:pPr>
            <w:ins w:id="165" w:author="Alicia" w:date="2016-09-05T17:30:00Z">
              <w:r>
                <w:rPr>
                  <w:rFonts w:ascii="Times New Roman" w:hAnsi="Times New Roman" w:cs="Times New Roman"/>
                  <w:sz w:val="24"/>
                  <w:szCs w:val="24"/>
                  <w:lang w:val="en-US"/>
                </w:rPr>
                <w:t xml:space="preserve">  2.41</w:t>
              </w:r>
            </w:ins>
          </w:p>
        </w:tc>
      </w:tr>
      <w:tr w:rsidR="0059503C" w:rsidRPr="006C1A0F" w14:paraId="70996ACF" w14:textId="77777777" w:rsidTr="00961DDC">
        <w:trPr>
          <w:ins w:id="166" w:author="Alicia" w:date="2016-09-05T17:30:00Z"/>
        </w:trPr>
        <w:tc>
          <w:tcPr>
            <w:tcW w:w="245" w:type="dxa"/>
            <w:tcBorders>
              <w:top w:val="nil"/>
              <w:left w:val="nil"/>
              <w:bottom w:val="nil"/>
              <w:right w:val="nil"/>
            </w:tcBorders>
          </w:tcPr>
          <w:p w14:paraId="45A86F63" w14:textId="77777777" w:rsidR="0059503C" w:rsidRDefault="0059503C" w:rsidP="00961DDC">
            <w:pPr>
              <w:spacing w:after="0"/>
              <w:rPr>
                <w:ins w:id="167"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961DDC">
            <w:pPr>
              <w:spacing w:after="0"/>
              <w:rPr>
                <w:ins w:id="168" w:author="Alicia" w:date="2016-09-05T17:30:00Z"/>
                <w:rFonts w:ascii="Times New Roman" w:hAnsi="Times New Roman" w:cs="Times New Roman"/>
                <w:sz w:val="24"/>
                <w:szCs w:val="24"/>
                <w:lang w:val="en-US"/>
              </w:rPr>
            </w:pPr>
            <w:ins w:id="169" w:author="Alicia" w:date="2016-09-05T17:30:00Z">
              <w:r>
                <w:rPr>
                  <w:rFonts w:ascii="Times New Roman" w:hAnsi="Times New Roman" w:cs="Times New Roman"/>
                  <w:sz w:val="24"/>
                  <w:szCs w:val="24"/>
                  <w:lang w:val="en-US"/>
                </w:rPr>
                <w:t>Population × Phenology</w:t>
              </w:r>
            </w:ins>
          </w:p>
        </w:tc>
        <w:tc>
          <w:tcPr>
            <w:tcW w:w="473" w:type="dxa"/>
            <w:tcBorders>
              <w:top w:val="nil"/>
              <w:left w:val="nil"/>
              <w:bottom w:val="nil"/>
              <w:right w:val="nil"/>
            </w:tcBorders>
            <w:vAlign w:val="center"/>
          </w:tcPr>
          <w:p w14:paraId="6C244D7B" w14:textId="77777777" w:rsidR="0059503C" w:rsidRDefault="0059503C" w:rsidP="00961DDC">
            <w:pPr>
              <w:spacing w:after="0"/>
              <w:jc w:val="center"/>
              <w:rPr>
                <w:ins w:id="170" w:author="Alicia" w:date="2016-09-05T17:30:00Z"/>
                <w:rFonts w:ascii="Times New Roman" w:hAnsi="Times New Roman" w:cs="Times New Roman"/>
                <w:sz w:val="24"/>
                <w:szCs w:val="24"/>
                <w:lang w:val="en-US"/>
              </w:rPr>
            </w:pPr>
            <w:ins w:id="171"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47BD5321" w14:textId="77777777" w:rsidR="0059503C" w:rsidRDefault="0059503C" w:rsidP="00961DDC">
            <w:pPr>
              <w:spacing w:after="0"/>
              <w:rPr>
                <w:ins w:id="172" w:author="Alicia" w:date="2016-09-05T17:30:00Z"/>
                <w:rFonts w:ascii="Times New Roman" w:hAnsi="Times New Roman" w:cs="Times New Roman"/>
                <w:sz w:val="24"/>
                <w:szCs w:val="24"/>
                <w:lang w:val="en-US"/>
              </w:rPr>
            </w:pPr>
            <w:ins w:id="173" w:author="Alicia" w:date="2016-09-05T17:30:00Z">
              <w:r>
                <w:rPr>
                  <w:rFonts w:ascii="Times New Roman" w:hAnsi="Times New Roman" w:cs="Times New Roman"/>
                  <w:sz w:val="24"/>
                  <w:szCs w:val="24"/>
                  <w:lang w:val="en-US"/>
                </w:rPr>
                <w:t xml:space="preserve">    3.61***</w:t>
              </w:r>
            </w:ins>
          </w:p>
        </w:tc>
        <w:tc>
          <w:tcPr>
            <w:tcW w:w="296" w:type="dxa"/>
            <w:tcBorders>
              <w:top w:val="nil"/>
              <w:left w:val="nil"/>
              <w:bottom w:val="nil"/>
              <w:right w:val="nil"/>
            </w:tcBorders>
          </w:tcPr>
          <w:p w14:paraId="452B04F6" w14:textId="77777777" w:rsidR="0059503C" w:rsidRDefault="0059503C" w:rsidP="00961DDC">
            <w:pPr>
              <w:spacing w:after="0" w:line="240" w:lineRule="auto"/>
              <w:jc w:val="center"/>
              <w:rPr>
                <w:ins w:id="174"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961DDC">
            <w:pPr>
              <w:spacing w:after="0" w:line="240" w:lineRule="auto"/>
              <w:jc w:val="center"/>
              <w:rPr>
                <w:ins w:id="175" w:author="Alicia" w:date="2016-09-05T17:30:00Z"/>
                <w:rFonts w:ascii="Times New Roman" w:hAnsi="Times New Roman" w:cs="Times New Roman"/>
                <w:sz w:val="24"/>
                <w:szCs w:val="24"/>
                <w:lang w:val="en-US"/>
              </w:rPr>
            </w:pPr>
            <w:ins w:id="176"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688FD2DE" w14:textId="77777777" w:rsidR="0059503C" w:rsidRDefault="0059503C" w:rsidP="00961DDC">
            <w:pPr>
              <w:spacing w:after="0"/>
              <w:rPr>
                <w:ins w:id="177" w:author="Alicia" w:date="2016-09-05T17:30:00Z"/>
                <w:rFonts w:ascii="Times New Roman" w:hAnsi="Times New Roman" w:cs="Times New Roman"/>
                <w:sz w:val="24"/>
                <w:szCs w:val="24"/>
                <w:lang w:val="en-US"/>
              </w:rPr>
            </w:pPr>
            <w:ins w:id="178" w:author="Alicia" w:date="2016-09-05T17:30:00Z">
              <w:r>
                <w:rPr>
                  <w:rFonts w:ascii="Times New Roman" w:hAnsi="Times New Roman" w:cs="Times New Roman"/>
                  <w:sz w:val="24"/>
                  <w:szCs w:val="24"/>
                  <w:lang w:val="en-US"/>
                </w:rPr>
                <w:t xml:space="preserve">  1.98*</w:t>
              </w:r>
            </w:ins>
          </w:p>
        </w:tc>
      </w:tr>
      <w:tr w:rsidR="0059503C" w:rsidRPr="006C1A0F" w14:paraId="137886EE" w14:textId="77777777" w:rsidTr="00961DDC">
        <w:trPr>
          <w:ins w:id="179" w:author="Alicia" w:date="2016-09-05T17:30:00Z"/>
        </w:trPr>
        <w:tc>
          <w:tcPr>
            <w:tcW w:w="245" w:type="dxa"/>
            <w:tcBorders>
              <w:top w:val="nil"/>
              <w:left w:val="nil"/>
              <w:bottom w:val="nil"/>
              <w:right w:val="nil"/>
            </w:tcBorders>
          </w:tcPr>
          <w:p w14:paraId="48A37113" w14:textId="77777777" w:rsidR="0059503C" w:rsidRDefault="0059503C" w:rsidP="00961DDC">
            <w:pPr>
              <w:spacing w:after="0"/>
              <w:rPr>
                <w:ins w:id="180"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961DDC">
            <w:pPr>
              <w:spacing w:after="0"/>
              <w:rPr>
                <w:ins w:id="181" w:author="Alicia" w:date="2016-09-05T17:30:00Z"/>
                <w:rFonts w:ascii="Times New Roman" w:hAnsi="Times New Roman" w:cs="Times New Roman"/>
                <w:sz w:val="24"/>
                <w:szCs w:val="24"/>
                <w:lang w:val="en-US"/>
              </w:rPr>
            </w:pPr>
            <w:ins w:id="182" w:author="Alicia" w:date="2016-09-05T17:30:00Z">
              <w:r>
                <w:rPr>
                  <w:rFonts w:ascii="Times New Roman" w:hAnsi="Times New Roman" w:cs="Times New Roman"/>
                  <w:sz w:val="24"/>
                  <w:szCs w:val="24"/>
                  <w:lang w:val="en-US"/>
                </w:rPr>
                <w:t>Population × Flower number</w:t>
              </w:r>
            </w:ins>
          </w:p>
        </w:tc>
        <w:tc>
          <w:tcPr>
            <w:tcW w:w="473" w:type="dxa"/>
            <w:tcBorders>
              <w:top w:val="nil"/>
              <w:left w:val="nil"/>
              <w:bottom w:val="nil"/>
              <w:right w:val="nil"/>
            </w:tcBorders>
            <w:vAlign w:val="center"/>
          </w:tcPr>
          <w:p w14:paraId="44158433" w14:textId="77777777" w:rsidR="0059503C" w:rsidRDefault="0059503C" w:rsidP="00961DDC">
            <w:pPr>
              <w:spacing w:after="0"/>
              <w:jc w:val="center"/>
              <w:rPr>
                <w:ins w:id="183" w:author="Alicia" w:date="2016-09-05T17:30:00Z"/>
                <w:rFonts w:ascii="Times New Roman" w:hAnsi="Times New Roman" w:cs="Times New Roman"/>
                <w:sz w:val="24"/>
                <w:szCs w:val="24"/>
                <w:lang w:val="en-US"/>
              </w:rPr>
            </w:pPr>
            <w:ins w:id="184"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87D6615" w14:textId="77777777" w:rsidR="0059503C" w:rsidRDefault="0059503C" w:rsidP="00961DDC">
            <w:pPr>
              <w:spacing w:after="0"/>
              <w:rPr>
                <w:ins w:id="185" w:author="Alicia" w:date="2016-09-05T17:30:00Z"/>
                <w:rFonts w:ascii="Times New Roman" w:hAnsi="Times New Roman" w:cs="Times New Roman"/>
                <w:sz w:val="24"/>
                <w:szCs w:val="24"/>
                <w:lang w:val="en-US"/>
              </w:rPr>
            </w:pPr>
            <w:ins w:id="186" w:author="Alicia" w:date="2016-09-05T17:30:00Z">
              <w:r>
                <w:rPr>
                  <w:rFonts w:ascii="Times New Roman" w:hAnsi="Times New Roman" w:cs="Times New Roman"/>
                  <w:sz w:val="24"/>
                  <w:szCs w:val="24"/>
                  <w:lang w:val="en-US"/>
                </w:rPr>
                <w:t xml:space="preserve">    3.88***</w:t>
              </w:r>
            </w:ins>
          </w:p>
        </w:tc>
        <w:tc>
          <w:tcPr>
            <w:tcW w:w="296" w:type="dxa"/>
            <w:tcBorders>
              <w:top w:val="nil"/>
              <w:left w:val="nil"/>
              <w:bottom w:val="nil"/>
              <w:right w:val="nil"/>
            </w:tcBorders>
          </w:tcPr>
          <w:p w14:paraId="4DC1E707" w14:textId="77777777" w:rsidR="0059503C" w:rsidRDefault="0059503C" w:rsidP="00961DDC">
            <w:pPr>
              <w:spacing w:after="0" w:line="240" w:lineRule="auto"/>
              <w:jc w:val="center"/>
              <w:rPr>
                <w:ins w:id="187"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961DDC">
            <w:pPr>
              <w:spacing w:after="0" w:line="240" w:lineRule="auto"/>
              <w:jc w:val="center"/>
              <w:rPr>
                <w:ins w:id="188" w:author="Alicia" w:date="2016-09-05T17:30:00Z"/>
                <w:rFonts w:ascii="Times New Roman" w:hAnsi="Times New Roman" w:cs="Times New Roman"/>
                <w:sz w:val="24"/>
                <w:szCs w:val="24"/>
                <w:lang w:val="en-US"/>
              </w:rPr>
            </w:pPr>
            <w:ins w:id="189"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0908630" w14:textId="77777777" w:rsidR="0059503C" w:rsidRDefault="0059503C" w:rsidP="00961DDC">
            <w:pPr>
              <w:tabs>
                <w:tab w:val="decimal" w:pos="589"/>
              </w:tabs>
              <w:spacing w:after="0"/>
              <w:rPr>
                <w:ins w:id="190" w:author="Alicia" w:date="2016-09-05T17:30:00Z"/>
                <w:rFonts w:ascii="Times New Roman" w:hAnsi="Times New Roman" w:cs="Times New Roman"/>
                <w:sz w:val="24"/>
                <w:szCs w:val="24"/>
                <w:lang w:val="en-US"/>
              </w:rPr>
            </w:pPr>
            <w:ins w:id="191" w:author="Alicia" w:date="2016-09-05T17:30:00Z">
              <w:r>
                <w:rPr>
                  <w:rFonts w:ascii="Times New Roman" w:hAnsi="Times New Roman" w:cs="Times New Roman"/>
                  <w:sz w:val="24"/>
                  <w:szCs w:val="24"/>
                  <w:lang w:val="en-US"/>
                </w:rPr>
                <w:t>2.90***</w:t>
              </w:r>
            </w:ins>
          </w:p>
        </w:tc>
      </w:tr>
      <w:tr w:rsidR="0059503C" w14:paraId="1821D9CF" w14:textId="77777777" w:rsidTr="00961DDC">
        <w:trPr>
          <w:ins w:id="192" w:author="Alicia" w:date="2016-09-05T17:30:00Z"/>
        </w:trPr>
        <w:tc>
          <w:tcPr>
            <w:tcW w:w="245" w:type="dxa"/>
            <w:tcBorders>
              <w:top w:val="nil"/>
              <w:left w:val="nil"/>
              <w:bottom w:val="nil"/>
              <w:right w:val="nil"/>
            </w:tcBorders>
          </w:tcPr>
          <w:p w14:paraId="11DD0160" w14:textId="77777777" w:rsidR="0059503C" w:rsidRDefault="0059503C" w:rsidP="00961DDC">
            <w:pPr>
              <w:spacing w:after="0"/>
              <w:rPr>
                <w:ins w:id="193"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961DDC">
            <w:pPr>
              <w:spacing w:after="0"/>
              <w:rPr>
                <w:ins w:id="194" w:author="Alicia" w:date="2016-09-05T17:30:00Z"/>
                <w:rFonts w:ascii="Times New Roman" w:hAnsi="Times New Roman" w:cs="Times New Roman"/>
                <w:sz w:val="24"/>
                <w:szCs w:val="24"/>
                <w:lang w:val="en-US"/>
              </w:rPr>
            </w:pPr>
            <w:ins w:id="195" w:author="Alicia" w:date="2016-09-05T17:30:00Z">
              <w:r>
                <w:rPr>
                  <w:rFonts w:ascii="Times New Roman" w:hAnsi="Times New Roman" w:cs="Times New Roman"/>
                  <w:sz w:val="24"/>
                  <w:szCs w:val="24"/>
                  <w:lang w:val="en-US"/>
                </w:rPr>
                <w:t>Population × Shoot height</w:t>
              </w:r>
            </w:ins>
          </w:p>
        </w:tc>
        <w:tc>
          <w:tcPr>
            <w:tcW w:w="473" w:type="dxa"/>
            <w:tcBorders>
              <w:top w:val="nil"/>
              <w:left w:val="nil"/>
              <w:bottom w:val="nil"/>
              <w:right w:val="nil"/>
            </w:tcBorders>
            <w:vAlign w:val="center"/>
          </w:tcPr>
          <w:p w14:paraId="697AC9BA" w14:textId="77777777" w:rsidR="0059503C" w:rsidRDefault="0059503C" w:rsidP="00961DDC">
            <w:pPr>
              <w:spacing w:after="0"/>
              <w:jc w:val="center"/>
              <w:rPr>
                <w:ins w:id="196" w:author="Alicia" w:date="2016-09-05T17:30:00Z"/>
                <w:rFonts w:ascii="Times New Roman" w:hAnsi="Times New Roman" w:cs="Times New Roman"/>
                <w:sz w:val="24"/>
                <w:szCs w:val="24"/>
                <w:lang w:val="en-US"/>
              </w:rPr>
            </w:pPr>
            <w:ins w:id="197"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699CAB3" w14:textId="77777777" w:rsidR="0059503C" w:rsidRDefault="0059503C" w:rsidP="00961DDC">
            <w:pPr>
              <w:spacing w:after="0"/>
              <w:rPr>
                <w:ins w:id="198" w:author="Alicia" w:date="2016-09-05T17:30:00Z"/>
                <w:rFonts w:ascii="Times New Roman" w:hAnsi="Times New Roman" w:cs="Times New Roman"/>
                <w:sz w:val="24"/>
                <w:szCs w:val="24"/>
                <w:lang w:val="en-US"/>
              </w:rPr>
            </w:pPr>
            <w:ins w:id="199" w:author="Alicia" w:date="2016-09-05T17:30:00Z">
              <w:r>
                <w:rPr>
                  <w:rFonts w:ascii="Times New Roman" w:hAnsi="Times New Roman" w:cs="Times New Roman"/>
                  <w:sz w:val="24"/>
                  <w:szCs w:val="24"/>
                  <w:lang w:val="en-US"/>
                </w:rPr>
                <w:t xml:space="preserve">    1.19</w:t>
              </w:r>
            </w:ins>
          </w:p>
        </w:tc>
        <w:tc>
          <w:tcPr>
            <w:tcW w:w="296" w:type="dxa"/>
            <w:tcBorders>
              <w:top w:val="nil"/>
              <w:left w:val="nil"/>
              <w:bottom w:val="nil"/>
              <w:right w:val="nil"/>
            </w:tcBorders>
          </w:tcPr>
          <w:p w14:paraId="7501FE9B" w14:textId="77777777" w:rsidR="0059503C" w:rsidRDefault="0059503C" w:rsidP="00961DDC">
            <w:pPr>
              <w:spacing w:after="0" w:line="240" w:lineRule="auto"/>
              <w:jc w:val="center"/>
              <w:rPr>
                <w:ins w:id="200"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961DDC">
            <w:pPr>
              <w:spacing w:after="0" w:line="240" w:lineRule="auto"/>
              <w:jc w:val="center"/>
              <w:rPr>
                <w:ins w:id="201" w:author="Alicia" w:date="2016-09-05T17:30:00Z"/>
                <w:rFonts w:ascii="Times New Roman" w:hAnsi="Times New Roman" w:cs="Times New Roman"/>
                <w:sz w:val="24"/>
                <w:szCs w:val="24"/>
                <w:lang w:val="en-US"/>
              </w:rPr>
            </w:pPr>
            <w:ins w:id="202"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2D5E5CFB" w14:textId="77777777" w:rsidR="0059503C" w:rsidRDefault="0059503C" w:rsidP="00961DDC">
            <w:pPr>
              <w:spacing w:after="0"/>
              <w:rPr>
                <w:ins w:id="203" w:author="Alicia" w:date="2016-09-05T17:30:00Z"/>
                <w:rFonts w:ascii="Times New Roman" w:hAnsi="Times New Roman" w:cs="Times New Roman"/>
                <w:sz w:val="24"/>
                <w:szCs w:val="24"/>
                <w:lang w:val="en-US"/>
              </w:rPr>
            </w:pPr>
            <w:ins w:id="204" w:author="Alicia" w:date="2016-09-05T17:30:00Z">
              <w:r>
                <w:rPr>
                  <w:rFonts w:ascii="Times New Roman" w:hAnsi="Times New Roman" w:cs="Times New Roman"/>
                  <w:sz w:val="24"/>
                  <w:szCs w:val="24"/>
                  <w:lang w:val="en-US"/>
                </w:rPr>
                <w:t xml:space="preserve">  2.35**</w:t>
              </w:r>
            </w:ins>
          </w:p>
        </w:tc>
      </w:tr>
      <w:tr w:rsidR="0059503C" w14:paraId="255B3211" w14:textId="77777777" w:rsidTr="00961DDC">
        <w:trPr>
          <w:ins w:id="205" w:author="Alicia" w:date="2016-09-05T17:30:00Z"/>
        </w:trPr>
        <w:tc>
          <w:tcPr>
            <w:tcW w:w="245" w:type="dxa"/>
            <w:tcBorders>
              <w:top w:val="nil"/>
              <w:left w:val="nil"/>
              <w:bottom w:val="nil"/>
              <w:right w:val="nil"/>
            </w:tcBorders>
          </w:tcPr>
          <w:p w14:paraId="65AD9EC2" w14:textId="77777777" w:rsidR="0059503C" w:rsidRDefault="0059503C" w:rsidP="00961DDC">
            <w:pPr>
              <w:spacing w:after="0" w:line="240" w:lineRule="auto"/>
              <w:rPr>
                <w:ins w:id="206"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961DDC">
            <w:pPr>
              <w:spacing w:after="0" w:line="240" w:lineRule="auto"/>
              <w:rPr>
                <w:ins w:id="207" w:author="Alicia" w:date="2016-09-05T17:30:00Z"/>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961DDC">
            <w:pPr>
              <w:spacing w:after="0" w:line="240" w:lineRule="auto"/>
              <w:jc w:val="center"/>
              <w:rPr>
                <w:ins w:id="208" w:author="Alicia" w:date="2016-09-05T17:30:00Z"/>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961DDC">
            <w:pPr>
              <w:tabs>
                <w:tab w:val="decimal" w:pos="-7922"/>
              </w:tabs>
              <w:spacing w:after="0" w:line="240" w:lineRule="auto"/>
              <w:rPr>
                <w:ins w:id="209" w:author="Alicia" w:date="2016-09-05T17:30:00Z"/>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961DDC">
            <w:pPr>
              <w:spacing w:after="0" w:line="240" w:lineRule="auto"/>
              <w:jc w:val="center"/>
              <w:rPr>
                <w:ins w:id="210"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961DDC">
            <w:pPr>
              <w:spacing w:after="0" w:line="240" w:lineRule="auto"/>
              <w:jc w:val="center"/>
              <w:rPr>
                <w:ins w:id="211" w:author="Alicia" w:date="2016-09-05T17:30:00Z"/>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961DDC">
            <w:pPr>
              <w:spacing w:after="0" w:line="240" w:lineRule="auto"/>
              <w:rPr>
                <w:ins w:id="212" w:author="Alicia" w:date="2016-09-05T17:30:00Z"/>
                <w:rFonts w:ascii="Times New Roman" w:hAnsi="Times New Roman" w:cs="Times New Roman"/>
                <w:sz w:val="24"/>
                <w:szCs w:val="24"/>
                <w:lang w:val="en-US"/>
              </w:rPr>
            </w:pPr>
          </w:p>
        </w:tc>
      </w:tr>
      <w:tr w:rsidR="0059503C" w14:paraId="4E77B030" w14:textId="77777777" w:rsidTr="00961DDC">
        <w:trPr>
          <w:ins w:id="213" w:author="Alicia" w:date="2016-09-05T17:30:00Z"/>
        </w:trPr>
        <w:tc>
          <w:tcPr>
            <w:tcW w:w="4808" w:type="dxa"/>
            <w:gridSpan w:val="2"/>
            <w:tcBorders>
              <w:top w:val="nil"/>
              <w:left w:val="nil"/>
              <w:bottom w:val="single" w:sz="4" w:space="0" w:color="auto"/>
              <w:right w:val="nil"/>
            </w:tcBorders>
          </w:tcPr>
          <w:p w14:paraId="369C8022" w14:textId="77777777" w:rsidR="0059503C" w:rsidRDefault="0059503C" w:rsidP="00961DDC">
            <w:pPr>
              <w:spacing w:after="0"/>
              <w:rPr>
                <w:ins w:id="214" w:author="Alicia" w:date="2016-09-05T17:30:00Z"/>
                <w:rFonts w:ascii="Times New Roman" w:hAnsi="Times New Roman" w:cs="Times New Roman"/>
                <w:sz w:val="24"/>
                <w:szCs w:val="24"/>
                <w:lang w:val="en-US"/>
              </w:rPr>
            </w:pPr>
            <w:ins w:id="215" w:author="Alicia" w:date="2016-09-05T17:30:00Z">
              <w:r>
                <w:rPr>
                  <w:rFonts w:ascii="Times New Roman" w:hAnsi="Times New Roman" w:cs="Times New Roman"/>
                  <w:sz w:val="24"/>
                  <w:szCs w:val="24"/>
                  <w:lang w:val="en-US"/>
                </w:rPr>
                <w:t>B) Non-linear terms</w:t>
              </w:r>
            </w:ins>
          </w:p>
        </w:tc>
        <w:tc>
          <w:tcPr>
            <w:tcW w:w="473" w:type="dxa"/>
            <w:tcBorders>
              <w:top w:val="nil"/>
              <w:left w:val="nil"/>
              <w:bottom w:val="single" w:sz="4" w:space="0" w:color="auto"/>
              <w:right w:val="nil"/>
            </w:tcBorders>
            <w:vAlign w:val="center"/>
          </w:tcPr>
          <w:p w14:paraId="2CEC568B" w14:textId="77777777" w:rsidR="0059503C" w:rsidRDefault="0059503C" w:rsidP="00961DDC">
            <w:pPr>
              <w:spacing w:after="0"/>
              <w:jc w:val="center"/>
              <w:rPr>
                <w:ins w:id="216" w:author="Alicia" w:date="2016-09-05T17:30:00Z"/>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961DDC">
            <w:pPr>
              <w:tabs>
                <w:tab w:val="decimal" w:pos="-7922"/>
              </w:tabs>
              <w:spacing w:after="0"/>
              <w:rPr>
                <w:ins w:id="217" w:author="Alicia" w:date="2016-09-05T17:30:00Z"/>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961DDC">
            <w:pPr>
              <w:spacing w:after="0"/>
              <w:jc w:val="center"/>
              <w:rPr>
                <w:ins w:id="218" w:author="Alicia" w:date="2016-09-05T17:30:00Z"/>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961DDC">
            <w:pPr>
              <w:spacing w:after="0"/>
              <w:jc w:val="center"/>
              <w:rPr>
                <w:ins w:id="219" w:author="Alicia" w:date="2016-09-05T17:30:00Z"/>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961DDC">
            <w:pPr>
              <w:spacing w:after="0"/>
              <w:rPr>
                <w:ins w:id="220" w:author="Alicia" w:date="2016-09-05T17:30:00Z"/>
                <w:rFonts w:ascii="Times New Roman" w:hAnsi="Times New Roman" w:cs="Times New Roman"/>
                <w:sz w:val="24"/>
                <w:szCs w:val="24"/>
                <w:lang w:val="en-US"/>
              </w:rPr>
            </w:pPr>
          </w:p>
        </w:tc>
      </w:tr>
      <w:tr w:rsidR="0059503C" w14:paraId="70368BD8" w14:textId="77777777" w:rsidTr="00961DDC">
        <w:trPr>
          <w:ins w:id="221" w:author="Alicia" w:date="2016-09-05T17:30:00Z"/>
        </w:trPr>
        <w:tc>
          <w:tcPr>
            <w:tcW w:w="245" w:type="dxa"/>
            <w:tcBorders>
              <w:top w:val="single" w:sz="4" w:space="0" w:color="auto"/>
              <w:left w:val="nil"/>
              <w:bottom w:val="nil"/>
              <w:right w:val="nil"/>
            </w:tcBorders>
          </w:tcPr>
          <w:p w14:paraId="60AF0278" w14:textId="77777777" w:rsidR="0059503C" w:rsidRDefault="0059503C" w:rsidP="00961DDC">
            <w:pPr>
              <w:spacing w:after="0"/>
              <w:rPr>
                <w:ins w:id="222" w:author="Alicia" w:date="2016-09-05T17:30:00Z"/>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961DDC">
            <w:pPr>
              <w:spacing w:after="0"/>
              <w:rPr>
                <w:ins w:id="223" w:author="Alicia" w:date="2016-09-05T17:30:00Z"/>
                <w:rFonts w:ascii="Times New Roman" w:hAnsi="Times New Roman" w:cs="Times New Roman"/>
                <w:sz w:val="24"/>
                <w:szCs w:val="24"/>
                <w:lang w:val="en-US"/>
              </w:rPr>
            </w:pPr>
            <w:ins w:id="224" w:author="Alicia" w:date="2016-09-05T17:30:00Z">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ins>
          </w:p>
        </w:tc>
        <w:tc>
          <w:tcPr>
            <w:tcW w:w="473" w:type="dxa"/>
            <w:tcBorders>
              <w:top w:val="single" w:sz="4" w:space="0" w:color="auto"/>
              <w:left w:val="nil"/>
              <w:bottom w:val="nil"/>
              <w:right w:val="nil"/>
            </w:tcBorders>
            <w:vAlign w:val="center"/>
          </w:tcPr>
          <w:p w14:paraId="261BF820" w14:textId="77777777" w:rsidR="0059503C" w:rsidRDefault="0059503C" w:rsidP="00961DDC">
            <w:pPr>
              <w:spacing w:after="0"/>
              <w:jc w:val="center"/>
              <w:rPr>
                <w:ins w:id="225" w:author="Alicia" w:date="2016-09-05T17:30:00Z"/>
                <w:rFonts w:ascii="Times New Roman" w:hAnsi="Times New Roman" w:cs="Times New Roman"/>
                <w:sz w:val="24"/>
                <w:szCs w:val="24"/>
                <w:lang w:val="en-US"/>
              </w:rPr>
            </w:pPr>
            <w:ins w:id="226" w:author="Alicia" w:date="2016-09-05T17:30:00Z">
              <w:r>
                <w:rPr>
                  <w:rFonts w:ascii="Times New Roman" w:hAnsi="Times New Roman" w:cs="Times New Roman"/>
                  <w:sz w:val="24"/>
                  <w:szCs w:val="24"/>
                  <w:lang w:val="en-US"/>
                </w:rPr>
                <w:t>1</w:t>
              </w:r>
            </w:ins>
          </w:p>
        </w:tc>
        <w:tc>
          <w:tcPr>
            <w:tcW w:w="1298" w:type="dxa"/>
            <w:tcBorders>
              <w:top w:val="single" w:sz="4" w:space="0" w:color="auto"/>
              <w:left w:val="nil"/>
              <w:bottom w:val="nil"/>
              <w:right w:val="nil"/>
            </w:tcBorders>
            <w:vAlign w:val="center"/>
          </w:tcPr>
          <w:p w14:paraId="1A0AAF74" w14:textId="77777777" w:rsidR="0059503C" w:rsidRDefault="0059503C" w:rsidP="00961DDC">
            <w:pPr>
              <w:spacing w:after="0"/>
              <w:rPr>
                <w:ins w:id="227" w:author="Alicia" w:date="2016-09-05T17:30:00Z"/>
                <w:rFonts w:ascii="Times New Roman" w:hAnsi="Times New Roman" w:cs="Times New Roman"/>
                <w:sz w:val="24"/>
                <w:szCs w:val="24"/>
                <w:lang w:val="en-US"/>
              </w:rPr>
            </w:pPr>
            <w:ins w:id="228" w:author="Alicia" w:date="2016-09-05T17:30:00Z">
              <w:r>
                <w:rPr>
                  <w:rFonts w:ascii="Times New Roman" w:hAnsi="Times New Roman" w:cs="Times New Roman"/>
                  <w:sz w:val="24"/>
                  <w:szCs w:val="24"/>
                  <w:lang w:val="en-US"/>
                </w:rPr>
                <w:t xml:space="preserve">    0.01</w:t>
              </w:r>
            </w:ins>
          </w:p>
        </w:tc>
        <w:tc>
          <w:tcPr>
            <w:tcW w:w="296" w:type="dxa"/>
            <w:tcBorders>
              <w:top w:val="single" w:sz="4" w:space="0" w:color="auto"/>
              <w:left w:val="nil"/>
              <w:bottom w:val="nil"/>
              <w:right w:val="nil"/>
            </w:tcBorders>
          </w:tcPr>
          <w:p w14:paraId="26F9C817" w14:textId="77777777" w:rsidR="0059503C" w:rsidRDefault="0059503C" w:rsidP="00961DDC">
            <w:pPr>
              <w:spacing w:after="0"/>
              <w:jc w:val="center"/>
              <w:rPr>
                <w:ins w:id="229" w:author="Alicia" w:date="2016-09-05T17:30:00Z"/>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961DDC">
            <w:pPr>
              <w:spacing w:after="0"/>
              <w:jc w:val="center"/>
              <w:rPr>
                <w:ins w:id="230" w:author="Alicia" w:date="2016-09-05T17:30:00Z"/>
                <w:rFonts w:ascii="Times New Roman" w:hAnsi="Times New Roman" w:cs="Times New Roman"/>
                <w:sz w:val="24"/>
                <w:szCs w:val="24"/>
                <w:lang w:val="en-US"/>
              </w:rPr>
            </w:pPr>
            <w:ins w:id="231" w:author="Alicia" w:date="2016-09-05T17:30:00Z">
              <w:r>
                <w:rPr>
                  <w:rFonts w:ascii="Times New Roman" w:hAnsi="Times New Roman" w:cs="Times New Roman"/>
                  <w:sz w:val="24"/>
                  <w:szCs w:val="24"/>
                  <w:lang w:val="en-US"/>
                </w:rPr>
                <w:t>1</w:t>
              </w:r>
            </w:ins>
          </w:p>
        </w:tc>
        <w:tc>
          <w:tcPr>
            <w:tcW w:w="1121" w:type="dxa"/>
            <w:tcBorders>
              <w:top w:val="single" w:sz="4" w:space="0" w:color="auto"/>
              <w:left w:val="nil"/>
              <w:bottom w:val="nil"/>
              <w:right w:val="nil"/>
            </w:tcBorders>
            <w:vAlign w:val="center"/>
          </w:tcPr>
          <w:p w14:paraId="10BE5103" w14:textId="77777777" w:rsidR="0059503C" w:rsidRDefault="0059503C" w:rsidP="00961DDC">
            <w:pPr>
              <w:spacing w:after="0"/>
              <w:rPr>
                <w:ins w:id="232" w:author="Alicia" w:date="2016-09-05T17:30:00Z"/>
                <w:rFonts w:ascii="Times New Roman" w:hAnsi="Times New Roman" w:cs="Times New Roman"/>
                <w:sz w:val="24"/>
                <w:szCs w:val="24"/>
                <w:lang w:val="en-US"/>
              </w:rPr>
            </w:pPr>
            <w:ins w:id="233" w:author="Alicia" w:date="2016-09-05T17:30:00Z">
              <w:r>
                <w:rPr>
                  <w:rFonts w:ascii="Times New Roman" w:hAnsi="Times New Roman" w:cs="Times New Roman"/>
                  <w:sz w:val="24"/>
                  <w:szCs w:val="24"/>
                  <w:lang w:val="en-US"/>
                </w:rPr>
                <w:t xml:space="preserve"> 0.04</w:t>
              </w:r>
            </w:ins>
          </w:p>
        </w:tc>
      </w:tr>
      <w:tr w:rsidR="0059503C" w14:paraId="5F637880" w14:textId="77777777" w:rsidTr="00961DDC">
        <w:trPr>
          <w:ins w:id="234" w:author="Alicia" w:date="2016-09-05T17:30:00Z"/>
        </w:trPr>
        <w:tc>
          <w:tcPr>
            <w:tcW w:w="245" w:type="dxa"/>
            <w:tcBorders>
              <w:top w:val="nil"/>
              <w:left w:val="nil"/>
              <w:bottom w:val="nil"/>
              <w:right w:val="nil"/>
            </w:tcBorders>
          </w:tcPr>
          <w:p w14:paraId="779FE0AA" w14:textId="77777777" w:rsidR="0059503C" w:rsidRDefault="0059503C" w:rsidP="00961DDC">
            <w:pPr>
              <w:spacing w:after="0"/>
              <w:rPr>
                <w:ins w:id="235"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961DDC">
            <w:pPr>
              <w:spacing w:after="0"/>
              <w:rPr>
                <w:ins w:id="236" w:author="Alicia" w:date="2016-09-05T17:30:00Z"/>
                <w:rFonts w:ascii="Times New Roman" w:hAnsi="Times New Roman" w:cs="Times New Roman"/>
                <w:sz w:val="24"/>
                <w:szCs w:val="24"/>
                <w:lang w:val="en-US"/>
              </w:rPr>
            </w:pPr>
            <w:ins w:id="237" w:author="Alicia" w:date="2016-09-05T17:30:00Z">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4359007E" w14:textId="77777777" w:rsidR="0059503C" w:rsidRDefault="0059503C" w:rsidP="00961DDC">
            <w:pPr>
              <w:spacing w:after="0"/>
              <w:jc w:val="center"/>
              <w:rPr>
                <w:ins w:id="238" w:author="Alicia" w:date="2016-09-05T17:30:00Z"/>
                <w:rFonts w:ascii="Times New Roman" w:hAnsi="Times New Roman" w:cs="Times New Roman"/>
                <w:sz w:val="24"/>
                <w:szCs w:val="24"/>
                <w:lang w:val="en-US"/>
              </w:rPr>
            </w:pPr>
            <w:ins w:id="239"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4874C1D5" w14:textId="77777777" w:rsidR="0059503C" w:rsidRDefault="0059503C" w:rsidP="00961DDC">
            <w:pPr>
              <w:spacing w:after="0"/>
              <w:rPr>
                <w:ins w:id="240" w:author="Alicia" w:date="2016-09-05T17:30:00Z"/>
                <w:rFonts w:ascii="Times New Roman" w:hAnsi="Times New Roman" w:cs="Times New Roman"/>
                <w:sz w:val="24"/>
                <w:szCs w:val="24"/>
                <w:lang w:val="en-US"/>
              </w:rPr>
            </w:pPr>
            <w:ins w:id="241" w:author="Alicia" w:date="2016-09-05T17:30:00Z">
              <w:r>
                <w:rPr>
                  <w:rFonts w:ascii="Times New Roman" w:hAnsi="Times New Roman" w:cs="Times New Roman"/>
                  <w:sz w:val="24"/>
                  <w:szCs w:val="24"/>
                  <w:lang w:val="en-US"/>
                </w:rPr>
                <w:t xml:space="preserve">    1.28</w:t>
              </w:r>
            </w:ins>
          </w:p>
        </w:tc>
        <w:tc>
          <w:tcPr>
            <w:tcW w:w="296" w:type="dxa"/>
            <w:tcBorders>
              <w:top w:val="nil"/>
              <w:left w:val="nil"/>
              <w:bottom w:val="nil"/>
              <w:right w:val="nil"/>
            </w:tcBorders>
          </w:tcPr>
          <w:p w14:paraId="423CDCF9" w14:textId="77777777" w:rsidR="0059503C" w:rsidRDefault="0059503C" w:rsidP="00961DDC">
            <w:pPr>
              <w:spacing w:after="0"/>
              <w:jc w:val="center"/>
              <w:rPr>
                <w:ins w:id="242"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961DDC">
            <w:pPr>
              <w:spacing w:after="0"/>
              <w:jc w:val="center"/>
              <w:rPr>
                <w:ins w:id="243" w:author="Alicia" w:date="2016-09-05T17:30:00Z"/>
                <w:rFonts w:ascii="Times New Roman" w:hAnsi="Times New Roman" w:cs="Times New Roman"/>
                <w:sz w:val="24"/>
                <w:szCs w:val="24"/>
                <w:lang w:val="en-US"/>
              </w:rPr>
            </w:pPr>
            <w:ins w:id="244"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032C8E80" w14:textId="77777777" w:rsidR="0059503C" w:rsidRDefault="0059503C" w:rsidP="00961DDC">
            <w:pPr>
              <w:spacing w:after="0"/>
              <w:rPr>
                <w:ins w:id="245" w:author="Alicia" w:date="2016-09-05T17:30:00Z"/>
                <w:rFonts w:ascii="Times New Roman" w:hAnsi="Times New Roman" w:cs="Times New Roman"/>
                <w:sz w:val="24"/>
                <w:szCs w:val="24"/>
                <w:lang w:val="en-US"/>
              </w:rPr>
            </w:pPr>
            <w:ins w:id="246" w:author="Alicia" w:date="2016-09-05T17:30:00Z">
              <w:r>
                <w:rPr>
                  <w:rFonts w:ascii="Times New Roman" w:hAnsi="Times New Roman" w:cs="Times New Roman"/>
                  <w:sz w:val="24"/>
                  <w:szCs w:val="24"/>
                  <w:lang w:val="en-US"/>
                </w:rPr>
                <w:t xml:space="preserve"> 0.77</w:t>
              </w:r>
            </w:ins>
          </w:p>
        </w:tc>
      </w:tr>
      <w:tr w:rsidR="0059503C" w14:paraId="192AE0A8" w14:textId="77777777" w:rsidTr="00961DDC">
        <w:trPr>
          <w:ins w:id="247" w:author="Alicia" w:date="2016-09-05T17:30:00Z"/>
        </w:trPr>
        <w:tc>
          <w:tcPr>
            <w:tcW w:w="245" w:type="dxa"/>
            <w:tcBorders>
              <w:top w:val="nil"/>
              <w:left w:val="nil"/>
              <w:bottom w:val="nil"/>
              <w:right w:val="nil"/>
            </w:tcBorders>
          </w:tcPr>
          <w:p w14:paraId="0612A298" w14:textId="77777777" w:rsidR="0059503C" w:rsidRDefault="0059503C" w:rsidP="00961DDC">
            <w:pPr>
              <w:spacing w:after="0"/>
              <w:rPr>
                <w:ins w:id="248"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961DDC">
            <w:pPr>
              <w:spacing w:after="0"/>
              <w:rPr>
                <w:ins w:id="249" w:author="Alicia" w:date="2016-09-05T17:30:00Z"/>
                <w:rFonts w:ascii="Times New Roman" w:hAnsi="Times New Roman" w:cs="Times New Roman"/>
                <w:sz w:val="24"/>
                <w:szCs w:val="24"/>
                <w:lang w:val="en-US"/>
              </w:rPr>
            </w:pPr>
            <w:ins w:id="250" w:author="Alicia" w:date="2016-09-05T17:30:00Z">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1E708D34" w14:textId="77777777" w:rsidR="0059503C" w:rsidRDefault="0059503C" w:rsidP="00961DDC">
            <w:pPr>
              <w:spacing w:after="0"/>
              <w:jc w:val="center"/>
              <w:rPr>
                <w:ins w:id="251" w:author="Alicia" w:date="2016-09-05T17:30:00Z"/>
                <w:rFonts w:ascii="Times New Roman" w:hAnsi="Times New Roman" w:cs="Times New Roman"/>
                <w:sz w:val="24"/>
                <w:szCs w:val="24"/>
                <w:lang w:val="en-US"/>
              </w:rPr>
            </w:pPr>
            <w:ins w:id="252"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EE5B7D0" w14:textId="77777777" w:rsidR="0059503C" w:rsidRDefault="0059503C" w:rsidP="00961DDC">
            <w:pPr>
              <w:spacing w:after="0"/>
              <w:rPr>
                <w:ins w:id="253" w:author="Alicia" w:date="2016-09-05T17:30:00Z"/>
                <w:rFonts w:ascii="Times New Roman" w:hAnsi="Times New Roman" w:cs="Times New Roman"/>
                <w:sz w:val="24"/>
                <w:szCs w:val="24"/>
                <w:lang w:val="en-US"/>
              </w:rPr>
            </w:pPr>
            <w:ins w:id="254" w:author="Alicia" w:date="2016-09-05T17:30:00Z">
              <w:r>
                <w:rPr>
                  <w:rFonts w:ascii="Times New Roman" w:hAnsi="Times New Roman" w:cs="Times New Roman"/>
                  <w:sz w:val="24"/>
                  <w:szCs w:val="24"/>
                  <w:lang w:val="en-US"/>
                </w:rPr>
                <w:t xml:space="preserve">    1.74</w:t>
              </w:r>
            </w:ins>
          </w:p>
        </w:tc>
        <w:tc>
          <w:tcPr>
            <w:tcW w:w="296" w:type="dxa"/>
            <w:tcBorders>
              <w:top w:val="nil"/>
              <w:left w:val="nil"/>
              <w:bottom w:val="nil"/>
              <w:right w:val="nil"/>
            </w:tcBorders>
          </w:tcPr>
          <w:p w14:paraId="2DC9A20C" w14:textId="77777777" w:rsidR="0059503C" w:rsidRDefault="0059503C" w:rsidP="00961DDC">
            <w:pPr>
              <w:spacing w:after="0"/>
              <w:jc w:val="center"/>
              <w:rPr>
                <w:ins w:id="255"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961DDC">
            <w:pPr>
              <w:spacing w:after="0"/>
              <w:jc w:val="center"/>
              <w:rPr>
                <w:ins w:id="256" w:author="Alicia" w:date="2016-09-05T17:30:00Z"/>
                <w:rFonts w:ascii="Times New Roman" w:hAnsi="Times New Roman" w:cs="Times New Roman"/>
                <w:sz w:val="24"/>
                <w:szCs w:val="24"/>
                <w:lang w:val="en-US"/>
              </w:rPr>
            </w:pPr>
            <w:ins w:id="257"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462F21A7" w14:textId="77777777" w:rsidR="0059503C" w:rsidRDefault="0059503C" w:rsidP="00961DDC">
            <w:pPr>
              <w:spacing w:after="0"/>
              <w:rPr>
                <w:ins w:id="258" w:author="Alicia" w:date="2016-09-05T17:30:00Z"/>
                <w:rFonts w:ascii="Times New Roman" w:hAnsi="Times New Roman" w:cs="Times New Roman"/>
                <w:sz w:val="24"/>
                <w:szCs w:val="24"/>
                <w:lang w:val="en-US"/>
              </w:rPr>
            </w:pPr>
            <w:ins w:id="259" w:author="Alicia" w:date="2016-09-05T17:30:00Z">
              <w:r>
                <w:rPr>
                  <w:rFonts w:ascii="Times New Roman" w:hAnsi="Times New Roman" w:cs="Times New Roman"/>
                  <w:sz w:val="24"/>
                  <w:szCs w:val="24"/>
                  <w:lang w:val="en-US"/>
                </w:rPr>
                <w:t xml:space="preserve"> 0.04</w:t>
              </w:r>
            </w:ins>
          </w:p>
        </w:tc>
      </w:tr>
      <w:tr w:rsidR="0059503C" w14:paraId="2C5576B1" w14:textId="77777777" w:rsidTr="00961DDC">
        <w:trPr>
          <w:ins w:id="260" w:author="Alicia" w:date="2016-09-05T17:30:00Z"/>
        </w:trPr>
        <w:tc>
          <w:tcPr>
            <w:tcW w:w="245" w:type="dxa"/>
            <w:tcBorders>
              <w:top w:val="nil"/>
              <w:left w:val="nil"/>
              <w:bottom w:val="nil"/>
              <w:right w:val="nil"/>
            </w:tcBorders>
          </w:tcPr>
          <w:p w14:paraId="1CF95078" w14:textId="77777777" w:rsidR="0059503C" w:rsidRDefault="0059503C" w:rsidP="00961DDC">
            <w:pPr>
              <w:spacing w:after="0"/>
              <w:rPr>
                <w:ins w:id="261"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961DDC">
            <w:pPr>
              <w:spacing w:after="0"/>
              <w:rPr>
                <w:ins w:id="262" w:author="Alicia" w:date="2016-09-05T17:30:00Z"/>
                <w:rFonts w:ascii="Times New Roman" w:hAnsi="Times New Roman" w:cs="Times New Roman"/>
                <w:sz w:val="24"/>
                <w:szCs w:val="24"/>
                <w:lang w:val="en-US"/>
              </w:rPr>
            </w:pPr>
            <w:ins w:id="263" w:author="Alicia" w:date="2016-09-05T17:30:00Z">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05BC47A9" w14:textId="77777777" w:rsidR="0059503C" w:rsidRDefault="0059503C" w:rsidP="00961DDC">
            <w:pPr>
              <w:spacing w:after="0"/>
              <w:jc w:val="center"/>
              <w:rPr>
                <w:ins w:id="264" w:author="Alicia" w:date="2016-09-05T17:30:00Z"/>
                <w:rFonts w:ascii="Times New Roman" w:hAnsi="Times New Roman" w:cs="Times New Roman"/>
                <w:sz w:val="24"/>
                <w:szCs w:val="24"/>
                <w:lang w:val="en-US"/>
              </w:rPr>
            </w:pPr>
            <w:ins w:id="265"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315C955" w14:textId="77777777" w:rsidR="0059503C" w:rsidRDefault="0059503C" w:rsidP="00961DDC">
            <w:pPr>
              <w:spacing w:after="0"/>
              <w:rPr>
                <w:ins w:id="266" w:author="Alicia" w:date="2016-09-05T17:30:00Z"/>
                <w:rFonts w:ascii="Times New Roman" w:hAnsi="Times New Roman" w:cs="Times New Roman"/>
                <w:sz w:val="24"/>
                <w:szCs w:val="24"/>
                <w:lang w:val="en-US"/>
              </w:rPr>
            </w:pPr>
            <w:ins w:id="267" w:author="Alicia" w:date="2016-09-05T17:30:00Z">
              <w:r>
                <w:rPr>
                  <w:rFonts w:ascii="Times New Roman" w:hAnsi="Times New Roman" w:cs="Times New Roman"/>
                  <w:sz w:val="24"/>
                  <w:szCs w:val="24"/>
                  <w:lang w:val="en-US"/>
                </w:rPr>
                <w:t xml:space="preserve">    0.64</w:t>
              </w:r>
            </w:ins>
          </w:p>
        </w:tc>
        <w:tc>
          <w:tcPr>
            <w:tcW w:w="296" w:type="dxa"/>
            <w:tcBorders>
              <w:top w:val="nil"/>
              <w:left w:val="nil"/>
              <w:bottom w:val="nil"/>
              <w:right w:val="nil"/>
            </w:tcBorders>
          </w:tcPr>
          <w:p w14:paraId="15D9786E" w14:textId="77777777" w:rsidR="0059503C" w:rsidRDefault="0059503C" w:rsidP="00961DDC">
            <w:pPr>
              <w:spacing w:after="0"/>
              <w:jc w:val="center"/>
              <w:rPr>
                <w:ins w:id="268"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961DDC">
            <w:pPr>
              <w:spacing w:after="0"/>
              <w:jc w:val="center"/>
              <w:rPr>
                <w:ins w:id="269" w:author="Alicia" w:date="2016-09-05T17:30:00Z"/>
                <w:rFonts w:ascii="Times New Roman" w:hAnsi="Times New Roman" w:cs="Times New Roman"/>
                <w:sz w:val="24"/>
                <w:szCs w:val="24"/>
                <w:lang w:val="en-US"/>
              </w:rPr>
            </w:pPr>
            <w:ins w:id="270"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0861D5D8" w14:textId="77777777" w:rsidR="0059503C" w:rsidRDefault="0059503C" w:rsidP="00961DDC">
            <w:pPr>
              <w:spacing w:after="0"/>
              <w:rPr>
                <w:ins w:id="271" w:author="Alicia" w:date="2016-09-05T17:30:00Z"/>
                <w:rFonts w:ascii="Times New Roman" w:hAnsi="Times New Roman" w:cs="Times New Roman"/>
                <w:sz w:val="24"/>
                <w:szCs w:val="24"/>
                <w:lang w:val="en-US"/>
              </w:rPr>
            </w:pPr>
            <w:ins w:id="272" w:author="Alicia" w:date="2016-09-05T17:30:00Z">
              <w:r>
                <w:rPr>
                  <w:rFonts w:ascii="Times New Roman" w:hAnsi="Times New Roman" w:cs="Times New Roman"/>
                  <w:sz w:val="24"/>
                  <w:szCs w:val="24"/>
                  <w:lang w:val="en-US"/>
                </w:rPr>
                <w:t xml:space="preserve"> 1.31</w:t>
              </w:r>
            </w:ins>
          </w:p>
        </w:tc>
      </w:tr>
      <w:tr w:rsidR="0059503C" w14:paraId="6F0B2082" w14:textId="77777777" w:rsidTr="00961DDC">
        <w:trPr>
          <w:ins w:id="273" w:author="Alicia" w:date="2016-09-05T17:30:00Z"/>
        </w:trPr>
        <w:tc>
          <w:tcPr>
            <w:tcW w:w="245" w:type="dxa"/>
            <w:tcBorders>
              <w:top w:val="nil"/>
              <w:left w:val="nil"/>
              <w:bottom w:val="nil"/>
              <w:right w:val="nil"/>
            </w:tcBorders>
          </w:tcPr>
          <w:p w14:paraId="65B7391E" w14:textId="77777777" w:rsidR="0059503C" w:rsidRDefault="0059503C" w:rsidP="00961DDC">
            <w:pPr>
              <w:spacing w:after="0"/>
              <w:rPr>
                <w:ins w:id="274"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961DDC">
            <w:pPr>
              <w:spacing w:after="0"/>
              <w:rPr>
                <w:ins w:id="275" w:author="Alicia" w:date="2016-09-05T17:30:00Z"/>
                <w:rFonts w:ascii="Times New Roman" w:hAnsi="Times New Roman" w:cs="Times New Roman"/>
                <w:sz w:val="24"/>
                <w:szCs w:val="24"/>
                <w:lang w:val="en-US"/>
              </w:rPr>
            </w:pPr>
            <w:ins w:id="276" w:author="Alicia" w:date="2016-09-05T17:30:00Z">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30033477" w14:textId="77777777" w:rsidR="0059503C" w:rsidRDefault="0059503C" w:rsidP="00961DDC">
            <w:pPr>
              <w:spacing w:after="0"/>
              <w:jc w:val="center"/>
              <w:rPr>
                <w:ins w:id="277" w:author="Alicia" w:date="2016-09-05T17:30:00Z"/>
                <w:rFonts w:ascii="Times New Roman" w:hAnsi="Times New Roman" w:cs="Times New Roman"/>
                <w:sz w:val="24"/>
                <w:szCs w:val="24"/>
                <w:lang w:val="en-US"/>
              </w:rPr>
            </w:pPr>
            <w:ins w:id="278"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60094B9" w14:textId="77777777" w:rsidR="0059503C" w:rsidRDefault="0059503C" w:rsidP="00961DDC">
            <w:pPr>
              <w:spacing w:after="0"/>
              <w:rPr>
                <w:ins w:id="279" w:author="Alicia" w:date="2016-09-05T17:30:00Z"/>
                <w:rFonts w:ascii="Times New Roman" w:hAnsi="Times New Roman" w:cs="Times New Roman"/>
                <w:sz w:val="24"/>
                <w:szCs w:val="24"/>
                <w:lang w:val="en-US"/>
              </w:rPr>
            </w:pPr>
            <w:ins w:id="280" w:author="Alicia" w:date="2016-09-05T17:30:00Z">
              <w:r>
                <w:rPr>
                  <w:rFonts w:ascii="Times New Roman" w:hAnsi="Times New Roman" w:cs="Times New Roman"/>
                  <w:sz w:val="24"/>
                  <w:szCs w:val="24"/>
                  <w:lang w:val="en-US"/>
                </w:rPr>
                <w:t xml:space="preserve">    1.88*</w:t>
              </w:r>
            </w:ins>
          </w:p>
        </w:tc>
        <w:tc>
          <w:tcPr>
            <w:tcW w:w="296" w:type="dxa"/>
            <w:tcBorders>
              <w:top w:val="nil"/>
              <w:left w:val="nil"/>
              <w:bottom w:val="nil"/>
              <w:right w:val="nil"/>
            </w:tcBorders>
          </w:tcPr>
          <w:p w14:paraId="5F56285D" w14:textId="77777777" w:rsidR="0059503C" w:rsidRDefault="0059503C" w:rsidP="00961DDC">
            <w:pPr>
              <w:spacing w:after="0"/>
              <w:jc w:val="center"/>
              <w:rPr>
                <w:ins w:id="281"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961DDC">
            <w:pPr>
              <w:spacing w:after="0"/>
              <w:jc w:val="center"/>
              <w:rPr>
                <w:ins w:id="282" w:author="Alicia" w:date="2016-09-05T17:30:00Z"/>
                <w:rFonts w:ascii="Times New Roman" w:hAnsi="Times New Roman" w:cs="Times New Roman"/>
                <w:sz w:val="24"/>
                <w:szCs w:val="24"/>
                <w:lang w:val="en-US"/>
              </w:rPr>
            </w:pPr>
            <w:ins w:id="283"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3F7B0F6A" w14:textId="77777777" w:rsidR="0059503C" w:rsidRDefault="0059503C" w:rsidP="00961DDC">
            <w:pPr>
              <w:tabs>
                <w:tab w:val="decimal" w:pos="589"/>
              </w:tabs>
              <w:spacing w:after="0"/>
              <w:rPr>
                <w:ins w:id="284" w:author="Alicia" w:date="2016-09-05T17:30:00Z"/>
                <w:rFonts w:ascii="Times New Roman" w:hAnsi="Times New Roman" w:cs="Times New Roman"/>
                <w:sz w:val="24"/>
                <w:szCs w:val="24"/>
                <w:lang w:val="en-US"/>
              </w:rPr>
            </w:pPr>
            <w:ins w:id="285" w:author="Alicia" w:date="2016-09-05T17:30:00Z">
              <w:r>
                <w:rPr>
                  <w:rFonts w:ascii="Times New Roman" w:hAnsi="Times New Roman" w:cs="Times New Roman"/>
                  <w:sz w:val="24"/>
                  <w:szCs w:val="24"/>
                  <w:lang w:val="en-US"/>
                </w:rPr>
                <w:t>2.82 ***</w:t>
              </w:r>
            </w:ins>
          </w:p>
        </w:tc>
      </w:tr>
      <w:tr w:rsidR="0059503C" w14:paraId="191DE76E" w14:textId="77777777" w:rsidTr="00961DDC">
        <w:trPr>
          <w:ins w:id="286" w:author="Alicia" w:date="2016-09-05T17:30:00Z"/>
        </w:trPr>
        <w:tc>
          <w:tcPr>
            <w:tcW w:w="245" w:type="dxa"/>
            <w:tcBorders>
              <w:top w:val="nil"/>
              <w:left w:val="nil"/>
              <w:bottom w:val="nil"/>
              <w:right w:val="nil"/>
            </w:tcBorders>
          </w:tcPr>
          <w:p w14:paraId="18EB149D" w14:textId="77777777" w:rsidR="0059503C" w:rsidRDefault="0059503C" w:rsidP="00961DDC">
            <w:pPr>
              <w:spacing w:after="0"/>
              <w:rPr>
                <w:ins w:id="287"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961DDC">
            <w:pPr>
              <w:spacing w:after="0"/>
              <w:rPr>
                <w:ins w:id="288" w:author="Alicia" w:date="2016-09-05T17:30:00Z"/>
                <w:rFonts w:ascii="Times New Roman" w:hAnsi="Times New Roman" w:cs="Times New Roman"/>
                <w:sz w:val="24"/>
                <w:szCs w:val="24"/>
                <w:lang w:val="en-US"/>
              </w:rPr>
            </w:pPr>
            <w:ins w:id="289" w:author="Alicia" w:date="2016-09-05T17:30:00Z">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63B7A830" w14:textId="77777777" w:rsidR="0059503C" w:rsidRDefault="0059503C" w:rsidP="00961DDC">
            <w:pPr>
              <w:spacing w:after="0"/>
              <w:jc w:val="center"/>
              <w:rPr>
                <w:ins w:id="290" w:author="Alicia" w:date="2016-09-05T17:30:00Z"/>
                <w:rFonts w:ascii="Times New Roman" w:hAnsi="Times New Roman" w:cs="Times New Roman"/>
                <w:sz w:val="24"/>
                <w:szCs w:val="24"/>
                <w:lang w:val="en-US"/>
              </w:rPr>
            </w:pPr>
            <w:ins w:id="291"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17BC324D" w14:textId="77777777" w:rsidR="0059503C" w:rsidRDefault="0059503C" w:rsidP="00961DDC">
            <w:pPr>
              <w:spacing w:after="0"/>
              <w:rPr>
                <w:ins w:id="292" w:author="Alicia" w:date="2016-09-05T17:30:00Z"/>
                <w:rFonts w:ascii="Times New Roman" w:hAnsi="Times New Roman" w:cs="Times New Roman"/>
                <w:sz w:val="24"/>
                <w:szCs w:val="24"/>
                <w:lang w:val="en-US"/>
              </w:rPr>
            </w:pPr>
            <w:ins w:id="293" w:author="Alicia" w:date="2016-09-05T17:30:00Z">
              <w:r>
                <w:rPr>
                  <w:rFonts w:ascii="Times New Roman" w:hAnsi="Times New Roman" w:cs="Times New Roman"/>
                  <w:sz w:val="24"/>
                  <w:szCs w:val="24"/>
                  <w:lang w:val="en-US"/>
                </w:rPr>
                <w:t xml:space="preserve">    1.00</w:t>
              </w:r>
            </w:ins>
          </w:p>
        </w:tc>
        <w:tc>
          <w:tcPr>
            <w:tcW w:w="296" w:type="dxa"/>
            <w:tcBorders>
              <w:top w:val="nil"/>
              <w:left w:val="nil"/>
              <w:bottom w:val="nil"/>
              <w:right w:val="nil"/>
            </w:tcBorders>
          </w:tcPr>
          <w:p w14:paraId="29E266ED" w14:textId="77777777" w:rsidR="0059503C" w:rsidRDefault="0059503C" w:rsidP="00961DDC">
            <w:pPr>
              <w:spacing w:after="0"/>
              <w:jc w:val="center"/>
              <w:rPr>
                <w:ins w:id="294"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961DDC">
            <w:pPr>
              <w:spacing w:after="0"/>
              <w:jc w:val="center"/>
              <w:rPr>
                <w:ins w:id="295" w:author="Alicia" w:date="2016-09-05T17:30:00Z"/>
                <w:rFonts w:ascii="Times New Roman" w:hAnsi="Times New Roman" w:cs="Times New Roman"/>
                <w:sz w:val="24"/>
                <w:szCs w:val="24"/>
                <w:lang w:val="en-US"/>
              </w:rPr>
            </w:pPr>
            <w:ins w:id="296"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48D7C7EF" w14:textId="77777777" w:rsidR="0059503C" w:rsidRDefault="0059503C" w:rsidP="00961DDC">
            <w:pPr>
              <w:spacing w:after="0"/>
              <w:rPr>
                <w:ins w:id="297" w:author="Alicia" w:date="2016-09-05T17:30:00Z"/>
                <w:rFonts w:ascii="Times New Roman" w:hAnsi="Times New Roman" w:cs="Times New Roman"/>
                <w:sz w:val="24"/>
                <w:szCs w:val="24"/>
                <w:lang w:val="en-US"/>
              </w:rPr>
            </w:pPr>
            <w:ins w:id="298" w:author="Alicia" w:date="2016-09-05T17:30:00Z">
              <w:r>
                <w:rPr>
                  <w:rFonts w:ascii="Times New Roman" w:hAnsi="Times New Roman" w:cs="Times New Roman"/>
                  <w:sz w:val="24"/>
                  <w:szCs w:val="24"/>
                  <w:lang w:val="en-US"/>
                </w:rPr>
                <w:t xml:space="preserve"> 0.73</w:t>
              </w:r>
            </w:ins>
          </w:p>
        </w:tc>
      </w:tr>
      <w:tr w:rsidR="0059503C" w14:paraId="6A5126C0" w14:textId="77777777" w:rsidTr="00961DDC">
        <w:trPr>
          <w:ins w:id="299" w:author="Alicia" w:date="2016-09-05T17:30:00Z"/>
        </w:trPr>
        <w:tc>
          <w:tcPr>
            <w:tcW w:w="245" w:type="dxa"/>
            <w:tcBorders>
              <w:top w:val="nil"/>
              <w:left w:val="nil"/>
              <w:bottom w:val="nil"/>
              <w:right w:val="nil"/>
            </w:tcBorders>
          </w:tcPr>
          <w:p w14:paraId="2B442501" w14:textId="77777777" w:rsidR="0059503C" w:rsidRDefault="0059503C" w:rsidP="00961DDC">
            <w:pPr>
              <w:spacing w:after="0"/>
              <w:rPr>
                <w:ins w:id="300"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961DDC">
            <w:pPr>
              <w:spacing w:after="0"/>
              <w:rPr>
                <w:ins w:id="301" w:author="Alicia" w:date="2016-09-05T17:30:00Z"/>
                <w:rFonts w:ascii="Times New Roman" w:hAnsi="Times New Roman" w:cs="Times New Roman"/>
                <w:sz w:val="24"/>
                <w:szCs w:val="24"/>
                <w:lang w:val="en-US"/>
              </w:rPr>
            </w:pPr>
            <w:ins w:id="302" w:author="Alicia" w:date="2016-09-05T17:30:00Z">
              <w:r>
                <w:rPr>
                  <w:rFonts w:ascii="Times New Roman" w:hAnsi="Times New Roman" w:cs="Times New Roman"/>
                  <w:sz w:val="24"/>
                  <w:szCs w:val="24"/>
                  <w:lang w:val="en-US"/>
                </w:rPr>
                <w:t>Phenology × Flower number</w:t>
              </w:r>
            </w:ins>
          </w:p>
        </w:tc>
        <w:tc>
          <w:tcPr>
            <w:tcW w:w="473" w:type="dxa"/>
            <w:tcBorders>
              <w:top w:val="nil"/>
              <w:left w:val="nil"/>
              <w:bottom w:val="nil"/>
              <w:right w:val="nil"/>
            </w:tcBorders>
            <w:vAlign w:val="center"/>
          </w:tcPr>
          <w:p w14:paraId="3C2A5165" w14:textId="77777777" w:rsidR="0059503C" w:rsidRDefault="0059503C" w:rsidP="00961DDC">
            <w:pPr>
              <w:spacing w:after="0"/>
              <w:jc w:val="center"/>
              <w:rPr>
                <w:ins w:id="303" w:author="Alicia" w:date="2016-09-05T17:30:00Z"/>
                <w:rFonts w:ascii="Times New Roman" w:hAnsi="Times New Roman" w:cs="Times New Roman"/>
                <w:sz w:val="24"/>
                <w:szCs w:val="24"/>
                <w:lang w:val="en-US"/>
              </w:rPr>
            </w:pPr>
            <w:ins w:id="304"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3E816C61" w14:textId="77777777" w:rsidR="0059503C" w:rsidRDefault="0059503C" w:rsidP="00961DDC">
            <w:pPr>
              <w:spacing w:after="0"/>
              <w:rPr>
                <w:ins w:id="305" w:author="Alicia" w:date="2016-09-05T17:30:00Z"/>
                <w:rFonts w:ascii="Times New Roman" w:hAnsi="Times New Roman" w:cs="Times New Roman"/>
                <w:sz w:val="24"/>
                <w:szCs w:val="24"/>
                <w:lang w:val="en-US"/>
              </w:rPr>
            </w:pPr>
            <w:ins w:id="306" w:author="Alicia" w:date="2016-09-05T17:30:00Z">
              <w:r>
                <w:rPr>
                  <w:rFonts w:ascii="Times New Roman" w:hAnsi="Times New Roman" w:cs="Times New Roman"/>
                  <w:sz w:val="24"/>
                  <w:szCs w:val="24"/>
                  <w:lang w:val="en-US"/>
                </w:rPr>
                <w:t xml:space="preserve">    2.66</w:t>
              </w:r>
            </w:ins>
          </w:p>
        </w:tc>
        <w:tc>
          <w:tcPr>
            <w:tcW w:w="296" w:type="dxa"/>
            <w:tcBorders>
              <w:top w:val="nil"/>
              <w:left w:val="nil"/>
              <w:bottom w:val="nil"/>
              <w:right w:val="nil"/>
            </w:tcBorders>
          </w:tcPr>
          <w:p w14:paraId="0627932B" w14:textId="77777777" w:rsidR="0059503C" w:rsidRDefault="0059503C" w:rsidP="00961DDC">
            <w:pPr>
              <w:spacing w:after="0"/>
              <w:jc w:val="center"/>
              <w:rPr>
                <w:ins w:id="307"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961DDC">
            <w:pPr>
              <w:spacing w:after="0"/>
              <w:jc w:val="center"/>
              <w:rPr>
                <w:ins w:id="308" w:author="Alicia" w:date="2016-09-05T17:30:00Z"/>
                <w:rFonts w:ascii="Times New Roman" w:hAnsi="Times New Roman" w:cs="Times New Roman"/>
                <w:sz w:val="24"/>
                <w:szCs w:val="24"/>
                <w:lang w:val="en-US"/>
              </w:rPr>
            </w:pPr>
            <w:ins w:id="309"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019272F7" w14:textId="77777777" w:rsidR="0059503C" w:rsidRDefault="0059503C" w:rsidP="00961DDC">
            <w:pPr>
              <w:spacing w:after="0"/>
              <w:rPr>
                <w:ins w:id="310" w:author="Alicia" w:date="2016-09-05T17:30:00Z"/>
                <w:rFonts w:ascii="Times New Roman" w:hAnsi="Times New Roman" w:cs="Times New Roman"/>
                <w:sz w:val="24"/>
                <w:szCs w:val="24"/>
                <w:lang w:val="en-US"/>
              </w:rPr>
            </w:pPr>
            <w:ins w:id="311" w:author="Alicia" w:date="2016-09-05T17:30:00Z">
              <w:r>
                <w:rPr>
                  <w:rFonts w:ascii="Times New Roman" w:hAnsi="Times New Roman" w:cs="Times New Roman"/>
                  <w:sz w:val="24"/>
                  <w:szCs w:val="24"/>
                  <w:lang w:val="en-US"/>
                </w:rPr>
                <w:t xml:space="preserve"> 0.01</w:t>
              </w:r>
            </w:ins>
          </w:p>
        </w:tc>
      </w:tr>
      <w:tr w:rsidR="0059503C" w14:paraId="4FC3A380" w14:textId="77777777" w:rsidTr="00961DDC">
        <w:trPr>
          <w:ins w:id="312" w:author="Alicia" w:date="2016-09-05T17:30:00Z"/>
        </w:trPr>
        <w:tc>
          <w:tcPr>
            <w:tcW w:w="245" w:type="dxa"/>
            <w:tcBorders>
              <w:top w:val="nil"/>
              <w:left w:val="nil"/>
              <w:bottom w:val="nil"/>
              <w:right w:val="nil"/>
            </w:tcBorders>
          </w:tcPr>
          <w:p w14:paraId="4648765B" w14:textId="77777777" w:rsidR="0059503C" w:rsidRDefault="0059503C" w:rsidP="00961DDC">
            <w:pPr>
              <w:spacing w:after="0"/>
              <w:rPr>
                <w:ins w:id="313"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961DDC">
            <w:pPr>
              <w:spacing w:after="0"/>
              <w:rPr>
                <w:ins w:id="314" w:author="Alicia" w:date="2016-09-05T17:30:00Z"/>
                <w:rFonts w:ascii="Times New Roman" w:hAnsi="Times New Roman" w:cs="Times New Roman"/>
                <w:sz w:val="24"/>
                <w:szCs w:val="24"/>
                <w:lang w:val="en-US"/>
              </w:rPr>
            </w:pPr>
            <w:ins w:id="315" w:author="Alicia" w:date="2016-09-05T17:30:00Z">
              <w:r>
                <w:rPr>
                  <w:rFonts w:ascii="Times New Roman" w:hAnsi="Times New Roman" w:cs="Times New Roman"/>
                  <w:sz w:val="24"/>
                  <w:szCs w:val="24"/>
                  <w:lang w:val="en-US"/>
                </w:rPr>
                <w:t>Phenology × Shoot height</w:t>
              </w:r>
            </w:ins>
          </w:p>
        </w:tc>
        <w:tc>
          <w:tcPr>
            <w:tcW w:w="473" w:type="dxa"/>
            <w:tcBorders>
              <w:top w:val="nil"/>
              <w:left w:val="nil"/>
              <w:bottom w:val="nil"/>
              <w:right w:val="nil"/>
            </w:tcBorders>
            <w:vAlign w:val="center"/>
          </w:tcPr>
          <w:p w14:paraId="1C2A44DB" w14:textId="77777777" w:rsidR="0059503C" w:rsidRDefault="0059503C" w:rsidP="00961DDC">
            <w:pPr>
              <w:spacing w:after="0"/>
              <w:jc w:val="center"/>
              <w:rPr>
                <w:ins w:id="316" w:author="Alicia" w:date="2016-09-05T17:30:00Z"/>
                <w:rFonts w:ascii="Times New Roman" w:hAnsi="Times New Roman" w:cs="Times New Roman"/>
                <w:sz w:val="24"/>
                <w:szCs w:val="24"/>
                <w:lang w:val="en-US"/>
              </w:rPr>
            </w:pPr>
            <w:ins w:id="317"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1CA0488C" w14:textId="77777777" w:rsidR="0059503C" w:rsidRDefault="0059503C" w:rsidP="00961DDC">
            <w:pPr>
              <w:spacing w:after="0"/>
              <w:rPr>
                <w:ins w:id="318" w:author="Alicia" w:date="2016-09-05T17:30:00Z"/>
                <w:rFonts w:ascii="Times New Roman" w:hAnsi="Times New Roman" w:cs="Times New Roman"/>
                <w:sz w:val="24"/>
                <w:szCs w:val="24"/>
                <w:lang w:val="en-US"/>
              </w:rPr>
            </w:pPr>
            <w:ins w:id="319" w:author="Alicia" w:date="2016-09-05T17:30:00Z">
              <w:r>
                <w:rPr>
                  <w:rFonts w:ascii="Times New Roman" w:hAnsi="Times New Roman" w:cs="Times New Roman"/>
                  <w:sz w:val="24"/>
                  <w:szCs w:val="24"/>
                  <w:lang w:val="en-US"/>
                </w:rPr>
                <w:t xml:space="preserve">    0.63</w:t>
              </w:r>
            </w:ins>
          </w:p>
        </w:tc>
        <w:tc>
          <w:tcPr>
            <w:tcW w:w="296" w:type="dxa"/>
            <w:tcBorders>
              <w:top w:val="nil"/>
              <w:left w:val="nil"/>
              <w:bottom w:val="nil"/>
              <w:right w:val="nil"/>
            </w:tcBorders>
          </w:tcPr>
          <w:p w14:paraId="4C0BE52C" w14:textId="77777777" w:rsidR="0059503C" w:rsidRDefault="0059503C" w:rsidP="00961DDC">
            <w:pPr>
              <w:spacing w:after="0"/>
              <w:jc w:val="center"/>
              <w:rPr>
                <w:ins w:id="320"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961DDC">
            <w:pPr>
              <w:spacing w:after="0"/>
              <w:jc w:val="center"/>
              <w:rPr>
                <w:ins w:id="321" w:author="Alicia" w:date="2016-09-05T17:30:00Z"/>
                <w:rFonts w:ascii="Times New Roman" w:hAnsi="Times New Roman" w:cs="Times New Roman"/>
                <w:sz w:val="24"/>
                <w:szCs w:val="24"/>
                <w:lang w:val="en-US"/>
              </w:rPr>
            </w:pPr>
            <w:ins w:id="322"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2AFD3AC0" w14:textId="77777777" w:rsidR="0059503C" w:rsidRDefault="0059503C" w:rsidP="00961DDC">
            <w:pPr>
              <w:spacing w:after="0"/>
              <w:rPr>
                <w:ins w:id="323" w:author="Alicia" w:date="2016-09-05T17:30:00Z"/>
                <w:rFonts w:ascii="Times New Roman" w:hAnsi="Times New Roman" w:cs="Times New Roman"/>
                <w:sz w:val="24"/>
                <w:szCs w:val="24"/>
                <w:lang w:val="en-US"/>
              </w:rPr>
            </w:pPr>
            <w:ins w:id="324" w:author="Alicia" w:date="2016-09-05T17:30:00Z">
              <w:r>
                <w:rPr>
                  <w:rFonts w:ascii="Times New Roman" w:hAnsi="Times New Roman" w:cs="Times New Roman"/>
                  <w:sz w:val="24"/>
                  <w:szCs w:val="24"/>
                  <w:lang w:val="en-US"/>
                </w:rPr>
                <w:t xml:space="preserve"> 0.10</w:t>
              </w:r>
            </w:ins>
          </w:p>
        </w:tc>
      </w:tr>
      <w:tr w:rsidR="0059503C" w14:paraId="583B1A65" w14:textId="77777777" w:rsidTr="00961DDC">
        <w:trPr>
          <w:ins w:id="325" w:author="Alicia" w:date="2016-09-05T17:30:00Z"/>
        </w:trPr>
        <w:tc>
          <w:tcPr>
            <w:tcW w:w="245" w:type="dxa"/>
            <w:tcBorders>
              <w:top w:val="nil"/>
              <w:left w:val="nil"/>
              <w:bottom w:val="nil"/>
              <w:right w:val="nil"/>
            </w:tcBorders>
          </w:tcPr>
          <w:p w14:paraId="1F6457D8" w14:textId="77777777" w:rsidR="0059503C" w:rsidRDefault="0059503C" w:rsidP="00961DDC">
            <w:pPr>
              <w:spacing w:after="0"/>
              <w:rPr>
                <w:ins w:id="326"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961DDC">
            <w:pPr>
              <w:spacing w:after="0"/>
              <w:rPr>
                <w:ins w:id="327" w:author="Alicia" w:date="2016-09-05T17:30:00Z"/>
                <w:rFonts w:ascii="Times New Roman" w:hAnsi="Times New Roman" w:cs="Times New Roman"/>
                <w:sz w:val="24"/>
                <w:szCs w:val="24"/>
                <w:lang w:val="en-US"/>
              </w:rPr>
            </w:pPr>
            <w:ins w:id="328" w:author="Alicia" w:date="2016-09-05T17:30:00Z">
              <w:r>
                <w:rPr>
                  <w:rFonts w:ascii="Times New Roman" w:hAnsi="Times New Roman" w:cs="Times New Roman"/>
                  <w:sz w:val="24"/>
                  <w:szCs w:val="24"/>
                  <w:lang w:val="en-US"/>
                </w:rPr>
                <w:t>Flower number × Shoot height</w:t>
              </w:r>
            </w:ins>
          </w:p>
        </w:tc>
        <w:tc>
          <w:tcPr>
            <w:tcW w:w="473" w:type="dxa"/>
            <w:tcBorders>
              <w:top w:val="nil"/>
              <w:left w:val="nil"/>
              <w:bottom w:val="nil"/>
              <w:right w:val="nil"/>
            </w:tcBorders>
            <w:vAlign w:val="center"/>
          </w:tcPr>
          <w:p w14:paraId="4F27C56E" w14:textId="77777777" w:rsidR="0059503C" w:rsidRDefault="0059503C" w:rsidP="00961DDC">
            <w:pPr>
              <w:spacing w:after="0"/>
              <w:jc w:val="center"/>
              <w:rPr>
                <w:ins w:id="329" w:author="Alicia" w:date="2016-09-05T17:30:00Z"/>
                <w:rFonts w:ascii="Times New Roman" w:hAnsi="Times New Roman" w:cs="Times New Roman"/>
                <w:sz w:val="24"/>
                <w:szCs w:val="24"/>
                <w:lang w:val="en-US"/>
              </w:rPr>
            </w:pPr>
            <w:ins w:id="330"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43CDE29B" w14:textId="77777777" w:rsidR="0059503C" w:rsidRDefault="0059503C" w:rsidP="00961DDC">
            <w:pPr>
              <w:spacing w:after="0"/>
              <w:rPr>
                <w:ins w:id="331" w:author="Alicia" w:date="2016-09-05T17:30:00Z"/>
                <w:rFonts w:ascii="Times New Roman" w:hAnsi="Times New Roman" w:cs="Times New Roman"/>
                <w:sz w:val="24"/>
                <w:szCs w:val="24"/>
                <w:lang w:val="en-US"/>
              </w:rPr>
            </w:pPr>
            <w:ins w:id="332" w:author="Alicia" w:date="2016-09-05T17:30:00Z">
              <w:r>
                <w:rPr>
                  <w:rFonts w:ascii="Times New Roman" w:hAnsi="Times New Roman" w:cs="Times New Roman"/>
                  <w:sz w:val="24"/>
                  <w:szCs w:val="24"/>
                  <w:lang w:val="en-US"/>
                </w:rPr>
                <w:t xml:space="preserve">    1.24</w:t>
              </w:r>
            </w:ins>
          </w:p>
        </w:tc>
        <w:tc>
          <w:tcPr>
            <w:tcW w:w="296" w:type="dxa"/>
            <w:tcBorders>
              <w:top w:val="nil"/>
              <w:left w:val="nil"/>
              <w:bottom w:val="nil"/>
              <w:right w:val="nil"/>
            </w:tcBorders>
          </w:tcPr>
          <w:p w14:paraId="4C7B1F63" w14:textId="77777777" w:rsidR="0059503C" w:rsidRDefault="0059503C" w:rsidP="00961DDC">
            <w:pPr>
              <w:spacing w:after="0"/>
              <w:jc w:val="center"/>
              <w:rPr>
                <w:ins w:id="333"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961DDC">
            <w:pPr>
              <w:spacing w:after="0"/>
              <w:jc w:val="center"/>
              <w:rPr>
                <w:ins w:id="334" w:author="Alicia" w:date="2016-09-05T17:30:00Z"/>
                <w:rFonts w:ascii="Times New Roman" w:hAnsi="Times New Roman" w:cs="Times New Roman"/>
                <w:sz w:val="24"/>
                <w:szCs w:val="24"/>
                <w:lang w:val="en-US"/>
              </w:rPr>
            </w:pPr>
            <w:ins w:id="335"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23C85A40" w14:textId="77777777" w:rsidR="0059503C" w:rsidRDefault="0059503C" w:rsidP="00961DDC">
            <w:pPr>
              <w:spacing w:after="0"/>
              <w:rPr>
                <w:ins w:id="336" w:author="Alicia" w:date="2016-09-05T17:30:00Z"/>
                <w:rFonts w:ascii="Times New Roman" w:hAnsi="Times New Roman" w:cs="Times New Roman"/>
                <w:sz w:val="24"/>
                <w:szCs w:val="24"/>
                <w:lang w:val="en-US"/>
              </w:rPr>
            </w:pPr>
            <w:ins w:id="337" w:author="Alicia" w:date="2016-09-05T17:30:00Z">
              <w:r>
                <w:rPr>
                  <w:rFonts w:ascii="Times New Roman" w:hAnsi="Times New Roman" w:cs="Times New Roman"/>
                  <w:sz w:val="24"/>
                  <w:szCs w:val="24"/>
                  <w:lang w:val="en-US"/>
                </w:rPr>
                <w:t xml:space="preserve"> 0.64</w:t>
              </w:r>
            </w:ins>
          </w:p>
        </w:tc>
      </w:tr>
      <w:tr w:rsidR="0059503C" w14:paraId="11C5379F" w14:textId="77777777" w:rsidTr="00961DDC">
        <w:trPr>
          <w:ins w:id="338" w:author="Alicia" w:date="2016-09-05T17:30:00Z"/>
        </w:trPr>
        <w:tc>
          <w:tcPr>
            <w:tcW w:w="245" w:type="dxa"/>
            <w:tcBorders>
              <w:top w:val="nil"/>
              <w:left w:val="nil"/>
              <w:bottom w:val="nil"/>
              <w:right w:val="nil"/>
            </w:tcBorders>
          </w:tcPr>
          <w:p w14:paraId="6E708A07" w14:textId="77777777" w:rsidR="0059503C" w:rsidRDefault="0059503C" w:rsidP="00961DDC">
            <w:pPr>
              <w:spacing w:after="0"/>
              <w:rPr>
                <w:ins w:id="339"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961DDC">
            <w:pPr>
              <w:spacing w:after="0"/>
              <w:rPr>
                <w:ins w:id="340" w:author="Alicia" w:date="2016-09-05T17:30:00Z"/>
                <w:rFonts w:ascii="Times New Roman" w:hAnsi="Times New Roman" w:cs="Times New Roman"/>
                <w:sz w:val="24"/>
                <w:szCs w:val="24"/>
                <w:lang w:val="en-US"/>
              </w:rPr>
            </w:pPr>
            <w:ins w:id="341" w:author="Alicia" w:date="2016-09-05T17:30:00Z">
              <w:r>
                <w:rPr>
                  <w:rFonts w:ascii="Times New Roman" w:hAnsi="Times New Roman" w:cs="Times New Roman"/>
                  <w:sz w:val="24"/>
                  <w:szCs w:val="24"/>
                  <w:lang w:val="en-US"/>
                </w:rPr>
                <w:t>Population × Phenology × Flower number</w:t>
              </w:r>
            </w:ins>
          </w:p>
        </w:tc>
        <w:tc>
          <w:tcPr>
            <w:tcW w:w="473" w:type="dxa"/>
            <w:tcBorders>
              <w:top w:val="nil"/>
              <w:left w:val="nil"/>
              <w:bottom w:val="nil"/>
              <w:right w:val="nil"/>
            </w:tcBorders>
            <w:vAlign w:val="center"/>
          </w:tcPr>
          <w:p w14:paraId="441F8B9A" w14:textId="77777777" w:rsidR="0059503C" w:rsidRDefault="0059503C" w:rsidP="00961DDC">
            <w:pPr>
              <w:spacing w:after="0"/>
              <w:jc w:val="center"/>
              <w:rPr>
                <w:ins w:id="342" w:author="Alicia" w:date="2016-09-05T17:30:00Z"/>
                <w:rFonts w:ascii="Times New Roman" w:hAnsi="Times New Roman" w:cs="Times New Roman"/>
                <w:sz w:val="24"/>
                <w:szCs w:val="24"/>
                <w:lang w:val="en-US"/>
              </w:rPr>
            </w:pPr>
            <w:ins w:id="343"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93B7E9F" w14:textId="77777777" w:rsidR="0059503C" w:rsidRDefault="0059503C" w:rsidP="00961DDC">
            <w:pPr>
              <w:tabs>
                <w:tab w:val="decimal" w:pos="589"/>
              </w:tabs>
              <w:spacing w:after="0"/>
              <w:rPr>
                <w:ins w:id="344" w:author="Alicia" w:date="2016-09-05T17:30:00Z"/>
                <w:rFonts w:ascii="Times New Roman" w:hAnsi="Times New Roman" w:cs="Times New Roman"/>
                <w:sz w:val="24"/>
                <w:szCs w:val="24"/>
                <w:lang w:val="en-US"/>
              </w:rPr>
            </w:pPr>
            <w:ins w:id="345" w:author="Alicia" w:date="2016-09-05T17:30:00Z">
              <w:r>
                <w:rPr>
                  <w:rFonts w:ascii="Times New Roman" w:hAnsi="Times New Roman" w:cs="Times New Roman"/>
                  <w:sz w:val="24"/>
                  <w:szCs w:val="24"/>
                  <w:lang w:val="en-US"/>
                </w:rPr>
                <w:t>2.39 ***</w:t>
              </w:r>
            </w:ins>
          </w:p>
        </w:tc>
        <w:tc>
          <w:tcPr>
            <w:tcW w:w="296" w:type="dxa"/>
            <w:tcBorders>
              <w:top w:val="nil"/>
              <w:left w:val="nil"/>
              <w:bottom w:val="nil"/>
              <w:right w:val="nil"/>
            </w:tcBorders>
          </w:tcPr>
          <w:p w14:paraId="4A754DE9" w14:textId="77777777" w:rsidR="0059503C" w:rsidRDefault="0059503C" w:rsidP="00961DDC">
            <w:pPr>
              <w:spacing w:after="0"/>
              <w:jc w:val="center"/>
              <w:rPr>
                <w:ins w:id="346"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961DDC">
            <w:pPr>
              <w:spacing w:after="0"/>
              <w:jc w:val="center"/>
              <w:rPr>
                <w:ins w:id="347" w:author="Alicia" w:date="2016-09-05T17:30:00Z"/>
                <w:rFonts w:ascii="Times New Roman" w:hAnsi="Times New Roman" w:cs="Times New Roman"/>
                <w:sz w:val="24"/>
                <w:szCs w:val="24"/>
                <w:lang w:val="en-US"/>
              </w:rPr>
            </w:pPr>
            <w:ins w:id="348"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7F0F3C9" w14:textId="77777777" w:rsidR="0059503C" w:rsidRDefault="0059503C" w:rsidP="00961DDC">
            <w:pPr>
              <w:spacing w:after="0"/>
              <w:rPr>
                <w:ins w:id="349" w:author="Alicia" w:date="2016-09-05T17:30:00Z"/>
                <w:rFonts w:ascii="Times New Roman" w:hAnsi="Times New Roman" w:cs="Times New Roman"/>
                <w:sz w:val="24"/>
                <w:szCs w:val="24"/>
                <w:lang w:val="en-US"/>
              </w:rPr>
            </w:pPr>
            <w:ins w:id="350" w:author="Alicia" w:date="2016-09-05T17:30:00Z">
              <w:r>
                <w:rPr>
                  <w:rFonts w:ascii="Times New Roman" w:hAnsi="Times New Roman" w:cs="Times New Roman"/>
                  <w:sz w:val="24"/>
                  <w:szCs w:val="24"/>
                  <w:lang w:val="en-US"/>
                </w:rPr>
                <w:t xml:space="preserve"> 2.42**</w:t>
              </w:r>
            </w:ins>
          </w:p>
        </w:tc>
      </w:tr>
      <w:tr w:rsidR="0059503C" w14:paraId="688AD005" w14:textId="77777777" w:rsidTr="00961DDC">
        <w:trPr>
          <w:ins w:id="351" w:author="Alicia" w:date="2016-09-05T17:30:00Z"/>
        </w:trPr>
        <w:tc>
          <w:tcPr>
            <w:tcW w:w="245" w:type="dxa"/>
            <w:tcBorders>
              <w:top w:val="nil"/>
              <w:left w:val="nil"/>
              <w:bottom w:val="nil"/>
              <w:right w:val="nil"/>
            </w:tcBorders>
          </w:tcPr>
          <w:p w14:paraId="55F37AD2" w14:textId="77777777" w:rsidR="0059503C" w:rsidRDefault="0059503C" w:rsidP="00961DDC">
            <w:pPr>
              <w:spacing w:after="0"/>
              <w:rPr>
                <w:ins w:id="352"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961DDC">
            <w:pPr>
              <w:spacing w:after="0"/>
              <w:rPr>
                <w:ins w:id="353" w:author="Alicia" w:date="2016-09-05T17:30:00Z"/>
                <w:rFonts w:ascii="Times New Roman" w:hAnsi="Times New Roman" w:cs="Times New Roman"/>
                <w:sz w:val="24"/>
                <w:szCs w:val="24"/>
                <w:lang w:val="en-US"/>
              </w:rPr>
            </w:pPr>
            <w:ins w:id="354" w:author="Alicia" w:date="2016-09-05T17:30:00Z">
              <w:r>
                <w:rPr>
                  <w:rFonts w:ascii="Times New Roman" w:hAnsi="Times New Roman" w:cs="Times New Roman"/>
                  <w:sz w:val="24"/>
                  <w:szCs w:val="24"/>
                  <w:lang w:val="en-US"/>
                </w:rPr>
                <w:t>Population × Phenology × Shoot height</w:t>
              </w:r>
            </w:ins>
          </w:p>
        </w:tc>
        <w:tc>
          <w:tcPr>
            <w:tcW w:w="473" w:type="dxa"/>
            <w:tcBorders>
              <w:top w:val="nil"/>
              <w:left w:val="nil"/>
              <w:bottom w:val="nil"/>
              <w:right w:val="nil"/>
            </w:tcBorders>
            <w:vAlign w:val="center"/>
          </w:tcPr>
          <w:p w14:paraId="5074E498" w14:textId="77777777" w:rsidR="0059503C" w:rsidRDefault="0059503C" w:rsidP="00961DDC">
            <w:pPr>
              <w:spacing w:after="0"/>
              <w:jc w:val="center"/>
              <w:rPr>
                <w:ins w:id="355" w:author="Alicia" w:date="2016-09-05T17:30:00Z"/>
                <w:rFonts w:ascii="Times New Roman" w:hAnsi="Times New Roman" w:cs="Times New Roman"/>
                <w:sz w:val="24"/>
                <w:szCs w:val="24"/>
                <w:lang w:val="en-US"/>
              </w:rPr>
            </w:pPr>
            <w:ins w:id="356"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F726AB8" w14:textId="77777777" w:rsidR="0059503C" w:rsidRDefault="0059503C" w:rsidP="00961DDC">
            <w:pPr>
              <w:spacing w:after="0"/>
              <w:rPr>
                <w:ins w:id="357" w:author="Alicia" w:date="2016-09-05T17:30:00Z"/>
                <w:rFonts w:ascii="Times New Roman" w:hAnsi="Times New Roman" w:cs="Times New Roman"/>
                <w:sz w:val="24"/>
                <w:szCs w:val="24"/>
                <w:lang w:val="en-US"/>
              </w:rPr>
            </w:pPr>
            <w:ins w:id="358" w:author="Alicia" w:date="2016-09-05T17:30:00Z">
              <w:r>
                <w:rPr>
                  <w:rFonts w:ascii="Times New Roman" w:hAnsi="Times New Roman" w:cs="Times New Roman"/>
                  <w:sz w:val="24"/>
                  <w:szCs w:val="24"/>
                  <w:lang w:val="en-US"/>
                </w:rPr>
                <w:t xml:space="preserve">    0.63</w:t>
              </w:r>
            </w:ins>
          </w:p>
        </w:tc>
        <w:tc>
          <w:tcPr>
            <w:tcW w:w="296" w:type="dxa"/>
            <w:tcBorders>
              <w:top w:val="nil"/>
              <w:left w:val="nil"/>
              <w:bottom w:val="nil"/>
              <w:right w:val="nil"/>
            </w:tcBorders>
          </w:tcPr>
          <w:p w14:paraId="5374E3F8" w14:textId="77777777" w:rsidR="0059503C" w:rsidRDefault="0059503C" w:rsidP="00961DDC">
            <w:pPr>
              <w:spacing w:after="0"/>
              <w:jc w:val="center"/>
              <w:rPr>
                <w:ins w:id="359"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961DDC">
            <w:pPr>
              <w:spacing w:after="0"/>
              <w:jc w:val="center"/>
              <w:rPr>
                <w:ins w:id="360" w:author="Alicia" w:date="2016-09-05T17:30:00Z"/>
                <w:rFonts w:ascii="Times New Roman" w:hAnsi="Times New Roman" w:cs="Times New Roman"/>
                <w:sz w:val="24"/>
                <w:szCs w:val="24"/>
                <w:lang w:val="en-US"/>
              </w:rPr>
            </w:pPr>
            <w:ins w:id="361"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71700EA" w14:textId="77777777" w:rsidR="0059503C" w:rsidRDefault="0059503C" w:rsidP="00961DDC">
            <w:pPr>
              <w:tabs>
                <w:tab w:val="decimal" w:pos="-13617"/>
              </w:tabs>
              <w:spacing w:after="0"/>
              <w:rPr>
                <w:ins w:id="362" w:author="Alicia" w:date="2016-09-05T17:30:00Z"/>
                <w:rFonts w:ascii="Times New Roman" w:hAnsi="Times New Roman" w:cs="Times New Roman"/>
                <w:sz w:val="24"/>
                <w:szCs w:val="24"/>
                <w:lang w:val="en-US"/>
              </w:rPr>
            </w:pPr>
            <w:ins w:id="363" w:author="Alicia" w:date="2016-09-05T17:30:00Z">
              <w:r>
                <w:rPr>
                  <w:rFonts w:ascii="Times New Roman" w:hAnsi="Times New Roman" w:cs="Times New Roman"/>
                  <w:sz w:val="24"/>
                  <w:szCs w:val="24"/>
                  <w:lang w:val="en-US"/>
                </w:rPr>
                <w:t xml:space="preserve"> 0.76</w:t>
              </w:r>
            </w:ins>
          </w:p>
        </w:tc>
      </w:tr>
      <w:tr w:rsidR="0059503C" w14:paraId="3E173346" w14:textId="77777777" w:rsidTr="00961DDC">
        <w:trPr>
          <w:ins w:id="364" w:author="Alicia" w:date="2016-09-05T17:30:00Z"/>
        </w:trPr>
        <w:tc>
          <w:tcPr>
            <w:tcW w:w="245" w:type="dxa"/>
            <w:tcBorders>
              <w:top w:val="nil"/>
              <w:left w:val="nil"/>
              <w:bottom w:val="single" w:sz="18" w:space="0" w:color="auto"/>
              <w:right w:val="nil"/>
            </w:tcBorders>
          </w:tcPr>
          <w:p w14:paraId="305B46CE" w14:textId="77777777" w:rsidR="0059503C" w:rsidRDefault="0059503C" w:rsidP="00961DDC">
            <w:pPr>
              <w:spacing w:after="0"/>
              <w:rPr>
                <w:ins w:id="365" w:author="Alicia" w:date="2016-09-05T17:30:00Z"/>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961DDC">
            <w:pPr>
              <w:spacing w:after="0"/>
              <w:rPr>
                <w:ins w:id="366" w:author="Alicia" w:date="2016-09-05T17:30:00Z"/>
                <w:rFonts w:ascii="Times New Roman" w:hAnsi="Times New Roman" w:cs="Times New Roman"/>
                <w:sz w:val="24"/>
                <w:szCs w:val="24"/>
                <w:lang w:val="en-US"/>
              </w:rPr>
            </w:pPr>
            <w:ins w:id="367" w:author="Alicia" w:date="2016-09-05T17:30:00Z">
              <w:r>
                <w:rPr>
                  <w:rFonts w:ascii="Times New Roman" w:hAnsi="Times New Roman" w:cs="Times New Roman"/>
                  <w:sz w:val="24"/>
                  <w:szCs w:val="24"/>
                  <w:lang w:val="en-US"/>
                </w:rPr>
                <w:t>Population × Flower number × Shoot height</w:t>
              </w:r>
            </w:ins>
          </w:p>
        </w:tc>
        <w:tc>
          <w:tcPr>
            <w:tcW w:w="473" w:type="dxa"/>
            <w:tcBorders>
              <w:top w:val="nil"/>
              <w:left w:val="nil"/>
              <w:bottom w:val="single" w:sz="18" w:space="0" w:color="auto"/>
              <w:right w:val="nil"/>
            </w:tcBorders>
            <w:vAlign w:val="center"/>
          </w:tcPr>
          <w:p w14:paraId="08803140" w14:textId="77777777" w:rsidR="0059503C" w:rsidRDefault="0059503C" w:rsidP="00961DDC">
            <w:pPr>
              <w:spacing w:after="0"/>
              <w:jc w:val="center"/>
              <w:rPr>
                <w:ins w:id="368" w:author="Alicia" w:date="2016-09-05T17:30:00Z"/>
                <w:rFonts w:ascii="Times New Roman" w:hAnsi="Times New Roman" w:cs="Times New Roman"/>
                <w:sz w:val="24"/>
                <w:szCs w:val="24"/>
                <w:lang w:val="en-US"/>
              </w:rPr>
            </w:pPr>
            <w:ins w:id="369" w:author="Alicia" w:date="2016-09-05T17:30:00Z">
              <w:r>
                <w:rPr>
                  <w:rFonts w:ascii="Times New Roman" w:hAnsi="Times New Roman" w:cs="Times New Roman"/>
                  <w:sz w:val="24"/>
                  <w:szCs w:val="24"/>
                  <w:lang w:val="en-US"/>
                </w:rPr>
                <w:t>19</w:t>
              </w:r>
            </w:ins>
          </w:p>
        </w:tc>
        <w:tc>
          <w:tcPr>
            <w:tcW w:w="1298" w:type="dxa"/>
            <w:tcBorders>
              <w:top w:val="nil"/>
              <w:left w:val="nil"/>
              <w:bottom w:val="single" w:sz="18" w:space="0" w:color="auto"/>
              <w:right w:val="nil"/>
            </w:tcBorders>
            <w:vAlign w:val="center"/>
          </w:tcPr>
          <w:p w14:paraId="38EE2AC2" w14:textId="77777777" w:rsidR="0059503C" w:rsidRDefault="0059503C" w:rsidP="00961DDC">
            <w:pPr>
              <w:spacing w:after="0"/>
              <w:rPr>
                <w:ins w:id="370" w:author="Alicia" w:date="2016-09-05T17:30:00Z"/>
                <w:rFonts w:ascii="Times New Roman" w:hAnsi="Times New Roman" w:cs="Times New Roman"/>
                <w:sz w:val="24"/>
                <w:szCs w:val="24"/>
                <w:lang w:val="en-US"/>
              </w:rPr>
            </w:pPr>
            <w:ins w:id="371" w:author="Alicia" w:date="2016-09-05T17:30:00Z">
              <w:r>
                <w:rPr>
                  <w:rFonts w:ascii="Times New Roman" w:hAnsi="Times New Roman" w:cs="Times New Roman"/>
                  <w:sz w:val="24"/>
                  <w:szCs w:val="24"/>
                  <w:lang w:val="en-US"/>
                </w:rPr>
                <w:t xml:space="preserve">    1.06</w:t>
              </w:r>
            </w:ins>
          </w:p>
        </w:tc>
        <w:tc>
          <w:tcPr>
            <w:tcW w:w="296" w:type="dxa"/>
            <w:tcBorders>
              <w:top w:val="nil"/>
              <w:left w:val="nil"/>
              <w:bottom w:val="single" w:sz="18" w:space="0" w:color="auto"/>
              <w:right w:val="nil"/>
            </w:tcBorders>
          </w:tcPr>
          <w:p w14:paraId="23EB2B65" w14:textId="77777777" w:rsidR="0059503C" w:rsidRDefault="0059503C" w:rsidP="00961DDC">
            <w:pPr>
              <w:spacing w:after="0"/>
              <w:rPr>
                <w:ins w:id="372" w:author="Alicia" w:date="2016-09-05T17:30:00Z"/>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961DDC">
            <w:pPr>
              <w:spacing w:after="0"/>
              <w:rPr>
                <w:ins w:id="373" w:author="Alicia" w:date="2016-09-05T17:30:00Z"/>
                <w:rFonts w:ascii="Times New Roman" w:hAnsi="Times New Roman" w:cs="Times New Roman"/>
                <w:sz w:val="24"/>
                <w:szCs w:val="24"/>
                <w:lang w:val="en-US"/>
              </w:rPr>
            </w:pPr>
            <w:ins w:id="374" w:author="Alicia" w:date="2016-09-05T17:30:00Z">
              <w:r>
                <w:rPr>
                  <w:rFonts w:ascii="Times New Roman" w:hAnsi="Times New Roman" w:cs="Times New Roman"/>
                  <w:sz w:val="24"/>
                  <w:szCs w:val="24"/>
                  <w:lang w:val="en-US"/>
                </w:rPr>
                <w:t>15</w:t>
              </w:r>
            </w:ins>
          </w:p>
        </w:tc>
        <w:tc>
          <w:tcPr>
            <w:tcW w:w="1121" w:type="dxa"/>
            <w:tcBorders>
              <w:top w:val="nil"/>
              <w:left w:val="nil"/>
              <w:bottom w:val="single" w:sz="18" w:space="0" w:color="auto"/>
              <w:right w:val="nil"/>
            </w:tcBorders>
            <w:vAlign w:val="center"/>
          </w:tcPr>
          <w:p w14:paraId="016295BD" w14:textId="77777777" w:rsidR="0059503C" w:rsidRDefault="0059503C" w:rsidP="00961DDC">
            <w:pPr>
              <w:tabs>
                <w:tab w:val="left" w:pos="243"/>
              </w:tabs>
              <w:spacing w:after="0"/>
              <w:rPr>
                <w:ins w:id="375" w:author="Alicia" w:date="2016-09-05T17:30:00Z"/>
                <w:rFonts w:ascii="Times New Roman" w:hAnsi="Times New Roman" w:cs="Times New Roman"/>
                <w:sz w:val="24"/>
                <w:szCs w:val="24"/>
                <w:lang w:val="en-US"/>
              </w:rPr>
            </w:pPr>
            <w:ins w:id="376" w:author="Alicia" w:date="2016-09-05T17:30:00Z">
              <w:r>
                <w:rPr>
                  <w:rFonts w:ascii="Times New Roman" w:hAnsi="Times New Roman" w:cs="Times New Roman"/>
                  <w:sz w:val="24"/>
                  <w:szCs w:val="24"/>
                  <w:lang w:val="en-US"/>
                </w:rPr>
                <w:t xml:space="preserve"> 2.14 **</w:t>
              </w:r>
            </w:ins>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47035D72"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ins w:id="377" w:author="Alicia" w:date="2016-09-05T17:46:00Z">
        <w:r w:rsidR="0049536E">
          <w:rPr>
            <w:rFonts w:ascii="Times New Roman" w:hAnsi="Times New Roman" w:cs="Times New Roman"/>
            <w:sz w:val="24"/>
            <w:szCs w:val="24"/>
            <w:lang w:val="en-US"/>
          </w:rPr>
          <w:t>, as well as the</w:t>
        </w:r>
        <w:r w:rsidR="0049536E">
          <w:rPr>
            <w:rFonts w:ascii="Times New Roman" w:hAnsi="Times New Roman" w:cs="Times New Roman"/>
            <w:sz w:val="24"/>
            <w:szCs w:val="24"/>
            <w:lang w:val="en-US"/>
          </w:rPr>
          <w:t xml:space="preserve"> interactions predation × trait and population × trait (</w:t>
        </w:r>
        <w:r w:rsidR="0049536E">
          <w:rPr>
            <w:rFonts w:ascii="Times New Roman" w:hAnsi="Times New Roman" w:cs="Times New Roman"/>
            <w:sz w:val="24"/>
            <w:szCs w:val="24"/>
            <w:lang w:val="en-US"/>
          </w:rPr>
          <w:t xml:space="preserve">the </w:t>
        </w:r>
      </w:ins>
      <w:ins w:id="378" w:author="Alicia" w:date="2016-09-05T17:47:00Z">
        <w:r w:rsidR="0049536E">
          <w:rPr>
            <w:rFonts w:ascii="Times New Roman" w:hAnsi="Times New Roman" w:cs="Times New Roman"/>
            <w:sz w:val="24"/>
            <w:szCs w:val="24"/>
            <w:lang w:val="en-US"/>
          </w:rPr>
          <w:t>latter</w:t>
        </w:r>
      </w:ins>
      <w:ins w:id="379" w:author="Alicia" w:date="2016-09-05T17:46:00Z">
        <w:r w:rsidR="0049536E">
          <w:rPr>
            <w:rFonts w:ascii="Times New Roman" w:hAnsi="Times New Roman" w:cs="Times New Roman"/>
            <w:sz w:val="24"/>
            <w:szCs w:val="24"/>
            <w:lang w:val="en-US"/>
          </w:rPr>
          <w:t xml:space="preserve"> included as </w:t>
        </w:r>
        <w:r w:rsidR="0049536E">
          <w:rPr>
            <w:rFonts w:ascii="Times New Roman" w:hAnsi="Times New Roman" w:cs="Times New Roman"/>
            <w:sz w:val="24"/>
            <w:szCs w:val="24"/>
            <w:lang w:val="en-US"/>
          </w:rPr>
          <w:t>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ins>
      <w:r>
        <w:rPr>
          <w:rFonts w:ascii="Times New Roman" w:hAnsi="Times New Roman" w:cs="Times New Roman"/>
          <w:sz w:val="24"/>
          <w:szCs w:val="24"/>
          <w:lang w:val="en-US"/>
        </w:rPr>
        <w:t xml:space="preserve">. Results are from linear mixed models </w:t>
      </w:r>
      <w:del w:id="380" w:author="Alicia" w:date="2016-09-05T17:44:00Z">
        <w:r w:rsidDel="0013442C">
          <w:rPr>
            <w:rFonts w:ascii="Times New Roman" w:hAnsi="Times New Roman" w:cs="Times New Roman"/>
            <w:sz w:val="24"/>
            <w:szCs w:val="24"/>
            <w:lang w:val="en-US"/>
          </w:rPr>
          <w:delText xml:space="preserve">with Type II sums of squares </w:delText>
        </w:r>
      </w:del>
      <w:r>
        <w:rPr>
          <w:rFonts w:ascii="Times New Roman" w:hAnsi="Times New Roman" w:cs="Times New Roman"/>
          <w:sz w:val="24"/>
          <w:szCs w:val="24"/>
          <w:lang w:val="en-US"/>
        </w:rPr>
        <w:t xml:space="preserve">(Wald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w:t>
      </w:r>
      <w:del w:id="381" w:author="Alicia" w:date="2016-09-05T17:46:00Z">
        <w:r w:rsidDel="0049536E">
          <w:rPr>
            <w:rFonts w:ascii="Times New Roman" w:hAnsi="Times New Roman" w:cs="Times New Roman"/>
            <w:sz w:val="24"/>
            <w:szCs w:val="24"/>
            <w:lang w:val="en-US"/>
          </w:rPr>
          <w:delText>Effects of population × trait (random effects</w:delText>
        </w:r>
        <w:r w:rsidR="003953F3" w:rsidRPr="003953F3" w:rsidDel="0049536E">
          <w:rPr>
            <w:rFonts w:ascii="Times New Roman" w:hAnsi="Times New Roman" w:cs="Times New Roman"/>
            <w:sz w:val="24"/>
            <w:szCs w:val="24"/>
            <w:lang w:val="en-US"/>
          </w:rPr>
          <w:delText xml:space="preserve"> </w:delText>
        </w:r>
        <w:r w:rsidR="003953F3" w:rsidDel="0049536E">
          <w:rPr>
            <w:rFonts w:ascii="Times New Roman" w:hAnsi="Times New Roman" w:cs="Times New Roman"/>
            <w:sz w:val="24"/>
            <w:szCs w:val="24"/>
            <w:lang w:val="en-US"/>
          </w:rPr>
          <w:delText>nested within predation</w:delText>
        </w:r>
        <w:r w:rsidDel="0049536E">
          <w:rPr>
            <w:rFonts w:ascii="Times New Roman" w:hAnsi="Times New Roman" w:cs="Times New Roman"/>
            <w:sz w:val="24"/>
            <w:szCs w:val="24"/>
            <w:lang w:val="en-US"/>
          </w:rPr>
          <w:delText xml:space="preserve">, not shown) </w:delText>
        </w:r>
      </w:del>
      <w:del w:id="382" w:author="Alicia" w:date="2016-09-05T17:45:00Z">
        <w:r w:rsidDel="0049536E">
          <w:rPr>
            <w:rFonts w:ascii="Times New Roman" w:hAnsi="Times New Roman" w:cs="Times New Roman"/>
            <w:sz w:val="24"/>
            <w:szCs w:val="24"/>
            <w:lang w:val="en-US"/>
          </w:rPr>
          <w:delText>and predation × trait interactions were only</w:delText>
        </w:r>
      </w:del>
      <w:del w:id="383" w:author="Alicia" w:date="2016-09-05T17:47:00Z">
        <w:r w:rsidDel="0049536E">
          <w:rPr>
            <w:rFonts w:ascii="Times New Roman" w:hAnsi="Times New Roman" w:cs="Times New Roman"/>
            <w:sz w:val="24"/>
            <w:szCs w:val="24"/>
            <w:lang w:val="en-US"/>
          </w:rPr>
          <w:delText xml:space="preserve"> included</w:delText>
        </w:r>
      </w:del>
      <w:del w:id="384" w:author="Alicia" w:date="2016-09-05T17:46:00Z">
        <w:r w:rsidDel="0049536E">
          <w:rPr>
            <w:rFonts w:ascii="Times New Roman" w:hAnsi="Times New Roman" w:cs="Times New Roman"/>
            <w:sz w:val="24"/>
            <w:szCs w:val="24"/>
            <w:lang w:val="en-US"/>
          </w:rPr>
          <w:delText xml:space="preserve"> in the models if the population × trait interaction was significant</w:delText>
        </w:r>
      </w:del>
      <w:del w:id="385" w:author="Alicia" w:date="2016-09-05T17:47:00Z">
        <w:r w:rsidDel="0049536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34"/>
        <w:gridCol w:w="416"/>
        <w:gridCol w:w="1488"/>
        <w:gridCol w:w="236"/>
        <w:gridCol w:w="474"/>
        <w:gridCol w:w="1465"/>
      </w:tblGrid>
      <w:tr w:rsidR="0013442C" w14:paraId="2EA24E32" w14:textId="77777777" w:rsidTr="00961DDC">
        <w:trPr>
          <w:cantSplit/>
          <w:ins w:id="386" w:author="Alicia" w:date="2016-09-05T17:43:00Z"/>
        </w:trPr>
        <w:tc>
          <w:tcPr>
            <w:tcW w:w="3056" w:type="dxa"/>
            <w:vMerge w:val="restart"/>
            <w:tcBorders>
              <w:top w:val="single" w:sz="18" w:space="0" w:color="auto"/>
              <w:left w:val="nil"/>
              <w:bottom w:val="nil"/>
              <w:right w:val="nil"/>
            </w:tcBorders>
            <w:vAlign w:val="center"/>
          </w:tcPr>
          <w:p w14:paraId="5FC5A1EB" w14:textId="77777777" w:rsidR="0013442C" w:rsidRDefault="0013442C" w:rsidP="00961DDC">
            <w:pPr>
              <w:spacing w:after="0"/>
              <w:rPr>
                <w:ins w:id="387" w:author="Alicia" w:date="2016-09-05T17:43:00Z"/>
                <w:rFonts w:ascii="Times New Roman" w:hAnsi="Times New Roman" w:cs="Times New Roman"/>
                <w:sz w:val="24"/>
                <w:szCs w:val="24"/>
                <w:lang w:val="en-US"/>
              </w:rPr>
            </w:pPr>
            <w:ins w:id="388" w:author="Alicia" w:date="2016-09-05T17:43:00Z">
              <w:r>
                <w:rPr>
                  <w:rFonts w:ascii="Times New Roman" w:hAnsi="Times New Roman" w:cs="Times New Roman"/>
                  <w:sz w:val="24"/>
                  <w:szCs w:val="24"/>
                  <w:lang w:val="en-US"/>
                </w:rPr>
                <w:t>Source of variation</w:t>
              </w:r>
            </w:ins>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961DDC">
            <w:pPr>
              <w:tabs>
                <w:tab w:val="decimal" w:pos="589"/>
              </w:tabs>
              <w:spacing w:after="0"/>
              <w:jc w:val="center"/>
              <w:rPr>
                <w:ins w:id="389" w:author="Alicia" w:date="2016-09-05T17:43:00Z"/>
                <w:rFonts w:ascii="Times New Roman" w:hAnsi="Times New Roman" w:cs="Times New Roman"/>
                <w:sz w:val="24"/>
                <w:szCs w:val="24"/>
                <w:lang w:val="en-US"/>
              </w:rPr>
            </w:pPr>
            <w:ins w:id="390" w:author="Alicia" w:date="2016-09-05T17:43:00Z">
              <w:r>
                <w:rPr>
                  <w:rFonts w:ascii="Times New Roman" w:hAnsi="Times New Roman" w:cs="Times New Roman"/>
                  <w:sz w:val="24"/>
                  <w:szCs w:val="24"/>
                  <w:lang w:val="en-US"/>
                </w:rPr>
                <w:t>2010</w:t>
              </w:r>
            </w:ins>
          </w:p>
        </w:tc>
        <w:tc>
          <w:tcPr>
            <w:tcW w:w="236" w:type="dxa"/>
            <w:tcBorders>
              <w:top w:val="single" w:sz="18" w:space="0" w:color="auto"/>
              <w:left w:val="nil"/>
              <w:bottom w:val="nil"/>
              <w:right w:val="nil"/>
            </w:tcBorders>
          </w:tcPr>
          <w:p w14:paraId="56DA4222" w14:textId="77777777" w:rsidR="0013442C" w:rsidRDefault="0013442C" w:rsidP="00961DDC">
            <w:pPr>
              <w:spacing w:after="0" w:line="240" w:lineRule="auto"/>
              <w:jc w:val="center"/>
              <w:rPr>
                <w:ins w:id="391" w:author="Alicia" w:date="2016-09-05T17:43:00Z"/>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961DDC">
            <w:pPr>
              <w:spacing w:after="0" w:line="240" w:lineRule="auto"/>
              <w:jc w:val="center"/>
              <w:rPr>
                <w:ins w:id="392" w:author="Alicia" w:date="2016-09-05T17:43:00Z"/>
                <w:rFonts w:ascii="Times New Roman" w:hAnsi="Times New Roman" w:cs="Times New Roman"/>
                <w:sz w:val="24"/>
                <w:szCs w:val="24"/>
                <w:lang w:val="en-US"/>
              </w:rPr>
            </w:pPr>
            <w:ins w:id="393" w:author="Alicia" w:date="2016-09-05T17:43:00Z">
              <w:r>
                <w:rPr>
                  <w:rFonts w:ascii="Times New Roman" w:hAnsi="Times New Roman" w:cs="Times New Roman"/>
                  <w:sz w:val="24"/>
                  <w:szCs w:val="24"/>
                  <w:lang w:val="en-US"/>
                </w:rPr>
                <w:t>2011</w:t>
              </w:r>
            </w:ins>
          </w:p>
        </w:tc>
      </w:tr>
      <w:tr w:rsidR="0013442C" w14:paraId="31CA3ADA" w14:textId="77777777" w:rsidTr="00961DDC">
        <w:trPr>
          <w:cantSplit/>
          <w:ins w:id="394" w:author="Alicia" w:date="2016-09-05T17:43:00Z"/>
        </w:trPr>
        <w:tc>
          <w:tcPr>
            <w:tcW w:w="3056" w:type="dxa"/>
            <w:vMerge/>
            <w:tcBorders>
              <w:top w:val="nil"/>
              <w:left w:val="nil"/>
              <w:bottom w:val="single" w:sz="18" w:space="0" w:color="auto"/>
              <w:right w:val="nil"/>
            </w:tcBorders>
          </w:tcPr>
          <w:p w14:paraId="239EA0AB" w14:textId="77777777" w:rsidR="0013442C" w:rsidRDefault="0013442C" w:rsidP="00961DDC">
            <w:pPr>
              <w:spacing w:after="0"/>
              <w:rPr>
                <w:ins w:id="395" w:author="Alicia" w:date="2016-09-05T17:43:00Z"/>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961DDC">
            <w:pPr>
              <w:spacing w:after="0"/>
              <w:jc w:val="center"/>
              <w:rPr>
                <w:ins w:id="396" w:author="Alicia" w:date="2016-09-05T17:43:00Z"/>
                <w:rFonts w:ascii="Times New Roman" w:hAnsi="Times New Roman" w:cs="Times New Roman"/>
                <w:sz w:val="24"/>
                <w:szCs w:val="24"/>
                <w:lang w:val="en-US"/>
              </w:rPr>
            </w:pPr>
            <w:proofErr w:type="spellStart"/>
            <w:ins w:id="397" w:author="Alicia" w:date="2016-09-05T17:43:00Z">
              <w:r>
                <w:rPr>
                  <w:rFonts w:ascii="Times New Roman" w:hAnsi="Times New Roman" w:cs="Times New Roman"/>
                  <w:sz w:val="24"/>
                  <w:szCs w:val="24"/>
                  <w:lang w:val="en-US"/>
                </w:rPr>
                <w:t>df</w:t>
              </w:r>
              <w:proofErr w:type="spellEnd"/>
            </w:ins>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961DDC">
            <w:pPr>
              <w:tabs>
                <w:tab w:val="decimal" w:pos="589"/>
              </w:tabs>
              <w:spacing w:after="0"/>
              <w:rPr>
                <w:ins w:id="398" w:author="Alicia" w:date="2016-09-05T17:43:00Z"/>
                <w:rFonts w:ascii="Times New Roman" w:hAnsi="Times New Roman" w:cs="Times New Roman"/>
                <w:sz w:val="24"/>
                <w:szCs w:val="24"/>
                <w:lang w:val="en-US"/>
              </w:rPr>
            </w:pPr>
            <w:ins w:id="399" w:author="Alicia" w:date="2016-09-05T17:43:00Z">
              <w:r>
                <w:rPr>
                  <w:rFonts w:ascii="Symbol" w:hAnsi="Symbol" w:cs="Symbol"/>
                  <w:sz w:val="24"/>
                  <w:szCs w:val="24"/>
                  <w:lang w:val="en-US"/>
                </w:rPr>
                <w:t></w:t>
              </w:r>
              <w:r>
                <w:rPr>
                  <w:rFonts w:ascii="Times New Roman" w:hAnsi="Times New Roman" w:cs="Times New Roman"/>
                  <w:sz w:val="24"/>
                  <w:szCs w:val="24"/>
                  <w:vertAlign w:val="superscript"/>
                  <w:lang w:val="en-US"/>
                </w:rPr>
                <w:t>2</w:t>
              </w:r>
            </w:ins>
          </w:p>
        </w:tc>
        <w:tc>
          <w:tcPr>
            <w:tcW w:w="236" w:type="dxa"/>
            <w:tcBorders>
              <w:top w:val="nil"/>
              <w:left w:val="nil"/>
              <w:bottom w:val="single" w:sz="18" w:space="0" w:color="auto"/>
              <w:right w:val="nil"/>
            </w:tcBorders>
          </w:tcPr>
          <w:p w14:paraId="2BFAA587" w14:textId="77777777" w:rsidR="0013442C" w:rsidRDefault="0013442C" w:rsidP="00961DDC">
            <w:pPr>
              <w:spacing w:after="0" w:line="240" w:lineRule="auto"/>
              <w:jc w:val="center"/>
              <w:rPr>
                <w:ins w:id="400" w:author="Alicia" w:date="2016-09-05T17:43:00Z"/>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961DDC">
            <w:pPr>
              <w:spacing w:after="0" w:line="240" w:lineRule="auto"/>
              <w:jc w:val="center"/>
              <w:rPr>
                <w:ins w:id="401" w:author="Alicia" w:date="2016-09-05T17:43:00Z"/>
                <w:rFonts w:ascii="Times New Roman" w:hAnsi="Times New Roman" w:cs="Times New Roman"/>
                <w:sz w:val="24"/>
                <w:szCs w:val="24"/>
                <w:lang w:val="en-US"/>
              </w:rPr>
            </w:pPr>
            <w:proofErr w:type="spellStart"/>
            <w:ins w:id="402" w:author="Alicia" w:date="2016-09-05T17:43:00Z">
              <w:r>
                <w:rPr>
                  <w:rFonts w:ascii="Times New Roman" w:hAnsi="Times New Roman" w:cs="Times New Roman"/>
                  <w:sz w:val="24"/>
                  <w:szCs w:val="24"/>
                  <w:lang w:val="en-US"/>
                </w:rPr>
                <w:t>df</w:t>
              </w:r>
              <w:proofErr w:type="spellEnd"/>
            </w:ins>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961DDC">
            <w:pPr>
              <w:tabs>
                <w:tab w:val="decimal" w:pos="589"/>
              </w:tabs>
              <w:spacing w:after="0"/>
              <w:rPr>
                <w:ins w:id="403" w:author="Alicia" w:date="2016-09-05T17:43:00Z"/>
                <w:rFonts w:ascii="Times New Roman" w:hAnsi="Times New Roman" w:cs="Times New Roman"/>
                <w:sz w:val="24"/>
                <w:szCs w:val="24"/>
                <w:lang w:val="en-US"/>
              </w:rPr>
            </w:pPr>
            <w:ins w:id="404" w:author="Alicia" w:date="2016-09-05T17:43:00Z">
              <w:r>
                <w:rPr>
                  <w:rFonts w:ascii="Symbol" w:hAnsi="Symbol" w:cs="Symbol"/>
                  <w:sz w:val="24"/>
                  <w:szCs w:val="24"/>
                  <w:lang w:val="en-US"/>
                </w:rPr>
                <w:t></w:t>
              </w:r>
              <w:r>
                <w:rPr>
                  <w:rFonts w:ascii="Times New Roman" w:hAnsi="Times New Roman" w:cs="Times New Roman"/>
                  <w:sz w:val="24"/>
                  <w:szCs w:val="24"/>
                  <w:vertAlign w:val="superscript"/>
                  <w:lang w:val="en-US"/>
                </w:rPr>
                <w:t>2</w:t>
              </w:r>
            </w:ins>
          </w:p>
        </w:tc>
      </w:tr>
      <w:tr w:rsidR="0013442C" w14:paraId="6949355F" w14:textId="77777777" w:rsidTr="00961DDC">
        <w:trPr>
          <w:ins w:id="405" w:author="Alicia" w:date="2016-09-05T17:43:00Z"/>
        </w:trPr>
        <w:tc>
          <w:tcPr>
            <w:tcW w:w="3056" w:type="dxa"/>
            <w:tcBorders>
              <w:top w:val="single" w:sz="4" w:space="0" w:color="auto"/>
              <w:left w:val="nil"/>
              <w:bottom w:val="nil"/>
              <w:right w:val="nil"/>
            </w:tcBorders>
          </w:tcPr>
          <w:p w14:paraId="3640862D" w14:textId="77777777" w:rsidR="0013442C" w:rsidRDefault="0013442C" w:rsidP="00961DDC">
            <w:pPr>
              <w:spacing w:after="0"/>
              <w:rPr>
                <w:ins w:id="406" w:author="Alicia" w:date="2016-09-05T17:43:00Z"/>
                <w:rFonts w:ascii="Times New Roman" w:hAnsi="Times New Roman" w:cs="Times New Roman"/>
                <w:sz w:val="24"/>
                <w:szCs w:val="24"/>
                <w:lang w:val="en-US"/>
              </w:rPr>
            </w:pPr>
            <w:ins w:id="407" w:author="Alicia" w:date="2016-09-05T17:43:00Z">
              <w:r>
                <w:rPr>
                  <w:rFonts w:ascii="Times New Roman" w:hAnsi="Times New Roman" w:cs="Times New Roman"/>
                  <w:sz w:val="24"/>
                  <w:szCs w:val="24"/>
                  <w:lang w:val="en-US"/>
                </w:rPr>
                <w:t>Phenology (early flowering)</w:t>
              </w:r>
            </w:ins>
          </w:p>
        </w:tc>
        <w:tc>
          <w:tcPr>
            <w:tcW w:w="0" w:type="auto"/>
            <w:tcBorders>
              <w:top w:val="single" w:sz="4" w:space="0" w:color="auto"/>
              <w:left w:val="nil"/>
              <w:bottom w:val="nil"/>
              <w:right w:val="nil"/>
            </w:tcBorders>
            <w:vAlign w:val="center"/>
          </w:tcPr>
          <w:p w14:paraId="6468430A" w14:textId="77777777" w:rsidR="0013442C" w:rsidRDefault="0013442C" w:rsidP="00961DDC">
            <w:pPr>
              <w:spacing w:after="0"/>
              <w:jc w:val="center"/>
              <w:rPr>
                <w:ins w:id="408" w:author="Alicia" w:date="2016-09-05T17:43:00Z"/>
                <w:rFonts w:ascii="Times New Roman" w:hAnsi="Times New Roman" w:cs="Times New Roman"/>
                <w:sz w:val="24"/>
                <w:szCs w:val="24"/>
                <w:lang w:val="en-US"/>
              </w:rPr>
            </w:pPr>
            <w:ins w:id="409" w:author="Alicia" w:date="2016-09-05T17:43:00Z">
              <w:r>
                <w:rPr>
                  <w:rFonts w:ascii="Times New Roman" w:hAnsi="Times New Roman" w:cs="Times New Roman"/>
                  <w:sz w:val="24"/>
                  <w:szCs w:val="24"/>
                  <w:lang w:val="en-US"/>
                </w:rPr>
                <w:t>1</w:t>
              </w:r>
            </w:ins>
          </w:p>
        </w:tc>
        <w:tc>
          <w:tcPr>
            <w:tcW w:w="1465" w:type="dxa"/>
            <w:tcBorders>
              <w:top w:val="single" w:sz="4" w:space="0" w:color="auto"/>
              <w:left w:val="nil"/>
              <w:bottom w:val="nil"/>
              <w:right w:val="nil"/>
            </w:tcBorders>
            <w:vAlign w:val="center"/>
          </w:tcPr>
          <w:p w14:paraId="0EE0B68B" w14:textId="77777777" w:rsidR="0013442C" w:rsidRDefault="0013442C" w:rsidP="00961DDC">
            <w:pPr>
              <w:tabs>
                <w:tab w:val="decimal" w:pos="589"/>
              </w:tabs>
              <w:spacing w:after="0"/>
              <w:rPr>
                <w:ins w:id="410" w:author="Alicia" w:date="2016-09-05T17:43:00Z"/>
                <w:rFonts w:ascii="Times New Roman" w:hAnsi="Times New Roman" w:cs="Times New Roman"/>
                <w:sz w:val="24"/>
                <w:szCs w:val="24"/>
                <w:lang w:val="en-US"/>
              </w:rPr>
            </w:pPr>
            <w:ins w:id="411" w:author="Alicia" w:date="2016-09-05T17:43:00Z">
              <w:r>
                <w:rPr>
                  <w:rFonts w:ascii="Times New Roman" w:hAnsi="Times New Roman" w:cs="Times New Roman"/>
                  <w:sz w:val="24"/>
                  <w:szCs w:val="24"/>
                  <w:lang w:val="en-US"/>
                </w:rPr>
                <w:t>8.60**</w:t>
              </w:r>
            </w:ins>
          </w:p>
        </w:tc>
        <w:tc>
          <w:tcPr>
            <w:tcW w:w="236" w:type="dxa"/>
            <w:tcBorders>
              <w:top w:val="single" w:sz="4" w:space="0" w:color="auto"/>
              <w:left w:val="nil"/>
              <w:bottom w:val="nil"/>
              <w:right w:val="nil"/>
            </w:tcBorders>
          </w:tcPr>
          <w:p w14:paraId="5DC7B927" w14:textId="77777777" w:rsidR="0013442C" w:rsidRDefault="0013442C" w:rsidP="00961DDC">
            <w:pPr>
              <w:spacing w:after="0" w:line="240" w:lineRule="auto"/>
              <w:jc w:val="center"/>
              <w:rPr>
                <w:ins w:id="412" w:author="Alicia" w:date="2016-09-05T17:43:00Z"/>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961DDC">
            <w:pPr>
              <w:spacing w:after="0" w:line="240" w:lineRule="auto"/>
              <w:jc w:val="center"/>
              <w:rPr>
                <w:ins w:id="413" w:author="Alicia" w:date="2016-09-05T17:43:00Z"/>
                <w:rFonts w:ascii="Times New Roman" w:hAnsi="Times New Roman" w:cs="Times New Roman"/>
                <w:sz w:val="24"/>
                <w:szCs w:val="24"/>
                <w:lang w:val="en-US"/>
              </w:rPr>
            </w:pPr>
            <w:ins w:id="414" w:author="Alicia" w:date="2016-09-05T17:43:00Z">
              <w:r>
                <w:rPr>
                  <w:rFonts w:ascii="Times New Roman" w:hAnsi="Times New Roman" w:cs="Times New Roman"/>
                  <w:sz w:val="24"/>
                  <w:szCs w:val="24"/>
                  <w:lang w:val="en-US"/>
                </w:rPr>
                <w:t>1</w:t>
              </w:r>
            </w:ins>
          </w:p>
        </w:tc>
        <w:tc>
          <w:tcPr>
            <w:tcW w:w="1465" w:type="dxa"/>
            <w:tcBorders>
              <w:top w:val="single" w:sz="18" w:space="0" w:color="auto"/>
              <w:left w:val="nil"/>
              <w:bottom w:val="nil"/>
              <w:right w:val="nil"/>
            </w:tcBorders>
            <w:vAlign w:val="center"/>
          </w:tcPr>
          <w:p w14:paraId="554F9663" w14:textId="77777777" w:rsidR="0013442C" w:rsidRDefault="0013442C" w:rsidP="00961DDC">
            <w:pPr>
              <w:tabs>
                <w:tab w:val="decimal" w:pos="589"/>
              </w:tabs>
              <w:spacing w:after="0"/>
              <w:rPr>
                <w:ins w:id="415" w:author="Alicia" w:date="2016-09-05T17:43:00Z"/>
                <w:rFonts w:ascii="Times New Roman" w:hAnsi="Times New Roman" w:cs="Times New Roman"/>
                <w:sz w:val="24"/>
                <w:szCs w:val="24"/>
                <w:lang w:val="en-US"/>
              </w:rPr>
            </w:pPr>
            <w:ins w:id="416" w:author="Alicia" w:date="2016-09-05T17:43:00Z">
              <w:r>
                <w:rPr>
                  <w:rFonts w:ascii="Times New Roman" w:hAnsi="Times New Roman" w:cs="Times New Roman"/>
                  <w:sz w:val="24"/>
                  <w:szCs w:val="24"/>
                  <w:lang w:val="en-US"/>
                </w:rPr>
                <w:t>13.53***</w:t>
              </w:r>
            </w:ins>
          </w:p>
        </w:tc>
      </w:tr>
      <w:tr w:rsidR="0013442C" w14:paraId="1442BA8A" w14:textId="77777777" w:rsidTr="00961DDC">
        <w:trPr>
          <w:ins w:id="417" w:author="Alicia" w:date="2016-09-05T17:43:00Z"/>
        </w:trPr>
        <w:tc>
          <w:tcPr>
            <w:tcW w:w="3056" w:type="dxa"/>
            <w:tcBorders>
              <w:top w:val="nil"/>
              <w:left w:val="nil"/>
              <w:bottom w:val="nil"/>
              <w:right w:val="nil"/>
            </w:tcBorders>
          </w:tcPr>
          <w:p w14:paraId="38915C72" w14:textId="77777777" w:rsidR="0013442C" w:rsidRDefault="0013442C" w:rsidP="00961DDC">
            <w:pPr>
              <w:spacing w:after="0"/>
              <w:rPr>
                <w:ins w:id="418" w:author="Alicia" w:date="2016-09-05T17:43:00Z"/>
                <w:rFonts w:ascii="Times New Roman" w:hAnsi="Times New Roman" w:cs="Times New Roman"/>
                <w:sz w:val="24"/>
                <w:szCs w:val="24"/>
                <w:lang w:val="en-US"/>
              </w:rPr>
            </w:pPr>
            <w:ins w:id="419" w:author="Alicia" w:date="2016-09-05T17:43:00Z">
              <w:r>
                <w:rPr>
                  <w:rFonts w:ascii="Times New Roman" w:hAnsi="Times New Roman" w:cs="Times New Roman"/>
                  <w:sz w:val="24"/>
                  <w:szCs w:val="24"/>
                  <w:lang w:val="en-US"/>
                </w:rPr>
                <w:t>Flower number</w:t>
              </w:r>
            </w:ins>
          </w:p>
        </w:tc>
        <w:tc>
          <w:tcPr>
            <w:tcW w:w="0" w:type="auto"/>
            <w:tcBorders>
              <w:top w:val="nil"/>
              <w:left w:val="nil"/>
              <w:bottom w:val="nil"/>
              <w:right w:val="nil"/>
            </w:tcBorders>
            <w:vAlign w:val="center"/>
          </w:tcPr>
          <w:p w14:paraId="3B946093" w14:textId="77777777" w:rsidR="0013442C" w:rsidRDefault="0013442C" w:rsidP="00961DDC">
            <w:pPr>
              <w:spacing w:after="0"/>
              <w:jc w:val="center"/>
              <w:rPr>
                <w:ins w:id="420" w:author="Alicia" w:date="2016-09-05T17:43:00Z"/>
                <w:rFonts w:ascii="Times New Roman" w:hAnsi="Times New Roman" w:cs="Times New Roman"/>
                <w:sz w:val="24"/>
                <w:szCs w:val="24"/>
                <w:lang w:val="en-US"/>
              </w:rPr>
            </w:pPr>
            <w:ins w:id="421"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649B51A" w14:textId="77777777" w:rsidR="0013442C" w:rsidRDefault="0013442C" w:rsidP="00961DDC">
            <w:pPr>
              <w:tabs>
                <w:tab w:val="decimal" w:pos="589"/>
              </w:tabs>
              <w:spacing w:after="0"/>
              <w:rPr>
                <w:ins w:id="422" w:author="Alicia" w:date="2016-09-05T17:43:00Z"/>
                <w:rFonts w:ascii="Times New Roman" w:hAnsi="Times New Roman" w:cs="Times New Roman"/>
                <w:sz w:val="24"/>
                <w:szCs w:val="24"/>
                <w:lang w:val="en-US"/>
              </w:rPr>
            </w:pPr>
            <w:ins w:id="423" w:author="Alicia" w:date="2016-09-05T17:43:00Z">
              <w:r>
                <w:rPr>
                  <w:rFonts w:ascii="Times New Roman" w:hAnsi="Times New Roman" w:cs="Times New Roman"/>
                  <w:sz w:val="24"/>
                  <w:szCs w:val="24"/>
                  <w:lang w:val="en-US"/>
                </w:rPr>
                <w:t>22.09***</w:t>
              </w:r>
            </w:ins>
          </w:p>
        </w:tc>
        <w:tc>
          <w:tcPr>
            <w:tcW w:w="236" w:type="dxa"/>
            <w:tcBorders>
              <w:top w:val="nil"/>
              <w:left w:val="nil"/>
              <w:bottom w:val="nil"/>
              <w:right w:val="nil"/>
            </w:tcBorders>
          </w:tcPr>
          <w:p w14:paraId="14B58E26" w14:textId="77777777" w:rsidR="0013442C" w:rsidRDefault="0013442C" w:rsidP="00961DDC">
            <w:pPr>
              <w:spacing w:after="0" w:line="240" w:lineRule="auto"/>
              <w:jc w:val="center"/>
              <w:rPr>
                <w:ins w:id="424"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961DDC">
            <w:pPr>
              <w:spacing w:after="0" w:line="240" w:lineRule="auto"/>
              <w:jc w:val="center"/>
              <w:rPr>
                <w:ins w:id="425" w:author="Alicia" w:date="2016-09-05T17:43:00Z"/>
                <w:rFonts w:ascii="Times New Roman" w:hAnsi="Times New Roman" w:cs="Times New Roman"/>
                <w:sz w:val="24"/>
                <w:szCs w:val="24"/>
                <w:lang w:val="en-US"/>
              </w:rPr>
            </w:pPr>
            <w:ins w:id="426"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6C65B0F6" w14:textId="77777777" w:rsidR="0013442C" w:rsidRDefault="0013442C" w:rsidP="00961DDC">
            <w:pPr>
              <w:tabs>
                <w:tab w:val="decimal" w:pos="589"/>
              </w:tabs>
              <w:spacing w:after="0"/>
              <w:rPr>
                <w:ins w:id="427" w:author="Alicia" w:date="2016-09-05T17:43:00Z"/>
                <w:rFonts w:ascii="Times New Roman" w:hAnsi="Times New Roman" w:cs="Times New Roman"/>
                <w:sz w:val="24"/>
                <w:szCs w:val="24"/>
                <w:lang w:val="en-US"/>
              </w:rPr>
            </w:pPr>
            <w:ins w:id="428" w:author="Alicia" w:date="2016-09-05T17:43:00Z">
              <w:r>
                <w:rPr>
                  <w:rFonts w:ascii="Times New Roman" w:hAnsi="Times New Roman" w:cs="Times New Roman"/>
                  <w:sz w:val="24"/>
                  <w:szCs w:val="24"/>
                  <w:lang w:val="en-US"/>
                </w:rPr>
                <w:t>2.41</w:t>
              </w:r>
            </w:ins>
          </w:p>
        </w:tc>
      </w:tr>
      <w:tr w:rsidR="0013442C" w14:paraId="4D624611" w14:textId="77777777" w:rsidTr="00961DDC">
        <w:trPr>
          <w:ins w:id="429" w:author="Alicia" w:date="2016-09-05T17:43:00Z"/>
        </w:trPr>
        <w:tc>
          <w:tcPr>
            <w:tcW w:w="3056" w:type="dxa"/>
            <w:tcBorders>
              <w:top w:val="nil"/>
              <w:left w:val="nil"/>
              <w:bottom w:val="nil"/>
              <w:right w:val="nil"/>
            </w:tcBorders>
          </w:tcPr>
          <w:p w14:paraId="5EFB0CA2" w14:textId="77777777" w:rsidR="0013442C" w:rsidRDefault="0013442C" w:rsidP="00961DDC">
            <w:pPr>
              <w:spacing w:after="0"/>
              <w:rPr>
                <w:ins w:id="430" w:author="Alicia" w:date="2016-09-05T17:43:00Z"/>
                <w:rFonts w:ascii="Times New Roman" w:hAnsi="Times New Roman" w:cs="Times New Roman"/>
                <w:sz w:val="24"/>
                <w:szCs w:val="24"/>
                <w:lang w:val="en-US"/>
              </w:rPr>
            </w:pPr>
            <w:ins w:id="431" w:author="Alicia" w:date="2016-09-05T17:43:00Z">
              <w:r>
                <w:rPr>
                  <w:rFonts w:ascii="Times New Roman" w:hAnsi="Times New Roman" w:cs="Times New Roman"/>
                  <w:sz w:val="24"/>
                  <w:szCs w:val="24"/>
                  <w:lang w:val="en-US"/>
                </w:rPr>
                <w:t>Shoot height</w:t>
              </w:r>
            </w:ins>
          </w:p>
        </w:tc>
        <w:tc>
          <w:tcPr>
            <w:tcW w:w="0" w:type="auto"/>
            <w:tcBorders>
              <w:top w:val="nil"/>
              <w:left w:val="nil"/>
              <w:bottom w:val="nil"/>
              <w:right w:val="nil"/>
            </w:tcBorders>
            <w:vAlign w:val="center"/>
          </w:tcPr>
          <w:p w14:paraId="60208E26" w14:textId="77777777" w:rsidR="0013442C" w:rsidRDefault="0013442C" w:rsidP="00961DDC">
            <w:pPr>
              <w:spacing w:after="0"/>
              <w:jc w:val="center"/>
              <w:rPr>
                <w:ins w:id="432" w:author="Alicia" w:date="2016-09-05T17:43:00Z"/>
                <w:rFonts w:ascii="Times New Roman" w:hAnsi="Times New Roman" w:cs="Times New Roman"/>
                <w:sz w:val="24"/>
                <w:szCs w:val="24"/>
                <w:lang w:val="en-US"/>
              </w:rPr>
            </w:pPr>
            <w:ins w:id="433"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5BFA25D7" w14:textId="77777777" w:rsidR="0013442C" w:rsidRDefault="0013442C" w:rsidP="00961DDC">
            <w:pPr>
              <w:tabs>
                <w:tab w:val="decimal" w:pos="589"/>
              </w:tabs>
              <w:spacing w:after="0"/>
              <w:rPr>
                <w:ins w:id="434" w:author="Alicia" w:date="2016-09-05T17:43:00Z"/>
                <w:rFonts w:ascii="Times New Roman" w:hAnsi="Times New Roman" w:cs="Times New Roman"/>
                <w:sz w:val="24"/>
                <w:szCs w:val="24"/>
                <w:lang w:val="en-US"/>
              </w:rPr>
            </w:pPr>
            <w:commentRangeStart w:id="435"/>
            <w:ins w:id="436" w:author="Alicia" w:date="2016-09-05T17:43:00Z">
              <w:r>
                <w:rPr>
                  <w:rFonts w:ascii="Times New Roman" w:hAnsi="Times New Roman" w:cs="Times New Roman"/>
                  <w:sz w:val="24"/>
                  <w:szCs w:val="24"/>
                  <w:lang w:val="en-US"/>
                </w:rPr>
                <w:t>2.11</w:t>
              </w:r>
              <w:commentRangeEnd w:id="435"/>
              <w:r>
                <w:rPr>
                  <w:rStyle w:val="Refdecomentario"/>
                </w:rPr>
                <w:commentReference w:id="435"/>
              </w:r>
            </w:ins>
          </w:p>
        </w:tc>
        <w:tc>
          <w:tcPr>
            <w:tcW w:w="236" w:type="dxa"/>
            <w:tcBorders>
              <w:top w:val="nil"/>
              <w:left w:val="nil"/>
              <w:bottom w:val="nil"/>
              <w:right w:val="nil"/>
            </w:tcBorders>
          </w:tcPr>
          <w:p w14:paraId="268A815F" w14:textId="77777777" w:rsidR="0013442C" w:rsidRDefault="0013442C" w:rsidP="00961DDC">
            <w:pPr>
              <w:spacing w:after="0" w:line="240" w:lineRule="auto"/>
              <w:jc w:val="center"/>
              <w:rPr>
                <w:ins w:id="437"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961DDC">
            <w:pPr>
              <w:spacing w:after="0" w:line="240" w:lineRule="auto"/>
              <w:jc w:val="center"/>
              <w:rPr>
                <w:ins w:id="438" w:author="Alicia" w:date="2016-09-05T17:43:00Z"/>
                <w:rFonts w:ascii="Times New Roman" w:hAnsi="Times New Roman" w:cs="Times New Roman"/>
                <w:sz w:val="24"/>
                <w:szCs w:val="24"/>
                <w:lang w:val="en-US"/>
              </w:rPr>
            </w:pPr>
            <w:ins w:id="439"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3C09572E" w14:textId="77777777" w:rsidR="0013442C" w:rsidRDefault="0013442C" w:rsidP="00961DDC">
            <w:pPr>
              <w:tabs>
                <w:tab w:val="decimal" w:pos="589"/>
              </w:tabs>
              <w:spacing w:after="0"/>
              <w:rPr>
                <w:ins w:id="440" w:author="Alicia" w:date="2016-09-05T17:43:00Z"/>
                <w:rFonts w:ascii="Times New Roman" w:hAnsi="Times New Roman" w:cs="Times New Roman"/>
                <w:sz w:val="24"/>
                <w:szCs w:val="24"/>
                <w:lang w:val="en-US"/>
              </w:rPr>
            </w:pPr>
            <w:ins w:id="441" w:author="Alicia" w:date="2016-09-05T17:43:00Z">
              <w:r>
                <w:rPr>
                  <w:rFonts w:ascii="Times New Roman" w:hAnsi="Times New Roman" w:cs="Times New Roman"/>
                  <w:sz w:val="24"/>
                  <w:szCs w:val="24"/>
                  <w:lang w:val="en-US"/>
                </w:rPr>
                <w:t>2.83</w:t>
              </w:r>
            </w:ins>
          </w:p>
        </w:tc>
      </w:tr>
      <w:tr w:rsidR="0013442C" w14:paraId="2C3868F8" w14:textId="77777777" w:rsidTr="00961DDC">
        <w:trPr>
          <w:ins w:id="442" w:author="Alicia" w:date="2016-09-05T17:43:00Z"/>
        </w:trPr>
        <w:tc>
          <w:tcPr>
            <w:tcW w:w="3056" w:type="dxa"/>
            <w:tcBorders>
              <w:top w:val="nil"/>
              <w:left w:val="nil"/>
              <w:bottom w:val="nil"/>
              <w:right w:val="nil"/>
            </w:tcBorders>
          </w:tcPr>
          <w:p w14:paraId="4E26E985" w14:textId="77777777" w:rsidR="0013442C" w:rsidRDefault="0013442C" w:rsidP="00961DDC">
            <w:pPr>
              <w:spacing w:after="0" w:line="240" w:lineRule="auto"/>
              <w:rPr>
                <w:ins w:id="443" w:author="Alicia" w:date="2016-09-05T17:43:00Z"/>
                <w:rFonts w:ascii="Times New Roman" w:hAnsi="Times New Roman" w:cs="Times New Roman"/>
                <w:sz w:val="24"/>
                <w:szCs w:val="24"/>
                <w:lang w:val="en-US"/>
              </w:rPr>
            </w:pPr>
            <w:ins w:id="444" w:author="Alicia" w:date="2016-09-05T17:43:00Z">
              <w:r>
                <w:rPr>
                  <w:rFonts w:ascii="Times New Roman" w:hAnsi="Times New Roman" w:cs="Times New Roman"/>
                  <w:sz w:val="24"/>
                  <w:szCs w:val="24"/>
                  <w:lang w:val="en-US"/>
                </w:rPr>
                <w:t>Predation</w:t>
              </w:r>
            </w:ins>
          </w:p>
        </w:tc>
        <w:tc>
          <w:tcPr>
            <w:tcW w:w="0" w:type="auto"/>
            <w:tcBorders>
              <w:top w:val="nil"/>
              <w:left w:val="nil"/>
              <w:bottom w:val="nil"/>
              <w:right w:val="nil"/>
            </w:tcBorders>
            <w:vAlign w:val="center"/>
          </w:tcPr>
          <w:p w14:paraId="45D96A02" w14:textId="77777777" w:rsidR="0013442C" w:rsidRDefault="0013442C" w:rsidP="00961DDC">
            <w:pPr>
              <w:spacing w:after="0" w:line="240" w:lineRule="auto"/>
              <w:jc w:val="center"/>
              <w:rPr>
                <w:ins w:id="445" w:author="Alicia" w:date="2016-09-05T17:43:00Z"/>
                <w:rFonts w:ascii="Times New Roman" w:hAnsi="Times New Roman" w:cs="Times New Roman"/>
                <w:sz w:val="24"/>
                <w:szCs w:val="24"/>
                <w:lang w:val="en-US"/>
              </w:rPr>
            </w:pPr>
            <w:ins w:id="446"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0C4AEA3" w14:textId="77777777" w:rsidR="0013442C" w:rsidRDefault="0013442C" w:rsidP="00961DDC">
            <w:pPr>
              <w:tabs>
                <w:tab w:val="decimal" w:pos="589"/>
              </w:tabs>
              <w:spacing w:after="0" w:line="240" w:lineRule="auto"/>
              <w:rPr>
                <w:ins w:id="447" w:author="Alicia" w:date="2016-09-05T17:43:00Z"/>
                <w:rFonts w:ascii="Times New Roman" w:hAnsi="Times New Roman" w:cs="Times New Roman"/>
                <w:sz w:val="24"/>
                <w:szCs w:val="24"/>
                <w:lang w:val="en-US"/>
              </w:rPr>
            </w:pPr>
            <w:ins w:id="448" w:author="Alicia" w:date="2016-09-05T17:43:00Z">
              <w:r>
                <w:rPr>
                  <w:rFonts w:ascii="Times New Roman" w:hAnsi="Times New Roman" w:cs="Times New Roman"/>
                  <w:sz w:val="24"/>
                  <w:szCs w:val="24"/>
                  <w:lang w:val="en-US"/>
                </w:rPr>
                <w:t>0.16</w:t>
              </w:r>
            </w:ins>
          </w:p>
        </w:tc>
        <w:tc>
          <w:tcPr>
            <w:tcW w:w="236" w:type="dxa"/>
            <w:tcBorders>
              <w:top w:val="nil"/>
              <w:left w:val="nil"/>
              <w:bottom w:val="nil"/>
              <w:right w:val="nil"/>
            </w:tcBorders>
          </w:tcPr>
          <w:p w14:paraId="546C69DF" w14:textId="77777777" w:rsidR="0013442C" w:rsidRDefault="0013442C" w:rsidP="00961DDC">
            <w:pPr>
              <w:spacing w:after="0" w:line="240" w:lineRule="auto"/>
              <w:jc w:val="center"/>
              <w:rPr>
                <w:ins w:id="449"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961DDC">
            <w:pPr>
              <w:spacing w:after="0" w:line="240" w:lineRule="auto"/>
              <w:jc w:val="center"/>
              <w:rPr>
                <w:ins w:id="450" w:author="Alicia" w:date="2016-09-05T17:43:00Z"/>
                <w:rFonts w:ascii="Times New Roman" w:hAnsi="Times New Roman" w:cs="Times New Roman"/>
                <w:sz w:val="24"/>
                <w:szCs w:val="24"/>
                <w:lang w:val="en-US"/>
              </w:rPr>
            </w:pPr>
            <w:ins w:id="451"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045E2EDC" w14:textId="77777777" w:rsidR="0013442C" w:rsidRDefault="0013442C" w:rsidP="00961DDC">
            <w:pPr>
              <w:tabs>
                <w:tab w:val="decimal" w:pos="589"/>
              </w:tabs>
              <w:spacing w:after="0"/>
              <w:rPr>
                <w:ins w:id="452" w:author="Alicia" w:date="2016-09-05T17:43:00Z"/>
                <w:rFonts w:ascii="Times New Roman" w:hAnsi="Times New Roman" w:cs="Times New Roman"/>
                <w:sz w:val="24"/>
                <w:szCs w:val="24"/>
                <w:lang w:val="en-US"/>
              </w:rPr>
            </w:pPr>
            <w:ins w:id="453" w:author="Alicia" w:date="2016-09-05T17:43:00Z">
              <w:r>
                <w:rPr>
                  <w:rFonts w:ascii="Times New Roman" w:hAnsi="Times New Roman" w:cs="Times New Roman"/>
                  <w:sz w:val="24"/>
                  <w:szCs w:val="24"/>
                  <w:lang w:val="en-US"/>
                </w:rPr>
                <w:t>0.00</w:t>
              </w:r>
            </w:ins>
          </w:p>
        </w:tc>
      </w:tr>
      <w:tr w:rsidR="0013442C" w14:paraId="06D0BDE2" w14:textId="77777777" w:rsidTr="00961DDC">
        <w:trPr>
          <w:ins w:id="454" w:author="Alicia" w:date="2016-09-05T17:43:00Z"/>
        </w:trPr>
        <w:tc>
          <w:tcPr>
            <w:tcW w:w="3056" w:type="dxa"/>
            <w:tcBorders>
              <w:top w:val="nil"/>
              <w:left w:val="nil"/>
              <w:bottom w:val="nil"/>
              <w:right w:val="nil"/>
            </w:tcBorders>
          </w:tcPr>
          <w:p w14:paraId="0B1FAAAB" w14:textId="77777777" w:rsidR="0013442C" w:rsidRDefault="0013442C" w:rsidP="00961DDC">
            <w:pPr>
              <w:spacing w:after="0"/>
              <w:rPr>
                <w:ins w:id="455" w:author="Alicia" w:date="2016-09-05T17:43:00Z"/>
                <w:rFonts w:ascii="Times New Roman" w:hAnsi="Times New Roman" w:cs="Times New Roman"/>
                <w:sz w:val="24"/>
                <w:szCs w:val="24"/>
                <w:lang w:val="en-US"/>
              </w:rPr>
            </w:pPr>
            <w:ins w:id="456" w:author="Alicia" w:date="2016-09-05T17:43:00Z">
              <w:r>
                <w:rPr>
                  <w:rFonts w:ascii="Times New Roman" w:hAnsi="Times New Roman" w:cs="Times New Roman"/>
                  <w:sz w:val="24"/>
                  <w:szCs w:val="24"/>
                  <w:lang w:val="en-US"/>
                </w:rPr>
                <w:t>Predation × Phenology</w:t>
              </w:r>
            </w:ins>
          </w:p>
        </w:tc>
        <w:tc>
          <w:tcPr>
            <w:tcW w:w="0" w:type="auto"/>
            <w:tcBorders>
              <w:top w:val="nil"/>
              <w:left w:val="nil"/>
              <w:bottom w:val="nil"/>
              <w:right w:val="nil"/>
            </w:tcBorders>
            <w:vAlign w:val="center"/>
          </w:tcPr>
          <w:p w14:paraId="58E31AEA" w14:textId="77777777" w:rsidR="0013442C" w:rsidRDefault="0013442C" w:rsidP="00961DDC">
            <w:pPr>
              <w:spacing w:after="0"/>
              <w:jc w:val="center"/>
              <w:rPr>
                <w:ins w:id="457" w:author="Alicia" w:date="2016-09-05T17:43:00Z"/>
                <w:rFonts w:ascii="Times New Roman" w:hAnsi="Times New Roman" w:cs="Times New Roman"/>
                <w:sz w:val="24"/>
                <w:szCs w:val="24"/>
                <w:lang w:val="en-US"/>
              </w:rPr>
            </w:pPr>
            <w:ins w:id="458"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1B8C7713" w14:textId="77777777" w:rsidR="0013442C" w:rsidRDefault="0013442C" w:rsidP="00961DDC">
            <w:pPr>
              <w:tabs>
                <w:tab w:val="decimal" w:pos="589"/>
              </w:tabs>
              <w:spacing w:after="0"/>
              <w:rPr>
                <w:ins w:id="459" w:author="Alicia" w:date="2016-09-05T17:43:00Z"/>
                <w:rFonts w:ascii="Times New Roman" w:hAnsi="Times New Roman" w:cs="Times New Roman"/>
                <w:sz w:val="24"/>
                <w:szCs w:val="24"/>
                <w:lang w:val="en-US"/>
              </w:rPr>
            </w:pPr>
            <w:ins w:id="460" w:author="Alicia" w:date="2016-09-05T17:43:00Z">
              <w:r>
                <w:rPr>
                  <w:rFonts w:ascii="Times New Roman" w:hAnsi="Times New Roman" w:cs="Times New Roman"/>
                  <w:sz w:val="24"/>
                  <w:szCs w:val="24"/>
                  <w:lang w:val="en-US"/>
                </w:rPr>
                <w:t>15.38***</w:t>
              </w:r>
            </w:ins>
          </w:p>
        </w:tc>
        <w:tc>
          <w:tcPr>
            <w:tcW w:w="236" w:type="dxa"/>
            <w:tcBorders>
              <w:top w:val="nil"/>
              <w:left w:val="nil"/>
              <w:bottom w:val="nil"/>
              <w:right w:val="nil"/>
            </w:tcBorders>
          </w:tcPr>
          <w:p w14:paraId="76C0D53D" w14:textId="77777777" w:rsidR="0013442C" w:rsidRDefault="0013442C" w:rsidP="00961DDC">
            <w:pPr>
              <w:spacing w:after="0" w:line="240" w:lineRule="auto"/>
              <w:jc w:val="center"/>
              <w:rPr>
                <w:ins w:id="461"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961DDC">
            <w:pPr>
              <w:spacing w:after="0" w:line="240" w:lineRule="auto"/>
              <w:jc w:val="center"/>
              <w:rPr>
                <w:ins w:id="462" w:author="Alicia" w:date="2016-09-05T17:43:00Z"/>
                <w:rFonts w:ascii="Times New Roman" w:hAnsi="Times New Roman" w:cs="Times New Roman"/>
                <w:sz w:val="24"/>
                <w:szCs w:val="24"/>
                <w:lang w:val="en-US"/>
              </w:rPr>
            </w:pPr>
            <w:ins w:id="463"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3DA53AE2" w14:textId="77777777" w:rsidR="0013442C" w:rsidRDefault="0013442C" w:rsidP="00961DDC">
            <w:pPr>
              <w:tabs>
                <w:tab w:val="decimal" w:pos="589"/>
              </w:tabs>
              <w:spacing w:after="0"/>
              <w:rPr>
                <w:ins w:id="464" w:author="Alicia" w:date="2016-09-05T17:43:00Z"/>
                <w:rFonts w:ascii="Times New Roman" w:hAnsi="Times New Roman" w:cs="Times New Roman"/>
                <w:sz w:val="24"/>
                <w:szCs w:val="24"/>
                <w:lang w:val="en-US"/>
              </w:rPr>
            </w:pPr>
            <w:ins w:id="465" w:author="Alicia" w:date="2016-09-05T17:43:00Z">
              <w:r>
                <w:rPr>
                  <w:rFonts w:ascii="Times New Roman" w:hAnsi="Times New Roman" w:cs="Times New Roman"/>
                  <w:sz w:val="24"/>
                  <w:szCs w:val="24"/>
                  <w:lang w:val="en-US"/>
                </w:rPr>
                <w:t>14.95***</w:t>
              </w:r>
            </w:ins>
          </w:p>
        </w:tc>
      </w:tr>
      <w:tr w:rsidR="0013442C" w14:paraId="34065C8F" w14:textId="77777777" w:rsidTr="00961DDC">
        <w:trPr>
          <w:ins w:id="466" w:author="Alicia" w:date="2016-09-05T17:43:00Z"/>
        </w:trPr>
        <w:tc>
          <w:tcPr>
            <w:tcW w:w="3056" w:type="dxa"/>
            <w:tcBorders>
              <w:top w:val="nil"/>
              <w:left w:val="nil"/>
              <w:bottom w:val="nil"/>
              <w:right w:val="nil"/>
            </w:tcBorders>
          </w:tcPr>
          <w:p w14:paraId="1111290C" w14:textId="77777777" w:rsidR="0013442C" w:rsidRDefault="0013442C" w:rsidP="00961DDC">
            <w:pPr>
              <w:spacing w:after="0"/>
              <w:rPr>
                <w:ins w:id="467" w:author="Alicia" w:date="2016-09-05T17:43:00Z"/>
                <w:rFonts w:ascii="Times New Roman" w:hAnsi="Times New Roman" w:cs="Times New Roman"/>
                <w:sz w:val="24"/>
                <w:szCs w:val="24"/>
                <w:lang w:val="en-US"/>
              </w:rPr>
            </w:pPr>
            <w:ins w:id="468" w:author="Alicia" w:date="2016-09-05T17:43:00Z">
              <w:r>
                <w:rPr>
                  <w:rFonts w:ascii="Times New Roman" w:hAnsi="Times New Roman" w:cs="Times New Roman"/>
                  <w:sz w:val="24"/>
                  <w:szCs w:val="24"/>
                  <w:lang w:val="en-US"/>
                </w:rPr>
                <w:t>Predation × Flower number</w:t>
              </w:r>
            </w:ins>
          </w:p>
        </w:tc>
        <w:tc>
          <w:tcPr>
            <w:tcW w:w="0" w:type="auto"/>
            <w:tcBorders>
              <w:top w:val="nil"/>
              <w:left w:val="nil"/>
              <w:bottom w:val="nil"/>
              <w:right w:val="nil"/>
            </w:tcBorders>
            <w:vAlign w:val="center"/>
          </w:tcPr>
          <w:p w14:paraId="5A606FB3" w14:textId="77777777" w:rsidR="0013442C" w:rsidRDefault="0013442C" w:rsidP="00961DDC">
            <w:pPr>
              <w:spacing w:after="0"/>
              <w:jc w:val="center"/>
              <w:rPr>
                <w:ins w:id="469" w:author="Alicia" w:date="2016-09-05T17:43:00Z"/>
                <w:rFonts w:ascii="Times New Roman" w:hAnsi="Times New Roman" w:cs="Times New Roman"/>
                <w:sz w:val="24"/>
                <w:szCs w:val="24"/>
                <w:lang w:val="en-US"/>
              </w:rPr>
            </w:pPr>
            <w:ins w:id="470"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0AA04A9" w14:textId="77777777" w:rsidR="0013442C" w:rsidRDefault="0013442C" w:rsidP="00961DDC">
            <w:pPr>
              <w:tabs>
                <w:tab w:val="decimal" w:pos="589"/>
              </w:tabs>
              <w:spacing w:after="0"/>
              <w:rPr>
                <w:ins w:id="471" w:author="Alicia" w:date="2016-09-05T17:43:00Z"/>
                <w:rFonts w:ascii="Times New Roman" w:hAnsi="Times New Roman" w:cs="Times New Roman"/>
                <w:sz w:val="24"/>
                <w:szCs w:val="24"/>
                <w:lang w:val="en-US"/>
              </w:rPr>
            </w:pPr>
            <w:ins w:id="472" w:author="Alicia" w:date="2016-09-05T17:43:00Z">
              <w:r>
                <w:rPr>
                  <w:rFonts w:ascii="Times New Roman" w:hAnsi="Times New Roman" w:cs="Times New Roman"/>
                  <w:sz w:val="24"/>
                  <w:szCs w:val="24"/>
                  <w:lang w:val="en-US"/>
                </w:rPr>
                <w:t>0.01</w:t>
              </w:r>
            </w:ins>
          </w:p>
        </w:tc>
        <w:tc>
          <w:tcPr>
            <w:tcW w:w="236" w:type="dxa"/>
            <w:tcBorders>
              <w:top w:val="nil"/>
              <w:left w:val="nil"/>
              <w:bottom w:val="nil"/>
              <w:right w:val="nil"/>
            </w:tcBorders>
          </w:tcPr>
          <w:p w14:paraId="5581B10B" w14:textId="77777777" w:rsidR="0013442C" w:rsidRDefault="0013442C" w:rsidP="00961DDC">
            <w:pPr>
              <w:spacing w:after="0" w:line="240" w:lineRule="auto"/>
              <w:jc w:val="center"/>
              <w:rPr>
                <w:ins w:id="473"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961DDC">
            <w:pPr>
              <w:spacing w:after="0" w:line="240" w:lineRule="auto"/>
              <w:jc w:val="center"/>
              <w:rPr>
                <w:ins w:id="474" w:author="Alicia" w:date="2016-09-05T17:43:00Z"/>
                <w:rFonts w:ascii="Times New Roman" w:hAnsi="Times New Roman" w:cs="Times New Roman"/>
                <w:sz w:val="24"/>
                <w:szCs w:val="24"/>
                <w:lang w:val="en-US"/>
              </w:rPr>
            </w:pPr>
            <w:ins w:id="475"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0872B7EB" w14:textId="77777777" w:rsidR="0013442C" w:rsidRDefault="0013442C" w:rsidP="00961DDC">
            <w:pPr>
              <w:tabs>
                <w:tab w:val="decimal" w:pos="589"/>
              </w:tabs>
              <w:spacing w:after="0"/>
              <w:rPr>
                <w:ins w:id="476" w:author="Alicia" w:date="2016-09-05T17:43:00Z"/>
                <w:rFonts w:ascii="Times New Roman" w:hAnsi="Times New Roman" w:cs="Times New Roman"/>
                <w:sz w:val="24"/>
                <w:szCs w:val="24"/>
                <w:lang w:val="en-US"/>
              </w:rPr>
            </w:pPr>
            <w:ins w:id="477" w:author="Alicia" w:date="2016-09-05T17:43:00Z">
              <w:r>
                <w:rPr>
                  <w:rFonts w:ascii="Times New Roman" w:hAnsi="Times New Roman" w:cs="Times New Roman"/>
                  <w:sz w:val="24"/>
                  <w:szCs w:val="24"/>
                  <w:lang w:val="en-US"/>
                </w:rPr>
                <w:t>3.69</w:t>
              </w:r>
            </w:ins>
          </w:p>
        </w:tc>
      </w:tr>
      <w:tr w:rsidR="0013442C" w14:paraId="707073FB" w14:textId="77777777" w:rsidTr="00961DDC">
        <w:trPr>
          <w:ins w:id="478" w:author="Alicia" w:date="2016-09-05T17:43:00Z"/>
        </w:trPr>
        <w:tc>
          <w:tcPr>
            <w:tcW w:w="3056" w:type="dxa"/>
            <w:tcBorders>
              <w:top w:val="nil"/>
              <w:left w:val="nil"/>
              <w:bottom w:val="single" w:sz="18" w:space="0" w:color="auto"/>
              <w:right w:val="nil"/>
            </w:tcBorders>
          </w:tcPr>
          <w:p w14:paraId="7319978A" w14:textId="77777777" w:rsidR="0013442C" w:rsidRDefault="0013442C" w:rsidP="00961DDC">
            <w:pPr>
              <w:spacing w:after="0"/>
              <w:rPr>
                <w:ins w:id="479" w:author="Alicia" w:date="2016-09-05T17:43:00Z"/>
                <w:rFonts w:ascii="Times New Roman" w:hAnsi="Times New Roman" w:cs="Times New Roman"/>
                <w:sz w:val="24"/>
                <w:szCs w:val="24"/>
                <w:lang w:val="en-US"/>
              </w:rPr>
            </w:pPr>
            <w:ins w:id="480" w:author="Alicia" w:date="2016-09-05T17:43:00Z">
              <w:r>
                <w:rPr>
                  <w:rFonts w:ascii="Times New Roman" w:hAnsi="Times New Roman" w:cs="Times New Roman"/>
                  <w:sz w:val="24"/>
                  <w:szCs w:val="24"/>
                  <w:lang w:val="en-US"/>
                </w:rPr>
                <w:t>Predation × Shoot height</w:t>
              </w:r>
            </w:ins>
          </w:p>
        </w:tc>
        <w:tc>
          <w:tcPr>
            <w:tcW w:w="0" w:type="auto"/>
            <w:tcBorders>
              <w:top w:val="nil"/>
              <w:left w:val="nil"/>
              <w:bottom w:val="single" w:sz="18" w:space="0" w:color="auto"/>
              <w:right w:val="nil"/>
            </w:tcBorders>
            <w:vAlign w:val="center"/>
          </w:tcPr>
          <w:p w14:paraId="37D76ED0" w14:textId="77777777" w:rsidR="0013442C" w:rsidRDefault="0013442C" w:rsidP="00961DDC">
            <w:pPr>
              <w:spacing w:after="0"/>
              <w:jc w:val="center"/>
              <w:rPr>
                <w:ins w:id="481" w:author="Alicia" w:date="2016-09-05T17:43:00Z"/>
                <w:rFonts w:ascii="Times New Roman" w:hAnsi="Times New Roman" w:cs="Times New Roman"/>
                <w:sz w:val="24"/>
                <w:szCs w:val="24"/>
                <w:lang w:val="en-US"/>
              </w:rPr>
            </w:pPr>
            <w:ins w:id="482" w:author="Alicia" w:date="2016-09-05T17:43:00Z">
              <w:r>
                <w:rPr>
                  <w:rFonts w:ascii="Times New Roman" w:hAnsi="Times New Roman" w:cs="Times New Roman"/>
                  <w:sz w:val="24"/>
                  <w:szCs w:val="24"/>
                  <w:lang w:val="en-US"/>
                </w:rPr>
                <w:t>1</w:t>
              </w:r>
            </w:ins>
          </w:p>
        </w:tc>
        <w:tc>
          <w:tcPr>
            <w:tcW w:w="1465" w:type="dxa"/>
            <w:tcBorders>
              <w:top w:val="nil"/>
              <w:left w:val="nil"/>
              <w:bottom w:val="single" w:sz="18" w:space="0" w:color="auto"/>
              <w:right w:val="nil"/>
            </w:tcBorders>
            <w:vAlign w:val="center"/>
          </w:tcPr>
          <w:p w14:paraId="5EC2E7C5" w14:textId="77777777" w:rsidR="0013442C" w:rsidRDefault="0013442C" w:rsidP="00961DDC">
            <w:pPr>
              <w:tabs>
                <w:tab w:val="decimal" w:pos="589"/>
              </w:tabs>
              <w:spacing w:after="0" w:line="240" w:lineRule="auto"/>
              <w:rPr>
                <w:ins w:id="483" w:author="Alicia" w:date="2016-09-05T17:43:00Z"/>
                <w:rFonts w:ascii="Times New Roman" w:hAnsi="Times New Roman" w:cs="Times New Roman"/>
                <w:sz w:val="24"/>
                <w:szCs w:val="24"/>
                <w:lang w:val="en-US"/>
              </w:rPr>
            </w:pPr>
            <w:ins w:id="484" w:author="Alicia" w:date="2016-09-05T17:43:00Z">
              <w:r>
                <w:rPr>
                  <w:rFonts w:ascii="Times New Roman" w:hAnsi="Times New Roman" w:cs="Times New Roman"/>
                  <w:sz w:val="24"/>
                  <w:szCs w:val="24"/>
                  <w:lang w:val="en-US"/>
                </w:rPr>
                <w:t>0.04</w:t>
              </w:r>
            </w:ins>
          </w:p>
        </w:tc>
        <w:tc>
          <w:tcPr>
            <w:tcW w:w="236" w:type="dxa"/>
            <w:tcBorders>
              <w:top w:val="nil"/>
              <w:left w:val="nil"/>
              <w:bottom w:val="single" w:sz="18" w:space="0" w:color="auto"/>
              <w:right w:val="nil"/>
            </w:tcBorders>
          </w:tcPr>
          <w:p w14:paraId="764251F8" w14:textId="77777777" w:rsidR="0013442C" w:rsidRDefault="0013442C" w:rsidP="00961DDC">
            <w:pPr>
              <w:spacing w:after="0" w:line="240" w:lineRule="auto"/>
              <w:jc w:val="center"/>
              <w:rPr>
                <w:ins w:id="485" w:author="Alicia" w:date="2016-09-05T17:43:00Z"/>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961DDC">
            <w:pPr>
              <w:spacing w:after="0" w:line="240" w:lineRule="auto"/>
              <w:jc w:val="center"/>
              <w:rPr>
                <w:ins w:id="486" w:author="Alicia" w:date="2016-09-05T17:43:00Z"/>
                <w:rFonts w:ascii="Times New Roman" w:hAnsi="Times New Roman" w:cs="Times New Roman"/>
                <w:sz w:val="24"/>
                <w:szCs w:val="24"/>
                <w:lang w:val="en-US"/>
              </w:rPr>
            </w:pPr>
            <w:ins w:id="487" w:author="Alicia" w:date="2016-09-05T17:43:00Z">
              <w:r>
                <w:rPr>
                  <w:rFonts w:ascii="Times New Roman" w:hAnsi="Times New Roman" w:cs="Times New Roman"/>
                  <w:sz w:val="24"/>
                  <w:szCs w:val="24"/>
                  <w:lang w:val="en-US"/>
                </w:rPr>
                <w:t>1</w:t>
              </w:r>
            </w:ins>
          </w:p>
        </w:tc>
        <w:tc>
          <w:tcPr>
            <w:tcW w:w="1465" w:type="dxa"/>
            <w:tcBorders>
              <w:top w:val="nil"/>
              <w:left w:val="nil"/>
              <w:bottom w:val="single" w:sz="18" w:space="0" w:color="auto"/>
              <w:right w:val="nil"/>
            </w:tcBorders>
            <w:vAlign w:val="center"/>
          </w:tcPr>
          <w:p w14:paraId="2E2F8790" w14:textId="77777777" w:rsidR="0013442C" w:rsidRDefault="0013442C" w:rsidP="00961DDC">
            <w:pPr>
              <w:tabs>
                <w:tab w:val="decimal" w:pos="589"/>
              </w:tabs>
              <w:spacing w:after="0"/>
              <w:rPr>
                <w:ins w:id="488" w:author="Alicia" w:date="2016-09-05T17:43:00Z"/>
                <w:rFonts w:ascii="Times New Roman" w:hAnsi="Times New Roman" w:cs="Times New Roman"/>
                <w:sz w:val="24"/>
                <w:szCs w:val="24"/>
                <w:lang w:val="en-US"/>
              </w:rPr>
            </w:pPr>
            <w:ins w:id="489" w:author="Alicia" w:date="2016-09-05T17:43:00Z">
              <w:r>
                <w:rPr>
                  <w:rFonts w:ascii="Times New Roman" w:hAnsi="Times New Roman" w:cs="Times New Roman"/>
                  <w:sz w:val="24"/>
                  <w:szCs w:val="24"/>
                  <w:lang w:val="en-US"/>
                </w:rPr>
                <w:t>5.69*</w:t>
              </w:r>
            </w:ins>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2"/>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5">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57F333C6" w:rsidR="005216AB" w:rsidRPr="005216AB" w:rsidRDefault="008C2A32" w:rsidP="008C2A32">
      <w:pPr>
        <w:rPr>
          <w:rFonts w:ascii="Times New Roman" w:hAnsi="Times New Roman" w:cs="Times New Roman"/>
          <w:sz w:val="24"/>
          <w:szCs w:val="24"/>
          <w:lang w:val="de-DE"/>
          <w:rPrChange w:id="490" w:author="Alicia" w:date="2016-09-05T18:23:00Z">
            <w:rPr>
              <w:rFonts w:ascii="Times New Roman" w:hAnsi="Times New Roman" w:cs="Times New Roman"/>
              <w:sz w:val="24"/>
              <w:szCs w:val="24"/>
              <w:lang w:val="en-US"/>
            </w:rPr>
          </w:rPrChange>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w:t>
      </w:r>
      <w:del w:id="491" w:author="Alicia" w:date="2016-09-05T18:12:00Z">
        <w:r w:rsidDel="00031650">
          <w:rPr>
            <w:rFonts w:ascii="Times New Roman" w:hAnsi="Times New Roman" w:cs="Times New Roman"/>
            <w:sz w:val="24"/>
            <w:szCs w:val="24"/>
            <w:lang w:val="en-US"/>
          </w:rPr>
          <w:delText xml:space="preserve"> with Type II sums of squares,</w:delText>
        </w:r>
      </w:del>
      <w:r>
        <w:rPr>
          <w:rFonts w:ascii="Times New Roman" w:hAnsi="Times New Roman" w:cs="Times New Roman"/>
          <w:sz w:val="24"/>
          <w:szCs w:val="24"/>
          <w:lang w:val="en-US"/>
        </w:rPr>
        <w:t xml:space="preserve"> including: A) only linear effects, B) linear, quadratic and interaction effects. All models included effects of population × trait interactions. </w:t>
      </w:r>
      <w:del w:id="492" w:author="Alicia" w:date="2016-09-05T18:13:00Z">
        <w:r w:rsidDel="00031650">
          <w:rPr>
            <w:rFonts w:ascii="Times New Roman" w:hAnsi="Times New Roman" w:cs="Times New Roman"/>
            <w:sz w:val="24"/>
            <w:szCs w:val="24"/>
            <w:lang w:val="en-US"/>
          </w:rPr>
          <w:delText xml:space="preserve">Estimates from a model without interaction terms are given for significant main effects where the population × trait interaction is not significant.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commentRangeStart w:id="493"/>
      <w:r w:rsidR="00F16AC6" w:rsidRPr="00F16AC6">
        <w:rPr>
          <w:rFonts w:ascii="Times New Roman" w:hAnsi="Times New Roman" w:cs="Times New Roman"/>
          <w:sz w:val="24"/>
          <w:szCs w:val="24"/>
          <w:lang w:val="en-US"/>
        </w:rPr>
        <w:t xml:space="preserve">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commentRangeEnd w:id="493"/>
      <w:r w:rsidR="00031650">
        <w:rPr>
          <w:rStyle w:val="Refdecomentario"/>
        </w:rPr>
        <w:commentReference w:id="493"/>
      </w:r>
    </w:p>
    <w:tbl>
      <w:tblPr>
        <w:tblW w:w="8877" w:type="dxa"/>
        <w:tblInd w:w="-106" w:type="dxa"/>
        <w:tblLayout w:type="fixed"/>
        <w:tblLook w:val="0000" w:firstRow="0" w:lastRow="0" w:firstColumn="0" w:lastColumn="0" w:noHBand="0" w:noVBand="0"/>
        <w:tblPrChange w:id="494" w:author="Alicia" w:date="2016-09-05T18:19:00Z">
          <w:tblPr>
            <w:tblW w:w="9234" w:type="dxa"/>
            <w:tblInd w:w="-106" w:type="dxa"/>
            <w:tblLook w:val="0000" w:firstRow="0" w:lastRow="0" w:firstColumn="0" w:lastColumn="0" w:noHBand="0" w:noVBand="0"/>
          </w:tblPr>
        </w:tblPrChange>
      </w:tblPr>
      <w:tblGrid>
        <w:gridCol w:w="236"/>
        <w:gridCol w:w="3974"/>
        <w:gridCol w:w="456"/>
        <w:gridCol w:w="1582"/>
        <w:gridCol w:w="658"/>
        <w:gridCol w:w="507"/>
        <w:gridCol w:w="1464"/>
        <w:tblGridChange w:id="495">
          <w:tblGrid>
            <w:gridCol w:w="233"/>
            <w:gridCol w:w="3471"/>
            <w:gridCol w:w="456"/>
            <w:gridCol w:w="2005"/>
            <w:gridCol w:w="233"/>
            <w:gridCol w:w="507"/>
            <w:gridCol w:w="1465"/>
          </w:tblGrid>
        </w:tblGridChange>
      </w:tblGrid>
      <w:tr w:rsidR="00F258D5" w14:paraId="12D10162" w14:textId="77777777" w:rsidTr="00F258D5">
        <w:trPr>
          <w:cantSplit/>
          <w:trPrChange w:id="496" w:author="Alicia" w:date="2016-09-05T18:19:00Z">
            <w:trPr>
              <w:cantSplit/>
            </w:trPr>
          </w:trPrChange>
        </w:trPr>
        <w:tc>
          <w:tcPr>
            <w:tcW w:w="4210" w:type="dxa"/>
            <w:gridSpan w:val="2"/>
            <w:vMerge w:val="restart"/>
            <w:tcBorders>
              <w:top w:val="single" w:sz="18" w:space="0" w:color="auto"/>
              <w:left w:val="nil"/>
              <w:bottom w:val="nil"/>
              <w:right w:val="nil"/>
            </w:tcBorders>
            <w:vAlign w:val="center"/>
            <w:tcPrChange w:id="497" w:author="Alicia" w:date="2016-09-05T18:19:00Z">
              <w:tcPr>
                <w:tcW w:w="4210" w:type="dxa"/>
                <w:gridSpan w:val="2"/>
                <w:vMerge w:val="restart"/>
                <w:tcBorders>
                  <w:top w:val="single" w:sz="18" w:space="0" w:color="auto"/>
                  <w:left w:val="nil"/>
                  <w:bottom w:val="nil"/>
                  <w:right w:val="nil"/>
                </w:tcBorders>
                <w:vAlign w:val="center"/>
              </w:tcPr>
            </w:tcPrChange>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Change w:id="498" w:author="Alicia" w:date="2016-09-05T18:19:00Z">
              <w:tcPr>
                <w:tcW w:w="456" w:type="dxa"/>
                <w:tcBorders>
                  <w:top w:val="single" w:sz="18" w:space="0" w:color="auto"/>
                  <w:left w:val="nil"/>
                  <w:bottom w:val="single" w:sz="2" w:space="0" w:color="auto"/>
                  <w:right w:val="nil"/>
                </w:tcBorders>
                <w:vAlign w:val="center"/>
              </w:tcPr>
            </w:tcPrChange>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Change w:id="499" w:author="Alicia" w:date="2016-09-05T18:19:00Z">
              <w:tcPr>
                <w:tcW w:w="1465" w:type="dxa"/>
                <w:tcBorders>
                  <w:top w:val="single" w:sz="18" w:space="0" w:color="auto"/>
                  <w:left w:val="nil"/>
                  <w:bottom w:val="single" w:sz="2" w:space="0" w:color="auto"/>
                  <w:right w:val="nil"/>
                </w:tcBorders>
              </w:tcPr>
            </w:tcPrChange>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Change w:id="500" w:author="Alicia" w:date="2016-09-05T18:19:00Z">
              <w:tcPr>
                <w:tcW w:w="236" w:type="dxa"/>
                <w:tcBorders>
                  <w:top w:val="single" w:sz="18" w:space="0" w:color="auto"/>
                  <w:left w:val="nil"/>
                  <w:bottom w:val="nil"/>
                  <w:right w:val="nil"/>
                </w:tcBorders>
              </w:tcPr>
            </w:tcPrChange>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Change w:id="501" w:author="Alicia" w:date="2016-09-05T18:19:00Z">
              <w:tcPr>
                <w:tcW w:w="518" w:type="dxa"/>
                <w:tcBorders>
                  <w:top w:val="single" w:sz="18" w:space="0" w:color="auto"/>
                  <w:left w:val="nil"/>
                  <w:bottom w:val="single" w:sz="2" w:space="0" w:color="auto"/>
                  <w:right w:val="nil"/>
                </w:tcBorders>
              </w:tcPr>
            </w:tcPrChange>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Change w:id="502" w:author="Alicia" w:date="2016-09-05T18:19:00Z">
              <w:tcPr>
                <w:tcW w:w="1465" w:type="dxa"/>
                <w:tcBorders>
                  <w:top w:val="single" w:sz="18" w:space="0" w:color="auto"/>
                  <w:left w:val="nil"/>
                  <w:bottom w:val="single" w:sz="2" w:space="0" w:color="auto"/>
                  <w:right w:val="nil"/>
                </w:tcBorders>
              </w:tcPr>
            </w:tcPrChange>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F258D5">
        <w:trPr>
          <w:cantSplit/>
          <w:trPrChange w:id="503" w:author="Alicia" w:date="2016-09-05T18:19:00Z">
            <w:trPr>
              <w:cantSplit/>
            </w:trPr>
          </w:trPrChange>
        </w:trPr>
        <w:tc>
          <w:tcPr>
            <w:tcW w:w="4210" w:type="dxa"/>
            <w:gridSpan w:val="2"/>
            <w:vMerge/>
            <w:tcBorders>
              <w:top w:val="nil"/>
              <w:left w:val="nil"/>
              <w:bottom w:val="single" w:sz="18" w:space="0" w:color="auto"/>
              <w:right w:val="nil"/>
            </w:tcBorders>
            <w:tcPrChange w:id="504" w:author="Alicia" w:date="2016-09-05T18:19:00Z">
              <w:tcPr>
                <w:tcW w:w="4210" w:type="dxa"/>
                <w:gridSpan w:val="2"/>
                <w:vMerge/>
                <w:tcBorders>
                  <w:top w:val="nil"/>
                  <w:left w:val="nil"/>
                  <w:bottom w:val="single" w:sz="18" w:space="0" w:color="auto"/>
                  <w:right w:val="nil"/>
                </w:tcBorders>
              </w:tcPr>
            </w:tcPrChange>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Change w:id="505" w:author="Alicia" w:date="2016-09-05T18:19:00Z">
              <w:tcPr>
                <w:tcW w:w="0" w:type="auto"/>
                <w:tcBorders>
                  <w:top w:val="single" w:sz="2" w:space="0" w:color="auto"/>
                  <w:left w:val="nil"/>
                  <w:bottom w:val="single" w:sz="2" w:space="0" w:color="auto"/>
                  <w:right w:val="nil"/>
                </w:tcBorders>
                <w:vAlign w:val="center"/>
              </w:tcPr>
            </w:tcPrChange>
          </w:tcPr>
          <w:p w14:paraId="5A7CAF0E" w14:textId="77777777" w:rsidR="00F258D5" w:rsidRDefault="00F258D5"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582" w:type="dxa"/>
            <w:tcBorders>
              <w:top w:val="single" w:sz="2" w:space="0" w:color="auto"/>
              <w:left w:val="nil"/>
              <w:bottom w:val="single" w:sz="2" w:space="0" w:color="auto"/>
              <w:right w:val="nil"/>
            </w:tcBorders>
            <w:vAlign w:val="center"/>
            <w:tcPrChange w:id="506" w:author="Alicia" w:date="2016-09-05T18:19:00Z">
              <w:tcPr>
                <w:tcW w:w="1465" w:type="dxa"/>
                <w:tcBorders>
                  <w:top w:val="single" w:sz="2" w:space="0" w:color="auto"/>
                  <w:left w:val="nil"/>
                  <w:bottom w:val="single" w:sz="2" w:space="0" w:color="auto"/>
                  <w:right w:val="nil"/>
                </w:tcBorders>
                <w:vAlign w:val="center"/>
              </w:tcPr>
            </w:tcPrChange>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Change w:id="507" w:author="Alicia" w:date="2016-09-05T18:19:00Z">
              <w:tcPr>
                <w:tcW w:w="236" w:type="dxa"/>
                <w:tcBorders>
                  <w:top w:val="nil"/>
                  <w:left w:val="nil"/>
                  <w:bottom w:val="single" w:sz="2" w:space="0" w:color="auto"/>
                  <w:right w:val="nil"/>
                </w:tcBorders>
              </w:tcPr>
            </w:tcPrChange>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Change w:id="508" w:author="Alicia" w:date="2016-09-05T18:19:00Z">
              <w:tcPr>
                <w:tcW w:w="518" w:type="dxa"/>
                <w:tcBorders>
                  <w:top w:val="single" w:sz="2" w:space="0" w:color="auto"/>
                  <w:left w:val="nil"/>
                  <w:bottom w:val="single" w:sz="2" w:space="0" w:color="auto"/>
                  <w:right w:val="nil"/>
                </w:tcBorders>
              </w:tcPr>
            </w:tcPrChange>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4" w:type="dxa"/>
            <w:tcBorders>
              <w:top w:val="single" w:sz="2" w:space="0" w:color="auto"/>
              <w:left w:val="nil"/>
              <w:bottom w:val="single" w:sz="2" w:space="0" w:color="auto"/>
              <w:right w:val="nil"/>
            </w:tcBorders>
            <w:vAlign w:val="center"/>
            <w:tcPrChange w:id="509" w:author="Alicia" w:date="2016-09-05T18:19:00Z">
              <w:tcPr>
                <w:tcW w:w="1465" w:type="dxa"/>
                <w:tcBorders>
                  <w:top w:val="single" w:sz="2" w:space="0" w:color="auto"/>
                  <w:left w:val="nil"/>
                  <w:bottom w:val="single" w:sz="2" w:space="0" w:color="auto"/>
                  <w:right w:val="nil"/>
                </w:tcBorders>
                <w:vAlign w:val="center"/>
              </w:tcPr>
            </w:tcPrChange>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F258D5">
        <w:tc>
          <w:tcPr>
            <w:tcW w:w="4210" w:type="dxa"/>
            <w:gridSpan w:val="2"/>
            <w:tcBorders>
              <w:top w:val="single" w:sz="18" w:space="0" w:color="auto"/>
              <w:left w:val="nil"/>
              <w:bottom w:val="single" w:sz="4" w:space="0" w:color="auto"/>
              <w:right w:val="nil"/>
            </w:tcBorders>
            <w:tcPrChange w:id="510" w:author="Alicia" w:date="2016-09-05T18:19:00Z">
              <w:tcPr>
                <w:tcW w:w="4210" w:type="dxa"/>
                <w:gridSpan w:val="2"/>
                <w:tcBorders>
                  <w:top w:val="single" w:sz="18" w:space="0" w:color="auto"/>
                  <w:left w:val="nil"/>
                  <w:bottom w:val="single" w:sz="4" w:space="0" w:color="auto"/>
                  <w:right w:val="nil"/>
                </w:tcBorders>
              </w:tcPr>
            </w:tcPrChange>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Change w:id="511" w:author="Alicia" w:date="2016-09-05T18:19:00Z">
              <w:tcPr>
                <w:tcW w:w="0" w:type="auto"/>
                <w:tcBorders>
                  <w:top w:val="single" w:sz="18" w:space="0" w:color="auto"/>
                  <w:left w:val="nil"/>
                  <w:bottom w:val="single" w:sz="4" w:space="0" w:color="auto"/>
                  <w:right w:val="nil"/>
                </w:tcBorders>
                <w:vAlign w:val="center"/>
              </w:tcPr>
            </w:tcPrChange>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Change w:id="512" w:author="Alicia" w:date="2016-09-05T18:19:00Z">
              <w:tcPr>
                <w:tcW w:w="1465" w:type="dxa"/>
                <w:tcBorders>
                  <w:top w:val="single" w:sz="18" w:space="0" w:color="auto"/>
                  <w:left w:val="nil"/>
                  <w:bottom w:val="single" w:sz="4" w:space="0" w:color="auto"/>
                  <w:right w:val="nil"/>
                </w:tcBorders>
                <w:vAlign w:val="center"/>
              </w:tcPr>
            </w:tcPrChange>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Change w:id="513" w:author="Alicia" w:date="2016-09-05T18:19:00Z">
              <w:tcPr>
                <w:tcW w:w="236" w:type="dxa"/>
                <w:tcBorders>
                  <w:top w:val="single" w:sz="18" w:space="0" w:color="auto"/>
                  <w:left w:val="nil"/>
                  <w:bottom w:val="single" w:sz="4" w:space="0" w:color="auto"/>
                  <w:right w:val="nil"/>
                </w:tcBorders>
              </w:tcPr>
            </w:tcPrChange>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Change w:id="514" w:author="Alicia" w:date="2016-09-05T18:19:00Z">
              <w:tcPr>
                <w:tcW w:w="518" w:type="dxa"/>
                <w:tcBorders>
                  <w:top w:val="single" w:sz="18" w:space="0" w:color="auto"/>
                  <w:left w:val="nil"/>
                  <w:bottom w:val="single" w:sz="4" w:space="0" w:color="auto"/>
                  <w:right w:val="nil"/>
                </w:tcBorders>
              </w:tcPr>
            </w:tcPrChange>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Change w:id="515" w:author="Alicia" w:date="2016-09-05T18:19:00Z">
              <w:tcPr>
                <w:tcW w:w="1465" w:type="dxa"/>
                <w:tcBorders>
                  <w:top w:val="single" w:sz="18" w:space="0" w:color="auto"/>
                  <w:left w:val="nil"/>
                  <w:bottom w:val="single" w:sz="4" w:space="0" w:color="auto"/>
                  <w:right w:val="nil"/>
                </w:tcBorders>
                <w:vAlign w:val="center"/>
              </w:tcPr>
            </w:tcPrChange>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F258D5">
        <w:tc>
          <w:tcPr>
            <w:tcW w:w="236" w:type="dxa"/>
            <w:tcBorders>
              <w:top w:val="single" w:sz="4" w:space="0" w:color="auto"/>
              <w:left w:val="nil"/>
              <w:bottom w:val="nil"/>
              <w:right w:val="nil"/>
            </w:tcBorders>
            <w:tcPrChange w:id="516" w:author="Alicia" w:date="2016-09-05T18:19:00Z">
              <w:tcPr>
                <w:tcW w:w="236" w:type="dxa"/>
                <w:tcBorders>
                  <w:top w:val="single" w:sz="4" w:space="0" w:color="auto"/>
                  <w:left w:val="nil"/>
                  <w:bottom w:val="nil"/>
                  <w:right w:val="nil"/>
                </w:tcBorders>
              </w:tcPr>
            </w:tcPrChange>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Change w:id="517" w:author="Alicia" w:date="2016-09-05T18:19:00Z">
              <w:tcPr>
                <w:tcW w:w="3974" w:type="dxa"/>
                <w:tcBorders>
                  <w:top w:val="single" w:sz="4" w:space="0" w:color="auto"/>
                  <w:left w:val="nil"/>
                  <w:bottom w:val="nil"/>
                  <w:right w:val="nil"/>
                </w:tcBorders>
              </w:tcPr>
            </w:tcPrChange>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Change w:id="518" w:author="Alicia" w:date="2016-09-05T18:19:00Z">
              <w:tcPr>
                <w:tcW w:w="0" w:type="auto"/>
                <w:tcBorders>
                  <w:top w:val="single" w:sz="4" w:space="0" w:color="auto"/>
                  <w:left w:val="nil"/>
                  <w:bottom w:val="nil"/>
                  <w:right w:val="nil"/>
                </w:tcBorders>
                <w:vAlign w:val="center"/>
              </w:tcPr>
            </w:tcPrChange>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Change w:id="519" w:author="Alicia" w:date="2016-09-05T18:19:00Z">
              <w:tcPr>
                <w:tcW w:w="1465" w:type="dxa"/>
                <w:tcBorders>
                  <w:top w:val="single" w:sz="4" w:space="0" w:color="auto"/>
                  <w:left w:val="nil"/>
                  <w:bottom w:val="nil"/>
                  <w:right w:val="nil"/>
                </w:tcBorders>
                <w:vAlign w:val="center"/>
              </w:tcPr>
            </w:tcPrChange>
          </w:tcPr>
          <w:p w14:paraId="3C3C5201" w14:textId="31261E78" w:rsidR="00F258D5" w:rsidRDefault="00F258D5" w:rsidP="008C2A32">
            <w:pPr>
              <w:tabs>
                <w:tab w:val="decimal" w:pos="589"/>
              </w:tabs>
              <w:spacing w:after="0"/>
              <w:rPr>
                <w:rFonts w:ascii="Times New Roman" w:hAnsi="Times New Roman" w:cs="Times New Roman"/>
                <w:sz w:val="24"/>
                <w:szCs w:val="24"/>
                <w:lang w:val="en-US"/>
              </w:rPr>
            </w:pPr>
            <w:del w:id="520" w:author="Alicia" w:date="2016-09-05T18:17:00Z">
              <w:r w:rsidDel="00F258D5">
                <w:rPr>
                  <w:rFonts w:ascii="Times New Roman" w:hAnsi="Times New Roman" w:cs="Times New Roman"/>
                  <w:sz w:val="24"/>
                  <w:szCs w:val="24"/>
                  <w:lang w:val="en-US"/>
                </w:rPr>
                <w:delText>0.42</w:delText>
              </w:r>
            </w:del>
            <w:ins w:id="521" w:author="Alicia" w:date="2016-09-05T18:17:00Z">
              <w:r>
                <w:rPr>
                  <w:rFonts w:ascii="Times New Roman" w:hAnsi="Times New Roman" w:cs="Times New Roman"/>
                  <w:sz w:val="24"/>
                  <w:szCs w:val="24"/>
                  <w:lang w:val="en-US"/>
                </w:rPr>
                <w:t>2.24</w:t>
              </w:r>
            </w:ins>
          </w:p>
        </w:tc>
        <w:tc>
          <w:tcPr>
            <w:tcW w:w="658" w:type="dxa"/>
            <w:tcBorders>
              <w:top w:val="single" w:sz="4" w:space="0" w:color="auto"/>
              <w:left w:val="nil"/>
              <w:bottom w:val="nil"/>
              <w:right w:val="nil"/>
            </w:tcBorders>
            <w:tcPrChange w:id="522" w:author="Alicia" w:date="2016-09-05T18:19:00Z">
              <w:tcPr>
                <w:tcW w:w="236" w:type="dxa"/>
                <w:tcBorders>
                  <w:top w:val="single" w:sz="4" w:space="0" w:color="auto"/>
                  <w:left w:val="nil"/>
                  <w:bottom w:val="nil"/>
                  <w:right w:val="nil"/>
                </w:tcBorders>
              </w:tcPr>
            </w:tcPrChange>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Change w:id="523" w:author="Alicia" w:date="2016-09-05T18:19:00Z">
              <w:tcPr>
                <w:tcW w:w="518" w:type="dxa"/>
                <w:tcBorders>
                  <w:top w:val="single" w:sz="4" w:space="0" w:color="auto"/>
                  <w:left w:val="nil"/>
                  <w:bottom w:val="nil"/>
                  <w:right w:val="nil"/>
                </w:tcBorders>
              </w:tcPr>
            </w:tcPrChange>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Change w:id="524" w:author="Alicia" w:date="2016-09-05T18:19:00Z">
              <w:tcPr>
                <w:tcW w:w="1465" w:type="dxa"/>
                <w:tcBorders>
                  <w:top w:val="single" w:sz="4" w:space="0" w:color="auto"/>
                  <w:left w:val="nil"/>
                  <w:bottom w:val="nil"/>
                  <w:right w:val="nil"/>
                </w:tcBorders>
                <w:vAlign w:val="center"/>
              </w:tcPr>
            </w:tcPrChange>
          </w:tcPr>
          <w:p w14:paraId="464CDE3F" w14:textId="53CEEAE6" w:rsidR="00F258D5" w:rsidRDefault="00F258D5" w:rsidP="008C2A32">
            <w:pPr>
              <w:tabs>
                <w:tab w:val="decimal" w:pos="589"/>
              </w:tabs>
              <w:spacing w:after="0"/>
              <w:rPr>
                <w:rFonts w:ascii="Times New Roman" w:hAnsi="Times New Roman" w:cs="Times New Roman"/>
                <w:sz w:val="24"/>
                <w:szCs w:val="24"/>
                <w:lang w:val="en-US"/>
              </w:rPr>
            </w:pPr>
            <w:del w:id="525" w:author="Alicia" w:date="2016-09-05T18:24:00Z">
              <w:r w:rsidDel="005216AB">
                <w:rPr>
                  <w:rFonts w:ascii="Times New Roman" w:hAnsi="Times New Roman" w:cs="Times New Roman"/>
                  <w:sz w:val="24"/>
                  <w:szCs w:val="24"/>
                  <w:lang w:val="en-US"/>
                </w:rPr>
                <w:delText>2.45</w:delText>
              </w:r>
            </w:del>
            <w:ins w:id="526" w:author="Alicia" w:date="2016-09-05T18:24:00Z">
              <w:r w:rsidR="005216AB">
                <w:rPr>
                  <w:rFonts w:ascii="Times New Roman" w:hAnsi="Times New Roman" w:cs="Times New Roman"/>
                  <w:sz w:val="24"/>
                  <w:szCs w:val="24"/>
                  <w:lang w:val="en-US"/>
                </w:rPr>
                <w:t>0.81</w:t>
              </w:r>
            </w:ins>
          </w:p>
        </w:tc>
      </w:tr>
      <w:tr w:rsidR="00F258D5" w14:paraId="21FAAC7E" w14:textId="77777777" w:rsidTr="00F258D5">
        <w:tc>
          <w:tcPr>
            <w:tcW w:w="236" w:type="dxa"/>
            <w:tcBorders>
              <w:top w:val="nil"/>
              <w:left w:val="nil"/>
              <w:bottom w:val="nil"/>
              <w:right w:val="nil"/>
            </w:tcBorders>
            <w:tcPrChange w:id="527" w:author="Alicia" w:date="2016-09-05T18:19:00Z">
              <w:tcPr>
                <w:tcW w:w="236" w:type="dxa"/>
                <w:tcBorders>
                  <w:top w:val="nil"/>
                  <w:left w:val="nil"/>
                  <w:bottom w:val="nil"/>
                  <w:right w:val="nil"/>
                </w:tcBorders>
              </w:tcPr>
            </w:tcPrChange>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28" w:author="Alicia" w:date="2016-09-05T18:19:00Z">
              <w:tcPr>
                <w:tcW w:w="3974" w:type="dxa"/>
                <w:tcBorders>
                  <w:top w:val="nil"/>
                  <w:left w:val="nil"/>
                  <w:bottom w:val="nil"/>
                  <w:right w:val="nil"/>
                </w:tcBorders>
              </w:tcPr>
            </w:tcPrChange>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Change w:id="529" w:author="Alicia" w:date="2016-09-05T18:19:00Z">
              <w:tcPr>
                <w:tcW w:w="0" w:type="auto"/>
                <w:tcBorders>
                  <w:top w:val="nil"/>
                  <w:left w:val="nil"/>
                  <w:bottom w:val="nil"/>
                  <w:right w:val="nil"/>
                </w:tcBorders>
                <w:vAlign w:val="center"/>
              </w:tcPr>
            </w:tcPrChange>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530" w:author="Alicia" w:date="2016-09-05T18:19:00Z">
              <w:tcPr>
                <w:tcW w:w="1465" w:type="dxa"/>
                <w:tcBorders>
                  <w:top w:val="nil"/>
                  <w:left w:val="nil"/>
                  <w:bottom w:val="nil"/>
                  <w:right w:val="nil"/>
                </w:tcBorders>
                <w:vAlign w:val="center"/>
              </w:tcPr>
            </w:tcPrChange>
          </w:tcPr>
          <w:p w14:paraId="60FDD56D" w14:textId="23D6F363" w:rsidR="00F258D5" w:rsidRDefault="00F258D5" w:rsidP="008C2A32">
            <w:pPr>
              <w:tabs>
                <w:tab w:val="decimal" w:pos="589"/>
              </w:tabs>
              <w:spacing w:after="0"/>
              <w:rPr>
                <w:rFonts w:ascii="Times New Roman" w:hAnsi="Times New Roman" w:cs="Times New Roman"/>
                <w:sz w:val="24"/>
                <w:szCs w:val="24"/>
                <w:lang w:val="en-US"/>
              </w:rPr>
            </w:pPr>
            <w:del w:id="531" w:author="Alicia" w:date="2016-09-05T18:17:00Z">
              <w:r w:rsidDel="00F258D5">
                <w:rPr>
                  <w:rFonts w:ascii="Times New Roman" w:hAnsi="Times New Roman" w:cs="Times New Roman"/>
                  <w:sz w:val="24"/>
                  <w:szCs w:val="24"/>
                  <w:lang w:val="en-US"/>
                </w:rPr>
                <w:delText>207.08</w:delText>
              </w:r>
            </w:del>
            <w:ins w:id="532" w:author="Alicia" w:date="2016-09-05T18:17:00Z">
              <w:r>
                <w:rPr>
                  <w:rFonts w:ascii="Times New Roman" w:hAnsi="Times New Roman" w:cs="Times New Roman"/>
                  <w:sz w:val="24"/>
                  <w:szCs w:val="24"/>
                  <w:lang w:val="en-US"/>
                </w:rPr>
                <w:t>16.23</w:t>
              </w:r>
            </w:ins>
            <w:r>
              <w:rPr>
                <w:rFonts w:ascii="Times New Roman" w:hAnsi="Times New Roman" w:cs="Times New Roman"/>
                <w:sz w:val="24"/>
                <w:szCs w:val="24"/>
                <w:lang w:val="en-US"/>
              </w:rPr>
              <w:t>***</w:t>
            </w:r>
          </w:p>
        </w:tc>
        <w:tc>
          <w:tcPr>
            <w:tcW w:w="658" w:type="dxa"/>
            <w:tcBorders>
              <w:top w:val="nil"/>
              <w:left w:val="nil"/>
              <w:bottom w:val="nil"/>
              <w:right w:val="nil"/>
            </w:tcBorders>
            <w:tcPrChange w:id="533" w:author="Alicia" w:date="2016-09-05T18:19:00Z">
              <w:tcPr>
                <w:tcW w:w="236" w:type="dxa"/>
                <w:tcBorders>
                  <w:top w:val="nil"/>
                  <w:left w:val="nil"/>
                  <w:bottom w:val="nil"/>
                  <w:right w:val="nil"/>
                </w:tcBorders>
              </w:tcPr>
            </w:tcPrChange>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34" w:author="Alicia" w:date="2016-09-05T18:19:00Z">
              <w:tcPr>
                <w:tcW w:w="518" w:type="dxa"/>
                <w:tcBorders>
                  <w:top w:val="nil"/>
                  <w:left w:val="nil"/>
                  <w:bottom w:val="nil"/>
                  <w:right w:val="nil"/>
                </w:tcBorders>
              </w:tcPr>
            </w:tcPrChange>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535" w:author="Alicia" w:date="2016-09-05T18:19:00Z">
              <w:tcPr>
                <w:tcW w:w="1465" w:type="dxa"/>
                <w:tcBorders>
                  <w:top w:val="nil"/>
                  <w:left w:val="nil"/>
                  <w:bottom w:val="nil"/>
                  <w:right w:val="nil"/>
                </w:tcBorders>
                <w:vAlign w:val="center"/>
              </w:tcPr>
            </w:tcPrChange>
          </w:tcPr>
          <w:p w14:paraId="31EB1112" w14:textId="4F01A2A8" w:rsidR="00F258D5" w:rsidRDefault="00F258D5" w:rsidP="008C2A32">
            <w:pPr>
              <w:tabs>
                <w:tab w:val="decimal" w:pos="589"/>
              </w:tabs>
              <w:spacing w:after="0"/>
              <w:rPr>
                <w:rFonts w:ascii="Times New Roman" w:hAnsi="Times New Roman" w:cs="Times New Roman"/>
                <w:sz w:val="24"/>
                <w:szCs w:val="24"/>
                <w:lang w:val="en-US"/>
              </w:rPr>
            </w:pPr>
            <w:del w:id="536" w:author="Alicia" w:date="2016-09-05T18:24:00Z">
              <w:r w:rsidDel="005216AB">
                <w:rPr>
                  <w:rFonts w:ascii="Times New Roman" w:hAnsi="Times New Roman" w:cs="Times New Roman"/>
                  <w:sz w:val="24"/>
                  <w:szCs w:val="24"/>
                  <w:lang w:val="en-US"/>
                </w:rPr>
                <w:delText>69.87</w:delText>
              </w:r>
            </w:del>
            <w:ins w:id="537" w:author="Alicia" w:date="2016-09-05T18:24:00Z">
              <w:r w:rsidR="005216AB">
                <w:rPr>
                  <w:rFonts w:ascii="Times New Roman" w:hAnsi="Times New Roman" w:cs="Times New Roman"/>
                  <w:sz w:val="24"/>
                  <w:szCs w:val="24"/>
                  <w:lang w:val="en-US"/>
                </w:rPr>
                <w:t>10.13</w:t>
              </w:r>
            </w:ins>
            <w:r>
              <w:rPr>
                <w:rFonts w:ascii="Times New Roman" w:hAnsi="Times New Roman" w:cs="Times New Roman"/>
                <w:sz w:val="24"/>
                <w:szCs w:val="24"/>
                <w:lang w:val="en-US"/>
              </w:rPr>
              <w:t>**</w:t>
            </w:r>
            <w:del w:id="538" w:author="Alicia" w:date="2016-09-05T18:24:00Z">
              <w:r w:rsidDel="005216AB">
                <w:rPr>
                  <w:rFonts w:ascii="Times New Roman" w:hAnsi="Times New Roman" w:cs="Times New Roman"/>
                  <w:sz w:val="24"/>
                  <w:szCs w:val="24"/>
                  <w:lang w:val="en-US"/>
                </w:rPr>
                <w:delText>*</w:delText>
              </w:r>
            </w:del>
          </w:p>
        </w:tc>
      </w:tr>
      <w:tr w:rsidR="00F258D5" w:rsidRPr="00F258D5" w14:paraId="7A02D212" w14:textId="77777777" w:rsidTr="00F258D5">
        <w:tc>
          <w:tcPr>
            <w:tcW w:w="236" w:type="dxa"/>
            <w:tcBorders>
              <w:top w:val="nil"/>
              <w:left w:val="nil"/>
              <w:bottom w:val="nil"/>
              <w:right w:val="nil"/>
            </w:tcBorders>
            <w:tcPrChange w:id="539" w:author="Alicia" w:date="2016-09-05T18:19:00Z">
              <w:tcPr>
                <w:tcW w:w="236" w:type="dxa"/>
                <w:tcBorders>
                  <w:top w:val="nil"/>
                  <w:left w:val="nil"/>
                  <w:bottom w:val="nil"/>
                  <w:right w:val="nil"/>
                </w:tcBorders>
              </w:tcPr>
            </w:tcPrChange>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40" w:author="Alicia" w:date="2016-09-05T18:19:00Z">
              <w:tcPr>
                <w:tcW w:w="3974" w:type="dxa"/>
                <w:tcBorders>
                  <w:top w:val="nil"/>
                  <w:left w:val="nil"/>
                  <w:bottom w:val="nil"/>
                  <w:right w:val="nil"/>
                </w:tcBorders>
              </w:tcPr>
            </w:tcPrChange>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Change w:id="541" w:author="Alicia" w:date="2016-09-05T18:19:00Z">
              <w:tcPr>
                <w:tcW w:w="0" w:type="auto"/>
                <w:tcBorders>
                  <w:top w:val="nil"/>
                  <w:left w:val="nil"/>
                  <w:bottom w:val="nil"/>
                  <w:right w:val="nil"/>
                </w:tcBorders>
                <w:vAlign w:val="center"/>
              </w:tcPr>
            </w:tcPrChange>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542" w:author="Alicia" w:date="2016-09-05T18:19:00Z">
              <w:tcPr>
                <w:tcW w:w="1465" w:type="dxa"/>
                <w:tcBorders>
                  <w:top w:val="nil"/>
                  <w:left w:val="nil"/>
                  <w:bottom w:val="nil"/>
                  <w:right w:val="nil"/>
                </w:tcBorders>
                <w:vAlign w:val="center"/>
              </w:tcPr>
            </w:tcPrChange>
          </w:tcPr>
          <w:p w14:paraId="3F2AFA6C" w14:textId="4F0F0194" w:rsidR="00F258D5" w:rsidRDefault="00F258D5" w:rsidP="00F258D5">
            <w:pPr>
              <w:tabs>
                <w:tab w:val="decimal" w:pos="589"/>
              </w:tabs>
              <w:spacing w:after="0"/>
              <w:rPr>
                <w:rFonts w:ascii="Times New Roman" w:hAnsi="Times New Roman" w:cs="Times New Roman"/>
                <w:sz w:val="24"/>
                <w:szCs w:val="24"/>
                <w:lang w:val="en-US"/>
              </w:rPr>
            </w:pPr>
            <w:del w:id="543" w:author="Alicia" w:date="2016-09-05T18:18:00Z">
              <w:r w:rsidDel="00F258D5">
                <w:rPr>
                  <w:rFonts w:ascii="Times New Roman" w:hAnsi="Times New Roman" w:cs="Times New Roman"/>
                  <w:sz w:val="24"/>
                  <w:szCs w:val="24"/>
                  <w:lang w:val="en-US"/>
                </w:rPr>
                <w:delText>6.25</w:delText>
              </w:r>
            </w:del>
            <w:ins w:id="544" w:author="Alicia" w:date="2016-09-05T18:18:00Z">
              <w:r>
                <w:rPr>
                  <w:rFonts w:ascii="Times New Roman" w:hAnsi="Times New Roman" w:cs="Times New Roman"/>
                  <w:sz w:val="24"/>
                  <w:szCs w:val="24"/>
                  <w:lang w:val="en-US"/>
                </w:rPr>
                <w:t>0.22</w:t>
              </w:r>
            </w:ins>
            <w:del w:id="545" w:author="Alicia" w:date="2016-09-05T18:18:00Z">
              <w:r w:rsidDel="00F258D5">
                <w:rPr>
                  <w:rFonts w:ascii="Times New Roman" w:hAnsi="Times New Roman" w:cs="Times New Roman"/>
                  <w:sz w:val="24"/>
                  <w:szCs w:val="24"/>
                  <w:lang w:val="en-US"/>
                </w:rPr>
                <w:delText xml:space="preserve"> *</w:delText>
              </w:r>
            </w:del>
          </w:p>
        </w:tc>
        <w:tc>
          <w:tcPr>
            <w:tcW w:w="658" w:type="dxa"/>
            <w:tcBorders>
              <w:top w:val="nil"/>
              <w:left w:val="nil"/>
              <w:bottom w:val="nil"/>
              <w:right w:val="nil"/>
            </w:tcBorders>
            <w:tcPrChange w:id="546" w:author="Alicia" w:date="2016-09-05T18:19:00Z">
              <w:tcPr>
                <w:tcW w:w="236" w:type="dxa"/>
                <w:tcBorders>
                  <w:top w:val="nil"/>
                  <w:left w:val="nil"/>
                  <w:bottom w:val="nil"/>
                  <w:right w:val="nil"/>
                </w:tcBorders>
              </w:tcPr>
            </w:tcPrChange>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47" w:author="Alicia" w:date="2016-09-05T18:19:00Z">
              <w:tcPr>
                <w:tcW w:w="518" w:type="dxa"/>
                <w:tcBorders>
                  <w:top w:val="nil"/>
                  <w:left w:val="nil"/>
                  <w:bottom w:val="nil"/>
                  <w:right w:val="nil"/>
                </w:tcBorders>
              </w:tcPr>
            </w:tcPrChange>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548" w:author="Alicia" w:date="2016-09-05T18:19:00Z">
              <w:tcPr>
                <w:tcW w:w="1465" w:type="dxa"/>
                <w:tcBorders>
                  <w:top w:val="nil"/>
                  <w:left w:val="nil"/>
                  <w:bottom w:val="nil"/>
                  <w:right w:val="nil"/>
                </w:tcBorders>
                <w:vAlign w:val="center"/>
              </w:tcPr>
            </w:tcPrChange>
          </w:tcPr>
          <w:p w14:paraId="148CD638" w14:textId="068A9E59" w:rsidR="00F258D5" w:rsidRDefault="00F258D5" w:rsidP="008C2A32">
            <w:pPr>
              <w:tabs>
                <w:tab w:val="decimal" w:pos="589"/>
              </w:tabs>
              <w:spacing w:after="0"/>
              <w:rPr>
                <w:rFonts w:ascii="Times New Roman" w:hAnsi="Times New Roman" w:cs="Times New Roman"/>
                <w:sz w:val="24"/>
                <w:szCs w:val="24"/>
                <w:lang w:val="en-US"/>
              </w:rPr>
            </w:pPr>
            <w:del w:id="549" w:author="Alicia" w:date="2016-09-05T18:24:00Z">
              <w:r w:rsidDel="005216AB">
                <w:rPr>
                  <w:rFonts w:ascii="Times New Roman" w:hAnsi="Times New Roman" w:cs="Times New Roman"/>
                  <w:sz w:val="24"/>
                  <w:szCs w:val="24"/>
                  <w:lang w:val="en-US"/>
                </w:rPr>
                <w:delText>0.41</w:delText>
              </w:r>
            </w:del>
            <w:ins w:id="550" w:author="Alicia" w:date="2016-09-05T18:24:00Z">
              <w:r w:rsidR="005216AB">
                <w:rPr>
                  <w:rFonts w:ascii="Times New Roman" w:hAnsi="Times New Roman" w:cs="Times New Roman"/>
                  <w:sz w:val="24"/>
                  <w:szCs w:val="24"/>
                  <w:lang w:val="en-US"/>
                </w:rPr>
                <w:t>2.54</w:t>
              </w:r>
            </w:ins>
          </w:p>
        </w:tc>
      </w:tr>
      <w:tr w:rsidR="00F258D5" w:rsidRPr="00F258D5" w14:paraId="3F0D7C72" w14:textId="77777777" w:rsidTr="00F258D5">
        <w:tc>
          <w:tcPr>
            <w:tcW w:w="236" w:type="dxa"/>
            <w:tcBorders>
              <w:top w:val="nil"/>
              <w:left w:val="nil"/>
              <w:bottom w:val="nil"/>
              <w:right w:val="nil"/>
            </w:tcBorders>
            <w:tcPrChange w:id="551" w:author="Alicia" w:date="2016-09-05T18:19:00Z">
              <w:tcPr>
                <w:tcW w:w="236" w:type="dxa"/>
                <w:tcBorders>
                  <w:top w:val="nil"/>
                  <w:left w:val="nil"/>
                  <w:bottom w:val="nil"/>
                  <w:right w:val="nil"/>
                </w:tcBorders>
              </w:tcPr>
            </w:tcPrChange>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52" w:author="Alicia" w:date="2016-09-05T18:19:00Z">
              <w:tcPr>
                <w:tcW w:w="3974" w:type="dxa"/>
                <w:tcBorders>
                  <w:top w:val="nil"/>
                  <w:left w:val="nil"/>
                  <w:bottom w:val="nil"/>
                  <w:right w:val="nil"/>
                </w:tcBorders>
              </w:tcPr>
            </w:tcPrChange>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Change w:id="553" w:author="Alicia" w:date="2016-09-05T18:19:00Z">
              <w:tcPr>
                <w:tcW w:w="0" w:type="auto"/>
                <w:tcBorders>
                  <w:top w:val="nil"/>
                  <w:left w:val="nil"/>
                  <w:bottom w:val="nil"/>
                  <w:right w:val="nil"/>
                </w:tcBorders>
                <w:vAlign w:val="center"/>
              </w:tcPr>
            </w:tcPrChange>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554" w:author="Alicia" w:date="2016-09-05T18:19:00Z">
              <w:tcPr>
                <w:tcW w:w="1465" w:type="dxa"/>
                <w:tcBorders>
                  <w:top w:val="nil"/>
                  <w:left w:val="nil"/>
                  <w:bottom w:val="nil"/>
                  <w:right w:val="nil"/>
                </w:tcBorders>
                <w:vAlign w:val="center"/>
              </w:tcPr>
            </w:tcPrChange>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Change w:id="555" w:author="Alicia" w:date="2016-09-05T18:19:00Z">
              <w:tcPr>
                <w:tcW w:w="236" w:type="dxa"/>
                <w:tcBorders>
                  <w:top w:val="nil"/>
                  <w:left w:val="nil"/>
                  <w:bottom w:val="nil"/>
                  <w:right w:val="nil"/>
                </w:tcBorders>
              </w:tcPr>
            </w:tcPrChange>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56" w:author="Alicia" w:date="2016-09-05T18:19:00Z">
              <w:tcPr>
                <w:tcW w:w="518" w:type="dxa"/>
                <w:tcBorders>
                  <w:top w:val="nil"/>
                  <w:left w:val="nil"/>
                  <w:bottom w:val="nil"/>
                  <w:right w:val="nil"/>
                </w:tcBorders>
              </w:tcPr>
            </w:tcPrChange>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557" w:author="Alicia" w:date="2016-09-05T18:19:00Z">
              <w:tcPr>
                <w:tcW w:w="1465" w:type="dxa"/>
                <w:tcBorders>
                  <w:top w:val="nil"/>
                  <w:left w:val="nil"/>
                  <w:bottom w:val="nil"/>
                  <w:right w:val="nil"/>
                </w:tcBorders>
                <w:vAlign w:val="center"/>
              </w:tcPr>
            </w:tcPrChange>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F258D5">
        <w:tc>
          <w:tcPr>
            <w:tcW w:w="236" w:type="dxa"/>
            <w:tcBorders>
              <w:top w:val="nil"/>
              <w:left w:val="nil"/>
              <w:bottom w:val="nil"/>
              <w:right w:val="nil"/>
            </w:tcBorders>
            <w:tcPrChange w:id="558" w:author="Alicia" w:date="2016-09-05T18:19:00Z">
              <w:tcPr>
                <w:tcW w:w="236" w:type="dxa"/>
                <w:tcBorders>
                  <w:top w:val="nil"/>
                  <w:left w:val="nil"/>
                  <w:bottom w:val="nil"/>
                  <w:right w:val="nil"/>
                </w:tcBorders>
              </w:tcPr>
            </w:tcPrChange>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59" w:author="Alicia" w:date="2016-09-05T18:19:00Z">
              <w:tcPr>
                <w:tcW w:w="3974" w:type="dxa"/>
                <w:tcBorders>
                  <w:top w:val="nil"/>
                  <w:left w:val="nil"/>
                  <w:bottom w:val="nil"/>
                  <w:right w:val="nil"/>
                </w:tcBorders>
              </w:tcPr>
            </w:tcPrChange>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Change w:id="560" w:author="Alicia" w:date="2016-09-05T18:19:00Z">
              <w:tcPr>
                <w:tcW w:w="0" w:type="auto"/>
                <w:tcBorders>
                  <w:top w:val="nil"/>
                  <w:left w:val="nil"/>
                  <w:bottom w:val="nil"/>
                  <w:right w:val="nil"/>
                </w:tcBorders>
                <w:vAlign w:val="center"/>
              </w:tcPr>
            </w:tcPrChange>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561" w:author="Alicia" w:date="2016-09-05T18:19:00Z">
              <w:tcPr>
                <w:tcW w:w="1465" w:type="dxa"/>
                <w:tcBorders>
                  <w:top w:val="nil"/>
                  <w:left w:val="nil"/>
                  <w:bottom w:val="nil"/>
                  <w:right w:val="nil"/>
                </w:tcBorders>
                <w:vAlign w:val="center"/>
              </w:tcPr>
            </w:tcPrChange>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Change w:id="562" w:author="Alicia" w:date="2016-09-05T18:19:00Z">
              <w:tcPr>
                <w:tcW w:w="236" w:type="dxa"/>
                <w:tcBorders>
                  <w:top w:val="nil"/>
                  <w:left w:val="nil"/>
                  <w:bottom w:val="nil"/>
                  <w:right w:val="nil"/>
                </w:tcBorders>
              </w:tcPr>
            </w:tcPrChange>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63" w:author="Alicia" w:date="2016-09-05T18:19:00Z">
              <w:tcPr>
                <w:tcW w:w="518" w:type="dxa"/>
                <w:tcBorders>
                  <w:top w:val="nil"/>
                  <w:left w:val="nil"/>
                  <w:bottom w:val="nil"/>
                  <w:right w:val="nil"/>
                </w:tcBorders>
              </w:tcPr>
            </w:tcPrChange>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564" w:author="Alicia" w:date="2016-09-05T18:19:00Z">
              <w:tcPr>
                <w:tcW w:w="1465" w:type="dxa"/>
                <w:tcBorders>
                  <w:top w:val="nil"/>
                  <w:left w:val="nil"/>
                  <w:bottom w:val="nil"/>
                  <w:right w:val="nil"/>
                </w:tcBorders>
                <w:vAlign w:val="center"/>
              </w:tcPr>
            </w:tcPrChange>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F258D5">
        <w:tc>
          <w:tcPr>
            <w:tcW w:w="236" w:type="dxa"/>
            <w:tcBorders>
              <w:top w:val="nil"/>
              <w:left w:val="nil"/>
              <w:bottom w:val="nil"/>
              <w:right w:val="nil"/>
            </w:tcBorders>
            <w:tcPrChange w:id="565" w:author="Alicia" w:date="2016-09-05T18:19:00Z">
              <w:tcPr>
                <w:tcW w:w="236" w:type="dxa"/>
                <w:tcBorders>
                  <w:top w:val="nil"/>
                  <w:left w:val="nil"/>
                  <w:bottom w:val="nil"/>
                  <w:right w:val="nil"/>
                </w:tcBorders>
              </w:tcPr>
            </w:tcPrChange>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66" w:author="Alicia" w:date="2016-09-05T18:19:00Z">
              <w:tcPr>
                <w:tcW w:w="3974" w:type="dxa"/>
                <w:tcBorders>
                  <w:top w:val="nil"/>
                  <w:left w:val="nil"/>
                  <w:bottom w:val="nil"/>
                  <w:right w:val="nil"/>
                </w:tcBorders>
              </w:tcPr>
            </w:tcPrChange>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Change w:id="567" w:author="Alicia" w:date="2016-09-05T18:19:00Z">
              <w:tcPr>
                <w:tcW w:w="0" w:type="auto"/>
                <w:tcBorders>
                  <w:top w:val="nil"/>
                  <w:left w:val="nil"/>
                  <w:bottom w:val="nil"/>
                  <w:right w:val="nil"/>
                </w:tcBorders>
                <w:vAlign w:val="center"/>
              </w:tcPr>
            </w:tcPrChange>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568" w:author="Alicia" w:date="2016-09-05T18:19:00Z">
              <w:tcPr>
                <w:tcW w:w="1465" w:type="dxa"/>
                <w:tcBorders>
                  <w:top w:val="nil"/>
                  <w:left w:val="nil"/>
                  <w:bottom w:val="nil"/>
                  <w:right w:val="nil"/>
                </w:tcBorders>
                <w:vAlign w:val="center"/>
              </w:tcPr>
            </w:tcPrChange>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Change w:id="569" w:author="Alicia" w:date="2016-09-05T18:19:00Z">
              <w:tcPr>
                <w:tcW w:w="236" w:type="dxa"/>
                <w:tcBorders>
                  <w:top w:val="nil"/>
                  <w:left w:val="nil"/>
                  <w:bottom w:val="nil"/>
                  <w:right w:val="nil"/>
                </w:tcBorders>
              </w:tcPr>
            </w:tcPrChange>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70" w:author="Alicia" w:date="2016-09-05T18:19:00Z">
              <w:tcPr>
                <w:tcW w:w="518" w:type="dxa"/>
                <w:tcBorders>
                  <w:top w:val="nil"/>
                  <w:left w:val="nil"/>
                  <w:bottom w:val="nil"/>
                  <w:right w:val="nil"/>
                </w:tcBorders>
              </w:tcPr>
            </w:tcPrChange>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571" w:author="Alicia" w:date="2016-09-05T18:19:00Z">
              <w:tcPr>
                <w:tcW w:w="1465" w:type="dxa"/>
                <w:tcBorders>
                  <w:top w:val="nil"/>
                  <w:left w:val="nil"/>
                  <w:bottom w:val="nil"/>
                  <w:right w:val="nil"/>
                </w:tcBorders>
                <w:vAlign w:val="center"/>
              </w:tcPr>
            </w:tcPrChange>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F258D5">
        <w:tc>
          <w:tcPr>
            <w:tcW w:w="236" w:type="dxa"/>
            <w:tcBorders>
              <w:top w:val="nil"/>
              <w:left w:val="nil"/>
              <w:bottom w:val="nil"/>
              <w:right w:val="nil"/>
            </w:tcBorders>
            <w:tcPrChange w:id="572" w:author="Alicia" w:date="2016-09-05T18:19:00Z">
              <w:tcPr>
                <w:tcW w:w="236" w:type="dxa"/>
                <w:tcBorders>
                  <w:top w:val="nil"/>
                  <w:left w:val="nil"/>
                  <w:bottom w:val="nil"/>
                  <w:right w:val="nil"/>
                </w:tcBorders>
              </w:tcPr>
            </w:tcPrChange>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Change w:id="573" w:author="Alicia" w:date="2016-09-05T18:19:00Z">
              <w:tcPr>
                <w:tcW w:w="3974" w:type="dxa"/>
                <w:tcBorders>
                  <w:top w:val="nil"/>
                  <w:left w:val="nil"/>
                  <w:bottom w:val="nil"/>
                  <w:right w:val="nil"/>
                </w:tcBorders>
              </w:tcPr>
            </w:tcPrChange>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Change w:id="574" w:author="Alicia" w:date="2016-09-05T18:19:00Z">
              <w:tcPr>
                <w:tcW w:w="0" w:type="auto"/>
                <w:tcBorders>
                  <w:top w:val="nil"/>
                  <w:left w:val="nil"/>
                  <w:bottom w:val="nil"/>
                  <w:right w:val="nil"/>
                </w:tcBorders>
                <w:vAlign w:val="center"/>
              </w:tcPr>
            </w:tcPrChange>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Change w:id="575" w:author="Alicia" w:date="2016-09-05T18:19:00Z">
              <w:tcPr>
                <w:tcW w:w="1465" w:type="dxa"/>
                <w:tcBorders>
                  <w:top w:val="nil"/>
                  <w:left w:val="nil"/>
                  <w:bottom w:val="nil"/>
                  <w:right w:val="nil"/>
                </w:tcBorders>
                <w:vAlign w:val="center"/>
              </w:tcPr>
            </w:tcPrChange>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Change w:id="576" w:author="Alicia" w:date="2016-09-05T18:19:00Z">
              <w:tcPr>
                <w:tcW w:w="236" w:type="dxa"/>
                <w:tcBorders>
                  <w:top w:val="nil"/>
                  <w:left w:val="nil"/>
                  <w:bottom w:val="nil"/>
                  <w:right w:val="nil"/>
                </w:tcBorders>
              </w:tcPr>
            </w:tcPrChange>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577" w:author="Alicia" w:date="2016-09-05T18:19:00Z">
              <w:tcPr>
                <w:tcW w:w="518" w:type="dxa"/>
                <w:tcBorders>
                  <w:top w:val="nil"/>
                  <w:left w:val="nil"/>
                  <w:bottom w:val="nil"/>
                  <w:right w:val="nil"/>
                </w:tcBorders>
              </w:tcPr>
            </w:tcPrChange>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Change w:id="578" w:author="Alicia" w:date="2016-09-05T18:19:00Z">
              <w:tcPr>
                <w:tcW w:w="1465" w:type="dxa"/>
                <w:tcBorders>
                  <w:top w:val="nil"/>
                  <w:left w:val="nil"/>
                  <w:bottom w:val="nil"/>
                  <w:right w:val="nil"/>
                </w:tcBorders>
                <w:vAlign w:val="center"/>
              </w:tcPr>
            </w:tcPrChange>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F258D5">
        <w:tc>
          <w:tcPr>
            <w:tcW w:w="4210" w:type="dxa"/>
            <w:gridSpan w:val="2"/>
            <w:tcBorders>
              <w:top w:val="nil"/>
              <w:left w:val="nil"/>
              <w:bottom w:val="single" w:sz="4" w:space="0" w:color="auto"/>
              <w:right w:val="nil"/>
            </w:tcBorders>
            <w:tcPrChange w:id="579" w:author="Alicia" w:date="2016-09-05T18:19:00Z">
              <w:tcPr>
                <w:tcW w:w="4210" w:type="dxa"/>
                <w:gridSpan w:val="2"/>
                <w:tcBorders>
                  <w:top w:val="nil"/>
                  <w:left w:val="nil"/>
                  <w:bottom w:val="single" w:sz="4" w:space="0" w:color="auto"/>
                  <w:right w:val="nil"/>
                </w:tcBorders>
              </w:tcPr>
            </w:tcPrChange>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Change w:id="580" w:author="Alicia" w:date="2016-09-05T18:19:00Z">
              <w:tcPr>
                <w:tcW w:w="0" w:type="auto"/>
                <w:tcBorders>
                  <w:top w:val="nil"/>
                  <w:left w:val="nil"/>
                  <w:bottom w:val="single" w:sz="4" w:space="0" w:color="auto"/>
                  <w:right w:val="nil"/>
                </w:tcBorders>
                <w:vAlign w:val="center"/>
              </w:tcPr>
            </w:tcPrChange>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Change w:id="581" w:author="Alicia" w:date="2016-09-05T18:19:00Z">
              <w:tcPr>
                <w:tcW w:w="1465" w:type="dxa"/>
                <w:tcBorders>
                  <w:top w:val="nil"/>
                  <w:left w:val="nil"/>
                  <w:bottom w:val="single" w:sz="4" w:space="0" w:color="auto"/>
                  <w:right w:val="nil"/>
                </w:tcBorders>
                <w:vAlign w:val="center"/>
              </w:tcPr>
            </w:tcPrChange>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Change w:id="582" w:author="Alicia" w:date="2016-09-05T18:19:00Z">
              <w:tcPr>
                <w:tcW w:w="236" w:type="dxa"/>
                <w:tcBorders>
                  <w:top w:val="nil"/>
                  <w:left w:val="nil"/>
                  <w:bottom w:val="single" w:sz="4" w:space="0" w:color="auto"/>
                  <w:right w:val="nil"/>
                </w:tcBorders>
              </w:tcPr>
            </w:tcPrChange>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Change w:id="583" w:author="Alicia" w:date="2016-09-05T18:19:00Z">
              <w:tcPr>
                <w:tcW w:w="518" w:type="dxa"/>
                <w:tcBorders>
                  <w:top w:val="nil"/>
                  <w:left w:val="nil"/>
                  <w:bottom w:val="single" w:sz="4" w:space="0" w:color="auto"/>
                  <w:right w:val="nil"/>
                </w:tcBorders>
              </w:tcPr>
            </w:tcPrChange>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Change w:id="584" w:author="Alicia" w:date="2016-09-05T18:19:00Z">
              <w:tcPr>
                <w:tcW w:w="1465" w:type="dxa"/>
                <w:tcBorders>
                  <w:top w:val="nil"/>
                  <w:left w:val="nil"/>
                  <w:bottom w:val="single" w:sz="4" w:space="0" w:color="auto"/>
                  <w:right w:val="nil"/>
                </w:tcBorders>
                <w:vAlign w:val="center"/>
              </w:tcPr>
            </w:tcPrChange>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F258D5">
        <w:tc>
          <w:tcPr>
            <w:tcW w:w="236" w:type="dxa"/>
            <w:tcBorders>
              <w:top w:val="single" w:sz="4" w:space="0" w:color="auto"/>
              <w:left w:val="nil"/>
              <w:bottom w:val="nil"/>
              <w:right w:val="nil"/>
            </w:tcBorders>
            <w:tcPrChange w:id="585" w:author="Alicia" w:date="2016-09-05T18:19:00Z">
              <w:tcPr>
                <w:tcW w:w="0" w:type="auto"/>
                <w:tcBorders>
                  <w:top w:val="single" w:sz="4" w:space="0" w:color="auto"/>
                  <w:left w:val="nil"/>
                  <w:bottom w:val="nil"/>
                  <w:right w:val="nil"/>
                </w:tcBorders>
              </w:tcPr>
            </w:tcPrChange>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Change w:id="586" w:author="Alicia" w:date="2016-09-05T18:19:00Z">
              <w:tcPr>
                <w:tcW w:w="3974" w:type="dxa"/>
                <w:tcBorders>
                  <w:top w:val="single" w:sz="4" w:space="0" w:color="auto"/>
                  <w:left w:val="nil"/>
                  <w:bottom w:val="nil"/>
                  <w:right w:val="nil"/>
                </w:tcBorders>
              </w:tcPr>
            </w:tcPrChange>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Change w:id="587" w:author="Alicia" w:date="2016-09-05T18:19:00Z">
              <w:tcPr>
                <w:tcW w:w="0" w:type="auto"/>
                <w:tcBorders>
                  <w:top w:val="single" w:sz="4" w:space="0" w:color="auto"/>
                  <w:left w:val="nil"/>
                  <w:bottom w:val="nil"/>
                  <w:right w:val="nil"/>
                </w:tcBorders>
                <w:vAlign w:val="center"/>
              </w:tcPr>
            </w:tcPrChange>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Change w:id="588" w:author="Alicia" w:date="2016-09-05T18:19:00Z">
              <w:tcPr>
                <w:tcW w:w="1465" w:type="dxa"/>
                <w:tcBorders>
                  <w:top w:val="single" w:sz="4" w:space="0" w:color="auto"/>
                  <w:left w:val="nil"/>
                  <w:bottom w:val="nil"/>
                  <w:right w:val="nil"/>
                </w:tcBorders>
                <w:vAlign w:val="center"/>
              </w:tcPr>
            </w:tcPrChange>
          </w:tcPr>
          <w:p w14:paraId="4092E3EB" w14:textId="20EB86CD"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589" w:author="Alicia" w:date="2016-09-05T18:21:00Z">
              <w:r w:rsidDel="00F258D5">
                <w:rPr>
                  <w:rFonts w:ascii="Times New Roman" w:hAnsi="Times New Roman" w:cs="Times New Roman"/>
                  <w:sz w:val="24"/>
                  <w:szCs w:val="24"/>
                  <w:lang w:val="en-US"/>
                </w:rPr>
                <w:delText>56</w:delText>
              </w:r>
            </w:del>
            <w:ins w:id="590" w:author="Alicia" w:date="2016-09-05T18:21:00Z">
              <w:r>
                <w:rPr>
                  <w:rFonts w:ascii="Times New Roman" w:hAnsi="Times New Roman" w:cs="Times New Roman"/>
                  <w:sz w:val="24"/>
                  <w:szCs w:val="24"/>
                  <w:lang w:val="en-US"/>
                </w:rPr>
                <w:t>28</w:t>
              </w:r>
            </w:ins>
          </w:p>
        </w:tc>
        <w:tc>
          <w:tcPr>
            <w:tcW w:w="658" w:type="dxa"/>
            <w:tcBorders>
              <w:top w:val="single" w:sz="4" w:space="0" w:color="auto"/>
              <w:left w:val="nil"/>
              <w:bottom w:val="nil"/>
              <w:right w:val="nil"/>
            </w:tcBorders>
            <w:tcPrChange w:id="591" w:author="Alicia" w:date="2016-09-05T18:19:00Z">
              <w:tcPr>
                <w:tcW w:w="236" w:type="dxa"/>
                <w:tcBorders>
                  <w:top w:val="single" w:sz="4" w:space="0" w:color="auto"/>
                  <w:left w:val="nil"/>
                  <w:bottom w:val="nil"/>
                  <w:right w:val="nil"/>
                </w:tcBorders>
              </w:tcPr>
            </w:tcPrChange>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Change w:id="592" w:author="Alicia" w:date="2016-09-05T18:19:00Z">
              <w:tcPr>
                <w:tcW w:w="518" w:type="dxa"/>
                <w:tcBorders>
                  <w:top w:val="single" w:sz="4" w:space="0" w:color="auto"/>
                  <w:left w:val="nil"/>
                  <w:bottom w:val="nil"/>
                  <w:right w:val="nil"/>
                </w:tcBorders>
              </w:tcPr>
            </w:tcPrChange>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Change w:id="593" w:author="Alicia" w:date="2016-09-05T18:19:00Z">
              <w:tcPr>
                <w:tcW w:w="1465" w:type="dxa"/>
                <w:tcBorders>
                  <w:top w:val="single" w:sz="4" w:space="0" w:color="auto"/>
                  <w:left w:val="nil"/>
                  <w:bottom w:val="nil"/>
                  <w:right w:val="nil"/>
                </w:tcBorders>
                <w:vAlign w:val="center"/>
              </w:tcPr>
            </w:tcPrChange>
          </w:tcPr>
          <w:p w14:paraId="0A5787B8" w14:textId="377E516E"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594" w:author="Alicia" w:date="2016-09-05T18:25:00Z">
              <w:r w:rsidDel="005216AB">
                <w:rPr>
                  <w:rFonts w:ascii="Times New Roman" w:hAnsi="Times New Roman" w:cs="Times New Roman"/>
                  <w:sz w:val="24"/>
                  <w:szCs w:val="24"/>
                  <w:lang w:val="en-US"/>
                </w:rPr>
                <w:delText>52</w:delText>
              </w:r>
            </w:del>
            <w:ins w:id="595" w:author="Alicia" w:date="2016-09-05T18:25:00Z">
              <w:r w:rsidR="005216AB">
                <w:rPr>
                  <w:rFonts w:ascii="Times New Roman" w:hAnsi="Times New Roman" w:cs="Times New Roman"/>
                  <w:sz w:val="24"/>
                  <w:szCs w:val="24"/>
                  <w:lang w:val="en-US"/>
                </w:rPr>
                <w:t>00</w:t>
              </w:r>
            </w:ins>
          </w:p>
        </w:tc>
      </w:tr>
      <w:tr w:rsidR="00F258D5" w14:paraId="225252AB" w14:textId="77777777" w:rsidTr="00F258D5">
        <w:tc>
          <w:tcPr>
            <w:tcW w:w="236" w:type="dxa"/>
            <w:tcBorders>
              <w:top w:val="nil"/>
              <w:left w:val="nil"/>
              <w:bottom w:val="nil"/>
              <w:right w:val="nil"/>
            </w:tcBorders>
            <w:tcPrChange w:id="596" w:author="Alicia" w:date="2016-09-05T18:19:00Z">
              <w:tcPr>
                <w:tcW w:w="0" w:type="auto"/>
                <w:tcBorders>
                  <w:top w:val="nil"/>
                  <w:left w:val="nil"/>
                  <w:bottom w:val="nil"/>
                  <w:right w:val="nil"/>
                </w:tcBorders>
              </w:tcPr>
            </w:tcPrChange>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597" w:author="Alicia" w:date="2016-09-05T18:19:00Z">
              <w:tcPr>
                <w:tcW w:w="3974" w:type="dxa"/>
                <w:tcBorders>
                  <w:top w:val="nil"/>
                  <w:left w:val="nil"/>
                  <w:bottom w:val="nil"/>
                  <w:right w:val="nil"/>
                </w:tcBorders>
              </w:tcPr>
            </w:tcPrChange>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598" w:author="Alicia" w:date="2016-09-05T18:19:00Z">
              <w:tcPr>
                <w:tcW w:w="0" w:type="auto"/>
                <w:tcBorders>
                  <w:top w:val="nil"/>
                  <w:left w:val="nil"/>
                  <w:bottom w:val="nil"/>
                  <w:right w:val="nil"/>
                </w:tcBorders>
                <w:vAlign w:val="center"/>
              </w:tcPr>
            </w:tcPrChange>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599" w:author="Alicia" w:date="2016-09-05T18:19:00Z">
              <w:tcPr>
                <w:tcW w:w="1465" w:type="dxa"/>
                <w:tcBorders>
                  <w:top w:val="nil"/>
                  <w:left w:val="nil"/>
                  <w:bottom w:val="nil"/>
                  <w:right w:val="nil"/>
                </w:tcBorders>
                <w:vAlign w:val="center"/>
              </w:tcPr>
            </w:tcPrChange>
          </w:tcPr>
          <w:p w14:paraId="4D2E5F61" w14:textId="7C76D3A3" w:rsidR="00F258D5" w:rsidRDefault="00F258D5" w:rsidP="008C2A32">
            <w:pPr>
              <w:tabs>
                <w:tab w:val="decimal" w:pos="589"/>
              </w:tabs>
              <w:spacing w:after="0"/>
              <w:rPr>
                <w:rFonts w:ascii="Times New Roman" w:hAnsi="Times New Roman" w:cs="Times New Roman"/>
                <w:sz w:val="24"/>
                <w:szCs w:val="24"/>
                <w:lang w:val="en-US"/>
              </w:rPr>
            </w:pPr>
            <w:del w:id="600" w:author="Alicia" w:date="2016-09-05T18:21:00Z">
              <w:r w:rsidDel="00F258D5">
                <w:rPr>
                  <w:rFonts w:ascii="Times New Roman" w:hAnsi="Times New Roman" w:cs="Times New Roman"/>
                  <w:sz w:val="24"/>
                  <w:szCs w:val="24"/>
                  <w:lang w:val="en-US"/>
                </w:rPr>
                <w:delText>1.58</w:delText>
              </w:r>
            </w:del>
            <w:ins w:id="601" w:author="Alicia" w:date="2016-09-05T18:21:00Z">
              <w:r>
                <w:rPr>
                  <w:rFonts w:ascii="Times New Roman" w:hAnsi="Times New Roman" w:cs="Times New Roman"/>
                  <w:sz w:val="24"/>
                  <w:szCs w:val="24"/>
                  <w:lang w:val="en-US"/>
                </w:rPr>
                <w:t>0.07</w:t>
              </w:r>
            </w:ins>
          </w:p>
        </w:tc>
        <w:tc>
          <w:tcPr>
            <w:tcW w:w="658" w:type="dxa"/>
            <w:tcBorders>
              <w:top w:val="nil"/>
              <w:left w:val="nil"/>
              <w:bottom w:val="nil"/>
              <w:right w:val="nil"/>
            </w:tcBorders>
            <w:tcPrChange w:id="602" w:author="Alicia" w:date="2016-09-05T18:19:00Z">
              <w:tcPr>
                <w:tcW w:w="236" w:type="dxa"/>
                <w:tcBorders>
                  <w:top w:val="nil"/>
                  <w:left w:val="nil"/>
                  <w:bottom w:val="nil"/>
                  <w:right w:val="nil"/>
                </w:tcBorders>
              </w:tcPr>
            </w:tcPrChange>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03" w:author="Alicia" w:date="2016-09-05T18:19:00Z">
              <w:tcPr>
                <w:tcW w:w="518" w:type="dxa"/>
                <w:tcBorders>
                  <w:top w:val="nil"/>
                  <w:left w:val="nil"/>
                  <w:bottom w:val="nil"/>
                  <w:right w:val="nil"/>
                </w:tcBorders>
              </w:tcPr>
            </w:tcPrChange>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04" w:author="Alicia" w:date="2016-09-05T18:19:00Z">
              <w:tcPr>
                <w:tcW w:w="1465" w:type="dxa"/>
                <w:tcBorders>
                  <w:top w:val="nil"/>
                  <w:left w:val="nil"/>
                  <w:bottom w:val="nil"/>
                  <w:right w:val="nil"/>
                </w:tcBorders>
                <w:vAlign w:val="center"/>
              </w:tcPr>
            </w:tcPrChange>
          </w:tcPr>
          <w:p w14:paraId="20D4E498" w14:textId="4B080D31" w:rsidR="00F258D5" w:rsidRDefault="00F258D5" w:rsidP="008C2A32">
            <w:pPr>
              <w:tabs>
                <w:tab w:val="decimal" w:pos="589"/>
              </w:tabs>
              <w:spacing w:after="0"/>
              <w:rPr>
                <w:rFonts w:ascii="Times New Roman" w:hAnsi="Times New Roman" w:cs="Times New Roman"/>
                <w:sz w:val="24"/>
                <w:szCs w:val="24"/>
                <w:lang w:val="en-US"/>
              </w:rPr>
            </w:pPr>
            <w:del w:id="605" w:author="Alicia" w:date="2016-09-05T18:25:00Z">
              <w:r w:rsidDel="005216AB">
                <w:rPr>
                  <w:rFonts w:ascii="Times New Roman" w:hAnsi="Times New Roman" w:cs="Times New Roman"/>
                  <w:sz w:val="24"/>
                  <w:szCs w:val="24"/>
                  <w:lang w:val="en-US"/>
                </w:rPr>
                <w:delText>0.83</w:delText>
              </w:r>
            </w:del>
            <w:ins w:id="606" w:author="Alicia" w:date="2016-09-05T18:25:00Z">
              <w:r w:rsidR="005216AB">
                <w:rPr>
                  <w:rFonts w:ascii="Times New Roman" w:hAnsi="Times New Roman" w:cs="Times New Roman"/>
                  <w:sz w:val="24"/>
                  <w:szCs w:val="24"/>
                  <w:lang w:val="en-US"/>
                </w:rPr>
                <w:t>1.73</w:t>
              </w:r>
            </w:ins>
          </w:p>
        </w:tc>
      </w:tr>
      <w:tr w:rsidR="00F258D5" w14:paraId="0320C34D" w14:textId="77777777" w:rsidTr="00F258D5">
        <w:tc>
          <w:tcPr>
            <w:tcW w:w="236" w:type="dxa"/>
            <w:tcBorders>
              <w:top w:val="nil"/>
              <w:left w:val="nil"/>
              <w:bottom w:val="nil"/>
              <w:right w:val="nil"/>
            </w:tcBorders>
            <w:tcPrChange w:id="607" w:author="Alicia" w:date="2016-09-05T18:19:00Z">
              <w:tcPr>
                <w:tcW w:w="0" w:type="auto"/>
                <w:tcBorders>
                  <w:top w:val="nil"/>
                  <w:left w:val="nil"/>
                  <w:bottom w:val="nil"/>
                  <w:right w:val="nil"/>
                </w:tcBorders>
              </w:tcPr>
            </w:tcPrChange>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08" w:author="Alicia" w:date="2016-09-05T18:19:00Z">
              <w:tcPr>
                <w:tcW w:w="3974" w:type="dxa"/>
                <w:tcBorders>
                  <w:top w:val="nil"/>
                  <w:left w:val="nil"/>
                  <w:bottom w:val="nil"/>
                  <w:right w:val="nil"/>
                </w:tcBorders>
              </w:tcPr>
            </w:tcPrChange>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09" w:author="Alicia" w:date="2016-09-05T18:19:00Z">
              <w:tcPr>
                <w:tcW w:w="0" w:type="auto"/>
                <w:tcBorders>
                  <w:top w:val="nil"/>
                  <w:left w:val="nil"/>
                  <w:bottom w:val="nil"/>
                  <w:right w:val="nil"/>
                </w:tcBorders>
                <w:vAlign w:val="center"/>
              </w:tcPr>
            </w:tcPrChange>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10" w:author="Alicia" w:date="2016-09-05T18:19:00Z">
              <w:tcPr>
                <w:tcW w:w="1465" w:type="dxa"/>
                <w:tcBorders>
                  <w:top w:val="nil"/>
                  <w:left w:val="nil"/>
                  <w:bottom w:val="nil"/>
                  <w:right w:val="nil"/>
                </w:tcBorders>
                <w:vAlign w:val="center"/>
              </w:tcPr>
            </w:tcPrChange>
          </w:tcPr>
          <w:p w14:paraId="01BCC294" w14:textId="47D02EC1" w:rsidR="00F258D5" w:rsidRDefault="00F258D5" w:rsidP="008C2A32">
            <w:pPr>
              <w:tabs>
                <w:tab w:val="decimal" w:pos="589"/>
              </w:tabs>
              <w:spacing w:after="0"/>
              <w:rPr>
                <w:rFonts w:ascii="Times New Roman" w:hAnsi="Times New Roman" w:cs="Times New Roman"/>
                <w:sz w:val="24"/>
                <w:szCs w:val="24"/>
                <w:lang w:val="en-US"/>
              </w:rPr>
            </w:pPr>
            <w:del w:id="611" w:author="Alicia" w:date="2016-09-05T18:21:00Z">
              <w:r w:rsidDel="00F258D5">
                <w:rPr>
                  <w:rFonts w:ascii="Times New Roman" w:hAnsi="Times New Roman" w:cs="Times New Roman"/>
                  <w:sz w:val="24"/>
                  <w:szCs w:val="24"/>
                  <w:lang w:val="en-US"/>
                </w:rPr>
                <w:delText>0.57</w:delText>
              </w:r>
            </w:del>
            <w:ins w:id="612" w:author="Alicia" w:date="2016-09-05T18:21:00Z">
              <w:r>
                <w:rPr>
                  <w:rFonts w:ascii="Times New Roman" w:hAnsi="Times New Roman" w:cs="Times New Roman"/>
                  <w:sz w:val="24"/>
                  <w:szCs w:val="24"/>
                  <w:lang w:val="en-US"/>
                </w:rPr>
                <w:t>1.31</w:t>
              </w:r>
            </w:ins>
          </w:p>
        </w:tc>
        <w:tc>
          <w:tcPr>
            <w:tcW w:w="658" w:type="dxa"/>
            <w:tcBorders>
              <w:top w:val="nil"/>
              <w:left w:val="nil"/>
              <w:bottom w:val="nil"/>
              <w:right w:val="nil"/>
            </w:tcBorders>
            <w:tcPrChange w:id="613" w:author="Alicia" w:date="2016-09-05T18:19:00Z">
              <w:tcPr>
                <w:tcW w:w="236" w:type="dxa"/>
                <w:tcBorders>
                  <w:top w:val="nil"/>
                  <w:left w:val="nil"/>
                  <w:bottom w:val="nil"/>
                  <w:right w:val="nil"/>
                </w:tcBorders>
              </w:tcPr>
            </w:tcPrChange>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14" w:author="Alicia" w:date="2016-09-05T18:19:00Z">
              <w:tcPr>
                <w:tcW w:w="518" w:type="dxa"/>
                <w:tcBorders>
                  <w:top w:val="nil"/>
                  <w:left w:val="nil"/>
                  <w:bottom w:val="nil"/>
                  <w:right w:val="nil"/>
                </w:tcBorders>
              </w:tcPr>
            </w:tcPrChange>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15" w:author="Alicia" w:date="2016-09-05T18:19:00Z">
              <w:tcPr>
                <w:tcW w:w="1465" w:type="dxa"/>
                <w:tcBorders>
                  <w:top w:val="nil"/>
                  <w:left w:val="nil"/>
                  <w:bottom w:val="nil"/>
                  <w:right w:val="nil"/>
                </w:tcBorders>
                <w:vAlign w:val="center"/>
              </w:tcPr>
            </w:tcPrChange>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F258D5">
        <w:tc>
          <w:tcPr>
            <w:tcW w:w="236" w:type="dxa"/>
            <w:tcBorders>
              <w:top w:val="nil"/>
              <w:left w:val="nil"/>
              <w:bottom w:val="nil"/>
              <w:right w:val="nil"/>
            </w:tcBorders>
            <w:tcPrChange w:id="616" w:author="Alicia" w:date="2016-09-05T18:19:00Z">
              <w:tcPr>
                <w:tcW w:w="0" w:type="auto"/>
                <w:tcBorders>
                  <w:top w:val="nil"/>
                  <w:left w:val="nil"/>
                  <w:bottom w:val="nil"/>
                  <w:right w:val="nil"/>
                </w:tcBorders>
              </w:tcPr>
            </w:tcPrChange>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17" w:author="Alicia" w:date="2016-09-05T18:19:00Z">
              <w:tcPr>
                <w:tcW w:w="3974" w:type="dxa"/>
                <w:tcBorders>
                  <w:top w:val="nil"/>
                  <w:left w:val="nil"/>
                  <w:bottom w:val="nil"/>
                  <w:right w:val="nil"/>
                </w:tcBorders>
              </w:tcPr>
            </w:tcPrChange>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18" w:author="Alicia" w:date="2016-09-05T18:19:00Z">
              <w:tcPr>
                <w:tcW w:w="0" w:type="auto"/>
                <w:tcBorders>
                  <w:top w:val="nil"/>
                  <w:left w:val="nil"/>
                  <w:bottom w:val="nil"/>
                  <w:right w:val="nil"/>
                </w:tcBorders>
                <w:vAlign w:val="center"/>
              </w:tcPr>
            </w:tcPrChange>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19" w:author="Alicia" w:date="2016-09-05T18:19:00Z">
              <w:tcPr>
                <w:tcW w:w="1465" w:type="dxa"/>
                <w:tcBorders>
                  <w:top w:val="nil"/>
                  <w:left w:val="nil"/>
                  <w:bottom w:val="nil"/>
                  <w:right w:val="nil"/>
                </w:tcBorders>
                <w:vAlign w:val="center"/>
              </w:tcPr>
            </w:tcPrChange>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Change w:id="620" w:author="Alicia" w:date="2016-09-05T18:19:00Z">
              <w:tcPr>
                <w:tcW w:w="236" w:type="dxa"/>
                <w:tcBorders>
                  <w:top w:val="nil"/>
                  <w:left w:val="nil"/>
                  <w:bottom w:val="nil"/>
                  <w:right w:val="nil"/>
                </w:tcBorders>
              </w:tcPr>
            </w:tcPrChange>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21" w:author="Alicia" w:date="2016-09-05T18:19:00Z">
              <w:tcPr>
                <w:tcW w:w="518" w:type="dxa"/>
                <w:tcBorders>
                  <w:top w:val="nil"/>
                  <w:left w:val="nil"/>
                  <w:bottom w:val="nil"/>
                  <w:right w:val="nil"/>
                </w:tcBorders>
              </w:tcPr>
            </w:tcPrChange>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22" w:author="Alicia" w:date="2016-09-05T18:19:00Z">
              <w:tcPr>
                <w:tcW w:w="1465" w:type="dxa"/>
                <w:tcBorders>
                  <w:top w:val="nil"/>
                  <w:left w:val="nil"/>
                  <w:bottom w:val="nil"/>
                  <w:right w:val="nil"/>
                </w:tcBorders>
                <w:vAlign w:val="center"/>
              </w:tcPr>
            </w:tcPrChange>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F258D5">
        <w:tc>
          <w:tcPr>
            <w:tcW w:w="236" w:type="dxa"/>
            <w:tcBorders>
              <w:top w:val="nil"/>
              <w:left w:val="nil"/>
              <w:bottom w:val="nil"/>
              <w:right w:val="nil"/>
            </w:tcBorders>
            <w:tcPrChange w:id="623" w:author="Alicia" w:date="2016-09-05T18:19:00Z">
              <w:tcPr>
                <w:tcW w:w="0" w:type="auto"/>
                <w:tcBorders>
                  <w:top w:val="nil"/>
                  <w:left w:val="nil"/>
                  <w:bottom w:val="nil"/>
                  <w:right w:val="nil"/>
                </w:tcBorders>
              </w:tcPr>
            </w:tcPrChange>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24" w:author="Alicia" w:date="2016-09-05T18:19:00Z">
              <w:tcPr>
                <w:tcW w:w="3974" w:type="dxa"/>
                <w:tcBorders>
                  <w:top w:val="nil"/>
                  <w:left w:val="nil"/>
                  <w:bottom w:val="nil"/>
                  <w:right w:val="nil"/>
                </w:tcBorders>
              </w:tcPr>
            </w:tcPrChange>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25" w:author="Alicia" w:date="2016-09-05T18:19:00Z">
              <w:tcPr>
                <w:tcW w:w="0" w:type="auto"/>
                <w:tcBorders>
                  <w:top w:val="nil"/>
                  <w:left w:val="nil"/>
                  <w:bottom w:val="nil"/>
                  <w:right w:val="nil"/>
                </w:tcBorders>
                <w:vAlign w:val="center"/>
              </w:tcPr>
            </w:tcPrChange>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26" w:author="Alicia" w:date="2016-09-05T18:19:00Z">
              <w:tcPr>
                <w:tcW w:w="1465" w:type="dxa"/>
                <w:tcBorders>
                  <w:top w:val="nil"/>
                  <w:left w:val="nil"/>
                  <w:bottom w:val="nil"/>
                  <w:right w:val="nil"/>
                </w:tcBorders>
                <w:vAlign w:val="center"/>
              </w:tcPr>
            </w:tcPrChange>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Change w:id="627" w:author="Alicia" w:date="2016-09-05T18:19:00Z">
              <w:tcPr>
                <w:tcW w:w="236" w:type="dxa"/>
                <w:tcBorders>
                  <w:top w:val="nil"/>
                  <w:left w:val="nil"/>
                  <w:bottom w:val="nil"/>
                  <w:right w:val="nil"/>
                </w:tcBorders>
              </w:tcPr>
            </w:tcPrChange>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28" w:author="Alicia" w:date="2016-09-05T18:19:00Z">
              <w:tcPr>
                <w:tcW w:w="518" w:type="dxa"/>
                <w:tcBorders>
                  <w:top w:val="nil"/>
                  <w:left w:val="nil"/>
                  <w:bottom w:val="nil"/>
                  <w:right w:val="nil"/>
                </w:tcBorders>
              </w:tcPr>
            </w:tcPrChange>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29" w:author="Alicia" w:date="2016-09-05T18:19:00Z">
              <w:tcPr>
                <w:tcW w:w="1465" w:type="dxa"/>
                <w:tcBorders>
                  <w:top w:val="nil"/>
                  <w:left w:val="nil"/>
                  <w:bottom w:val="nil"/>
                  <w:right w:val="nil"/>
                </w:tcBorders>
                <w:vAlign w:val="center"/>
              </w:tcPr>
            </w:tcPrChange>
          </w:tcPr>
          <w:p w14:paraId="75F3218F" w14:textId="44DE2B0A"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del w:id="630" w:author="Alicia" w:date="2016-09-05T18:26:00Z">
              <w:r w:rsidDel="005216AB">
                <w:rPr>
                  <w:rFonts w:ascii="Times New Roman" w:hAnsi="Times New Roman" w:cs="Times New Roman"/>
                  <w:sz w:val="24"/>
                  <w:szCs w:val="24"/>
                  <w:lang w:val="en-US"/>
                </w:rPr>
                <w:delText>*</w:delText>
              </w:r>
            </w:del>
          </w:p>
        </w:tc>
      </w:tr>
      <w:tr w:rsidR="00F258D5" w14:paraId="25BF7BCF" w14:textId="77777777" w:rsidTr="00F258D5">
        <w:tc>
          <w:tcPr>
            <w:tcW w:w="236" w:type="dxa"/>
            <w:tcBorders>
              <w:top w:val="nil"/>
              <w:left w:val="nil"/>
              <w:bottom w:val="nil"/>
              <w:right w:val="nil"/>
            </w:tcBorders>
            <w:tcPrChange w:id="631" w:author="Alicia" w:date="2016-09-05T18:19:00Z">
              <w:tcPr>
                <w:tcW w:w="0" w:type="auto"/>
                <w:tcBorders>
                  <w:top w:val="nil"/>
                  <w:left w:val="nil"/>
                  <w:bottom w:val="nil"/>
                  <w:right w:val="nil"/>
                </w:tcBorders>
              </w:tcPr>
            </w:tcPrChange>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32" w:author="Alicia" w:date="2016-09-05T18:19:00Z">
              <w:tcPr>
                <w:tcW w:w="3974" w:type="dxa"/>
                <w:tcBorders>
                  <w:top w:val="nil"/>
                  <w:left w:val="nil"/>
                  <w:bottom w:val="nil"/>
                  <w:right w:val="nil"/>
                </w:tcBorders>
              </w:tcPr>
            </w:tcPrChange>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33" w:author="Alicia" w:date="2016-09-05T18:19:00Z">
              <w:tcPr>
                <w:tcW w:w="0" w:type="auto"/>
                <w:tcBorders>
                  <w:top w:val="nil"/>
                  <w:left w:val="nil"/>
                  <w:bottom w:val="nil"/>
                  <w:right w:val="nil"/>
                </w:tcBorders>
                <w:vAlign w:val="center"/>
              </w:tcPr>
            </w:tcPrChange>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34" w:author="Alicia" w:date="2016-09-05T18:19:00Z">
              <w:tcPr>
                <w:tcW w:w="1465" w:type="dxa"/>
                <w:tcBorders>
                  <w:top w:val="nil"/>
                  <w:left w:val="nil"/>
                  <w:bottom w:val="nil"/>
                  <w:right w:val="nil"/>
                </w:tcBorders>
                <w:vAlign w:val="center"/>
              </w:tcPr>
            </w:tcPrChange>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Change w:id="635" w:author="Alicia" w:date="2016-09-05T18:19:00Z">
              <w:tcPr>
                <w:tcW w:w="236" w:type="dxa"/>
                <w:tcBorders>
                  <w:top w:val="nil"/>
                  <w:left w:val="nil"/>
                  <w:bottom w:val="nil"/>
                  <w:right w:val="nil"/>
                </w:tcBorders>
              </w:tcPr>
            </w:tcPrChange>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36" w:author="Alicia" w:date="2016-09-05T18:19:00Z">
              <w:tcPr>
                <w:tcW w:w="518" w:type="dxa"/>
                <w:tcBorders>
                  <w:top w:val="nil"/>
                  <w:left w:val="nil"/>
                  <w:bottom w:val="nil"/>
                  <w:right w:val="nil"/>
                </w:tcBorders>
              </w:tcPr>
            </w:tcPrChange>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37" w:author="Alicia" w:date="2016-09-05T18:19:00Z">
              <w:tcPr>
                <w:tcW w:w="1465" w:type="dxa"/>
                <w:tcBorders>
                  <w:top w:val="nil"/>
                  <w:left w:val="nil"/>
                  <w:bottom w:val="nil"/>
                  <w:right w:val="nil"/>
                </w:tcBorders>
                <w:vAlign w:val="center"/>
              </w:tcPr>
            </w:tcPrChange>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F258D5">
        <w:tc>
          <w:tcPr>
            <w:tcW w:w="236" w:type="dxa"/>
            <w:tcBorders>
              <w:top w:val="nil"/>
              <w:left w:val="nil"/>
              <w:bottom w:val="nil"/>
              <w:right w:val="nil"/>
            </w:tcBorders>
            <w:tcPrChange w:id="638" w:author="Alicia" w:date="2016-09-05T18:19:00Z">
              <w:tcPr>
                <w:tcW w:w="0" w:type="auto"/>
                <w:tcBorders>
                  <w:top w:val="nil"/>
                  <w:left w:val="nil"/>
                  <w:bottom w:val="nil"/>
                  <w:right w:val="nil"/>
                </w:tcBorders>
              </w:tcPr>
            </w:tcPrChange>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39" w:author="Alicia" w:date="2016-09-05T18:19:00Z">
              <w:tcPr>
                <w:tcW w:w="3974" w:type="dxa"/>
                <w:tcBorders>
                  <w:top w:val="nil"/>
                  <w:left w:val="nil"/>
                  <w:bottom w:val="nil"/>
                  <w:right w:val="nil"/>
                </w:tcBorders>
              </w:tcPr>
            </w:tcPrChange>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Change w:id="640" w:author="Alicia" w:date="2016-09-05T18:19:00Z">
              <w:tcPr>
                <w:tcW w:w="0" w:type="auto"/>
                <w:tcBorders>
                  <w:top w:val="nil"/>
                  <w:left w:val="nil"/>
                  <w:bottom w:val="nil"/>
                  <w:right w:val="nil"/>
                </w:tcBorders>
                <w:vAlign w:val="center"/>
              </w:tcPr>
            </w:tcPrChange>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41" w:author="Alicia" w:date="2016-09-05T18:19:00Z">
              <w:tcPr>
                <w:tcW w:w="1465" w:type="dxa"/>
                <w:tcBorders>
                  <w:top w:val="nil"/>
                  <w:left w:val="nil"/>
                  <w:bottom w:val="nil"/>
                  <w:right w:val="nil"/>
                </w:tcBorders>
                <w:vAlign w:val="center"/>
              </w:tcPr>
            </w:tcPrChange>
          </w:tcPr>
          <w:p w14:paraId="3FE04332" w14:textId="11069D87" w:rsidR="00F258D5" w:rsidRDefault="00F258D5" w:rsidP="008C2A32">
            <w:pPr>
              <w:tabs>
                <w:tab w:val="decimal" w:pos="589"/>
              </w:tabs>
              <w:spacing w:after="0"/>
              <w:rPr>
                <w:rFonts w:ascii="Times New Roman" w:hAnsi="Times New Roman" w:cs="Times New Roman"/>
                <w:sz w:val="24"/>
                <w:szCs w:val="24"/>
                <w:lang w:val="en-US"/>
              </w:rPr>
            </w:pPr>
            <w:del w:id="642" w:author="Alicia" w:date="2016-09-05T18:21:00Z">
              <w:r w:rsidDel="00F258D5">
                <w:rPr>
                  <w:rFonts w:ascii="Times New Roman" w:hAnsi="Times New Roman" w:cs="Times New Roman"/>
                  <w:sz w:val="24"/>
                  <w:szCs w:val="24"/>
                  <w:lang w:val="en-US"/>
                </w:rPr>
                <w:delText>1.50</w:delText>
              </w:r>
            </w:del>
            <w:ins w:id="643" w:author="Alicia" w:date="2016-09-05T18:21:00Z">
              <w:r>
                <w:rPr>
                  <w:rFonts w:ascii="Times New Roman" w:hAnsi="Times New Roman" w:cs="Times New Roman"/>
                  <w:sz w:val="24"/>
                  <w:szCs w:val="24"/>
                  <w:lang w:val="en-US"/>
                </w:rPr>
                <w:t>3.63</w:t>
              </w:r>
            </w:ins>
          </w:p>
        </w:tc>
        <w:tc>
          <w:tcPr>
            <w:tcW w:w="658" w:type="dxa"/>
            <w:tcBorders>
              <w:top w:val="nil"/>
              <w:left w:val="nil"/>
              <w:bottom w:val="nil"/>
              <w:right w:val="nil"/>
            </w:tcBorders>
            <w:tcPrChange w:id="644" w:author="Alicia" w:date="2016-09-05T18:19:00Z">
              <w:tcPr>
                <w:tcW w:w="236" w:type="dxa"/>
                <w:tcBorders>
                  <w:top w:val="nil"/>
                  <w:left w:val="nil"/>
                  <w:bottom w:val="nil"/>
                  <w:right w:val="nil"/>
                </w:tcBorders>
              </w:tcPr>
            </w:tcPrChange>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45" w:author="Alicia" w:date="2016-09-05T18:19:00Z">
              <w:tcPr>
                <w:tcW w:w="518" w:type="dxa"/>
                <w:tcBorders>
                  <w:top w:val="nil"/>
                  <w:left w:val="nil"/>
                  <w:bottom w:val="nil"/>
                  <w:right w:val="nil"/>
                </w:tcBorders>
              </w:tcPr>
            </w:tcPrChange>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46" w:author="Alicia" w:date="2016-09-05T18:19:00Z">
              <w:tcPr>
                <w:tcW w:w="1465" w:type="dxa"/>
                <w:tcBorders>
                  <w:top w:val="nil"/>
                  <w:left w:val="nil"/>
                  <w:bottom w:val="nil"/>
                  <w:right w:val="nil"/>
                </w:tcBorders>
                <w:vAlign w:val="center"/>
              </w:tcPr>
            </w:tcPrChange>
          </w:tcPr>
          <w:p w14:paraId="312947C4" w14:textId="5DBF1089"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647" w:author="Alicia" w:date="2016-09-05T18:26:00Z">
              <w:r w:rsidDel="005216AB">
                <w:rPr>
                  <w:rFonts w:ascii="Times New Roman" w:hAnsi="Times New Roman" w:cs="Times New Roman"/>
                  <w:sz w:val="24"/>
                  <w:szCs w:val="24"/>
                  <w:lang w:val="en-US"/>
                </w:rPr>
                <w:delText>30</w:delText>
              </w:r>
            </w:del>
            <w:ins w:id="648" w:author="Alicia" w:date="2016-09-05T18:26:00Z">
              <w:r w:rsidR="005216AB">
                <w:rPr>
                  <w:rFonts w:ascii="Times New Roman" w:hAnsi="Times New Roman" w:cs="Times New Roman"/>
                  <w:sz w:val="24"/>
                  <w:szCs w:val="24"/>
                  <w:lang w:val="en-US"/>
                </w:rPr>
                <w:t>00</w:t>
              </w:r>
            </w:ins>
          </w:p>
        </w:tc>
      </w:tr>
      <w:tr w:rsidR="00F258D5" w14:paraId="68F41F7D" w14:textId="77777777" w:rsidTr="00F258D5">
        <w:tc>
          <w:tcPr>
            <w:tcW w:w="236" w:type="dxa"/>
            <w:tcBorders>
              <w:top w:val="nil"/>
              <w:left w:val="nil"/>
              <w:bottom w:val="nil"/>
              <w:right w:val="nil"/>
            </w:tcBorders>
            <w:tcPrChange w:id="649" w:author="Alicia" w:date="2016-09-05T18:19:00Z">
              <w:tcPr>
                <w:tcW w:w="0" w:type="auto"/>
                <w:tcBorders>
                  <w:top w:val="nil"/>
                  <w:left w:val="nil"/>
                  <w:bottom w:val="nil"/>
                  <w:right w:val="nil"/>
                </w:tcBorders>
              </w:tcPr>
            </w:tcPrChange>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50" w:author="Alicia" w:date="2016-09-05T18:19:00Z">
              <w:tcPr>
                <w:tcW w:w="3974" w:type="dxa"/>
                <w:tcBorders>
                  <w:top w:val="nil"/>
                  <w:left w:val="nil"/>
                  <w:bottom w:val="nil"/>
                  <w:right w:val="nil"/>
                </w:tcBorders>
              </w:tcPr>
            </w:tcPrChange>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Change w:id="651" w:author="Alicia" w:date="2016-09-05T18:19:00Z">
              <w:tcPr>
                <w:tcW w:w="0" w:type="auto"/>
                <w:tcBorders>
                  <w:top w:val="nil"/>
                  <w:left w:val="nil"/>
                  <w:bottom w:val="nil"/>
                  <w:right w:val="nil"/>
                </w:tcBorders>
                <w:vAlign w:val="center"/>
              </w:tcPr>
            </w:tcPrChange>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52" w:author="Alicia" w:date="2016-09-05T18:19:00Z">
              <w:tcPr>
                <w:tcW w:w="1465" w:type="dxa"/>
                <w:tcBorders>
                  <w:top w:val="nil"/>
                  <w:left w:val="nil"/>
                  <w:bottom w:val="nil"/>
                  <w:right w:val="nil"/>
                </w:tcBorders>
                <w:vAlign w:val="center"/>
              </w:tcPr>
            </w:tcPrChange>
          </w:tcPr>
          <w:p w14:paraId="1DB7FAFD" w14:textId="6D236A2B" w:rsidR="00F258D5" w:rsidRDefault="00F258D5" w:rsidP="008C2A32">
            <w:pPr>
              <w:tabs>
                <w:tab w:val="decimal" w:pos="589"/>
              </w:tabs>
              <w:spacing w:after="0"/>
              <w:rPr>
                <w:rFonts w:ascii="Times New Roman" w:hAnsi="Times New Roman" w:cs="Times New Roman"/>
                <w:sz w:val="24"/>
                <w:szCs w:val="24"/>
                <w:lang w:val="en-US"/>
              </w:rPr>
            </w:pPr>
            <w:del w:id="653" w:author="Alicia" w:date="2016-09-05T18:22:00Z">
              <w:r w:rsidDel="00F258D5">
                <w:rPr>
                  <w:rFonts w:ascii="Times New Roman" w:hAnsi="Times New Roman" w:cs="Times New Roman"/>
                  <w:sz w:val="24"/>
                  <w:szCs w:val="24"/>
                  <w:lang w:val="en-US"/>
                </w:rPr>
                <w:delText>1.54</w:delText>
              </w:r>
            </w:del>
            <w:ins w:id="654" w:author="Alicia" w:date="2016-09-05T18:22:00Z">
              <w:r>
                <w:rPr>
                  <w:rFonts w:ascii="Times New Roman" w:hAnsi="Times New Roman" w:cs="Times New Roman"/>
                  <w:sz w:val="24"/>
                  <w:szCs w:val="24"/>
                  <w:lang w:val="en-US"/>
                </w:rPr>
                <w:t>0.78</w:t>
              </w:r>
            </w:ins>
          </w:p>
        </w:tc>
        <w:tc>
          <w:tcPr>
            <w:tcW w:w="658" w:type="dxa"/>
            <w:tcBorders>
              <w:top w:val="nil"/>
              <w:left w:val="nil"/>
              <w:bottom w:val="nil"/>
              <w:right w:val="nil"/>
            </w:tcBorders>
            <w:tcPrChange w:id="655" w:author="Alicia" w:date="2016-09-05T18:19:00Z">
              <w:tcPr>
                <w:tcW w:w="236" w:type="dxa"/>
                <w:tcBorders>
                  <w:top w:val="nil"/>
                  <w:left w:val="nil"/>
                  <w:bottom w:val="nil"/>
                  <w:right w:val="nil"/>
                </w:tcBorders>
              </w:tcPr>
            </w:tcPrChange>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56" w:author="Alicia" w:date="2016-09-05T18:19:00Z">
              <w:tcPr>
                <w:tcW w:w="518" w:type="dxa"/>
                <w:tcBorders>
                  <w:top w:val="nil"/>
                  <w:left w:val="nil"/>
                  <w:bottom w:val="nil"/>
                  <w:right w:val="nil"/>
                </w:tcBorders>
              </w:tcPr>
            </w:tcPrChange>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57" w:author="Alicia" w:date="2016-09-05T18:19:00Z">
              <w:tcPr>
                <w:tcW w:w="1465" w:type="dxa"/>
                <w:tcBorders>
                  <w:top w:val="nil"/>
                  <w:left w:val="nil"/>
                  <w:bottom w:val="nil"/>
                  <w:right w:val="nil"/>
                </w:tcBorders>
                <w:vAlign w:val="center"/>
              </w:tcPr>
            </w:tcPrChange>
          </w:tcPr>
          <w:p w14:paraId="1283E4FB" w14:textId="669BA681" w:rsidR="00F258D5" w:rsidRDefault="00F258D5" w:rsidP="008C2A32">
            <w:pPr>
              <w:tabs>
                <w:tab w:val="decimal" w:pos="589"/>
              </w:tabs>
              <w:spacing w:after="0"/>
              <w:rPr>
                <w:rFonts w:ascii="Times New Roman" w:hAnsi="Times New Roman" w:cs="Times New Roman"/>
                <w:sz w:val="24"/>
                <w:szCs w:val="24"/>
                <w:lang w:val="en-US"/>
              </w:rPr>
            </w:pPr>
            <w:del w:id="658" w:author="Alicia" w:date="2016-09-05T18:26:00Z">
              <w:r w:rsidDel="005216AB">
                <w:rPr>
                  <w:rFonts w:ascii="Times New Roman" w:hAnsi="Times New Roman" w:cs="Times New Roman"/>
                  <w:sz w:val="24"/>
                  <w:szCs w:val="24"/>
                  <w:lang w:val="en-US"/>
                </w:rPr>
                <w:delText>1.18</w:delText>
              </w:r>
            </w:del>
            <w:ins w:id="659" w:author="Alicia" w:date="2016-09-05T18:26:00Z">
              <w:r w:rsidR="005216AB">
                <w:rPr>
                  <w:rFonts w:ascii="Times New Roman" w:hAnsi="Times New Roman" w:cs="Times New Roman"/>
                  <w:sz w:val="24"/>
                  <w:szCs w:val="24"/>
                  <w:lang w:val="en-US"/>
                </w:rPr>
                <w:t>0.30</w:t>
              </w:r>
            </w:ins>
          </w:p>
        </w:tc>
      </w:tr>
      <w:tr w:rsidR="00F258D5" w14:paraId="2A4E72E7" w14:textId="77777777" w:rsidTr="00F258D5">
        <w:tc>
          <w:tcPr>
            <w:tcW w:w="236" w:type="dxa"/>
            <w:tcBorders>
              <w:top w:val="nil"/>
              <w:left w:val="nil"/>
              <w:bottom w:val="nil"/>
              <w:right w:val="nil"/>
            </w:tcBorders>
            <w:tcPrChange w:id="660" w:author="Alicia" w:date="2016-09-05T18:19:00Z">
              <w:tcPr>
                <w:tcW w:w="0" w:type="auto"/>
                <w:tcBorders>
                  <w:top w:val="nil"/>
                  <w:left w:val="nil"/>
                  <w:bottom w:val="nil"/>
                  <w:right w:val="nil"/>
                </w:tcBorders>
              </w:tcPr>
            </w:tcPrChange>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61" w:author="Alicia" w:date="2016-09-05T18:19:00Z">
              <w:tcPr>
                <w:tcW w:w="3974" w:type="dxa"/>
                <w:tcBorders>
                  <w:top w:val="nil"/>
                  <w:left w:val="nil"/>
                  <w:bottom w:val="nil"/>
                  <w:right w:val="nil"/>
                </w:tcBorders>
              </w:tcPr>
            </w:tcPrChange>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Change w:id="662" w:author="Alicia" w:date="2016-09-05T18:19:00Z">
              <w:tcPr>
                <w:tcW w:w="0" w:type="auto"/>
                <w:tcBorders>
                  <w:top w:val="nil"/>
                  <w:left w:val="nil"/>
                  <w:bottom w:val="nil"/>
                  <w:right w:val="nil"/>
                </w:tcBorders>
                <w:vAlign w:val="center"/>
              </w:tcPr>
            </w:tcPrChange>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63" w:author="Alicia" w:date="2016-09-05T18:19:00Z">
              <w:tcPr>
                <w:tcW w:w="1465" w:type="dxa"/>
                <w:tcBorders>
                  <w:top w:val="nil"/>
                  <w:left w:val="nil"/>
                  <w:bottom w:val="nil"/>
                  <w:right w:val="nil"/>
                </w:tcBorders>
                <w:vAlign w:val="center"/>
              </w:tcPr>
            </w:tcPrChange>
          </w:tcPr>
          <w:p w14:paraId="02AC2F37" w14:textId="58A9D7A8" w:rsidR="00F258D5" w:rsidRDefault="00F258D5" w:rsidP="008C2A32">
            <w:pPr>
              <w:tabs>
                <w:tab w:val="decimal" w:pos="589"/>
              </w:tabs>
              <w:spacing w:after="0"/>
              <w:rPr>
                <w:rFonts w:ascii="Times New Roman" w:hAnsi="Times New Roman" w:cs="Times New Roman"/>
                <w:sz w:val="24"/>
                <w:szCs w:val="24"/>
                <w:lang w:val="en-US"/>
              </w:rPr>
            </w:pPr>
            <w:del w:id="664" w:author="Alicia" w:date="2016-09-05T18:22:00Z">
              <w:r w:rsidDel="00F258D5">
                <w:rPr>
                  <w:rFonts w:ascii="Times New Roman" w:hAnsi="Times New Roman" w:cs="Times New Roman"/>
                  <w:sz w:val="24"/>
                  <w:szCs w:val="24"/>
                  <w:lang w:val="en-US"/>
                </w:rPr>
                <w:delText>1.36</w:delText>
              </w:r>
            </w:del>
            <w:ins w:id="665" w:author="Alicia" w:date="2016-09-05T18:22:00Z">
              <w:r>
                <w:rPr>
                  <w:rFonts w:ascii="Times New Roman" w:hAnsi="Times New Roman" w:cs="Times New Roman"/>
                  <w:sz w:val="24"/>
                  <w:szCs w:val="24"/>
                  <w:lang w:val="en-US"/>
                </w:rPr>
                <w:t>0.30</w:t>
              </w:r>
            </w:ins>
          </w:p>
        </w:tc>
        <w:tc>
          <w:tcPr>
            <w:tcW w:w="658" w:type="dxa"/>
            <w:tcBorders>
              <w:top w:val="nil"/>
              <w:left w:val="nil"/>
              <w:bottom w:val="nil"/>
              <w:right w:val="nil"/>
            </w:tcBorders>
            <w:tcPrChange w:id="666" w:author="Alicia" w:date="2016-09-05T18:19:00Z">
              <w:tcPr>
                <w:tcW w:w="236" w:type="dxa"/>
                <w:tcBorders>
                  <w:top w:val="nil"/>
                  <w:left w:val="nil"/>
                  <w:bottom w:val="nil"/>
                  <w:right w:val="nil"/>
                </w:tcBorders>
              </w:tcPr>
            </w:tcPrChange>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67" w:author="Alicia" w:date="2016-09-05T18:19:00Z">
              <w:tcPr>
                <w:tcW w:w="518" w:type="dxa"/>
                <w:tcBorders>
                  <w:top w:val="nil"/>
                  <w:left w:val="nil"/>
                  <w:bottom w:val="nil"/>
                  <w:right w:val="nil"/>
                </w:tcBorders>
              </w:tcPr>
            </w:tcPrChange>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68" w:author="Alicia" w:date="2016-09-05T18:19:00Z">
              <w:tcPr>
                <w:tcW w:w="1465" w:type="dxa"/>
                <w:tcBorders>
                  <w:top w:val="nil"/>
                  <w:left w:val="nil"/>
                  <w:bottom w:val="nil"/>
                  <w:right w:val="nil"/>
                </w:tcBorders>
                <w:vAlign w:val="center"/>
              </w:tcPr>
            </w:tcPrChange>
          </w:tcPr>
          <w:p w14:paraId="16ADF2F6" w14:textId="2981779B"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669" w:author="Alicia" w:date="2016-09-05T18:26:00Z">
              <w:r w:rsidDel="005216AB">
                <w:rPr>
                  <w:rFonts w:ascii="Times New Roman" w:hAnsi="Times New Roman" w:cs="Times New Roman"/>
                  <w:sz w:val="24"/>
                  <w:szCs w:val="24"/>
                  <w:lang w:val="en-US"/>
                </w:rPr>
                <w:delText>66</w:delText>
              </w:r>
            </w:del>
            <w:ins w:id="670" w:author="Alicia" w:date="2016-09-05T18:26:00Z">
              <w:r w:rsidR="005216AB">
                <w:rPr>
                  <w:rFonts w:ascii="Times New Roman" w:hAnsi="Times New Roman" w:cs="Times New Roman"/>
                  <w:sz w:val="24"/>
                  <w:szCs w:val="24"/>
                  <w:lang w:val="en-US"/>
                </w:rPr>
                <w:t>74</w:t>
              </w:r>
            </w:ins>
          </w:p>
        </w:tc>
      </w:tr>
      <w:tr w:rsidR="00F258D5" w14:paraId="1E46BD1F" w14:textId="77777777" w:rsidTr="00F258D5">
        <w:tc>
          <w:tcPr>
            <w:tcW w:w="236" w:type="dxa"/>
            <w:tcBorders>
              <w:top w:val="nil"/>
              <w:left w:val="nil"/>
              <w:bottom w:val="nil"/>
              <w:right w:val="nil"/>
            </w:tcBorders>
            <w:tcPrChange w:id="671" w:author="Alicia" w:date="2016-09-05T18:19:00Z">
              <w:tcPr>
                <w:tcW w:w="0" w:type="auto"/>
                <w:tcBorders>
                  <w:top w:val="nil"/>
                  <w:left w:val="nil"/>
                  <w:bottom w:val="nil"/>
                  <w:right w:val="nil"/>
                </w:tcBorders>
              </w:tcPr>
            </w:tcPrChange>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72" w:author="Alicia" w:date="2016-09-05T18:19:00Z">
              <w:tcPr>
                <w:tcW w:w="3974" w:type="dxa"/>
                <w:tcBorders>
                  <w:top w:val="nil"/>
                  <w:left w:val="nil"/>
                  <w:bottom w:val="nil"/>
                  <w:right w:val="nil"/>
                </w:tcBorders>
              </w:tcPr>
            </w:tcPrChange>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Change w:id="673" w:author="Alicia" w:date="2016-09-05T18:19:00Z">
              <w:tcPr>
                <w:tcW w:w="0" w:type="auto"/>
                <w:tcBorders>
                  <w:top w:val="nil"/>
                  <w:left w:val="nil"/>
                  <w:bottom w:val="nil"/>
                  <w:right w:val="nil"/>
                </w:tcBorders>
                <w:vAlign w:val="center"/>
              </w:tcPr>
            </w:tcPrChange>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74" w:author="Alicia" w:date="2016-09-05T18:19:00Z">
              <w:tcPr>
                <w:tcW w:w="1465" w:type="dxa"/>
                <w:tcBorders>
                  <w:top w:val="nil"/>
                  <w:left w:val="nil"/>
                  <w:bottom w:val="nil"/>
                  <w:right w:val="nil"/>
                </w:tcBorders>
                <w:vAlign w:val="center"/>
              </w:tcPr>
            </w:tcPrChange>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Change w:id="675" w:author="Alicia" w:date="2016-09-05T18:19:00Z">
              <w:tcPr>
                <w:tcW w:w="236" w:type="dxa"/>
                <w:tcBorders>
                  <w:top w:val="nil"/>
                  <w:left w:val="nil"/>
                  <w:bottom w:val="nil"/>
                  <w:right w:val="nil"/>
                </w:tcBorders>
              </w:tcPr>
            </w:tcPrChange>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76" w:author="Alicia" w:date="2016-09-05T18:19:00Z">
              <w:tcPr>
                <w:tcW w:w="518" w:type="dxa"/>
                <w:tcBorders>
                  <w:top w:val="nil"/>
                  <w:left w:val="nil"/>
                  <w:bottom w:val="nil"/>
                  <w:right w:val="nil"/>
                </w:tcBorders>
              </w:tcPr>
            </w:tcPrChange>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77" w:author="Alicia" w:date="2016-09-05T18:19:00Z">
              <w:tcPr>
                <w:tcW w:w="1465" w:type="dxa"/>
                <w:tcBorders>
                  <w:top w:val="nil"/>
                  <w:left w:val="nil"/>
                  <w:bottom w:val="nil"/>
                  <w:right w:val="nil"/>
                </w:tcBorders>
                <w:vAlign w:val="center"/>
              </w:tcPr>
            </w:tcPrChange>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F258D5">
        <w:tc>
          <w:tcPr>
            <w:tcW w:w="236" w:type="dxa"/>
            <w:tcBorders>
              <w:top w:val="nil"/>
              <w:left w:val="nil"/>
              <w:bottom w:val="nil"/>
              <w:right w:val="nil"/>
            </w:tcBorders>
            <w:tcPrChange w:id="678" w:author="Alicia" w:date="2016-09-05T18:19:00Z">
              <w:tcPr>
                <w:tcW w:w="0" w:type="auto"/>
                <w:tcBorders>
                  <w:top w:val="nil"/>
                  <w:left w:val="nil"/>
                  <w:bottom w:val="nil"/>
                  <w:right w:val="nil"/>
                </w:tcBorders>
              </w:tcPr>
            </w:tcPrChange>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79" w:author="Alicia" w:date="2016-09-05T18:19:00Z">
              <w:tcPr>
                <w:tcW w:w="3974" w:type="dxa"/>
                <w:tcBorders>
                  <w:top w:val="nil"/>
                  <w:left w:val="nil"/>
                  <w:bottom w:val="nil"/>
                  <w:right w:val="nil"/>
                </w:tcBorders>
              </w:tcPr>
            </w:tcPrChange>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Change w:id="680" w:author="Alicia" w:date="2016-09-05T18:19:00Z">
              <w:tcPr>
                <w:tcW w:w="0" w:type="auto"/>
                <w:tcBorders>
                  <w:top w:val="nil"/>
                  <w:left w:val="nil"/>
                  <w:bottom w:val="nil"/>
                  <w:right w:val="nil"/>
                </w:tcBorders>
                <w:vAlign w:val="center"/>
              </w:tcPr>
            </w:tcPrChange>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81" w:author="Alicia" w:date="2016-09-05T18:19:00Z">
              <w:tcPr>
                <w:tcW w:w="1465" w:type="dxa"/>
                <w:tcBorders>
                  <w:top w:val="nil"/>
                  <w:left w:val="nil"/>
                  <w:bottom w:val="nil"/>
                  <w:right w:val="nil"/>
                </w:tcBorders>
                <w:vAlign w:val="center"/>
              </w:tcPr>
            </w:tcPrChange>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Change w:id="682" w:author="Alicia" w:date="2016-09-05T18:19:00Z">
              <w:tcPr>
                <w:tcW w:w="236" w:type="dxa"/>
                <w:tcBorders>
                  <w:top w:val="nil"/>
                  <w:left w:val="nil"/>
                  <w:bottom w:val="nil"/>
                  <w:right w:val="nil"/>
                </w:tcBorders>
              </w:tcPr>
            </w:tcPrChange>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83" w:author="Alicia" w:date="2016-09-05T18:19:00Z">
              <w:tcPr>
                <w:tcW w:w="518" w:type="dxa"/>
                <w:tcBorders>
                  <w:top w:val="nil"/>
                  <w:left w:val="nil"/>
                  <w:bottom w:val="nil"/>
                  <w:right w:val="nil"/>
                </w:tcBorders>
              </w:tcPr>
            </w:tcPrChange>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84" w:author="Alicia" w:date="2016-09-05T18:19:00Z">
              <w:tcPr>
                <w:tcW w:w="1465" w:type="dxa"/>
                <w:tcBorders>
                  <w:top w:val="nil"/>
                  <w:left w:val="nil"/>
                  <w:bottom w:val="nil"/>
                  <w:right w:val="nil"/>
                </w:tcBorders>
                <w:vAlign w:val="center"/>
              </w:tcPr>
            </w:tcPrChange>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F258D5">
        <w:tc>
          <w:tcPr>
            <w:tcW w:w="236" w:type="dxa"/>
            <w:tcBorders>
              <w:top w:val="nil"/>
              <w:left w:val="nil"/>
              <w:bottom w:val="single" w:sz="18" w:space="0" w:color="auto"/>
              <w:right w:val="nil"/>
            </w:tcBorders>
            <w:tcPrChange w:id="685" w:author="Alicia" w:date="2016-09-05T18:19:00Z">
              <w:tcPr>
                <w:tcW w:w="0" w:type="auto"/>
                <w:tcBorders>
                  <w:top w:val="nil"/>
                  <w:left w:val="nil"/>
                  <w:bottom w:val="single" w:sz="18" w:space="0" w:color="auto"/>
                  <w:right w:val="nil"/>
                </w:tcBorders>
              </w:tcPr>
            </w:tcPrChange>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Change w:id="686" w:author="Alicia" w:date="2016-09-05T18:19:00Z">
              <w:tcPr>
                <w:tcW w:w="3974" w:type="dxa"/>
                <w:tcBorders>
                  <w:top w:val="nil"/>
                  <w:left w:val="nil"/>
                  <w:bottom w:val="single" w:sz="18" w:space="0" w:color="auto"/>
                  <w:right w:val="nil"/>
                </w:tcBorders>
              </w:tcPr>
            </w:tcPrChange>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Change w:id="687" w:author="Alicia" w:date="2016-09-05T18:19:00Z">
              <w:tcPr>
                <w:tcW w:w="0" w:type="auto"/>
                <w:tcBorders>
                  <w:top w:val="nil"/>
                  <w:left w:val="nil"/>
                  <w:bottom w:val="single" w:sz="18" w:space="0" w:color="auto"/>
                  <w:right w:val="nil"/>
                </w:tcBorders>
                <w:vAlign w:val="center"/>
              </w:tcPr>
            </w:tcPrChange>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Change w:id="688" w:author="Alicia" w:date="2016-09-05T18:19:00Z">
              <w:tcPr>
                <w:tcW w:w="1465" w:type="dxa"/>
                <w:tcBorders>
                  <w:top w:val="nil"/>
                  <w:left w:val="nil"/>
                  <w:bottom w:val="single" w:sz="18" w:space="0" w:color="auto"/>
                  <w:right w:val="nil"/>
                </w:tcBorders>
                <w:vAlign w:val="center"/>
              </w:tcPr>
            </w:tcPrChange>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Change w:id="689" w:author="Alicia" w:date="2016-09-05T18:19:00Z">
              <w:tcPr>
                <w:tcW w:w="236" w:type="dxa"/>
                <w:tcBorders>
                  <w:top w:val="nil"/>
                  <w:left w:val="nil"/>
                  <w:bottom w:val="single" w:sz="18" w:space="0" w:color="auto"/>
                  <w:right w:val="nil"/>
                </w:tcBorders>
              </w:tcPr>
            </w:tcPrChange>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Change w:id="690" w:author="Alicia" w:date="2016-09-05T18:19:00Z">
              <w:tcPr>
                <w:tcW w:w="518" w:type="dxa"/>
                <w:tcBorders>
                  <w:top w:val="nil"/>
                  <w:left w:val="nil"/>
                  <w:bottom w:val="single" w:sz="18" w:space="0" w:color="auto"/>
                  <w:right w:val="nil"/>
                </w:tcBorders>
              </w:tcPr>
            </w:tcPrChange>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Change w:id="691" w:author="Alicia" w:date="2016-09-05T18:19:00Z">
              <w:tcPr>
                <w:tcW w:w="1465" w:type="dxa"/>
                <w:tcBorders>
                  <w:top w:val="nil"/>
                  <w:left w:val="nil"/>
                  <w:bottom w:val="single" w:sz="18" w:space="0" w:color="auto"/>
                  <w:right w:val="nil"/>
                </w:tcBorders>
                <w:vAlign w:val="center"/>
              </w:tcPr>
            </w:tcPrChange>
          </w:tcPr>
          <w:p w14:paraId="4352411B" w14:textId="77777777" w:rsidR="00F258D5" w:rsidRDefault="00F258D5" w:rsidP="00F258D5">
            <w:pPr>
              <w:tabs>
                <w:tab w:val="decimal" w:pos="589"/>
              </w:tabs>
              <w:spacing w:after="0"/>
              <w:rPr>
                <w:rFonts w:ascii="Times New Roman" w:hAnsi="Times New Roman" w:cs="Times New Roman"/>
                <w:sz w:val="24"/>
                <w:szCs w:val="24"/>
                <w:lang w:val="en-US"/>
              </w:rPr>
              <w:pPrChange w:id="692" w:author="Alicia" w:date="2016-09-05T18:23:00Z">
                <w:pPr>
                  <w:spacing w:after="0"/>
                </w:pPr>
              </w:pPrChange>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ohan Ehrlén" w:date="2016-09-05T17:48:00Z" w:initials="JE">
    <w:p w14:paraId="0452B214" w14:textId="41D63550" w:rsidR="0039401E" w:rsidRPr="00CE4DF7" w:rsidRDefault="0039401E">
      <w:pPr>
        <w:pStyle w:val="Textocomentario"/>
        <w:rPr>
          <w:lang w:val="en-US"/>
        </w:rPr>
      </w:pPr>
      <w:r>
        <w:rPr>
          <w:rStyle w:val="Refdecomentario"/>
        </w:rPr>
        <w:annotationRef/>
      </w:r>
      <w:r w:rsidRPr="00CE4DF7">
        <w:rPr>
          <w:lang w:val="en-US"/>
        </w:rPr>
        <w:t>Remove!? See suggestions in comment in letter.</w:t>
      </w:r>
    </w:p>
  </w:comment>
  <w:comment w:id="3" w:author="Alicia" w:date="2016-09-05T17:57:00Z" w:initials="A">
    <w:p w14:paraId="6D038B66" w14:textId="7C326CA4" w:rsidR="00301E88" w:rsidRPr="00301E88" w:rsidRDefault="00301E88">
      <w:pPr>
        <w:pStyle w:val="Textocomentario"/>
        <w:rPr>
          <w:lang w:val="en-US"/>
        </w:rPr>
      </w:pPr>
      <w:r>
        <w:rPr>
          <w:rStyle w:val="Refdecomentario"/>
        </w:rPr>
        <w:annotationRef/>
      </w:r>
      <w:r>
        <w:rPr>
          <w:lang w:val="en-US"/>
        </w:rPr>
        <w:t>Yes, I think we can remove it</w:t>
      </w:r>
      <w:r w:rsidRPr="00301E88">
        <w:rPr>
          <w:lang w:val="en-US"/>
        </w:rPr>
        <w:t xml:space="preserve">. </w:t>
      </w:r>
      <w:r>
        <w:rPr>
          <w:lang w:val="en-US"/>
        </w:rPr>
        <w:t>We say in the cover letter that we changed this to type III, but probably it is not needed to state that in the text.</w:t>
      </w:r>
    </w:p>
  </w:comment>
  <w:comment w:id="24" w:author="Alicia" w:date="2016-09-05T17:55:00Z" w:initials="A">
    <w:p w14:paraId="18FDF7C8" w14:textId="73559C9E" w:rsidR="00155D54" w:rsidRPr="00155D54" w:rsidRDefault="00155D54">
      <w:pPr>
        <w:pStyle w:val="Textocomentario"/>
        <w:rPr>
          <w:lang w:val="en-US"/>
        </w:rPr>
      </w:pPr>
      <w:r>
        <w:rPr>
          <w:rStyle w:val="Refdecomentario"/>
        </w:rPr>
        <w:annotationRef/>
      </w:r>
      <w:r w:rsidRPr="00155D54">
        <w:rPr>
          <w:lang w:val="en-US"/>
        </w:rPr>
        <w:t>Added this SDs here for all populations and below (when we talk about variation in selection intensity among populations with the butterfly) those for populations with the predator</w:t>
      </w:r>
      <w:r>
        <w:rPr>
          <w:lang w:val="en-US"/>
        </w:rPr>
        <w:t xml:space="preserve">. </w:t>
      </w:r>
    </w:p>
  </w:comment>
  <w:comment w:id="43" w:author="Johan Ehrlén" w:date="2016-09-05T17:48:00Z" w:initials="JE">
    <w:p w14:paraId="3CA17CC4" w14:textId="460B155F" w:rsidR="0039401E" w:rsidRPr="00CE4DF7" w:rsidRDefault="0039401E">
      <w:pPr>
        <w:pStyle w:val="Textocomentario"/>
        <w:rPr>
          <w:lang w:val="en-US"/>
        </w:rPr>
      </w:pPr>
      <w:r>
        <w:rPr>
          <w:rStyle w:val="Refdecomentario"/>
        </w:rPr>
        <w:annotationRef/>
      </w:r>
      <w:r w:rsidRPr="00CE4DF7">
        <w:rPr>
          <w:lang w:val="en-US"/>
        </w:rPr>
        <w:t xml:space="preserve">I think that here would be the place to add a sentence with information about variation among populations within years (in terms of SD? – all or only with the predator?) </w:t>
      </w:r>
      <w:proofErr w:type="gramStart"/>
      <w:r w:rsidRPr="00CE4DF7">
        <w:rPr>
          <w:lang w:val="en-US"/>
        </w:rPr>
        <w:t>and</w:t>
      </w:r>
      <w:proofErr w:type="gramEnd"/>
      <w:r w:rsidRPr="00CE4DF7">
        <w:rPr>
          <w:lang w:val="en-US"/>
        </w:rPr>
        <w:t xml:space="preserve"> differences between years within populations (mean difference?).</w:t>
      </w:r>
    </w:p>
  </w:comment>
  <w:comment w:id="58" w:author="Alicia" w:date="2016-09-05T17:48:00Z" w:initials="A">
    <w:p w14:paraId="66356E25" w14:textId="1DFCD954" w:rsidR="00E133B9" w:rsidRPr="00E133B9" w:rsidRDefault="00E133B9">
      <w:pPr>
        <w:pStyle w:val="Textocomentario"/>
        <w:rPr>
          <w:lang w:val="en-US"/>
        </w:rPr>
      </w:pPr>
      <w:r>
        <w:rPr>
          <w:rStyle w:val="Refdecomentario"/>
        </w:rPr>
        <w:annotationRef/>
      </w:r>
      <w:r w:rsidRPr="00E133B9">
        <w:rPr>
          <w:lang w:val="en-US"/>
        </w:rPr>
        <w:t xml:space="preserve">Moved this here to still refer to the analyses in the Appendix, but removing </w:t>
      </w:r>
      <w:r>
        <w:rPr>
          <w:lang w:val="en-US"/>
        </w:rPr>
        <w:t>the</w:t>
      </w:r>
      <w:r w:rsidRPr="00E133B9">
        <w:rPr>
          <w:lang w:val="en-US"/>
        </w:rPr>
        <w:t xml:space="preserve"> whole sentence</w:t>
      </w:r>
      <w:r>
        <w:rPr>
          <w:lang w:val="en-US"/>
        </w:rPr>
        <w:t xml:space="preserve"> dedicated to this</w:t>
      </w:r>
      <w:r w:rsidRPr="00E133B9">
        <w:rPr>
          <w:lang w:val="en-US"/>
        </w:rPr>
        <w:t>.</w:t>
      </w:r>
    </w:p>
  </w:comment>
  <w:comment w:id="75" w:author="Johan Ehrlén" w:date="2016-09-05T17:48:00Z" w:initials="JE">
    <w:p w14:paraId="7598CC30" w14:textId="6552E0A0" w:rsidR="0039401E" w:rsidRPr="00CE4DF7" w:rsidRDefault="0039401E">
      <w:pPr>
        <w:pStyle w:val="Textocomentario"/>
        <w:rPr>
          <w:lang w:val="en-US"/>
        </w:rPr>
      </w:pPr>
      <w:r>
        <w:rPr>
          <w:rStyle w:val="Refdecomentario"/>
        </w:rPr>
        <w:annotationRef/>
      </w:r>
      <w:r w:rsidRPr="00CE4DF7">
        <w:rPr>
          <w:lang w:val="en-US"/>
        </w:rPr>
        <w:t>Do we need both?</w:t>
      </w:r>
    </w:p>
  </w:comment>
  <w:comment w:id="73" w:author="Alicia" w:date="2016-09-05T17:48:00Z" w:initials="A">
    <w:p w14:paraId="68AF4163" w14:textId="0BB2C4C7" w:rsidR="00FE6D9A" w:rsidRPr="00FE6D9A" w:rsidRDefault="00FE6D9A">
      <w:pPr>
        <w:pStyle w:val="Textocomentario"/>
        <w:rPr>
          <w:lang w:val="en-US"/>
        </w:rPr>
      </w:pPr>
      <w:r>
        <w:rPr>
          <w:rStyle w:val="Refdecomentario"/>
        </w:rPr>
        <w:annotationRef/>
      </w:r>
      <w:r w:rsidRPr="00FE6D9A">
        <w:rPr>
          <w:lang w:val="en-US"/>
        </w:rPr>
        <w:t>No, I think we can keep only the one for the eggs as it is the one we present in the main text</w:t>
      </w:r>
    </w:p>
  </w:comment>
  <w:comment w:id="76" w:author="Johan Ehrlén" w:date="2016-09-05T17:48:00Z" w:initials="JE">
    <w:p w14:paraId="15FBA129" w14:textId="3D7C37F9" w:rsidR="0039401E" w:rsidRPr="00CE4DF7" w:rsidRDefault="0039401E">
      <w:pPr>
        <w:pStyle w:val="Textocomentario"/>
        <w:rPr>
          <w:lang w:val="en-US"/>
        </w:rPr>
      </w:pPr>
      <w:r>
        <w:rPr>
          <w:rStyle w:val="Refdecomentario"/>
        </w:rPr>
        <w:annotationRef/>
      </w:r>
      <w:r w:rsidRPr="00CE4DF7">
        <w:rPr>
          <w:lang w:val="en-US"/>
        </w:rPr>
        <w:t>When Reading this now, it is not clear to me how these are multiplied. 0.87 x 0.08 = 0.07!?</w:t>
      </w:r>
    </w:p>
  </w:comment>
  <w:comment w:id="77" w:author="Alicia" w:date="2016-09-05T17:48:00Z" w:initials="A">
    <w:p w14:paraId="74BE9E35" w14:textId="4E6EEA9C" w:rsidR="00FE6D9A" w:rsidRPr="00FE6D9A" w:rsidRDefault="00FE6D9A">
      <w:pPr>
        <w:pStyle w:val="Textocomentario"/>
        <w:rPr>
          <w:lang w:val="en-US"/>
        </w:rPr>
      </w:pPr>
      <w:r>
        <w:rPr>
          <w:rStyle w:val="Refdecomentario"/>
        </w:rPr>
        <w:annotationRef/>
      </w:r>
      <w:r w:rsidRPr="00FE6D9A">
        <w:rPr>
          <w:lang w:val="en-US"/>
        </w:rPr>
        <w:t xml:space="preserve">Yes, you are totally right! </w:t>
      </w:r>
      <w:r>
        <w:rPr>
          <w:lang w:val="en-US"/>
        </w:rPr>
        <w:t>I think I must have confused this with previous results or something. But it should be 0.07 indeed</w:t>
      </w:r>
    </w:p>
  </w:comment>
  <w:comment w:id="97" w:author="Alicia" w:date="2016-09-05T18:12:00Z" w:initials="A">
    <w:p w14:paraId="33DC1CA4" w14:textId="5394F2DD" w:rsidR="0013442C" w:rsidRPr="0013442C" w:rsidRDefault="0013442C">
      <w:pPr>
        <w:pStyle w:val="Textocomentario"/>
        <w:rPr>
          <w:lang w:val="en-US"/>
        </w:rPr>
      </w:pPr>
      <w:r>
        <w:rPr>
          <w:rStyle w:val="Refdecomentario"/>
        </w:rPr>
        <w:annotationRef/>
      </w:r>
      <w:r w:rsidRPr="0013442C">
        <w:rPr>
          <w:lang w:val="en-US"/>
        </w:rPr>
        <w:t xml:space="preserve">I </w:t>
      </w:r>
      <w:r w:rsidR="00031650">
        <w:rPr>
          <w:lang w:val="en-US"/>
        </w:rPr>
        <w:t>now</w:t>
      </w:r>
      <w:r w:rsidRPr="0013442C">
        <w:rPr>
          <w:lang w:val="en-US"/>
        </w:rPr>
        <w:t xml:space="preserve"> realized that we added this in response to the reviewer’s comment in the previous </w:t>
      </w:r>
      <w:r w:rsidR="00031650" w:rsidRPr="0013442C">
        <w:rPr>
          <w:lang w:val="en-US"/>
        </w:rPr>
        <w:t>revision</w:t>
      </w:r>
      <w:r w:rsidRPr="0013442C">
        <w:rPr>
          <w:lang w:val="en-US"/>
        </w:rPr>
        <w:t xml:space="preserve">, but it doesn’t really make sense, cause we are not reporting the actual coefficients here </w:t>
      </w:r>
      <w:r w:rsidR="00031650">
        <w:rPr>
          <w:lang w:val="en-US"/>
        </w:rPr>
        <w:t>in the Table (or anywhere in the paper)</w:t>
      </w:r>
      <w:r w:rsidRPr="0013442C">
        <w:rPr>
          <w:lang w:val="en-US"/>
        </w:rPr>
        <w:t xml:space="preserve">– only the F-values (and those don’t need to be doubled). </w:t>
      </w:r>
      <w:r>
        <w:rPr>
          <w:lang w:val="en-US"/>
        </w:rPr>
        <w:t>Shall we remove it then?</w:t>
      </w:r>
      <w:r w:rsidR="00031650">
        <w:rPr>
          <w:lang w:val="en-US"/>
        </w:rPr>
        <w:t xml:space="preserve"> And maybe make a comment in the letter?</w:t>
      </w:r>
    </w:p>
  </w:comment>
  <w:comment w:id="435" w:author="Alicia" w:date="2016-09-05T17:48:00Z" w:initials="A">
    <w:p w14:paraId="4C99AE0E" w14:textId="789200F0" w:rsidR="0013442C" w:rsidRPr="0013442C" w:rsidRDefault="0013442C">
      <w:pPr>
        <w:pStyle w:val="Textocomentario"/>
        <w:rPr>
          <w:lang w:val="en-US"/>
        </w:rPr>
      </w:pPr>
      <w:r>
        <w:rPr>
          <w:rStyle w:val="Refdecomentario"/>
        </w:rPr>
        <w:annotationRef/>
      </w:r>
      <w:r w:rsidRPr="0013442C">
        <w:rPr>
          <w:lang w:val="en-US"/>
        </w:rPr>
        <w:t xml:space="preserve">This one is not significant when including the interactions pop x shoot height and </w:t>
      </w:r>
      <w:proofErr w:type="spellStart"/>
      <w:r w:rsidRPr="0013442C">
        <w:rPr>
          <w:lang w:val="en-US"/>
        </w:rPr>
        <w:t>pred</w:t>
      </w:r>
      <w:proofErr w:type="spellEnd"/>
      <w:r w:rsidRPr="0013442C">
        <w:rPr>
          <w:lang w:val="en-US"/>
        </w:rPr>
        <w:t xml:space="preserve"> x shoot height. </w:t>
      </w:r>
      <w:r w:rsidR="0049536E">
        <w:rPr>
          <w:lang w:val="en-US"/>
        </w:rPr>
        <w:t>P</w:t>
      </w:r>
      <w:r>
        <w:rPr>
          <w:lang w:val="en-US"/>
        </w:rPr>
        <w:t>roblem</w:t>
      </w:r>
      <w:r w:rsidR="0049536E">
        <w:rPr>
          <w:lang w:val="en-US"/>
        </w:rPr>
        <w:t xml:space="preserve"> solved</w:t>
      </w:r>
      <w:r>
        <w:rPr>
          <w:lang w:val="en-US"/>
        </w:rPr>
        <w:t xml:space="preserve">! </w:t>
      </w:r>
      <w:r w:rsidRPr="0013442C">
        <w:rPr>
          <w:lang w:val="en-US"/>
        </w:rPr>
        <w:sym w:font="Wingdings" w:char="F04A"/>
      </w:r>
    </w:p>
  </w:comment>
  <w:comment w:id="493" w:author="Alicia" w:date="2016-09-05T18:13:00Z" w:initials="A">
    <w:p w14:paraId="492CD550" w14:textId="07FEDC0E" w:rsidR="00031650" w:rsidRDefault="00031650">
      <w:pPr>
        <w:pStyle w:val="Textocomentario"/>
      </w:pPr>
      <w:r>
        <w:rPr>
          <w:rStyle w:val="Refdecomentario"/>
        </w:rPr>
        <w:annotationRef/>
      </w:r>
      <w:proofErr w:type="spellStart"/>
      <w:r>
        <w:t>Same</w:t>
      </w:r>
      <w:proofErr w:type="spellEnd"/>
      <w:r>
        <w:t xml:space="preserve"> </w:t>
      </w:r>
      <w:proofErr w:type="spellStart"/>
      <w:r>
        <w:t>thing</w:t>
      </w:r>
      <w:proofErr w:type="spellEnd"/>
      <w:r>
        <w:t xml:space="preserve"> </w:t>
      </w:r>
      <w:proofErr w:type="spellStart"/>
      <w:r>
        <w:t>here</w:t>
      </w:r>
      <w:proofErr w:type="spellEnd"/>
      <w:r>
        <w:t xml:space="preserve"> – </w:t>
      </w:r>
      <w:proofErr w:type="spellStart"/>
      <w:r>
        <w:t>remove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EB7566" w15:done="0"/>
  <w15:commentEx w15:paraId="0452B214" w15:done="0"/>
  <w15:commentEx w15:paraId="1D78E7A0" w15:done="0"/>
  <w15:commentEx w15:paraId="3CA17CC4" w15:done="0"/>
  <w15:commentEx w15:paraId="4FC9603E" w15:done="0"/>
  <w15:commentEx w15:paraId="7598CC30" w15:done="0"/>
  <w15:commentEx w15:paraId="15FBA129" w15:done="0"/>
  <w15:commentEx w15:paraId="33EBBFB9" w15:done="0"/>
  <w15:commentEx w15:paraId="3FFC9F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0FD28" w14:textId="77777777" w:rsidR="00B75F3A" w:rsidRDefault="00B75F3A">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3F7BBA3E" w14:textId="77777777" w:rsidR="00B75F3A" w:rsidRDefault="00B75F3A">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39401E" w:rsidRDefault="0039401E"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r>
      <w:fldChar w:fldCharType="begin"/>
    </w:r>
    <w:r w:rsidRPr="00CE4DF7">
      <w:rPr>
        <w:lang w:val="en-US"/>
        <w:rPrChange w:id="0" w:author="Alicia" w:date="2016-09-04T20:51:00Z">
          <w:rPr/>
        </w:rPrChange>
      </w:rPr>
      <w:instrText xml:space="preserve"> HYPERLINK "mailto:alicia.valdes@su.se" </w:instrText>
    </w:r>
    <w:r>
      <w:fldChar w:fldCharType="separate"/>
    </w:r>
    <w:r>
      <w:rPr>
        <w:rStyle w:val="Hipervnculo"/>
        <w:sz w:val="24"/>
        <w:szCs w:val="24"/>
        <w:lang w:val="en-US"/>
      </w:rPr>
      <w:t>alicia.valdes@su.se</w:t>
    </w:r>
    <w:r>
      <w:rPr>
        <w:rStyle w:val="Hipervnculo"/>
        <w:sz w:val="24"/>
        <w:szCs w:val="24"/>
        <w:lang w:val="en-US"/>
      </w:rPr>
      <w:fldChar w:fldCharType="end"/>
    </w:r>
    <w:r>
      <w:rPr>
        <w:rStyle w:val="Hipervnculo"/>
        <w:sz w:val="24"/>
        <w:szCs w:val="24"/>
        <w:lang w:val="en-US"/>
      </w:rPr>
      <w:t xml:space="preserve">, </w:t>
    </w:r>
    <w:r>
      <w:fldChar w:fldCharType="begin"/>
    </w:r>
    <w:r w:rsidRPr="00CE4DF7">
      <w:rPr>
        <w:lang w:val="en-US"/>
        <w:rPrChange w:id="1" w:author="Alicia" w:date="2016-09-04T20:51:00Z">
          <w:rPr/>
        </w:rPrChange>
      </w:rPr>
      <w:instrText xml:space="preserve"> HYPERLINK "mailto:Johan.Ehrlen@su.se" </w:instrText>
    </w:r>
    <w:r>
      <w:fldChar w:fldCharType="separate"/>
    </w:r>
    <w:r w:rsidRPr="00DA5DE2">
      <w:rPr>
        <w:rStyle w:val="Hipervnculo"/>
        <w:sz w:val="24"/>
        <w:szCs w:val="24"/>
        <w:lang w:val="en-US"/>
      </w:rPr>
      <w:t>Johan.Ehrlen@su.se</w:t>
    </w:r>
    <w:r>
      <w:rPr>
        <w:rStyle w:val="Hipervnculo"/>
        <w:sz w:val="24"/>
        <w:szCs w:val="24"/>
        <w:lang w:val="en-US"/>
      </w:rPr>
      <w:fldChar w:fldCharType="end"/>
    </w:r>
  </w:p>
  <w:p w14:paraId="66FACB03" w14:textId="77777777" w:rsidR="0039401E" w:rsidRDefault="0039401E"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39401E" w:rsidRDefault="0039401E">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123C3E">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39401E" w:rsidRDefault="0039401E">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39401E" w:rsidRDefault="0039401E">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B6280F">
      <w:rPr>
        <w:rFonts w:ascii="Times New Roman" w:hAnsi="Times New Roman" w:cs="Times New Roman"/>
        <w:noProof/>
        <w:sz w:val="24"/>
        <w:szCs w:val="24"/>
      </w:rPr>
      <w:t>47</w:t>
    </w:r>
    <w:r>
      <w:rPr>
        <w:rFonts w:ascii="Times New Roman" w:hAnsi="Times New Roman" w:cs="Times New Roman"/>
        <w:sz w:val="24"/>
        <w:szCs w:val="24"/>
      </w:rPr>
      <w:fldChar w:fldCharType="end"/>
    </w:r>
  </w:p>
  <w:p w14:paraId="47931C2A" w14:textId="77777777" w:rsidR="0039401E" w:rsidRDefault="0039401E">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2F7582" w14:textId="77777777" w:rsidR="00B75F3A" w:rsidRDefault="00B75F3A">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6C7B7C1F" w14:textId="77777777" w:rsidR="00B75F3A" w:rsidRDefault="00B75F3A">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537E"/>
    <w:rsid w:val="00106F24"/>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67BD6"/>
    <w:rsid w:val="00274278"/>
    <w:rsid w:val="002824DF"/>
    <w:rsid w:val="00285C37"/>
    <w:rsid w:val="00293058"/>
    <w:rsid w:val="002A3221"/>
    <w:rsid w:val="002B0544"/>
    <w:rsid w:val="002B3143"/>
    <w:rsid w:val="002C2BE7"/>
    <w:rsid w:val="002C5A93"/>
    <w:rsid w:val="002D428B"/>
    <w:rsid w:val="002E105E"/>
    <w:rsid w:val="002E5DA3"/>
    <w:rsid w:val="002F4894"/>
    <w:rsid w:val="00301E88"/>
    <w:rsid w:val="00303ED6"/>
    <w:rsid w:val="00321F1A"/>
    <w:rsid w:val="003238BC"/>
    <w:rsid w:val="00324327"/>
    <w:rsid w:val="003372F6"/>
    <w:rsid w:val="00340273"/>
    <w:rsid w:val="00341A18"/>
    <w:rsid w:val="003461A4"/>
    <w:rsid w:val="00366CD6"/>
    <w:rsid w:val="00366D82"/>
    <w:rsid w:val="003745EE"/>
    <w:rsid w:val="003812ED"/>
    <w:rsid w:val="00391598"/>
    <w:rsid w:val="00392549"/>
    <w:rsid w:val="0039401E"/>
    <w:rsid w:val="003953F3"/>
    <w:rsid w:val="003A1E2B"/>
    <w:rsid w:val="003A39FB"/>
    <w:rsid w:val="003D1A99"/>
    <w:rsid w:val="003E54F1"/>
    <w:rsid w:val="003F2477"/>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730A2"/>
    <w:rsid w:val="00582EDF"/>
    <w:rsid w:val="00591453"/>
    <w:rsid w:val="0059503C"/>
    <w:rsid w:val="005A3A22"/>
    <w:rsid w:val="005A4AF9"/>
    <w:rsid w:val="005A75B9"/>
    <w:rsid w:val="005B2036"/>
    <w:rsid w:val="005B4E3C"/>
    <w:rsid w:val="005C3D0A"/>
    <w:rsid w:val="005E40D4"/>
    <w:rsid w:val="005E7002"/>
    <w:rsid w:val="005F0E3B"/>
    <w:rsid w:val="005F7746"/>
    <w:rsid w:val="006030E0"/>
    <w:rsid w:val="00606247"/>
    <w:rsid w:val="00606929"/>
    <w:rsid w:val="006223D7"/>
    <w:rsid w:val="00626FAC"/>
    <w:rsid w:val="00633CD7"/>
    <w:rsid w:val="0063728F"/>
    <w:rsid w:val="00650C7C"/>
    <w:rsid w:val="006702A0"/>
    <w:rsid w:val="00681ECC"/>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B2775"/>
    <w:rsid w:val="007B4F9C"/>
    <w:rsid w:val="007C3F22"/>
    <w:rsid w:val="007C41E1"/>
    <w:rsid w:val="007C4EE4"/>
    <w:rsid w:val="007D12C9"/>
    <w:rsid w:val="007E074E"/>
    <w:rsid w:val="007F0462"/>
    <w:rsid w:val="008005BE"/>
    <w:rsid w:val="008065BA"/>
    <w:rsid w:val="00821BB5"/>
    <w:rsid w:val="0082334D"/>
    <w:rsid w:val="00824240"/>
    <w:rsid w:val="00840019"/>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126B"/>
    <w:rsid w:val="00B6280F"/>
    <w:rsid w:val="00B648C6"/>
    <w:rsid w:val="00B725CC"/>
    <w:rsid w:val="00B73FEB"/>
    <w:rsid w:val="00B750E8"/>
    <w:rsid w:val="00B75F3A"/>
    <w:rsid w:val="00B946C4"/>
    <w:rsid w:val="00BC3BD8"/>
    <w:rsid w:val="00C0430A"/>
    <w:rsid w:val="00C06139"/>
    <w:rsid w:val="00C07F28"/>
    <w:rsid w:val="00C1138F"/>
    <w:rsid w:val="00C11AFB"/>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B5057"/>
    <w:rsid w:val="00DF0233"/>
    <w:rsid w:val="00DF1AEB"/>
    <w:rsid w:val="00DF3CC9"/>
    <w:rsid w:val="00E024EC"/>
    <w:rsid w:val="00E04722"/>
    <w:rsid w:val="00E133B9"/>
    <w:rsid w:val="00E36A34"/>
    <w:rsid w:val="00E40788"/>
    <w:rsid w:val="00E45B4F"/>
    <w:rsid w:val="00E50DE4"/>
    <w:rsid w:val="00E632FE"/>
    <w:rsid w:val="00E77428"/>
    <w:rsid w:val="00E83520"/>
    <w:rsid w:val="00E8677F"/>
    <w:rsid w:val="00E93DFC"/>
    <w:rsid w:val="00EA0A6F"/>
    <w:rsid w:val="00EA1D89"/>
    <w:rsid w:val="00EB5928"/>
    <w:rsid w:val="00EC03FE"/>
    <w:rsid w:val="00EF5684"/>
    <w:rsid w:val="00EF7BDB"/>
    <w:rsid w:val="00F05441"/>
    <w:rsid w:val="00F06981"/>
    <w:rsid w:val="00F06ECA"/>
    <w:rsid w:val="00F16AC6"/>
    <w:rsid w:val="00F20E62"/>
    <w:rsid w:val="00F21DAF"/>
    <w:rsid w:val="00F258D5"/>
    <w:rsid w:val="00F26DF3"/>
    <w:rsid w:val="00F33655"/>
    <w:rsid w:val="00F3768B"/>
    <w:rsid w:val="00F4590E"/>
    <w:rsid w:val="00F661E8"/>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 w:type="paragraph" w:styleId="HTMLconformatoprevio">
    <w:name w:val="HTML Preformatted"/>
    <w:basedOn w:val="Normal"/>
    <w:link w:val="HTMLconformatoprevioC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project.org/" TargetMode="External"/><Relationship Id="rId5" Type="http://schemas.openxmlformats.org/officeDocument/2006/relationships/settings" Target="settings.xml"/><Relationship Id="rId15" Type="http://schemas.openxmlformats.org/officeDocument/2006/relationships/image" Target="media/image3.tiff"/><Relationship Id="rId10" Type="http://schemas.openxmlformats.org/officeDocument/2006/relationships/comments" Target="comments.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7998B-9856-4437-98CB-B4B38DE2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47</Pages>
  <Words>11535</Words>
  <Characters>63443</Characters>
  <Application>Microsoft Office Word</Application>
  <DocSecurity>0</DocSecurity>
  <Lines>528</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21</cp:revision>
  <cp:lastPrinted>2016-05-04T07:40:00Z</cp:lastPrinted>
  <dcterms:created xsi:type="dcterms:W3CDTF">2016-09-01T16:18:00Z</dcterms:created>
  <dcterms:modified xsi:type="dcterms:W3CDTF">2016-09-05T16:48:00Z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