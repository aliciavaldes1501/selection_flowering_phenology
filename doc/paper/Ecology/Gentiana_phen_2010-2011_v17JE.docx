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D8452C" w14:textId="73954DEC" w:rsidR="000D5DE6" w:rsidRDefault="000D5DE6" w:rsidP="000D5DE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Running head: </w:t>
      </w:r>
      <w:del w:id="0" w:author="Alicia" w:date="2016-05-02T11:31:00Z">
        <w:r w:rsidDel="000D649E">
          <w:rPr>
            <w:rFonts w:ascii="Times New Roman" w:hAnsi="Times New Roman" w:cs="Times New Roman"/>
            <w:sz w:val="24"/>
            <w:szCs w:val="24"/>
            <w:lang w:val="en-US"/>
          </w:rPr>
          <w:delText xml:space="preserve">Butterflies </w:delText>
        </w:r>
      </w:del>
      <w:ins w:id="1" w:author="Alicia" w:date="2016-05-02T11:31:00Z">
        <w:r w:rsidR="000D649E">
          <w:rPr>
            <w:rFonts w:ascii="Times New Roman" w:hAnsi="Times New Roman" w:cs="Times New Roman"/>
            <w:sz w:val="24"/>
            <w:szCs w:val="24"/>
            <w:lang w:val="en-US"/>
          </w:rPr>
          <w:t xml:space="preserve">Caterpillars </w:t>
        </w:r>
      </w:ins>
      <w:r>
        <w:rPr>
          <w:rFonts w:ascii="Times New Roman" w:hAnsi="Times New Roman" w:cs="Times New Roman"/>
          <w:sz w:val="24"/>
          <w:szCs w:val="24"/>
          <w:lang w:val="en-US"/>
        </w:rPr>
        <w:t xml:space="preserve">shift selection on </w:t>
      </w:r>
      <w:r w:rsidR="007D12C9">
        <w:rPr>
          <w:rFonts w:ascii="Times New Roman" w:hAnsi="Times New Roman" w:cs="Times New Roman"/>
          <w:sz w:val="24"/>
          <w:szCs w:val="24"/>
          <w:lang w:val="en-US"/>
        </w:rPr>
        <w:t>phenology</w:t>
      </w:r>
    </w:p>
    <w:p w14:paraId="16E28706" w14:textId="1C1FC1A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TITLE: </w:t>
      </w:r>
      <w:del w:id="2" w:author="Alicia" w:date="2016-05-02T11:31:00Z">
        <w:r w:rsidDel="000D649E">
          <w:rPr>
            <w:rFonts w:ascii="Times New Roman" w:hAnsi="Times New Roman" w:cs="Times New Roman"/>
            <w:sz w:val="24"/>
            <w:szCs w:val="24"/>
            <w:lang w:val="en-US"/>
          </w:rPr>
          <w:delText xml:space="preserve">Butterfly </w:delText>
        </w:r>
      </w:del>
      <w:ins w:id="3" w:author="Alicia" w:date="2016-05-02T11:31:00Z">
        <w:r w:rsidR="000D649E">
          <w:rPr>
            <w:rFonts w:ascii="Times New Roman" w:hAnsi="Times New Roman" w:cs="Times New Roman"/>
            <w:sz w:val="24"/>
            <w:szCs w:val="24"/>
            <w:lang w:val="en-US"/>
          </w:rPr>
          <w:t xml:space="preserve">Caterpillar </w:t>
        </w:r>
      </w:ins>
      <w:r>
        <w:rPr>
          <w:rFonts w:ascii="Times New Roman" w:hAnsi="Times New Roman" w:cs="Times New Roman"/>
          <w:sz w:val="24"/>
          <w:szCs w:val="24"/>
          <w:lang w:val="en-US"/>
        </w:rPr>
        <w:t>seed predators mediate shifts in selection on flowering phenology in their host plant</w:t>
      </w:r>
    </w:p>
    <w:p w14:paraId="0B62A316"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Valdés, Alicia* and Ehrlén, Johan</w:t>
      </w:r>
    </w:p>
    <w:p w14:paraId="6217356B" w14:textId="77777777" w:rsidR="00A23060" w:rsidRDefault="00D43E10">
      <w:pPr>
        <w:spacing w:line="480" w:lineRule="auto"/>
        <w:rPr>
          <w:rFonts w:ascii="Times New Roman" w:hAnsi="Times New Roman" w:cs="Times New Roman"/>
          <w:sz w:val="24"/>
          <w:szCs w:val="24"/>
          <w:lang w:val="en-US"/>
        </w:rPr>
        <w:sectPr w:rsidR="00A23060" w:rsidSect="00AD4822">
          <w:footerReference w:type="default" r:id="rId8"/>
          <w:pgSz w:w="12242" w:h="15842" w:code="1"/>
          <w:pgMar w:top="1440" w:right="1440" w:bottom="1440" w:left="1440" w:header="709" w:footer="709" w:gutter="0"/>
          <w:lnNumType w:countBy="1" w:restart="continuous"/>
          <w:cols w:space="708"/>
          <w:docGrid w:linePitch="360"/>
        </w:sectPr>
      </w:pPr>
      <w:r>
        <w:rPr>
          <w:rFonts w:ascii="Times New Roman" w:hAnsi="Times New Roman" w:cs="Times New Roman"/>
          <w:sz w:val="24"/>
          <w:szCs w:val="24"/>
          <w:lang w:val="en-US"/>
        </w:rPr>
        <w:t>Department of Ecology, Environment and Plant Sciences, Stockholm University, SE-106 91 Stockholm, Sweden</w:t>
      </w:r>
    </w:p>
    <w:p w14:paraId="586D95EE" w14:textId="4E6A8F96"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ABSTRACT</w:t>
      </w:r>
    </w:p>
    <w:p w14:paraId="2EC013A1" w14:textId="4FDF512A"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Variation in selection among populations and years has important implications for evolutionary trajectories of populations. </w:t>
      </w:r>
      <w:r w:rsidR="004B2ED9">
        <w:rPr>
          <w:rFonts w:ascii="Times New Roman" w:hAnsi="Times New Roman" w:cs="Times New Roman"/>
          <w:sz w:val="24"/>
          <w:szCs w:val="24"/>
          <w:lang w:val="en-US"/>
        </w:rPr>
        <w:t>Yet</w:t>
      </w:r>
      <w:r>
        <w:rPr>
          <w:rFonts w:ascii="Times New Roman" w:hAnsi="Times New Roman" w:cs="Times New Roman"/>
          <w:sz w:val="24"/>
          <w:szCs w:val="24"/>
          <w:lang w:val="en-US"/>
        </w:rPr>
        <w:t xml:space="preserve">, the agents of selection causing this variation have rarely been identified. </w:t>
      </w:r>
      <w:r w:rsidR="00341A18">
        <w:rPr>
          <w:rFonts w:ascii="Times New Roman" w:hAnsi="Times New Roman" w:cs="Times New Roman"/>
          <w:sz w:val="24"/>
          <w:szCs w:val="24"/>
          <w:lang w:val="en-US"/>
        </w:rPr>
        <w:t>S</w:t>
      </w:r>
      <w:r w:rsidR="004B2ED9">
        <w:rPr>
          <w:rFonts w:ascii="Times New Roman" w:hAnsi="Times New Roman" w:cs="Times New Roman"/>
          <w:sz w:val="24"/>
          <w:szCs w:val="24"/>
          <w:lang w:val="en-US"/>
        </w:rPr>
        <w:t xml:space="preserve">election </w:t>
      </w:r>
      <w:r w:rsidR="00341A18">
        <w:rPr>
          <w:rFonts w:ascii="Times New Roman" w:hAnsi="Times New Roman" w:cs="Times New Roman"/>
          <w:sz w:val="24"/>
          <w:szCs w:val="24"/>
          <w:lang w:val="en-US"/>
        </w:rPr>
        <w:t>on</w:t>
      </w:r>
      <w:r w:rsidR="004B2ED9">
        <w:rPr>
          <w:rFonts w:ascii="Times New Roman" w:hAnsi="Times New Roman" w:cs="Times New Roman"/>
          <w:sz w:val="24"/>
          <w:szCs w:val="24"/>
          <w:lang w:val="en-US"/>
        </w:rPr>
        <w:t xml:space="preserve"> timing reproduction within a season</w:t>
      </w:r>
      <w:r w:rsidR="00341A18">
        <w:rPr>
          <w:rFonts w:ascii="Times New Roman" w:hAnsi="Times New Roman" w:cs="Times New Roman"/>
          <w:sz w:val="24"/>
          <w:szCs w:val="24"/>
          <w:lang w:val="en-US"/>
        </w:rPr>
        <w:t xml:space="preserve"> in plants might differ both among populations and among years</w:t>
      </w:r>
      <w:r w:rsidR="004B2ED9">
        <w:rPr>
          <w:rFonts w:ascii="Times New Roman" w:hAnsi="Times New Roman" w:cs="Times New Roman"/>
          <w:sz w:val="24"/>
          <w:szCs w:val="24"/>
          <w:lang w:val="en-US"/>
        </w:rPr>
        <w:t xml:space="preserve">, </w:t>
      </w:r>
      <w:r w:rsidR="00341A18">
        <w:rPr>
          <w:rFonts w:ascii="Times New Roman" w:hAnsi="Times New Roman" w:cs="Times New Roman"/>
          <w:sz w:val="24"/>
          <w:szCs w:val="24"/>
          <w:lang w:val="en-US"/>
        </w:rPr>
        <w:t xml:space="preserve">and selection can be </w:t>
      </w:r>
      <w:r w:rsidR="004B2ED9">
        <w:rPr>
          <w:rFonts w:ascii="Times New Roman" w:hAnsi="Times New Roman" w:cs="Times New Roman"/>
          <w:sz w:val="24"/>
          <w:szCs w:val="24"/>
          <w:lang w:val="en-US"/>
        </w:rPr>
        <w:t xml:space="preserve">mediated by </w:t>
      </w:r>
      <w:r w:rsidR="00341A18">
        <w:rPr>
          <w:rFonts w:ascii="Times New Roman" w:hAnsi="Times New Roman" w:cs="Times New Roman"/>
          <w:sz w:val="24"/>
          <w:szCs w:val="24"/>
          <w:lang w:val="en-US"/>
        </w:rPr>
        <w:t>both mutualists and antagonists</w:t>
      </w:r>
      <w:r w:rsidR="004B2ED9">
        <w:rPr>
          <w:rFonts w:ascii="Times New Roman" w:hAnsi="Times New Roman" w:cs="Times New Roman"/>
          <w:sz w:val="24"/>
          <w:szCs w:val="24"/>
          <w:lang w:val="en-US"/>
        </w:rPr>
        <w:t xml:space="preserve">. </w:t>
      </w:r>
      <w:r>
        <w:rPr>
          <w:rFonts w:ascii="Times New Roman" w:hAnsi="Times New Roman" w:cs="Times New Roman"/>
          <w:sz w:val="24"/>
          <w:szCs w:val="24"/>
          <w:lang w:val="en-US"/>
        </w:rPr>
        <w:t>We</w:t>
      </w:r>
      <w:r>
        <w:rPr>
          <w:lang w:val="en-US"/>
        </w:rPr>
        <w:t xml:space="preserve"> </w:t>
      </w:r>
      <w:r>
        <w:rPr>
          <w:rFonts w:ascii="Times New Roman" w:hAnsi="Times New Roman" w:cs="Times New Roman"/>
          <w:sz w:val="24"/>
          <w:szCs w:val="24"/>
          <w:lang w:val="en-US"/>
        </w:rPr>
        <w:t xml:space="preserve">investigated if differences in the direction of phenotypic selection on flowering phenology among 20 populations of </w:t>
      </w:r>
      <w:r>
        <w:rPr>
          <w:rFonts w:ascii="Times New Roman" w:hAnsi="Times New Roman" w:cs="Times New Roman"/>
          <w:i/>
          <w:iCs/>
          <w:sz w:val="24"/>
          <w:szCs w:val="24"/>
          <w:lang w:val="en-US"/>
        </w:rPr>
        <w:t>Gentiana pneumonanthe</w:t>
      </w:r>
      <w:r>
        <w:rPr>
          <w:rFonts w:ascii="Times New Roman" w:hAnsi="Times New Roman" w:cs="Times New Roman"/>
          <w:sz w:val="24"/>
          <w:szCs w:val="24"/>
          <w:lang w:val="en-US"/>
        </w:rPr>
        <w:t xml:space="preserve"> </w:t>
      </w:r>
      <w:r w:rsidR="0004585D">
        <w:rPr>
          <w:rFonts w:ascii="Times New Roman" w:hAnsi="Times New Roman" w:cs="Times New Roman"/>
          <w:sz w:val="24"/>
          <w:szCs w:val="24"/>
          <w:lang w:val="en-US"/>
        </w:rPr>
        <w:t xml:space="preserve">during two years </w:t>
      </w:r>
      <w:r>
        <w:rPr>
          <w:rFonts w:ascii="Times New Roman" w:hAnsi="Times New Roman" w:cs="Times New Roman"/>
          <w:sz w:val="24"/>
          <w:szCs w:val="24"/>
          <w:lang w:val="en-US"/>
        </w:rPr>
        <w:t>were related to the presence of the butterfly seed predator</w:t>
      </w:r>
      <w:ins w:id="6" w:author="Alicia" w:date="2016-05-02T11:32:00Z">
        <w:del w:id="7" w:author="ehrlen" w:date="2016-05-31T09:21:00Z">
          <w:r w:rsidR="000D649E" w:rsidDel="0076147F">
            <w:rPr>
              <w:rFonts w:ascii="Times New Roman" w:hAnsi="Times New Roman" w:cs="Times New Roman"/>
              <w:sz w:val="24"/>
              <w:szCs w:val="24"/>
              <w:lang w:val="en-US"/>
            </w:rPr>
            <w:delText>-caterpillar of</w:delText>
          </w:r>
        </w:del>
      </w:ins>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and if butterfly incidence was associated with the abundance of </w:t>
      </w:r>
      <w:r w:rsidR="0004585D" w:rsidRPr="0004585D">
        <w:rPr>
          <w:rFonts w:ascii="Times New Roman" w:hAnsi="Times New Roman" w:cs="Times New Roman"/>
          <w:sz w:val="24"/>
          <w:szCs w:val="24"/>
          <w:lang w:val="en-US"/>
        </w:rPr>
        <w:t>the butterfly’s</w:t>
      </w:r>
      <w:r>
        <w:rPr>
          <w:rFonts w:ascii="Times New Roman" w:hAnsi="Times New Roman" w:cs="Times New Roman"/>
          <w:sz w:val="24"/>
          <w:szCs w:val="24"/>
          <w:lang w:val="en-US"/>
        </w:rPr>
        <w:t xml:space="preserve"> second host,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 In plant populations without the butterfly, phenotypic selection favored earlier flowering. In populations where the butterfly was present, </w:t>
      </w:r>
      <w:del w:id="8" w:author="Alicia" w:date="2016-05-02T11:32:00Z">
        <w:r w:rsidDel="000D649E">
          <w:rPr>
            <w:rFonts w:ascii="Times New Roman" w:hAnsi="Times New Roman" w:cs="Times New Roman"/>
            <w:sz w:val="24"/>
            <w:szCs w:val="24"/>
            <w:lang w:val="en-US"/>
          </w:rPr>
          <w:delText xml:space="preserve">it </w:delText>
        </w:r>
      </w:del>
      <w:ins w:id="9" w:author="Alicia" w:date="2016-05-02T11:32:00Z">
        <w:r w:rsidR="000D649E">
          <w:rPr>
            <w:rFonts w:ascii="Times New Roman" w:hAnsi="Times New Roman" w:cs="Times New Roman"/>
            <w:sz w:val="24"/>
            <w:szCs w:val="24"/>
            <w:lang w:val="en-US"/>
          </w:rPr>
          <w:t xml:space="preserve">caterpillars </w:t>
        </w:r>
      </w:ins>
      <w:r>
        <w:rPr>
          <w:rFonts w:ascii="Times New Roman" w:hAnsi="Times New Roman" w:cs="Times New Roman"/>
          <w:sz w:val="24"/>
          <w:szCs w:val="24"/>
          <w:lang w:val="en-US"/>
        </w:rPr>
        <w:t>preferentially attacked early-flowering individuals, shifting the direction of selection to favoring later flowering. Butterfly incidence</w:t>
      </w:r>
      <w:r w:rsidR="0004585D" w:rsidRPr="0004585D">
        <w:rPr>
          <w:rFonts w:ascii="Times New Roman" w:hAnsi="Times New Roman" w:cs="Times New Roman"/>
          <w:sz w:val="24"/>
          <w:szCs w:val="24"/>
          <w:lang w:val="en-US"/>
        </w:rPr>
        <w:t xml:space="preserve"> </w:t>
      </w:r>
      <w:r w:rsidR="0004585D" w:rsidRPr="00A23060">
        <w:rPr>
          <w:rFonts w:ascii="Times New Roman" w:hAnsi="Times New Roman" w:cs="Times New Roman"/>
          <w:sz w:val="24"/>
          <w:szCs w:val="24"/>
          <w:lang w:val="en-US"/>
        </w:rPr>
        <w:t>in plant populations</w:t>
      </w:r>
      <w:r>
        <w:rPr>
          <w:rFonts w:ascii="Times New Roman" w:hAnsi="Times New Roman" w:cs="Times New Roman"/>
          <w:sz w:val="24"/>
          <w:szCs w:val="24"/>
          <w:lang w:val="en-US"/>
        </w:rPr>
        <w:t xml:space="preserve"> increased with ant abundance. Our results demonstrate that antagonistic interactions can shift the direction of selection on flowering phenology, and suggest that such shifts might be associated with differences in the community context. </w:t>
      </w:r>
    </w:p>
    <w:p w14:paraId="2343B328" w14:textId="77777777" w:rsidR="000D5DE6" w:rsidRDefault="000D5DE6" w:rsidP="000D5DE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Keywords: phenotypic selection, timing of reproduction,</w:t>
      </w:r>
      <w:r w:rsidR="004B2ED9">
        <w:rPr>
          <w:rFonts w:ascii="Times New Roman" w:hAnsi="Times New Roman" w:cs="Times New Roman"/>
          <w:sz w:val="24"/>
          <w:szCs w:val="24"/>
          <w:lang w:val="en-US"/>
        </w:rPr>
        <w:t xml:space="preserve"> plant phenology,</w:t>
      </w:r>
      <w:r>
        <w:rPr>
          <w:rFonts w:ascii="Times New Roman" w:hAnsi="Times New Roman" w:cs="Times New Roman"/>
          <w:sz w:val="24"/>
          <w:szCs w:val="24"/>
          <w:lang w:val="en-US"/>
        </w:rPr>
        <w:t xml:space="preserve"> plant-animal interactions, predispersal seed predation, community context, </w:t>
      </w:r>
      <w:r>
        <w:rPr>
          <w:rFonts w:ascii="Times New Roman" w:hAnsi="Times New Roman" w:cs="Times New Roman"/>
          <w:i/>
          <w:iCs/>
          <w:sz w:val="24"/>
          <w:szCs w:val="24"/>
          <w:lang w:val="en-US"/>
        </w:rPr>
        <w:t xml:space="preserve">Gentiana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spatial variation, </w:t>
      </w:r>
      <w:proofErr w:type="spellStart"/>
      <w:r>
        <w:rPr>
          <w:rFonts w:ascii="Times New Roman" w:hAnsi="Times New Roman" w:cs="Times New Roman"/>
          <w:sz w:val="24"/>
          <w:szCs w:val="24"/>
          <w:lang w:val="en-US"/>
        </w:rPr>
        <w:t>myrmecophily</w:t>
      </w:r>
      <w:proofErr w:type="spellEnd"/>
    </w:p>
    <w:p w14:paraId="773CCFA2"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INTRODUCTION</w:t>
      </w:r>
    </w:p>
    <w:p w14:paraId="72F66C57" w14:textId="2942B115"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Timing of reproduction within a season is a key trait influencing interactions both with the physical environment and with other organisms. For plants in temperate regions, selection on flowering phenology is mediated by abiotic conditions (Franks et al., 2007, </w:t>
      </w:r>
      <w:proofErr w:type="spellStart"/>
      <w:r>
        <w:rPr>
          <w:rFonts w:ascii="Times New Roman" w:hAnsi="Times New Roman" w:cs="Times New Roman"/>
          <w:sz w:val="24"/>
          <w:szCs w:val="24"/>
          <w:lang w:val="en-US"/>
        </w:rPr>
        <w:t>Giménez</w:t>
      </w:r>
      <w:proofErr w:type="spellEnd"/>
      <w:r>
        <w:rPr>
          <w:rFonts w:ascii="Times New Roman" w:hAnsi="Times New Roman" w:cs="Times New Roman"/>
          <w:sz w:val="24"/>
          <w:szCs w:val="24"/>
          <w:lang w:val="en-US"/>
        </w:rPr>
        <w:t xml:space="preserve">-Benavides et al., 2011) and by species interactions (Elzinga et al., 2007, Sletvold et al., 2015). Mutualistic pollinators might select for both earlier (e.g. </w:t>
      </w:r>
      <w:proofErr w:type="spellStart"/>
      <w:r>
        <w:rPr>
          <w:rFonts w:ascii="Times New Roman" w:hAnsi="Times New Roman" w:cs="Times New Roman"/>
          <w:sz w:val="24"/>
          <w:szCs w:val="24"/>
          <w:lang w:val="en-US"/>
        </w:rPr>
        <w:t>Munguía</w:t>
      </w:r>
      <w:proofErr w:type="spellEnd"/>
      <w:r>
        <w:rPr>
          <w:rFonts w:ascii="Times New Roman" w:hAnsi="Times New Roman" w:cs="Times New Roman"/>
          <w:sz w:val="24"/>
          <w:szCs w:val="24"/>
          <w:lang w:val="en-US"/>
        </w:rPr>
        <w:t xml:space="preserve">-Rosas et al., 2011a, Chapurlat et al., 2015), and later flowering (e.g. </w:t>
      </w:r>
      <w:proofErr w:type="spellStart"/>
      <w:r>
        <w:rPr>
          <w:rFonts w:ascii="Times New Roman" w:hAnsi="Times New Roman" w:cs="Times New Roman"/>
          <w:sz w:val="24"/>
          <w:szCs w:val="24"/>
          <w:lang w:val="en-US"/>
        </w:rPr>
        <w:t>Sandring</w:t>
      </w:r>
      <w:proofErr w:type="spellEnd"/>
      <w:r>
        <w:rPr>
          <w:rFonts w:ascii="Times New Roman" w:hAnsi="Times New Roman" w:cs="Times New Roman"/>
          <w:sz w:val="24"/>
          <w:szCs w:val="24"/>
          <w:lang w:val="en-US"/>
        </w:rPr>
        <w:t xml:space="preserve"> &amp; </w:t>
      </w:r>
      <w:proofErr w:type="spellStart"/>
      <w:r>
        <w:rPr>
          <w:rFonts w:ascii="Times New Roman" w:hAnsi="Times New Roman" w:cs="Times New Roman"/>
          <w:sz w:val="24"/>
          <w:szCs w:val="24"/>
          <w:lang w:val="en-US"/>
        </w:rPr>
        <w:t>Ågren</w:t>
      </w:r>
      <w:proofErr w:type="spellEnd"/>
      <w:r>
        <w:rPr>
          <w:rFonts w:ascii="Times New Roman" w:hAnsi="Times New Roman" w:cs="Times New Roman"/>
          <w:sz w:val="24"/>
          <w:szCs w:val="24"/>
          <w:lang w:val="en-US"/>
        </w:rPr>
        <w:t xml:space="preserve">, 2009). Likewise, antagonistic interactions with herbivores or pre-dispersal seed predators might favor both later (e.g. Parachnowitsch &amp; Caruso, 2008, König et al., 2015) and earlier flowering (e.g. </w:t>
      </w:r>
      <w:proofErr w:type="spellStart"/>
      <w:r>
        <w:rPr>
          <w:rFonts w:ascii="Times New Roman" w:hAnsi="Times New Roman" w:cs="Times New Roman"/>
          <w:sz w:val="24"/>
          <w:szCs w:val="24"/>
          <w:lang w:val="en-US"/>
        </w:rPr>
        <w:t>Fukano</w:t>
      </w:r>
      <w:proofErr w:type="spellEnd"/>
      <w:r>
        <w:rPr>
          <w:rFonts w:ascii="Times New Roman" w:hAnsi="Times New Roman" w:cs="Times New Roman"/>
          <w:sz w:val="24"/>
          <w:szCs w:val="24"/>
          <w:lang w:val="en-US"/>
        </w:rPr>
        <w:t xml:space="preserve"> et al., 2013</w:t>
      </w:r>
      <w:ins w:id="10" w:author="Alicia" w:date="2016-05-10T17:06:00Z">
        <w:r w:rsidR="00B648C6">
          <w:rPr>
            <w:rFonts w:ascii="Times New Roman" w:hAnsi="Times New Roman" w:cs="Times New Roman"/>
            <w:sz w:val="24"/>
            <w:szCs w:val="24"/>
            <w:lang w:val="en-US"/>
          </w:rPr>
          <w:t xml:space="preserve">, </w:t>
        </w:r>
        <w:r w:rsidR="00B648C6" w:rsidRPr="00B648C6">
          <w:rPr>
            <w:rFonts w:ascii="Times New Roman" w:hAnsi="Times New Roman" w:cs="Times New Roman"/>
            <w:sz w:val="24"/>
            <w:szCs w:val="24"/>
            <w:lang w:val="en-US"/>
            <w:rPrChange w:id="11" w:author="Alicia" w:date="2016-05-10T17:06:00Z">
              <w:rPr>
                <w:rFonts w:ascii="Times New Roman" w:hAnsi="Times New Roman" w:cs="Times New Roman"/>
                <w:sz w:val="24"/>
                <w:szCs w:val="24"/>
                <w:lang w:val="de-DE"/>
              </w:rPr>
            </w:rPrChange>
          </w:rPr>
          <w:t>Austen and Weis 2015</w:t>
        </w:r>
      </w:ins>
      <w:r>
        <w:rPr>
          <w:rFonts w:ascii="Times New Roman" w:hAnsi="Times New Roman" w:cs="Times New Roman"/>
          <w:sz w:val="24"/>
          <w:szCs w:val="24"/>
          <w:lang w:val="en-US"/>
        </w:rPr>
        <w:t>). Moreover, plants can simultaneously experience selection for earlier and later flowering mediated by different agents. For example, flowering early might be advantageous for plants at northern latitudes because it increases pollinator availability and the time available for seed development (</w:t>
      </w:r>
      <w:proofErr w:type="spellStart"/>
      <w:r>
        <w:rPr>
          <w:rFonts w:ascii="Times New Roman" w:hAnsi="Times New Roman" w:cs="Times New Roman"/>
          <w:sz w:val="24"/>
          <w:szCs w:val="24"/>
          <w:lang w:val="en-US"/>
        </w:rPr>
        <w:t>Munguía</w:t>
      </w:r>
      <w:proofErr w:type="spellEnd"/>
      <w:r>
        <w:rPr>
          <w:rFonts w:ascii="Times New Roman" w:hAnsi="Times New Roman" w:cs="Times New Roman"/>
          <w:sz w:val="24"/>
          <w:szCs w:val="24"/>
          <w:lang w:val="en-US"/>
        </w:rPr>
        <w:t xml:space="preserve">-Rosas et al., 2011b), but at the same time costly if early flowering increases the exposure to antagonists. In these cases, net selection depends on the relative strengths of these interactions (e.g.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Münzbergová</w:t>
      </w:r>
      <w:proofErr w:type="spellEnd"/>
      <w:r>
        <w:rPr>
          <w:rFonts w:ascii="Times New Roman" w:hAnsi="Times New Roman" w:cs="Times New Roman"/>
          <w:sz w:val="24"/>
          <w:szCs w:val="24"/>
          <w:lang w:val="en-US"/>
        </w:rPr>
        <w:t xml:space="preserve"> 2009, </w:t>
      </w:r>
      <w:proofErr w:type="spellStart"/>
      <w:r>
        <w:rPr>
          <w:rFonts w:ascii="Times New Roman" w:hAnsi="Times New Roman" w:cs="Times New Roman"/>
          <w:sz w:val="24"/>
          <w:szCs w:val="24"/>
          <w:lang w:val="en-US"/>
        </w:rPr>
        <w:t>Sletvold</w:t>
      </w:r>
      <w:proofErr w:type="spellEnd"/>
      <w:r>
        <w:rPr>
          <w:rFonts w:ascii="Times New Roman" w:hAnsi="Times New Roman" w:cs="Times New Roman"/>
          <w:sz w:val="24"/>
          <w:szCs w:val="24"/>
          <w:lang w:val="en-US"/>
        </w:rPr>
        <w:t xml:space="preserve"> et al. 2015).</w:t>
      </w:r>
    </w:p>
    <w:p w14:paraId="72A7346C" w14:textId="03918E85" w:rsidR="00D43E10" w:rsidRDefault="00D43E10">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Spatial variation in selection mediated by species interactions has been documented in many systems (Thompson 2005, Siepielski et al. 2013), and may result in local adaptation and adaptive population divergence. Variation in selection strength may potentially be driven by differences in interaction intensities or trait preferences of the interactors among populations. For plant-animal interactions, such as pre-dispersal seed predation, studies have demonstrated that differences in selection on plant traits among populations or years can be associated with differences in both interaction intensities (Benkman 2013, Benkman et al., 2013, Vanhoenacker et al., 2013), and trait preferences (Rey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2006; Kolb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2007</w:t>
      </w:r>
      <w:r w:rsidR="000C5DC4">
        <w:rPr>
          <w:rFonts w:ascii="Times New Roman" w:hAnsi="Times New Roman" w:cs="Times New Roman"/>
          <w:sz w:val="24"/>
          <w:szCs w:val="24"/>
          <w:lang w:val="en-US"/>
        </w:rPr>
        <w:t>b</w:t>
      </w:r>
      <w:r>
        <w:rPr>
          <w:rFonts w:ascii="Times New Roman" w:hAnsi="Times New Roman" w:cs="Times New Roman"/>
          <w:sz w:val="24"/>
          <w:szCs w:val="24"/>
          <w:lang w:val="en-US"/>
        </w:rPr>
        <w:t xml:space="preserve">). Interaction intensities </w:t>
      </w:r>
      <w:r>
        <w:rPr>
          <w:rFonts w:ascii="Times New Roman" w:hAnsi="Times New Roman" w:cs="Times New Roman"/>
          <w:sz w:val="24"/>
          <w:szCs w:val="24"/>
          <w:lang w:val="en-US"/>
        </w:rPr>
        <w:lastRenderedPageBreak/>
        <w:t>and animal preferences for plant traits might, in turn, depend on the environmental context in terms of the abiotic conditions (e.g. light availability, Arvanitis et al., 2007; Kolb &amp; Ehrlén, 2010, soil moisture, von Euler et al</w:t>
      </w:r>
      <w:r>
        <w:rPr>
          <w:rFonts w:ascii="Times New Roman" w:hAnsi="Times New Roman" w:cs="Times New Roman"/>
          <w:i/>
          <w:iCs/>
          <w:sz w:val="24"/>
          <w:szCs w:val="24"/>
          <w:lang w:val="en-US"/>
        </w:rPr>
        <w:t>.</w:t>
      </w:r>
      <w:r>
        <w:rPr>
          <w:rFonts w:ascii="Times New Roman" w:hAnsi="Times New Roman" w:cs="Times New Roman"/>
          <w:sz w:val="24"/>
          <w:szCs w:val="24"/>
          <w:lang w:val="en-US"/>
        </w:rPr>
        <w:t>, 2014). The community context, in terms of natural enemies, competitors or alternative hosts, has also been shown to influence the outcome of plant-animal interactions (Strauss &amp; Irwin, 2004; Siepielski &amp; Benkman, 2007; Chamberlain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2014). In spite of an increasing awareness of the ubiquitous spatial and temporal variation in selection, the biotic selective agents causing this variation as well as how the environmental context influences the impact of a given selective agent have been little explored. </w:t>
      </w:r>
    </w:p>
    <w:p w14:paraId="139305F4" w14:textId="11D79D0F" w:rsidR="00D43E10" w:rsidRDefault="00D43E10">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Large Blue butterflies of the genus </w:t>
      </w:r>
      <w:r>
        <w:rPr>
          <w:rFonts w:ascii="Times New Roman" w:hAnsi="Times New Roman" w:cs="Times New Roman"/>
          <w:i/>
          <w:iCs/>
          <w:sz w:val="24"/>
          <w:szCs w:val="24"/>
          <w:lang w:val="en-US"/>
        </w:rPr>
        <w:t>Phengaris</w:t>
      </w:r>
      <w:r>
        <w:rPr>
          <w:rFonts w:ascii="Times New Roman" w:hAnsi="Times New Roman" w:cs="Times New Roman"/>
          <w:sz w:val="24"/>
          <w:szCs w:val="24"/>
          <w:lang w:val="en-US"/>
        </w:rPr>
        <w:t xml:space="preserve"> Doherty, 1891 (the senior synonym of </w:t>
      </w:r>
      <w:proofErr w:type="spellStart"/>
      <w:r>
        <w:rPr>
          <w:rFonts w:ascii="Times New Roman" w:hAnsi="Times New Roman" w:cs="Times New Roman"/>
          <w:i/>
          <w:iCs/>
          <w:sz w:val="24"/>
          <w:szCs w:val="24"/>
          <w:lang w:val="en-US"/>
        </w:rPr>
        <w:t>Maculinea</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van </w:t>
      </w:r>
      <w:proofErr w:type="spellStart"/>
      <w:r>
        <w:rPr>
          <w:rFonts w:ascii="Times New Roman" w:hAnsi="Times New Roman" w:cs="Times New Roman"/>
          <w:sz w:val="24"/>
          <w:szCs w:val="24"/>
          <w:lang w:val="en-US"/>
        </w:rPr>
        <w:t>Eecke</w:t>
      </w:r>
      <w:proofErr w:type="spellEnd"/>
      <w:r>
        <w:rPr>
          <w:rFonts w:ascii="Times New Roman" w:hAnsi="Times New Roman" w:cs="Times New Roman"/>
          <w:sz w:val="24"/>
          <w:szCs w:val="24"/>
          <w:lang w:val="en-US"/>
        </w:rPr>
        <w:t xml:space="preserve">, 1915) are specialist predispersal seed predators during their first larval instars, and often show strong preferences for particular plant developmental stages (Thomas &amp; </w:t>
      </w:r>
      <w:proofErr w:type="spellStart"/>
      <w:r>
        <w:rPr>
          <w:rFonts w:ascii="Times New Roman" w:hAnsi="Times New Roman" w:cs="Times New Roman"/>
          <w:sz w:val="24"/>
          <w:szCs w:val="24"/>
          <w:lang w:val="en-US"/>
        </w:rPr>
        <w:t>Elmes</w:t>
      </w:r>
      <w:proofErr w:type="spellEnd"/>
      <w:r>
        <w:rPr>
          <w:rFonts w:ascii="Times New Roman" w:hAnsi="Times New Roman" w:cs="Times New Roman"/>
          <w:sz w:val="24"/>
          <w:szCs w:val="24"/>
          <w:lang w:val="en-US"/>
        </w:rPr>
        <w:t xml:space="preserve">, 2001; Van </w:t>
      </w:r>
      <w:proofErr w:type="spellStart"/>
      <w:r>
        <w:rPr>
          <w:rFonts w:ascii="Times New Roman" w:hAnsi="Times New Roman" w:cs="Times New Roman"/>
          <w:sz w:val="24"/>
          <w:szCs w:val="24"/>
          <w:lang w:val="en-US"/>
        </w:rPr>
        <w:t>Dyck</w:t>
      </w:r>
      <w:proofErr w:type="spellEnd"/>
      <w:r>
        <w:rPr>
          <w:rFonts w:ascii="Times New Roman" w:hAnsi="Times New Roman" w:cs="Times New Roman"/>
          <w:sz w:val="24"/>
          <w:szCs w:val="24"/>
          <w:lang w:val="en-US"/>
        </w:rPr>
        <w:t xml:space="preserve"> &amp; </w:t>
      </w:r>
      <w:proofErr w:type="spellStart"/>
      <w:r>
        <w:rPr>
          <w:rFonts w:ascii="Times New Roman" w:hAnsi="Times New Roman" w:cs="Times New Roman"/>
          <w:sz w:val="24"/>
          <w:szCs w:val="24"/>
          <w:lang w:val="en-US"/>
        </w:rPr>
        <w:t>Regniers</w:t>
      </w:r>
      <w:proofErr w:type="spellEnd"/>
      <w:r>
        <w:rPr>
          <w:rFonts w:ascii="Times New Roman" w:hAnsi="Times New Roman" w:cs="Times New Roman"/>
          <w:sz w:val="24"/>
          <w:szCs w:val="24"/>
          <w:lang w:val="en-US"/>
        </w:rPr>
        <w:t xml:space="preserve">, 2010). This means that plant individuals for which the developmental stage preferred for oviposition coincides with the peak of butterfly activity suffer most from seed predator attacks. </w:t>
      </w:r>
      <w:r>
        <w:rPr>
          <w:rFonts w:ascii="Times New Roman" w:hAnsi="Times New Roman" w:cs="Times New Roman"/>
          <w:i/>
          <w:iCs/>
          <w:sz w:val="24"/>
          <w:szCs w:val="24"/>
          <w:lang w:val="en-US"/>
        </w:rPr>
        <w:t>Phengaris</w:t>
      </w:r>
      <w:r>
        <w:rPr>
          <w:rFonts w:ascii="Times New Roman" w:hAnsi="Times New Roman" w:cs="Times New Roman"/>
          <w:sz w:val="24"/>
          <w:szCs w:val="24"/>
          <w:lang w:val="en-US"/>
        </w:rPr>
        <w:t xml:space="preserve"> larvae need also a second host to complete their development, and most species are parasites of ant nests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spp.) during later instars (</w:t>
      </w:r>
      <w:proofErr w:type="spellStart"/>
      <w:r>
        <w:rPr>
          <w:rFonts w:ascii="Times New Roman" w:hAnsi="Times New Roman" w:cs="Times New Roman"/>
          <w:sz w:val="24"/>
          <w:szCs w:val="24"/>
          <w:lang w:val="en-US"/>
        </w:rPr>
        <w:t>Als</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2004). Butterfly-mediated selection on plant traits in this system might thus be influenced by the community context, if the incidence and intensity of predation are related to host ant abundance. In this study, we examined if among-population variation in phenotypic selection on flowering phenology in the perennial herb </w:t>
      </w:r>
      <w:r>
        <w:rPr>
          <w:rFonts w:ascii="Times New Roman" w:hAnsi="Times New Roman" w:cs="Times New Roman"/>
          <w:i/>
          <w:iCs/>
          <w:sz w:val="24"/>
          <w:szCs w:val="24"/>
          <w:lang w:val="en-US"/>
        </w:rPr>
        <w:t>Gentiana pneumonanthe</w:t>
      </w:r>
      <w:r>
        <w:rPr>
          <w:rFonts w:ascii="Times New Roman" w:hAnsi="Times New Roman" w:cs="Times New Roman"/>
          <w:sz w:val="24"/>
          <w:szCs w:val="24"/>
          <w:lang w:val="en-US"/>
        </w:rPr>
        <w:t xml:space="preserve"> is the result of differences in the intensity of interactions with its specialist predispersal seed predator, the </w:t>
      </w:r>
      <w:ins w:id="12" w:author="Alicia" w:date="2016-05-02T11:34:00Z">
        <w:r w:rsidR="000D649E">
          <w:rPr>
            <w:rFonts w:ascii="Times New Roman" w:hAnsi="Times New Roman" w:cs="Times New Roman"/>
            <w:sz w:val="24"/>
            <w:szCs w:val="24"/>
            <w:lang w:val="en-US"/>
          </w:rPr>
          <w:t xml:space="preserve">caterpillar of the </w:t>
        </w:r>
      </w:ins>
      <w:r>
        <w:rPr>
          <w:rFonts w:ascii="Times New Roman" w:hAnsi="Times New Roman" w:cs="Times New Roman"/>
          <w:sz w:val="24"/>
          <w:szCs w:val="24"/>
          <w:lang w:val="en-US"/>
        </w:rPr>
        <w:t xml:space="preserve">butterfly </w:t>
      </w:r>
      <w:r>
        <w:rPr>
          <w:rFonts w:ascii="Times New Roman" w:hAnsi="Times New Roman" w:cs="Times New Roman"/>
          <w:i/>
          <w:iCs/>
          <w:sz w:val="24"/>
          <w:szCs w:val="24"/>
          <w:lang w:val="en-US"/>
        </w:rPr>
        <w:t>Phengaris alcon</w:t>
      </w:r>
      <w:r>
        <w:rPr>
          <w:rFonts w:ascii="Times New Roman" w:hAnsi="Times New Roman" w:cs="Times New Roman"/>
          <w:sz w:val="24"/>
          <w:szCs w:val="24"/>
          <w:lang w:val="en-US"/>
        </w:rPr>
        <w:t>, and if variation in the incidence of the butterfly in plant populations is associated with the community context in terms of the abundance of the second host,</w:t>
      </w:r>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 As developmental stages preferred for oviposition in early-flowering plants usually </w:t>
      </w:r>
      <w:r>
        <w:rPr>
          <w:rFonts w:ascii="Times New Roman" w:hAnsi="Times New Roman" w:cs="Times New Roman"/>
          <w:sz w:val="24"/>
          <w:szCs w:val="24"/>
          <w:lang w:val="en-US"/>
        </w:rPr>
        <w:lastRenderedPageBreak/>
        <w:t xml:space="preserve">coincide with the oviposition period of the butterfly (A. Valdés and J. Ehrlén, </w:t>
      </w:r>
      <w:r>
        <w:rPr>
          <w:rFonts w:ascii="Times New Roman" w:hAnsi="Times New Roman" w:cs="Times New Roman"/>
          <w:i/>
          <w:iCs/>
          <w:sz w:val="24"/>
          <w:szCs w:val="24"/>
          <w:lang w:val="en-US"/>
        </w:rPr>
        <w:t>pers. obs.</w:t>
      </w:r>
      <w:r>
        <w:rPr>
          <w:rFonts w:ascii="Times New Roman" w:hAnsi="Times New Roman" w:cs="Times New Roman"/>
          <w:sz w:val="24"/>
          <w:szCs w:val="24"/>
          <w:lang w:val="en-US"/>
        </w:rPr>
        <w:t xml:space="preserve">), we hypothesized that: (1) The presence of the butterfly seed predator in plant populations shifts the direction of phenotypic selection on flowering phenology in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from favoring early flowering to favoring late flowering, and (2) Community context, in terms of host ant abundance, is related to the probability of butterfly presence within plant populations. To test these hypotheses, we assessed selection gradients for flowering phenology, seed predation intensities and ant abundances in 11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populations where the butterfly was present and 9 where it was absent. </w:t>
      </w:r>
    </w:p>
    <w:p w14:paraId="0A5818B7" w14:textId="5F6719CF"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METHODS</w:t>
      </w:r>
    </w:p>
    <w:p w14:paraId="70B8EB5C" w14:textId="77777777" w:rsidR="00D43E10" w:rsidRDefault="00D43E10">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Study system</w:t>
      </w:r>
    </w:p>
    <w:p w14:paraId="012A222F" w14:textId="4D59EEF4"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The marsh gentian (</w:t>
      </w:r>
      <w:r>
        <w:rPr>
          <w:rFonts w:ascii="Times New Roman" w:hAnsi="Times New Roman" w:cs="Times New Roman"/>
          <w:i/>
          <w:iCs/>
          <w:sz w:val="24"/>
          <w:szCs w:val="24"/>
          <w:lang w:val="en-US"/>
        </w:rPr>
        <w:t xml:space="preserve">Gentiana pneumonanthe </w:t>
      </w:r>
      <w:r>
        <w:rPr>
          <w:rFonts w:ascii="Times New Roman" w:hAnsi="Times New Roman" w:cs="Times New Roman"/>
          <w:sz w:val="24"/>
          <w:szCs w:val="24"/>
          <w:lang w:val="en-US"/>
        </w:rPr>
        <w:t xml:space="preserve">L.) is a rare, long-lived perennial herb (10-20 years, </w:t>
      </w:r>
      <w:proofErr w:type="spellStart"/>
      <w:r>
        <w:rPr>
          <w:rFonts w:ascii="Times New Roman" w:hAnsi="Times New Roman" w:cs="Times New Roman"/>
          <w:sz w:val="24"/>
          <w:szCs w:val="24"/>
          <w:lang w:val="en-US"/>
        </w:rPr>
        <w:t>Oostermeijer</w:t>
      </w:r>
      <w:proofErr w:type="spellEnd"/>
      <w:r>
        <w:rPr>
          <w:rFonts w:ascii="Times New Roman" w:hAnsi="Times New Roman" w:cs="Times New Roman"/>
          <w:sz w:val="24"/>
          <w:szCs w:val="24"/>
          <w:lang w:val="en-US"/>
        </w:rPr>
        <w:t xml:space="preserve"> et al. 1992), occurring in open habitats, such as wet heathlands and grasslands (Simmonds, 1946). In natural populations, individuals do not flower until their third year (Simmonds, 1946). Plants can have one to many, up to 45 cm high, shoots and produce deep blue flowers that are pollinated by bumblebees. The species is self-compatible and flowers in July and August in SW Sweden. Fruits are capsules containing a high number (usually 300-700, </w:t>
      </w:r>
      <w:proofErr w:type="spellStart"/>
      <w:r>
        <w:rPr>
          <w:rFonts w:ascii="Times New Roman" w:hAnsi="Times New Roman" w:cs="Times New Roman"/>
          <w:sz w:val="24"/>
          <w:szCs w:val="24"/>
          <w:lang w:val="en-US"/>
        </w:rPr>
        <w:t>Appelqvist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of minute (mean seed weight = 0.044 mg, Simmonds, 1946), wind-dispersed seeds. </w:t>
      </w:r>
      <w:r>
        <w:rPr>
          <w:rFonts w:ascii="Times New Roman" w:hAnsi="Times New Roman" w:cs="Times New Roman"/>
          <w:i/>
          <w:iCs/>
          <w:sz w:val="24"/>
          <w:szCs w:val="24"/>
          <w:lang w:val="en-US"/>
        </w:rPr>
        <w:t>Gentiana pneumonanthe</w:t>
      </w:r>
      <w:r>
        <w:rPr>
          <w:rFonts w:ascii="Times New Roman" w:hAnsi="Times New Roman" w:cs="Times New Roman"/>
          <w:sz w:val="24"/>
          <w:szCs w:val="24"/>
          <w:lang w:val="en-US"/>
        </w:rPr>
        <w:t xml:space="preserve"> is the primary host of the Alcon Blue butterfly (</w:t>
      </w:r>
      <w:r>
        <w:rPr>
          <w:rFonts w:ascii="Times New Roman" w:hAnsi="Times New Roman" w:cs="Times New Roman"/>
          <w:i/>
          <w:iCs/>
          <w:sz w:val="24"/>
          <w:szCs w:val="24"/>
          <w:lang w:val="en-US"/>
        </w:rPr>
        <w:t>Phengaris alcon</w:t>
      </w:r>
      <w:r>
        <w:rPr>
          <w:rFonts w:ascii="Times New Roman" w:hAnsi="Times New Roman" w:cs="Times New Roman"/>
          <w:sz w:val="24"/>
          <w:szCs w:val="24"/>
          <w:lang w:val="en-US"/>
        </w:rPr>
        <w:t xml:space="preserve">), a specialist predispersal seed predator which </w:t>
      </w:r>
      <w:proofErr w:type="spellStart"/>
      <w:r>
        <w:rPr>
          <w:rFonts w:ascii="Times New Roman" w:hAnsi="Times New Roman" w:cs="Times New Roman"/>
          <w:sz w:val="24"/>
          <w:szCs w:val="24"/>
          <w:lang w:val="en-US"/>
        </w:rPr>
        <w:t>oviposits</w:t>
      </w:r>
      <w:proofErr w:type="spellEnd"/>
      <w:r>
        <w:rPr>
          <w:rFonts w:ascii="Times New Roman" w:hAnsi="Times New Roman" w:cs="Times New Roman"/>
          <w:sz w:val="24"/>
          <w:szCs w:val="24"/>
          <w:lang w:val="en-US"/>
        </w:rPr>
        <w:t xml:space="preserve"> on young buds in July and August (</w:t>
      </w:r>
      <w:proofErr w:type="spellStart"/>
      <w:r>
        <w:rPr>
          <w:rFonts w:ascii="Times New Roman" w:hAnsi="Times New Roman" w:cs="Times New Roman"/>
          <w:sz w:val="24"/>
          <w:szCs w:val="24"/>
          <w:lang w:val="en-US"/>
        </w:rPr>
        <w:t>Appelqvist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The caterpillars feed inside the capsule until they reach the fourth-instar, when then they drop to the ground to be picked up by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 (</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2005). Caterpillars mimic the surface chemistry of the ant brood (Nash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2008) and the </w:t>
      </w:r>
      <w:r>
        <w:rPr>
          <w:rFonts w:ascii="Times New Roman" w:hAnsi="Times New Roman" w:cs="Times New Roman"/>
          <w:sz w:val="24"/>
          <w:szCs w:val="24"/>
          <w:lang w:val="en-US"/>
        </w:rPr>
        <w:lastRenderedPageBreak/>
        <w:t>acoustic signals of queen ants (Sala et al. 2014), and this makes ants carry them to their nest, where they spend the rest of their larval period as parasites (</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2005). </w:t>
      </w:r>
      <w:del w:id="13" w:author="Alicia" w:date="2016-05-09T17:56:00Z">
        <w:r w:rsidDel="008B63BB">
          <w:rPr>
            <w:rFonts w:ascii="Times New Roman" w:hAnsi="Times New Roman" w:cs="Times New Roman"/>
            <w:sz w:val="24"/>
            <w:szCs w:val="24"/>
            <w:lang w:val="en-US"/>
          </w:rPr>
          <w:delText>Contrary to</w:delText>
        </w:r>
      </w:del>
      <w:ins w:id="14" w:author="Alicia" w:date="2016-05-09T17:56:00Z">
        <w:r w:rsidR="008B63BB">
          <w:rPr>
            <w:rFonts w:ascii="Times New Roman" w:hAnsi="Times New Roman" w:cs="Times New Roman"/>
            <w:sz w:val="24"/>
            <w:szCs w:val="24"/>
            <w:lang w:val="en-US"/>
          </w:rPr>
          <w:t>Distinct from</w:t>
        </w:r>
      </w:ins>
      <w:r>
        <w:rPr>
          <w:rFonts w:ascii="Times New Roman" w:hAnsi="Times New Roman" w:cs="Times New Roman"/>
          <w:sz w:val="24"/>
          <w:szCs w:val="24"/>
          <w:lang w:val="en-US"/>
        </w:rPr>
        <w:t xml:space="preserve"> the majority of </w:t>
      </w:r>
      <w:r>
        <w:rPr>
          <w:rFonts w:ascii="Times New Roman" w:hAnsi="Times New Roman" w:cs="Times New Roman"/>
          <w:i/>
          <w:iCs/>
          <w:sz w:val="24"/>
          <w:szCs w:val="24"/>
          <w:lang w:val="en-US"/>
        </w:rPr>
        <w:t>Phengaris</w:t>
      </w:r>
      <w:r>
        <w:rPr>
          <w:rFonts w:ascii="Times New Roman" w:hAnsi="Times New Roman" w:cs="Times New Roman"/>
          <w:sz w:val="24"/>
          <w:szCs w:val="24"/>
          <w:lang w:val="en-US"/>
        </w:rPr>
        <w:t xml:space="preserve"> species, which prey on ant brood,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is a “cuckoo” species (</w:t>
      </w:r>
      <w:proofErr w:type="spellStart"/>
      <w:r>
        <w:rPr>
          <w:rFonts w:ascii="Times New Roman" w:hAnsi="Times New Roman" w:cs="Times New Roman"/>
          <w:sz w:val="24"/>
          <w:szCs w:val="24"/>
          <w:lang w:val="en-US"/>
        </w:rPr>
        <w:t>Als</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2004), and larvae feed primarily on regurgitations from ant workers, trophic eggs (i.e. nutritious, infertile eggs which are fed to the queens and larvae) and prey items brought to the nest by ants. Only ants belonging to the genus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can act as second hosts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2005). In our study area, </w:t>
      </w:r>
      <w:r>
        <w:rPr>
          <w:rFonts w:ascii="Times New Roman" w:hAnsi="Times New Roman" w:cs="Times New Roman"/>
          <w:i/>
          <w:iCs/>
          <w:sz w:val="24"/>
          <w:szCs w:val="24"/>
          <w:lang w:val="en-US"/>
        </w:rPr>
        <w:t xml:space="preserve">M. </w:t>
      </w:r>
      <w:proofErr w:type="spellStart"/>
      <w:r>
        <w:rPr>
          <w:rFonts w:ascii="Times New Roman" w:hAnsi="Times New Roman" w:cs="Times New Roman"/>
          <w:i/>
          <w:iCs/>
          <w:sz w:val="24"/>
          <w:szCs w:val="24"/>
          <w:lang w:val="en-US"/>
        </w:rPr>
        <w:t>ruginodis</w:t>
      </w:r>
      <w:proofErr w:type="spellEnd"/>
      <w:r>
        <w:rPr>
          <w:rFonts w:ascii="Times New Roman" w:hAnsi="Times New Roman" w:cs="Times New Roman"/>
          <w:sz w:val="24"/>
          <w:szCs w:val="24"/>
          <w:lang w:val="en-US"/>
        </w:rPr>
        <w:t xml:space="preserve"> is thought to be the most commonly used host ant species (</w:t>
      </w:r>
      <w:proofErr w:type="spellStart"/>
      <w:r>
        <w:rPr>
          <w:rFonts w:ascii="Times New Roman" w:hAnsi="Times New Roman" w:cs="Times New Roman"/>
          <w:sz w:val="24"/>
          <w:szCs w:val="24"/>
          <w:lang w:val="en-US"/>
        </w:rPr>
        <w:t>Appelqvist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w:t>
      </w:r>
    </w:p>
    <w:p w14:paraId="486E1EFE" w14:textId="77777777" w:rsidR="00D43E10" w:rsidRDefault="00D43E10">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Data collection</w:t>
      </w:r>
    </w:p>
    <w:p w14:paraId="43A7DFC6" w14:textId="79903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study was carried out in 20 populations of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located in the county of </w:t>
      </w:r>
      <w:proofErr w:type="spellStart"/>
      <w:r>
        <w:rPr>
          <w:rFonts w:ascii="Times New Roman" w:hAnsi="Times New Roman" w:cs="Times New Roman"/>
          <w:sz w:val="24"/>
          <w:szCs w:val="24"/>
          <w:lang w:val="en-US"/>
        </w:rPr>
        <w:t>Västra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Götaland</w:t>
      </w:r>
      <w:proofErr w:type="spellEnd"/>
      <w:r>
        <w:rPr>
          <w:rFonts w:ascii="Times New Roman" w:hAnsi="Times New Roman" w:cs="Times New Roman"/>
          <w:sz w:val="24"/>
          <w:szCs w:val="24"/>
          <w:lang w:val="en-US"/>
        </w:rPr>
        <w:t xml:space="preserve"> in SW Sweden (see Appendix S1 </w:t>
      </w:r>
      <w:del w:id="15" w:author="Alicia" w:date="2016-05-03T11:36:00Z">
        <w:r w:rsidDel="009521DA">
          <w:rPr>
            <w:rFonts w:ascii="Times New Roman" w:hAnsi="Times New Roman" w:cs="Times New Roman"/>
            <w:sz w:val="24"/>
            <w:szCs w:val="24"/>
            <w:lang w:val="en-US"/>
          </w:rPr>
          <w:delText xml:space="preserve">in Supporting Information </w:delText>
        </w:r>
      </w:del>
      <w:r>
        <w:rPr>
          <w:rFonts w:ascii="Times New Roman" w:hAnsi="Times New Roman" w:cs="Times New Roman"/>
          <w:sz w:val="24"/>
          <w:szCs w:val="24"/>
          <w:lang w:val="en-US"/>
        </w:rPr>
        <w:t xml:space="preserve">for details). The populations are mainly located in moist heathlands.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was present in 11 of the study populations and absent from 9. Predation intensity varied considerably among the populations where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was present (Appendix S1).</w:t>
      </w:r>
    </w:p>
    <w:p w14:paraId="7C3BD840" w14:textId="20351888" w:rsidR="00056815" w:rsidRDefault="00D43E10" w:rsidP="00D46D38">
      <w:pPr>
        <w:spacing w:line="480" w:lineRule="auto"/>
        <w:ind w:firstLine="708"/>
        <w:rPr>
          <w:ins w:id="16" w:author="Alicia" w:date="2016-05-11T13:30:00Z"/>
          <w:rFonts w:ascii="Times New Roman" w:hAnsi="Times New Roman" w:cs="Times New Roman"/>
          <w:sz w:val="24"/>
          <w:szCs w:val="24"/>
          <w:lang w:val="en-US"/>
        </w:rPr>
      </w:pPr>
      <w:r>
        <w:rPr>
          <w:rFonts w:ascii="Times New Roman" w:hAnsi="Times New Roman" w:cs="Times New Roman"/>
          <w:sz w:val="24"/>
          <w:szCs w:val="24"/>
          <w:lang w:val="en-US"/>
        </w:rPr>
        <w:t xml:space="preserve">We collected data on plant reproductive traits, interaction intensity and plant fitness in 100 marked individuals in each of the 20 study populations during 2010 and 2011. The number of shoots per individual ranged from 1 to 44 (mean = 3). For recordings, we selected one shoot of median length in each individual. In these focal shoots, we recorded shoot height (in cm), number of flowers, and developmental stage of each bud and flower. Buds and flowers were assigned to one of six developmental stages: (1) the sepals covering the bud completely, (2) bud becoming visible, (3) bud growing over the sepals, (4) bud turning blue, (5) flower opening, and (6) flower showing signs of wilting. </w:t>
      </w:r>
      <w:r w:rsidR="002E5DA3">
        <w:rPr>
          <w:rFonts w:ascii="Times New Roman" w:hAnsi="Times New Roman" w:cs="Times New Roman"/>
          <w:sz w:val="24"/>
          <w:szCs w:val="24"/>
          <w:lang w:val="en-US"/>
        </w:rPr>
        <w:t xml:space="preserve">Each of these stages corresponded to a time interval </w:t>
      </w:r>
      <w:r w:rsidR="00341A18">
        <w:rPr>
          <w:rFonts w:ascii="Times New Roman" w:hAnsi="Times New Roman" w:cs="Times New Roman"/>
          <w:sz w:val="24"/>
          <w:szCs w:val="24"/>
          <w:lang w:val="en-US"/>
        </w:rPr>
        <w:t xml:space="preserve">of </w:t>
      </w:r>
      <w:r w:rsidR="002E5DA3">
        <w:rPr>
          <w:rFonts w:ascii="Times New Roman" w:hAnsi="Times New Roman" w:cs="Times New Roman"/>
          <w:sz w:val="24"/>
          <w:szCs w:val="24"/>
          <w:lang w:val="en-US"/>
        </w:rPr>
        <w:lastRenderedPageBreak/>
        <w:t xml:space="preserve">flower development, and the average duration of stages 2-5 was about one week </w:t>
      </w:r>
      <w:r w:rsidR="00341A18">
        <w:rPr>
          <w:rFonts w:ascii="Times New Roman" w:hAnsi="Times New Roman" w:cs="Times New Roman"/>
          <w:sz w:val="24"/>
          <w:szCs w:val="24"/>
          <w:lang w:val="en-US"/>
        </w:rPr>
        <w:t xml:space="preserve">during this study </w:t>
      </w:r>
      <w:r w:rsidR="002E5DA3">
        <w:rPr>
          <w:rFonts w:ascii="Times New Roman" w:hAnsi="Times New Roman" w:cs="Times New Roman"/>
          <w:sz w:val="24"/>
          <w:szCs w:val="24"/>
          <w:lang w:val="en-US"/>
        </w:rPr>
        <w:t xml:space="preserve">(A. Valdés, </w:t>
      </w:r>
      <w:r w:rsidR="002E5DA3">
        <w:rPr>
          <w:rFonts w:ascii="Times New Roman" w:hAnsi="Times New Roman" w:cs="Times New Roman"/>
          <w:i/>
          <w:iCs/>
          <w:sz w:val="24"/>
          <w:szCs w:val="24"/>
          <w:lang w:val="en-US"/>
        </w:rPr>
        <w:t>pers. obs.</w:t>
      </w:r>
      <w:r w:rsidR="002E5DA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All plant traits were measured once per year, at the end of July-beginning of August. Phenology of plant individuals was estimated based on the reproductive development stage of flowers at the day of recording. We calculated two different phenology measures: (1) the mean development stage of all flowers and buds within the focal shoot (a continuous variable ranging from 1 to 6), and (2) the stage of the most advanced bud within the focal shoot (an ordinal variable ranging from 1 to 6). In both cases, higher values indicate a more advanced floral development at the day of recording, i.e. an earlier flowering. </w:t>
      </w:r>
      <w:r w:rsidR="002E5DA3">
        <w:rPr>
          <w:rFonts w:ascii="Times New Roman" w:hAnsi="Times New Roman" w:cs="Times New Roman"/>
          <w:sz w:val="24"/>
          <w:szCs w:val="24"/>
          <w:lang w:val="en-US"/>
        </w:rPr>
        <w:t>According to the observed average</w:t>
      </w:r>
      <w:r>
        <w:rPr>
          <w:rFonts w:ascii="Times New Roman" w:hAnsi="Times New Roman" w:cs="Times New Roman"/>
          <w:sz w:val="24"/>
          <w:szCs w:val="24"/>
          <w:lang w:val="en-US"/>
        </w:rPr>
        <w:t xml:space="preserve"> duration of </w:t>
      </w:r>
      <w:r w:rsidR="002E5DA3">
        <w:rPr>
          <w:rFonts w:ascii="Times New Roman" w:hAnsi="Times New Roman" w:cs="Times New Roman"/>
          <w:sz w:val="24"/>
          <w:szCs w:val="24"/>
          <w:lang w:val="en-US"/>
        </w:rPr>
        <w:t xml:space="preserve">the </w:t>
      </w:r>
      <w:r>
        <w:rPr>
          <w:rFonts w:ascii="Times New Roman" w:hAnsi="Times New Roman" w:cs="Times New Roman"/>
          <w:sz w:val="24"/>
          <w:szCs w:val="24"/>
          <w:lang w:val="en-US"/>
        </w:rPr>
        <w:t>stages</w:t>
      </w:r>
      <w:r w:rsidR="002E5DA3">
        <w:rPr>
          <w:rFonts w:ascii="Times New Roman" w:hAnsi="Times New Roman" w:cs="Times New Roman"/>
          <w:sz w:val="24"/>
          <w:szCs w:val="24"/>
          <w:lang w:val="en-US"/>
        </w:rPr>
        <w:t>, a</w:t>
      </w:r>
      <w:r>
        <w:rPr>
          <w:rFonts w:ascii="Times New Roman" w:hAnsi="Times New Roman" w:cs="Times New Roman"/>
          <w:sz w:val="24"/>
          <w:szCs w:val="24"/>
          <w:lang w:val="en-US"/>
        </w:rPr>
        <w:t xml:space="preserve"> one-unit increase in these measures roughly corresponds to one week earlier development</w:t>
      </w:r>
      <w:del w:id="17" w:author="Johan Ehrlén" w:date="2016-05-30T17:48:00Z">
        <w:r w:rsidDel="00DF3CC9">
          <w:rPr>
            <w:rFonts w:ascii="Times New Roman" w:hAnsi="Times New Roman" w:cs="Times New Roman"/>
            <w:sz w:val="24"/>
            <w:szCs w:val="24"/>
            <w:lang w:val="en-US"/>
          </w:rPr>
          <w:delText xml:space="preserve">. </w:delText>
        </w:r>
      </w:del>
      <w:ins w:id="18" w:author="Johan Ehrlén" w:date="2016-05-30T17:48:00Z">
        <w:r w:rsidR="00DF3CC9">
          <w:rPr>
            <w:rFonts w:ascii="Times New Roman" w:hAnsi="Times New Roman" w:cs="Times New Roman"/>
            <w:sz w:val="24"/>
            <w:szCs w:val="24"/>
            <w:lang w:val="en-US"/>
          </w:rPr>
          <w:t xml:space="preserve">. </w:t>
        </w:r>
      </w:ins>
      <w:commentRangeStart w:id="19"/>
      <w:ins w:id="20" w:author="ehrlen" w:date="2016-05-31T08:34:00Z">
        <w:r w:rsidR="00D46D38">
          <w:rPr>
            <w:rFonts w:ascii="Times New Roman" w:hAnsi="Times New Roman" w:cs="Times New Roman"/>
            <w:sz w:val="24"/>
            <w:szCs w:val="24"/>
            <w:lang w:val="en-US"/>
          </w:rPr>
          <w:t>Our method</w:t>
        </w:r>
        <w:r w:rsidR="00D46D38" w:rsidRPr="00D46D38">
          <w:rPr>
            <w:rFonts w:ascii="Times New Roman" w:hAnsi="Times New Roman" w:cs="Times New Roman"/>
            <w:sz w:val="24"/>
            <w:szCs w:val="24"/>
            <w:lang w:val="en-US"/>
          </w:rPr>
          <w:t xml:space="preserve"> to assess differences in timing of development among individuals</w:t>
        </w:r>
      </w:ins>
      <w:ins w:id="21" w:author="ehrlen" w:date="2016-05-31T08:35:00Z">
        <w:r w:rsidR="00D46D38">
          <w:rPr>
            <w:rFonts w:ascii="Times New Roman" w:hAnsi="Times New Roman" w:cs="Times New Roman"/>
            <w:sz w:val="24"/>
            <w:szCs w:val="24"/>
            <w:lang w:val="en-US"/>
          </w:rPr>
          <w:t xml:space="preserve"> differ from t</w:t>
        </w:r>
      </w:ins>
      <w:ins w:id="22" w:author="ehrlen" w:date="2016-05-31T08:34:00Z">
        <w:r w:rsidR="00D46D38" w:rsidRPr="00D46D38">
          <w:rPr>
            <w:rFonts w:ascii="Times New Roman" w:hAnsi="Times New Roman" w:cs="Times New Roman"/>
            <w:sz w:val="24"/>
            <w:szCs w:val="24"/>
            <w:lang w:val="en-US"/>
          </w:rPr>
          <w:t xml:space="preserve">he traditional </w:t>
        </w:r>
      </w:ins>
      <w:ins w:id="23" w:author="ehrlen" w:date="2016-05-31T08:35:00Z">
        <w:r w:rsidR="00D46D38">
          <w:rPr>
            <w:rFonts w:ascii="Times New Roman" w:hAnsi="Times New Roman" w:cs="Times New Roman"/>
            <w:sz w:val="24"/>
            <w:szCs w:val="24"/>
            <w:lang w:val="en-US"/>
          </w:rPr>
          <w:t>method</w:t>
        </w:r>
      </w:ins>
      <w:ins w:id="24" w:author="ehrlen" w:date="2016-05-31T08:34:00Z">
        <w:r w:rsidR="00D46D38" w:rsidRPr="00D46D38">
          <w:rPr>
            <w:rFonts w:ascii="Times New Roman" w:hAnsi="Times New Roman" w:cs="Times New Roman"/>
            <w:sz w:val="24"/>
            <w:szCs w:val="24"/>
            <w:lang w:val="en-US"/>
          </w:rPr>
          <w:t xml:space="preserve"> to record the calendar date </w:t>
        </w:r>
      </w:ins>
      <w:ins w:id="25" w:author="ehrlen" w:date="2016-05-31T08:59:00Z">
        <w:r w:rsidR="0076147F">
          <w:rPr>
            <w:rFonts w:ascii="Times New Roman" w:hAnsi="Times New Roman" w:cs="Times New Roman"/>
            <w:sz w:val="24"/>
            <w:szCs w:val="24"/>
            <w:lang w:val="en-US"/>
          </w:rPr>
          <w:t>at which</w:t>
        </w:r>
      </w:ins>
      <w:ins w:id="26" w:author="ehrlen" w:date="2016-05-31T08:34:00Z">
        <w:r w:rsidR="00D46D38" w:rsidRPr="00D46D38">
          <w:rPr>
            <w:rFonts w:ascii="Times New Roman" w:hAnsi="Times New Roman" w:cs="Times New Roman"/>
            <w:sz w:val="24"/>
            <w:szCs w:val="24"/>
            <w:lang w:val="en-US"/>
          </w:rPr>
          <w:t xml:space="preserve"> an individual reach a pre-defined stage of development, e.g. the opening of the first flower open. </w:t>
        </w:r>
      </w:ins>
      <w:ins w:id="27" w:author="ehrlen" w:date="2016-05-31T08:36:00Z">
        <w:r w:rsidR="00D46D38">
          <w:rPr>
            <w:rFonts w:ascii="Times New Roman" w:hAnsi="Times New Roman" w:cs="Times New Roman"/>
            <w:sz w:val="24"/>
            <w:szCs w:val="24"/>
            <w:lang w:val="en-US"/>
          </w:rPr>
          <w:t xml:space="preserve">We chose this method because we considered it to be advantageous in two </w:t>
        </w:r>
      </w:ins>
      <w:ins w:id="28" w:author="ehrlen" w:date="2016-05-31T08:37:00Z">
        <w:r w:rsidR="00D46D38">
          <w:rPr>
            <w:rFonts w:ascii="Times New Roman" w:hAnsi="Times New Roman" w:cs="Times New Roman"/>
            <w:sz w:val="24"/>
            <w:szCs w:val="24"/>
            <w:lang w:val="en-US"/>
          </w:rPr>
          <w:t>important respects</w:t>
        </w:r>
      </w:ins>
      <w:ins w:id="29" w:author="ehrlen" w:date="2016-05-31T08:34:00Z">
        <w:r w:rsidR="00D46D38" w:rsidRPr="00D46D38">
          <w:rPr>
            <w:rFonts w:ascii="Times New Roman" w:hAnsi="Times New Roman" w:cs="Times New Roman"/>
            <w:sz w:val="24"/>
            <w:szCs w:val="24"/>
            <w:lang w:val="en-US"/>
          </w:rPr>
          <w:t xml:space="preserve">. </w:t>
        </w:r>
      </w:ins>
      <w:ins w:id="30" w:author="ehrlen" w:date="2016-05-31T08:37:00Z">
        <w:r w:rsidR="00D46D38" w:rsidRPr="00D46D38">
          <w:rPr>
            <w:rFonts w:ascii="Times New Roman" w:hAnsi="Times New Roman" w:cs="Times New Roman"/>
            <w:sz w:val="24"/>
            <w:szCs w:val="24"/>
            <w:lang w:val="en-US"/>
          </w:rPr>
          <w:t xml:space="preserve">First, </w:t>
        </w:r>
        <w:r w:rsidR="00D46D38">
          <w:rPr>
            <w:rFonts w:ascii="Times New Roman" w:hAnsi="Times New Roman" w:cs="Times New Roman"/>
            <w:sz w:val="24"/>
            <w:szCs w:val="24"/>
            <w:lang w:val="en-US"/>
          </w:rPr>
          <w:t>g</w:t>
        </w:r>
      </w:ins>
      <w:ins w:id="31" w:author="ehrlen" w:date="2016-05-31T08:34:00Z">
        <w:r w:rsidR="00D46D38" w:rsidRPr="00D46D38">
          <w:rPr>
            <w:rFonts w:ascii="Times New Roman" w:hAnsi="Times New Roman" w:cs="Times New Roman"/>
            <w:sz w:val="24"/>
            <w:szCs w:val="24"/>
            <w:lang w:val="en-US"/>
          </w:rPr>
          <w:t>iven that recordings are carried synchronously and at a relevant stage, this second option has two main advantages</w:t>
        </w:r>
      </w:ins>
      <w:ins w:id="32" w:author="ehrlen" w:date="2016-05-31T08:37:00Z">
        <w:r w:rsidR="00D46D38">
          <w:rPr>
            <w:rFonts w:ascii="Times New Roman" w:hAnsi="Times New Roman" w:cs="Times New Roman"/>
            <w:sz w:val="24"/>
            <w:szCs w:val="24"/>
            <w:lang w:val="en-US"/>
          </w:rPr>
          <w:t>,</w:t>
        </w:r>
      </w:ins>
      <w:ins w:id="33" w:author="ehrlen" w:date="2016-05-31T08:34:00Z">
        <w:r w:rsidR="00D46D38" w:rsidRPr="00D46D38">
          <w:rPr>
            <w:rFonts w:ascii="Times New Roman" w:hAnsi="Times New Roman" w:cs="Times New Roman"/>
            <w:sz w:val="24"/>
            <w:szCs w:val="24"/>
            <w:lang w:val="en-US"/>
          </w:rPr>
          <w:t xml:space="preserve"> it allows assessment of differences in development among large number of individuals </w:t>
        </w:r>
      </w:ins>
      <w:ins w:id="34" w:author="ehrlen" w:date="2016-05-31T09:00:00Z">
        <w:r w:rsidR="0076147F">
          <w:rPr>
            <w:rFonts w:ascii="Times New Roman" w:hAnsi="Times New Roman" w:cs="Times New Roman"/>
            <w:sz w:val="24"/>
            <w:szCs w:val="24"/>
            <w:lang w:val="en-US"/>
          </w:rPr>
          <w:t>during</w:t>
        </w:r>
      </w:ins>
      <w:ins w:id="35" w:author="ehrlen" w:date="2016-05-31T08:34:00Z">
        <w:r w:rsidR="00D46D38" w:rsidRPr="00D46D38">
          <w:rPr>
            <w:rFonts w:ascii="Times New Roman" w:hAnsi="Times New Roman" w:cs="Times New Roman"/>
            <w:sz w:val="24"/>
            <w:szCs w:val="24"/>
            <w:lang w:val="en-US"/>
          </w:rPr>
          <w:t xml:space="preserve"> a single recording. Second, it provides a measure of differences in the rate of development that is much less dependent on seasonal variation in temperature</w:t>
        </w:r>
      </w:ins>
      <w:ins w:id="36" w:author="ehrlen" w:date="2016-05-31T08:38:00Z">
        <w:r w:rsidR="00D46D38">
          <w:rPr>
            <w:rFonts w:ascii="Times New Roman" w:hAnsi="Times New Roman" w:cs="Times New Roman"/>
            <w:sz w:val="24"/>
            <w:szCs w:val="24"/>
            <w:lang w:val="en-US"/>
          </w:rPr>
          <w:t xml:space="preserve"> and thus more adequate for assessments of selection</w:t>
        </w:r>
      </w:ins>
      <w:ins w:id="37" w:author="ehrlen" w:date="2016-05-31T08:34:00Z">
        <w:r w:rsidR="00D46D38" w:rsidRPr="00D46D38">
          <w:rPr>
            <w:rFonts w:ascii="Times New Roman" w:hAnsi="Times New Roman" w:cs="Times New Roman"/>
            <w:sz w:val="24"/>
            <w:szCs w:val="24"/>
            <w:lang w:val="en-US"/>
          </w:rPr>
          <w:t xml:space="preserve">. At the same time, it is clear that one possible disadvantage of measuring developmental rate at one occasion is that unstandardized estimates might be difficult to compare among populations if recordings are not carried out simultaneously. However, in the current study visits to the different populations were made within a short period of time, and our measure of phenology was not correlated with the </w:t>
        </w:r>
        <w:proofErr w:type="gramStart"/>
        <w:r w:rsidR="00D46D38" w:rsidRPr="00D46D38">
          <w:rPr>
            <w:rFonts w:ascii="Times New Roman" w:hAnsi="Times New Roman" w:cs="Times New Roman"/>
            <w:sz w:val="24"/>
            <w:szCs w:val="24"/>
            <w:lang w:val="en-US"/>
          </w:rPr>
          <w:t>date</w:t>
        </w:r>
        <w:proofErr w:type="gramEnd"/>
        <w:r w:rsidR="00D46D38" w:rsidRPr="00D46D38">
          <w:rPr>
            <w:rFonts w:ascii="Times New Roman" w:hAnsi="Times New Roman" w:cs="Times New Roman"/>
            <w:sz w:val="24"/>
            <w:szCs w:val="24"/>
            <w:lang w:val="en-US"/>
          </w:rPr>
          <w:t xml:space="preserve"> of recording in any of the two years </w:t>
        </w:r>
      </w:ins>
      <w:commentRangeStart w:id="38"/>
      <w:ins w:id="39" w:author="Johan Ehrlén" w:date="2016-05-30T17:48:00Z">
        <w:del w:id="40" w:author="ehrlen" w:date="2016-05-31T08:34:00Z">
          <w:r w:rsidR="00DF3CC9" w:rsidDel="00D46D38">
            <w:rPr>
              <w:rFonts w:ascii="Times New Roman" w:hAnsi="Times New Roman" w:cs="Times New Roman"/>
              <w:sz w:val="24"/>
              <w:szCs w:val="24"/>
              <w:lang w:val="en-US"/>
            </w:rPr>
            <w:delText>…</w:delText>
          </w:r>
          <w:commentRangeEnd w:id="38"/>
          <w:r w:rsidR="00DF3CC9" w:rsidDel="00D46D38">
            <w:rPr>
              <w:rStyle w:val="CommentReference"/>
            </w:rPr>
            <w:commentReference w:id="38"/>
          </w:r>
        </w:del>
        <w:del w:id="41" w:author="ehrlen" w:date="2016-05-31T08:40:00Z">
          <w:r w:rsidR="00DF3CC9" w:rsidDel="00D46D38">
            <w:rPr>
              <w:rFonts w:ascii="Times New Roman" w:hAnsi="Times New Roman" w:cs="Times New Roman"/>
              <w:sz w:val="24"/>
              <w:szCs w:val="24"/>
              <w:lang w:val="en-US"/>
            </w:rPr>
            <w:delText xml:space="preserve"> </w:delText>
          </w:r>
        </w:del>
      </w:ins>
      <w:ins w:id="42" w:author="Alicia" w:date="2016-05-11T13:29:00Z">
        <w:del w:id="43" w:author="ehrlen" w:date="2016-05-31T08:40:00Z">
          <w:r w:rsidR="00056815" w:rsidDel="00D46D38">
            <w:rPr>
              <w:rFonts w:ascii="Times New Roman" w:hAnsi="Times New Roman" w:cs="Times New Roman"/>
              <w:sz w:val="24"/>
              <w:szCs w:val="24"/>
              <w:lang w:val="en-US"/>
            </w:rPr>
            <w:delText xml:space="preserve">Although the developmental stage of flowers was assessed on different days in each population, </w:delText>
          </w:r>
        </w:del>
      </w:ins>
      <w:ins w:id="44" w:author="Alicia" w:date="2016-05-11T13:30:00Z">
        <w:del w:id="45" w:author="ehrlen" w:date="2016-05-31T08:40:00Z">
          <w:r w:rsidR="00056815" w:rsidDel="00D46D38">
            <w:rPr>
              <w:rFonts w:ascii="Times New Roman" w:hAnsi="Times New Roman" w:cs="Times New Roman"/>
              <w:sz w:val="24"/>
              <w:szCs w:val="24"/>
              <w:lang w:val="en-US"/>
            </w:rPr>
            <w:delText>mean population</w:delText>
          </w:r>
        </w:del>
      </w:ins>
      <w:ins w:id="46" w:author="Alicia" w:date="2016-05-11T13:33:00Z">
        <w:del w:id="47" w:author="ehrlen" w:date="2016-05-31T08:40:00Z">
          <w:r w:rsidR="00681ECC" w:rsidDel="00D46D38">
            <w:rPr>
              <w:rFonts w:ascii="Times New Roman" w:hAnsi="Times New Roman" w:cs="Times New Roman"/>
              <w:sz w:val="24"/>
              <w:szCs w:val="24"/>
              <w:lang w:val="en-US"/>
            </w:rPr>
            <w:delText xml:space="preserve"> values of the</w:delText>
          </w:r>
        </w:del>
      </w:ins>
      <w:ins w:id="48" w:author="Alicia" w:date="2016-05-11T13:30:00Z">
        <w:del w:id="49" w:author="ehrlen" w:date="2016-05-31T08:40:00Z">
          <w:r w:rsidR="00056815" w:rsidDel="00D46D38">
            <w:rPr>
              <w:rFonts w:ascii="Times New Roman" w:hAnsi="Times New Roman" w:cs="Times New Roman"/>
              <w:sz w:val="24"/>
              <w:szCs w:val="24"/>
              <w:lang w:val="en-US"/>
            </w:rPr>
            <w:delText xml:space="preserve"> phenology </w:delText>
          </w:r>
        </w:del>
      </w:ins>
      <w:ins w:id="50" w:author="Alicia" w:date="2016-05-11T13:33:00Z">
        <w:del w:id="51" w:author="ehrlen" w:date="2016-05-31T08:40:00Z">
          <w:r w:rsidR="00681ECC" w:rsidDel="00D46D38">
            <w:rPr>
              <w:rFonts w:ascii="Times New Roman" w:hAnsi="Times New Roman" w:cs="Times New Roman"/>
              <w:sz w:val="24"/>
              <w:szCs w:val="24"/>
              <w:lang w:val="en-US"/>
            </w:rPr>
            <w:delText>measures were</w:delText>
          </w:r>
        </w:del>
      </w:ins>
      <w:ins w:id="52" w:author="Alicia" w:date="2016-05-11T13:31:00Z">
        <w:del w:id="53" w:author="ehrlen" w:date="2016-05-31T08:40:00Z">
          <w:r w:rsidR="00056815" w:rsidDel="00D46D38">
            <w:rPr>
              <w:rFonts w:ascii="Times New Roman" w:hAnsi="Times New Roman" w:cs="Times New Roman"/>
              <w:sz w:val="24"/>
              <w:szCs w:val="24"/>
              <w:lang w:val="en-US"/>
            </w:rPr>
            <w:delText xml:space="preserve"> unrelated to</w:delText>
          </w:r>
        </w:del>
      </w:ins>
      <w:ins w:id="54" w:author="Alicia" w:date="2016-05-11T13:33:00Z">
        <w:del w:id="55" w:author="ehrlen" w:date="2016-05-31T08:40:00Z">
          <w:r w:rsidR="00681ECC" w:rsidDel="00D46D38">
            <w:rPr>
              <w:rFonts w:ascii="Times New Roman" w:hAnsi="Times New Roman" w:cs="Times New Roman"/>
              <w:sz w:val="24"/>
              <w:szCs w:val="24"/>
              <w:lang w:val="en-US"/>
            </w:rPr>
            <w:delText xml:space="preserve"> the</w:delText>
          </w:r>
        </w:del>
      </w:ins>
      <w:ins w:id="56" w:author="Alicia" w:date="2016-05-11T13:30:00Z">
        <w:del w:id="57" w:author="ehrlen" w:date="2016-05-31T08:40:00Z">
          <w:r w:rsidR="00056815" w:rsidDel="00D46D38">
            <w:rPr>
              <w:rFonts w:ascii="Times New Roman" w:hAnsi="Times New Roman" w:cs="Times New Roman"/>
              <w:sz w:val="24"/>
              <w:szCs w:val="24"/>
              <w:lang w:val="en-US"/>
            </w:rPr>
            <w:delText xml:space="preserve"> </w:delText>
          </w:r>
        </w:del>
      </w:ins>
      <w:ins w:id="58" w:author="Alicia" w:date="2016-05-11T13:31:00Z">
        <w:del w:id="59" w:author="ehrlen" w:date="2016-05-31T08:40:00Z">
          <w:r w:rsidR="00056815" w:rsidDel="00D46D38">
            <w:rPr>
              <w:rFonts w:ascii="Times New Roman" w:hAnsi="Times New Roman" w:cs="Times New Roman"/>
              <w:sz w:val="24"/>
              <w:szCs w:val="24"/>
              <w:lang w:val="en-US"/>
            </w:rPr>
            <w:delText xml:space="preserve">date of recording </w:delText>
          </w:r>
        </w:del>
        <w:r w:rsidR="00056815">
          <w:rPr>
            <w:rFonts w:ascii="Times New Roman" w:hAnsi="Times New Roman" w:cs="Times New Roman"/>
            <w:sz w:val="24"/>
            <w:szCs w:val="24"/>
            <w:lang w:val="en-US"/>
          </w:rPr>
          <w:t>(</w:t>
        </w:r>
        <w:commentRangeStart w:id="60"/>
        <w:r w:rsidR="00056815">
          <w:rPr>
            <w:rFonts w:ascii="Times New Roman" w:hAnsi="Times New Roman" w:cs="Times New Roman"/>
            <w:sz w:val="24"/>
            <w:szCs w:val="24"/>
            <w:lang w:val="en-US"/>
          </w:rPr>
          <w:t xml:space="preserve">p </w:t>
        </w:r>
      </w:ins>
      <w:ins w:id="61" w:author="Alicia" w:date="2016-05-11T13:32:00Z">
        <w:r w:rsidR="00056815">
          <w:rPr>
            <w:rFonts w:ascii="Times New Roman" w:hAnsi="Times New Roman" w:cs="Times New Roman"/>
            <w:sz w:val="24"/>
            <w:szCs w:val="24"/>
            <w:lang w:val="en-US"/>
          </w:rPr>
          <w:t xml:space="preserve">&gt; </w:t>
        </w:r>
      </w:ins>
      <w:ins w:id="62" w:author="Alicia" w:date="2016-05-11T13:31:00Z">
        <w:r w:rsidR="00681ECC">
          <w:rPr>
            <w:rFonts w:ascii="Times New Roman" w:hAnsi="Times New Roman" w:cs="Times New Roman"/>
            <w:sz w:val="24"/>
            <w:szCs w:val="24"/>
            <w:lang w:val="en-US"/>
          </w:rPr>
          <w:t>0.05</w:t>
        </w:r>
      </w:ins>
      <w:commentRangeEnd w:id="60"/>
      <w:r w:rsidR="00DF3CC9">
        <w:rPr>
          <w:rStyle w:val="CommentReference"/>
        </w:rPr>
        <w:commentReference w:id="60"/>
      </w:r>
      <w:ins w:id="63" w:author="Alicia" w:date="2016-05-11T13:31:00Z">
        <w:r w:rsidR="00681ECC">
          <w:rPr>
            <w:rFonts w:ascii="Times New Roman" w:hAnsi="Times New Roman" w:cs="Times New Roman"/>
            <w:sz w:val="24"/>
            <w:szCs w:val="24"/>
            <w:lang w:val="en-US"/>
          </w:rPr>
          <w:t>)</w:t>
        </w:r>
        <w:del w:id="64" w:author="ehrlen" w:date="2016-05-31T08:40:00Z">
          <w:r w:rsidR="00681ECC" w:rsidDel="00D46D38">
            <w:rPr>
              <w:rFonts w:ascii="Times New Roman" w:hAnsi="Times New Roman" w:cs="Times New Roman"/>
              <w:sz w:val="24"/>
              <w:szCs w:val="24"/>
              <w:lang w:val="en-US"/>
            </w:rPr>
            <w:delText xml:space="preserve"> in both study years</w:delText>
          </w:r>
        </w:del>
      </w:ins>
      <w:ins w:id="65" w:author="Alicia" w:date="2016-05-11T13:33:00Z">
        <w:r w:rsidR="00681ECC">
          <w:rPr>
            <w:rFonts w:ascii="Times New Roman" w:hAnsi="Times New Roman" w:cs="Times New Roman"/>
            <w:sz w:val="24"/>
            <w:szCs w:val="24"/>
            <w:lang w:val="en-US"/>
          </w:rPr>
          <w:t>.</w:t>
        </w:r>
      </w:ins>
      <w:commentRangeEnd w:id="19"/>
      <w:r w:rsidR="00D46D38">
        <w:rPr>
          <w:rStyle w:val="CommentReference"/>
        </w:rPr>
        <w:commentReference w:id="19"/>
      </w:r>
    </w:p>
    <w:p w14:paraId="6D2C7BDD" w14:textId="56BFB76E" w:rsidR="00056815" w:rsidDel="00681ECC" w:rsidRDefault="00056815" w:rsidP="00056815">
      <w:pPr>
        <w:spacing w:line="480" w:lineRule="auto"/>
        <w:ind w:firstLine="708"/>
        <w:rPr>
          <w:del w:id="66" w:author="Alicia" w:date="2016-05-11T13:33:00Z"/>
          <w:rFonts w:ascii="Times New Roman" w:hAnsi="Times New Roman" w:cs="Times New Roman"/>
          <w:sz w:val="24"/>
          <w:szCs w:val="24"/>
          <w:lang w:val="en-US"/>
        </w:rPr>
      </w:pPr>
    </w:p>
    <w:p w14:paraId="39139C01" w14:textId="77777777"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Interaction intensity was estimated by the maximum number of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eggs observed on the focal shoot during 2-6 visits to each population. Populations were visited once at the end of July-beginning of August (when data on reproductive traits was collected) and from 1 to 5 times from the end of August until all fruits had matured in mid-October (the number of visits depending on the time needed for fruit maturation). </w:t>
      </w:r>
    </w:p>
    <w:p w14:paraId="4054B7D1" w14:textId="6089BE0F"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Plant fitness was estimated by the maximum observed number of intact (i.e. not damaged by the </w:t>
      </w:r>
      <w:del w:id="67" w:author="Alicia" w:date="2016-05-02T11:34:00Z">
        <w:r w:rsidDel="000D649E">
          <w:rPr>
            <w:rFonts w:ascii="Times New Roman" w:hAnsi="Times New Roman" w:cs="Times New Roman"/>
            <w:sz w:val="24"/>
            <w:szCs w:val="24"/>
            <w:lang w:val="en-US"/>
          </w:rPr>
          <w:delText>butterfly</w:delText>
        </w:r>
      </w:del>
      <w:ins w:id="68" w:author="Alicia" w:date="2016-05-02T11:34:00Z">
        <w:r w:rsidR="000D649E">
          <w:rPr>
            <w:rFonts w:ascii="Times New Roman" w:hAnsi="Times New Roman" w:cs="Times New Roman"/>
            <w:sz w:val="24"/>
            <w:szCs w:val="24"/>
            <w:lang w:val="en-US"/>
          </w:rPr>
          <w:t>caterpillar</w:t>
        </w:r>
      </w:ins>
      <w:r>
        <w:rPr>
          <w:rFonts w:ascii="Times New Roman" w:hAnsi="Times New Roman" w:cs="Times New Roman"/>
          <w:sz w:val="24"/>
          <w:szCs w:val="24"/>
          <w:lang w:val="en-US"/>
        </w:rPr>
        <w:t xml:space="preserve">) mature fruits on the focal shoot (assessed from counts of fruits on 1 to 5 visits to each population, see above). Although some seeds might remain in attacked fruits, the larvae consume a large proportion of seeds in the capsules (A. Valdés </w:t>
      </w:r>
      <w:r>
        <w:rPr>
          <w:rFonts w:ascii="Times New Roman" w:hAnsi="Times New Roman" w:cs="Times New Roman"/>
          <w:i/>
          <w:iCs/>
          <w:sz w:val="24"/>
          <w:szCs w:val="24"/>
          <w:lang w:val="en-US"/>
        </w:rPr>
        <w:t>pers. obs.</w:t>
      </w:r>
      <w:r>
        <w:rPr>
          <w:rFonts w:ascii="Times New Roman" w:hAnsi="Times New Roman" w:cs="Times New Roman"/>
          <w:sz w:val="24"/>
          <w:szCs w:val="24"/>
          <w:lang w:val="en-US"/>
        </w:rPr>
        <w:t xml:space="preserve">), and the total number of mature seeds in intact and attacked fruits is strongly correlated with the number of intact fruits (r = 0.85, N = 1136 individuals in 2010). In 2010, information on fruit production was collected in all 20 populations but in 2011 we were only able to get information from 16 of the populations. </w:t>
      </w:r>
    </w:p>
    <w:p w14:paraId="0D1CA485"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Ant abundance was estimated once per study year along transects in each of the 20 study populations. In 2010, 20-m transects were established, and in 2011 we used a 40-m transect in each population. Sugar cubes were placed at one-meter intervals along the transects, and the number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sp. ants at each of the sugar cubes was counted 30 minutes after presenting them to ants. Assessments were only carried out under dry (no precipitation) and warm conditions. To further reduce variation due to varying weather conditions during ant counts, we used the highest yearly value of the average number of ants per sugar cube in each population as a measure of ant abundance. </w:t>
      </w:r>
    </w:p>
    <w:p w14:paraId="1EE042C2" w14:textId="77777777" w:rsidR="00D43E10" w:rsidRDefault="00D43E10">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Statistical analyses</w:t>
      </w:r>
    </w:p>
    <w:p w14:paraId="1C6DC80C" w14:textId="4B3944F1"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To assess phenotypic selection on flowering phenology, we performed selection gradient analyses in each of the two years by regressing relative fitness on standardized estimates of phenology, flower number and shoot height (</w:t>
      </w:r>
      <w:proofErr w:type="spellStart"/>
      <w:r>
        <w:rPr>
          <w:rFonts w:ascii="Times New Roman" w:hAnsi="Times New Roman" w:cs="Times New Roman"/>
          <w:sz w:val="24"/>
          <w:szCs w:val="24"/>
          <w:lang w:val="en-US"/>
        </w:rPr>
        <w:t>Lande</w:t>
      </w:r>
      <w:proofErr w:type="spellEnd"/>
      <w:r>
        <w:rPr>
          <w:rFonts w:ascii="Times New Roman" w:hAnsi="Times New Roman" w:cs="Times New Roman"/>
          <w:sz w:val="24"/>
          <w:szCs w:val="24"/>
          <w:lang w:val="en-US"/>
        </w:rPr>
        <w:t xml:space="preserve"> &amp; Arnold, 1983). Fitness, in terms of the number of intact fruits, was relativized within populations by dividing individual values by population mean values. Traits were standardized by subtracting the population mean and dividing by the population standard deviation. To test for differences in phenotypic selection gradients among populations, we included the interaction between standardized reproductive traits and population in the models. The main effect of population was not included as fitness was relativized within populations prior to analysis. We fitted a linear model with Type II sums of squares. In addition to tests of directional (linear) selection, we also tested for non-linear (quadratic and correlational) selection. Quadratic selection is defined as the covariance between relative fitness and the squared deviations of trait values from the mean, while correlational selection is the covariance between relative fitness and the product of trait deviations (</w:t>
      </w:r>
      <w:proofErr w:type="spellStart"/>
      <w:r>
        <w:rPr>
          <w:rFonts w:ascii="Times New Roman" w:hAnsi="Times New Roman" w:cs="Times New Roman"/>
          <w:sz w:val="24"/>
          <w:szCs w:val="24"/>
          <w:lang w:val="en-US"/>
        </w:rPr>
        <w:t>Lande</w:t>
      </w:r>
      <w:proofErr w:type="spellEnd"/>
      <w:r>
        <w:rPr>
          <w:rFonts w:ascii="Times New Roman" w:hAnsi="Times New Roman" w:cs="Times New Roman"/>
          <w:sz w:val="24"/>
          <w:szCs w:val="24"/>
          <w:lang w:val="en-US"/>
        </w:rPr>
        <w:t xml:space="preserve"> &amp; Arnold, 1983; Arnold, 1986). Non-linear selection was assessed by examining the effects of quadratic and interaction terms in a model including also the linear terms. Results for models using mean and most advanced flower developmental stages within shoots as estimates of phenology were very similar in all cases. Below, we present only results for the stage of the most advanced bud (results for selection gradient analyses using the mean flower developmental stage are shown in Appendix S2</w:t>
      </w:r>
      <w:del w:id="69" w:author="Alicia" w:date="2016-05-03T11:36:00Z">
        <w:r w:rsidDel="009521DA">
          <w:rPr>
            <w:rFonts w:ascii="Times New Roman" w:hAnsi="Times New Roman" w:cs="Times New Roman"/>
            <w:sz w:val="24"/>
            <w:szCs w:val="24"/>
            <w:lang w:val="en-US"/>
          </w:rPr>
          <w:delText xml:space="preserve"> in Supporting Information</w:delText>
        </w:r>
      </w:del>
      <w:r>
        <w:rPr>
          <w:rFonts w:ascii="Times New Roman" w:hAnsi="Times New Roman" w:cs="Times New Roman"/>
          <w:sz w:val="24"/>
          <w:szCs w:val="24"/>
          <w:lang w:val="en-US"/>
        </w:rPr>
        <w:t xml:space="preserve">). </w:t>
      </w:r>
    </w:p>
    <w:p w14:paraId="3AA03759" w14:textId="77777777"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To test if linear selection on reproductive traits differed among populations with vs. without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and to avoid basing contrasts on estimated selection coefficients, we created a variable “Predation”, coded as 0 in populations without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and as 1 in populations with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and constructed a linear hierarchical mixed model (Type II sums of squares) for each year. </w:t>
      </w:r>
      <w:r>
        <w:rPr>
          <w:rFonts w:ascii="Times New Roman" w:hAnsi="Times New Roman" w:cs="Times New Roman"/>
          <w:sz w:val="24"/>
          <w:szCs w:val="24"/>
          <w:lang w:val="en-US"/>
        </w:rPr>
        <w:lastRenderedPageBreak/>
        <w:t>Predictors included standardized reproductive traits and their interactions with population as random effects, and predation as a fixed effect. Effects of trait × population and trait × predation interactions were only included in these models if the trait × population interaction was significant. We did not include an individual intercept by population</w:t>
      </w:r>
      <w:r>
        <w:rPr>
          <w:lang w:val="en-US"/>
        </w:rPr>
        <w:t xml:space="preserve"> </w:t>
      </w:r>
      <w:r>
        <w:rPr>
          <w:rFonts w:ascii="Times New Roman" w:hAnsi="Times New Roman" w:cs="Times New Roman"/>
          <w:sz w:val="24"/>
          <w:szCs w:val="24"/>
          <w:lang w:val="en-US"/>
        </w:rPr>
        <w:t xml:space="preserve">because fitness was relativized within populations prior to analysis.  </w:t>
      </w:r>
    </w:p>
    <w:p w14:paraId="2F7813A5" w14:textId="014685E9"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populations where the butterfly was present, we investigated predator preferences, by regressing the probability (0 or 1) and intensity (number of eggs in all individuals) of attack by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on</w:t>
      </w:r>
      <w:ins w:id="70" w:author="Alicia" w:date="2016-05-11T11:57:00Z">
        <w:r w:rsidR="00AA07B4">
          <w:rPr>
            <w:rFonts w:ascii="Times New Roman" w:hAnsi="Times New Roman" w:cs="Times New Roman"/>
            <w:sz w:val="24"/>
            <w:szCs w:val="24"/>
            <w:lang w:val="en-US"/>
          </w:rPr>
          <w:t xml:space="preserve"> standardized</w:t>
        </w:r>
      </w:ins>
      <w:r>
        <w:rPr>
          <w:rFonts w:ascii="Times New Roman" w:hAnsi="Times New Roman" w:cs="Times New Roman"/>
          <w:sz w:val="24"/>
          <w:szCs w:val="24"/>
          <w:lang w:val="en-US"/>
        </w:rPr>
        <w:t xml:space="preserve"> reproductive traits, population and their interactions in each of the two years. We excluded population D (Appendix S1) in 2010 from these analyses because only one plant individual was attacked. </w:t>
      </w:r>
    </w:p>
    <w:p w14:paraId="28535CDD" w14:textId="1AE2028F" w:rsidR="003238BC" w:rsidRDefault="00D43E10" w:rsidP="003238BC">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We also used path analyses</w:t>
      </w:r>
      <w:ins w:id="71" w:author="Alicia" w:date="2016-05-16T16:29:00Z">
        <w:r w:rsidR="009C0F3A">
          <w:rPr>
            <w:rFonts w:ascii="Times New Roman" w:hAnsi="Times New Roman" w:cs="Times New Roman"/>
            <w:sz w:val="24"/>
            <w:szCs w:val="24"/>
            <w:lang w:val="en-US"/>
          </w:rPr>
          <w:t xml:space="preserve"> (Grace, 2006)</w:t>
        </w:r>
      </w:ins>
      <w:r>
        <w:rPr>
          <w:rFonts w:ascii="Times New Roman" w:hAnsi="Times New Roman" w:cs="Times New Roman"/>
          <w:sz w:val="24"/>
          <w:szCs w:val="24"/>
          <w:lang w:val="en-US"/>
        </w:rPr>
        <w:t xml:space="preserve"> to examine the relative importance of direct and indirect effects of reproductive traits on fitness</w:t>
      </w:r>
      <w:ins w:id="72" w:author="Alicia" w:date="2016-05-03T11:40:00Z">
        <w:r w:rsidR="009521DA">
          <w:rPr>
            <w:rFonts w:ascii="Times New Roman" w:hAnsi="Times New Roman" w:cs="Times New Roman"/>
            <w:sz w:val="24"/>
            <w:szCs w:val="24"/>
            <w:lang w:val="en-US"/>
          </w:rPr>
          <w:t xml:space="preserve"> in the </w:t>
        </w:r>
        <w:del w:id="73" w:author="Johan Ehrlén" w:date="2016-05-30T17:49:00Z">
          <w:r w:rsidR="009521DA" w:rsidDel="00DF3CC9">
            <w:rPr>
              <w:rFonts w:ascii="Times New Roman" w:hAnsi="Times New Roman" w:cs="Times New Roman"/>
              <w:sz w:val="24"/>
              <w:szCs w:val="24"/>
              <w:lang w:val="en-US"/>
            </w:rPr>
            <w:delText xml:space="preserve">subset of </w:delText>
          </w:r>
        </w:del>
        <w:r w:rsidR="009521DA">
          <w:rPr>
            <w:rFonts w:ascii="Times New Roman" w:hAnsi="Times New Roman" w:cs="Times New Roman"/>
            <w:sz w:val="24"/>
            <w:szCs w:val="24"/>
            <w:lang w:val="en-US"/>
          </w:rPr>
          <w:t xml:space="preserve">populations </w:t>
        </w:r>
        <w:del w:id="74" w:author="Johan Ehrlén" w:date="2016-05-30T17:49:00Z">
          <w:r w:rsidR="009521DA" w:rsidDel="00DF3CC9">
            <w:rPr>
              <w:rFonts w:ascii="Times New Roman" w:hAnsi="Times New Roman" w:cs="Times New Roman"/>
              <w:sz w:val="24"/>
              <w:szCs w:val="24"/>
              <w:lang w:val="en-US"/>
            </w:rPr>
            <w:delText>with</w:delText>
          </w:r>
        </w:del>
      </w:ins>
      <w:ins w:id="75" w:author="Johan Ehrlén" w:date="2016-05-30T17:49:00Z">
        <w:r w:rsidR="00DF3CC9">
          <w:rPr>
            <w:rFonts w:ascii="Times New Roman" w:hAnsi="Times New Roman" w:cs="Times New Roman"/>
            <w:sz w:val="24"/>
            <w:szCs w:val="24"/>
            <w:lang w:val="en-US"/>
          </w:rPr>
          <w:t>where</w:t>
        </w:r>
      </w:ins>
      <w:ins w:id="76" w:author="Alicia" w:date="2016-05-03T11:40:00Z">
        <w:r w:rsidR="009521DA">
          <w:rPr>
            <w:rFonts w:ascii="Times New Roman" w:hAnsi="Times New Roman" w:cs="Times New Roman"/>
            <w:sz w:val="24"/>
            <w:szCs w:val="24"/>
            <w:lang w:val="en-US"/>
          </w:rPr>
          <w:t xml:space="preserve"> the predator</w:t>
        </w:r>
      </w:ins>
      <w:ins w:id="77" w:author="Alicia" w:date="2016-05-16T16:39:00Z">
        <w:r w:rsidR="005A4AF9">
          <w:rPr>
            <w:rFonts w:ascii="Times New Roman" w:hAnsi="Times New Roman" w:cs="Times New Roman"/>
            <w:sz w:val="24"/>
            <w:szCs w:val="24"/>
            <w:lang w:val="en-US"/>
          </w:rPr>
          <w:t xml:space="preserve"> </w:t>
        </w:r>
      </w:ins>
      <w:ins w:id="78" w:author="Johan Ehrlén" w:date="2016-05-30T17:49:00Z">
        <w:r w:rsidR="00DF3CC9">
          <w:rPr>
            <w:rFonts w:ascii="Times New Roman" w:hAnsi="Times New Roman" w:cs="Times New Roman"/>
            <w:sz w:val="24"/>
            <w:szCs w:val="24"/>
            <w:lang w:val="en-US"/>
          </w:rPr>
          <w:t xml:space="preserve">was present </w:t>
        </w:r>
      </w:ins>
      <w:ins w:id="79" w:author="Alicia" w:date="2016-05-16T16:39:00Z">
        <w:r w:rsidR="005A4AF9" w:rsidRPr="006E5FF5">
          <w:rPr>
            <w:rFonts w:ascii="Times New Roman" w:hAnsi="Times New Roman" w:cs="Times New Roman"/>
            <w:sz w:val="24"/>
            <w:szCs w:val="24"/>
            <w:lang w:val="en-US"/>
          </w:rPr>
          <w:t>(excluding population D in 2010</w:t>
        </w:r>
      </w:ins>
      <w:ins w:id="80" w:author="Alicia" w:date="2016-05-16T16:42:00Z">
        <w:r w:rsidR="005A4AF9">
          <w:rPr>
            <w:rFonts w:ascii="Times New Roman" w:hAnsi="Times New Roman" w:cs="Times New Roman"/>
            <w:sz w:val="24"/>
            <w:szCs w:val="24"/>
            <w:lang w:val="en-US"/>
          </w:rPr>
          <w:t xml:space="preserve"> for the </w:t>
        </w:r>
      </w:ins>
      <w:ins w:id="81" w:author="Alicia" w:date="2016-05-17T11:40:00Z">
        <w:r w:rsidR="00881224">
          <w:rPr>
            <w:rFonts w:ascii="Times New Roman" w:hAnsi="Times New Roman" w:cs="Times New Roman"/>
            <w:sz w:val="24"/>
            <w:szCs w:val="24"/>
            <w:lang w:val="en-US"/>
          </w:rPr>
          <w:t xml:space="preserve">same </w:t>
        </w:r>
      </w:ins>
      <w:ins w:id="82" w:author="Alicia" w:date="2016-05-16T16:42:00Z">
        <w:r w:rsidR="005A4AF9">
          <w:rPr>
            <w:rFonts w:ascii="Times New Roman" w:hAnsi="Times New Roman" w:cs="Times New Roman"/>
            <w:sz w:val="24"/>
            <w:szCs w:val="24"/>
            <w:lang w:val="en-US"/>
          </w:rPr>
          <w:t>reason stated above</w:t>
        </w:r>
      </w:ins>
      <w:ins w:id="83" w:author="Alicia" w:date="2016-05-16T16:39:00Z">
        <w:r w:rsidR="005A4AF9" w:rsidRPr="006E5FF5">
          <w:rPr>
            <w:rFonts w:ascii="Times New Roman" w:hAnsi="Times New Roman" w:cs="Times New Roman"/>
            <w:sz w:val="24"/>
            <w:szCs w:val="24"/>
            <w:lang w:val="en-US"/>
          </w:rPr>
          <w:t>)</w:t>
        </w:r>
      </w:ins>
      <w:ins w:id="84" w:author="Alicia" w:date="2016-05-03T11:40:00Z">
        <w:r w:rsidR="009521DA">
          <w:rPr>
            <w:rFonts w:ascii="Times New Roman" w:hAnsi="Times New Roman" w:cs="Times New Roman"/>
            <w:sz w:val="24"/>
            <w:szCs w:val="24"/>
            <w:lang w:val="en-US"/>
          </w:rPr>
          <w:t>. We considered</w:t>
        </w:r>
      </w:ins>
      <w:del w:id="85" w:author="Alicia" w:date="2016-05-16T16:29:00Z">
        <w:r w:rsidDel="009C0F3A">
          <w:rPr>
            <w:rFonts w:ascii="Times New Roman" w:hAnsi="Times New Roman" w:cs="Times New Roman"/>
            <w:sz w:val="24"/>
            <w:szCs w:val="24"/>
            <w:lang w:val="en-US"/>
          </w:rPr>
          <w:delText xml:space="preserve"> (Grace, 2006),</w:delText>
        </w:r>
      </w:del>
      <w:r>
        <w:rPr>
          <w:rFonts w:ascii="Times New Roman" w:hAnsi="Times New Roman" w:cs="Times New Roman"/>
          <w:sz w:val="24"/>
          <w:szCs w:val="24"/>
          <w:lang w:val="en-US"/>
        </w:rPr>
        <w:t xml:space="preserve"> indirect effects </w:t>
      </w:r>
      <w:del w:id="86" w:author="Alicia" w:date="2016-05-03T11:40:00Z">
        <w:r w:rsidDel="009521DA">
          <w:rPr>
            <w:rFonts w:ascii="Times New Roman" w:hAnsi="Times New Roman" w:cs="Times New Roman"/>
            <w:sz w:val="24"/>
            <w:szCs w:val="24"/>
            <w:lang w:val="en-US"/>
          </w:rPr>
          <w:delText xml:space="preserve">being </w:delText>
        </w:r>
      </w:del>
      <w:ins w:id="87" w:author="Alicia" w:date="2016-05-03T11:40:00Z">
        <w:r w:rsidR="009521DA">
          <w:rPr>
            <w:rFonts w:ascii="Times New Roman" w:hAnsi="Times New Roman" w:cs="Times New Roman"/>
            <w:sz w:val="24"/>
            <w:szCs w:val="24"/>
            <w:lang w:val="en-US"/>
          </w:rPr>
          <w:t xml:space="preserve">to be </w:t>
        </w:r>
      </w:ins>
      <w:r>
        <w:rPr>
          <w:rFonts w:ascii="Times New Roman" w:hAnsi="Times New Roman" w:cs="Times New Roman"/>
          <w:sz w:val="24"/>
          <w:szCs w:val="24"/>
          <w:lang w:val="en-US"/>
        </w:rPr>
        <w:t xml:space="preserve">mediated by </w:t>
      </w:r>
      <w:ins w:id="88" w:author="ehrlen" w:date="2016-05-31T09:26:00Z">
        <w:r w:rsidR="00DF0233">
          <w:rPr>
            <w:rFonts w:ascii="Times New Roman" w:hAnsi="Times New Roman" w:cs="Times New Roman"/>
            <w:sz w:val="24"/>
            <w:szCs w:val="24"/>
            <w:lang w:val="en-US"/>
          </w:rPr>
          <w:t xml:space="preserve">either </w:t>
        </w:r>
      </w:ins>
      <w:del w:id="89" w:author="Alicia" w:date="2016-05-03T11:31:00Z">
        <w:r w:rsidDel="009521DA">
          <w:rPr>
            <w:rFonts w:ascii="Times New Roman" w:hAnsi="Times New Roman" w:cs="Times New Roman"/>
            <w:sz w:val="24"/>
            <w:szCs w:val="24"/>
            <w:lang w:val="en-US"/>
          </w:rPr>
          <w:delText xml:space="preserve">either </w:delText>
        </w:r>
      </w:del>
      <w:r>
        <w:rPr>
          <w:rFonts w:ascii="Times New Roman" w:hAnsi="Times New Roman" w:cs="Times New Roman"/>
          <w:sz w:val="24"/>
          <w:szCs w:val="24"/>
          <w:lang w:val="en-US"/>
        </w:rPr>
        <w:t xml:space="preserve">the </w:t>
      </w:r>
      <w:del w:id="90" w:author="Alicia" w:date="2016-05-03T11:31:00Z">
        <w:r w:rsidDel="009521DA">
          <w:rPr>
            <w:rFonts w:ascii="Times New Roman" w:hAnsi="Times New Roman" w:cs="Times New Roman"/>
            <w:sz w:val="24"/>
            <w:szCs w:val="24"/>
            <w:lang w:val="en-US"/>
          </w:rPr>
          <w:delText xml:space="preserve">probability or the </w:delText>
        </w:r>
      </w:del>
      <w:r>
        <w:rPr>
          <w:rFonts w:ascii="Times New Roman" w:hAnsi="Times New Roman" w:cs="Times New Roman"/>
          <w:sz w:val="24"/>
          <w:szCs w:val="24"/>
          <w:lang w:val="en-US"/>
        </w:rPr>
        <w:t xml:space="preserve">intensity of </w:t>
      </w:r>
      <w:del w:id="91" w:author="Alicia" w:date="2016-05-03T11:31:00Z">
        <w:r w:rsidDel="009521DA">
          <w:rPr>
            <w:rFonts w:ascii="Times New Roman" w:hAnsi="Times New Roman" w:cs="Times New Roman"/>
            <w:sz w:val="24"/>
            <w:szCs w:val="24"/>
            <w:lang w:val="en-US"/>
          </w:rPr>
          <w:delText>predator attack</w:delText>
        </w:r>
      </w:del>
      <w:ins w:id="92" w:author="Alicia" w:date="2016-05-03T11:31:00Z">
        <w:r w:rsidR="009521DA">
          <w:rPr>
            <w:rFonts w:ascii="Times New Roman" w:hAnsi="Times New Roman" w:cs="Times New Roman"/>
            <w:sz w:val="24"/>
            <w:szCs w:val="24"/>
            <w:lang w:val="en-US"/>
          </w:rPr>
          <w:t>predation</w:t>
        </w:r>
      </w:ins>
      <w:ins w:id="93" w:author="Alicia" w:date="2016-05-03T11:40:00Z">
        <w:r w:rsidR="009521DA">
          <w:rPr>
            <w:rFonts w:ascii="Times New Roman" w:hAnsi="Times New Roman" w:cs="Times New Roman"/>
            <w:sz w:val="24"/>
            <w:szCs w:val="24"/>
            <w:lang w:val="en-US"/>
          </w:rPr>
          <w:t xml:space="preserve"> </w:t>
        </w:r>
      </w:ins>
      <w:ins w:id="94" w:author="ehrlen" w:date="2016-05-31T09:26:00Z">
        <w:r w:rsidR="00DF0233">
          <w:rPr>
            <w:rFonts w:ascii="Times New Roman" w:hAnsi="Times New Roman" w:cs="Times New Roman"/>
            <w:sz w:val="24"/>
            <w:szCs w:val="24"/>
            <w:lang w:val="en-US"/>
          </w:rPr>
          <w:t xml:space="preserve">or </w:t>
        </w:r>
      </w:ins>
      <w:ins w:id="95" w:author="Alicia" w:date="2016-05-03T11:40:00Z">
        <w:del w:id="96" w:author="ehrlen" w:date="2016-05-31T09:27:00Z">
          <w:r w:rsidR="009521DA" w:rsidDel="00DF0233">
            <w:rPr>
              <w:rFonts w:ascii="Times New Roman" w:hAnsi="Times New Roman" w:cs="Times New Roman"/>
              <w:sz w:val="24"/>
              <w:szCs w:val="24"/>
              <w:lang w:val="en-US"/>
            </w:rPr>
            <w:delText>(and additionally, by</w:delText>
          </w:r>
        </w:del>
      </w:ins>
      <w:ins w:id="97" w:author="Alicia" w:date="2016-05-03T11:31:00Z">
        <w:del w:id="98" w:author="ehrlen" w:date="2016-05-31T09:27:00Z">
          <w:r w:rsidR="009521DA" w:rsidDel="00DF0233">
            <w:rPr>
              <w:rFonts w:ascii="Times New Roman" w:hAnsi="Times New Roman" w:cs="Times New Roman"/>
              <w:sz w:val="24"/>
              <w:szCs w:val="24"/>
              <w:lang w:val="en-US"/>
            </w:rPr>
            <w:delText xml:space="preserve"> </w:delText>
          </w:r>
        </w:del>
        <w:r w:rsidR="009521DA">
          <w:rPr>
            <w:rFonts w:ascii="Times New Roman" w:hAnsi="Times New Roman" w:cs="Times New Roman"/>
            <w:sz w:val="24"/>
            <w:szCs w:val="24"/>
            <w:lang w:val="en-US"/>
          </w:rPr>
          <w:t>the</w:t>
        </w:r>
      </w:ins>
      <w:r>
        <w:rPr>
          <w:rFonts w:ascii="Times New Roman" w:hAnsi="Times New Roman" w:cs="Times New Roman"/>
          <w:sz w:val="24"/>
          <w:szCs w:val="24"/>
          <w:lang w:val="en-US"/>
        </w:rPr>
        <w:t xml:space="preserve"> </w:t>
      </w:r>
      <w:del w:id="99" w:author="Alicia" w:date="2016-05-03T11:31:00Z">
        <w:r w:rsidDel="009521DA">
          <w:rPr>
            <w:rFonts w:ascii="Times New Roman" w:hAnsi="Times New Roman" w:cs="Times New Roman"/>
            <w:sz w:val="24"/>
            <w:szCs w:val="24"/>
            <w:lang w:val="en-US"/>
          </w:rPr>
          <w:delText>(i.e., two different saturated models</w:delText>
        </w:r>
      </w:del>
      <w:ins w:id="100" w:author="Alicia" w:date="2016-05-03T11:31:00Z">
        <w:r w:rsidR="009521DA">
          <w:rPr>
            <w:rFonts w:ascii="Times New Roman" w:hAnsi="Times New Roman" w:cs="Times New Roman"/>
            <w:sz w:val="24"/>
            <w:szCs w:val="24"/>
            <w:lang w:val="en-US"/>
          </w:rPr>
          <w:t xml:space="preserve">probability of </w:t>
        </w:r>
        <w:del w:id="101" w:author="ehrlen" w:date="2016-05-31T09:27:00Z">
          <w:r w:rsidR="009521DA" w:rsidDel="00DF0233">
            <w:rPr>
              <w:rFonts w:ascii="Times New Roman" w:hAnsi="Times New Roman" w:cs="Times New Roman"/>
              <w:sz w:val="24"/>
              <w:szCs w:val="24"/>
              <w:lang w:val="en-US"/>
            </w:rPr>
            <w:delText xml:space="preserve">predator </w:delText>
          </w:r>
        </w:del>
        <w:r w:rsidR="009521DA">
          <w:rPr>
            <w:rFonts w:ascii="Times New Roman" w:hAnsi="Times New Roman" w:cs="Times New Roman"/>
            <w:sz w:val="24"/>
            <w:szCs w:val="24"/>
            <w:lang w:val="en-US"/>
          </w:rPr>
          <w:t>attack</w:t>
        </w:r>
      </w:ins>
      <w:ins w:id="102" w:author="Alicia" w:date="2016-05-17T17:25:00Z">
        <w:del w:id="103" w:author="ehrlen" w:date="2016-05-31T09:27:00Z">
          <w:r w:rsidR="00245AFD" w:rsidDel="00DF0233">
            <w:rPr>
              <w:rFonts w:ascii="Times New Roman" w:hAnsi="Times New Roman" w:cs="Times New Roman"/>
              <w:sz w:val="24"/>
              <w:szCs w:val="24"/>
              <w:lang w:val="en-US"/>
            </w:rPr>
            <w:delText>,</w:delText>
          </w:r>
        </w:del>
        <w:r w:rsidR="00245AFD">
          <w:rPr>
            <w:rFonts w:ascii="Times New Roman" w:hAnsi="Times New Roman" w:cs="Times New Roman"/>
            <w:sz w:val="24"/>
            <w:szCs w:val="24"/>
            <w:lang w:val="en-US"/>
          </w:rPr>
          <w:t xml:space="preserve"> </w:t>
        </w:r>
      </w:ins>
      <w:ins w:id="104" w:author="ehrlen" w:date="2016-05-31T09:27:00Z">
        <w:r w:rsidR="00DF0233">
          <w:rPr>
            <w:rFonts w:ascii="Times New Roman" w:hAnsi="Times New Roman" w:cs="Times New Roman"/>
            <w:sz w:val="24"/>
            <w:szCs w:val="24"/>
            <w:lang w:val="en-US"/>
          </w:rPr>
          <w:t>(</w:t>
        </w:r>
      </w:ins>
      <w:ins w:id="105" w:author="Alicia" w:date="2016-05-17T11:22:00Z">
        <w:r w:rsidR="00391598">
          <w:rPr>
            <w:rFonts w:ascii="Times New Roman" w:hAnsi="Times New Roman" w:cs="Times New Roman"/>
            <w:sz w:val="24"/>
            <w:szCs w:val="24"/>
            <w:lang w:val="en-US"/>
          </w:rPr>
          <w:t>Appendix S3-</w:t>
        </w:r>
      </w:ins>
      <w:ins w:id="106" w:author="Alicia" w:date="2016-05-18T15:50:00Z">
        <w:r w:rsidR="006223D7">
          <w:rPr>
            <w:rFonts w:ascii="Times New Roman" w:hAnsi="Times New Roman" w:cs="Times New Roman"/>
            <w:sz w:val="24"/>
            <w:szCs w:val="24"/>
            <w:lang w:val="en-US"/>
          </w:rPr>
          <w:t>5</w:t>
        </w:r>
      </w:ins>
      <w:del w:id="107" w:author="Alicia" w:date="2016-05-03T11:40:00Z">
        <w:r w:rsidDel="009521DA">
          <w:rPr>
            <w:rFonts w:ascii="Times New Roman" w:hAnsi="Times New Roman" w:cs="Times New Roman"/>
            <w:sz w:val="24"/>
            <w:szCs w:val="24"/>
            <w:lang w:val="en-US"/>
          </w:rPr>
          <w:delText xml:space="preserve"> </w:delText>
        </w:r>
      </w:del>
      <w:del w:id="108" w:author="Alicia" w:date="2016-05-03T11:32:00Z">
        <w:r w:rsidDel="009521DA">
          <w:rPr>
            <w:rFonts w:ascii="Times New Roman" w:hAnsi="Times New Roman" w:cs="Times New Roman"/>
            <w:sz w:val="24"/>
            <w:szCs w:val="24"/>
            <w:lang w:val="en-US"/>
          </w:rPr>
          <w:delText xml:space="preserve">were considered, see </w:delText>
        </w:r>
      </w:del>
      <w:del w:id="109" w:author="Alicia" w:date="2016-05-17T11:19:00Z">
        <w:r w:rsidDel="00391598">
          <w:rPr>
            <w:rFonts w:ascii="Times New Roman" w:hAnsi="Times New Roman" w:cs="Times New Roman"/>
            <w:sz w:val="24"/>
            <w:szCs w:val="24"/>
            <w:lang w:val="en-US"/>
          </w:rPr>
          <w:delText>Appendi</w:delText>
        </w:r>
      </w:del>
      <w:del w:id="110" w:author="Alicia" w:date="2016-05-03T11:38:00Z">
        <w:r w:rsidDel="009521DA">
          <w:rPr>
            <w:rFonts w:ascii="Times New Roman" w:hAnsi="Times New Roman" w:cs="Times New Roman"/>
            <w:sz w:val="24"/>
            <w:szCs w:val="24"/>
            <w:lang w:val="en-US"/>
          </w:rPr>
          <w:delText>x</w:delText>
        </w:r>
      </w:del>
      <w:del w:id="111" w:author="Alicia" w:date="2016-05-17T11:19:00Z">
        <w:r w:rsidDel="00391598">
          <w:rPr>
            <w:rFonts w:ascii="Times New Roman" w:hAnsi="Times New Roman" w:cs="Times New Roman"/>
            <w:sz w:val="24"/>
            <w:szCs w:val="24"/>
            <w:lang w:val="en-US"/>
          </w:rPr>
          <w:delText xml:space="preserve"> </w:delText>
        </w:r>
      </w:del>
      <w:del w:id="112" w:author="Alicia" w:date="2016-05-03T11:32:00Z">
        <w:r w:rsidRPr="00391598" w:rsidDel="009521DA">
          <w:rPr>
            <w:rFonts w:ascii="Times New Roman" w:hAnsi="Times New Roman" w:cs="Times New Roman"/>
            <w:sz w:val="24"/>
            <w:szCs w:val="24"/>
            <w:lang w:val="en-US"/>
          </w:rPr>
          <w:delText xml:space="preserve">S3 </w:delText>
        </w:r>
      </w:del>
      <w:del w:id="113" w:author="Alicia" w:date="2016-05-03T11:35:00Z">
        <w:r w:rsidDel="009521DA">
          <w:rPr>
            <w:rFonts w:ascii="Times New Roman" w:hAnsi="Times New Roman" w:cs="Times New Roman"/>
            <w:sz w:val="24"/>
            <w:szCs w:val="24"/>
            <w:lang w:val="en-US"/>
          </w:rPr>
          <w:delText>in Supporting Information</w:delText>
        </w:r>
      </w:del>
      <w:del w:id="114" w:author="Alicia" w:date="2016-05-03T11:33:00Z">
        <w:r w:rsidDel="009521DA">
          <w:rPr>
            <w:rFonts w:ascii="Times New Roman" w:hAnsi="Times New Roman" w:cs="Times New Roman"/>
            <w:sz w:val="24"/>
            <w:szCs w:val="24"/>
            <w:lang w:val="en-US"/>
          </w:rPr>
          <w:delText xml:space="preserve"> for details</w:delText>
        </w:r>
      </w:del>
      <w:r>
        <w:rPr>
          <w:rFonts w:ascii="Times New Roman" w:hAnsi="Times New Roman" w:cs="Times New Roman"/>
          <w:sz w:val="24"/>
          <w:szCs w:val="24"/>
          <w:lang w:val="en-US"/>
        </w:rPr>
        <w:t>).</w:t>
      </w:r>
      <w:ins w:id="115" w:author="Alicia" w:date="2016-05-03T11:49:00Z">
        <w:r w:rsidR="00065BF3">
          <w:rPr>
            <w:rFonts w:ascii="Times New Roman" w:hAnsi="Times New Roman" w:cs="Times New Roman"/>
            <w:sz w:val="24"/>
            <w:szCs w:val="24"/>
            <w:lang w:val="en-US"/>
          </w:rPr>
          <w:t xml:space="preserve"> </w:t>
        </w:r>
      </w:ins>
      <w:ins w:id="116" w:author="Alicia" w:date="2016-05-16T16:44:00Z">
        <w:r w:rsidR="005A4AF9">
          <w:rPr>
            <w:rFonts w:ascii="Times New Roman" w:hAnsi="Times New Roman" w:cs="Times New Roman"/>
            <w:sz w:val="24"/>
            <w:szCs w:val="24"/>
            <w:lang w:val="en-US"/>
          </w:rPr>
          <w:t xml:space="preserve">We constructed </w:t>
        </w:r>
        <w:del w:id="117" w:author="ehrlen" w:date="2016-05-31T09:27:00Z">
          <w:r w:rsidR="005A4AF9" w:rsidDel="00DF0233">
            <w:rPr>
              <w:rFonts w:ascii="Times New Roman" w:hAnsi="Times New Roman" w:cs="Times New Roman"/>
              <w:sz w:val="24"/>
              <w:szCs w:val="24"/>
              <w:lang w:val="en-US"/>
            </w:rPr>
            <w:delText xml:space="preserve">a </w:delText>
          </w:r>
        </w:del>
        <w:r w:rsidR="005A4AF9">
          <w:rPr>
            <w:rFonts w:ascii="Times New Roman" w:hAnsi="Times New Roman" w:cs="Times New Roman"/>
            <w:sz w:val="24"/>
            <w:szCs w:val="24"/>
            <w:lang w:val="en-US"/>
          </w:rPr>
          <w:t>saturated model</w:t>
        </w:r>
      </w:ins>
      <w:ins w:id="118" w:author="ehrlen" w:date="2016-05-31T09:27:00Z">
        <w:r w:rsidR="00DF0233">
          <w:rPr>
            <w:rFonts w:ascii="Times New Roman" w:hAnsi="Times New Roman" w:cs="Times New Roman"/>
            <w:sz w:val="24"/>
            <w:szCs w:val="24"/>
            <w:lang w:val="en-US"/>
          </w:rPr>
          <w:t>s</w:t>
        </w:r>
      </w:ins>
      <w:ins w:id="119" w:author="Alicia" w:date="2016-05-16T16:44:00Z">
        <w:r w:rsidR="005A4AF9">
          <w:rPr>
            <w:rFonts w:ascii="Times New Roman" w:hAnsi="Times New Roman" w:cs="Times New Roman"/>
            <w:sz w:val="24"/>
            <w:szCs w:val="24"/>
            <w:lang w:val="en-US"/>
          </w:rPr>
          <w:t xml:space="preserve"> that </w:t>
        </w:r>
      </w:ins>
      <w:ins w:id="120" w:author="Alicia" w:date="2016-05-16T16:39:00Z">
        <w:r w:rsidR="006E5FF5" w:rsidRPr="006E5FF5">
          <w:rPr>
            <w:rFonts w:ascii="Times New Roman" w:hAnsi="Times New Roman" w:cs="Times New Roman"/>
            <w:sz w:val="24"/>
            <w:szCs w:val="24"/>
            <w:lang w:val="en-US"/>
          </w:rPr>
          <w:t>included direct effects of phenology, flower number and shoot height on number of intact fruits</w:t>
        </w:r>
        <w:r w:rsidR="005A4AF9">
          <w:rPr>
            <w:rFonts w:ascii="Times New Roman" w:hAnsi="Times New Roman" w:cs="Times New Roman"/>
            <w:sz w:val="24"/>
            <w:szCs w:val="24"/>
            <w:lang w:val="en-US"/>
          </w:rPr>
          <w:t xml:space="preserve">, effects of these traits on </w:t>
        </w:r>
      </w:ins>
      <w:ins w:id="121" w:author="Alicia" w:date="2016-05-16T16:45:00Z">
        <w:r w:rsidR="005A4AF9">
          <w:rPr>
            <w:rFonts w:ascii="Times New Roman" w:hAnsi="Times New Roman" w:cs="Times New Roman"/>
            <w:sz w:val="24"/>
            <w:szCs w:val="24"/>
            <w:lang w:val="en-US"/>
          </w:rPr>
          <w:t xml:space="preserve">predation by </w:t>
        </w:r>
        <w:r w:rsidR="005A4AF9" w:rsidRPr="00F04AC7">
          <w:rPr>
            <w:rFonts w:ascii="Times New Roman" w:hAnsi="Times New Roman" w:cs="Times New Roman"/>
            <w:i/>
            <w:sz w:val="24"/>
            <w:szCs w:val="24"/>
            <w:lang w:val="en-US"/>
          </w:rPr>
          <w:t>P. alcon</w:t>
        </w:r>
      </w:ins>
      <w:ins w:id="122" w:author="Alicia" w:date="2016-05-16T16:39:00Z">
        <w:r w:rsidR="006E5FF5" w:rsidRPr="006E5FF5">
          <w:rPr>
            <w:rFonts w:ascii="Times New Roman" w:hAnsi="Times New Roman" w:cs="Times New Roman"/>
            <w:sz w:val="24"/>
            <w:szCs w:val="24"/>
            <w:lang w:val="en-US"/>
          </w:rPr>
          <w:t xml:space="preserve">, and the effect of </w:t>
        </w:r>
      </w:ins>
      <w:ins w:id="123" w:author="Alicia" w:date="2016-05-16T16:45:00Z">
        <w:r w:rsidR="005A4AF9">
          <w:rPr>
            <w:rFonts w:ascii="Times New Roman" w:hAnsi="Times New Roman" w:cs="Times New Roman"/>
            <w:sz w:val="24"/>
            <w:szCs w:val="24"/>
            <w:lang w:val="en-US"/>
          </w:rPr>
          <w:t>predation</w:t>
        </w:r>
      </w:ins>
      <w:ins w:id="124" w:author="Alicia" w:date="2016-05-16T16:39:00Z">
        <w:r w:rsidR="006E5FF5" w:rsidRPr="006E5FF5">
          <w:rPr>
            <w:rFonts w:ascii="Times New Roman" w:hAnsi="Times New Roman" w:cs="Times New Roman"/>
            <w:sz w:val="24"/>
            <w:szCs w:val="24"/>
            <w:lang w:val="en-US"/>
          </w:rPr>
          <w:t xml:space="preserve"> on number of intact fruits. </w:t>
        </w:r>
      </w:ins>
      <w:ins w:id="125" w:author="Alicia" w:date="2016-05-16T16:46:00Z">
        <w:r w:rsidR="005A4AF9">
          <w:rPr>
            <w:rFonts w:ascii="Times New Roman" w:hAnsi="Times New Roman" w:cs="Times New Roman"/>
            <w:sz w:val="24"/>
            <w:szCs w:val="24"/>
            <w:lang w:val="en-US"/>
          </w:rPr>
          <w:t>We also included c</w:t>
        </w:r>
      </w:ins>
      <w:ins w:id="126" w:author="Alicia" w:date="2016-05-16T16:39:00Z">
        <w:r w:rsidR="006E5FF5" w:rsidRPr="006E5FF5">
          <w:rPr>
            <w:rFonts w:ascii="Times New Roman" w:hAnsi="Times New Roman" w:cs="Times New Roman"/>
            <w:sz w:val="24"/>
            <w:szCs w:val="24"/>
            <w:lang w:val="en-US"/>
          </w:rPr>
          <w:t xml:space="preserve">orrelations </w:t>
        </w:r>
        <w:r w:rsidR="005A4AF9">
          <w:rPr>
            <w:rFonts w:ascii="Times New Roman" w:hAnsi="Times New Roman" w:cs="Times New Roman"/>
            <w:sz w:val="24"/>
            <w:szCs w:val="24"/>
            <w:lang w:val="en-US"/>
          </w:rPr>
          <w:t xml:space="preserve">between </w:t>
        </w:r>
        <w:del w:id="127" w:author="ehrlen" w:date="2016-05-31T09:28:00Z">
          <w:r w:rsidR="005A4AF9" w:rsidDel="00DF0233">
            <w:rPr>
              <w:rFonts w:ascii="Times New Roman" w:hAnsi="Times New Roman" w:cs="Times New Roman"/>
              <w:sz w:val="24"/>
              <w:szCs w:val="24"/>
              <w:lang w:val="en-US"/>
            </w:rPr>
            <w:delText xml:space="preserve">the </w:delText>
          </w:r>
        </w:del>
        <w:r w:rsidR="005A4AF9">
          <w:rPr>
            <w:rFonts w:ascii="Times New Roman" w:hAnsi="Times New Roman" w:cs="Times New Roman"/>
            <w:sz w:val="24"/>
            <w:szCs w:val="24"/>
            <w:lang w:val="en-US"/>
          </w:rPr>
          <w:t>reproductive</w:t>
        </w:r>
      </w:ins>
      <w:ins w:id="128" w:author="Johan Ehrlén" w:date="2016-05-30T17:49:00Z">
        <w:del w:id="129" w:author="ehrlen" w:date="2016-05-31T09:28:00Z">
          <w:r w:rsidR="00DF3CC9" w:rsidDel="00DF0233">
            <w:rPr>
              <w:rFonts w:ascii="Times New Roman" w:hAnsi="Times New Roman" w:cs="Times New Roman"/>
              <w:sz w:val="24"/>
              <w:szCs w:val="24"/>
              <w:lang w:val="en-US"/>
            </w:rPr>
            <w:delText>plant</w:delText>
          </w:r>
        </w:del>
      </w:ins>
      <w:ins w:id="130" w:author="Alicia" w:date="2016-05-16T16:39:00Z">
        <w:r w:rsidR="005A4AF9">
          <w:rPr>
            <w:rFonts w:ascii="Times New Roman" w:hAnsi="Times New Roman" w:cs="Times New Roman"/>
            <w:sz w:val="24"/>
            <w:szCs w:val="24"/>
            <w:lang w:val="en-US"/>
          </w:rPr>
          <w:t xml:space="preserve"> traits</w:t>
        </w:r>
        <w:r w:rsidR="006E5FF5" w:rsidRPr="006E5FF5">
          <w:rPr>
            <w:rFonts w:ascii="Times New Roman" w:hAnsi="Times New Roman" w:cs="Times New Roman"/>
            <w:sz w:val="24"/>
            <w:szCs w:val="24"/>
            <w:lang w:val="en-US"/>
          </w:rPr>
          <w:t xml:space="preserve">. </w:t>
        </w:r>
      </w:ins>
      <w:ins w:id="131" w:author="Alicia" w:date="2016-05-17T11:34:00Z">
        <w:r w:rsidR="003238BC">
          <w:rPr>
            <w:rFonts w:ascii="Times New Roman" w:hAnsi="Times New Roman" w:cs="Times New Roman"/>
            <w:sz w:val="24"/>
            <w:szCs w:val="24"/>
            <w:lang w:val="en-US"/>
          </w:rPr>
          <w:t xml:space="preserve">We </w:t>
        </w:r>
      </w:ins>
      <w:ins w:id="132" w:author="Alicia" w:date="2016-05-17T11:35:00Z">
        <w:r w:rsidR="003238BC">
          <w:rPr>
            <w:rFonts w:ascii="Times New Roman" w:hAnsi="Times New Roman" w:cs="Times New Roman"/>
            <w:sz w:val="24"/>
            <w:szCs w:val="24"/>
            <w:lang w:val="en-US"/>
          </w:rPr>
          <w:t xml:space="preserve">first </w:t>
        </w:r>
      </w:ins>
      <w:ins w:id="133" w:author="Alicia" w:date="2016-05-17T11:34:00Z">
        <w:r w:rsidR="003238BC">
          <w:rPr>
            <w:rFonts w:ascii="Times New Roman" w:hAnsi="Times New Roman" w:cs="Times New Roman"/>
            <w:sz w:val="24"/>
            <w:szCs w:val="24"/>
            <w:lang w:val="en-US"/>
          </w:rPr>
          <w:t xml:space="preserve">fitted </w:t>
        </w:r>
        <w:del w:id="134" w:author="ehrlen" w:date="2016-05-31T09:28:00Z">
          <w:r w:rsidR="003238BC" w:rsidDel="00DF0233">
            <w:rPr>
              <w:rFonts w:ascii="Times New Roman" w:hAnsi="Times New Roman" w:cs="Times New Roman"/>
              <w:sz w:val="24"/>
              <w:szCs w:val="24"/>
              <w:lang w:val="en-US"/>
            </w:rPr>
            <w:delText xml:space="preserve">one </w:delText>
          </w:r>
        </w:del>
        <w:r w:rsidR="003238BC">
          <w:rPr>
            <w:rFonts w:ascii="Times New Roman" w:hAnsi="Times New Roman" w:cs="Times New Roman"/>
            <w:sz w:val="24"/>
            <w:szCs w:val="24"/>
            <w:lang w:val="en-US"/>
          </w:rPr>
          <w:t>global model</w:t>
        </w:r>
      </w:ins>
      <w:ins w:id="135" w:author="ehrlen" w:date="2016-05-31T09:28:00Z">
        <w:r w:rsidR="00DF0233">
          <w:rPr>
            <w:rFonts w:ascii="Times New Roman" w:hAnsi="Times New Roman" w:cs="Times New Roman"/>
            <w:sz w:val="24"/>
            <w:szCs w:val="24"/>
            <w:lang w:val="en-US"/>
          </w:rPr>
          <w:t>s</w:t>
        </w:r>
      </w:ins>
      <w:ins w:id="136" w:author="Alicia" w:date="2016-05-17T11:34:00Z">
        <w:r w:rsidR="003238BC">
          <w:rPr>
            <w:rFonts w:ascii="Times New Roman" w:hAnsi="Times New Roman" w:cs="Times New Roman"/>
            <w:sz w:val="24"/>
            <w:szCs w:val="24"/>
            <w:lang w:val="en-US"/>
          </w:rPr>
          <w:t xml:space="preserve"> for each of the two years </w:t>
        </w:r>
        <w:del w:id="137" w:author="Johan Ehrlén" w:date="2016-05-30T17:49:00Z">
          <w:r w:rsidR="003238BC" w:rsidDel="00DF3CC9">
            <w:rPr>
              <w:rFonts w:ascii="Times New Roman" w:hAnsi="Times New Roman" w:cs="Times New Roman"/>
              <w:sz w:val="24"/>
              <w:szCs w:val="24"/>
              <w:lang w:val="en-US"/>
            </w:rPr>
            <w:delText>with</w:delText>
          </w:r>
        </w:del>
      </w:ins>
      <w:ins w:id="138" w:author="Johan Ehrlén" w:date="2016-05-30T17:49:00Z">
        <w:r w:rsidR="00DF3CC9">
          <w:rPr>
            <w:rFonts w:ascii="Times New Roman" w:hAnsi="Times New Roman" w:cs="Times New Roman"/>
            <w:sz w:val="24"/>
            <w:szCs w:val="24"/>
            <w:lang w:val="en-US"/>
          </w:rPr>
          <w:t>using</w:t>
        </w:r>
      </w:ins>
      <w:ins w:id="139" w:author="Alicia" w:date="2016-05-17T11:34:00Z">
        <w:r w:rsidR="003238BC">
          <w:rPr>
            <w:rFonts w:ascii="Times New Roman" w:hAnsi="Times New Roman" w:cs="Times New Roman"/>
            <w:sz w:val="24"/>
            <w:szCs w:val="24"/>
            <w:lang w:val="en-US"/>
          </w:rPr>
          <w:t xml:space="preserve"> data from all populations</w:t>
        </w:r>
      </w:ins>
      <w:ins w:id="140" w:author="Alicia" w:date="2016-05-17T11:35:00Z">
        <w:r w:rsidR="003238BC">
          <w:rPr>
            <w:rFonts w:ascii="Times New Roman" w:hAnsi="Times New Roman" w:cs="Times New Roman"/>
            <w:sz w:val="24"/>
            <w:szCs w:val="24"/>
            <w:lang w:val="en-US"/>
          </w:rPr>
          <w:t xml:space="preserve">. </w:t>
        </w:r>
      </w:ins>
      <w:ins w:id="141" w:author="Alicia" w:date="2016-05-19T10:52:00Z">
        <w:r w:rsidR="00591453">
          <w:rPr>
            <w:rFonts w:ascii="Times New Roman" w:hAnsi="Times New Roman" w:cs="Times New Roman"/>
            <w:sz w:val="24"/>
            <w:szCs w:val="24"/>
            <w:lang w:val="en-US"/>
          </w:rPr>
          <w:t xml:space="preserve">Before </w:t>
        </w:r>
        <w:del w:id="142" w:author="Johan Ehrlén" w:date="2016-05-30T17:49:00Z">
          <w:r w:rsidR="00591453" w:rsidDel="00DF3CC9">
            <w:rPr>
              <w:rFonts w:ascii="Times New Roman" w:hAnsi="Times New Roman" w:cs="Times New Roman"/>
              <w:sz w:val="24"/>
              <w:szCs w:val="24"/>
              <w:lang w:val="en-US"/>
            </w:rPr>
            <w:delText xml:space="preserve">performing this </w:delText>
          </w:r>
        </w:del>
        <w:r w:rsidR="00591453">
          <w:rPr>
            <w:rFonts w:ascii="Times New Roman" w:hAnsi="Times New Roman" w:cs="Times New Roman"/>
            <w:sz w:val="24"/>
            <w:szCs w:val="24"/>
            <w:lang w:val="en-US"/>
          </w:rPr>
          <w:t xml:space="preserve">analysis, all data were standardized within populations by subtracting the population mean and dividing by the population standard deviation. </w:t>
        </w:r>
      </w:ins>
      <w:ins w:id="143" w:author="Alicia" w:date="2016-05-03T14:45:00Z">
        <w:r w:rsidR="00CB3E3A" w:rsidRPr="00CB3E3A">
          <w:rPr>
            <w:rFonts w:ascii="Times New Roman" w:hAnsi="Times New Roman" w:cs="Times New Roman"/>
            <w:sz w:val="24"/>
            <w:szCs w:val="24"/>
            <w:lang w:val="en-US"/>
          </w:rPr>
          <w:t xml:space="preserve">For each of the </w:t>
        </w:r>
        <w:del w:id="144" w:author="Johan Ehrlén" w:date="2016-05-30T17:50:00Z">
          <w:r w:rsidR="00CB3E3A" w:rsidRPr="00CB3E3A" w:rsidDel="00DF3CC9">
            <w:rPr>
              <w:rFonts w:ascii="Times New Roman" w:hAnsi="Times New Roman" w:cs="Times New Roman"/>
              <w:sz w:val="24"/>
              <w:szCs w:val="24"/>
              <w:lang w:val="en-US"/>
            </w:rPr>
            <w:delText>2</w:delText>
          </w:r>
        </w:del>
      </w:ins>
      <w:ins w:id="145" w:author="Johan Ehrlén" w:date="2016-05-30T17:50:00Z">
        <w:r w:rsidR="00DF3CC9">
          <w:rPr>
            <w:rFonts w:ascii="Times New Roman" w:hAnsi="Times New Roman" w:cs="Times New Roman"/>
            <w:sz w:val="24"/>
            <w:szCs w:val="24"/>
            <w:lang w:val="en-US"/>
          </w:rPr>
          <w:t>two</w:t>
        </w:r>
      </w:ins>
      <w:ins w:id="146" w:author="Alicia" w:date="2016-05-03T14:45:00Z">
        <w:r w:rsidR="00CB3E3A" w:rsidRPr="00CB3E3A">
          <w:rPr>
            <w:rFonts w:ascii="Times New Roman" w:hAnsi="Times New Roman" w:cs="Times New Roman"/>
            <w:sz w:val="24"/>
            <w:szCs w:val="24"/>
            <w:lang w:val="en-US"/>
          </w:rPr>
          <w:t xml:space="preserve"> years, we considered possible alternatives to the saturated model by constructing nested models sharing the same causal structure</w:t>
        </w:r>
      </w:ins>
      <w:ins w:id="147" w:author="Alicia" w:date="2016-05-03T14:46:00Z">
        <w:r w:rsidR="00CB3E3A" w:rsidRPr="00CB3E3A">
          <w:rPr>
            <w:rFonts w:ascii="Times New Roman" w:hAnsi="Times New Roman" w:cs="Times New Roman"/>
            <w:sz w:val="24"/>
            <w:szCs w:val="24"/>
            <w:lang w:val="en-US"/>
          </w:rPr>
          <w:t xml:space="preserve">, and </w:t>
        </w:r>
        <w:del w:id="148" w:author="Johan Ehrlén" w:date="2016-05-30T17:50:00Z">
          <w:r w:rsidR="00CB3E3A" w:rsidRPr="00CB3E3A" w:rsidDel="00DF3CC9">
            <w:rPr>
              <w:rFonts w:ascii="Times New Roman" w:hAnsi="Times New Roman" w:cs="Times New Roman"/>
              <w:sz w:val="24"/>
              <w:szCs w:val="24"/>
              <w:lang w:val="en-US"/>
            </w:rPr>
            <w:delText>we chose</w:delText>
          </w:r>
        </w:del>
      </w:ins>
      <w:ins w:id="149" w:author="Johan Ehrlén" w:date="2016-05-30T17:50:00Z">
        <w:r w:rsidR="00DF3CC9">
          <w:rPr>
            <w:rFonts w:ascii="Times New Roman" w:hAnsi="Times New Roman" w:cs="Times New Roman"/>
            <w:sz w:val="24"/>
            <w:szCs w:val="24"/>
            <w:lang w:val="en-US"/>
          </w:rPr>
          <w:t>selected</w:t>
        </w:r>
      </w:ins>
      <w:ins w:id="150" w:author="Alicia" w:date="2016-05-03T14:46:00Z">
        <w:r w:rsidR="00CB3E3A" w:rsidRPr="00CB3E3A">
          <w:rPr>
            <w:rFonts w:ascii="Times New Roman" w:hAnsi="Times New Roman" w:cs="Times New Roman"/>
            <w:sz w:val="24"/>
            <w:szCs w:val="24"/>
            <w:lang w:val="en-US"/>
          </w:rPr>
          <w:t xml:space="preserve"> the model with lowest </w:t>
        </w:r>
        <w:proofErr w:type="spellStart"/>
        <w:r w:rsidR="00CB3E3A" w:rsidRPr="00CB3E3A">
          <w:rPr>
            <w:rFonts w:ascii="Times New Roman" w:hAnsi="Times New Roman" w:cs="Times New Roman"/>
            <w:sz w:val="24"/>
            <w:szCs w:val="24"/>
            <w:lang w:val="en-US"/>
          </w:rPr>
          <w:t>AICc</w:t>
        </w:r>
        <w:proofErr w:type="spellEnd"/>
        <w:del w:id="151" w:author="Johan Ehrlén" w:date="2016-05-30T17:50:00Z">
          <w:r w:rsidR="00CB3E3A" w:rsidRPr="00CB3E3A" w:rsidDel="00DF3CC9">
            <w:rPr>
              <w:rFonts w:ascii="Times New Roman" w:hAnsi="Times New Roman" w:cs="Times New Roman"/>
              <w:sz w:val="24"/>
              <w:szCs w:val="24"/>
              <w:lang w:val="en-US"/>
            </w:rPr>
            <w:delText xml:space="preserve"> in each case</w:delText>
          </w:r>
        </w:del>
        <w:r w:rsidR="00CB3E3A" w:rsidRPr="00CB3E3A">
          <w:rPr>
            <w:rFonts w:ascii="Times New Roman" w:hAnsi="Times New Roman" w:cs="Times New Roman"/>
            <w:sz w:val="24"/>
            <w:szCs w:val="24"/>
            <w:lang w:val="en-US"/>
          </w:rPr>
          <w:t xml:space="preserve">. </w:t>
        </w:r>
      </w:ins>
      <w:ins w:id="152" w:author="Alicia" w:date="2016-05-17T16:26:00Z">
        <w:r w:rsidR="00B750E8">
          <w:rPr>
            <w:rFonts w:ascii="Times New Roman" w:hAnsi="Times New Roman" w:cs="Times New Roman"/>
            <w:sz w:val="24"/>
            <w:szCs w:val="24"/>
            <w:lang w:val="en-US"/>
          </w:rPr>
          <w:t>The overall fit</w:t>
        </w:r>
      </w:ins>
      <w:ins w:id="153" w:author="Alicia" w:date="2016-05-17T16:27:00Z">
        <w:r w:rsidR="00B750E8">
          <w:rPr>
            <w:rFonts w:ascii="Times New Roman" w:hAnsi="Times New Roman" w:cs="Times New Roman"/>
            <w:sz w:val="24"/>
            <w:szCs w:val="24"/>
            <w:lang w:val="en-US"/>
          </w:rPr>
          <w:t xml:space="preserve"> of this model</w:t>
        </w:r>
      </w:ins>
      <w:ins w:id="154" w:author="Alicia" w:date="2016-05-17T16:26:00Z">
        <w:r w:rsidR="00B750E8">
          <w:rPr>
            <w:rFonts w:ascii="Times New Roman" w:hAnsi="Times New Roman" w:cs="Times New Roman"/>
            <w:sz w:val="24"/>
            <w:szCs w:val="24"/>
            <w:lang w:val="en-US"/>
          </w:rPr>
          <w:t xml:space="preserve"> was </w:t>
        </w:r>
      </w:ins>
      <w:ins w:id="155" w:author="Alicia" w:date="2016-05-17T16:27:00Z">
        <w:r w:rsidR="00B750E8">
          <w:rPr>
            <w:rFonts w:ascii="Times New Roman" w:hAnsi="Times New Roman" w:cs="Times New Roman"/>
            <w:sz w:val="24"/>
            <w:szCs w:val="24"/>
            <w:lang w:val="en-US"/>
          </w:rPr>
          <w:t xml:space="preserve">evaluated using the </w:t>
        </w:r>
        <w:proofErr w:type="spellStart"/>
        <w:r w:rsidR="00B750E8">
          <w:rPr>
            <w:rFonts w:ascii="Times New Roman" w:hAnsi="Times New Roman" w:cs="Times New Roman"/>
            <w:sz w:val="24"/>
            <w:szCs w:val="24"/>
            <w:lang w:val="en-US"/>
          </w:rPr>
          <w:t>Bollen</w:t>
        </w:r>
        <w:proofErr w:type="spellEnd"/>
        <w:r w:rsidR="00B750E8">
          <w:rPr>
            <w:rFonts w:ascii="Times New Roman" w:hAnsi="Times New Roman" w:cs="Times New Roman"/>
            <w:sz w:val="24"/>
            <w:szCs w:val="24"/>
            <w:lang w:val="en-US"/>
          </w:rPr>
          <w:t xml:space="preserve">-Stine </w:t>
        </w:r>
      </w:ins>
      <w:ins w:id="156" w:author="Alicia" w:date="2016-05-17T16:28:00Z">
        <w:r w:rsidR="00B750E8">
          <w:rPr>
            <w:rFonts w:ascii="Times New Roman" w:hAnsi="Times New Roman" w:cs="Times New Roman"/>
            <w:sz w:val="24"/>
            <w:szCs w:val="24"/>
            <w:lang w:val="en-US"/>
          </w:rPr>
          <w:t>bootstrap</w:t>
        </w:r>
      </w:ins>
      <w:ins w:id="157" w:author="Alicia" w:date="2016-05-17T16:27:00Z">
        <w:r w:rsidR="00B750E8">
          <w:rPr>
            <w:rFonts w:ascii="Times New Roman" w:hAnsi="Times New Roman" w:cs="Times New Roman"/>
            <w:sz w:val="24"/>
            <w:szCs w:val="24"/>
            <w:lang w:val="en-US"/>
          </w:rPr>
          <w:t xml:space="preserve"> test</w:t>
        </w:r>
      </w:ins>
      <w:ins w:id="158" w:author="Alicia" w:date="2016-05-17T16:26:00Z">
        <w:r w:rsidR="00B750E8">
          <w:rPr>
            <w:rFonts w:ascii="Times New Roman" w:hAnsi="Times New Roman" w:cs="Times New Roman"/>
            <w:sz w:val="24"/>
            <w:szCs w:val="24"/>
            <w:lang w:val="en-US"/>
          </w:rPr>
          <w:t xml:space="preserve"> </w:t>
        </w:r>
      </w:ins>
      <w:ins w:id="159" w:author="Alicia" w:date="2016-05-17T16:28:00Z">
        <w:r w:rsidR="00B750E8" w:rsidRPr="00B750E8">
          <w:rPr>
            <w:rFonts w:ascii="Times New Roman" w:hAnsi="Times New Roman" w:cs="Times New Roman"/>
            <w:sz w:val="24"/>
            <w:szCs w:val="24"/>
            <w:lang w:val="en-US"/>
          </w:rPr>
          <w:t xml:space="preserve">based on 5000 bootstrap </w:t>
        </w:r>
        <w:r w:rsidR="00B750E8" w:rsidRPr="00B750E8">
          <w:rPr>
            <w:rFonts w:ascii="Times New Roman" w:hAnsi="Times New Roman" w:cs="Times New Roman"/>
            <w:sz w:val="24"/>
            <w:szCs w:val="24"/>
            <w:lang w:val="en-US"/>
          </w:rPr>
          <w:lastRenderedPageBreak/>
          <w:t>samples</w:t>
        </w:r>
        <w:commentRangeStart w:id="160"/>
        <w:r w:rsidR="00B750E8">
          <w:rPr>
            <w:rFonts w:ascii="Times New Roman" w:hAnsi="Times New Roman" w:cs="Times New Roman"/>
            <w:sz w:val="24"/>
            <w:szCs w:val="24"/>
            <w:lang w:val="en-US"/>
          </w:rPr>
          <w:t>.</w:t>
        </w:r>
      </w:ins>
      <w:commentRangeEnd w:id="160"/>
      <w:r w:rsidR="00DF3CC9">
        <w:rPr>
          <w:rStyle w:val="CommentReference"/>
        </w:rPr>
        <w:commentReference w:id="160"/>
      </w:r>
      <w:ins w:id="161" w:author="Alicia" w:date="2016-05-17T16:53:00Z">
        <w:r w:rsidR="00FB5D05">
          <w:rPr>
            <w:rFonts w:ascii="Times New Roman" w:hAnsi="Times New Roman" w:cs="Times New Roman"/>
            <w:sz w:val="24"/>
            <w:szCs w:val="24"/>
            <w:lang w:val="en-US"/>
          </w:rPr>
          <w:t xml:space="preserve"> </w:t>
        </w:r>
      </w:ins>
      <w:ins w:id="162" w:author="Johan Ehrlén" w:date="2016-05-30T17:51:00Z">
        <w:r w:rsidR="00DF3CC9">
          <w:rPr>
            <w:rFonts w:ascii="Times New Roman" w:hAnsi="Times New Roman" w:cs="Times New Roman"/>
            <w:sz w:val="24"/>
            <w:szCs w:val="24"/>
            <w:lang w:val="en-US"/>
          </w:rPr>
          <w:t>W</w:t>
        </w:r>
        <w:r w:rsidR="00DF3CC9" w:rsidRPr="006E5FF5">
          <w:rPr>
            <w:rFonts w:ascii="Times New Roman" w:hAnsi="Times New Roman" w:cs="Times New Roman"/>
            <w:sz w:val="24"/>
            <w:szCs w:val="24"/>
            <w:lang w:val="en-US"/>
          </w:rPr>
          <w:t xml:space="preserve">e </w:t>
        </w:r>
      </w:ins>
      <w:ins w:id="163" w:author="Alicia" w:date="2016-05-17T11:35:00Z">
        <w:del w:id="164" w:author="Johan Ehrlén" w:date="2016-05-30T17:51:00Z">
          <w:r w:rsidR="00881224" w:rsidDel="00DF3CC9">
            <w:rPr>
              <w:rFonts w:ascii="Times New Roman" w:hAnsi="Times New Roman" w:cs="Times New Roman"/>
              <w:sz w:val="24"/>
              <w:szCs w:val="24"/>
              <w:lang w:val="en-US"/>
            </w:rPr>
            <w:delText>T</w:delText>
          </w:r>
        </w:del>
      </w:ins>
      <w:ins w:id="165" w:author="Johan Ehrlén" w:date="2016-05-30T17:51:00Z">
        <w:r w:rsidR="00DF3CC9">
          <w:rPr>
            <w:rFonts w:ascii="Times New Roman" w:hAnsi="Times New Roman" w:cs="Times New Roman"/>
            <w:sz w:val="24"/>
            <w:szCs w:val="24"/>
            <w:lang w:val="en-US"/>
          </w:rPr>
          <w:t>t</w:t>
        </w:r>
      </w:ins>
      <w:ins w:id="166" w:author="Alicia" w:date="2016-05-17T11:35:00Z">
        <w:r w:rsidR="00881224">
          <w:rPr>
            <w:rFonts w:ascii="Times New Roman" w:hAnsi="Times New Roman" w:cs="Times New Roman"/>
            <w:sz w:val="24"/>
            <w:szCs w:val="24"/>
            <w:lang w:val="en-US"/>
          </w:rPr>
          <w:t>hen</w:t>
        </w:r>
      </w:ins>
      <w:ins w:id="167" w:author="Alicia" w:date="2016-05-17T11:36:00Z">
        <w:r w:rsidR="00881224" w:rsidRPr="006E5FF5">
          <w:rPr>
            <w:rFonts w:ascii="Times New Roman" w:hAnsi="Times New Roman" w:cs="Times New Roman"/>
            <w:sz w:val="24"/>
            <w:szCs w:val="24"/>
            <w:lang w:val="en-US"/>
          </w:rPr>
          <w:t xml:space="preserve"> </w:t>
        </w:r>
        <w:del w:id="168" w:author="Johan Ehrlén" w:date="2016-05-30T17:51:00Z">
          <w:r w:rsidR="00881224" w:rsidRPr="006E5FF5" w:rsidDel="00DF3CC9">
            <w:rPr>
              <w:rFonts w:ascii="Times New Roman" w:hAnsi="Times New Roman" w:cs="Times New Roman"/>
              <w:sz w:val="24"/>
              <w:szCs w:val="24"/>
              <w:lang w:val="en-US"/>
            </w:rPr>
            <w:delText xml:space="preserve">we </w:delText>
          </w:r>
        </w:del>
        <w:r w:rsidR="00881224" w:rsidRPr="006E5FF5">
          <w:rPr>
            <w:rFonts w:ascii="Times New Roman" w:hAnsi="Times New Roman" w:cs="Times New Roman"/>
            <w:sz w:val="24"/>
            <w:szCs w:val="24"/>
            <w:lang w:val="en-US"/>
          </w:rPr>
          <w:t xml:space="preserve">used </w:t>
        </w:r>
        <w:proofErr w:type="spellStart"/>
        <w:r w:rsidR="00881224" w:rsidRPr="006E5FF5">
          <w:rPr>
            <w:rFonts w:ascii="Times New Roman" w:hAnsi="Times New Roman" w:cs="Times New Roman"/>
            <w:sz w:val="24"/>
            <w:szCs w:val="24"/>
            <w:lang w:val="en-US"/>
          </w:rPr>
          <w:t>multigroup</w:t>
        </w:r>
        <w:proofErr w:type="spellEnd"/>
        <w:r w:rsidR="00881224" w:rsidRPr="006E5FF5">
          <w:rPr>
            <w:rFonts w:ascii="Times New Roman" w:hAnsi="Times New Roman" w:cs="Times New Roman"/>
            <w:sz w:val="24"/>
            <w:szCs w:val="24"/>
            <w:lang w:val="en-US"/>
          </w:rPr>
          <w:t xml:space="preserve"> analysis (Grace, 2006)</w:t>
        </w:r>
        <w:r w:rsidR="00881224">
          <w:rPr>
            <w:rFonts w:ascii="Times New Roman" w:hAnsi="Times New Roman" w:cs="Times New Roman"/>
            <w:sz w:val="24"/>
            <w:szCs w:val="24"/>
            <w:lang w:val="en-US"/>
          </w:rPr>
          <w:t>, t</w:t>
        </w:r>
      </w:ins>
      <w:ins w:id="169" w:author="Alicia" w:date="2016-05-17T11:35:00Z">
        <w:r w:rsidR="003238BC" w:rsidRPr="006E5FF5">
          <w:rPr>
            <w:rFonts w:ascii="Times New Roman" w:hAnsi="Times New Roman" w:cs="Times New Roman"/>
            <w:sz w:val="24"/>
            <w:szCs w:val="24"/>
            <w:lang w:val="en-US"/>
          </w:rPr>
          <w:t xml:space="preserve">o test for </w:t>
        </w:r>
      </w:ins>
      <w:ins w:id="170" w:author="Johan Ehrlén" w:date="2016-05-30T17:51:00Z">
        <w:r w:rsidR="00DF3CC9">
          <w:rPr>
            <w:rFonts w:ascii="Times New Roman" w:hAnsi="Times New Roman" w:cs="Times New Roman"/>
            <w:sz w:val="24"/>
            <w:szCs w:val="24"/>
            <w:lang w:val="en-US"/>
          </w:rPr>
          <w:t xml:space="preserve">differences </w:t>
        </w:r>
      </w:ins>
      <w:ins w:id="171" w:author="Alicia" w:date="2016-05-17T11:35:00Z">
        <w:r w:rsidR="003238BC" w:rsidRPr="006E5FF5">
          <w:rPr>
            <w:rFonts w:ascii="Times New Roman" w:hAnsi="Times New Roman" w:cs="Times New Roman"/>
            <w:sz w:val="24"/>
            <w:szCs w:val="24"/>
            <w:lang w:val="en-US"/>
          </w:rPr>
          <w:t>among</w:t>
        </w:r>
        <w:del w:id="172" w:author="Johan Ehrlén" w:date="2016-05-30T17:52:00Z">
          <w:r w:rsidR="003238BC" w:rsidRPr="006E5FF5" w:rsidDel="00DF3CC9">
            <w:rPr>
              <w:rFonts w:ascii="Times New Roman" w:hAnsi="Times New Roman" w:cs="Times New Roman"/>
              <w:sz w:val="24"/>
              <w:szCs w:val="24"/>
              <w:lang w:val="en-US"/>
            </w:rPr>
            <w:delText>-</w:delText>
          </w:r>
        </w:del>
      </w:ins>
      <w:ins w:id="173" w:author="Johan Ehrlén" w:date="2016-05-30T17:52:00Z">
        <w:r w:rsidR="00DF3CC9">
          <w:rPr>
            <w:rFonts w:ascii="Times New Roman" w:hAnsi="Times New Roman" w:cs="Times New Roman"/>
            <w:sz w:val="24"/>
            <w:szCs w:val="24"/>
            <w:lang w:val="en-US"/>
          </w:rPr>
          <w:t xml:space="preserve"> </w:t>
        </w:r>
      </w:ins>
      <w:ins w:id="174" w:author="Alicia" w:date="2016-05-17T11:35:00Z">
        <w:r w:rsidR="003238BC" w:rsidRPr="006E5FF5">
          <w:rPr>
            <w:rFonts w:ascii="Times New Roman" w:hAnsi="Times New Roman" w:cs="Times New Roman"/>
            <w:sz w:val="24"/>
            <w:szCs w:val="24"/>
            <w:lang w:val="en-US"/>
          </w:rPr>
          <w:t>population</w:t>
        </w:r>
      </w:ins>
      <w:ins w:id="175" w:author="Johan Ehrlén" w:date="2016-05-30T17:52:00Z">
        <w:r w:rsidR="00DF3CC9">
          <w:rPr>
            <w:rFonts w:ascii="Times New Roman" w:hAnsi="Times New Roman" w:cs="Times New Roman"/>
            <w:sz w:val="24"/>
            <w:szCs w:val="24"/>
            <w:lang w:val="en-US"/>
          </w:rPr>
          <w:t>s</w:t>
        </w:r>
      </w:ins>
      <w:ins w:id="176" w:author="Alicia" w:date="2016-05-17T11:35:00Z">
        <w:r w:rsidR="003238BC" w:rsidRPr="006E5FF5">
          <w:rPr>
            <w:rFonts w:ascii="Times New Roman" w:hAnsi="Times New Roman" w:cs="Times New Roman"/>
            <w:sz w:val="24"/>
            <w:szCs w:val="24"/>
            <w:lang w:val="en-US"/>
          </w:rPr>
          <w:t xml:space="preserve"> </w:t>
        </w:r>
        <w:del w:id="177" w:author="Johan Ehrlén" w:date="2016-05-30T17:52:00Z">
          <w:r w:rsidR="003238BC" w:rsidRPr="006E5FF5" w:rsidDel="00DF3CC9">
            <w:rPr>
              <w:rFonts w:ascii="Times New Roman" w:hAnsi="Times New Roman" w:cs="Times New Roman"/>
              <w:sz w:val="24"/>
              <w:szCs w:val="24"/>
              <w:lang w:val="en-US"/>
            </w:rPr>
            <w:delText xml:space="preserve">variation </w:delText>
          </w:r>
        </w:del>
        <w:r w:rsidR="003238BC" w:rsidRPr="006E5FF5">
          <w:rPr>
            <w:rFonts w:ascii="Times New Roman" w:hAnsi="Times New Roman" w:cs="Times New Roman"/>
            <w:sz w:val="24"/>
            <w:szCs w:val="24"/>
            <w:lang w:val="en-US"/>
          </w:rPr>
          <w:t xml:space="preserve">in </w:t>
        </w:r>
        <w:commentRangeStart w:id="178"/>
        <w:r w:rsidR="003238BC" w:rsidRPr="006E5FF5">
          <w:rPr>
            <w:rFonts w:ascii="Times New Roman" w:hAnsi="Times New Roman" w:cs="Times New Roman"/>
            <w:sz w:val="24"/>
            <w:szCs w:val="24"/>
            <w:lang w:val="en-US"/>
          </w:rPr>
          <w:t>selection on flowering phenology</w:t>
        </w:r>
      </w:ins>
      <w:commentRangeEnd w:id="178"/>
      <w:r w:rsidR="00DF3CC9">
        <w:rPr>
          <w:rStyle w:val="CommentReference"/>
        </w:rPr>
        <w:commentReference w:id="178"/>
      </w:r>
      <w:ins w:id="179" w:author="Alicia" w:date="2016-05-17T11:35:00Z">
        <w:r w:rsidR="003238BC" w:rsidRPr="006E5FF5">
          <w:rPr>
            <w:rFonts w:ascii="Times New Roman" w:hAnsi="Times New Roman" w:cs="Times New Roman"/>
            <w:sz w:val="24"/>
            <w:szCs w:val="24"/>
            <w:lang w:val="en-US"/>
          </w:rPr>
          <w:t>. This analysis evaluates if the parameters in the model differ between groups (i.e. populations in our case). We first evaluated the most restrictive hypothesis of equality of all path coefficients between populations, and then we imposed equality constraints on individual paths and examined the effect of these constraints on overall model fit (Appendix S</w:t>
        </w:r>
      </w:ins>
      <w:ins w:id="180" w:author="Alicia" w:date="2016-05-18T15:50:00Z">
        <w:r w:rsidR="006223D7">
          <w:rPr>
            <w:rFonts w:ascii="Times New Roman" w:hAnsi="Times New Roman" w:cs="Times New Roman"/>
            <w:sz w:val="24"/>
            <w:szCs w:val="24"/>
            <w:lang w:val="en-US"/>
          </w:rPr>
          <w:t>6</w:t>
        </w:r>
      </w:ins>
      <w:ins w:id="181" w:author="Alicia" w:date="2016-05-17T11:35:00Z">
        <w:r w:rsidR="003238BC" w:rsidRPr="006E5FF5">
          <w:rPr>
            <w:rFonts w:ascii="Times New Roman" w:hAnsi="Times New Roman" w:cs="Times New Roman"/>
            <w:sz w:val="24"/>
            <w:szCs w:val="24"/>
            <w:lang w:val="en-US"/>
          </w:rPr>
          <w:t>). Th</w:t>
        </w:r>
        <w:del w:id="182" w:author="Johan Ehrlén" w:date="2016-05-30T17:54:00Z">
          <w:r w:rsidR="003238BC" w:rsidRPr="006E5FF5" w:rsidDel="00DF3CC9">
            <w:rPr>
              <w:rFonts w:ascii="Times New Roman" w:hAnsi="Times New Roman" w:cs="Times New Roman"/>
              <w:sz w:val="24"/>
              <w:szCs w:val="24"/>
              <w:lang w:val="en-US"/>
            </w:rPr>
            <w:delText>os</w:delText>
          </w:r>
        </w:del>
        <w:r w:rsidR="003238BC" w:rsidRPr="006E5FF5">
          <w:rPr>
            <w:rFonts w:ascii="Times New Roman" w:hAnsi="Times New Roman" w:cs="Times New Roman"/>
            <w:sz w:val="24"/>
            <w:szCs w:val="24"/>
            <w:lang w:val="en-US"/>
          </w:rPr>
          <w:t xml:space="preserve">e constraints for which the imposition of the equality assumption causes a significant decrease in the chi-square value indicate path coefficients that are significantly different between groups. </w:t>
        </w:r>
      </w:ins>
      <w:ins w:id="183" w:author="Johan Ehrlén" w:date="2016-05-30T17:54:00Z">
        <w:r w:rsidR="00DF3CC9">
          <w:rPr>
            <w:rFonts w:ascii="Times New Roman" w:hAnsi="Times New Roman" w:cs="Times New Roman"/>
            <w:sz w:val="24"/>
            <w:szCs w:val="24"/>
            <w:lang w:val="en-US"/>
          </w:rPr>
          <w:t>B</w:t>
        </w:r>
        <w:r w:rsidR="00DF3CC9" w:rsidRPr="006E5FF5">
          <w:rPr>
            <w:rFonts w:ascii="Times New Roman" w:hAnsi="Times New Roman" w:cs="Times New Roman"/>
            <w:sz w:val="24"/>
            <w:szCs w:val="24"/>
            <w:lang w:val="en-US"/>
          </w:rPr>
          <w:t xml:space="preserve">ecause the </w:t>
        </w:r>
        <w:proofErr w:type="spellStart"/>
        <w:r w:rsidR="00DF3CC9" w:rsidRPr="006E5FF5">
          <w:rPr>
            <w:rFonts w:ascii="Times New Roman" w:hAnsi="Times New Roman" w:cs="Times New Roman"/>
            <w:sz w:val="24"/>
            <w:szCs w:val="24"/>
            <w:lang w:val="en-US"/>
          </w:rPr>
          <w:t>multigroup</w:t>
        </w:r>
        <w:proofErr w:type="spellEnd"/>
        <w:r w:rsidR="00DF3CC9" w:rsidRPr="006E5FF5">
          <w:rPr>
            <w:rFonts w:ascii="Times New Roman" w:hAnsi="Times New Roman" w:cs="Times New Roman"/>
            <w:sz w:val="24"/>
            <w:szCs w:val="24"/>
            <w:lang w:val="en-US"/>
          </w:rPr>
          <w:t xml:space="preserve"> analysis </w:t>
        </w:r>
      </w:ins>
      <w:ins w:id="184" w:author="Johan Ehrlén" w:date="2016-05-30T17:55:00Z">
        <w:r w:rsidR="00DF3CC9">
          <w:rPr>
            <w:rFonts w:ascii="Times New Roman" w:hAnsi="Times New Roman" w:cs="Times New Roman"/>
            <w:sz w:val="24"/>
            <w:szCs w:val="24"/>
            <w:lang w:val="en-US"/>
          </w:rPr>
          <w:t>indicat</w:t>
        </w:r>
      </w:ins>
      <w:ins w:id="185" w:author="Johan Ehrlén" w:date="2016-05-30T17:54:00Z">
        <w:r w:rsidR="00DF3CC9" w:rsidRPr="006E5FF5">
          <w:rPr>
            <w:rFonts w:ascii="Times New Roman" w:hAnsi="Times New Roman" w:cs="Times New Roman"/>
            <w:sz w:val="24"/>
            <w:szCs w:val="24"/>
            <w:lang w:val="en-US"/>
          </w:rPr>
          <w:t xml:space="preserve">ed that </w:t>
        </w:r>
      </w:ins>
      <w:ins w:id="186" w:author="Johan Ehrlén" w:date="2016-05-30T17:55:00Z">
        <w:r w:rsidR="00DF3CC9">
          <w:rPr>
            <w:rFonts w:ascii="Times New Roman" w:hAnsi="Times New Roman" w:cs="Times New Roman"/>
            <w:sz w:val="24"/>
            <w:szCs w:val="24"/>
            <w:lang w:val="en-US"/>
          </w:rPr>
          <w:t>populations</w:t>
        </w:r>
      </w:ins>
      <w:ins w:id="187" w:author="Johan Ehrlén" w:date="2016-05-30T17:54:00Z">
        <w:r w:rsidR="00DF3CC9" w:rsidRPr="006E5FF5">
          <w:rPr>
            <w:rFonts w:ascii="Times New Roman" w:hAnsi="Times New Roman" w:cs="Times New Roman"/>
            <w:sz w:val="24"/>
            <w:szCs w:val="24"/>
            <w:lang w:val="en-US"/>
          </w:rPr>
          <w:t xml:space="preserve"> differed</w:t>
        </w:r>
      </w:ins>
      <w:ins w:id="188" w:author="Johan Ehrlén" w:date="2016-05-30T17:55:00Z">
        <w:r w:rsidR="00DF3CC9">
          <w:rPr>
            <w:rFonts w:ascii="Times New Roman" w:hAnsi="Times New Roman" w:cs="Times New Roman"/>
            <w:sz w:val="24"/>
            <w:szCs w:val="24"/>
            <w:lang w:val="en-US"/>
          </w:rPr>
          <w:t>, w</w:t>
        </w:r>
      </w:ins>
      <w:ins w:id="189" w:author="Alicia" w:date="2016-05-17T11:35:00Z">
        <w:del w:id="190" w:author="Johan Ehrlén" w:date="2016-05-30T17:55:00Z">
          <w:r w:rsidR="003238BC" w:rsidRPr="006E5FF5" w:rsidDel="00DF3CC9">
            <w:rPr>
              <w:rFonts w:ascii="Times New Roman" w:hAnsi="Times New Roman" w:cs="Times New Roman"/>
              <w:sz w:val="24"/>
              <w:szCs w:val="24"/>
              <w:lang w:val="en-US"/>
            </w:rPr>
            <w:delText>W</w:delText>
          </w:r>
        </w:del>
        <w:r w:rsidR="003238BC" w:rsidRPr="006E5FF5">
          <w:rPr>
            <w:rFonts w:ascii="Times New Roman" w:hAnsi="Times New Roman" w:cs="Times New Roman"/>
            <w:sz w:val="24"/>
            <w:szCs w:val="24"/>
            <w:lang w:val="en-US"/>
          </w:rPr>
          <w:t xml:space="preserve">e </w:t>
        </w:r>
        <w:del w:id="191" w:author="Johan Ehrlén" w:date="2016-05-30T17:55:00Z">
          <w:r w:rsidR="003238BC" w:rsidRPr="006E5FF5" w:rsidDel="00DF3CC9">
            <w:rPr>
              <w:rFonts w:ascii="Times New Roman" w:hAnsi="Times New Roman" w:cs="Times New Roman"/>
              <w:sz w:val="24"/>
              <w:szCs w:val="24"/>
              <w:lang w:val="en-US"/>
            </w:rPr>
            <w:delText xml:space="preserve">then </w:delText>
          </w:r>
        </w:del>
        <w:r w:rsidR="003238BC" w:rsidRPr="006E5FF5">
          <w:rPr>
            <w:rFonts w:ascii="Times New Roman" w:hAnsi="Times New Roman" w:cs="Times New Roman"/>
            <w:sz w:val="24"/>
            <w:szCs w:val="24"/>
            <w:lang w:val="en-US"/>
          </w:rPr>
          <w:t xml:space="preserve">fitted </w:t>
        </w:r>
        <w:del w:id="192" w:author="Johan Ehrlén" w:date="2016-05-30T17:55:00Z">
          <w:r w:rsidR="003238BC" w:rsidRPr="006E5FF5" w:rsidDel="00DF3CC9">
            <w:rPr>
              <w:rFonts w:ascii="Times New Roman" w:hAnsi="Times New Roman" w:cs="Times New Roman"/>
              <w:sz w:val="24"/>
              <w:szCs w:val="24"/>
              <w:lang w:val="en-US"/>
            </w:rPr>
            <w:delText>the</w:delText>
          </w:r>
        </w:del>
      </w:ins>
      <w:ins w:id="193" w:author="Johan Ehrlén" w:date="2016-05-30T17:55:00Z">
        <w:r w:rsidR="00DF3CC9">
          <w:rPr>
            <w:rFonts w:ascii="Times New Roman" w:hAnsi="Times New Roman" w:cs="Times New Roman"/>
            <w:sz w:val="24"/>
            <w:szCs w:val="24"/>
            <w:lang w:val="en-US"/>
          </w:rPr>
          <w:t>separate</w:t>
        </w:r>
      </w:ins>
      <w:ins w:id="194" w:author="Alicia" w:date="2016-05-17T15:51:00Z">
        <w:r w:rsidR="00CB3E3A">
          <w:rPr>
            <w:rFonts w:ascii="Times New Roman" w:hAnsi="Times New Roman" w:cs="Times New Roman"/>
            <w:sz w:val="24"/>
            <w:szCs w:val="24"/>
            <w:lang w:val="en-US"/>
          </w:rPr>
          <w:t xml:space="preserve"> saturated</w:t>
        </w:r>
      </w:ins>
      <w:ins w:id="195" w:author="Alicia" w:date="2016-05-17T11:35:00Z">
        <w:r w:rsidR="003238BC" w:rsidRPr="006E5FF5">
          <w:rPr>
            <w:rFonts w:ascii="Times New Roman" w:hAnsi="Times New Roman" w:cs="Times New Roman"/>
            <w:sz w:val="24"/>
            <w:szCs w:val="24"/>
            <w:lang w:val="en-US"/>
          </w:rPr>
          <w:t xml:space="preserve"> path models </w:t>
        </w:r>
        <w:del w:id="196" w:author="Johan Ehrlén" w:date="2016-05-30T17:56:00Z">
          <w:r w:rsidR="003238BC" w:rsidRPr="006E5FF5" w:rsidDel="00DF3CC9">
            <w:rPr>
              <w:rFonts w:ascii="Times New Roman" w:hAnsi="Times New Roman" w:cs="Times New Roman"/>
              <w:sz w:val="24"/>
              <w:szCs w:val="24"/>
              <w:lang w:val="en-US"/>
            </w:rPr>
            <w:delText>in</w:delText>
          </w:r>
        </w:del>
      </w:ins>
      <w:ins w:id="197" w:author="Johan Ehrlén" w:date="2016-05-30T17:56:00Z">
        <w:r w:rsidR="00DF3CC9">
          <w:rPr>
            <w:rFonts w:ascii="Times New Roman" w:hAnsi="Times New Roman" w:cs="Times New Roman"/>
            <w:sz w:val="24"/>
            <w:szCs w:val="24"/>
            <w:lang w:val="en-US"/>
          </w:rPr>
          <w:t>to</w:t>
        </w:r>
      </w:ins>
      <w:ins w:id="198" w:author="Alicia" w:date="2016-05-17T11:35:00Z">
        <w:r w:rsidR="003238BC" w:rsidRPr="006E5FF5">
          <w:rPr>
            <w:rFonts w:ascii="Times New Roman" w:hAnsi="Times New Roman" w:cs="Times New Roman"/>
            <w:sz w:val="24"/>
            <w:szCs w:val="24"/>
            <w:lang w:val="en-US"/>
          </w:rPr>
          <w:t xml:space="preserve"> each population</w:t>
        </w:r>
        <w:del w:id="199" w:author="Johan Ehrlén" w:date="2016-05-30T17:56:00Z">
          <w:r w:rsidR="003238BC" w:rsidRPr="006E5FF5" w:rsidDel="00DF3CC9">
            <w:rPr>
              <w:rFonts w:ascii="Times New Roman" w:hAnsi="Times New Roman" w:cs="Times New Roman"/>
              <w:sz w:val="24"/>
              <w:szCs w:val="24"/>
              <w:lang w:val="en-US"/>
            </w:rPr>
            <w:delText xml:space="preserve"> separately</w:delText>
          </w:r>
        </w:del>
        <w:del w:id="200" w:author="Johan Ehrlén" w:date="2016-05-30T17:54:00Z">
          <w:r w:rsidR="003238BC" w:rsidRPr="006E5FF5" w:rsidDel="00DF3CC9">
            <w:rPr>
              <w:rFonts w:ascii="Times New Roman" w:hAnsi="Times New Roman" w:cs="Times New Roman"/>
              <w:sz w:val="24"/>
              <w:szCs w:val="24"/>
              <w:lang w:val="en-US"/>
            </w:rPr>
            <w:delText xml:space="preserve"> because the multigroup analysis showed that they differed statistically</w:delText>
          </w:r>
        </w:del>
        <w:r w:rsidR="003238BC" w:rsidRPr="006E5FF5">
          <w:rPr>
            <w:rFonts w:ascii="Times New Roman" w:hAnsi="Times New Roman" w:cs="Times New Roman"/>
            <w:sz w:val="24"/>
            <w:szCs w:val="24"/>
            <w:lang w:val="en-US"/>
          </w:rPr>
          <w:t xml:space="preserve">. </w:t>
        </w:r>
      </w:ins>
      <w:ins w:id="201" w:author="Alicia" w:date="2016-05-17T11:37:00Z">
        <w:r w:rsidR="00881224" w:rsidRPr="006E5FF5">
          <w:rPr>
            <w:rFonts w:ascii="Times New Roman" w:hAnsi="Times New Roman" w:cs="Times New Roman"/>
            <w:sz w:val="24"/>
            <w:szCs w:val="24"/>
            <w:lang w:val="en-US"/>
          </w:rPr>
          <w:t xml:space="preserve">The adequacy of the hypotheses of our causal models to our data (given by a non-significant </w:t>
        </w:r>
        <w:r w:rsidR="00881224" w:rsidRPr="005A4AF9">
          <w:rPr>
            <w:rFonts w:ascii="Symbol" w:hAnsi="Symbol" w:cs="Times New Roman"/>
            <w:sz w:val="24"/>
            <w:szCs w:val="24"/>
            <w:lang w:val="en-US"/>
          </w:rPr>
          <w:t></w:t>
        </w:r>
        <w:r w:rsidR="00881224" w:rsidRPr="005A4AF9">
          <w:rPr>
            <w:rFonts w:ascii="Times New Roman" w:hAnsi="Times New Roman" w:cs="Times New Roman"/>
            <w:sz w:val="24"/>
            <w:szCs w:val="24"/>
            <w:vertAlign w:val="superscript"/>
            <w:lang w:val="en-US"/>
          </w:rPr>
          <w:t>2</w:t>
        </w:r>
        <w:r w:rsidR="00881224" w:rsidRPr="006E5FF5">
          <w:rPr>
            <w:rFonts w:ascii="Times New Roman" w:hAnsi="Times New Roman" w:cs="Times New Roman"/>
            <w:sz w:val="24"/>
            <w:szCs w:val="24"/>
            <w:lang w:val="en-US"/>
          </w:rPr>
          <w:t xml:space="preserve"> value) was not a major issue</w:t>
        </w:r>
      </w:ins>
      <w:ins w:id="202" w:author="Alicia" w:date="2016-05-17T15:52:00Z">
        <w:r w:rsidR="00CB3E3A">
          <w:rPr>
            <w:rFonts w:ascii="Times New Roman" w:hAnsi="Times New Roman" w:cs="Times New Roman"/>
            <w:sz w:val="24"/>
            <w:szCs w:val="24"/>
            <w:lang w:val="en-US"/>
          </w:rPr>
          <w:t xml:space="preserve"> here</w:t>
        </w:r>
      </w:ins>
      <w:ins w:id="203" w:author="Alicia" w:date="2016-05-17T11:37:00Z">
        <w:r w:rsidR="00881224" w:rsidRPr="006E5FF5">
          <w:rPr>
            <w:rFonts w:ascii="Times New Roman" w:hAnsi="Times New Roman" w:cs="Times New Roman"/>
            <w:sz w:val="24"/>
            <w:szCs w:val="24"/>
            <w:lang w:val="en-US"/>
          </w:rPr>
          <w:t xml:space="preserve">, as our aim </w:t>
        </w:r>
        <w:r w:rsidR="00881224">
          <w:rPr>
            <w:rFonts w:ascii="Times New Roman" w:hAnsi="Times New Roman" w:cs="Times New Roman"/>
            <w:sz w:val="24"/>
            <w:szCs w:val="24"/>
            <w:lang w:val="en-US"/>
          </w:rPr>
          <w:t xml:space="preserve">here </w:t>
        </w:r>
        <w:r w:rsidR="00881224" w:rsidRPr="006E5FF5">
          <w:rPr>
            <w:rFonts w:ascii="Times New Roman" w:hAnsi="Times New Roman" w:cs="Times New Roman"/>
            <w:sz w:val="24"/>
            <w:szCs w:val="24"/>
            <w:lang w:val="en-US"/>
          </w:rPr>
          <w:t>was to compare the relationships depicted in these models among populations (cf. Rey et al., 2006).</w:t>
        </w:r>
      </w:ins>
      <w:ins w:id="204" w:author="Alicia" w:date="2016-05-17T11:38:00Z">
        <w:r w:rsidR="00881224">
          <w:rPr>
            <w:rFonts w:ascii="Times New Roman" w:hAnsi="Times New Roman" w:cs="Times New Roman"/>
            <w:sz w:val="24"/>
            <w:szCs w:val="24"/>
            <w:lang w:val="en-US"/>
          </w:rPr>
          <w:t xml:space="preserve"> A</w:t>
        </w:r>
      </w:ins>
      <w:ins w:id="205" w:author="Alicia" w:date="2016-05-17T11:35:00Z">
        <w:r w:rsidR="003238BC" w:rsidRPr="006E5FF5">
          <w:rPr>
            <w:rFonts w:ascii="Times New Roman" w:hAnsi="Times New Roman" w:cs="Times New Roman"/>
            <w:sz w:val="24"/>
            <w:szCs w:val="24"/>
            <w:lang w:val="en-US"/>
          </w:rPr>
          <w:t>s data departed from multivariate normality (results not shown), we calculated bootstrap parameter estimates and test statistics for path coefficients, based on 5000 bootstrap samples</w:t>
        </w:r>
      </w:ins>
      <w:ins w:id="206" w:author="Alicia" w:date="2016-05-17T11:38:00Z">
        <w:del w:id="207" w:author="Johan Ehrlén" w:date="2016-05-30T17:56:00Z">
          <w:r w:rsidR="00881224" w:rsidDel="00DF3CC9">
            <w:rPr>
              <w:rFonts w:ascii="Times New Roman" w:hAnsi="Times New Roman" w:cs="Times New Roman"/>
              <w:sz w:val="24"/>
              <w:szCs w:val="24"/>
              <w:lang w:val="en-US"/>
            </w:rPr>
            <w:delText xml:space="preserve">, in all analyses </w:delText>
          </w:r>
        </w:del>
      </w:ins>
      <w:ins w:id="208" w:author="Alicia" w:date="2016-05-17T15:52:00Z">
        <w:del w:id="209" w:author="Johan Ehrlén" w:date="2016-05-30T17:56:00Z">
          <w:r w:rsidR="00CB3E3A" w:rsidDel="00DF3CC9">
            <w:rPr>
              <w:rFonts w:ascii="Times New Roman" w:hAnsi="Times New Roman" w:cs="Times New Roman"/>
              <w:sz w:val="24"/>
              <w:szCs w:val="24"/>
              <w:lang w:val="en-US"/>
            </w:rPr>
            <w:delText>described above</w:delText>
          </w:r>
        </w:del>
      </w:ins>
      <w:ins w:id="210" w:author="Alicia" w:date="2016-05-17T11:35:00Z">
        <w:r w:rsidR="003238BC" w:rsidRPr="006E5FF5">
          <w:rPr>
            <w:rFonts w:ascii="Times New Roman" w:hAnsi="Times New Roman" w:cs="Times New Roman"/>
            <w:sz w:val="24"/>
            <w:szCs w:val="24"/>
            <w:lang w:val="en-US"/>
          </w:rPr>
          <w:t>.</w:t>
        </w:r>
      </w:ins>
      <w:ins w:id="211" w:author="Alicia" w:date="2016-05-19T10:50:00Z">
        <w:r w:rsidR="00591453">
          <w:rPr>
            <w:rFonts w:ascii="Times New Roman" w:hAnsi="Times New Roman" w:cs="Times New Roman"/>
            <w:sz w:val="24"/>
            <w:szCs w:val="24"/>
            <w:lang w:val="en-US"/>
          </w:rPr>
          <w:t xml:space="preserve"> </w:t>
        </w:r>
      </w:ins>
    </w:p>
    <w:p w14:paraId="5F3400BA" w14:textId="3D789784" w:rsidR="002C5A93" w:rsidDel="00CB3E3A" w:rsidRDefault="00004E67">
      <w:pPr>
        <w:spacing w:line="480" w:lineRule="auto"/>
        <w:ind w:firstLine="708"/>
        <w:rPr>
          <w:del w:id="212" w:author="Alicia" w:date="2016-05-17T15:52:00Z"/>
          <w:rFonts w:ascii="Times New Roman" w:hAnsi="Times New Roman" w:cs="Times New Roman"/>
          <w:sz w:val="24"/>
          <w:szCs w:val="24"/>
          <w:lang w:val="en-US"/>
        </w:rPr>
      </w:pPr>
      <w:del w:id="213" w:author="Alicia" w:date="2016-05-19T10:52:00Z">
        <w:r w:rsidDel="00591453">
          <w:rPr>
            <w:rFonts w:ascii="Times New Roman" w:hAnsi="Times New Roman" w:cs="Times New Roman"/>
            <w:sz w:val="24"/>
            <w:szCs w:val="24"/>
            <w:lang w:val="en-US"/>
          </w:rPr>
          <w:delText>populations</w:delText>
        </w:r>
      </w:del>
      <w:del w:id="214" w:author="Alicia" w:date="2016-05-03T14:52:00Z">
        <w:r w:rsidR="00D43E10" w:rsidDel="00F06981">
          <w:rPr>
            <w:rFonts w:ascii="Times New Roman" w:hAnsi="Times New Roman" w:cs="Times New Roman"/>
            <w:sz w:val="24"/>
            <w:szCs w:val="24"/>
            <w:lang w:val="en-US"/>
          </w:rPr>
          <w:delText xml:space="preserve">To test for differences among populations, we used multigroup analysis (Grace, 2006). Because populations differed significantly, we fitted </w:delText>
        </w:r>
      </w:del>
      <w:del w:id="215" w:author="Alicia" w:date="2016-05-17T11:40:00Z">
        <w:r w:rsidR="00D43E10" w:rsidDel="00881224">
          <w:rPr>
            <w:rFonts w:ascii="Times New Roman" w:hAnsi="Times New Roman" w:cs="Times New Roman"/>
            <w:sz w:val="24"/>
            <w:szCs w:val="24"/>
            <w:lang w:val="en-US"/>
          </w:rPr>
          <w:delText xml:space="preserve">separate models for each population and year. We excluded population D in 2010 also from these analyses. </w:delText>
        </w:r>
      </w:del>
    </w:p>
    <w:p w14:paraId="22840CC1" w14:textId="77777777"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Finally, we examined if the abundance of the host ant of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was associated with an increased probability of predator presence or an increased interaction intensity. First, we performed a logistic regression of butterfly presence on log-transformed ant abundance, using the 20 study populations. Second, we regressed the mean number of eggs per plant and the proportion of plants with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eggs in each of the two years on log-transformed ant-abundance, using the 11 populations where the butterfly was present.</w:t>
      </w:r>
    </w:p>
    <w:p w14:paraId="0247AADC" w14:textId="71072823" w:rsidR="008E0FB1"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Path analyses were carried out in Amos 16.0 (</w:t>
      </w:r>
      <w:proofErr w:type="spellStart"/>
      <w:r>
        <w:rPr>
          <w:rFonts w:ascii="Times New Roman" w:hAnsi="Times New Roman" w:cs="Times New Roman"/>
          <w:sz w:val="24"/>
          <w:szCs w:val="24"/>
          <w:lang w:val="en-US"/>
        </w:rPr>
        <w:t>Arbukle</w:t>
      </w:r>
      <w:proofErr w:type="spellEnd"/>
      <w:r>
        <w:rPr>
          <w:rFonts w:ascii="Times New Roman" w:hAnsi="Times New Roman" w:cs="Times New Roman"/>
          <w:sz w:val="24"/>
          <w:szCs w:val="24"/>
          <w:lang w:val="en-US"/>
        </w:rPr>
        <w:t xml:space="preserve">, 2007). All other analyses were conducted in R 3.1.2 (R Development Core Team, 2014). </w:t>
      </w:r>
    </w:p>
    <w:p w14:paraId="350617C2"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RESULTS</w:t>
      </w:r>
    </w:p>
    <w:p w14:paraId="45CA2C1E" w14:textId="2243954C"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Directional phenotypic selection on flowering phenology varied among populations, and was statistically significant in 5 populations in 2010, and in 3 populations in 2011 (Table 1A, Appendix </w:t>
      </w:r>
      <w:del w:id="216" w:author="Alicia" w:date="2016-05-09T18:04:00Z">
        <w:r w:rsidDel="008B63BB">
          <w:rPr>
            <w:rFonts w:ascii="Times New Roman" w:hAnsi="Times New Roman" w:cs="Times New Roman"/>
            <w:sz w:val="24"/>
            <w:szCs w:val="24"/>
            <w:lang w:val="en-US"/>
          </w:rPr>
          <w:delText>S4</w:delText>
        </w:r>
      </w:del>
      <w:ins w:id="217" w:author="Alicia" w:date="2016-05-09T18:04:00Z">
        <w:r w:rsidR="008B63BB">
          <w:rPr>
            <w:rFonts w:ascii="Times New Roman" w:hAnsi="Times New Roman" w:cs="Times New Roman"/>
            <w:sz w:val="24"/>
            <w:szCs w:val="24"/>
            <w:lang w:val="en-US"/>
          </w:rPr>
          <w:t>S</w:t>
        </w:r>
      </w:ins>
      <w:ins w:id="218" w:author="Alicia" w:date="2016-05-18T15:50:00Z">
        <w:r w:rsidR="006223D7">
          <w:rPr>
            <w:rFonts w:ascii="Times New Roman" w:hAnsi="Times New Roman" w:cs="Times New Roman"/>
            <w:sz w:val="24"/>
            <w:szCs w:val="24"/>
            <w:lang w:val="en-US"/>
          </w:rPr>
          <w:t>7</w:t>
        </w:r>
      </w:ins>
      <w:del w:id="219" w:author="Alicia" w:date="2016-05-03T11:36:00Z">
        <w:r w:rsidDel="009521DA">
          <w:rPr>
            <w:rFonts w:ascii="Times New Roman" w:hAnsi="Times New Roman" w:cs="Times New Roman"/>
            <w:sz w:val="24"/>
            <w:szCs w:val="24"/>
            <w:lang w:val="en-US"/>
          </w:rPr>
          <w:delText xml:space="preserve"> in Supporting Information</w:delText>
        </w:r>
      </w:del>
      <w:r>
        <w:rPr>
          <w:rFonts w:ascii="Times New Roman" w:hAnsi="Times New Roman" w:cs="Times New Roman"/>
          <w:sz w:val="24"/>
          <w:szCs w:val="24"/>
          <w:lang w:val="en-US"/>
        </w:rPr>
        <w:t>). Among-population variation in selection on flowering phenology was strongly associated with the incidence of the predator in plant populations (Table 2, Appendix S</w:t>
      </w:r>
      <w:ins w:id="220" w:author="Alicia" w:date="2016-05-18T15:50:00Z">
        <w:r w:rsidR="006223D7">
          <w:rPr>
            <w:rFonts w:ascii="Times New Roman" w:hAnsi="Times New Roman" w:cs="Times New Roman"/>
            <w:sz w:val="24"/>
            <w:szCs w:val="24"/>
            <w:lang w:val="en-US"/>
          </w:rPr>
          <w:t>7</w:t>
        </w:r>
      </w:ins>
      <w:del w:id="221" w:author="Alicia" w:date="2016-05-09T18:04:00Z">
        <w:r w:rsidDel="008B63BB">
          <w:rPr>
            <w:rFonts w:ascii="Times New Roman" w:hAnsi="Times New Roman" w:cs="Times New Roman"/>
            <w:sz w:val="24"/>
            <w:szCs w:val="24"/>
            <w:lang w:val="en-US"/>
          </w:rPr>
          <w:delText>4</w:delText>
        </w:r>
      </w:del>
      <w:r>
        <w:rPr>
          <w:rFonts w:ascii="Times New Roman" w:hAnsi="Times New Roman" w:cs="Times New Roman"/>
          <w:sz w:val="24"/>
          <w:szCs w:val="24"/>
          <w:lang w:val="en-US"/>
        </w:rPr>
        <w:t xml:space="preserve">). In populations where the predator was absent, there was selection for earlier flowering (mean ± 95% CI of selection gradients, 2010: 0.22 ± 0.15, 2011: 0.30 ± 0.17), while in populations where the predator was present there was selection for later flowering (mean ± 95% CI of selection gradients, 2010: - 0.19 ± 0.15, 2011: - 0.10 ± 0.11, Fig. 1). The intensity of selection varied also among populations with the butterfly (Appendix </w:t>
      </w:r>
      <w:del w:id="222" w:author="Alicia" w:date="2016-05-09T18:05:00Z">
        <w:r w:rsidDel="008B63BB">
          <w:rPr>
            <w:rFonts w:ascii="Times New Roman" w:hAnsi="Times New Roman" w:cs="Times New Roman"/>
            <w:sz w:val="24"/>
            <w:szCs w:val="24"/>
            <w:lang w:val="en-US"/>
          </w:rPr>
          <w:delText>S4</w:delText>
        </w:r>
      </w:del>
      <w:ins w:id="223" w:author="Alicia" w:date="2016-05-09T18:05:00Z">
        <w:r w:rsidR="008B63BB">
          <w:rPr>
            <w:rFonts w:ascii="Times New Roman" w:hAnsi="Times New Roman" w:cs="Times New Roman"/>
            <w:sz w:val="24"/>
            <w:szCs w:val="24"/>
            <w:lang w:val="en-US"/>
          </w:rPr>
          <w:t>S</w:t>
        </w:r>
      </w:ins>
      <w:ins w:id="224" w:author="Alicia" w:date="2016-05-18T15:50:00Z">
        <w:r w:rsidR="006223D7">
          <w:rPr>
            <w:rFonts w:ascii="Times New Roman" w:hAnsi="Times New Roman" w:cs="Times New Roman"/>
            <w:sz w:val="24"/>
            <w:szCs w:val="24"/>
            <w:lang w:val="en-US"/>
          </w:rPr>
          <w:t>7</w:t>
        </w:r>
      </w:ins>
      <w:r>
        <w:rPr>
          <w:rFonts w:ascii="Times New Roman" w:hAnsi="Times New Roman" w:cs="Times New Roman"/>
          <w:sz w:val="24"/>
          <w:szCs w:val="24"/>
          <w:lang w:val="en-US"/>
        </w:rPr>
        <w:t xml:space="preserve">). Differences in selection gradients for phenology among populations with the seed predator were not significantly related to predation intensity, in terms of the mean number of eggs per individual (2010: </w:t>
      </w:r>
      <w:r w:rsidRPr="0079175A">
        <w:rPr>
          <w:rFonts w:ascii="Symbol" w:hAnsi="Symbol" w:cs="Times New Roman"/>
          <w:sz w:val="24"/>
          <w:szCs w:val="24"/>
          <w:lang w:val="en-US"/>
          <w:rPrChange w:id="225" w:author="Alicia" w:date="2016-05-10T11:13:00Z">
            <w:rPr>
              <w:rFonts w:ascii="Times New Roman" w:hAnsi="Times New Roman" w:cs="Times New Roman"/>
              <w:sz w:val="24"/>
              <w:szCs w:val="24"/>
              <w:lang w:val="en-US"/>
            </w:rPr>
          </w:rPrChange>
        </w:rPr>
        <w:t></w:t>
      </w:r>
      <w:r w:rsidRPr="0079175A">
        <w:rPr>
          <w:rFonts w:ascii="Symbol" w:hAnsi="Symbol" w:cs="Times New Roman"/>
          <w:sz w:val="24"/>
          <w:szCs w:val="24"/>
          <w:lang w:val="en-US"/>
          <w:rPrChange w:id="226" w:author="Alicia" w:date="2016-05-10T11:13:00Z">
            <w:rPr>
              <w:rFonts w:ascii="Times New Roman" w:hAnsi="Times New Roman" w:cs="Times New Roman"/>
              <w:sz w:val="24"/>
              <w:szCs w:val="24"/>
              <w:lang w:val="en-US"/>
            </w:rPr>
          </w:rPrChange>
        </w:rPr>
        <w:t></w:t>
      </w:r>
      <w:r>
        <w:rPr>
          <w:rFonts w:ascii="Times New Roman" w:hAnsi="Times New Roman" w:cs="Times New Roman"/>
          <w:sz w:val="24"/>
          <w:szCs w:val="24"/>
          <w:lang w:val="en-US"/>
        </w:rPr>
        <w:t xml:space="preserve">= -0.01, p = 0.808; 2011: </w:t>
      </w:r>
      <w:r w:rsidRPr="0079175A">
        <w:rPr>
          <w:rFonts w:ascii="Symbol" w:hAnsi="Symbol" w:cs="Times New Roman"/>
          <w:sz w:val="24"/>
          <w:szCs w:val="24"/>
          <w:lang w:val="en-US"/>
          <w:rPrChange w:id="227" w:author="Alicia" w:date="2016-05-10T11:13:00Z">
            <w:rPr>
              <w:rFonts w:ascii="Times New Roman" w:hAnsi="Times New Roman" w:cs="Times New Roman"/>
              <w:sz w:val="24"/>
              <w:szCs w:val="24"/>
              <w:lang w:val="en-US"/>
            </w:rPr>
          </w:rPrChange>
        </w:rPr>
        <w:t></w:t>
      </w:r>
      <w:r>
        <w:rPr>
          <w:rFonts w:ascii="Times New Roman" w:hAnsi="Times New Roman" w:cs="Times New Roman"/>
          <w:sz w:val="24"/>
          <w:szCs w:val="24"/>
          <w:lang w:val="en-US"/>
        </w:rPr>
        <w:t xml:space="preserve"> = -0.03, p = 0.080). </w:t>
      </w:r>
    </w:p>
    <w:p w14:paraId="780B4F0A" w14:textId="00F1DF4E"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We found evidence of directional selection also on flower number and shoot height in both study years, and again selection varied among populations (except for selection on shoot height in 2010, Table 1A). </w:t>
      </w:r>
      <w:commentRangeStart w:id="228"/>
      <w:ins w:id="229" w:author="Alicia" w:date="2016-05-19T15:11:00Z">
        <w:r w:rsidR="00B50831">
          <w:rPr>
            <w:rFonts w:ascii="Times New Roman" w:hAnsi="Times New Roman" w:cs="Times New Roman"/>
            <w:sz w:val="24"/>
            <w:szCs w:val="24"/>
            <w:lang w:val="en-US"/>
          </w:rPr>
          <w:t>Among-population variation in selection on shoot height in 2011 was strongly associated with the incidence of the predator in plant populations (Table 2)</w:t>
        </w:r>
      </w:ins>
      <w:ins w:id="230" w:author="Alicia" w:date="2016-05-19T15:12:00Z">
        <w:r w:rsidR="00B50831">
          <w:rPr>
            <w:rFonts w:ascii="Times New Roman" w:hAnsi="Times New Roman" w:cs="Times New Roman"/>
            <w:sz w:val="24"/>
            <w:szCs w:val="24"/>
            <w:lang w:val="en-US"/>
          </w:rPr>
          <w:t xml:space="preserve">. </w:t>
        </w:r>
      </w:ins>
      <w:commentRangeEnd w:id="228"/>
      <w:r w:rsidR="0076677B">
        <w:rPr>
          <w:rStyle w:val="CommentReference"/>
        </w:rPr>
        <w:commentReference w:id="228"/>
      </w:r>
      <w:r>
        <w:rPr>
          <w:rFonts w:ascii="Times New Roman" w:hAnsi="Times New Roman" w:cs="Times New Roman"/>
          <w:sz w:val="24"/>
          <w:szCs w:val="24"/>
          <w:lang w:val="en-US"/>
        </w:rPr>
        <w:t>We found evidence of non-linear selection, in terms of quadratic effects of flower number and correlational effects of flower number × phenology, and these effects varied among populations (Table 1B).</w:t>
      </w:r>
    </w:p>
    <w:p w14:paraId="12768E29" w14:textId="615620A5" w:rsidR="0078238E" w:rsidRDefault="00D43E10">
      <w:pPr>
        <w:spacing w:line="480" w:lineRule="auto"/>
        <w:ind w:firstLine="708"/>
        <w:rPr>
          <w:ins w:id="231" w:author="Alicia" w:date="2016-05-10T11:19:00Z"/>
          <w:rFonts w:ascii="Times New Roman" w:hAnsi="Times New Roman" w:cs="Times New Roman"/>
          <w:sz w:val="24"/>
          <w:szCs w:val="24"/>
          <w:lang w:val="en-US"/>
        </w:rPr>
      </w:pPr>
      <w:r>
        <w:rPr>
          <w:rFonts w:ascii="Times New Roman" w:hAnsi="Times New Roman" w:cs="Times New Roman"/>
          <w:sz w:val="24"/>
          <w:szCs w:val="24"/>
          <w:lang w:val="en-US"/>
        </w:rPr>
        <w:t xml:space="preserve">In both study years, early development of floral structures increased the probability of being attacked by the predator within all populations where the predator was present (Table 3). The probability of being attacked was higher in plants with higher number of flowers in 2011, </w:t>
      </w:r>
      <w:r>
        <w:rPr>
          <w:rFonts w:ascii="Times New Roman" w:hAnsi="Times New Roman" w:cs="Times New Roman"/>
          <w:sz w:val="24"/>
          <w:szCs w:val="24"/>
          <w:lang w:val="en-US"/>
        </w:rPr>
        <w:lastRenderedPageBreak/>
        <w:t xml:space="preserve">while the effect of flower number differed among populations in 2010. Shoot height did not influence probability of attack </w:t>
      </w:r>
      <w:commentRangeStart w:id="232"/>
      <w:r>
        <w:rPr>
          <w:rFonts w:ascii="Times New Roman" w:hAnsi="Times New Roman" w:cs="Times New Roman"/>
          <w:sz w:val="24"/>
          <w:szCs w:val="24"/>
          <w:lang w:val="en-US"/>
        </w:rPr>
        <w:t xml:space="preserve">in </w:t>
      </w:r>
      <w:del w:id="233" w:author="Alicia" w:date="2016-05-16T14:51:00Z">
        <w:r w:rsidDel="00405A95">
          <w:rPr>
            <w:rFonts w:ascii="Times New Roman" w:hAnsi="Times New Roman" w:cs="Times New Roman"/>
            <w:sz w:val="24"/>
            <w:szCs w:val="24"/>
            <w:lang w:val="en-US"/>
          </w:rPr>
          <w:delText>2010, and in 2011 the effect differed among populations</w:delText>
        </w:r>
      </w:del>
      <w:ins w:id="234" w:author="Alicia" w:date="2016-05-16T14:51:00Z">
        <w:r w:rsidR="00405A95">
          <w:rPr>
            <w:rFonts w:ascii="Times New Roman" w:hAnsi="Times New Roman" w:cs="Times New Roman"/>
            <w:sz w:val="24"/>
            <w:szCs w:val="24"/>
            <w:lang w:val="en-US"/>
          </w:rPr>
          <w:t>any of the two study years</w:t>
        </w:r>
      </w:ins>
      <w:commentRangeEnd w:id="232"/>
      <w:ins w:id="235" w:author="Alicia" w:date="2016-05-19T15:09:00Z">
        <w:r w:rsidR="00B50831">
          <w:rPr>
            <w:rStyle w:val="CommentReference"/>
          </w:rPr>
          <w:commentReference w:id="232"/>
        </w:r>
      </w:ins>
      <w:r>
        <w:rPr>
          <w:rFonts w:ascii="Times New Roman" w:hAnsi="Times New Roman" w:cs="Times New Roman"/>
          <w:sz w:val="24"/>
          <w:szCs w:val="24"/>
          <w:lang w:val="en-US"/>
        </w:rPr>
        <w:t>. Also the number of eggs per plant was correlated with phenology and flower number within populations, but relationships varied among populations in both study years (Table 3</w:t>
      </w:r>
      <w:ins w:id="236" w:author="Alicia" w:date="2016-05-09T18:06:00Z">
        <w:r w:rsidR="008B63BB">
          <w:rPr>
            <w:rFonts w:ascii="Times New Roman" w:hAnsi="Times New Roman" w:cs="Times New Roman"/>
            <w:sz w:val="24"/>
            <w:szCs w:val="24"/>
            <w:lang w:val="en-US"/>
          </w:rPr>
          <w:t>-4</w:t>
        </w:r>
      </w:ins>
      <w:r>
        <w:rPr>
          <w:rFonts w:ascii="Times New Roman" w:hAnsi="Times New Roman" w:cs="Times New Roman"/>
          <w:sz w:val="24"/>
          <w:szCs w:val="24"/>
          <w:lang w:val="en-US"/>
        </w:rPr>
        <w:t xml:space="preserve">, Appendix </w:t>
      </w:r>
      <w:del w:id="237" w:author="Alicia" w:date="2016-05-09T18:06:00Z">
        <w:r w:rsidDel="008B63BB">
          <w:rPr>
            <w:rFonts w:ascii="Times New Roman" w:hAnsi="Times New Roman" w:cs="Times New Roman"/>
            <w:sz w:val="24"/>
            <w:szCs w:val="24"/>
            <w:lang w:val="en-US"/>
          </w:rPr>
          <w:delText>S5</w:delText>
        </w:r>
      </w:del>
      <w:ins w:id="238" w:author="Alicia" w:date="2016-05-09T18:06:00Z">
        <w:r w:rsidR="008B63BB">
          <w:rPr>
            <w:rFonts w:ascii="Times New Roman" w:hAnsi="Times New Roman" w:cs="Times New Roman"/>
            <w:sz w:val="24"/>
            <w:szCs w:val="24"/>
            <w:lang w:val="en-US"/>
          </w:rPr>
          <w:t>S</w:t>
        </w:r>
      </w:ins>
      <w:ins w:id="239" w:author="Alicia" w:date="2016-05-18T15:51:00Z">
        <w:r w:rsidR="006223D7">
          <w:rPr>
            <w:rFonts w:ascii="Times New Roman" w:hAnsi="Times New Roman" w:cs="Times New Roman"/>
            <w:sz w:val="24"/>
            <w:szCs w:val="24"/>
            <w:lang w:val="en-US"/>
          </w:rPr>
          <w:t>8</w:t>
        </w:r>
      </w:ins>
      <w:del w:id="240" w:author="Alicia" w:date="2016-05-03T11:36:00Z">
        <w:r w:rsidDel="009521DA">
          <w:rPr>
            <w:rFonts w:ascii="Times New Roman" w:hAnsi="Times New Roman" w:cs="Times New Roman"/>
            <w:sz w:val="24"/>
            <w:szCs w:val="24"/>
            <w:lang w:val="en-US"/>
          </w:rPr>
          <w:delText xml:space="preserve"> in Supporting Information</w:delText>
        </w:r>
      </w:del>
      <w:r>
        <w:rPr>
          <w:rFonts w:ascii="Times New Roman" w:hAnsi="Times New Roman" w:cs="Times New Roman"/>
          <w:sz w:val="24"/>
          <w:szCs w:val="24"/>
          <w:lang w:val="en-US"/>
        </w:rPr>
        <w:t>).</w:t>
      </w:r>
    </w:p>
    <w:p w14:paraId="20B809E4" w14:textId="63EC70CF" w:rsidR="00892326" w:rsidRDefault="001913F2" w:rsidP="00B504E3">
      <w:pPr>
        <w:spacing w:line="480" w:lineRule="auto"/>
        <w:ind w:firstLine="708"/>
        <w:rPr>
          <w:ins w:id="241" w:author="Alicia" w:date="2016-05-19T14:02:00Z"/>
          <w:rFonts w:ascii="Times New Roman" w:hAnsi="Times New Roman" w:cs="Times New Roman"/>
          <w:sz w:val="24"/>
          <w:szCs w:val="24"/>
          <w:lang w:val="en-US"/>
        </w:rPr>
      </w:pPr>
      <w:ins w:id="242" w:author="Alicia" w:date="2016-05-19T11:02:00Z">
        <w:r w:rsidRPr="001913F2">
          <w:rPr>
            <w:rFonts w:ascii="Times New Roman" w:hAnsi="Times New Roman" w:cs="Times New Roman"/>
            <w:sz w:val="24"/>
            <w:szCs w:val="24"/>
            <w:lang w:val="en-US"/>
          </w:rPr>
          <w:t>The global path analys</w:t>
        </w:r>
        <w:r>
          <w:rPr>
            <w:rFonts w:ascii="Times New Roman" w:hAnsi="Times New Roman" w:cs="Times New Roman"/>
            <w:sz w:val="24"/>
            <w:szCs w:val="24"/>
            <w:lang w:val="en-US"/>
          </w:rPr>
          <w:t>es</w:t>
        </w:r>
      </w:ins>
      <w:ins w:id="243" w:author="Alicia" w:date="2016-05-19T11:23:00Z">
        <w:r w:rsidR="001A1D25">
          <w:rPr>
            <w:rFonts w:ascii="Times New Roman" w:hAnsi="Times New Roman" w:cs="Times New Roman"/>
            <w:sz w:val="24"/>
            <w:szCs w:val="24"/>
            <w:lang w:val="en-US"/>
          </w:rPr>
          <w:t xml:space="preserve"> </w:t>
        </w:r>
        <w:del w:id="244" w:author="Johan Ehrlén" w:date="2016-05-30T18:00:00Z">
          <w:r w:rsidR="001A1D25" w:rsidDel="0076677B">
            <w:rPr>
              <w:rFonts w:ascii="Times New Roman" w:hAnsi="Times New Roman" w:cs="Times New Roman"/>
              <w:sz w:val="24"/>
              <w:szCs w:val="24"/>
              <w:lang w:val="en-US"/>
            </w:rPr>
            <w:delText>(Fig. 2)</w:delText>
          </w:r>
        </w:del>
      </w:ins>
      <w:ins w:id="245" w:author="Alicia" w:date="2016-05-19T11:15:00Z">
        <w:del w:id="246" w:author="Johan Ehrlén" w:date="2016-05-30T18:00:00Z">
          <w:r w:rsidR="00C407BE" w:rsidDel="0076677B">
            <w:rPr>
              <w:rFonts w:ascii="Times New Roman" w:hAnsi="Times New Roman" w:cs="Times New Roman"/>
              <w:sz w:val="24"/>
              <w:szCs w:val="24"/>
              <w:lang w:val="en-US"/>
            </w:rPr>
            <w:delText xml:space="preserve"> </w:delText>
          </w:r>
        </w:del>
        <w:r w:rsidR="00C407BE">
          <w:rPr>
            <w:rFonts w:ascii="Times New Roman" w:hAnsi="Times New Roman" w:cs="Times New Roman"/>
            <w:sz w:val="24"/>
            <w:szCs w:val="24"/>
            <w:lang w:val="en-US"/>
          </w:rPr>
          <w:t>showed that</w:t>
        </w:r>
      </w:ins>
      <w:ins w:id="247" w:author="Alicia" w:date="2016-05-19T11:16:00Z">
        <w:r w:rsidR="00C407BE">
          <w:rPr>
            <w:rFonts w:ascii="Times New Roman" w:hAnsi="Times New Roman" w:cs="Times New Roman"/>
            <w:sz w:val="24"/>
            <w:szCs w:val="24"/>
            <w:lang w:val="en-US"/>
          </w:rPr>
          <w:t xml:space="preserve"> flowering</w:t>
        </w:r>
      </w:ins>
      <w:ins w:id="248" w:author="Alicia" w:date="2016-05-19T11:15:00Z">
        <w:r w:rsidR="00C407BE">
          <w:rPr>
            <w:rFonts w:ascii="Times New Roman" w:hAnsi="Times New Roman" w:cs="Times New Roman"/>
            <w:sz w:val="24"/>
            <w:szCs w:val="24"/>
            <w:lang w:val="en-US"/>
          </w:rPr>
          <w:t xml:space="preserve"> phenology affected fitness </w:t>
        </w:r>
        <w:del w:id="249" w:author="Johan Ehrlén" w:date="2016-05-30T18:00:00Z">
          <w:r w:rsidR="00C407BE" w:rsidDel="0076677B">
            <w:rPr>
              <w:rFonts w:ascii="Times New Roman" w:hAnsi="Times New Roman" w:cs="Times New Roman"/>
              <w:sz w:val="24"/>
              <w:szCs w:val="24"/>
              <w:lang w:val="en-US"/>
            </w:rPr>
            <w:delText xml:space="preserve">both directly and indirectly </w:delText>
          </w:r>
        </w:del>
        <w:r w:rsidR="00C407BE">
          <w:rPr>
            <w:rFonts w:ascii="Times New Roman" w:hAnsi="Times New Roman" w:cs="Times New Roman"/>
            <w:sz w:val="24"/>
            <w:szCs w:val="24"/>
            <w:lang w:val="en-US"/>
          </w:rPr>
          <w:t xml:space="preserve">through </w:t>
        </w:r>
        <w:del w:id="250" w:author="Johan Ehrlén" w:date="2016-05-30T18:01:00Z">
          <w:r w:rsidR="00C407BE" w:rsidDel="0076677B">
            <w:rPr>
              <w:rFonts w:ascii="Times New Roman" w:hAnsi="Times New Roman" w:cs="Times New Roman"/>
              <w:sz w:val="24"/>
              <w:szCs w:val="24"/>
              <w:lang w:val="en-US"/>
            </w:rPr>
            <w:delText xml:space="preserve">its </w:delText>
          </w:r>
        </w:del>
        <w:r w:rsidR="00C407BE">
          <w:rPr>
            <w:rFonts w:ascii="Times New Roman" w:hAnsi="Times New Roman" w:cs="Times New Roman"/>
            <w:sz w:val="24"/>
            <w:szCs w:val="24"/>
            <w:lang w:val="en-US"/>
          </w:rPr>
          <w:t xml:space="preserve">effects on </w:t>
        </w:r>
      </w:ins>
      <w:ins w:id="251" w:author="ehrlen" w:date="2016-05-31T09:30:00Z">
        <w:r w:rsidR="00DF0233">
          <w:rPr>
            <w:rFonts w:ascii="Times New Roman" w:hAnsi="Times New Roman" w:cs="Times New Roman"/>
            <w:sz w:val="24"/>
            <w:szCs w:val="24"/>
            <w:lang w:val="en-US"/>
          </w:rPr>
          <w:t xml:space="preserve">the intensity of </w:t>
        </w:r>
      </w:ins>
      <w:ins w:id="252" w:author="Alicia" w:date="2016-05-19T11:15:00Z">
        <w:r w:rsidR="00C407BE">
          <w:rPr>
            <w:rFonts w:ascii="Times New Roman" w:hAnsi="Times New Roman" w:cs="Times New Roman"/>
            <w:sz w:val="24"/>
            <w:szCs w:val="24"/>
            <w:lang w:val="en-US"/>
          </w:rPr>
          <w:t xml:space="preserve">predation by </w:t>
        </w:r>
        <w:r w:rsidR="00C407BE" w:rsidRPr="00C407BE">
          <w:rPr>
            <w:rFonts w:ascii="Times New Roman" w:hAnsi="Times New Roman" w:cs="Times New Roman"/>
            <w:i/>
            <w:sz w:val="24"/>
            <w:szCs w:val="24"/>
            <w:lang w:val="en-US"/>
          </w:rPr>
          <w:t xml:space="preserve">P. </w:t>
        </w:r>
      </w:ins>
      <w:ins w:id="253" w:author="Alicia" w:date="2016-05-19T11:16:00Z">
        <w:r w:rsidR="00C407BE" w:rsidRPr="00C407BE">
          <w:rPr>
            <w:rFonts w:ascii="Times New Roman" w:hAnsi="Times New Roman" w:cs="Times New Roman"/>
            <w:i/>
            <w:sz w:val="24"/>
            <w:szCs w:val="24"/>
            <w:lang w:val="en-US"/>
          </w:rPr>
          <w:t>alcon</w:t>
        </w:r>
      </w:ins>
      <w:ins w:id="254" w:author="Johan Ehrlén" w:date="2016-05-30T18:00:00Z">
        <w:r w:rsidR="0076677B">
          <w:rPr>
            <w:rFonts w:ascii="Times New Roman" w:hAnsi="Times New Roman" w:cs="Times New Roman"/>
            <w:i/>
            <w:sz w:val="24"/>
            <w:szCs w:val="24"/>
            <w:lang w:val="en-US"/>
          </w:rPr>
          <w:t xml:space="preserve"> </w:t>
        </w:r>
      </w:ins>
      <w:ins w:id="255" w:author="Johan Ehrlén" w:date="2016-05-30T18:01:00Z">
        <w:r w:rsidR="0076677B">
          <w:rPr>
            <w:rFonts w:ascii="Times New Roman" w:hAnsi="Times New Roman" w:cs="Times New Roman"/>
            <w:sz w:val="24"/>
            <w:szCs w:val="24"/>
            <w:lang w:val="en-US"/>
          </w:rPr>
          <w:t xml:space="preserve">in both years </w:t>
        </w:r>
      </w:ins>
      <w:ins w:id="256" w:author="Johan Ehrlén" w:date="2016-05-30T18:00:00Z">
        <w:r w:rsidR="0076677B">
          <w:rPr>
            <w:rFonts w:ascii="Times New Roman" w:hAnsi="Times New Roman" w:cs="Times New Roman"/>
            <w:sz w:val="24"/>
            <w:szCs w:val="24"/>
            <w:lang w:val="en-US"/>
          </w:rPr>
          <w:t>(Fig. 2)</w:t>
        </w:r>
      </w:ins>
      <w:ins w:id="257" w:author="Alicia" w:date="2016-05-19T11:16:00Z">
        <w:r w:rsidR="00C407BE">
          <w:rPr>
            <w:rFonts w:ascii="Times New Roman" w:hAnsi="Times New Roman" w:cs="Times New Roman"/>
            <w:sz w:val="24"/>
            <w:szCs w:val="24"/>
            <w:lang w:val="en-US"/>
          </w:rPr>
          <w:t xml:space="preserve">. Early development of floral structures </w:t>
        </w:r>
      </w:ins>
      <w:ins w:id="258" w:author="Johan Ehrlén" w:date="2016-05-30T18:01:00Z">
        <w:r w:rsidR="0076677B">
          <w:rPr>
            <w:rFonts w:ascii="Times New Roman" w:hAnsi="Times New Roman" w:cs="Times New Roman"/>
            <w:sz w:val="24"/>
            <w:szCs w:val="24"/>
            <w:lang w:val="en-US"/>
          </w:rPr>
          <w:t>had a direct negati</w:t>
        </w:r>
      </w:ins>
      <w:ins w:id="259" w:author="Johan Ehrlén" w:date="2016-05-30T18:02:00Z">
        <w:r w:rsidR="0076677B">
          <w:rPr>
            <w:rFonts w:ascii="Times New Roman" w:hAnsi="Times New Roman" w:cs="Times New Roman"/>
            <w:sz w:val="24"/>
            <w:szCs w:val="24"/>
            <w:lang w:val="en-US"/>
          </w:rPr>
          <w:t xml:space="preserve">ve effect on </w:t>
        </w:r>
      </w:ins>
      <w:ins w:id="260" w:author="Alicia" w:date="2016-05-19T11:17:00Z">
        <w:del w:id="261" w:author="Johan Ehrlén" w:date="2016-05-30T18:02:00Z">
          <w:r w:rsidR="00C407BE" w:rsidDel="0076677B">
            <w:rPr>
              <w:rFonts w:ascii="Times New Roman" w:hAnsi="Times New Roman" w:cs="Times New Roman"/>
              <w:sz w:val="24"/>
              <w:szCs w:val="24"/>
              <w:lang w:val="en-US"/>
            </w:rPr>
            <w:delText xml:space="preserve">decreased </w:delText>
          </w:r>
        </w:del>
        <w:r w:rsidR="00C407BE">
          <w:rPr>
            <w:rFonts w:ascii="Times New Roman" w:hAnsi="Times New Roman" w:cs="Times New Roman"/>
            <w:sz w:val="24"/>
            <w:szCs w:val="24"/>
            <w:lang w:val="en-US"/>
          </w:rPr>
          <w:t>the number of intact fruits in 2010</w:t>
        </w:r>
      </w:ins>
      <w:ins w:id="262" w:author="Johan Ehrlén" w:date="2016-05-30T18:02:00Z">
        <w:r w:rsidR="0076677B">
          <w:rPr>
            <w:rFonts w:ascii="Times New Roman" w:hAnsi="Times New Roman" w:cs="Times New Roman"/>
            <w:sz w:val="24"/>
            <w:szCs w:val="24"/>
            <w:lang w:val="en-US"/>
          </w:rPr>
          <w:t xml:space="preserve"> but not i</w:t>
        </w:r>
      </w:ins>
      <w:ins w:id="263" w:author="Alicia" w:date="2016-05-19T11:17:00Z">
        <w:del w:id="264" w:author="Johan Ehrlén" w:date="2016-05-30T18:02:00Z">
          <w:r w:rsidR="00C407BE" w:rsidDel="0076677B">
            <w:rPr>
              <w:rFonts w:ascii="Times New Roman" w:hAnsi="Times New Roman" w:cs="Times New Roman"/>
              <w:sz w:val="24"/>
              <w:szCs w:val="24"/>
              <w:lang w:val="en-US"/>
            </w:rPr>
            <w:delText xml:space="preserve"> both due to a direct effect and to an increase in predation which lead to a decrease in fitness. I</w:delText>
          </w:r>
        </w:del>
        <w:r w:rsidR="00C407BE">
          <w:rPr>
            <w:rFonts w:ascii="Times New Roman" w:hAnsi="Times New Roman" w:cs="Times New Roman"/>
            <w:sz w:val="24"/>
            <w:szCs w:val="24"/>
            <w:lang w:val="en-US"/>
          </w:rPr>
          <w:t>n 2011</w:t>
        </w:r>
        <w:del w:id="265" w:author="Johan Ehrlén" w:date="2016-05-30T18:02:00Z">
          <w:r w:rsidR="00C407BE" w:rsidDel="0076677B">
            <w:rPr>
              <w:rFonts w:ascii="Times New Roman" w:hAnsi="Times New Roman" w:cs="Times New Roman"/>
              <w:sz w:val="24"/>
              <w:szCs w:val="24"/>
              <w:lang w:val="en-US"/>
            </w:rPr>
            <w:delText xml:space="preserve">, the direct effect was not </w:delText>
          </w:r>
        </w:del>
      </w:ins>
      <w:ins w:id="266" w:author="Alicia" w:date="2016-05-19T11:18:00Z">
        <w:del w:id="267" w:author="Johan Ehrlén" w:date="2016-05-30T18:02:00Z">
          <w:r w:rsidR="00C407BE" w:rsidDel="0076677B">
            <w:rPr>
              <w:rFonts w:ascii="Times New Roman" w:hAnsi="Times New Roman" w:cs="Times New Roman"/>
              <w:sz w:val="24"/>
              <w:szCs w:val="24"/>
              <w:lang w:val="en-US"/>
            </w:rPr>
            <w:delText>included in the selected model</w:delText>
          </w:r>
        </w:del>
        <w:r w:rsidR="00C407BE">
          <w:rPr>
            <w:rFonts w:ascii="Times New Roman" w:hAnsi="Times New Roman" w:cs="Times New Roman"/>
            <w:sz w:val="24"/>
            <w:szCs w:val="24"/>
            <w:lang w:val="en-US"/>
          </w:rPr>
          <w:t xml:space="preserve">. </w:t>
        </w:r>
      </w:ins>
      <w:ins w:id="268" w:author="Johan Ehrlén" w:date="2016-05-30T18:03:00Z">
        <w:r w:rsidR="0076677B">
          <w:rPr>
            <w:rFonts w:ascii="Times New Roman" w:hAnsi="Times New Roman" w:cs="Times New Roman"/>
            <w:sz w:val="24"/>
            <w:szCs w:val="24"/>
            <w:lang w:val="en-US"/>
          </w:rPr>
          <w:t xml:space="preserve">In both study years, </w:t>
        </w:r>
        <w:proofErr w:type="gramStart"/>
        <w:r w:rsidR="0076677B">
          <w:rPr>
            <w:rFonts w:ascii="Times New Roman" w:hAnsi="Times New Roman" w:cs="Times New Roman"/>
            <w:sz w:val="24"/>
            <w:szCs w:val="24"/>
            <w:lang w:val="en-US"/>
          </w:rPr>
          <w:t>a</w:t>
        </w:r>
        <w:proofErr w:type="gramEnd"/>
        <w:r w:rsidR="0076677B">
          <w:rPr>
            <w:rFonts w:ascii="Times New Roman" w:hAnsi="Times New Roman" w:cs="Times New Roman"/>
            <w:sz w:val="24"/>
            <w:szCs w:val="24"/>
            <w:lang w:val="en-US"/>
          </w:rPr>
          <w:t xml:space="preserve"> h</w:t>
        </w:r>
      </w:ins>
      <w:ins w:id="269" w:author="Alicia" w:date="2016-05-19T11:19:00Z">
        <w:del w:id="270" w:author="Johan Ehrlén" w:date="2016-05-30T18:03:00Z">
          <w:r w:rsidR="00C407BE" w:rsidDel="0076677B">
            <w:rPr>
              <w:rFonts w:ascii="Times New Roman" w:hAnsi="Times New Roman" w:cs="Times New Roman"/>
              <w:sz w:val="24"/>
              <w:szCs w:val="24"/>
              <w:lang w:val="en-US"/>
            </w:rPr>
            <w:delText>H</w:delText>
          </w:r>
        </w:del>
        <w:r w:rsidR="00C407BE">
          <w:rPr>
            <w:rFonts w:ascii="Times New Roman" w:hAnsi="Times New Roman" w:cs="Times New Roman"/>
            <w:sz w:val="24"/>
            <w:szCs w:val="24"/>
            <w:lang w:val="en-US"/>
          </w:rPr>
          <w:t xml:space="preserve">igher flower </w:t>
        </w:r>
      </w:ins>
      <w:ins w:id="271" w:author="Alicia" w:date="2016-05-19T11:21:00Z">
        <w:del w:id="272" w:author="Johan Ehrlén" w:date="2016-05-30T18:03:00Z">
          <w:r w:rsidR="00C407BE" w:rsidDel="0076677B">
            <w:rPr>
              <w:rFonts w:ascii="Times New Roman" w:hAnsi="Times New Roman" w:cs="Times New Roman"/>
              <w:sz w:val="24"/>
              <w:szCs w:val="24"/>
              <w:lang w:val="en-US"/>
            </w:rPr>
            <w:delText>production</w:delText>
          </w:r>
        </w:del>
      </w:ins>
      <w:ins w:id="273" w:author="Johan Ehrlén" w:date="2016-05-30T18:03:00Z">
        <w:r w:rsidR="0076677B">
          <w:rPr>
            <w:rFonts w:ascii="Times New Roman" w:hAnsi="Times New Roman" w:cs="Times New Roman"/>
            <w:sz w:val="24"/>
            <w:szCs w:val="24"/>
            <w:lang w:val="en-US"/>
          </w:rPr>
          <w:t>number</w:t>
        </w:r>
      </w:ins>
      <w:ins w:id="274" w:author="Alicia" w:date="2016-05-19T11:21:00Z">
        <w:r w:rsidR="00C407BE">
          <w:rPr>
            <w:rFonts w:ascii="Times New Roman" w:hAnsi="Times New Roman" w:cs="Times New Roman"/>
            <w:sz w:val="24"/>
            <w:szCs w:val="24"/>
            <w:lang w:val="en-US"/>
          </w:rPr>
          <w:t xml:space="preserve"> </w:t>
        </w:r>
      </w:ins>
      <w:ins w:id="275" w:author="Alicia" w:date="2016-05-19T11:19:00Z">
        <w:r w:rsidR="00C407BE">
          <w:rPr>
            <w:rFonts w:ascii="Times New Roman" w:hAnsi="Times New Roman" w:cs="Times New Roman"/>
            <w:sz w:val="24"/>
            <w:szCs w:val="24"/>
            <w:lang w:val="en-US"/>
          </w:rPr>
          <w:t xml:space="preserve">directly increased </w:t>
        </w:r>
      </w:ins>
      <w:ins w:id="276" w:author="Alicia" w:date="2016-05-19T11:21:00Z">
        <w:r w:rsidR="00C407BE">
          <w:rPr>
            <w:rFonts w:ascii="Times New Roman" w:hAnsi="Times New Roman" w:cs="Times New Roman"/>
            <w:sz w:val="24"/>
            <w:szCs w:val="24"/>
            <w:lang w:val="en-US"/>
          </w:rPr>
          <w:t>the number of intact fruits</w:t>
        </w:r>
      </w:ins>
      <w:ins w:id="277" w:author="Alicia" w:date="2016-05-19T11:19:00Z">
        <w:r w:rsidR="00C407BE">
          <w:rPr>
            <w:rFonts w:ascii="Times New Roman" w:hAnsi="Times New Roman" w:cs="Times New Roman"/>
            <w:sz w:val="24"/>
            <w:szCs w:val="24"/>
            <w:lang w:val="en-US"/>
          </w:rPr>
          <w:t>, but also increased predation</w:t>
        </w:r>
      </w:ins>
      <w:ins w:id="278" w:author="Alicia" w:date="2016-05-19T11:21:00Z">
        <w:r w:rsidR="00C407BE">
          <w:rPr>
            <w:rFonts w:ascii="Times New Roman" w:hAnsi="Times New Roman" w:cs="Times New Roman"/>
            <w:sz w:val="24"/>
            <w:szCs w:val="24"/>
            <w:lang w:val="en-US"/>
          </w:rPr>
          <w:t>,</w:t>
        </w:r>
      </w:ins>
      <w:ins w:id="279" w:author="Alicia" w:date="2016-05-19T11:19:00Z">
        <w:r w:rsidR="00C407BE">
          <w:rPr>
            <w:rFonts w:ascii="Times New Roman" w:hAnsi="Times New Roman" w:cs="Times New Roman"/>
            <w:sz w:val="24"/>
            <w:szCs w:val="24"/>
            <w:lang w:val="en-US"/>
          </w:rPr>
          <w:t xml:space="preserve"> which </w:t>
        </w:r>
      </w:ins>
      <w:ins w:id="280" w:author="Alicia" w:date="2016-05-19T11:20:00Z">
        <w:r w:rsidR="00C407BE">
          <w:rPr>
            <w:rFonts w:ascii="Times New Roman" w:hAnsi="Times New Roman" w:cs="Times New Roman"/>
            <w:sz w:val="24"/>
            <w:szCs w:val="24"/>
            <w:lang w:val="en-US"/>
          </w:rPr>
          <w:t>lead to a decrease in fitness</w:t>
        </w:r>
      </w:ins>
      <w:ins w:id="281" w:author="Alicia" w:date="2016-05-19T11:21:00Z">
        <w:r w:rsidR="00C407BE">
          <w:rPr>
            <w:rFonts w:ascii="Times New Roman" w:hAnsi="Times New Roman" w:cs="Times New Roman"/>
            <w:sz w:val="24"/>
            <w:szCs w:val="24"/>
            <w:lang w:val="en-US"/>
          </w:rPr>
          <w:t>.</w:t>
        </w:r>
      </w:ins>
      <w:ins w:id="282" w:author="Alicia" w:date="2016-05-19T11:22:00Z">
        <w:r w:rsidR="001A1D25">
          <w:rPr>
            <w:rFonts w:ascii="Times New Roman" w:hAnsi="Times New Roman" w:cs="Times New Roman"/>
            <w:sz w:val="24"/>
            <w:szCs w:val="24"/>
            <w:lang w:val="en-US"/>
          </w:rPr>
          <w:t xml:space="preserve"> </w:t>
        </w:r>
      </w:ins>
      <w:ins w:id="283" w:author="Johan Ehrlén" w:date="2016-05-30T18:04:00Z">
        <w:r w:rsidR="0076677B">
          <w:rPr>
            <w:rFonts w:ascii="Times New Roman" w:hAnsi="Times New Roman" w:cs="Times New Roman"/>
            <w:sz w:val="24"/>
            <w:szCs w:val="24"/>
            <w:lang w:val="en-US"/>
          </w:rPr>
          <w:t>There were no</w:t>
        </w:r>
      </w:ins>
      <w:ins w:id="284" w:author="Alicia" w:date="2016-05-19T11:22:00Z">
        <w:del w:id="285" w:author="Johan Ehrlén" w:date="2016-05-30T18:03:00Z">
          <w:r w:rsidR="001A1D25" w:rsidDel="0076677B">
            <w:rPr>
              <w:rFonts w:ascii="Times New Roman" w:hAnsi="Times New Roman" w:cs="Times New Roman"/>
              <w:sz w:val="24"/>
              <w:szCs w:val="24"/>
              <w:lang w:val="en-US"/>
            </w:rPr>
            <w:delText xml:space="preserve">In both study years, </w:delText>
          </w:r>
        </w:del>
        <w:del w:id="286" w:author="Johan Ehrlén" w:date="2016-05-30T18:04:00Z">
          <w:r w:rsidR="001A1D25" w:rsidDel="0076677B">
            <w:rPr>
              <w:rFonts w:ascii="Times New Roman" w:hAnsi="Times New Roman" w:cs="Times New Roman"/>
              <w:sz w:val="24"/>
              <w:szCs w:val="24"/>
              <w:lang w:val="en-US"/>
            </w:rPr>
            <w:delText>the</w:delText>
          </w:r>
        </w:del>
        <w:r w:rsidR="001A1D25">
          <w:rPr>
            <w:rFonts w:ascii="Times New Roman" w:hAnsi="Times New Roman" w:cs="Times New Roman"/>
            <w:sz w:val="24"/>
            <w:szCs w:val="24"/>
            <w:lang w:val="en-US"/>
          </w:rPr>
          <w:t xml:space="preserve"> effect</w:t>
        </w:r>
      </w:ins>
      <w:ins w:id="287" w:author="Johan Ehrlén" w:date="2016-05-30T18:04:00Z">
        <w:r w:rsidR="0076677B">
          <w:rPr>
            <w:rFonts w:ascii="Times New Roman" w:hAnsi="Times New Roman" w:cs="Times New Roman"/>
            <w:sz w:val="24"/>
            <w:szCs w:val="24"/>
            <w:lang w:val="en-US"/>
          </w:rPr>
          <w:t>s</w:t>
        </w:r>
      </w:ins>
      <w:ins w:id="288" w:author="Alicia" w:date="2016-05-19T11:22:00Z">
        <w:r w:rsidR="001A1D25">
          <w:rPr>
            <w:rFonts w:ascii="Times New Roman" w:hAnsi="Times New Roman" w:cs="Times New Roman"/>
            <w:sz w:val="24"/>
            <w:szCs w:val="24"/>
            <w:lang w:val="en-US"/>
          </w:rPr>
          <w:t xml:space="preserve"> of s</w:t>
        </w:r>
      </w:ins>
      <w:ins w:id="289" w:author="Alicia" w:date="2016-05-19T11:21:00Z">
        <w:r w:rsidR="00C407BE" w:rsidRPr="00C407BE">
          <w:rPr>
            <w:rFonts w:ascii="Times New Roman" w:hAnsi="Times New Roman" w:cs="Times New Roman"/>
            <w:sz w:val="24"/>
            <w:szCs w:val="24"/>
            <w:lang w:val="en-US"/>
          </w:rPr>
          <w:t>hoot height</w:t>
        </w:r>
      </w:ins>
      <w:ins w:id="290" w:author="Alicia" w:date="2016-05-19T11:22:00Z">
        <w:r w:rsidR="001A1D25">
          <w:rPr>
            <w:rFonts w:ascii="Times New Roman" w:hAnsi="Times New Roman" w:cs="Times New Roman"/>
            <w:sz w:val="24"/>
            <w:szCs w:val="24"/>
            <w:lang w:val="en-US"/>
          </w:rPr>
          <w:t xml:space="preserve"> on predation </w:t>
        </w:r>
        <w:del w:id="291" w:author="Johan Ehrlén" w:date="2016-05-30T18:05:00Z">
          <w:r w:rsidR="001A1D25" w:rsidDel="0076677B">
            <w:rPr>
              <w:rFonts w:ascii="Times New Roman" w:hAnsi="Times New Roman" w:cs="Times New Roman"/>
              <w:sz w:val="24"/>
              <w:szCs w:val="24"/>
              <w:lang w:val="en-US"/>
            </w:rPr>
            <w:delText>was not included in the model, and the relation among shoot height and</w:delText>
          </w:r>
        </w:del>
      </w:ins>
      <w:ins w:id="292" w:author="Johan Ehrlén" w:date="2016-05-30T18:05:00Z">
        <w:r w:rsidR="0076677B">
          <w:rPr>
            <w:rFonts w:ascii="Times New Roman" w:hAnsi="Times New Roman" w:cs="Times New Roman"/>
            <w:sz w:val="24"/>
            <w:szCs w:val="24"/>
            <w:lang w:val="en-US"/>
          </w:rPr>
          <w:t>or</w:t>
        </w:r>
      </w:ins>
      <w:ins w:id="293" w:author="Alicia" w:date="2016-05-19T11:22:00Z">
        <w:r w:rsidR="001A1D25">
          <w:rPr>
            <w:rFonts w:ascii="Times New Roman" w:hAnsi="Times New Roman" w:cs="Times New Roman"/>
            <w:sz w:val="24"/>
            <w:szCs w:val="24"/>
            <w:lang w:val="en-US"/>
          </w:rPr>
          <w:t xml:space="preserve"> fitness</w:t>
        </w:r>
        <w:del w:id="294" w:author="Johan Ehrlén" w:date="2016-05-30T18:05:00Z">
          <w:r w:rsidR="001A1D25" w:rsidDel="0076677B">
            <w:rPr>
              <w:rFonts w:ascii="Times New Roman" w:hAnsi="Times New Roman" w:cs="Times New Roman"/>
              <w:sz w:val="24"/>
              <w:szCs w:val="24"/>
              <w:lang w:val="en-US"/>
            </w:rPr>
            <w:delText xml:space="preserve"> was not significant</w:delText>
          </w:r>
        </w:del>
        <w:r w:rsidR="001A1D25">
          <w:rPr>
            <w:rFonts w:ascii="Times New Roman" w:hAnsi="Times New Roman" w:cs="Times New Roman"/>
            <w:sz w:val="24"/>
            <w:szCs w:val="24"/>
            <w:lang w:val="en-US"/>
          </w:rPr>
          <w:t xml:space="preserve">. </w:t>
        </w:r>
      </w:ins>
      <w:ins w:id="295" w:author="Alicia" w:date="2016-05-19T11:24:00Z">
        <w:r w:rsidR="001A1D25">
          <w:rPr>
            <w:rFonts w:ascii="Times New Roman" w:hAnsi="Times New Roman" w:cs="Times New Roman"/>
            <w:sz w:val="24"/>
            <w:szCs w:val="24"/>
            <w:lang w:val="en-US"/>
          </w:rPr>
          <w:t xml:space="preserve">The results were similar for the model where </w:t>
        </w:r>
      </w:ins>
      <w:ins w:id="296" w:author="Alicia" w:date="2016-05-19T11:23:00Z">
        <w:r w:rsidR="001A1D25">
          <w:rPr>
            <w:rFonts w:ascii="Times New Roman" w:hAnsi="Times New Roman" w:cs="Times New Roman"/>
            <w:sz w:val="24"/>
            <w:szCs w:val="24"/>
            <w:lang w:val="en-US"/>
          </w:rPr>
          <w:t xml:space="preserve">indirect effects </w:t>
        </w:r>
      </w:ins>
      <w:ins w:id="297" w:author="Alicia" w:date="2016-05-19T11:24:00Z">
        <w:r w:rsidR="001A1D25">
          <w:rPr>
            <w:rFonts w:ascii="Times New Roman" w:hAnsi="Times New Roman" w:cs="Times New Roman"/>
            <w:sz w:val="24"/>
            <w:szCs w:val="24"/>
            <w:lang w:val="en-US"/>
          </w:rPr>
          <w:t>were</w:t>
        </w:r>
      </w:ins>
      <w:ins w:id="298" w:author="Alicia" w:date="2016-05-19T11:23:00Z">
        <w:r w:rsidR="001A1D25">
          <w:rPr>
            <w:rFonts w:ascii="Times New Roman" w:hAnsi="Times New Roman" w:cs="Times New Roman"/>
            <w:sz w:val="24"/>
            <w:szCs w:val="24"/>
            <w:lang w:val="en-US"/>
          </w:rPr>
          <w:t xml:space="preserve"> mediated by the probability of predator attack</w:t>
        </w:r>
      </w:ins>
      <w:ins w:id="299" w:author="Alicia" w:date="2016-05-19T11:24:00Z">
        <w:r w:rsidR="001A1D25">
          <w:rPr>
            <w:rFonts w:ascii="Times New Roman" w:hAnsi="Times New Roman" w:cs="Times New Roman"/>
            <w:sz w:val="24"/>
            <w:szCs w:val="24"/>
            <w:lang w:val="en-US"/>
          </w:rPr>
          <w:t xml:space="preserve"> (</w:t>
        </w:r>
      </w:ins>
      <w:ins w:id="300" w:author="Alicia" w:date="2016-05-19T11:23:00Z">
        <w:r w:rsidR="001A1D25">
          <w:rPr>
            <w:rFonts w:ascii="Times New Roman" w:hAnsi="Times New Roman" w:cs="Times New Roman"/>
            <w:sz w:val="24"/>
            <w:szCs w:val="24"/>
            <w:lang w:val="en-US"/>
          </w:rPr>
          <w:t>Appendix S3).</w:t>
        </w:r>
      </w:ins>
      <w:ins w:id="301" w:author="Alicia" w:date="2016-05-19T11:30:00Z">
        <w:r w:rsidR="00906BF6">
          <w:rPr>
            <w:rFonts w:ascii="Times New Roman" w:hAnsi="Times New Roman" w:cs="Times New Roman"/>
            <w:sz w:val="24"/>
            <w:szCs w:val="24"/>
            <w:lang w:val="en-US"/>
          </w:rPr>
          <w:t xml:space="preserve"> </w:t>
        </w:r>
        <w:del w:id="302" w:author="Johan Ehrlén" w:date="2016-05-30T18:05:00Z">
          <w:r w:rsidR="00906BF6" w:rsidDel="0076677B">
            <w:rPr>
              <w:rFonts w:ascii="Times New Roman" w:hAnsi="Times New Roman" w:cs="Times New Roman"/>
              <w:sz w:val="24"/>
              <w:szCs w:val="24"/>
              <w:lang w:val="en-US"/>
            </w:rPr>
            <w:delText>However, m</w:delText>
          </w:r>
        </w:del>
      </w:ins>
      <w:del w:id="303" w:author="Johan Ehrlén" w:date="2016-05-30T18:05:00Z">
        <w:r w:rsidR="00D43E10" w:rsidRPr="00591453" w:rsidDel="0076677B">
          <w:rPr>
            <w:rFonts w:ascii="Times New Roman" w:hAnsi="Times New Roman" w:cs="Times New Roman"/>
            <w:sz w:val="24"/>
            <w:szCs w:val="24"/>
            <w:lang w:val="en-US"/>
          </w:rPr>
          <w:delText xml:space="preserve"> </w:delText>
        </w:r>
      </w:del>
      <w:proofErr w:type="spellStart"/>
      <w:r w:rsidR="00D43E10" w:rsidRPr="001913F2">
        <w:rPr>
          <w:rFonts w:ascii="Times New Roman" w:hAnsi="Times New Roman" w:cs="Times New Roman"/>
          <w:sz w:val="24"/>
          <w:szCs w:val="24"/>
          <w:lang w:val="en-US"/>
        </w:rPr>
        <w:t>Multigroup</w:t>
      </w:r>
      <w:proofErr w:type="spellEnd"/>
      <w:r w:rsidR="00D43E10" w:rsidRPr="001913F2">
        <w:rPr>
          <w:rFonts w:ascii="Times New Roman" w:hAnsi="Times New Roman" w:cs="Times New Roman"/>
          <w:sz w:val="24"/>
          <w:szCs w:val="24"/>
          <w:lang w:val="en-US"/>
        </w:rPr>
        <w:t xml:space="preserve"> path-analyses revealed significant among-population differences in trait-fitness relationships (Appendix S6). </w:t>
      </w:r>
      <w:del w:id="304" w:author="Alicia" w:date="2016-05-19T11:58:00Z">
        <w:r w:rsidR="00D43E10" w:rsidRPr="001913F2" w:rsidDel="00B25594">
          <w:rPr>
            <w:rFonts w:ascii="Times New Roman" w:hAnsi="Times New Roman" w:cs="Times New Roman"/>
            <w:sz w:val="24"/>
            <w:szCs w:val="24"/>
            <w:lang w:val="en-US"/>
          </w:rPr>
          <w:delText>Nevertheless, m</w:delText>
        </w:r>
      </w:del>
      <w:ins w:id="305" w:author="Alicia" w:date="2016-05-19T11:58:00Z">
        <w:r w:rsidR="00B25594">
          <w:rPr>
            <w:rFonts w:ascii="Times New Roman" w:hAnsi="Times New Roman" w:cs="Times New Roman"/>
            <w:sz w:val="24"/>
            <w:szCs w:val="24"/>
            <w:lang w:val="en-US"/>
          </w:rPr>
          <w:t>M</w:t>
        </w:r>
      </w:ins>
      <w:r w:rsidR="00D43E10" w:rsidRPr="001913F2">
        <w:rPr>
          <w:rFonts w:ascii="Times New Roman" w:hAnsi="Times New Roman" w:cs="Times New Roman"/>
          <w:sz w:val="24"/>
          <w:szCs w:val="24"/>
          <w:lang w:val="en-US"/>
        </w:rPr>
        <w:t xml:space="preserve">odels fitted for each population and year </w:t>
      </w:r>
      <w:ins w:id="306" w:author="Alicia" w:date="2016-05-19T13:05:00Z">
        <w:r w:rsidR="00B53242">
          <w:rPr>
            <w:rFonts w:ascii="Times New Roman" w:hAnsi="Times New Roman" w:cs="Times New Roman"/>
            <w:sz w:val="24"/>
            <w:szCs w:val="24"/>
            <w:lang w:val="en-US"/>
          </w:rPr>
          <w:t>(Table 4, Appendices S</w:t>
        </w:r>
      </w:ins>
      <w:ins w:id="307" w:author="Alicia" w:date="2016-05-19T13:06:00Z">
        <w:r w:rsidR="00B53242">
          <w:rPr>
            <w:rFonts w:ascii="Times New Roman" w:hAnsi="Times New Roman" w:cs="Times New Roman"/>
            <w:sz w:val="24"/>
            <w:szCs w:val="24"/>
            <w:lang w:val="en-US"/>
          </w:rPr>
          <w:t>4-5</w:t>
        </w:r>
      </w:ins>
      <w:ins w:id="308" w:author="Alicia" w:date="2016-05-19T13:05:00Z">
        <w:r w:rsidR="00B53242">
          <w:rPr>
            <w:rFonts w:ascii="Times New Roman" w:hAnsi="Times New Roman" w:cs="Times New Roman"/>
            <w:sz w:val="24"/>
            <w:szCs w:val="24"/>
            <w:lang w:val="en-US"/>
          </w:rPr>
          <w:t xml:space="preserve">) </w:t>
        </w:r>
      </w:ins>
      <w:del w:id="309" w:author="Alicia" w:date="2016-05-19T11:58:00Z">
        <w:r w:rsidR="00D43E10" w:rsidRPr="001913F2" w:rsidDel="00B25594">
          <w:rPr>
            <w:rFonts w:ascii="Times New Roman" w:hAnsi="Times New Roman" w:cs="Times New Roman"/>
            <w:sz w:val="24"/>
            <w:szCs w:val="24"/>
            <w:lang w:val="en-US"/>
          </w:rPr>
          <w:delText xml:space="preserve">consistently </w:delText>
        </w:r>
      </w:del>
      <w:r w:rsidR="00D43E10" w:rsidRPr="001913F2">
        <w:rPr>
          <w:rFonts w:ascii="Times New Roman" w:hAnsi="Times New Roman" w:cs="Times New Roman"/>
          <w:sz w:val="24"/>
          <w:szCs w:val="24"/>
          <w:lang w:val="en-US"/>
        </w:rPr>
        <w:t xml:space="preserve">identified </w:t>
      </w:r>
      <w:ins w:id="310" w:author="Alicia" w:date="2016-05-19T11:58:00Z">
        <w:r w:rsidR="00B25594">
          <w:rPr>
            <w:rFonts w:ascii="Times New Roman" w:hAnsi="Times New Roman" w:cs="Times New Roman"/>
            <w:sz w:val="24"/>
            <w:szCs w:val="24"/>
            <w:lang w:val="en-US"/>
          </w:rPr>
          <w:t xml:space="preserve">both </w:t>
        </w:r>
        <w:commentRangeStart w:id="311"/>
        <w:r w:rsidR="00B25594">
          <w:rPr>
            <w:rFonts w:ascii="Times New Roman" w:hAnsi="Times New Roman" w:cs="Times New Roman"/>
            <w:sz w:val="24"/>
            <w:szCs w:val="24"/>
            <w:lang w:val="en-US"/>
          </w:rPr>
          <w:t xml:space="preserve">direct and indirect </w:t>
        </w:r>
      </w:ins>
      <w:commentRangeEnd w:id="311"/>
      <w:ins w:id="312" w:author="Alicia" w:date="2016-05-19T13:04:00Z">
        <w:r w:rsidR="00B53242">
          <w:rPr>
            <w:rStyle w:val="CommentReference"/>
          </w:rPr>
          <w:commentReference w:id="311"/>
        </w:r>
      </w:ins>
      <w:r w:rsidR="00D43E10" w:rsidRPr="001913F2">
        <w:rPr>
          <w:rFonts w:ascii="Times New Roman" w:hAnsi="Times New Roman" w:cs="Times New Roman"/>
          <w:sz w:val="24"/>
          <w:szCs w:val="24"/>
          <w:lang w:val="en-US"/>
        </w:rPr>
        <w:t xml:space="preserve">effects of phenology </w:t>
      </w:r>
      <w:ins w:id="313" w:author="Alicia" w:date="2016-05-19T13:03:00Z">
        <w:r w:rsidR="00B53242">
          <w:rPr>
            <w:rFonts w:ascii="Times New Roman" w:hAnsi="Times New Roman" w:cs="Times New Roman"/>
            <w:sz w:val="24"/>
            <w:szCs w:val="24"/>
            <w:lang w:val="en-US"/>
          </w:rPr>
          <w:t xml:space="preserve">and number of flowers </w:t>
        </w:r>
      </w:ins>
      <w:r w:rsidR="00D43E10" w:rsidRPr="001913F2">
        <w:rPr>
          <w:rFonts w:ascii="Times New Roman" w:hAnsi="Times New Roman" w:cs="Times New Roman"/>
          <w:sz w:val="24"/>
          <w:szCs w:val="24"/>
          <w:lang w:val="en-US"/>
        </w:rPr>
        <w:t>on fitness</w:t>
      </w:r>
      <w:ins w:id="314" w:author="Alicia" w:date="2016-05-19T13:03:00Z">
        <w:r w:rsidR="00B53242">
          <w:rPr>
            <w:rFonts w:ascii="Times New Roman" w:hAnsi="Times New Roman" w:cs="Times New Roman"/>
            <w:sz w:val="24"/>
            <w:szCs w:val="24"/>
            <w:lang w:val="en-US"/>
          </w:rPr>
          <w:t xml:space="preserve">, </w:t>
        </w:r>
      </w:ins>
      <w:ins w:id="315" w:author="Alicia" w:date="2016-05-19T14:02:00Z">
        <w:r w:rsidR="00892326">
          <w:rPr>
            <w:rFonts w:ascii="Times New Roman" w:hAnsi="Times New Roman" w:cs="Times New Roman"/>
            <w:sz w:val="24"/>
            <w:szCs w:val="24"/>
            <w:lang w:val="en-US"/>
          </w:rPr>
          <w:t xml:space="preserve">while </w:t>
        </w:r>
      </w:ins>
      <w:ins w:id="316" w:author="Alicia" w:date="2016-05-19T13:03:00Z">
        <w:r w:rsidR="00B53242">
          <w:rPr>
            <w:rFonts w:ascii="Times New Roman" w:hAnsi="Times New Roman" w:cs="Times New Roman"/>
            <w:sz w:val="24"/>
            <w:szCs w:val="24"/>
            <w:lang w:val="en-US"/>
          </w:rPr>
          <w:t xml:space="preserve">effects of shoot height </w:t>
        </w:r>
      </w:ins>
      <w:ins w:id="317" w:author="Alicia" w:date="2016-05-19T14:02:00Z">
        <w:r w:rsidR="00892326">
          <w:rPr>
            <w:rFonts w:ascii="Times New Roman" w:hAnsi="Times New Roman" w:cs="Times New Roman"/>
            <w:sz w:val="24"/>
            <w:szCs w:val="24"/>
            <w:lang w:val="en-US"/>
          </w:rPr>
          <w:t>were</w:t>
        </w:r>
      </w:ins>
      <w:ins w:id="318" w:author="Alicia" w:date="2016-05-19T13:03:00Z">
        <w:r w:rsidR="00B53242">
          <w:rPr>
            <w:rFonts w:ascii="Times New Roman" w:hAnsi="Times New Roman" w:cs="Times New Roman"/>
            <w:sz w:val="24"/>
            <w:szCs w:val="24"/>
            <w:lang w:val="en-US"/>
          </w:rPr>
          <w:t xml:space="preserve"> </w:t>
        </w:r>
      </w:ins>
      <w:ins w:id="319" w:author="Alicia" w:date="2016-05-19T13:04:00Z">
        <w:r w:rsidR="00B53242">
          <w:rPr>
            <w:rFonts w:ascii="Times New Roman" w:hAnsi="Times New Roman" w:cs="Times New Roman"/>
            <w:sz w:val="24"/>
            <w:szCs w:val="24"/>
            <w:lang w:val="en-US"/>
          </w:rPr>
          <w:t xml:space="preserve">not </w:t>
        </w:r>
      </w:ins>
      <w:ins w:id="320" w:author="Alicia" w:date="2016-05-19T13:03:00Z">
        <w:r w:rsidR="00B53242">
          <w:rPr>
            <w:rFonts w:ascii="Times New Roman" w:hAnsi="Times New Roman" w:cs="Times New Roman"/>
            <w:sz w:val="24"/>
            <w:szCs w:val="24"/>
            <w:lang w:val="en-US"/>
          </w:rPr>
          <w:t xml:space="preserve">significant in most of the cases. </w:t>
        </w:r>
      </w:ins>
      <w:commentRangeStart w:id="321"/>
      <w:ins w:id="322" w:author="Alicia" w:date="2016-05-19T13:05:00Z">
        <w:del w:id="323" w:author="Johan Ehrlén" w:date="2016-05-30T18:06:00Z">
          <w:r w:rsidR="00B53242" w:rsidDel="0076677B">
            <w:rPr>
              <w:rFonts w:ascii="Times New Roman" w:hAnsi="Times New Roman" w:cs="Times New Roman"/>
              <w:sz w:val="24"/>
              <w:szCs w:val="24"/>
              <w:lang w:val="en-US"/>
            </w:rPr>
            <w:delText>Strength</w:delText>
          </w:r>
        </w:del>
      </w:ins>
      <w:ins w:id="324" w:author="Johan Ehrlén" w:date="2016-05-30T18:06:00Z">
        <w:r w:rsidR="0076677B">
          <w:rPr>
            <w:rFonts w:ascii="Times New Roman" w:hAnsi="Times New Roman" w:cs="Times New Roman"/>
            <w:sz w:val="24"/>
            <w:szCs w:val="24"/>
            <w:lang w:val="en-US"/>
          </w:rPr>
          <w:t>The size</w:t>
        </w:r>
      </w:ins>
      <w:ins w:id="325" w:author="Alicia" w:date="2016-05-19T13:05:00Z">
        <w:r w:rsidR="00B53242">
          <w:rPr>
            <w:rFonts w:ascii="Times New Roman" w:hAnsi="Times New Roman" w:cs="Times New Roman"/>
            <w:sz w:val="24"/>
            <w:szCs w:val="24"/>
            <w:lang w:val="en-US"/>
          </w:rPr>
          <w:t xml:space="preserve"> </w:t>
        </w:r>
      </w:ins>
      <w:commentRangeEnd w:id="321"/>
      <w:ins w:id="326" w:author="Alicia" w:date="2016-05-19T14:01:00Z">
        <w:r w:rsidR="00892326">
          <w:rPr>
            <w:rStyle w:val="CommentReference"/>
          </w:rPr>
          <w:commentReference w:id="321"/>
        </w:r>
      </w:ins>
      <w:ins w:id="327" w:author="Alicia" w:date="2016-05-19T13:05:00Z">
        <w:r w:rsidR="00B53242">
          <w:rPr>
            <w:rFonts w:ascii="Times New Roman" w:hAnsi="Times New Roman" w:cs="Times New Roman"/>
            <w:sz w:val="24"/>
            <w:szCs w:val="24"/>
            <w:lang w:val="en-US"/>
          </w:rPr>
          <w:t xml:space="preserve">of </w:t>
        </w:r>
      </w:ins>
      <w:ins w:id="328" w:author="Johan Ehrlén" w:date="2016-05-30T18:13:00Z">
        <w:del w:id="329" w:author="ehrlen" w:date="2016-05-31T09:31:00Z">
          <w:r w:rsidR="002123D7" w:rsidDel="00DF0233">
            <w:rPr>
              <w:rFonts w:ascii="Times New Roman" w:hAnsi="Times New Roman" w:cs="Times New Roman"/>
              <w:sz w:val="24"/>
              <w:szCs w:val="24"/>
              <w:lang w:val="en-US"/>
            </w:rPr>
            <w:delText xml:space="preserve">all </w:delText>
          </w:r>
        </w:del>
      </w:ins>
      <w:ins w:id="330" w:author="Alicia" w:date="2016-05-19T13:05:00Z">
        <w:del w:id="331" w:author="ehrlen" w:date="2016-05-31T09:31:00Z">
          <w:r w:rsidR="00B53242" w:rsidDel="00DF0233">
            <w:rPr>
              <w:rFonts w:ascii="Times New Roman" w:hAnsi="Times New Roman" w:cs="Times New Roman"/>
              <w:sz w:val="24"/>
              <w:szCs w:val="24"/>
              <w:lang w:val="en-US"/>
            </w:rPr>
            <w:delText xml:space="preserve">these </w:delText>
          </w:r>
        </w:del>
        <w:r w:rsidR="00B53242">
          <w:rPr>
            <w:rFonts w:ascii="Times New Roman" w:hAnsi="Times New Roman" w:cs="Times New Roman"/>
            <w:sz w:val="24"/>
            <w:szCs w:val="24"/>
            <w:lang w:val="en-US"/>
          </w:rPr>
          <w:t>effects varied among populations and years</w:t>
        </w:r>
      </w:ins>
      <w:ins w:id="332" w:author="Alicia" w:date="2016-05-19T13:28:00Z">
        <w:r w:rsidR="00136EFC">
          <w:rPr>
            <w:rFonts w:ascii="Times New Roman" w:hAnsi="Times New Roman" w:cs="Times New Roman"/>
            <w:sz w:val="24"/>
            <w:szCs w:val="24"/>
            <w:lang w:val="en-US"/>
          </w:rPr>
          <w:t xml:space="preserve">, as </w:t>
        </w:r>
        <w:del w:id="333" w:author="Johan Ehrlén" w:date="2016-05-30T18:06:00Z">
          <w:r w:rsidR="00136EFC" w:rsidDel="0076677B">
            <w:rPr>
              <w:rFonts w:ascii="Times New Roman" w:hAnsi="Times New Roman" w:cs="Times New Roman"/>
              <w:sz w:val="24"/>
              <w:szCs w:val="24"/>
              <w:lang w:val="en-US"/>
            </w:rPr>
            <w:delText>shown by the variation in the values of</w:delText>
          </w:r>
        </w:del>
      </w:ins>
      <w:ins w:id="334" w:author="Johan Ehrlén" w:date="2016-05-30T18:06:00Z">
        <w:r w:rsidR="0076677B">
          <w:rPr>
            <w:rFonts w:ascii="Times New Roman" w:hAnsi="Times New Roman" w:cs="Times New Roman"/>
            <w:sz w:val="24"/>
            <w:szCs w:val="24"/>
            <w:lang w:val="en-US"/>
          </w:rPr>
          <w:t>evident from</w:t>
        </w:r>
      </w:ins>
      <w:ins w:id="335" w:author="Alicia" w:date="2016-05-19T14:01:00Z">
        <w:r w:rsidR="00892326">
          <w:rPr>
            <w:rFonts w:ascii="Times New Roman" w:hAnsi="Times New Roman" w:cs="Times New Roman"/>
            <w:sz w:val="24"/>
            <w:szCs w:val="24"/>
            <w:lang w:val="en-US"/>
          </w:rPr>
          <w:t xml:space="preserve"> the</w:t>
        </w:r>
      </w:ins>
      <w:ins w:id="336" w:author="Alicia" w:date="2016-05-19T13:28:00Z">
        <w:r w:rsidR="00136EFC">
          <w:rPr>
            <w:rFonts w:ascii="Times New Roman" w:hAnsi="Times New Roman" w:cs="Times New Roman"/>
            <w:sz w:val="24"/>
            <w:szCs w:val="24"/>
            <w:lang w:val="en-US"/>
          </w:rPr>
          <w:t xml:space="preserve"> unstandardized coefficients</w:t>
        </w:r>
      </w:ins>
      <w:ins w:id="337" w:author="Alicia" w:date="2016-05-19T13:59:00Z">
        <w:r w:rsidR="00892326">
          <w:rPr>
            <w:rFonts w:ascii="Times New Roman" w:hAnsi="Times New Roman" w:cs="Times New Roman"/>
            <w:sz w:val="24"/>
            <w:szCs w:val="24"/>
            <w:lang w:val="en-US"/>
          </w:rPr>
          <w:t xml:space="preserve"> (Appendix S9)</w:t>
        </w:r>
      </w:ins>
      <w:ins w:id="338" w:author="Alicia" w:date="2016-05-19T13:20:00Z">
        <w:r w:rsidR="00136EFC">
          <w:rPr>
            <w:rFonts w:ascii="Times New Roman" w:hAnsi="Times New Roman" w:cs="Times New Roman"/>
            <w:sz w:val="24"/>
            <w:szCs w:val="24"/>
            <w:lang w:val="en-US"/>
          </w:rPr>
          <w:t xml:space="preserve">. </w:t>
        </w:r>
      </w:ins>
      <w:ins w:id="339" w:author="Johan Ehrlén" w:date="2016-05-30T18:12:00Z">
        <w:r w:rsidR="002123D7">
          <w:rPr>
            <w:rFonts w:ascii="Times New Roman" w:hAnsi="Times New Roman" w:cs="Times New Roman"/>
            <w:sz w:val="24"/>
            <w:szCs w:val="24"/>
            <w:lang w:val="en-US"/>
          </w:rPr>
          <w:t>On average, advancing phenology by one stage</w:t>
        </w:r>
        <w:r w:rsidR="002123D7" w:rsidRPr="003D1A99">
          <w:rPr>
            <w:rFonts w:ascii="Times New Roman" w:hAnsi="Times New Roman" w:cs="Times New Roman"/>
            <w:sz w:val="24"/>
            <w:szCs w:val="24"/>
            <w:lang w:val="en-US"/>
          </w:rPr>
          <w:t xml:space="preserve"> (i.e. flowering</w:t>
        </w:r>
        <w:r w:rsidR="002123D7">
          <w:rPr>
            <w:rFonts w:ascii="Times New Roman" w:hAnsi="Times New Roman" w:cs="Times New Roman"/>
            <w:sz w:val="24"/>
            <w:szCs w:val="24"/>
            <w:lang w:val="en-US"/>
          </w:rPr>
          <w:t xml:space="preserve"> approximately</w:t>
        </w:r>
        <w:r w:rsidR="002123D7" w:rsidRPr="003D1A99">
          <w:rPr>
            <w:rFonts w:ascii="Times New Roman" w:hAnsi="Times New Roman" w:cs="Times New Roman"/>
            <w:sz w:val="24"/>
            <w:szCs w:val="24"/>
            <w:lang w:val="en-US"/>
          </w:rPr>
          <w:t xml:space="preserve"> one week earlier)</w:t>
        </w:r>
        <w:r w:rsidR="002123D7">
          <w:rPr>
            <w:lang w:val="en-US"/>
          </w:rPr>
          <w:t xml:space="preserve"> </w:t>
        </w:r>
        <w:del w:id="340" w:author="ehrlen" w:date="2016-05-31T09:31:00Z">
          <w:r w:rsidR="002123D7" w:rsidDel="00DF0233">
            <w:rPr>
              <w:rFonts w:ascii="Times New Roman" w:hAnsi="Times New Roman" w:cs="Times New Roman"/>
              <w:sz w:val="24"/>
              <w:szCs w:val="24"/>
              <w:lang w:val="en-US"/>
            </w:rPr>
            <w:delText xml:space="preserve">would </w:delText>
          </w:r>
        </w:del>
        <w:r w:rsidR="002123D7">
          <w:rPr>
            <w:rFonts w:ascii="Times New Roman" w:hAnsi="Times New Roman" w:cs="Times New Roman"/>
            <w:sz w:val="24"/>
            <w:szCs w:val="24"/>
            <w:lang w:val="en-US"/>
          </w:rPr>
          <w:t>increase</w:t>
        </w:r>
      </w:ins>
      <w:ins w:id="341" w:author="ehrlen" w:date="2016-05-31T09:31:00Z">
        <w:r w:rsidR="00DF0233">
          <w:rPr>
            <w:rFonts w:ascii="Times New Roman" w:hAnsi="Times New Roman" w:cs="Times New Roman"/>
            <w:sz w:val="24"/>
            <w:szCs w:val="24"/>
            <w:lang w:val="en-US"/>
          </w:rPr>
          <w:t>d</w:t>
        </w:r>
      </w:ins>
      <w:ins w:id="342" w:author="Johan Ehrlén" w:date="2016-05-30T18:12:00Z">
        <w:r w:rsidR="002123D7">
          <w:rPr>
            <w:rFonts w:ascii="Times New Roman" w:hAnsi="Times New Roman" w:cs="Times New Roman"/>
            <w:sz w:val="24"/>
            <w:szCs w:val="24"/>
            <w:lang w:val="en-US"/>
          </w:rPr>
          <w:t xml:space="preserve"> the probability of being attacked by the predator by </w:t>
        </w:r>
        <w:commentRangeStart w:id="343"/>
        <w:r w:rsidR="002123D7">
          <w:rPr>
            <w:rFonts w:ascii="Times New Roman" w:hAnsi="Times New Roman" w:cs="Times New Roman"/>
            <w:sz w:val="24"/>
            <w:szCs w:val="24"/>
            <w:lang w:val="en-US"/>
          </w:rPr>
          <w:t>9% (Appendix S5</w:t>
        </w:r>
        <w:commentRangeStart w:id="344"/>
        <w:r w:rsidR="002123D7">
          <w:rPr>
            <w:rFonts w:ascii="Times New Roman" w:hAnsi="Times New Roman" w:cs="Times New Roman"/>
            <w:sz w:val="24"/>
            <w:szCs w:val="24"/>
            <w:lang w:val="en-US"/>
          </w:rPr>
          <w:t>)</w:t>
        </w:r>
        <w:commentRangeEnd w:id="344"/>
        <w:r w:rsidR="002123D7">
          <w:rPr>
            <w:rStyle w:val="CommentReference"/>
          </w:rPr>
          <w:commentReference w:id="344"/>
        </w:r>
        <w:r w:rsidR="002123D7">
          <w:rPr>
            <w:rFonts w:ascii="Times New Roman" w:hAnsi="Times New Roman" w:cs="Times New Roman"/>
            <w:sz w:val="24"/>
            <w:szCs w:val="24"/>
            <w:lang w:val="en-US"/>
          </w:rPr>
          <w:t xml:space="preserve"> and lead to an additional 0.87 eggs laid per plant (Appendix S9)</w:t>
        </w:r>
        <w:commentRangeEnd w:id="343"/>
        <w:r w:rsidR="002123D7">
          <w:rPr>
            <w:rStyle w:val="CommentReference"/>
          </w:rPr>
          <w:commentReference w:id="343"/>
        </w:r>
        <w:r w:rsidR="002123D7">
          <w:rPr>
            <w:rFonts w:ascii="Times New Roman" w:hAnsi="Times New Roman" w:cs="Times New Roman"/>
            <w:sz w:val="24"/>
            <w:szCs w:val="24"/>
            <w:lang w:val="en-US"/>
          </w:rPr>
          <w:t xml:space="preserve">. Each additional egg laid on a plant, in turn, reduced the number of intact fruits by </w:t>
        </w:r>
        <w:commentRangeStart w:id="345"/>
        <w:commentRangeStart w:id="346"/>
        <w:r w:rsidR="002123D7">
          <w:rPr>
            <w:rFonts w:ascii="Times New Roman" w:hAnsi="Times New Roman" w:cs="Times New Roman"/>
            <w:sz w:val="24"/>
            <w:szCs w:val="24"/>
            <w:lang w:val="en-US"/>
          </w:rPr>
          <w:t xml:space="preserve">0.08 </w:t>
        </w:r>
        <w:commentRangeEnd w:id="345"/>
        <w:r w:rsidR="002123D7">
          <w:rPr>
            <w:rStyle w:val="CommentReference"/>
          </w:rPr>
          <w:commentReference w:id="345"/>
        </w:r>
        <w:commentRangeEnd w:id="346"/>
        <w:r w:rsidR="002123D7">
          <w:rPr>
            <w:rStyle w:val="CommentReference"/>
          </w:rPr>
          <w:commentReference w:id="346"/>
        </w:r>
        <w:r w:rsidR="002123D7">
          <w:rPr>
            <w:rFonts w:ascii="Times New Roman" w:hAnsi="Times New Roman" w:cs="Times New Roman"/>
            <w:sz w:val="24"/>
            <w:szCs w:val="24"/>
            <w:lang w:val="en-US"/>
          </w:rPr>
          <w:t xml:space="preserve">on average (Appendix S9). Multiplying these effects gives an estimated mean butterfly-mediated reduction in fitness of a one-stage advancement in phenology of </w:t>
        </w:r>
        <w:commentRangeStart w:id="347"/>
        <w:r w:rsidR="002123D7">
          <w:rPr>
            <w:rFonts w:ascii="Times New Roman" w:hAnsi="Times New Roman" w:cs="Times New Roman"/>
            <w:sz w:val="24"/>
            <w:szCs w:val="24"/>
            <w:lang w:val="en-US"/>
          </w:rPr>
          <w:t xml:space="preserve">0.05 </w:t>
        </w:r>
        <w:commentRangeEnd w:id="347"/>
        <w:r w:rsidR="002123D7">
          <w:rPr>
            <w:rStyle w:val="CommentReference"/>
          </w:rPr>
          <w:commentReference w:id="347"/>
        </w:r>
        <w:r w:rsidR="002123D7">
          <w:rPr>
            <w:rFonts w:ascii="Times New Roman" w:hAnsi="Times New Roman" w:cs="Times New Roman"/>
            <w:sz w:val="24"/>
            <w:szCs w:val="24"/>
            <w:lang w:val="en-US"/>
          </w:rPr>
          <w:t xml:space="preserve">intact fruits, approximately </w:t>
        </w:r>
        <w:commentRangeStart w:id="348"/>
        <w:r w:rsidR="002123D7">
          <w:rPr>
            <w:rFonts w:ascii="Times New Roman" w:hAnsi="Times New Roman" w:cs="Times New Roman"/>
            <w:sz w:val="24"/>
            <w:szCs w:val="24"/>
            <w:lang w:val="en-US"/>
          </w:rPr>
          <w:t>corresponding to 25 seeds</w:t>
        </w:r>
        <w:commentRangeEnd w:id="348"/>
        <w:r w:rsidR="002123D7">
          <w:rPr>
            <w:rStyle w:val="CommentReference"/>
          </w:rPr>
          <w:commentReference w:id="348"/>
        </w:r>
        <w:r w:rsidR="002123D7">
          <w:rPr>
            <w:rFonts w:ascii="Times New Roman" w:hAnsi="Times New Roman" w:cs="Times New Roman"/>
            <w:sz w:val="24"/>
            <w:szCs w:val="24"/>
            <w:lang w:val="en-US"/>
          </w:rPr>
          <w:t>.</w:t>
        </w:r>
      </w:ins>
    </w:p>
    <w:p w14:paraId="64E43229" w14:textId="35F66EE9" w:rsidR="00D43E10" w:rsidDel="00892326" w:rsidRDefault="00D43E10" w:rsidP="00906BF6">
      <w:pPr>
        <w:spacing w:line="480" w:lineRule="auto"/>
        <w:ind w:firstLine="708"/>
        <w:rPr>
          <w:del w:id="349" w:author="Alicia" w:date="2016-05-19T14:02:00Z"/>
          <w:rFonts w:ascii="Times New Roman" w:hAnsi="Times New Roman" w:cs="Times New Roman"/>
          <w:sz w:val="24"/>
          <w:szCs w:val="24"/>
          <w:lang w:val="en-US"/>
        </w:rPr>
      </w:pPr>
      <w:del w:id="350" w:author="Alicia" w:date="2016-05-19T14:02:00Z">
        <w:r w:rsidRPr="001913F2" w:rsidDel="00892326">
          <w:rPr>
            <w:rFonts w:ascii="Times New Roman" w:hAnsi="Times New Roman" w:cs="Times New Roman"/>
            <w:sz w:val="24"/>
            <w:szCs w:val="24"/>
            <w:lang w:val="en-US"/>
          </w:rPr>
          <w:lastRenderedPageBreak/>
          <w:delText xml:space="preserve"> mediated by seed predator preference for early-flowering plants, effects being significant or margina</w:delText>
        </w:r>
        <w:r w:rsidRPr="001A1D25" w:rsidDel="00892326">
          <w:rPr>
            <w:rFonts w:ascii="Times New Roman" w:hAnsi="Times New Roman" w:cs="Times New Roman"/>
            <w:sz w:val="24"/>
            <w:szCs w:val="24"/>
            <w:lang w:val="en-US"/>
          </w:rPr>
          <w:delText>lly significant in 40% of the cases (considering models with probability and intensity of predator attack for two years; Appendi</w:delText>
        </w:r>
      </w:del>
      <w:del w:id="351" w:author="Alicia" w:date="2016-05-09T18:07:00Z">
        <w:r w:rsidRPr="001A1D25" w:rsidDel="008B63BB">
          <w:rPr>
            <w:rFonts w:ascii="Times New Roman" w:hAnsi="Times New Roman" w:cs="Times New Roman"/>
            <w:sz w:val="24"/>
            <w:szCs w:val="24"/>
            <w:lang w:val="en-US"/>
          </w:rPr>
          <w:delText>c</w:delText>
        </w:r>
      </w:del>
      <w:del w:id="352" w:author="Alicia" w:date="2016-05-09T18:06:00Z">
        <w:r w:rsidRPr="001A1D25" w:rsidDel="008B63BB">
          <w:rPr>
            <w:rFonts w:ascii="Times New Roman" w:hAnsi="Times New Roman" w:cs="Times New Roman"/>
            <w:sz w:val="24"/>
            <w:szCs w:val="24"/>
            <w:lang w:val="en-US"/>
          </w:rPr>
          <w:delText>es</w:delText>
        </w:r>
      </w:del>
      <w:del w:id="353" w:author="Alicia" w:date="2016-05-19T14:02:00Z">
        <w:r w:rsidRPr="001A1D25" w:rsidDel="00892326">
          <w:rPr>
            <w:rFonts w:ascii="Times New Roman" w:hAnsi="Times New Roman" w:cs="Times New Roman"/>
            <w:sz w:val="24"/>
            <w:szCs w:val="24"/>
            <w:lang w:val="en-US"/>
          </w:rPr>
          <w:delText xml:space="preserve"> S</w:delText>
        </w:r>
      </w:del>
      <w:del w:id="354" w:author="Alicia" w:date="2016-05-09T18:07:00Z">
        <w:r w:rsidRPr="001A1D25" w:rsidDel="008B63BB">
          <w:rPr>
            <w:rFonts w:ascii="Times New Roman" w:hAnsi="Times New Roman" w:cs="Times New Roman"/>
            <w:sz w:val="24"/>
            <w:szCs w:val="24"/>
            <w:lang w:val="en-US"/>
          </w:rPr>
          <w:delText>7-9</w:delText>
        </w:r>
      </w:del>
      <w:del w:id="355" w:author="Alicia" w:date="2016-05-03T11:36:00Z">
        <w:r w:rsidRPr="001A1D25" w:rsidDel="009521DA">
          <w:rPr>
            <w:rFonts w:ascii="Times New Roman" w:hAnsi="Times New Roman" w:cs="Times New Roman"/>
            <w:sz w:val="24"/>
            <w:szCs w:val="24"/>
            <w:lang w:val="en-US"/>
          </w:rPr>
          <w:delText xml:space="preserve"> in Supporting Information</w:delText>
        </w:r>
      </w:del>
      <w:del w:id="356" w:author="Alicia" w:date="2016-05-19T14:02:00Z">
        <w:r w:rsidRPr="001A1D25" w:rsidDel="00892326">
          <w:rPr>
            <w:rFonts w:ascii="Times New Roman" w:hAnsi="Times New Roman" w:cs="Times New Roman"/>
            <w:sz w:val="24"/>
            <w:szCs w:val="24"/>
            <w:lang w:val="en-US"/>
          </w:rPr>
          <w:delText>). Direct effects of traits on fitness were less consistent, effects being significant or marginally significant in 14% of the cases.</w:delText>
        </w:r>
      </w:del>
    </w:p>
    <w:p w14:paraId="21652EBB" w14:textId="42BBC4DF"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probability of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presence increased significantly with increasing abundance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 in the population (Fig. </w:t>
      </w:r>
      <w:del w:id="357" w:author="Alicia" w:date="2016-05-10T15:46:00Z">
        <w:r w:rsidDel="00A54D9D">
          <w:rPr>
            <w:rFonts w:ascii="Times New Roman" w:hAnsi="Times New Roman" w:cs="Times New Roman"/>
            <w:sz w:val="24"/>
            <w:szCs w:val="24"/>
            <w:lang w:val="en-US"/>
          </w:rPr>
          <w:delText>2</w:delText>
        </w:r>
      </w:del>
      <w:ins w:id="358" w:author="Alicia" w:date="2016-05-10T15:46:00Z">
        <w:r w:rsidR="00A54D9D">
          <w:rPr>
            <w:rFonts w:ascii="Times New Roman" w:hAnsi="Times New Roman" w:cs="Times New Roman"/>
            <w:sz w:val="24"/>
            <w:szCs w:val="24"/>
            <w:lang w:val="en-US"/>
          </w:rPr>
          <w:t>3</w:t>
        </w:r>
      </w:ins>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Although</w:t>
      </w:r>
      <w:proofErr w:type="gramEnd"/>
      <w:r>
        <w:rPr>
          <w:rFonts w:ascii="Times New Roman" w:hAnsi="Times New Roman" w:cs="Times New Roman"/>
          <w:sz w:val="24"/>
          <w:szCs w:val="24"/>
          <w:lang w:val="en-US"/>
        </w:rPr>
        <w:t xml:space="preserve"> there were populations with high ant abundance where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was absent, ant abundance was rarely low in populations where it was present. In populations where the butterfly was present, neither the proportion of plants with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eggs (2010: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-3.74, p = 0.571; 2011: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-5.31, p = 0.246) nor the mean number of eggs per plant (2010: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-0.30, p = 0.552; 2011: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-0.61, p = 0.575) were significantly related to ant abundance.</w:t>
      </w:r>
    </w:p>
    <w:p w14:paraId="41BE7B9F"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DISCUSSION</w:t>
      </w:r>
    </w:p>
    <w:p w14:paraId="43996BBD"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 this study, we have shown that the butterfly pre-dispersal seed predator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shifts the direction of phenotypic selection on flowering phenology in its host plant</w:t>
      </w:r>
      <w:r>
        <w:rPr>
          <w:rFonts w:ascii="Times New Roman" w:hAnsi="Times New Roman" w:cs="Times New Roman"/>
          <w:i/>
          <w:iCs/>
          <w:sz w:val="24"/>
          <w:szCs w:val="24"/>
          <w:lang w:val="en-US"/>
        </w:rPr>
        <w:t xml:space="preserve"> G. pneumonanthe</w:t>
      </w:r>
      <w:r>
        <w:rPr>
          <w:rFonts w:ascii="Times New Roman" w:hAnsi="Times New Roman" w:cs="Times New Roman"/>
          <w:sz w:val="24"/>
          <w:szCs w:val="24"/>
          <w:lang w:val="en-US"/>
        </w:rPr>
        <w:t xml:space="preserve">. In the absence of the seed predator, phenotypic selection favored earlier flowering. Because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preferentially attacked earlier-flowering individuals within populations, selection favored later flowering in populations where the predator was present. Moreover, the incidence of the predator in host plant populations was higher in populations with a high abundance of host ants, suggesting that community context in terms of the second host of the seed predator influences selection on flowering phenology in the host plant. </w:t>
      </w:r>
    </w:p>
    <w:p w14:paraId="6FC6F77E" w14:textId="77777777"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populations where the seed predator was absent, phenotypic selection favored early flowering in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In late-flowering plant species like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earlier flowering might be beneficial at northern latitudes, where the growing season is short, because it increases the time and resources available for seed maturation. It is also possible that the availability of pollinators is higher or that the competition with other plants is less intense earlier during the season. The pattern of early-flowering plants having higher fitness in the absence of </w:t>
      </w:r>
      <w:r>
        <w:rPr>
          <w:rFonts w:ascii="Times New Roman" w:hAnsi="Times New Roman" w:cs="Times New Roman"/>
          <w:sz w:val="24"/>
          <w:szCs w:val="24"/>
          <w:lang w:val="en-US"/>
        </w:rPr>
        <w:lastRenderedPageBreak/>
        <w:t xml:space="preserve">seed predators found in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is consistent with the general trend suggested by </w:t>
      </w:r>
      <w:proofErr w:type="spellStart"/>
      <w:r>
        <w:rPr>
          <w:rFonts w:ascii="Times New Roman" w:hAnsi="Times New Roman" w:cs="Times New Roman"/>
          <w:sz w:val="24"/>
          <w:szCs w:val="24"/>
          <w:lang w:val="en-US"/>
        </w:rPr>
        <w:t>Munguía</w:t>
      </w:r>
      <w:proofErr w:type="spellEnd"/>
      <w:r>
        <w:rPr>
          <w:rFonts w:ascii="Times New Roman" w:hAnsi="Times New Roman" w:cs="Times New Roman"/>
          <w:sz w:val="24"/>
          <w:szCs w:val="24"/>
          <w:lang w:val="en-US"/>
        </w:rPr>
        <w:t>-Rosas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(2011b). It is important, however, to bear in mind that higher fitness in earlier-flowering plants could result from early flowering directly increasing fitness, or from other plant traits correlated with early flowering having a positive effect on fitness. Positive correlations between early flowering and high fitness may also be the result of environmental covariance, i.e., both early flowering and fitness are correlated with favorable microsite conditions and high resource availability (</w:t>
      </w:r>
      <w:proofErr w:type="spellStart"/>
      <w:r>
        <w:rPr>
          <w:rFonts w:ascii="Times New Roman" w:hAnsi="Times New Roman" w:cs="Times New Roman"/>
          <w:sz w:val="24"/>
          <w:szCs w:val="24"/>
          <w:lang w:val="en-US"/>
        </w:rPr>
        <w:t>Rausher</w:t>
      </w:r>
      <w:proofErr w:type="spellEnd"/>
      <w:r>
        <w:rPr>
          <w:rFonts w:ascii="Times New Roman" w:hAnsi="Times New Roman" w:cs="Times New Roman"/>
          <w:sz w:val="24"/>
          <w:szCs w:val="24"/>
          <w:lang w:val="en-US"/>
        </w:rPr>
        <w:t xml:space="preserve">, 1992;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xml:space="preserve">, 2015). In our study, we tried to alleviate problems by incorporating traits that we considered likely to be correlated with flowering phenology, as well as traits likely to be correlated with plant resource state, as covariates in our models. </w:t>
      </w:r>
    </w:p>
    <w:p w14:paraId="3F1181B4" w14:textId="1D277F52" w:rsidR="00D43E10" w:rsidRDefault="00D43E10">
      <w:pPr>
        <w:spacing w:line="480" w:lineRule="auto"/>
        <w:ind w:firstLine="708"/>
        <w:rPr>
          <w:ins w:id="359" w:author="Alicia" w:date="2016-05-19T15:12:00Z"/>
          <w:rFonts w:ascii="Times New Roman" w:hAnsi="Times New Roman" w:cs="Times New Roman"/>
          <w:sz w:val="24"/>
          <w:szCs w:val="24"/>
          <w:lang w:val="en-US"/>
        </w:rPr>
      </w:pPr>
      <w:r>
        <w:rPr>
          <w:rFonts w:ascii="Times New Roman" w:hAnsi="Times New Roman" w:cs="Times New Roman"/>
          <w:sz w:val="24"/>
          <w:szCs w:val="24"/>
          <w:lang w:val="en-US"/>
        </w:rPr>
        <w:t xml:space="preserve">Irrespective of the selective agents responsible for the observed selection for earlier flowering in the absence of antagonists, our results clearly show that this selection is reversed to selection for later flowering when antagonists are present. In our study system, the direction of selection on phenology differed markedly between </w:t>
      </w:r>
      <w:r>
        <w:rPr>
          <w:rFonts w:ascii="Times New Roman" w:hAnsi="Times New Roman" w:cs="Times New Roman"/>
          <w:i/>
          <w:iCs/>
          <w:sz w:val="24"/>
          <w:szCs w:val="24"/>
          <w:lang w:val="en-US"/>
        </w:rPr>
        <w:t>Gentiana</w:t>
      </w:r>
      <w:r>
        <w:rPr>
          <w:rFonts w:ascii="Times New Roman" w:hAnsi="Times New Roman" w:cs="Times New Roman"/>
          <w:sz w:val="24"/>
          <w:szCs w:val="24"/>
          <w:lang w:val="en-US"/>
        </w:rPr>
        <w:t xml:space="preserve"> populations with vs. without the butterfly pre-dispersal seed predator. This happened because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consistently preferred early-flowering plants for oviposition within populations, thus increasing the relative fitness of late-flowering plants. </w:t>
      </w:r>
      <w:ins w:id="360" w:author="Alicia" w:date="2016-05-19T14:22:00Z">
        <w:del w:id="361" w:author="Johan Ehrlén" w:date="2016-05-30T18:12:00Z">
          <w:r w:rsidR="002215E3" w:rsidDel="002123D7">
            <w:rPr>
              <w:rFonts w:ascii="Times New Roman" w:hAnsi="Times New Roman" w:cs="Times New Roman"/>
              <w:sz w:val="24"/>
              <w:szCs w:val="24"/>
              <w:lang w:val="en-US"/>
            </w:rPr>
            <w:delText>O</w:delText>
          </w:r>
        </w:del>
      </w:ins>
      <w:ins w:id="362" w:author="Alicia" w:date="2016-05-19T14:04:00Z">
        <w:del w:id="363" w:author="Johan Ehrlén" w:date="2016-05-30T18:12:00Z">
          <w:r w:rsidR="00892326" w:rsidDel="002123D7">
            <w:rPr>
              <w:rFonts w:ascii="Times New Roman" w:hAnsi="Times New Roman" w:cs="Times New Roman"/>
              <w:sz w:val="24"/>
              <w:szCs w:val="24"/>
              <w:lang w:val="en-US"/>
            </w:rPr>
            <w:delText>n average, advancing phenology by one stage</w:delText>
          </w:r>
          <w:r w:rsidR="00892326" w:rsidRPr="003D1A99" w:rsidDel="002123D7">
            <w:rPr>
              <w:rFonts w:ascii="Times New Roman" w:hAnsi="Times New Roman" w:cs="Times New Roman"/>
              <w:sz w:val="24"/>
              <w:szCs w:val="24"/>
              <w:lang w:val="en-US"/>
            </w:rPr>
            <w:delText xml:space="preserve"> </w:delText>
          </w:r>
        </w:del>
      </w:ins>
      <w:ins w:id="364" w:author="Alicia" w:date="2016-05-19T14:08:00Z">
        <w:del w:id="365" w:author="Johan Ehrlén" w:date="2016-05-30T18:12:00Z">
          <w:r w:rsidR="003D1A99" w:rsidRPr="003D1A99" w:rsidDel="002123D7">
            <w:rPr>
              <w:rFonts w:ascii="Times New Roman" w:hAnsi="Times New Roman" w:cs="Times New Roman"/>
              <w:sz w:val="24"/>
              <w:szCs w:val="24"/>
              <w:lang w:val="en-US"/>
            </w:rPr>
            <w:delText>(i.e. flowering</w:delText>
          </w:r>
        </w:del>
      </w:ins>
      <w:ins w:id="366" w:author="Alicia" w:date="2016-05-19T14:43:00Z">
        <w:del w:id="367" w:author="Johan Ehrlén" w:date="2016-05-30T18:12:00Z">
          <w:r w:rsidR="00D87BCF" w:rsidDel="002123D7">
            <w:rPr>
              <w:rFonts w:ascii="Times New Roman" w:hAnsi="Times New Roman" w:cs="Times New Roman"/>
              <w:sz w:val="24"/>
              <w:szCs w:val="24"/>
              <w:lang w:val="en-US"/>
            </w:rPr>
            <w:delText xml:space="preserve"> approximately</w:delText>
          </w:r>
        </w:del>
      </w:ins>
      <w:ins w:id="368" w:author="Alicia" w:date="2016-05-19T14:08:00Z">
        <w:del w:id="369" w:author="Johan Ehrlén" w:date="2016-05-30T18:12:00Z">
          <w:r w:rsidR="003D1A99" w:rsidRPr="003D1A99" w:rsidDel="002123D7">
            <w:rPr>
              <w:rFonts w:ascii="Times New Roman" w:hAnsi="Times New Roman" w:cs="Times New Roman"/>
              <w:sz w:val="24"/>
              <w:szCs w:val="24"/>
              <w:lang w:val="en-US"/>
            </w:rPr>
            <w:delText xml:space="preserve"> one week earlier)</w:delText>
          </w:r>
          <w:r w:rsidR="003D1A99" w:rsidDel="002123D7">
            <w:rPr>
              <w:lang w:val="en-US"/>
            </w:rPr>
            <w:delText xml:space="preserve"> </w:delText>
          </w:r>
        </w:del>
      </w:ins>
      <w:ins w:id="370" w:author="Alicia" w:date="2016-05-19T14:04:00Z">
        <w:del w:id="371" w:author="Johan Ehrlén" w:date="2016-05-30T18:12:00Z">
          <w:r w:rsidR="00892326" w:rsidDel="002123D7">
            <w:rPr>
              <w:rFonts w:ascii="Times New Roman" w:hAnsi="Times New Roman" w:cs="Times New Roman"/>
              <w:sz w:val="24"/>
              <w:szCs w:val="24"/>
              <w:lang w:val="en-US"/>
            </w:rPr>
            <w:delText xml:space="preserve">would </w:delText>
          </w:r>
        </w:del>
      </w:ins>
      <w:ins w:id="372" w:author="Alicia" w:date="2016-05-19T14:07:00Z">
        <w:del w:id="373" w:author="Johan Ehrlén" w:date="2016-05-30T18:12:00Z">
          <w:r w:rsidR="003D1A99" w:rsidDel="002123D7">
            <w:rPr>
              <w:rFonts w:ascii="Times New Roman" w:hAnsi="Times New Roman" w:cs="Times New Roman"/>
              <w:sz w:val="24"/>
              <w:szCs w:val="24"/>
              <w:lang w:val="en-US"/>
            </w:rPr>
            <w:delText xml:space="preserve">increase the probability of being attacked by the predator by </w:delText>
          </w:r>
          <w:commentRangeStart w:id="374"/>
          <w:r w:rsidR="003D1A99" w:rsidDel="002123D7">
            <w:rPr>
              <w:rFonts w:ascii="Times New Roman" w:hAnsi="Times New Roman" w:cs="Times New Roman"/>
              <w:sz w:val="24"/>
              <w:szCs w:val="24"/>
              <w:lang w:val="en-US"/>
            </w:rPr>
            <w:delText>9%</w:delText>
          </w:r>
        </w:del>
      </w:ins>
      <w:ins w:id="375" w:author="Alicia" w:date="2016-05-19T14:09:00Z">
        <w:del w:id="376" w:author="Johan Ehrlén" w:date="2016-05-30T18:12:00Z">
          <w:r w:rsidR="003D1A99" w:rsidDel="002123D7">
            <w:rPr>
              <w:rFonts w:ascii="Times New Roman" w:hAnsi="Times New Roman" w:cs="Times New Roman"/>
              <w:sz w:val="24"/>
              <w:szCs w:val="24"/>
              <w:lang w:val="en-US"/>
            </w:rPr>
            <w:delText xml:space="preserve"> (</w:delText>
          </w:r>
        </w:del>
        <w:del w:id="377" w:author="Johan Ehrlén" w:date="2016-05-30T18:10:00Z">
          <w:r w:rsidR="003D1A99" w:rsidDel="002123D7">
            <w:rPr>
              <w:rFonts w:ascii="Times New Roman" w:hAnsi="Times New Roman" w:cs="Times New Roman"/>
              <w:sz w:val="24"/>
              <w:szCs w:val="24"/>
              <w:lang w:val="en-US"/>
            </w:rPr>
            <w:delText>range 0-19%</w:delText>
          </w:r>
        </w:del>
      </w:ins>
      <w:ins w:id="378" w:author="Alicia" w:date="2016-05-19T14:18:00Z">
        <w:del w:id="379" w:author="Johan Ehrlén" w:date="2016-05-30T18:10:00Z">
          <w:r w:rsidR="002215E3" w:rsidDel="002123D7">
            <w:rPr>
              <w:rFonts w:ascii="Times New Roman" w:hAnsi="Times New Roman" w:cs="Times New Roman"/>
              <w:sz w:val="24"/>
              <w:szCs w:val="24"/>
              <w:lang w:val="en-US"/>
            </w:rPr>
            <w:delText xml:space="preserve">, </w:delText>
          </w:r>
        </w:del>
        <w:del w:id="380" w:author="Johan Ehrlén" w:date="2016-05-30T18:12:00Z">
          <w:r w:rsidR="002215E3" w:rsidDel="002123D7">
            <w:rPr>
              <w:rFonts w:ascii="Times New Roman" w:hAnsi="Times New Roman" w:cs="Times New Roman"/>
              <w:sz w:val="24"/>
              <w:szCs w:val="24"/>
              <w:lang w:val="en-US"/>
            </w:rPr>
            <w:delText>Appendix S5</w:delText>
          </w:r>
        </w:del>
      </w:ins>
      <w:commentRangeStart w:id="381"/>
      <w:ins w:id="382" w:author="Alicia" w:date="2016-05-19T14:09:00Z">
        <w:del w:id="383" w:author="Johan Ehrlén" w:date="2016-05-30T18:12:00Z">
          <w:r w:rsidR="003D1A99" w:rsidDel="002123D7">
            <w:rPr>
              <w:rFonts w:ascii="Times New Roman" w:hAnsi="Times New Roman" w:cs="Times New Roman"/>
              <w:sz w:val="24"/>
              <w:szCs w:val="24"/>
              <w:lang w:val="en-US"/>
            </w:rPr>
            <w:delText>)</w:delText>
          </w:r>
        </w:del>
      </w:ins>
      <w:commentRangeEnd w:id="381"/>
      <w:del w:id="384" w:author="Johan Ehrlén" w:date="2016-05-30T18:12:00Z">
        <w:r w:rsidR="002123D7" w:rsidDel="002123D7">
          <w:rPr>
            <w:rStyle w:val="CommentReference"/>
          </w:rPr>
          <w:commentReference w:id="381"/>
        </w:r>
      </w:del>
      <w:ins w:id="385" w:author="Alicia" w:date="2016-05-19T14:09:00Z">
        <w:del w:id="386" w:author="Johan Ehrlén" w:date="2016-05-30T18:12:00Z">
          <w:r w:rsidR="003D1A99" w:rsidDel="002123D7">
            <w:rPr>
              <w:rFonts w:ascii="Times New Roman" w:hAnsi="Times New Roman" w:cs="Times New Roman"/>
              <w:sz w:val="24"/>
              <w:szCs w:val="24"/>
              <w:lang w:val="en-US"/>
            </w:rPr>
            <w:delText xml:space="preserve"> and </w:delText>
          </w:r>
        </w:del>
      </w:ins>
      <w:ins w:id="387" w:author="Alicia" w:date="2016-05-19T14:04:00Z">
        <w:del w:id="388" w:author="Johan Ehrlén" w:date="2016-05-30T18:12:00Z">
          <w:r w:rsidR="00892326" w:rsidDel="002123D7">
            <w:rPr>
              <w:rFonts w:ascii="Times New Roman" w:hAnsi="Times New Roman" w:cs="Times New Roman"/>
              <w:sz w:val="24"/>
              <w:szCs w:val="24"/>
              <w:lang w:val="en-US"/>
            </w:rPr>
            <w:delText xml:space="preserve">lead to an </w:delText>
          </w:r>
        </w:del>
        <w:del w:id="389" w:author="Johan Ehrlén" w:date="2016-05-30T18:07:00Z">
          <w:r w:rsidR="00892326" w:rsidDel="0076677B">
            <w:rPr>
              <w:rFonts w:ascii="Times New Roman" w:hAnsi="Times New Roman" w:cs="Times New Roman"/>
              <w:sz w:val="24"/>
              <w:szCs w:val="24"/>
              <w:lang w:val="en-US"/>
            </w:rPr>
            <w:delText>increase of</w:delText>
          </w:r>
        </w:del>
        <w:del w:id="390" w:author="Johan Ehrlén" w:date="2016-05-30T18:12:00Z">
          <w:r w:rsidR="00892326" w:rsidDel="002123D7">
            <w:rPr>
              <w:rFonts w:ascii="Times New Roman" w:hAnsi="Times New Roman" w:cs="Times New Roman"/>
              <w:sz w:val="24"/>
              <w:szCs w:val="24"/>
              <w:lang w:val="en-US"/>
            </w:rPr>
            <w:delText xml:space="preserve"> 0.87 eggs</w:delText>
          </w:r>
        </w:del>
      </w:ins>
      <w:ins w:id="391" w:author="Alicia" w:date="2016-05-19T14:46:00Z">
        <w:del w:id="392" w:author="Johan Ehrlén" w:date="2016-05-30T18:12:00Z">
          <w:r w:rsidR="00D87BCF" w:rsidDel="002123D7">
            <w:rPr>
              <w:rFonts w:ascii="Times New Roman" w:hAnsi="Times New Roman" w:cs="Times New Roman"/>
              <w:sz w:val="24"/>
              <w:szCs w:val="24"/>
              <w:lang w:val="en-US"/>
            </w:rPr>
            <w:delText xml:space="preserve"> </w:delText>
          </w:r>
        </w:del>
      </w:ins>
      <w:ins w:id="393" w:author="Alicia" w:date="2016-05-19T14:47:00Z">
        <w:del w:id="394" w:author="Johan Ehrlén" w:date="2016-05-30T18:12:00Z">
          <w:r w:rsidR="00D87BCF" w:rsidDel="002123D7">
            <w:rPr>
              <w:rFonts w:ascii="Times New Roman" w:hAnsi="Times New Roman" w:cs="Times New Roman"/>
              <w:sz w:val="24"/>
              <w:szCs w:val="24"/>
              <w:lang w:val="en-US"/>
            </w:rPr>
            <w:delText>laid</w:delText>
          </w:r>
        </w:del>
      </w:ins>
      <w:ins w:id="395" w:author="Alicia" w:date="2016-05-19T14:04:00Z">
        <w:del w:id="396" w:author="Johan Ehrlén" w:date="2016-05-30T18:12:00Z">
          <w:r w:rsidR="00892326" w:rsidDel="002123D7">
            <w:rPr>
              <w:rFonts w:ascii="Times New Roman" w:hAnsi="Times New Roman" w:cs="Times New Roman"/>
              <w:sz w:val="24"/>
              <w:szCs w:val="24"/>
              <w:lang w:val="en-US"/>
            </w:rPr>
            <w:delText xml:space="preserve"> per plant (</w:delText>
          </w:r>
        </w:del>
        <w:del w:id="397" w:author="Johan Ehrlén" w:date="2016-05-30T18:11:00Z">
          <w:r w:rsidR="00892326" w:rsidDel="002123D7">
            <w:rPr>
              <w:rFonts w:ascii="Times New Roman" w:hAnsi="Times New Roman" w:cs="Times New Roman"/>
              <w:sz w:val="24"/>
              <w:szCs w:val="24"/>
              <w:lang w:val="en-US"/>
            </w:rPr>
            <w:delText>range 0.04-3.93</w:delText>
          </w:r>
        </w:del>
      </w:ins>
      <w:ins w:id="398" w:author="Alicia" w:date="2016-05-19T14:18:00Z">
        <w:del w:id="399" w:author="Johan Ehrlén" w:date="2016-05-30T18:11:00Z">
          <w:r w:rsidR="002215E3" w:rsidDel="002123D7">
            <w:rPr>
              <w:rFonts w:ascii="Times New Roman" w:hAnsi="Times New Roman" w:cs="Times New Roman"/>
              <w:sz w:val="24"/>
              <w:szCs w:val="24"/>
              <w:lang w:val="en-US"/>
            </w:rPr>
            <w:delText xml:space="preserve">, </w:delText>
          </w:r>
        </w:del>
        <w:del w:id="400" w:author="Johan Ehrlén" w:date="2016-05-30T18:12:00Z">
          <w:r w:rsidR="002215E3" w:rsidDel="002123D7">
            <w:rPr>
              <w:rFonts w:ascii="Times New Roman" w:hAnsi="Times New Roman" w:cs="Times New Roman"/>
              <w:sz w:val="24"/>
              <w:szCs w:val="24"/>
              <w:lang w:val="en-US"/>
            </w:rPr>
            <w:delText>Appendix S9</w:delText>
          </w:r>
        </w:del>
      </w:ins>
      <w:ins w:id="401" w:author="Alicia" w:date="2016-05-19T14:04:00Z">
        <w:del w:id="402" w:author="Johan Ehrlén" w:date="2016-05-30T18:12:00Z">
          <w:r w:rsidR="00892326" w:rsidDel="002123D7">
            <w:rPr>
              <w:rFonts w:ascii="Times New Roman" w:hAnsi="Times New Roman" w:cs="Times New Roman"/>
              <w:sz w:val="24"/>
              <w:szCs w:val="24"/>
              <w:lang w:val="en-US"/>
            </w:rPr>
            <w:delText>)</w:delText>
          </w:r>
        </w:del>
      </w:ins>
      <w:commentRangeEnd w:id="374"/>
      <w:ins w:id="403" w:author="Alicia" w:date="2016-05-19T14:15:00Z">
        <w:del w:id="404" w:author="Johan Ehrlén" w:date="2016-05-30T18:12:00Z">
          <w:r w:rsidR="003D1A99" w:rsidDel="002123D7">
            <w:rPr>
              <w:rStyle w:val="CommentReference"/>
            </w:rPr>
            <w:commentReference w:id="374"/>
          </w:r>
        </w:del>
      </w:ins>
      <w:ins w:id="405" w:author="Alicia" w:date="2016-05-19T14:24:00Z">
        <w:del w:id="406" w:author="Johan Ehrlén" w:date="2016-05-30T18:12:00Z">
          <w:r w:rsidR="002215E3" w:rsidDel="002123D7">
            <w:rPr>
              <w:rFonts w:ascii="Times New Roman" w:hAnsi="Times New Roman" w:cs="Times New Roman"/>
              <w:sz w:val="24"/>
              <w:szCs w:val="24"/>
              <w:lang w:val="en-US"/>
            </w:rPr>
            <w:delText xml:space="preserve">. </w:delText>
          </w:r>
        </w:del>
      </w:ins>
      <w:ins w:id="407" w:author="Alicia" w:date="2016-05-19T14:38:00Z">
        <w:del w:id="408" w:author="Johan Ehrlén" w:date="2016-05-30T18:12:00Z">
          <w:r w:rsidR="00D87BCF" w:rsidDel="002123D7">
            <w:rPr>
              <w:rFonts w:ascii="Times New Roman" w:hAnsi="Times New Roman" w:cs="Times New Roman"/>
              <w:sz w:val="24"/>
              <w:szCs w:val="24"/>
              <w:lang w:val="en-US"/>
            </w:rPr>
            <w:delText xml:space="preserve">Each </w:delText>
          </w:r>
        </w:del>
      </w:ins>
      <w:ins w:id="409" w:author="Alicia" w:date="2016-05-19T14:48:00Z">
        <w:del w:id="410" w:author="Johan Ehrlén" w:date="2016-05-30T18:12:00Z">
          <w:r w:rsidR="00D87BCF" w:rsidDel="002123D7">
            <w:rPr>
              <w:rFonts w:ascii="Times New Roman" w:hAnsi="Times New Roman" w:cs="Times New Roman"/>
              <w:sz w:val="24"/>
              <w:szCs w:val="24"/>
              <w:lang w:val="en-US"/>
            </w:rPr>
            <w:delText xml:space="preserve">additional </w:delText>
          </w:r>
        </w:del>
      </w:ins>
      <w:ins w:id="411" w:author="Alicia" w:date="2016-05-19T14:38:00Z">
        <w:del w:id="412" w:author="Johan Ehrlén" w:date="2016-05-30T18:12:00Z">
          <w:r w:rsidR="00D87BCF" w:rsidDel="002123D7">
            <w:rPr>
              <w:rFonts w:ascii="Times New Roman" w:hAnsi="Times New Roman" w:cs="Times New Roman"/>
              <w:sz w:val="24"/>
              <w:szCs w:val="24"/>
              <w:lang w:val="en-US"/>
            </w:rPr>
            <w:delText>egg</w:delText>
          </w:r>
        </w:del>
      </w:ins>
      <w:ins w:id="413" w:author="Alicia" w:date="2016-05-19T14:24:00Z">
        <w:del w:id="414" w:author="Johan Ehrlén" w:date="2016-05-30T18:12:00Z">
          <w:r w:rsidR="002215E3" w:rsidDel="002123D7">
            <w:rPr>
              <w:rFonts w:ascii="Times New Roman" w:hAnsi="Times New Roman" w:cs="Times New Roman"/>
              <w:sz w:val="24"/>
              <w:szCs w:val="24"/>
              <w:lang w:val="en-US"/>
            </w:rPr>
            <w:delText xml:space="preserve"> </w:delText>
          </w:r>
        </w:del>
      </w:ins>
      <w:ins w:id="415" w:author="Alicia" w:date="2016-05-19T14:48:00Z">
        <w:del w:id="416" w:author="Johan Ehrlén" w:date="2016-05-30T18:12:00Z">
          <w:r w:rsidR="00D87BCF" w:rsidDel="002123D7">
            <w:rPr>
              <w:rFonts w:ascii="Times New Roman" w:hAnsi="Times New Roman" w:cs="Times New Roman"/>
              <w:sz w:val="24"/>
              <w:szCs w:val="24"/>
              <w:lang w:val="en-US"/>
            </w:rPr>
            <w:delText>laid</w:delText>
          </w:r>
        </w:del>
      </w:ins>
      <w:ins w:id="417" w:author="Alicia" w:date="2016-05-19T14:38:00Z">
        <w:del w:id="418" w:author="Johan Ehrlén" w:date="2016-05-30T18:12:00Z">
          <w:r w:rsidR="00D87BCF" w:rsidDel="002123D7">
            <w:rPr>
              <w:rFonts w:ascii="Times New Roman" w:hAnsi="Times New Roman" w:cs="Times New Roman"/>
              <w:sz w:val="24"/>
              <w:szCs w:val="24"/>
              <w:lang w:val="en-US"/>
            </w:rPr>
            <w:delText xml:space="preserve"> on a plant </w:delText>
          </w:r>
        </w:del>
        <w:del w:id="419" w:author="Johan Ehrlén" w:date="2016-05-30T18:07:00Z">
          <w:r w:rsidR="00D87BCF" w:rsidDel="002123D7">
            <w:rPr>
              <w:rFonts w:ascii="Times New Roman" w:hAnsi="Times New Roman" w:cs="Times New Roman"/>
              <w:sz w:val="24"/>
              <w:szCs w:val="24"/>
              <w:lang w:val="en-US"/>
            </w:rPr>
            <w:delText>would contribute to decrease</w:delText>
          </w:r>
        </w:del>
        <w:del w:id="420" w:author="Johan Ehrlén" w:date="2016-05-30T18:12:00Z">
          <w:r w:rsidR="00D87BCF" w:rsidDel="002123D7">
            <w:rPr>
              <w:rFonts w:ascii="Times New Roman" w:hAnsi="Times New Roman" w:cs="Times New Roman"/>
              <w:sz w:val="24"/>
              <w:szCs w:val="24"/>
              <w:lang w:val="en-US"/>
            </w:rPr>
            <w:delText xml:space="preserve"> </w:delText>
          </w:r>
        </w:del>
      </w:ins>
      <w:ins w:id="421" w:author="Alicia" w:date="2016-05-19T14:40:00Z">
        <w:del w:id="422" w:author="Johan Ehrlén" w:date="2016-05-30T18:12:00Z">
          <w:r w:rsidR="00D87BCF" w:rsidDel="002123D7">
            <w:rPr>
              <w:rFonts w:ascii="Times New Roman" w:hAnsi="Times New Roman" w:cs="Times New Roman"/>
              <w:sz w:val="24"/>
              <w:szCs w:val="24"/>
              <w:lang w:val="en-US"/>
            </w:rPr>
            <w:delText>the number of intact fruits</w:delText>
          </w:r>
        </w:del>
      </w:ins>
      <w:ins w:id="423" w:author="Alicia" w:date="2016-05-19T14:38:00Z">
        <w:del w:id="424" w:author="Johan Ehrlén" w:date="2016-05-30T18:12:00Z">
          <w:r w:rsidR="00D87BCF" w:rsidDel="002123D7">
            <w:rPr>
              <w:rFonts w:ascii="Times New Roman" w:hAnsi="Times New Roman" w:cs="Times New Roman"/>
              <w:sz w:val="24"/>
              <w:szCs w:val="24"/>
              <w:lang w:val="en-US"/>
            </w:rPr>
            <w:delText xml:space="preserve"> by </w:delText>
          </w:r>
          <w:commentRangeStart w:id="425"/>
          <w:commentRangeStart w:id="426"/>
          <w:r w:rsidR="00D87BCF" w:rsidDel="002123D7">
            <w:rPr>
              <w:rFonts w:ascii="Times New Roman" w:hAnsi="Times New Roman" w:cs="Times New Roman"/>
              <w:sz w:val="24"/>
              <w:szCs w:val="24"/>
              <w:lang w:val="en-US"/>
            </w:rPr>
            <w:delText>0.08</w:delText>
          </w:r>
        </w:del>
      </w:ins>
      <w:ins w:id="427" w:author="Alicia" w:date="2016-05-19T14:40:00Z">
        <w:del w:id="428" w:author="Johan Ehrlén" w:date="2016-05-30T18:12:00Z">
          <w:r w:rsidR="00D87BCF" w:rsidDel="002123D7">
            <w:rPr>
              <w:rFonts w:ascii="Times New Roman" w:hAnsi="Times New Roman" w:cs="Times New Roman"/>
              <w:sz w:val="24"/>
              <w:szCs w:val="24"/>
              <w:lang w:val="en-US"/>
            </w:rPr>
            <w:delText xml:space="preserve"> </w:delText>
          </w:r>
        </w:del>
      </w:ins>
      <w:commentRangeEnd w:id="425"/>
      <w:ins w:id="429" w:author="Alicia" w:date="2016-05-19T14:44:00Z">
        <w:del w:id="430" w:author="Johan Ehrlén" w:date="2016-05-30T18:12:00Z">
          <w:r w:rsidR="00D87BCF" w:rsidDel="002123D7">
            <w:rPr>
              <w:rStyle w:val="CommentReference"/>
            </w:rPr>
            <w:commentReference w:id="425"/>
          </w:r>
        </w:del>
      </w:ins>
      <w:commentRangeEnd w:id="426"/>
      <w:del w:id="431" w:author="Johan Ehrlén" w:date="2016-05-30T18:12:00Z">
        <w:r w:rsidR="002123D7" w:rsidDel="002123D7">
          <w:rPr>
            <w:rStyle w:val="CommentReference"/>
          </w:rPr>
          <w:commentReference w:id="426"/>
        </w:r>
      </w:del>
      <w:ins w:id="432" w:author="Alicia" w:date="2016-05-19T14:41:00Z">
        <w:del w:id="433" w:author="Johan Ehrlén" w:date="2016-05-30T18:12:00Z">
          <w:r w:rsidR="00D87BCF" w:rsidDel="002123D7">
            <w:rPr>
              <w:rFonts w:ascii="Times New Roman" w:hAnsi="Times New Roman" w:cs="Times New Roman"/>
              <w:sz w:val="24"/>
              <w:szCs w:val="24"/>
              <w:lang w:val="en-US"/>
            </w:rPr>
            <w:delText>on average (</w:delText>
          </w:r>
        </w:del>
        <w:commentRangeStart w:id="434"/>
        <w:del w:id="435" w:author="Johan Ehrlén" w:date="2016-05-30T18:11:00Z">
          <w:r w:rsidR="00D87BCF" w:rsidDel="002123D7">
            <w:rPr>
              <w:rFonts w:ascii="Times New Roman" w:hAnsi="Times New Roman" w:cs="Times New Roman"/>
              <w:sz w:val="24"/>
              <w:szCs w:val="24"/>
              <w:lang w:val="en-US"/>
            </w:rPr>
            <w:delText>range -0.20-0.07</w:delText>
          </w:r>
        </w:del>
      </w:ins>
      <w:commentRangeEnd w:id="434"/>
      <w:ins w:id="436" w:author="Alicia" w:date="2016-05-19T14:42:00Z">
        <w:del w:id="437" w:author="Johan Ehrlén" w:date="2016-05-30T18:11:00Z">
          <w:r w:rsidR="00D87BCF" w:rsidDel="002123D7">
            <w:rPr>
              <w:rStyle w:val="CommentReference"/>
            </w:rPr>
            <w:commentReference w:id="434"/>
          </w:r>
        </w:del>
      </w:ins>
      <w:ins w:id="438" w:author="Alicia" w:date="2016-05-19T14:56:00Z">
        <w:del w:id="439" w:author="Johan Ehrlén" w:date="2016-05-30T18:11:00Z">
          <w:r w:rsidR="00D87BCF" w:rsidDel="002123D7">
            <w:rPr>
              <w:rFonts w:ascii="Times New Roman" w:hAnsi="Times New Roman" w:cs="Times New Roman"/>
              <w:sz w:val="24"/>
              <w:szCs w:val="24"/>
              <w:lang w:val="en-US"/>
            </w:rPr>
            <w:delText xml:space="preserve">, </w:delText>
          </w:r>
        </w:del>
        <w:del w:id="440" w:author="Johan Ehrlén" w:date="2016-05-30T18:12:00Z">
          <w:r w:rsidR="00D87BCF" w:rsidDel="002123D7">
            <w:rPr>
              <w:rFonts w:ascii="Times New Roman" w:hAnsi="Times New Roman" w:cs="Times New Roman"/>
              <w:sz w:val="24"/>
              <w:szCs w:val="24"/>
              <w:lang w:val="en-US"/>
            </w:rPr>
            <w:delText>Appendix S9</w:delText>
          </w:r>
        </w:del>
      </w:ins>
      <w:ins w:id="441" w:author="Alicia" w:date="2016-05-19T14:41:00Z">
        <w:del w:id="442" w:author="Johan Ehrlén" w:date="2016-05-30T18:12:00Z">
          <w:r w:rsidR="00D87BCF" w:rsidDel="002123D7">
            <w:rPr>
              <w:rFonts w:ascii="Times New Roman" w:hAnsi="Times New Roman" w:cs="Times New Roman"/>
              <w:sz w:val="24"/>
              <w:szCs w:val="24"/>
              <w:lang w:val="en-US"/>
            </w:rPr>
            <w:delText>)</w:delText>
          </w:r>
        </w:del>
      </w:ins>
      <w:ins w:id="443" w:author="Alicia" w:date="2016-05-19T14:46:00Z">
        <w:del w:id="444" w:author="Johan Ehrlén" w:date="2016-05-30T18:12:00Z">
          <w:r w:rsidR="00D87BCF" w:rsidDel="002123D7">
            <w:rPr>
              <w:rFonts w:ascii="Times New Roman" w:hAnsi="Times New Roman" w:cs="Times New Roman"/>
              <w:sz w:val="24"/>
              <w:szCs w:val="24"/>
              <w:lang w:val="en-US"/>
            </w:rPr>
            <w:delText xml:space="preserve">. </w:delText>
          </w:r>
        </w:del>
      </w:ins>
      <w:commentRangeStart w:id="445"/>
      <w:commentRangeStart w:id="446"/>
      <w:ins w:id="447" w:author="Alicia" w:date="2016-05-19T14:56:00Z">
        <w:del w:id="448" w:author="Johan Ehrlén" w:date="2016-05-30T18:08:00Z">
          <w:r w:rsidR="00D87BCF" w:rsidDel="002123D7">
            <w:rPr>
              <w:rFonts w:ascii="Times New Roman" w:hAnsi="Times New Roman" w:cs="Times New Roman"/>
              <w:sz w:val="24"/>
              <w:szCs w:val="24"/>
              <w:lang w:val="en-US"/>
            </w:rPr>
            <w:delText>Therefore,</w:delText>
          </w:r>
        </w:del>
      </w:ins>
      <w:ins w:id="449" w:author="Alicia" w:date="2016-05-19T14:57:00Z">
        <w:del w:id="450" w:author="Johan Ehrlén" w:date="2016-05-30T18:08:00Z">
          <w:r w:rsidR="00D87BCF" w:rsidDel="002123D7">
            <w:rPr>
              <w:rFonts w:ascii="Times New Roman" w:hAnsi="Times New Roman" w:cs="Times New Roman"/>
              <w:sz w:val="24"/>
              <w:szCs w:val="24"/>
              <w:lang w:val="en-US"/>
            </w:rPr>
            <w:delText xml:space="preserve"> due to the indirect effect of phenology on</w:delText>
          </w:r>
        </w:del>
        <w:del w:id="451" w:author="Johan Ehrlén" w:date="2016-05-30T18:12:00Z">
          <w:r w:rsidR="00D87BCF" w:rsidDel="002123D7">
            <w:rPr>
              <w:rFonts w:ascii="Times New Roman" w:hAnsi="Times New Roman" w:cs="Times New Roman"/>
              <w:sz w:val="24"/>
              <w:szCs w:val="24"/>
              <w:lang w:val="en-US"/>
            </w:rPr>
            <w:delText xml:space="preserve"> fitness</w:delText>
          </w:r>
        </w:del>
        <w:del w:id="452" w:author="Johan Ehrlén" w:date="2016-05-30T18:09:00Z">
          <w:r w:rsidR="00D87BCF" w:rsidDel="002123D7">
            <w:rPr>
              <w:rFonts w:ascii="Times New Roman" w:hAnsi="Times New Roman" w:cs="Times New Roman"/>
              <w:sz w:val="24"/>
              <w:szCs w:val="24"/>
              <w:lang w:val="en-US"/>
            </w:rPr>
            <w:delText>, mediated by the predator,</w:delText>
          </w:r>
        </w:del>
        <w:del w:id="453" w:author="Johan Ehrlén" w:date="2016-05-30T18:12:00Z">
          <w:r w:rsidR="00D87BCF" w:rsidDel="002123D7">
            <w:rPr>
              <w:rFonts w:ascii="Times New Roman" w:hAnsi="Times New Roman" w:cs="Times New Roman"/>
              <w:sz w:val="24"/>
              <w:szCs w:val="24"/>
              <w:lang w:val="en-US"/>
            </w:rPr>
            <w:delText xml:space="preserve"> </w:delText>
          </w:r>
        </w:del>
      </w:ins>
      <w:ins w:id="454" w:author="Alicia" w:date="2016-05-19T14:56:00Z">
        <w:del w:id="455" w:author="Johan Ehrlén" w:date="2016-05-30T18:12:00Z">
          <w:r w:rsidR="00D87BCF" w:rsidDel="002123D7">
            <w:rPr>
              <w:rFonts w:ascii="Times New Roman" w:hAnsi="Times New Roman" w:cs="Times New Roman"/>
              <w:sz w:val="24"/>
              <w:szCs w:val="24"/>
              <w:lang w:val="en-US"/>
            </w:rPr>
            <w:delText xml:space="preserve">a one-stage advancement in phenology </w:delText>
          </w:r>
        </w:del>
        <w:del w:id="456" w:author="Johan Ehrlén" w:date="2016-05-30T18:09:00Z">
          <w:r w:rsidR="00D87BCF" w:rsidDel="002123D7">
            <w:rPr>
              <w:rFonts w:ascii="Times New Roman" w:hAnsi="Times New Roman" w:cs="Times New Roman"/>
              <w:sz w:val="24"/>
              <w:szCs w:val="24"/>
              <w:lang w:val="en-US"/>
            </w:rPr>
            <w:delText xml:space="preserve">would decrease </w:delText>
          </w:r>
        </w:del>
      </w:ins>
      <w:ins w:id="457" w:author="Alicia" w:date="2016-05-19T14:57:00Z">
        <w:del w:id="458" w:author="Johan Ehrlén" w:date="2016-05-30T18:09:00Z">
          <w:r w:rsidR="00D87BCF" w:rsidDel="002123D7">
            <w:rPr>
              <w:rFonts w:ascii="Times New Roman" w:hAnsi="Times New Roman" w:cs="Times New Roman"/>
              <w:sz w:val="24"/>
              <w:szCs w:val="24"/>
              <w:lang w:val="en-US"/>
            </w:rPr>
            <w:delText xml:space="preserve">the number </w:delText>
          </w:r>
        </w:del>
        <w:del w:id="459" w:author="Johan Ehrlén" w:date="2016-05-30T18:12:00Z">
          <w:r w:rsidR="00D87BCF" w:rsidDel="002123D7">
            <w:rPr>
              <w:rFonts w:ascii="Times New Roman" w:hAnsi="Times New Roman" w:cs="Times New Roman"/>
              <w:sz w:val="24"/>
              <w:szCs w:val="24"/>
              <w:lang w:val="en-US"/>
            </w:rPr>
            <w:delText xml:space="preserve">of </w:delText>
          </w:r>
        </w:del>
        <w:del w:id="460" w:author="Johan Ehrlén" w:date="2016-05-30T18:10:00Z">
          <w:r w:rsidR="00D87BCF" w:rsidDel="002123D7">
            <w:rPr>
              <w:rFonts w:ascii="Times New Roman" w:hAnsi="Times New Roman" w:cs="Times New Roman"/>
              <w:sz w:val="24"/>
              <w:szCs w:val="24"/>
              <w:lang w:val="en-US"/>
            </w:rPr>
            <w:delText xml:space="preserve">intact fruits by, on average, </w:delText>
          </w:r>
        </w:del>
        <w:commentRangeStart w:id="461"/>
        <w:del w:id="462" w:author="Johan Ehrlén" w:date="2016-05-30T18:12:00Z">
          <w:r w:rsidR="00D87BCF" w:rsidDel="002123D7">
            <w:rPr>
              <w:rFonts w:ascii="Times New Roman" w:hAnsi="Times New Roman" w:cs="Times New Roman"/>
              <w:sz w:val="24"/>
              <w:szCs w:val="24"/>
              <w:lang w:val="en-US"/>
            </w:rPr>
            <w:delText xml:space="preserve">0.05 </w:delText>
          </w:r>
        </w:del>
      </w:ins>
      <w:commentRangeEnd w:id="461"/>
      <w:ins w:id="463" w:author="Alicia" w:date="2016-05-19T14:58:00Z">
        <w:del w:id="464" w:author="Johan Ehrlén" w:date="2016-05-30T18:12:00Z">
          <w:r w:rsidR="00720E28" w:rsidDel="002123D7">
            <w:rPr>
              <w:rStyle w:val="CommentReference"/>
            </w:rPr>
            <w:commentReference w:id="461"/>
          </w:r>
        </w:del>
      </w:ins>
      <w:ins w:id="465" w:author="Alicia" w:date="2016-05-19T14:57:00Z">
        <w:del w:id="466" w:author="Johan Ehrlén" w:date="2016-05-30T18:11:00Z">
          <w:r w:rsidR="00D87BCF" w:rsidDel="002123D7">
            <w:rPr>
              <w:rFonts w:ascii="Times New Roman" w:hAnsi="Times New Roman" w:cs="Times New Roman"/>
              <w:sz w:val="24"/>
              <w:szCs w:val="24"/>
              <w:lang w:val="en-US"/>
            </w:rPr>
            <w:delText>(range -0.19</w:delText>
          </w:r>
        </w:del>
      </w:ins>
      <w:ins w:id="467" w:author="Alicia" w:date="2016-05-19T14:58:00Z">
        <w:del w:id="468" w:author="Johan Ehrlén" w:date="2016-05-30T18:11:00Z">
          <w:r w:rsidR="00D87BCF" w:rsidDel="002123D7">
            <w:rPr>
              <w:rFonts w:ascii="Times New Roman" w:hAnsi="Times New Roman" w:cs="Times New Roman"/>
              <w:sz w:val="24"/>
              <w:szCs w:val="24"/>
              <w:lang w:val="en-US"/>
            </w:rPr>
            <w:delText>-0.07)</w:delText>
          </w:r>
        </w:del>
        <w:del w:id="469" w:author="Johan Ehrlén" w:date="2016-05-30T18:10:00Z">
          <w:r w:rsidR="00D87BCF" w:rsidDel="002123D7">
            <w:rPr>
              <w:rFonts w:ascii="Times New Roman" w:hAnsi="Times New Roman" w:cs="Times New Roman"/>
              <w:sz w:val="24"/>
              <w:szCs w:val="24"/>
              <w:lang w:val="en-US"/>
            </w:rPr>
            <w:delText>.</w:delText>
          </w:r>
        </w:del>
        <w:del w:id="470" w:author="Johan Ehrlén" w:date="2016-05-30T18:11:00Z">
          <w:r w:rsidR="00D87BCF" w:rsidDel="002123D7">
            <w:rPr>
              <w:rFonts w:ascii="Times New Roman" w:hAnsi="Times New Roman" w:cs="Times New Roman"/>
              <w:sz w:val="24"/>
              <w:szCs w:val="24"/>
              <w:lang w:val="en-US"/>
            </w:rPr>
            <w:delText xml:space="preserve"> </w:delText>
          </w:r>
        </w:del>
      </w:ins>
      <w:commentRangeEnd w:id="445"/>
      <w:ins w:id="471" w:author="Alicia" w:date="2016-05-19T14:59:00Z">
        <w:del w:id="472" w:author="Johan Ehrlén" w:date="2016-05-30T18:11:00Z">
          <w:r w:rsidR="00720E28" w:rsidDel="002123D7">
            <w:rPr>
              <w:rStyle w:val="CommentReference"/>
            </w:rPr>
            <w:commentReference w:id="445"/>
          </w:r>
        </w:del>
      </w:ins>
      <w:commentRangeEnd w:id="446"/>
      <w:del w:id="473" w:author="Johan Ehrlén" w:date="2016-05-30T18:12:00Z">
        <w:r w:rsidR="002123D7" w:rsidDel="002123D7">
          <w:rPr>
            <w:rStyle w:val="CommentReference"/>
          </w:rPr>
          <w:commentReference w:id="446"/>
        </w:r>
      </w:del>
      <w:ins w:id="474" w:author="Alicia" w:date="2016-05-19T15:01:00Z">
        <w:del w:id="475" w:author="Johan Ehrlén" w:date="2016-05-30T18:13:00Z">
          <w:r w:rsidR="00720E28" w:rsidDel="002123D7">
            <w:rPr>
              <w:rFonts w:ascii="Times New Roman" w:hAnsi="Times New Roman" w:cs="Times New Roman"/>
              <w:sz w:val="24"/>
              <w:szCs w:val="24"/>
              <w:lang w:val="en-US"/>
            </w:rPr>
            <w:delText>Due to</w:delText>
          </w:r>
        </w:del>
      </w:ins>
      <w:ins w:id="476" w:author="Johan Ehrlén" w:date="2016-05-30T18:14:00Z">
        <w:r w:rsidR="002123D7">
          <w:rPr>
            <w:rFonts w:ascii="Times New Roman" w:hAnsi="Times New Roman" w:cs="Times New Roman"/>
            <w:sz w:val="24"/>
            <w:szCs w:val="24"/>
            <w:lang w:val="en-US"/>
          </w:rPr>
          <w:t>B</w:t>
        </w:r>
      </w:ins>
      <w:ins w:id="477" w:author="Johan Ehrlén" w:date="2016-05-30T18:13:00Z">
        <w:r w:rsidR="002123D7">
          <w:rPr>
            <w:rFonts w:ascii="Times New Roman" w:hAnsi="Times New Roman" w:cs="Times New Roman"/>
            <w:sz w:val="24"/>
            <w:szCs w:val="24"/>
            <w:lang w:val="en-US"/>
          </w:rPr>
          <w:t>ecause of</w:t>
        </w:r>
      </w:ins>
      <w:ins w:id="478" w:author="Alicia" w:date="2016-05-19T15:01:00Z">
        <w:r w:rsidR="00720E28">
          <w:rPr>
            <w:rFonts w:ascii="Times New Roman" w:hAnsi="Times New Roman" w:cs="Times New Roman"/>
            <w:sz w:val="24"/>
            <w:szCs w:val="24"/>
            <w:lang w:val="en-US"/>
          </w:rPr>
          <w:t xml:space="preserve"> its preference for early-flowering plants, </w:t>
        </w:r>
      </w:ins>
      <w:del w:id="479" w:author="Alicia" w:date="2016-05-19T15:01:00Z">
        <w:r w:rsidDel="00720E28">
          <w:rPr>
            <w:rFonts w:ascii="Times New Roman" w:hAnsi="Times New Roman" w:cs="Times New Roman"/>
            <w:sz w:val="24"/>
            <w:szCs w:val="24"/>
            <w:lang w:val="en-US"/>
          </w:rPr>
          <w:delText xml:space="preserve">This means that </w:delText>
        </w:r>
      </w:del>
      <w:r>
        <w:rPr>
          <w:rFonts w:ascii="Times New Roman" w:hAnsi="Times New Roman" w:cs="Times New Roman"/>
          <w:sz w:val="24"/>
          <w:szCs w:val="24"/>
          <w:lang w:val="en-US"/>
        </w:rPr>
        <w:t xml:space="preserve">the predator </w:t>
      </w:r>
      <w:ins w:id="480" w:author="Alicia" w:date="2016-05-19T15:02:00Z">
        <w:del w:id="481" w:author="Johan Ehrlén" w:date="2016-05-30T18:14:00Z">
          <w:r w:rsidR="00720E28" w:rsidDel="002123D7">
            <w:rPr>
              <w:rFonts w:ascii="Times New Roman" w:hAnsi="Times New Roman" w:cs="Times New Roman"/>
              <w:sz w:val="24"/>
              <w:szCs w:val="24"/>
              <w:lang w:val="en-US"/>
            </w:rPr>
            <w:delText xml:space="preserve">contributes to </w:delText>
          </w:r>
        </w:del>
      </w:ins>
      <w:r>
        <w:rPr>
          <w:rFonts w:ascii="Times New Roman" w:hAnsi="Times New Roman" w:cs="Times New Roman"/>
          <w:sz w:val="24"/>
          <w:szCs w:val="24"/>
          <w:lang w:val="en-US"/>
        </w:rPr>
        <w:t>mediate</w:t>
      </w:r>
      <w:del w:id="482" w:author="Alicia" w:date="2016-05-19T15:02:00Z">
        <w:r w:rsidDel="00720E28">
          <w:rPr>
            <w:rFonts w:ascii="Times New Roman" w:hAnsi="Times New Roman" w:cs="Times New Roman"/>
            <w:sz w:val="24"/>
            <w:szCs w:val="24"/>
            <w:lang w:val="en-US"/>
          </w:rPr>
          <w:delText>s</w:delText>
        </w:r>
      </w:del>
      <w:r>
        <w:rPr>
          <w:rFonts w:ascii="Times New Roman" w:hAnsi="Times New Roman" w:cs="Times New Roman"/>
          <w:sz w:val="24"/>
          <w:szCs w:val="24"/>
          <w:lang w:val="en-US"/>
        </w:rPr>
        <w:t xml:space="preserve"> shifts in selection from favoring early to favoring late flowering. The relationship between selection on flowering time and butterfly presence in this study was based on observational data, meaning that we did not prove causation in a strict sense. However, the facts that we know from direct observations that </w:t>
      </w:r>
      <w:del w:id="483" w:author="Alicia" w:date="2016-05-02T11:35:00Z">
        <w:r w:rsidDel="000D649E">
          <w:rPr>
            <w:rFonts w:ascii="Times New Roman" w:hAnsi="Times New Roman" w:cs="Times New Roman"/>
            <w:sz w:val="24"/>
            <w:szCs w:val="24"/>
            <w:lang w:val="en-US"/>
          </w:rPr>
          <w:delText xml:space="preserve">butterfly </w:delText>
        </w:r>
      </w:del>
      <w:ins w:id="484" w:author="Alicia" w:date="2016-05-02T11:35:00Z">
        <w:r w:rsidR="000D649E">
          <w:rPr>
            <w:rFonts w:ascii="Times New Roman" w:hAnsi="Times New Roman" w:cs="Times New Roman"/>
            <w:sz w:val="24"/>
            <w:szCs w:val="24"/>
            <w:lang w:val="en-US"/>
          </w:rPr>
          <w:t xml:space="preserve">caterpillar </w:t>
        </w:r>
      </w:ins>
      <w:r>
        <w:rPr>
          <w:rFonts w:ascii="Times New Roman" w:hAnsi="Times New Roman" w:cs="Times New Roman"/>
          <w:sz w:val="24"/>
          <w:szCs w:val="24"/>
          <w:lang w:val="en-US"/>
        </w:rPr>
        <w:t xml:space="preserve">attack reduces fitness by larval feeding on seeds, and that butterflies preferentially </w:t>
      </w:r>
      <w:del w:id="485" w:author="Alicia" w:date="2016-05-02T11:36:00Z">
        <w:r w:rsidDel="000D649E">
          <w:rPr>
            <w:rFonts w:ascii="Times New Roman" w:hAnsi="Times New Roman" w:cs="Times New Roman"/>
            <w:sz w:val="24"/>
            <w:szCs w:val="24"/>
            <w:lang w:val="en-US"/>
          </w:rPr>
          <w:delText xml:space="preserve">attack </w:delText>
        </w:r>
      </w:del>
      <w:ins w:id="486" w:author="Alicia" w:date="2016-05-02T11:36:00Z">
        <w:r w:rsidR="000D649E">
          <w:rPr>
            <w:rFonts w:ascii="Times New Roman" w:hAnsi="Times New Roman" w:cs="Times New Roman"/>
            <w:sz w:val="24"/>
            <w:szCs w:val="24"/>
            <w:lang w:val="en-US"/>
          </w:rPr>
          <w:t xml:space="preserve">oviposit on </w:t>
        </w:r>
      </w:ins>
      <w:r>
        <w:rPr>
          <w:rFonts w:ascii="Times New Roman" w:hAnsi="Times New Roman" w:cs="Times New Roman"/>
          <w:sz w:val="24"/>
          <w:szCs w:val="24"/>
          <w:lang w:val="en-US"/>
        </w:rPr>
        <w:t xml:space="preserve">early-flowering individuals, strongly suggest that the observed relationship is indeed a </w:t>
      </w:r>
      <w:r w:rsidR="003A39FB">
        <w:rPr>
          <w:rFonts w:ascii="Times New Roman" w:hAnsi="Times New Roman" w:cs="Times New Roman"/>
          <w:sz w:val="24"/>
          <w:szCs w:val="24"/>
          <w:lang w:val="en-US"/>
        </w:rPr>
        <w:t xml:space="preserve">causal </w:t>
      </w:r>
      <w:r>
        <w:rPr>
          <w:rFonts w:ascii="Times New Roman" w:hAnsi="Times New Roman" w:cs="Times New Roman"/>
          <w:sz w:val="24"/>
          <w:szCs w:val="24"/>
          <w:lang w:val="en-US"/>
        </w:rPr>
        <w:t xml:space="preserve">one. Previous studies with this system have examined </w:t>
      </w:r>
      <w:r>
        <w:rPr>
          <w:rFonts w:ascii="Times New Roman" w:hAnsi="Times New Roman" w:cs="Times New Roman"/>
          <w:sz w:val="24"/>
          <w:szCs w:val="24"/>
          <w:lang w:val="en-US"/>
        </w:rPr>
        <w:lastRenderedPageBreak/>
        <w:t xml:space="preserve">butterfly preferences and shown that females of </w:t>
      </w:r>
      <w:r>
        <w:rPr>
          <w:rFonts w:ascii="Times New Roman" w:hAnsi="Times New Roman" w:cs="Times New Roman"/>
          <w:i/>
          <w:iCs/>
          <w:sz w:val="24"/>
          <w:szCs w:val="24"/>
          <w:lang w:val="en-US"/>
        </w:rPr>
        <w:t>Phengaris</w:t>
      </w:r>
      <w:r>
        <w:rPr>
          <w:rFonts w:ascii="Times New Roman" w:hAnsi="Times New Roman" w:cs="Times New Roman"/>
          <w:sz w:val="24"/>
          <w:szCs w:val="24"/>
          <w:lang w:val="en-US"/>
        </w:rPr>
        <w:t xml:space="preserve"> sp. prefer to oviposit on buds that are not fully developed (corresponding to stages 1-3 in our classification), thereby increasing time available for brood feeding and development (Thomas &amp; </w:t>
      </w:r>
      <w:proofErr w:type="spellStart"/>
      <w:r>
        <w:rPr>
          <w:rFonts w:ascii="Times New Roman" w:hAnsi="Times New Roman" w:cs="Times New Roman"/>
          <w:sz w:val="24"/>
          <w:szCs w:val="24"/>
          <w:lang w:val="en-US"/>
        </w:rPr>
        <w:t>Elmes</w:t>
      </w:r>
      <w:proofErr w:type="spellEnd"/>
      <w:r>
        <w:rPr>
          <w:rFonts w:ascii="Times New Roman" w:hAnsi="Times New Roman" w:cs="Times New Roman"/>
          <w:sz w:val="24"/>
          <w:szCs w:val="24"/>
          <w:lang w:val="en-US"/>
        </w:rPr>
        <w:t>, 2001; Patricelli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2011). Our study instead focused on the response of the predator to the timing of bud development of individuals, and showed that given the butterfly preference for a </w:t>
      </w:r>
      <w:del w:id="487" w:author="Alicia" w:date="2016-05-19T15:04:00Z">
        <w:r w:rsidDel="00720E28">
          <w:rPr>
            <w:rFonts w:ascii="Times New Roman" w:hAnsi="Times New Roman" w:cs="Times New Roman"/>
            <w:sz w:val="24"/>
            <w:szCs w:val="24"/>
            <w:lang w:val="en-US"/>
          </w:rPr>
          <w:delText xml:space="preserve">given </w:delText>
        </w:r>
      </w:del>
      <w:ins w:id="488" w:author="Alicia" w:date="2016-05-19T15:04:00Z">
        <w:r w:rsidR="00720E28">
          <w:rPr>
            <w:rFonts w:ascii="Times New Roman" w:hAnsi="Times New Roman" w:cs="Times New Roman"/>
            <w:sz w:val="24"/>
            <w:szCs w:val="24"/>
            <w:lang w:val="en-US"/>
          </w:rPr>
          <w:t xml:space="preserve">particular </w:t>
        </w:r>
      </w:ins>
      <w:r>
        <w:rPr>
          <w:rFonts w:ascii="Times New Roman" w:hAnsi="Times New Roman" w:cs="Times New Roman"/>
          <w:sz w:val="24"/>
          <w:szCs w:val="24"/>
          <w:lang w:val="en-US"/>
        </w:rPr>
        <w:t xml:space="preserve">developmental stage, plants starting bud development early in the season are more prone to be attacked by the butterfly than plants flowering late. This is most likely because the presence of suitable floral developmental stages overlaps more with the oviposition period of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in early-flowering plants than in late-flowering.</w:t>
      </w:r>
      <w:ins w:id="489" w:author="Alicia" w:date="2016-05-23T10:47:00Z">
        <w:r w:rsidR="0013268E">
          <w:rPr>
            <w:rFonts w:ascii="Times New Roman" w:hAnsi="Times New Roman" w:cs="Times New Roman"/>
            <w:sz w:val="24"/>
            <w:szCs w:val="24"/>
            <w:lang w:val="en-US"/>
          </w:rPr>
          <w:t xml:space="preserve"> </w:t>
        </w:r>
      </w:ins>
      <w:ins w:id="490" w:author="Alicia" w:date="2016-05-23T10:49:00Z">
        <w:del w:id="491" w:author="Johan Ehrlén" w:date="2016-05-30T18:14:00Z">
          <w:r w:rsidR="0013268E" w:rsidDel="002123D7">
            <w:rPr>
              <w:rFonts w:ascii="Times New Roman" w:hAnsi="Times New Roman" w:cs="Times New Roman"/>
              <w:sz w:val="24"/>
              <w:szCs w:val="24"/>
              <w:lang w:val="en-US"/>
            </w:rPr>
            <w:delText>C</w:delText>
          </w:r>
        </w:del>
      </w:ins>
      <w:ins w:id="492" w:author="Alicia" w:date="2016-05-23T10:47:00Z">
        <w:del w:id="493" w:author="Johan Ehrlén" w:date="2016-05-30T18:14:00Z">
          <w:r w:rsidR="0013268E" w:rsidRPr="0013268E" w:rsidDel="002123D7">
            <w:rPr>
              <w:rFonts w:ascii="Times New Roman" w:hAnsi="Times New Roman" w:cs="Times New Roman"/>
              <w:sz w:val="24"/>
              <w:szCs w:val="24"/>
              <w:lang w:val="en-US"/>
            </w:rPr>
            <w:delText xml:space="preserve">ombinations of populations and years with earlier mean phenology </w:delText>
          </w:r>
        </w:del>
      </w:ins>
      <w:ins w:id="494" w:author="Alicia" w:date="2016-05-23T10:49:00Z">
        <w:del w:id="495" w:author="Johan Ehrlén" w:date="2016-05-30T18:14:00Z">
          <w:r w:rsidR="0013268E" w:rsidDel="002123D7">
            <w:rPr>
              <w:rFonts w:ascii="Times New Roman" w:hAnsi="Times New Roman" w:cs="Times New Roman"/>
              <w:sz w:val="24"/>
              <w:szCs w:val="24"/>
              <w:lang w:val="en-US"/>
            </w:rPr>
            <w:delText>showed</w:delText>
          </w:r>
        </w:del>
      </w:ins>
      <w:ins w:id="496" w:author="Alicia" w:date="2016-05-23T10:47:00Z">
        <w:del w:id="497" w:author="Johan Ehrlén" w:date="2016-05-30T18:14:00Z">
          <w:r w:rsidR="0013268E" w:rsidRPr="0013268E" w:rsidDel="002123D7">
            <w:rPr>
              <w:rFonts w:ascii="Times New Roman" w:hAnsi="Times New Roman" w:cs="Times New Roman"/>
              <w:sz w:val="24"/>
              <w:szCs w:val="24"/>
              <w:lang w:val="en-US"/>
            </w:rPr>
            <w:delText xml:space="preserve"> higher proportions of plants attacked by the butterfly (binomial GLM</w:delText>
          </w:r>
        </w:del>
      </w:ins>
      <w:ins w:id="498" w:author="Alicia" w:date="2016-05-23T11:04:00Z">
        <w:del w:id="499" w:author="Johan Ehrlén" w:date="2016-05-30T18:14:00Z">
          <w:r w:rsidR="009B5CDA" w:rsidDel="002123D7">
            <w:rPr>
              <w:rFonts w:ascii="Times New Roman" w:hAnsi="Times New Roman" w:cs="Times New Roman"/>
              <w:sz w:val="24"/>
              <w:szCs w:val="24"/>
              <w:lang w:val="en-US"/>
            </w:rPr>
            <w:delText>,</w:delText>
          </w:r>
        </w:del>
      </w:ins>
      <w:ins w:id="500" w:author="Alicia" w:date="2016-05-23T10:47:00Z">
        <w:del w:id="501" w:author="Johan Ehrlén" w:date="2016-05-30T18:14:00Z">
          <w:r w:rsidR="0013268E" w:rsidRPr="0013268E" w:rsidDel="002123D7">
            <w:rPr>
              <w:rFonts w:ascii="Times New Roman" w:hAnsi="Times New Roman" w:cs="Times New Roman"/>
              <w:sz w:val="24"/>
              <w:szCs w:val="24"/>
              <w:lang w:val="en-US"/>
            </w:rPr>
            <w:delText xml:space="preserve"> </w:delText>
          </w:r>
        </w:del>
      </w:ins>
      <w:ins w:id="502" w:author="Alicia" w:date="2016-05-23T11:03:00Z">
        <w:del w:id="503" w:author="Johan Ehrlén" w:date="2016-05-30T18:14:00Z">
          <w:r w:rsidR="009B5CDA" w:rsidRPr="009B5CDA" w:rsidDel="002123D7">
            <w:rPr>
              <w:rFonts w:ascii="Symbol" w:hAnsi="Symbol" w:cs="Times New Roman"/>
              <w:sz w:val="24"/>
              <w:szCs w:val="24"/>
              <w:lang w:val="en-US"/>
            </w:rPr>
            <w:delText></w:delText>
          </w:r>
        </w:del>
      </w:ins>
      <w:ins w:id="504" w:author="Alicia" w:date="2016-05-23T10:47:00Z">
        <w:del w:id="505" w:author="Johan Ehrlén" w:date="2016-05-30T18:14:00Z">
          <w:r w:rsidR="0013268E" w:rsidRPr="0013268E" w:rsidDel="002123D7">
            <w:rPr>
              <w:rFonts w:ascii="Times New Roman" w:hAnsi="Times New Roman" w:cs="Times New Roman"/>
              <w:sz w:val="24"/>
              <w:szCs w:val="24"/>
              <w:lang w:val="en-US"/>
            </w:rPr>
            <w:delText xml:space="preserve"> = 0.528, p &lt; 0.001)</w:delText>
          </w:r>
        </w:del>
      </w:ins>
      <w:ins w:id="506" w:author="Alicia" w:date="2016-05-23T10:49:00Z">
        <w:del w:id="507" w:author="Johan Ehrlén" w:date="2016-05-30T18:14:00Z">
          <w:r w:rsidR="0013268E" w:rsidDel="002123D7">
            <w:rPr>
              <w:rFonts w:ascii="Times New Roman" w:hAnsi="Times New Roman" w:cs="Times New Roman"/>
              <w:sz w:val="24"/>
              <w:szCs w:val="24"/>
              <w:lang w:val="en-US"/>
            </w:rPr>
            <w:delText>, suggesting that this</w:delText>
          </w:r>
        </w:del>
      </w:ins>
      <w:ins w:id="508" w:author="Alicia" w:date="2016-05-23T10:47:00Z">
        <w:del w:id="509" w:author="Johan Ehrlén" w:date="2016-05-30T18:14:00Z">
          <w:r w:rsidR="0013268E" w:rsidRPr="0013268E" w:rsidDel="002123D7">
            <w:rPr>
              <w:rFonts w:ascii="Times New Roman" w:hAnsi="Times New Roman" w:cs="Times New Roman"/>
              <w:sz w:val="24"/>
              <w:szCs w:val="24"/>
              <w:lang w:val="en-US"/>
            </w:rPr>
            <w:delText xml:space="preserve"> seed predator not only prefer</w:delText>
          </w:r>
        </w:del>
      </w:ins>
      <w:ins w:id="510" w:author="Alicia" w:date="2016-05-23T10:50:00Z">
        <w:del w:id="511" w:author="Johan Ehrlén" w:date="2016-05-30T18:14:00Z">
          <w:r w:rsidR="0013268E" w:rsidDel="002123D7">
            <w:rPr>
              <w:rFonts w:ascii="Times New Roman" w:hAnsi="Times New Roman" w:cs="Times New Roman"/>
              <w:sz w:val="24"/>
              <w:szCs w:val="24"/>
              <w:lang w:val="en-US"/>
            </w:rPr>
            <w:delText>s</w:delText>
          </w:r>
        </w:del>
      </w:ins>
      <w:ins w:id="512" w:author="Alicia" w:date="2016-05-23T10:47:00Z">
        <w:del w:id="513" w:author="Johan Ehrlén" w:date="2016-05-30T18:14:00Z">
          <w:r w:rsidR="0013268E" w:rsidRPr="0013268E" w:rsidDel="002123D7">
            <w:rPr>
              <w:rFonts w:ascii="Times New Roman" w:hAnsi="Times New Roman" w:cs="Times New Roman"/>
              <w:sz w:val="24"/>
              <w:szCs w:val="24"/>
              <w:lang w:val="en-US"/>
            </w:rPr>
            <w:delText xml:space="preserve"> earlier-flowering plants within populations, but also earlier-flowering populations. </w:delText>
          </w:r>
        </w:del>
      </w:ins>
      <w:del w:id="514" w:author="Johan Ehrlén" w:date="2016-05-30T18:14:00Z">
        <w:r w:rsidDel="002123D7">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 xml:space="preserve">Our findings with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agree with studies in other systems demonstrating predator-mediated selection for late flowering (</w:t>
      </w:r>
      <w:proofErr w:type="spellStart"/>
      <w:r>
        <w:rPr>
          <w:rFonts w:ascii="Times New Roman" w:hAnsi="Times New Roman" w:cs="Times New Roman"/>
          <w:sz w:val="24"/>
          <w:szCs w:val="24"/>
          <w:lang w:val="en-US"/>
        </w:rPr>
        <w:t>Pilson</w:t>
      </w:r>
      <w:proofErr w:type="spellEnd"/>
      <w:r>
        <w:rPr>
          <w:rFonts w:ascii="Times New Roman" w:hAnsi="Times New Roman" w:cs="Times New Roman"/>
          <w:sz w:val="24"/>
          <w:szCs w:val="24"/>
          <w:lang w:val="en-US"/>
        </w:rPr>
        <w:t>, 2000; Kolb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2007</w:t>
      </w:r>
      <w:r w:rsidR="000C5DC4">
        <w:rPr>
          <w:rFonts w:ascii="Times New Roman" w:hAnsi="Times New Roman" w:cs="Times New Roman"/>
          <w:sz w:val="24"/>
          <w:szCs w:val="24"/>
          <w:lang w:val="en-US"/>
        </w:rPr>
        <w:t>a</w:t>
      </w:r>
      <w:r>
        <w:rPr>
          <w:rFonts w:ascii="Times New Roman" w:hAnsi="Times New Roman" w:cs="Times New Roman"/>
          <w:sz w:val="24"/>
          <w:szCs w:val="24"/>
          <w:lang w:val="en-US"/>
        </w:rPr>
        <w:t>; Parachnowitsch &amp; Caruso, 2008). However, selection for early flowering mediated by pre-dispersal seed predators has also been reported (Kolb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2007</w:t>
      </w:r>
      <w:r w:rsidR="000C5DC4">
        <w:rPr>
          <w:rFonts w:ascii="Times New Roman" w:hAnsi="Times New Roman" w:cs="Times New Roman"/>
          <w:sz w:val="24"/>
          <w:szCs w:val="24"/>
          <w:lang w:val="en-US"/>
        </w:rPr>
        <w:t>a</w:t>
      </w:r>
      <w:r>
        <w:rPr>
          <w:rFonts w:ascii="Times New Roman" w:hAnsi="Times New Roman" w:cs="Times New Roman"/>
          <w:sz w:val="24"/>
          <w:szCs w:val="24"/>
          <w:lang w:val="en-US"/>
        </w:rPr>
        <w:t>). Although most plant populations where the seed predator was present experienced selection for later flowering in our study, the intensity of this selection varied</w:t>
      </w:r>
      <w:ins w:id="515" w:author="Alicia" w:date="2016-05-23T11:06:00Z">
        <w:r w:rsidR="006F1119">
          <w:rPr>
            <w:rFonts w:ascii="Times New Roman" w:hAnsi="Times New Roman" w:cs="Times New Roman"/>
            <w:sz w:val="24"/>
            <w:szCs w:val="24"/>
            <w:lang w:val="en-US"/>
          </w:rPr>
          <w:t xml:space="preserve">. </w:t>
        </w:r>
        <w:del w:id="516" w:author="Johan Ehrlén" w:date="2016-05-30T18:16:00Z">
          <w:r w:rsidR="006F1119" w:rsidDel="002123D7">
            <w:rPr>
              <w:rFonts w:ascii="Times New Roman" w:hAnsi="Times New Roman" w:cs="Times New Roman"/>
              <w:sz w:val="24"/>
              <w:szCs w:val="24"/>
              <w:lang w:val="en-US"/>
            </w:rPr>
            <w:delText>However, variation in selection intensity</w:delText>
          </w:r>
        </w:del>
      </w:ins>
      <w:ins w:id="517" w:author="Alicia" w:date="2016-05-23T10:56:00Z">
        <w:del w:id="518" w:author="Johan Ehrlén" w:date="2016-05-30T18:16:00Z">
          <w:r w:rsidR="009B5CDA" w:rsidDel="002123D7">
            <w:rPr>
              <w:rFonts w:ascii="Times New Roman" w:hAnsi="Times New Roman" w:cs="Times New Roman"/>
              <w:sz w:val="24"/>
              <w:szCs w:val="24"/>
              <w:lang w:val="en-US"/>
            </w:rPr>
            <w:delText xml:space="preserve"> was </w:delText>
          </w:r>
        </w:del>
      </w:ins>
      <w:del w:id="519" w:author="Johan Ehrlén" w:date="2016-05-30T18:16:00Z">
        <w:r w:rsidDel="002123D7">
          <w:rPr>
            <w:rFonts w:ascii="Times New Roman" w:hAnsi="Times New Roman" w:cs="Times New Roman"/>
            <w:sz w:val="24"/>
            <w:szCs w:val="24"/>
            <w:lang w:val="en-US"/>
          </w:rPr>
          <w:delText xml:space="preserve">. </w:delText>
        </w:r>
      </w:del>
      <w:ins w:id="520" w:author="Alicia" w:date="2016-05-23T10:56:00Z">
        <w:del w:id="521" w:author="Johan Ehrlén" w:date="2016-05-30T18:16:00Z">
          <w:r w:rsidR="009B5CDA" w:rsidDel="002123D7">
            <w:rPr>
              <w:rFonts w:ascii="Times New Roman" w:hAnsi="Times New Roman" w:cs="Times New Roman"/>
              <w:sz w:val="24"/>
              <w:szCs w:val="24"/>
              <w:lang w:val="en-US"/>
            </w:rPr>
            <w:delText>u</w:delText>
          </w:r>
        </w:del>
      </w:ins>
      <w:ins w:id="522" w:author="Alicia" w:date="2016-05-23T10:47:00Z">
        <w:del w:id="523" w:author="Johan Ehrlén" w:date="2016-05-30T18:16:00Z">
          <w:r w:rsidR="0013268E" w:rsidDel="002123D7">
            <w:rPr>
              <w:rFonts w:ascii="Times New Roman" w:hAnsi="Times New Roman" w:cs="Times New Roman"/>
              <w:sz w:val="24"/>
              <w:szCs w:val="24"/>
              <w:lang w:val="en-US"/>
            </w:rPr>
            <w:delText>nrelated to mean population phenology</w:delText>
          </w:r>
        </w:del>
      </w:ins>
      <w:ins w:id="524" w:author="Alicia" w:date="2016-05-23T10:56:00Z">
        <w:del w:id="525" w:author="Johan Ehrlén" w:date="2016-05-30T18:16:00Z">
          <w:r w:rsidR="009B5CDA" w:rsidDel="002123D7">
            <w:rPr>
              <w:rFonts w:ascii="Times New Roman" w:hAnsi="Times New Roman" w:cs="Times New Roman"/>
              <w:sz w:val="24"/>
              <w:szCs w:val="24"/>
              <w:lang w:val="en-US"/>
            </w:rPr>
            <w:delText xml:space="preserve"> or</w:delText>
          </w:r>
        </w:del>
      </w:ins>
      <w:r>
        <w:rPr>
          <w:rFonts w:ascii="Times New Roman" w:hAnsi="Times New Roman" w:cs="Times New Roman"/>
          <w:sz w:val="24"/>
          <w:szCs w:val="24"/>
          <w:lang w:val="en-US"/>
        </w:rPr>
        <w:t>The fact that these differences in intensity of selection were not related to predation intensity within populations</w:t>
      </w:r>
      <w:ins w:id="526" w:author="Alicia" w:date="2016-05-23T11:07:00Z">
        <w:del w:id="527" w:author="Johan Ehrlén" w:date="2016-05-30T18:16:00Z">
          <w:r w:rsidR="006F1119" w:rsidDel="002123D7">
            <w:rPr>
              <w:rFonts w:ascii="Times New Roman" w:hAnsi="Times New Roman" w:cs="Times New Roman"/>
              <w:sz w:val="24"/>
              <w:szCs w:val="24"/>
              <w:lang w:val="en-US"/>
            </w:rPr>
            <w:delText>,</w:delText>
          </w:r>
        </w:del>
      </w:ins>
      <w:r>
        <w:rPr>
          <w:rFonts w:ascii="Times New Roman" w:hAnsi="Times New Roman" w:cs="Times New Roman"/>
          <w:sz w:val="24"/>
          <w:szCs w:val="24"/>
          <w:lang w:val="en-US"/>
        </w:rPr>
        <w:t xml:space="preserve"> suggests</w:t>
      </w:r>
      <w:ins w:id="528" w:author="Alicia" w:date="2016-05-23T11:07:00Z">
        <w:del w:id="529" w:author="Johan Ehrlén" w:date="2016-05-30T18:16:00Z">
          <w:r w:rsidR="006F1119" w:rsidDel="002123D7">
            <w:rPr>
              <w:rFonts w:ascii="Times New Roman" w:hAnsi="Times New Roman" w:cs="Times New Roman"/>
              <w:sz w:val="24"/>
              <w:szCs w:val="24"/>
              <w:lang w:val="en-US"/>
            </w:rPr>
            <w:delText>ing</w:delText>
          </w:r>
        </w:del>
      </w:ins>
      <w:r>
        <w:rPr>
          <w:rFonts w:ascii="Times New Roman" w:hAnsi="Times New Roman" w:cs="Times New Roman"/>
          <w:sz w:val="24"/>
          <w:szCs w:val="24"/>
          <w:lang w:val="en-US"/>
        </w:rPr>
        <w:t xml:space="preserve"> that also other, unidentified, selective agents </w:t>
      </w:r>
      <w:r w:rsidR="00E8677F">
        <w:rPr>
          <w:rFonts w:ascii="Times New Roman" w:hAnsi="Times New Roman" w:cs="Times New Roman"/>
          <w:sz w:val="24"/>
          <w:szCs w:val="24"/>
          <w:lang w:val="en-US"/>
        </w:rPr>
        <w:t xml:space="preserve">(e.g. abiotic factors) </w:t>
      </w:r>
      <w:r>
        <w:rPr>
          <w:rFonts w:ascii="Times New Roman" w:hAnsi="Times New Roman" w:cs="Times New Roman"/>
          <w:sz w:val="24"/>
          <w:szCs w:val="24"/>
          <w:lang w:val="en-US"/>
        </w:rPr>
        <w:t xml:space="preserve">contributed to net selection on flowering phenology. </w:t>
      </w:r>
      <w:ins w:id="530" w:author="Johan Ehrlén" w:date="2016-05-30T18:17:00Z">
        <w:r w:rsidR="002123D7">
          <w:rPr>
            <w:rFonts w:ascii="Times New Roman" w:hAnsi="Times New Roman" w:cs="Times New Roman"/>
            <w:sz w:val="24"/>
            <w:szCs w:val="24"/>
            <w:lang w:val="en-US"/>
          </w:rPr>
          <w:t>Our study was observational</w:t>
        </w:r>
        <w:r w:rsidR="001E708E">
          <w:rPr>
            <w:rFonts w:ascii="Times New Roman" w:hAnsi="Times New Roman" w:cs="Times New Roman"/>
            <w:sz w:val="24"/>
            <w:szCs w:val="24"/>
            <w:lang w:val="en-US"/>
          </w:rPr>
          <w:t xml:space="preserve"> and </w:t>
        </w:r>
      </w:ins>
      <w:ins w:id="531" w:author="ehrlen" w:date="2016-05-31T09:32:00Z">
        <w:r w:rsidR="001F1E60">
          <w:rPr>
            <w:rFonts w:ascii="Times New Roman" w:hAnsi="Times New Roman" w:cs="Times New Roman"/>
            <w:sz w:val="24"/>
            <w:szCs w:val="24"/>
            <w:lang w:val="en-US"/>
          </w:rPr>
          <w:t xml:space="preserve">the </w:t>
        </w:r>
      </w:ins>
      <w:ins w:id="532" w:author="Johan Ehrlén" w:date="2016-05-30T18:17:00Z">
        <w:del w:id="533" w:author="ehrlen" w:date="2016-05-31T09:32:00Z">
          <w:r w:rsidR="001E708E" w:rsidDel="001F1E60">
            <w:rPr>
              <w:rFonts w:ascii="Times New Roman" w:hAnsi="Times New Roman" w:cs="Times New Roman"/>
              <w:sz w:val="24"/>
              <w:szCs w:val="24"/>
              <w:lang w:val="en-US"/>
            </w:rPr>
            <w:delText xml:space="preserve">suggested </w:delText>
          </w:r>
        </w:del>
        <w:r w:rsidR="001E708E">
          <w:rPr>
            <w:rFonts w:ascii="Times New Roman" w:hAnsi="Times New Roman" w:cs="Times New Roman"/>
            <w:sz w:val="24"/>
            <w:szCs w:val="24"/>
            <w:lang w:val="en-US"/>
          </w:rPr>
          <w:t xml:space="preserve">causal relationships </w:t>
        </w:r>
      </w:ins>
      <w:ins w:id="534" w:author="ehrlen" w:date="2016-05-31T09:32:00Z">
        <w:r w:rsidR="001F1E60">
          <w:rPr>
            <w:rFonts w:ascii="Times New Roman" w:hAnsi="Times New Roman" w:cs="Times New Roman"/>
            <w:sz w:val="24"/>
            <w:szCs w:val="24"/>
            <w:lang w:val="en-US"/>
          </w:rPr>
          <w:t xml:space="preserve">suggested </w:t>
        </w:r>
        <w:r w:rsidR="001F1E60">
          <w:rPr>
            <w:rFonts w:ascii="Times New Roman" w:hAnsi="Times New Roman" w:cs="Times New Roman"/>
            <w:sz w:val="24"/>
            <w:szCs w:val="24"/>
            <w:lang w:val="en-US"/>
          </w:rPr>
          <w:t xml:space="preserve">by analyses </w:t>
        </w:r>
      </w:ins>
      <w:ins w:id="535" w:author="Johan Ehrlén" w:date="2016-05-30T18:17:00Z">
        <w:r w:rsidR="001E708E">
          <w:rPr>
            <w:rFonts w:ascii="Times New Roman" w:hAnsi="Times New Roman" w:cs="Times New Roman"/>
            <w:sz w:val="24"/>
            <w:szCs w:val="24"/>
            <w:lang w:val="en-US"/>
          </w:rPr>
          <w:t xml:space="preserve">were not experimentally tested. It is thus </w:t>
        </w:r>
      </w:ins>
      <w:ins w:id="536" w:author="Johan Ehrlén" w:date="2016-05-30T18:18:00Z">
        <w:r w:rsidR="001E708E">
          <w:rPr>
            <w:rFonts w:ascii="Times New Roman" w:hAnsi="Times New Roman" w:cs="Times New Roman"/>
            <w:sz w:val="24"/>
            <w:szCs w:val="24"/>
            <w:lang w:val="en-US"/>
          </w:rPr>
          <w:t>possible that</w:t>
        </w:r>
      </w:ins>
      <w:ins w:id="537" w:author="Johan Ehrlén" w:date="2016-05-30T18:20:00Z">
        <w:r w:rsidR="001E708E">
          <w:rPr>
            <w:rFonts w:ascii="Times New Roman" w:hAnsi="Times New Roman" w:cs="Times New Roman"/>
            <w:sz w:val="24"/>
            <w:szCs w:val="24"/>
            <w:lang w:val="en-US"/>
          </w:rPr>
          <w:t xml:space="preserve">, </w:t>
        </w:r>
        <w:del w:id="538" w:author="ehrlen" w:date="2016-05-31T09:33:00Z">
          <w:r w:rsidR="001E708E" w:rsidDel="001F1E60">
            <w:rPr>
              <w:rFonts w:ascii="Times New Roman" w:hAnsi="Times New Roman" w:cs="Times New Roman"/>
              <w:sz w:val="24"/>
              <w:szCs w:val="24"/>
              <w:lang w:val="en-US"/>
            </w:rPr>
            <w:delText>for example,</w:delText>
          </w:r>
        </w:del>
      </w:ins>
      <w:ins w:id="539" w:author="Johan Ehrlén" w:date="2016-05-30T18:18:00Z">
        <w:del w:id="540" w:author="ehrlen" w:date="2016-05-31T09:33:00Z">
          <w:r w:rsidR="001E708E" w:rsidDel="001F1E60">
            <w:rPr>
              <w:rFonts w:ascii="Times New Roman" w:hAnsi="Times New Roman" w:cs="Times New Roman"/>
              <w:sz w:val="24"/>
              <w:szCs w:val="24"/>
              <w:lang w:val="en-US"/>
            </w:rPr>
            <w:delText xml:space="preserve"> </w:delText>
          </w:r>
        </w:del>
        <w:r w:rsidR="001E708E">
          <w:rPr>
            <w:rFonts w:ascii="Times New Roman" w:hAnsi="Times New Roman" w:cs="Times New Roman"/>
            <w:sz w:val="24"/>
            <w:szCs w:val="24"/>
            <w:lang w:val="en-US"/>
          </w:rPr>
          <w:t xml:space="preserve">unmeasured </w:t>
        </w:r>
      </w:ins>
      <w:ins w:id="541" w:author="Johan Ehrlén" w:date="2016-05-30T18:20:00Z">
        <w:r w:rsidR="001E708E">
          <w:rPr>
            <w:rFonts w:ascii="Times New Roman" w:hAnsi="Times New Roman" w:cs="Times New Roman"/>
            <w:sz w:val="24"/>
            <w:szCs w:val="24"/>
            <w:lang w:val="en-US"/>
          </w:rPr>
          <w:t xml:space="preserve">environmental </w:t>
        </w:r>
      </w:ins>
      <w:ins w:id="542" w:author="Johan Ehrlén" w:date="2016-05-30T18:18:00Z">
        <w:r w:rsidR="001E708E">
          <w:rPr>
            <w:rFonts w:ascii="Times New Roman" w:hAnsi="Times New Roman" w:cs="Times New Roman"/>
            <w:sz w:val="24"/>
            <w:szCs w:val="24"/>
            <w:lang w:val="en-US"/>
          </w:rPr>
          <w:t xml:space="preserve">factors might have influenced </w:t>
        </w:r>
      </w:ins>
      <w:ins w:id="543" w:author="Johan Ehrlén" w:date="2016-05-30T18:19:00Z">
        <w:r w:rsidR="001E708E">
          <w:rPr>
            <w:rFonts w:ascii="Times New Roman" w:hAnsi="Times New Roman" w:cs="Times New Roman"/>
            <w:sz w:val="24"/>
            <w:szCs w:val="24"/>
            <w:lang w:val="en-US"/>
          </w:rPr>
          <w:t>both incidence of the but</w:t>
        </w:r>
      </w:ins>
      <w:ins w:id="544" w:author="Johan Ehrlén" w:date="2016-05-30T18:20:00Z">
        <w:r w:rsidR="001E708E">
          <w:rPr>
            <w:rFonts w:ascii="Times New Roman" w:hAnsi="Times New Roman" w:cs="Times New Roman"/>
            <w:sz w:val="24"/>
            <w:szCs w:val="24"/>
            <w:lang w:val="en-US"/>
          </w:rPr>
          <w:t xml:space="preserve">terfly predator and </w:t>
        </w:r>
      </w:ins>
      <w:ins w:id="545" w:author="Johan Ehrlén" w:date="2016-05-30T18:21:00Z">
        <w:r w:rsidR="001E708E">
          <w:rPr>
            <w:rFonts w:ascii="Times New Roman" w:hAnsi="Times New Roman" w:cs="Times New Roman"/>
            <w:sz w:val="24"/>
            <w:szCs w:val="24"/>
            <w:lang w:val="en-US"/>
          </w:rPr>
          <w:t xml:space="preserve">mean </w:t>
        </w:r>
      </w:ins>
      <w:ins w:id="546" w:author="Johan Ehrlén" w:date="2016-05-30T18:20:00Z">
        <w:r w:rsidR="001E708E">
          <w:rPr>
            <w:rFonts w:ascii="Times New Roman" w:hAnsi="Times New Roman" w:cs="Times New Roman"/>
            <w:sz w:val="24"/>
            <w:szCs w:val="24"/>
            <w:lang w:val="en-US"/>
          </w:rPr>
          <w:t>phenology or fitness</w:t>
        </w:r>
      </w:ins>
      <w:ins w:id="547" w:author="Johan Ehrlén" w:date="2016-05-30T18:19:00Z">
        <w:r w:rsidR="001E708E">
          <w:rPr>
            <w:rFonts w:ascii="Times New Roman" w:hAnsi="Times New Roman" w:cs="Times New Roman"/>
            <w:sz w:val="24"/>
            <w:szCs w:val="24"/>
            <w:lang w:val="en-US"/>
          </w:rPr>
          <w:t xml:space="preserve">. </w:t>
        </w:r>
      </w:ins>
      <w:ins w:id="548" w:author="Johan Ehrlén" w:date="2016-05-30T18:17:00Z">
        <w:r w:rsidR="002123D7">
          <w:rPr>
            <w:rFonts w:ascii="Times New Roman" w:hAnsi="Times New Roman" w:cs="Times New Roman"/>
            <w:sz w:val="24"/>
            <w:szCs w:val="24"/>
            <w:lang w:val="en-US"/>
          </w:rPr>
          <w:t>Indeed, c</w:t>
        </w:r>
        <w:r w:rsidR="002123D7" w:rsidRPr="0013268E">
          <w:rPr>
            <w:rFonts w:ascii="Times New Roman" w:hAnsi="Times New Roman" w:cs="Times New Roman"/>
            <w:sz w:val="24"/>
            <w:szCs w:val="24"/>
            <w:lang w:val="en-US"/>
          </w:rPr>
          <w:t xml:space="preserve">ombinations of populations and years with earlier mean phenology </w:t>
        </w:r>
        <w:r w:rsidR="002123D7">
          <w:rPr>
            <w:rFonts w:ascii="Times New Roman" w:hAnsi="Times New Roman" w:cs="Times New Roman"/>
            <w:sz w:val="24"/>
            <w:szCs w:val="24"/>
            <w:lang w:val="en-US"/>
          </w:rPr>
          <w:t>showed</w:t>
        </w:r>
        <w:r w:rsidR="002123D7" w:rsidRPr="0013268E">
          <w:rPr>
            <w:rFonts w:ascii="Times New Roman" w:hAnsi="Times New Roman" w:cs="Times New Roman"/>
            <w:sz w:val="24"/>
            <w:szCs w:val="24"/>
            <w:lang w:val="en-US"/>
          </w:rPr>
          <w:t xml:space="preserve"> higher proportions of plants attacked by the butterfly (binomial GLM</w:t>
        </w:r>
        <w:r w:rsidR="002123D7">
          <w:rPr>
            <w:rFonts w:ascii="Times New Roman" w:hAnsi="Times New Roman" w:cs="Times New Roman"/>
            <w:sz w:val="24"/>
            <w:szCs w:val="24"/>
            <w:lang w:val="en-US"/>
          </w:rPr>
          <w:t>,</w:t>
        </w:r>
        <w:r w:rsidR="002123D7" w:rsidRPr="0013268E">
          <w:rPr>
            <w:rFonts w:ascii="Times New Roman" w:hAnsi="Times New Roman" w:cs="Times New Roman"/>
            <w:sz w:val="24"/>
            <w:szCs w:val="24"/>
            <w:lang w:val="en-US"/>
          </w:rPr>
          <w:t xml:space="preserve"> </w:t>
        </w:r>
        <w:r w:rsidR="002123D7" w:rsidRPr="009B5CDA">
          <w:rPr>
            <w:rFonts w:ascii="Symbol" w:hAnsi="Symbol" w:cs="Times New Roman"/>
            <w:sz w:val="24"/>
            <w:szCs w:val="24"/>
            <w:lang w:val="en-US"/>
          </w:rPr>
          <w:t></w:t>
        </w:r>
        <w:r w:rsidR="002123D7" w:rsidRPr="0013268E">
          <w:rPr>
            <w:rFonts w:ascii="Times New Roman" w:hAnsi="Times New Roman" w:cs="Times New Roman"/>
            <w:sz w:val="24"/>
            <w:szCs w:val="24"/>
            <w:lang w:val="en-US"/>
          </w:rPr>
          <w:t xml:space="preserve"> = 0.528, p &lt; 0.001)</w:t>
        </w:r>
        <w:r w:rsidR="002123D7">
          <w:rPr>
            <w:rFonts w:ascii="Times New Roman" w:hAnsi="Times New Roman" w:cs="Times New Roman"/>
            <w:sz w:val="24"/>
            <w:szCs w:val="24"/>
            <w:lang w:val="en-US"/>
          </w:rPr>
          <w:t>, suggesting that this</w:t>
        </w:r>
        <w:r w:rsidR="002123D7" w:rsidRPr="0013268E">
          <w:rPr>
            <w:rFonts w:ascii="Times New Roman" w:hAnsi="Times New Roman" w:cs="Times New Roman"/>
            <w:sz w:val="24"/>
            <w:szCs w:val="24"/>
            <w:lang w:val="en-US"/>
          </w:rPr>
          <w:t xml:space="preserve"> seed predator not only prefer</w:t>
        </w:r>
        <w:r w:rsidR="002123D7">
          <w:rPr>
            <w:rFonts w:ascii="Times New Roman" w:hAnsi="Times New Roman" w:cs="Times New Roman"/>
            <w:sz w:val="24"/>
            <w:szCs w:val="24"/>
            <w:lang w:val="en-US"/>
          </w:rPr>
          <w:t>s</w:t>
        </w:r>
        <w:r w:rsidR="002123D7" w:rsidRPr="0013268E">
          <w:rPr>
            <w:rFonts w:ascii="Times New Roman" w:hAnsi="Times New Roman" w:cs="Times New Roman"/>
            <w:sz w:val="24"/>
            <w:szCs w:val="24"/>
            <w:lang w:val="en-US"/>
          </w:rPr>
          <w:t xml:space="preserve"> earlier-flowering plants within populations, but also earlier-flowering populations. </w:t>
        </w:r>
        <w:r w:rsidR="002123D7">
          <w:rPr>
            <w:rFonts w:ascii="Times New Roman" w:hAnsi="Times New Roman" w:cs="Times New Roman"/>
            <w:sz w:val="24"/>
            <w:szCs w:val="24"/>
            <w:lang w:val="en-US"/>
          </w:rPr>
          <w:t xml:space="preserve">However, </w:t>
        </w:r>
      </w:ins>
      <w:ins w:id="549" w:author="Johan Ehrlén" w:date="2016-05-30T18:23:00Z">
        <w:r w:rsidR="001E708E">
          <w:rPr>
            <w:rFonts w:ascii="Times New Roman" w:hAnsi="Times New Roman" w:cs="Times New Roman"/>
            <w:sz w:val="24"/>
            <w:szCs w:val="24"/>
            <w:lang w:val="en-US"/>
          </w:rPr>
          <w:t xml:space="preserve">differences in selection gradients among populations were not </w:t>
        </w:r>
        <w:r w:rsidR="001E708E">
          <w:rPr>
            <w:rFonts w:ascii="Times New Roman" w:hAnsi="Times New Roman" w:cs="Times New Roman"/>
            <w:sz w:val="24"/>
            <w:szCs w:val="24"/>
            <w:lang w:val="en-US"/>
          </w:rPr>
          <w:lastRenderedPageBreak/>
          <w:t xml:space="preserve">correlated with mean phenology (2010: </w:t>
        </w:r>
        <w:r w:rsidR="001E708E" w:rsidRPr="00E64A83">
          <w:rPr>
            <w:rFonts w:ascii="Symbol" w:hAnsi="Symbol" w:cs="Times New Roman"/>
            <w:sz w:val="24"/>
            <w:szCs w:val="24"/>
            <w:lang w:val="en-US"/>
          </w:rPr>
          <w:t></w:t>
        </w:r>
        <w:r w:rsidR="001E708E" w:rsidRPr="00E64A83">
          <w:rPr>
            <w:rFonts w:ascii="Symbol" w:hAnsi="Symbol" w:cs="Times New Roman"/>
            <w:sz w:val="24"/>
            <w:szCs w:val="24"/>
            <w:lang w:val="en-US"/>
          </w:rPr>
          <w:t></w:t>
        </w:r>
        <w:r w:rsidR="001E708E">
          <w:rPr>
            <w:rFonts w:ascii="Times New Roman" w:hAnsi="Times New Roman" w:cs="Times New Roman"/>
            <w:sz w:val="24"/>
            <w:szCs w:val="24"/>
            <w:lang w:val="en-US"/>
          </w:rPr>
          <w:t xml:space="preserve">= 0.19, p = 0.250; 2011: </w:t>
        </w:r>
        <w:r w:rsidR="001E708E" w:rsidRPr="00E64A83">
          <w:rPr>
            <w:rFonts w:ascii="Symbol" w:hAnsi="Symbol" w:cs="Times New Roman"/>
            <w:sz w:val="24"/>
            <w:szCs w:val="24"/>
            <w:lang w:val="en-US"/>
          </w:rPr>
          <w:t></w:t>
        </w:r>
        <w:r w:rsidR="001E708E">
          <w:rPr>
            <w:rFonts w:ascii="Times New Roman" w:hAnsi="Times New Roman" w:cs="Times New Roman"/>
            <w:sz w:val="24"/>
            <w:szCs w:val="24"/>
            <w:lang w:val="en-US"/>
          </w:rPr>
          <w:t xml:space="preserve"> = 0.12, p = 0.281).</w:t>
        </w:r>
      </w:ins>
      <w:ins w:id="550" w:author="Johan Ehrlén" w:date="2016-05-30T18:24:00Z">
        <w:r w:rsidR="001E708E">
          <w:rPr>
            <w:rFonts w:ascii="Times New Roman" w:hAnsi="Times New Roman" w:cs="Times New Roman"/>
            <w:sz w:val="24"/>
            <w:szCs w:val="24"/>
            <w:lang w:val="en-US"/>
          </w:rPr>
          <w:t xml:space="preserve"> This suggests</w:t>
        </w:r>
      </w:ins>
      <w:ins w:id="551" w:author="ehrlen" w:date="2016-05-31T09:36:00Z">
        <w:r w:rsidR="001F1E60">
          <w:rPr>
            <w:rFonts w:ascii="Times New Roman" w:hAnsi="Times New Roman" w:cs="Times New Roman"/>
            <w:sz w:val="24"/>
            <w:szCs w:val="24"/>
            <w:lang w:val="en-US"/>
          </w:rPr>
          <w:t xml:space="preserve"> </w:t>
        </w:r>
      </w:ins>
      <w:ins w:id="552" w:author="Johan Ehrlén" w:date="2016-05-30T18:24:00Z">
        <w:del w:id="553" w:author="ehrlen" w:date="2016-05-31T09:36:00Z">
          <w:r w:rsidR="001E708E" w:rsidDel="001F1E60">
            <w:rPr>
              <w:rFonts w:ascii="Times New Roman" w:hAnsi="Times New Roman" w:cs="Times New Roman"/>
              <w:sz w:val="24"/>
              <w:szCs w:val="24"/>
              <w:lang w:val="en-US"/>
            </w:rPr>
            <w:delText xml:space="preserve"> </w:delText>
          </w:r>
          <w:commentRangeStart w:id="554"/>
          <w:r w:rsidR="001E708E" w:rsidDel="001F1E60">
            <w:rPr>
              <w:rFonts w:ascii="Times New Roman" w:hAnsi="Times New Roman" w:cs="Times New Roman"/>
              <w:sz w:val="24"/>
              <w:szCs w:val="24"/>
              <w:lang w:val="en-US"/>
            </w:rPr>
            <w:delText>…</w:delText>
          </w:r>
        </w:del>
        <w:commentRangeEnd w:id="554"/>
        <w:r w:rsidR="001E708E">
          <w:rPr>
            <w:rStyle w:val="CommentReference"/>
          </w:rPr>
          <w:commentReference w:id="554"/>
        </w:r>
        <w:del w:id="555" w:author="ehrlen" w:date="2016-05-31T09:36:00Z">
          <w:r w:rsidR="001E708E" w:rsidDel="001F1E60">
            <w:rPr>
              <w:rFonts w:ascii="Times New Roman" w:hAnsi="Times New Roman" w:cs="Times New Roman"/>
              <w:sz w:val="24"/>
              <w:szCs w:val="24"/>
              <w:lang w:val="en-US"/>
            </w:rPr>
            <w:delText xml:space="preserve"> </w:delText>
          </w:r>
        </w:del>
      </w:ins>
      <w:ins w:id="556" w:author="ehrlen" w:date="2016-05-31T09:36:00Z">
        <w:r w:rsidR="001F1E60">
          <w:rPr>
            <w:rFonts w:ascii="Times New Roman" w:hAnsi="Times New Roman" w:cs="Times New Roman"/>
            <w:sz w:val="24"/>
            <w:szCs w:val="24"/>
            <w:lang w:val="en-US"/>
          </w:rPr>
          <w:t xml:space="preserve">differences in mean phenology among the study populations did not </w:t>
        </w:r>
        <w:r w:rsidR="001F1E60">
          <w:rPr>
            <w:rFonts w:ascii="Times New Roman" w:hAnsi="Times New Roman" w:cs="Times New Roman"/>
            <w:sz w:val="24"/>
            <w:szCs w:val="24"/>
            <w:lang w:val="en-US"/>
          </w:rPr>
          <w:t xml:space="preserve">strongly </w:t>
        </w:r>
        <w:r w:rsidR="001F1E60">
          <w:rPr>
            <w:rFonts w:ascii="Times New Roman" w:hAnsi="Times New Roman" w:cs="Times New Roman"/>
            <w:sz w:val="24"/>
            <w:szCs w:val="24"/>
            <w:lang w:val="en-US"/>
          </w:rPr>
          <w:t>bias our main results</w:t>
        </w:r>
        <w:r w:rsidR="001F1E60">
          <w:rPr>
            <w:rFonts w:ascii="Times New Roman" w:hAnsi="Times New Roman" w:cs="Times New Roman"/>
            <w:sz w:val="24"/>
            <w:szCs w:val="24"/>
            <w:lang w:val="en-US"/>
          </w:rPr>
          <w:t xml:space="preserve">. </w:t>
        </w:r>
      </w:ins>
      <w:r>
        <w:rPr>
          <w:rFonts w:ascii="Times New Roman" w:hAnsi="Times New Roman" w:cs="Times New Roman"/>
          <w:sz w:val="24"/>
          <w:szCs w:val="24"/>
          <w:lang w:val="en-US"/>
        </w:rPr>
        <w:t xml:space="preserve">In conclusion, our results with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demonstrate that the presence of antagonists in plant populations can shift the direction of selection, and that the distribution of antagonists among plant populations is strongly related to the observed patterns of among-population variation in the direction of selection.</w:t>
      </w:r>
    </w:p>
    <w:p w14:paraId="70B10745" w14:textId="186E3CBE" w:rsidR="00B50831" w:rsidRPr="002E5DA3" w:rsidDel="007B4F9C" w:rsidRDefault="001E708E">
      <w:pPr>
        <w:spacing w:line="480" w:lineRule="auto"/>
        <w:ind w:firstLine="708"/>
        <w:rPr>
          <w:del w:id="557" w:author="Alicia" w:date="2016-05-19T15:21:00Z"/>
          <w:rFonts w:ascii="Times New Roman" w:hAnsi="Times New Roman" w:cs="Times New Roman"/>
          <w:sz w:val="24"/>
          <w:szCs w:val="24"/>
          <w:lang w:val="en-US"/>
        </w:rPr>
      </w:pPr>
      <w:ins w:id="558" w:author="Johan Ehrlén" w:date="2016-05-30T18:25:00Z">
        <w:r>
          <w:rPr>
            <w:rFonts w:ascii="Times New Roman" w:hAnsi="Times New Roman" w:cs="Times New Roman"/>
            <w:sz w:val="24"/>
            <w:szCs w:val="24"/>
            <w:lang w:val="en-US"/>
          </w:rPr>
          <w:t>The effects of s</w:t>
        </w:r>
      </w:ins>
      <w:commentRangeStart w:id="559"/>
      <w:ins w:id="560" w:author="Alicia" w:date="2016-05-19T15:16:00Z">
        <w:del w:id="561" w:author="Johan Ehrlén" w:date="2016-05-30T18:25:00Z">
          <w:r w:rsidR="00D37BCD" w:rsidDel="001E708E">
            <w:rPr>
              <w:rFonts w:ascii="Times New Roman" w:hAnsi="Times New Roman" w:cs="Times New Roman"/>
              <w:sz w:val="24"/>
              <w:szCs w:val="24"/>
              <w:lang w:val="en-US"/>
            </w:rPr>
            <w:delText>S</w:delText>
          </w:r>
        </w:del>
        <w:r w:rsidR="00D37BCD">
          <w:rPr>
            <w:rFonts w:ascii="Times New Roman" w:hAnsi="Times New Roman" w:cs="Times New Roman"/>
            <w:sz w:val="24"/>
            <w:szCs w:val="24"/>
            <w:lang w:val="en-US"/>
          </w:rPr>
          <w:t xml:space="preserve">hoot height </w:t>
        </w:r>
      </w:ins>
      <w:ins w:id="562" w:author="Alicia" w:date="2016-05-19T15:17:00Z">
        <w:del w:id="563" w:author="Johan Ehrlén" w:date="2016-05-30T18:25:00Z">
          <w:r w:rsidR="00D37BCD" w:rsidDel="001E708E">
            <w:rPr>
              <w:rFonts w:ascii="Times New Roman" w:hAnsi="Times New Roman" w:cs="Times New Roman"/>
              <w:sz w:val="24"/>
              <w:szCs w:val="24"/>
              <w:lang w:val="en-US"/>
            </w:rPr>
            <w:delText>did not influence</w:delText>
          </w:r>
        </w:del>
      </w:ins>
      <w:ins w:id="564" w:author="Johan Ehrlén" w:date="2016-05-30T18:25:00Z">
        <w:r>
          <w:rPr>
            <w:rFonts w:ascii="Times New Roman" w:hAnsi="Times New Roman" w:cs="Times New Roman"/>
            <w:sz w:val="24"/>
            <w:szCs w:val="24"/>
            <w:lang w:val="en-US"/>
          </w:rPr>
          <w:t>on</w:t>
        </w:r>
      </w:ins>
      <w:ins w:id="565" w:author="Alicia" w:date="2016-05-19T15:17:00Z">
        <w:r w:rsidR="00D37BCD">
          <w:rPr>
            <w:rFonts w:ascii="Times New Roman" w:hAnsi="Times New Roman" w:cs="Times New Roman"/>
            <w:sz w:val="24"/>
            <w:szCs w:val="24"/>
            <w:lang w:val="en-US"/>
          </w:rPr>
          <w:t xml:space="preserve"> butterfly oviposition </w:t>
        </w:r>
      </w:ins>
      <w:ins w:id="566" w:author="Alicia" w:date="2016-05-19T15:18:00Z">
        <w:del w:id="567" w:author="Johan Ehrlén" w:date="2016-05-30T18:26:00Z">
          <w:r w:rsidR="00D37BCD" w:rsidDel="001E708E">
            <w:rPr>
              <w:rFonts w:ascii="Times New Roman" w:hAnsi="Times New Roman" w:cs="Times New Roman"/>
              <w:sz w:val="24"/>
              <w:szCs w:val="24"/>
              <w:lang w:val="en-US"/>
            </w:rPr>
            <w:delText xml:space="preserve">and fitness </w:delText>
          </w:r>
        </w:del>
      </w:ins>
      <w:ins w:id="568" w:author="Alicia" w:date="2016-05-19T15:17:00Z">
        <w:del w:id="569" w:author="Johan Ehrlén" w:date="2016-05-30T18:26:00Z">
          <w:r w:rsidR="00D37BCD" w:rsidDel="001E708E">
            <w:rPr>
              <w:rFonts w:ascii="Times New Roman" w:hAnsi="Times New Roman" w:cs="Times New Roman"/>
              <w:sz w:val="24"/>
              <w:szCs w:val="24"/>
              <w:lang w:val="en-US"/>
            </w:rPr>
            <w:delText xml:space="preserve">to a great extent in our study. </w:delText>
          </w:r>
        </w:del>
      </w:ins>
      <w:ins w:id="570" w:author="Alicia" w:date="2016-05-19T15:18:00Z">
        <w:del w:id="571" w:author="Johan Ehrlén" w:date="2016-05-30T18:26:00Z">
          <w:r w:rsidR="00D37BCD" w:rsidDel="001E708E">
            <w:rPr>
              <w:rFonts w:ascii="Times New Roman" w:hAnsi="Times New Roman" w:cs="Times New Roman"/>
              <w:sz w:val="24"/>
              <w:szCs w:val="24"/>
              <w:lang w:val="en-US"/>
            </w:rPr>
            <w:delText>In 2010, higher shoots were selected in all populations, while in 2011 variation in selection on shoot height was associated with predator incidence in</w:delText>
          </w:r>
        </w:del>
      </w:ins>
      <w:ins w:id="572" w:author="Johan Ehrlén" w:date="2016-05-30T18:26:00Z">
        <w:r>
          <w:rPr>
            <w:rFonts w:ascii="Times New Roman" w:hAnsi="Times New Roman" w:cs="Times New Roman"/>
            <w:sz w:val="24"/>
            <w:szCs w:val="24"/>
            <w:lang w:val="en-US"/>
          </w:rPr>
          <w:t>differed among</w:t>
        </w:r>
      </w:ins>
      <w:ins w:id="573" w:author="Alicia" w:date="2016-05-19T15:18:00Z">
        <w:r w:rsidR="00D37BCD">
          <w:rPr>
            <w:rFonts w:ascii="Times New Roman" w:hAnsi="Times New Roman" w:cs="Times New Roman"/>
            <w:sz w:val="24"/>
            <w:szCs w:val="24"/>
            <w:lang w:val="en-US"/>
          </w:rPr>
          <w:t xml:space="preserve"> plant populations</w:t>
        </w:r>
      </w:ins>
      <w:ins w:id="574" w:author="Johan Ehrlén" w:date="2016-05-30T18:26:00Z">
        <w:r>
          <w:rPr>
            <w:rFonts w:ascii="Times New Roman" w:hAnsi="Times New Roman" w:cs="Times New Roman"/>
            <w:sz w:val="24"/>
            <w:szCs w:val="24"/>
            <w:lang w:val="en-US"/>
          </w:rPr>
          <w:t xml:space="preserve"> and between years according to the</w:t>
        </w:r>
      </w:ins>
      <w:ins w:id="575" w:author="Alicia" w:date="2016-05-19T15:19:00Z">
        <w:del w:id="576" w:author="Johan Ehrlén" w:date="2016-05-30T18:26:00Z">
          <w:r w:rsidR="007B4F9C" w:rsidDel="001E708E">
            <w:rPr>
              <w:rFonts w:ascii="Times New Roman" w:hAnsi="Times New Roman" w:cs="Times New Roman"/>
              <w:sz w:val="24"/>
              <w:szCs w:val="24"/>
              <w:lang w:val="en-US"/>
            </w:rPr>
            <w:delText>. However,</w:delText>
          </w:r>
        </w:del>
        <w:r w:rsidR="007B4F9C">
          <w:rPr>
            <w:rFonts w:ascii="Times New Roman" w:hAnsi="Times New Roman" w:cs="Times New Roman"/>
            <w:sz w:val="24"/>
            <w:szCs w:val="24"/>
            <w:lang w:val="en-US"/>
          </w:rPr>
          <w:t xml:space="preserve"> path analyses</w:t>
        </w:r>
        <w:del w:id="577" w:author="Johan Ehrlén" w:date="2016-05-30T18:27:00Z">
          <w:r w:rsidR="007B4F9C" w:rsidDel="001E708E">
            <w:rPr>
              <w:rFonts w:ascii="Times New Roman" w:hAnsi="Times New Roman" w:cs="Times New Roman"/>
              <w:sz w:val="24"/>
              <w:szCs w:val="24"/>
              <w:lang w:val="en-US"/>
            </w:rPr>
            <w:delText xml:space="preserve"> </w:delText>
          </w:r>
        </w:del>
      </w:ins>
      <w:ins w:id="578" w:author="Alicia" w:date="2016-05-19T15:20:00Z">
        <w:del w:id="579" w:author="Johan Ehrlén" w:date="2016-05-30T18:27:00Z">
          <w:r w:rsidR="007B4F9C" w:rsidDel="001E708E">
            <w:rPr>
              <w:rFonts w:ascii="Times New Roman" w:hAnsi="Times New Roman" w:cs="Times New Roman"/>
              <w:sz w:val="24"/>
              <w:szCs w:val="24"/>
              <w:lang w:val="en-US"/>
            </w:rPr>
            <w:delText xml:space="preserve">showed that </w:delText>
          </w:r>
        </w:del>
      </w:ins>
      <w:moveToRangeStart w:id="580" w:author="Alicia" w:date="2016-05-19T15:20:00Z" w:name="move451434543"/>
      <w:moveTo w:id="581" w:author="Alicia" w:date="2016-05-19T15:20:00Z">
        <w:del w:id="582" w:author="Johan Ehrlén" w:date="2016-05-30T18:27:00Z">
          <w:r w:rsidR="007B4F9C" w:rsidDel="001E708E">
            <w:rPr>
              <w:rFonts w:ascii="Times New Roman" w:hAnsi="Times New Roman" w:cs="Times New Roman"/>
              <w:sz w:val="24"/>
              <w:szCs w:val="24"/>
              <w:lang w:val="en-US"/>
            </w:rPr>
            <w:delText>the preference for taller shoots was only observed in some populations and years</w:delText>
          </w:r>
        </w:del>
      </w:moveTo>
      <w:ins w:id="583" w:author="Alicia" w:date="2016-05-19T15:21:00Z">
        <w:r w:rsidR="007B4F9C">
          <w:rPr>
            <w:rFonts w:ascii="Times New Roman" w:hAnsi="Times New Roman" w:cs="Times New Roman"/>
            <w:sz w:val="24"/>
            <w:szCs w:val="24"/>
            <w:lang w:val="en-US"/>
          </w:rPr>
          <w:t xml:space="preserve">. </w:t>
        </w:r>
      </w:ins>
      <w:moveTo w:id="584" w:author="Alicia" w:date="2016-05-19T15:20:00Z">
        <w:del w:id="585" w:author="Alicia" w:date="2016-05-19T15:21:00Z">
          <w:r w:rsidR="007B4F9C" w:rsidDel="007B4F9C">
            <w:rPr>
              <w:rFonts w:ascii="Times New Roman" w:hAnsi="Times New Roman" w:cs="Times New Roman"/>
              <w:sz w:val="24"/>
              <w:szCs w:val="24"/>
              <w:lang w:val="en-US"/>
            </w:rPr>
            <w:delText>,</w:delText>
          </w:r>
        </w:del>
        <w:del w:id="586" w:author="Alicia" w:date="2016-05-19T15:22:00Z">
          <w:r w:rsidR="007B4F9C" w:rsidDel="007B4F9C">
            <w:rPr>
              <w:rFonts w:ascii="Times New Roman" w:hAnsi="Times New Roman" w:cs="Times New Roman"/>
              <w:sz w:val="24"/>
              <w:szCs w:val="24"/>
              <w:lang w:val="en-US"/>
            </w:rPr>
            <w:delText xml:space="preserve"> suggesting that the positive effect of higher shoots depends on environmental context, e.g. in terms of the height of the surrounding vegetation.</w:delText>
          </w:r>
        </w:del>
      </w:moveTo>
      <w:moveToRangeEnd w:id="580"/>
      <w:ins w:id="587" w:author="Alicia" w:date="2016-05-19T15:21:00Z">
        <w:r w:rsidR="007B4F9C">
          <w:rPr>
            <w:rFonts w:ascii="Times New Roman" w:hAnsi="Times New Roman" w:cs="Times New Roman"/>
            <w:sz w:val="24"/>
            <w:szCs w:val="24"/>
            <w:lang w:val="en-US"/>
          </w:rPr>
          <w:t>T</w:t>
        </w:r>
      </w:ins>
    </w:p>
    <w:p w14:paraId="1DA9A3A5" w14:textId="5625E041" w:rsidR="00D43E10" w:rsidRDefault="00D43E10">
      <w:pPr>
        <w:spacing w:line="480" w:lineRule="auto"/>
        <w:ind w:firstLine="708"/>
        <w:rPr>
          <w:rFonts w:ascii="Times New Roman" w:hAnsi="Times New Roman" w:cs="Times New Roman"/>
          <w:sz w:val="24"/>
          <w:szCs w:val="24"/>
          <w:lang w:val="en-US"/>
        </w:rPr>
        <w:pPrChange w:id="588" w:author="Alicia" w:date="2016-05-19T15:24:00Z">
          <w:pPr>
            <w:spacing w:line="480" w:lineRule="auto"/>
          </w:pPr>
        </w:pPrChange>
      </w:pPr>
      <w:del w:id="589" w:author="Alicia" w:date="2016-05-19T15:21:00Z">
        <w:r w:rsidDel="007B4F9C">
          <w:rPr>
            <w:rFonts w:ascii="Times New Roman" w:hAnsi="Times New Roman" w:cs="Times New Roman"/>
            <w:sz w:val="24"/>
            <w:szCs w:val="24"/>
            <w:lang w:val="en-US"/>
          </w:rPr>
          <w:tab/>
          <w:delText>Butterflies did not only prefer early-flowering individuals but also oviposited more often on t</w:delText>
        </w:r>
      </w:del>
      <w:proofErr w:type="gramStart"/>
      <w:r>
        <w:rPr>
          <w:rFonts w:ascii="Times New Roman" w:hAnsi="Times New Roman" w:cs="Times New Roman"/>
          <w:sz w:val="24"/>
          <w:szCs w:val="24"/>
          <w:lang w:val="en-US"/>
        </w:rPr>
        <w:t>aller</w:t>
      </w:r>
      <w:proofErr w:type="gramEnd"/>
      <w:r>
        <w:rPr>
          <w:rFonts w:ascii="Times New Roman" w:hAnsi="Times New Roman" w:cs="Times New Roman"/>
          <w:sz w:val="24"/>
          <w:szCs w:val="24"/>
          <w:lang w:val="en-US"/>
        </w:rPr>
        <w:t xml:space="preserve"> shoots</w:t>
      </w:r>
      <w:del w:id="590" w:author="Alicia" w:date="2016-05-19T15:21:00Z">
        <w:r w:rsidDel="007B4F9C">
          <w:rPr>
            <w:rFonts w:ascii="Times New Roman" w:hAnsi="Times New Roman" w:cs="Times New Roman"/>
            <w:sz w:val="24"/>
            <w:szCs w:val="24"/>
            <w:lang w:val="en-US"/>
          </w:rPr>
          <w:delText>, which</w:delText>
        </w:r>
      </w:del>
      <w:r>
        <w:rPr>
          <w:rFonts w:ascii="Times New Roman" w:hAnsi="Times New Roman" w:cs="Times New Roman"/>
          <w:sz w:val="24"/>
          <w:szCs w:val="24"/>
          <w:lang w:val="en-US"/>
        </w:rPr>
        <w:t xml:space="preserve"> are more conspicuous and </w:t>
      </w:r>
      <w:del w:id="591" w:author="Alicia" w:date="2016-05-19T15:21:00Z">
        <w:r w:rsidDel="007B4F9C">
          <w:rPr>
            <w:rFonts w:ascii="Times New Roman" w:hAnsi="Times New Roman" w:cs="Times New Roman"/>
            <w:sz w:val="24"/>
            <w:szCs w:val="24"/>
            <w:lang w:val="en-US"/>
          </w:rPr>
          <w:delText xml:space="preserve">represent a </w:delText>
        </w:r>
      </w:del>
      <w:r>
        <w:rPr>
          <w:rFonts w:ascii="Times New Roman" w:hAnsi="Times New Roman" w:cs="Times New Roman"/>
          <w:sz w:val="24"/>
          <w:szCs w:val="24"/>
          <w:lang w:val="en-US"/>
        </w:rPr>
        <w:t xml:space="preserve">visually attractive </w:t>
      </w:r>
      <w:del w:id="592" w:author="Alicia" w:date="2016-05-19T15:21:00Z">
        <w:r w:rsidDel="007B4F9C">
          <w:rPr>
            <w:rFonts w:ascii="Times New Roman" w:hAnsi="Times New Roman" w:cs="Times New Roman"/>
            <w:sz w:val="24"/>
            <w:szCs w:val="24"/>
            <w:lang w:val="en-US"/>
          </w:rPr>
          <w:delText xml:space="preserve">target </w:delText>
        </w:r>
      </w:del>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Nowicki</w:t>
      </w:r>
      <w:proofErr w:type="spellEnd"/>
      <w:r>
        <w:rPr>
          <w:rFonts w:ascii="Times New Roman" w:hAnsi="Times New Roman" w:cs="Times New Roman"/>
          <w:sz w:val="24"/>
          <w:szCs w:val="24"/>
          <w:lang w:val="en-US"/>
        </w:rPr>
        <w:t xml:space="preserve"> et al. 2005</w:t>
      </w:r>
      <w:del w:id="593" w:author="Alicia" w:date="2016-05-19T15:21:00Z">
        <w:r w:rsidDel="007B4F9C">
          <w:rPr>
            <w:rFonts w:ascii="Times New Roman" w:hAnsi="Times New Roman" w:cs="Times New Roman"/>
            <w:sz w:val="24"/>
            <w:szCs w:val="24"/>
            <w:lang w:val="en-US"/>
          </w:rPr>
          <w:delText xml:space="preserve">). </w:delText>
        </w:r>
      </w:del>
      <w:ins w:id="594" w:author="Alicia" w:date="2016-05-19T15:21:00Z">
        <w:r w:rsidR="007B4F9C">
          <w:rPr>
            <w:rFonts w:ascii="Times New Roman" w:hAnsi="Times New Roman" w:cs="Times New Roman"/>
            <w:sz w:val="24"/>
            <w:szCs w:val="24"/>
            <w:lang w:val="en-US"/>
          </w:rPr>
          <w:t xml:space="preserve">), and </w:t>
        </w:r>
      </w:ins>
      <w:del w:id="595" w:author="Alicia" w:date="2016-05-19T15:21:00Z">
        <w:r w:rsidDel="007B4F9C">
          <w:rPr>
            <w:rFonts w:ascii="Times New Roman" w:hAnsi="Times New Roman" w:cs="Times New Roman"/>
            <w:sz w:val="24"/>
            <w:szCs w:val="24"/>
            <w:lang w:val="en-US"/>
          </w:rPr>
          <w:delText xml:space="preserve">Taller shoots </w:delText>
        </w:r>
      </w:del>
      <w:del w:id="596" w:author="Alicia" w:date="2016-05-19T15:23:00Z">
        <w:r w:rsidDel="007B4F9C">
          <w:rPr>
            <w:rFonts w:ascii="Times New Roman" w:hAnsi="Times New Roman" w:cs="Times New Roman"/>
            <w:sz w:val="24"/>
            <w:szCs w:val="24"/>
            <w:lang w:val="en-US"/>
          </w:rPr>
          <w:delText>possibly</w:delText>
        </w:r>
      </w:del>
      <w:ins w:id="597" w:author="Alicia" w:date="2016-05-19T15:23:00Z">
        <w:del w:id="598" w:author="ehrlen" w:date="2016-05-31T09:37:00Z">
          <w:r w:rsidR="007B4F9C" w:rsidDel="001F1E60">
            <w:rPr>
              <w:rFonts w:ascii="Times New Roman" w:hAnsi="Times New Roman" w:cs="Times New Roman"/>
              <w:sz w:val="24"/>
              <w:szCs w:val="24"/>
              <w:lang w:val="en-US"/>
            </w:rPr>
            <w:delText>could</w:delText>
          </w:r>
        </w:del>
      </w:ins>
      <w:ins w:id="599" w:author="ehrlen" w:date="2016-05-31T09:37:00Z">
        <w:r w:rsidR="001F1E60">
          <w:rPr>
            <w:rFonts w:ascii="Times New Roman" w:hAnsi="Times New Roman" w:cs="Times New Roman"/>
            <w:sz w:val="24"/>
            <w:szCs w:val="24"/>
            <w:lang w:val="en-US"/>
          </w:rPr>
          <w:t>might</w:t>
        </w:r>
      </w:ins>
      <w:r>
        <w:rPr>
          <w:rFonts w:ascii="Times New Roman" w:hAnsi="Times New Roman" w:cs="Times New Roman"/>
          <w:sz w:val="24"/>
          <w:szCs w:val="24"/>
          <w:lang w:val="en-US"/>
        </w:rPr>
        <w:t xml:space="preserve"> also constitute safer oviposition sites for the female butterflies</w:t>
      </w:r>
      <w:del w:id="600" w:author="Alicia" w:date="2016-05-19T15:22:00Z">
        <w:r w:rsidDel="007B4F9C">
          <w:rPr>
            <w:rFonts w:ascii="Times New Roman" w:hAnsi="Times New Roman" w:cs="Times New Roman"/>
            <w:sz w:val="24"/>
            <w:szCs w:val="24"/>
            <w:lang w:val="en-US"/>
          </w:rPr>
          <w:delText>, allowing them to escape from predators dwelling in the vegetation, such as lizards or spiders</w:delText>
        </w:r>
      </w:del>
      <w:r>
        <w:rPr>
          <w:rFonts w:ascii="Times New Roman" w:hAnsi="Times New Roman" w:cs="Times New Roman"/>
          <w:sz w:val="24"/>
          <w:szCs w:val="24"/>
          <w:lang w:val="en-US"/>
        </w:rPr>
        <w:t xml:space="preserve"> (Van </w:t>
      </w:r>
      <w:proofErr w:type="spellStart"/>
      <w:r>
        <w:rPr>
          <w:rFonts w:ascii="Times New Roman" w:hAnsi="Times New Roman" w:cs="Times New Roman"/>
          <w:sz w:val="24"/>
          <w:szCs w:val="24"/>
          <w:lang w:val="en-US"/>
        </w:rPr>
        <w:t>Dyck</w:t>
      </w:r>
      <w:proofErr w:type="spellEnd"/>
      <w:r>
        <w:rPr>
          <w:rFonts w:ascii="Times New Roman" w:hAnsi="Times New Roman" w:cs="Times New Roman"/>
          <w:sz w:val="24"/>
          <w:szCs w:val="24"/>
          <w:lang w:val="en-US"/>
        </w:rPr>
        <w:t xml:space="preserve"> &amp; </w:t>
      </w:r>
      <w:proofErr w:type="spellStart"/>
      <w:r>
        <w:rPr>
          <w:rFonts w:ascii="Times New Roman" w:hAnsi="Times New Roman" w:cs="Times New Roman"/>
          <w:sz w:val="24"/>
          <w:szCs w:val="24"/>
          <w:lang w:val="en-US"/>
        </w:rPr>
        <w:t>Regniers</w:t>
      </w:r>
      <w:proofErr w:type="spellEnd"/>
      <w:r>
        <w:rPr>
          <w:rFonts w:ascii="Times New Roman" w:hAnsi="Times New Roman" w:cs="Times New Roman"/>
          <w:sz w:val="24"/>
          <w:szCs w:val="24"/>
          <w:lang w:val="en-US"/>
        </w:rPr>
        <w:t xml:space="preserve">, 2010). Moreover, eggs laid on taller shoots might experience higher temperatures and a more suitable microclimate for larval growth (Alonso, 1997). </w:t>
      </w:r>
      <w:del w:id="601" w:author="ehrlen" w:date="2016-05-31T09:38:00Z">
        <w:r w:rsidDel="001F1E60">
          <w:rPr>
            <w:rFonts w:ascii="Times New Roman" w:hAnsi="Times New Roman" w:cs="Times New Roman"/>
            <w:sz w:val="24"/>
            <w:szCs w:val="24"/>
            <w:lang w:val="en-US"/>
          </w:rPr>
          <w:delText xml:space="preserve">Still, </w:delText>
        </w:r>
      </w:del>
      <w:ins w:id="602" w:author="Alicia" w:date="2016-05-19T15:24:00Z">
        <w:del w:id="603" w:author="ehrlen" w:date="2016-05-31T09:38:00Z">
          <w:r w:rsidR="007B4F9C" w:rsidDel="001F1E60">
            <w:rPr>
              <w:rFonts w:ascii="Times New Roman" w:hAnsi="Times New Roman" w:cs="Times New Roman"/>
              <w:sz w:val="24"/>
              <w:szCs w:val="24"/>
              <w:lang w:val="en-US"/>
            </w:rPr>
            <w:delText>t</w:delText>
          </w:r>
        </w:del>
      </w:ins>
      <w:ins w:id="604" w:author="ehrlen" w:date="2016-05-31T09:38:00Z">
        <w:r w:rsidR="001F1E60">
          <w:rPr>
            <w:rFonts w:ascii="Times New Roman" w:hAnsi="Times New Roman" w:cs="Times New Roman"/>
            <w:sz w:val="24"/>
            <w:szCs w:val="24"/>
            <w:lang w:val="en-US"/>
          </w:rPr>
          <w:t>T</w:t>
        </w:r>
      </w:ins>
      <w:ins w:id="605" w:author="Alicia" w:date="2016-05-19T15:24:00Z">
        <w:r w:rsidR="007B4F9C">
          <w:rPr>
            <w:rFonts w:ascii="Times New Roman" w:hAnsi="Times New Roman" w:cs="Times New Roman"/>
            <w:sz w:val="24"/>
            <w:szCs w:val="24"/>
            <w:lang w:val="en-US"/>
          </w:rPr>
          <w:t xml:space="preserve">he </w:t>
        </w:r>
        <w:del w:id="606" w:author="Johan Ehrlén" w:date="2016-05-30T18:28:00Z">
          <w:r w:rsidR="007B4F9C" w:rsidDel="00F85B3E">
            <w:rPr>
              <w:rFonts w:ascii="Times New Roman" w:hAnsi="Times New Roman" w:cs="Times New Roman"/>
              <w:sz w:val="24"/>
              <w:szCs w:val="24"/>
              <w:lang w:val="en-US"/>
            </w:rPr>
            <w:delText>inconsistent</w:delText>
          </w:r>
        </w:del>
      </w:ins>
      <w:ins w:id="607" w:author="Johan Ehrlén" w:date="2016-05-30T18:28:00Z">
        <w:r w:rsidR="00F85B3E">
          <w:rPr>
            <w:rFonts w:ascii="Times New Roman" w:hAnsi="Times New Roman" w:cs="Times New Roman"/>
            <w:sz w:val="24"/>
            <w:szCs w:val="24"/>
            <w:lang w:val="en-US"/>
          </w:rPr>
          <w:t>differences</w:t>
        </w:r>
      </w:ins>
      <w:ins w:id="608" w:author="Johan Ehrlén" w:date="2016-05-30T18:29:00Z">
        <w:r w:rsidR="00F85B3E">
          <w:rPr>
            <w:rFonts w:ascii="Times New Roman" w:hAnsi="Times New Roman" w:cs="Times New Roman"/>
            <w:sz w:val="24"/>
            <w:szCs w:val="24"/>
            <w:lang w:val="en-US"/>
          </w:rPr>
          <w:t xml:space="preserve"> in the</w:t>
        </w:r>
      </w:ins>
      <w:ins w:id="609" w:author="Alicia" w:date="2016-05-19T15:24:00Z">
        <w:r w:rsidR="007B4F9C">
          <w:rPr>
            <w:rFonts w:ascii="Times New Roman" w:hAnsi="Times New Roman" w:cs="Times New Roman"/>
            <w:sz w:val="24"/>
            <w:szCs w:val="24"/>
            <w:lang w:val="en-US"/>
          </w:rPr>
          <w:t xml:space="preserve"> preference for taller shoots </w:t>
        </w:r>
      </w:ins>
      <w:ins w:id="610" w:author="Johan Ehrlén" w:date="2016-05-30T18:29:00Z">
        <w:r w:rsidR="00F85B3E">
          <w:rPr>
            <w:rFonts w:ascii="Times New Roman" w:hAnsi="Times New Roman" w:cs="Times New Roman"/>
            <w:sz w:val="24"/>
            <w:szCs w:val="24"/>
            <w:lang w:val="en-US"/>
          </w:rPr>
          <w:t xml:space="preserve">among populations </w:t>
        </w:r>
      </w:ins>
      <w:ins w:id="611" w:author="Alicia" w:date="2016-05-19T15:24:00Z">
        <w:r w:rsidR="007B4F9C">
          <w:rPr>
            <w:rFonts w:ascii="Times New Roman" w:hAnsi="Times New Roman" w:cs="Times New Roman"/>
            <w:sz w:val="24"/>
            <w:szCs w:val="24"/>
            <w:lang w:val="en-US"/>
          </w:rPr>
          <w:t xml:space="preserve">found in our study </w:t>
        </w:r>
      </w:ins>
      <w:ins w:id="612" w:author="Alicia" w:date="2016-05-19T15:22:00Z">
        <w:r w:rsidR="007B4F9C">
          <w:rPr>
            <w:rFonts w:ascii="Times New Roman" w:hAnsi="Times New Roman" w:cs="Times New Roman"/>
            <w:sz w:val="24"/>
            <w:szCs w:val="24"/>
            <w:lang w:val="en-US"/>
          </w:rPr>
          <w:t>suggest</w:t>
        </w:r>
      </w:ins>
      <w:ins w:id="613" w:author="Alicia" w:date="2016-05-19T15:24:00Z">
        <w:del w:id="614" w:author="Johan Ehrlén" w:date="2016-05-30T18:29:00Z">
          <w:r w:rsidR="007B4F9C" w:rsidDel="00F85B3E">
            <w:rPr>
              <w:rFonts w:ascii="Times New Roman" w:hAnsi="Times New Roman" w:cs="Times New Roman"/>
              <w:sz w:val="24"/>
              <w:szCs w:val="24"/>
              <w:lang w:val="en-US"/>
            </w:rPr>
            <w:delText>s</w:delText>
          </w:r>
        </w:del>
      </w:ins>
      <w:ins w:id="615" w:author="Alicia" w:date="2016-05-19T15:22:00Z">
        <w:r w:rsidR="007B4F9C">
          <w:rPr>
            <w:rFonts w:ascii="Times New Roman" w:hAnsi="Times New Roman" w:cs="Times New Roman"/>
            <w:sz w:val="24"/>
            <w:szCs w:val="24"/>
            <w:lang w:val="en-US"/>
          </w:rPr>
          <w:t xml:space="preserve"> that the positive effect of higher shoots </w:t>
        </w:r>
      </w:ins>
      <w:ins w:id="616" w:author="Johan Ehrlén" w:date="2016-05-30T18:29:00Z">
        <w:r w:rsidR="00F85B3E">
          <w:rPr>
            <w:rFonts w:ascii="Times New Roman" w:hAnsi="Times New Roman" w:cs="Times New Roman"/>
            <w:sz w:val="24"/>
            <w:szCs w:val="24"/>
            <w:lang w:val="en-US"/>
          </w:rPr>
          <w:t xml:space="preserve">is relatively weak and </w:t>
        </w:r>
      </w:ins>
      <w:ins w:id="617" w:author="Alicia" w:date="2016-05-19T15:22:00Z">
        <w:r w:rsidR="007B4F9C">
          <w:rPr>
            <w:rFonts w:ascii="Times New Roman" w:hAnsi="Times New Roman" w:cs="Times New Roman"/>
            <w:sz w:val="24"/>
            <w:szCs w:val="24"/>
            <w:lang w:val="en-US"/>
          </w:rPr>
          <w:t>depends on environmental context, e.g. in terms of the height of the surrounding vegetation.</w:t>
        </w:r>
      </w:ins>
      <w:moveFromRangeStart w:id="618" w:author="Alicia" w:date="2016-05-19T15:20:00Z" w:name="move451434543"/>
      <w:moveFrom w:id="619" w:author="Alicia" w:date="2016-05-19T15:20:00Z">
        <w:r w:rsidDel="007B4F9C">
          <w:rPr>
            <w:rFonts w:ascii="Times New Roman" w:hAnsi="Times New Roman" w:cs="Times New Roman"/>
            <w:sz w:val="24"/>
            <w:szCs w:val="24"/>
            <w:lang w:val="en-US"/>
          </w:rPr>
          <w:t xml:space="preserve">the preference for taller shoots was only observed in some populations and years, suggesting that the positive effect of higher shoots depends on environmental context, e.g. in terms of the height of the surrounding vegetation. </w:t>
        </w:r>
      </w:moveFrom>
      <w:moveFromRangeEnd w:id="618"/>
      <w:commentRangeEnd w:id="559"/>
      <w:r w:rsidR="007B4F9C">
        <w:rPr>
          <w:rStyle w:val="CommentReference"/>
        </w:rPr>
        <w:commentReference w:id="559"/>
      </w:r>
    </w:p>
    <w:p w14:paraId="0FF7AED6" w14:textId="466D2C17" w:rsidR="00D43E10" w:rsidRDefault="00D43E10" w:rsidP="00AB2324">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Given that our results link among-population differences in the direction of selection on flowering phenology to the incidence of the butterfly seed predator, the next step in understanding how environmental variation influences selection is to identify the factors influencing butterfly distribution and abundance. In our study system,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was more probable to be present in host plant populations with a high abundance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w:t>
      </w:r>
      <w:r w:rsidR="00AB2324">
        <w:rPr>
          <w:rFonts w:ascii="Times New Roman" w:hAnsi="Times New Roman" w:cs="Times New Roman"/>
          <w:sz w:val="24"/>
          <w:szCs w:val="24"/>
          <w:lang w:val="en-US"/>
        </w:rPr>
        <w:t xml:space="preserve"> </w:t>
      </w:r>
      <w:r w:rsidR="005B2036">
        <w:rPr>
          <w:rFonts w:ascii="Times New Roman" w:hAnsi="Times New Roman" w:cs="Times New Roman"/>
          <w:sz w:val="24"/>
          <w:szCs w:val="24"/>
          <w:lang w:val="en-US"/>
        </w:rPr>
        <w:t xml:space="preserve">This </w:t>
      </w:r>
      <w:r>
        <w:rPr>
          <w:rFonts w:ascii="Times New Roman" w:hAnsi="Times New Roman" w:cs="Times New Roman"/>
          <w:sz w:val="24"/>
          <w:szCs w:val="24"/>
          <w:lang w:val="en-US"/>
        </w:rPr>
        <w:t>finding agrees with what is known about the biology of the butterfly, which is unable to complete its life cycle without ants. In order to be able to reach their final size, pupate, and eclose as adults, caterpillars need to be fed in the ant nest (</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 2005). Although we did not demonstrate a causal relationship between ant abundance and butterfly presence, our </w:t>
      </w:r>
      <w:r>
        <w:rPr>
          <w:rFonts w:ascii="Times New Roman" w:hAnsi="Times New Roman" w:cs="Times New Roman"/>
          <w:sz w:val="24"/>
          <w:szCs w:val="24"/>
          <w:lang w:val="en-US"/>
        </w:rPr>
        <w:lastRenderedPageBreak/>
        <w:t>correlative results together with the dependence of the butterfly on ant presence suggest that the observed among-population variation in selection on plant flowering phenology mediated by the butterfly seed predator is influenced by the abundance of its second host</w:t>
      </w:r>
      <w:r w:rsidR="005B2036">
        <w:rPr>
          <w:rFonts w:ascii="Times New Roman" w:hAnsi="Times New Roman" w:cs="Times New Roman"/>
          <w:sz w:val="24"/>
          <w:szCs w:val="24"/>
          <w:lang w:val="en-US"/>
        </w:rPr>
        <w:t xml:space="preserve">, and </w:t>
      </w:r>
      <w:r w:rsidR="00E8677F">
        <w:rPr>
          <w:rFonts w:ascii="Times New Roman" w:hAnsi="Times New Roman" w:cs="Times New Roman"/>
          <w:sz w:val="24"/>
          <w:szCs w:val="24"/>
          <w:lang w:val="en-US"/>
        </w:rPr>
        <w:t xml:space="preserve">the environmental factors </w:t>
      </w:r>
      <w:r w:rsidR="00D76F96">
        <w:rPr>
          <w:rFonts w:ascii="Times New Roman" w:hAnsi="Times New Roman" w:cs="Times New Roman"/>
          <w:sz w:val="24"/>
          <w:szCs w:val="24"/>
          <w:lang w:val="en-US"/>
        </w:rPr>
        <w:t>determining</w:t>
      </w:r>
      <w:r w:rsidR="00E8677F">
        <w:rPr>
          <w:rFonts w:ascii="Times New Roman" w:hAnsi="Times New Roman" w:cs="Times New Roman"/>
          <w:sz w:val="24"/>
          <w:szCs w:val="24"/>
          <w:lang w:val="en-US"/>
        </w:rPr>
        <w:t xml:space="preserve"> ant abundance</w:t>
      </w:r>
      <w:r w:rsidR="00AB2324">
        <w:rPr>
          <w:rFonts w:ascii="Times New Roman" w:hAnsi="Times New Roman" w:cs="Times New Roman"/>
          <w:sz w:val="24"/>
          <w:szCs w:val="24"/>
          <w:lang w:val="en-US"/>
        </w:rPr>
        <w:t xml:space="preserve">. </w:t>
      </w:r>
      <w:r>
        <w:rPr>
          <w:rFonts w:ascii="Times New Roman" w:hAnsi="Times New Roman" w:cs="Times New Roman"/>
          <w:sz w:val="24"/>
          <w:szCs w:val="24"/>
          <w:lang w:val="en-US"/>
        </w:rPr>
        <w:t>Several other studies showing that selection on plant traits by mutualists and antagonists is altered by interactions with other community members (</w:t>
      </w:r>
      <w:proofErr w:type="spellStart"/>
      <w:r>
        <w:rPr>
          <w:rFonts w:ascii="Times New Roman" w:hAnsi="Times New Roman" w:cs="Times New Roman"/>
          <w:sz w:val="24"/>
          <w:szCs w:val="24"/>
          <w:lang w:val="en-US"/>
        </w:rPr>
        <w:t>Biere</w:t>
      </w:r>
      <w:proofErr w:type="spellEnd"/>
      <w:r>
        <w:rPr>
          <w:rFonts w:ascii="Times New Roman" w:hAnsi="Times New Roman" w:cs="Times New Roman"/>
          <w:sz w:val="24"/>
          <w:szCs w:val="24"/>
          <w:lang w:val="en-US"/>
        </w:rPr>
        <w:t xml:space="preserve"> &amp; Tack, 2013, </w:t>
      </w:r>
      <w:proofErr w:type="spellStart"/>
      <w:r>
        <w:rPr>
          <w:rFonts w:ascii="Times New Roman" w:hAnsi="Times New Roman" w:cs="Times New Roman"/>
          <w:sz w:val="24"/>
          <w:szCs w:val="24"/>
          <w:lang w:val="en-US"/>
        </w:rPr>
        <w:t>Fedriani</w:t>
      </w:r>
      <w:proofErr w:type="spellEnd"/>
      <w:r>
        <w:rPr>
          <w:rFonts w:ascii="Times New Roman" w:hAnsi="Times New Roman" w:cs="Times New Roman"/>
          <w:sz w:val="24"/>
          <w:szCs w:val="24"/>
          <w:lang w:val="en-US"/>
        </w:rPr>
        <w:t xml:space="preserve"> &amp; Delibes, 2013, </w:t>
      </w:r>
      <w:proofErr w:type="spellStart"/>
      <w:r>
        <w:rPr>
          <w:rFonts w:ascii="Times New Roman" w:hAnsi="Times New Roman" w:cs="Times New Roman"/>
          <w:sz w:val="24"/>
          <w:szCs w:val="24"/>
          <w:lang w:val="en-US"/>
        </w:rPr>
        <w:t>Arceo</w:t>
      </w:r>
      <w:proofErr w:type="spellEnd"/>
      <w:r>
        <w:rPr>
          <w:rFonts w:ascii="Times New Roman" w:hAnsi="Times New Roman" w:cs="Times New Roman"/>
          <w:sz w:val="24"/>
          <w:szCs w:val="24"/>
          <w:lang w:val="en-US"/>
        </w:rPr>
        <w:t>-Gómez &amp; Ashman, 2014), also suggest that the community context has important effects on the outcome of plant-animal interactions.</w:t>
      </w:r>
    </w:p>
    <w:p w14:paraId="2BFAFC91" w14:textId="77777777" w:rsidR="00D43E10" w:rsidRDefault="00D43E10">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In this study we examined how seed predators influenced selection on flowering time by estimating effects on one fitness component, fruit production. To assess the likelihood of that observed differences in the direction of selection on flowering time translate into population divergence, we need to know also how well our fitness component correlates with lifetime fitness, how consistent differences in selection (i.e., persistence of butterfly populations) are over time, and to what extent there is genetic variation in flowering time. While it is true that selective agents acting on other components of fitness might influence net selection on flowering time, our study should still provide a reliable picture of the part of selection on flowering time that is mediated by pre-dispersal seed-predators. Regarding genetic variation, we know through common garden experiments that there are significant, genetically based differences among populations in flowering phenology (A. Valdés and J. Ehrlén, unpublished data). However, we still lack data from a sufficient number of populations to confirm if these differences are related to the presence of the predator in the population of origin.</w:t>
      </w:r>
    </w:p>
    <w:p w14:paraId="56B822B0" w14:textId="16967EDF" w:rsidR="00D43E10" w:rsidRDefault="00D43E10">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In recent years, the ubiquitous variation in selection among populations and years and its important implications for evolutionary trajectories of populations have been increasingly acknowledged (e.g. Thompson, 2005; Siepielski et al. 2013). Yet, the environmental factors </w:t>
      </w:r>
      <w:r>
        <w:rPr>
          <w:rFonts w:ascii="Times New Roman" w:hAnsi="Times New Roman" w:cs="Times New Roman"/>
          <w:sz w:val="24"/>
          <w:szCs w:val="24"/>
          <w:lang w:val="en-US"/>
        </w:rPr>
        <w:lastRenderedPageBreak/>
        <w:t xml:space="preserve">causing this variation have been rarely identified (Siepielski et al., 2013). In this study, we have shown how an antagonistic interactor mediates selection on timing of reproduction in its host plant, and how the presence of this interaction is related to among-population variation in the direction of selection. We have also shown that the presence of the antagonist is associated with the abundance of a second host, suggesting that the community context might contribute to among-population variation in selection. These results illustrate that in order to link variation in the environment to variation in natural selection, we need to both assess the effects of species interactions on fitness of different phenotypes, and examine how the physical environment and the community context influence the incidence and abundance of the interacting species.  </w:t>
      </w:r>
    </w:p>
    <w:p w14:paraId="711795DF"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ACKNOWLEDGEMENTS</w:t>
      </w:r>
    </w:p>
    <w:p w14:paraId="30DD8758" w14:textId="55563CF1"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We thank Susanne </w:t>
      </w:r>
      <w:proofErr w:type="spellStart"/>
      <w:r>
        <w:rPr>
          <w:rFonts w:ascii="Times New Roman" w:hAnsi="Times New Roman" w:cs="Times New Roman"/>
          <w:sz w:val="24"/>
          <w:szCs w:val="24"/>
          <w:lang w:val="en-US"/>
        </w:rPr>
        <w:t>Govella</w:t>
      </w:r>
      <w:proofErr w:type="spellEnd"/>
      <w:r>
        <w:rPr>
          <w:rFonts w:ascii="Times New Roman" w:hAnsi="Times New Roman" w:cs="Times New Roman"/>
          <w:sz w:val="24"/>
          <w:szCs w:val="24"/>
          <w:lang w:val="en-US"/>
        </w:rPr>
        <w:t xml:space="preserve">, Anna </w:t>
      </w:r>
      <w:proofErr w:type="spellStart"/>
      <w:r>
        <w:rPr>
          <w:rFonts w:ascii="Times New Roman" w:hAnsi="Times New Roman" w:cs="Times New Roman"/>
          <w:sz w:val="24"/>
          <w:szCs w:val="24"/>
          <w:lang w:val="en-US"/>
        </w:rPr>
        <w:t>Herrström</w:t>
      </w:r>
      <w:proofErr w:type="spellEnd"/>
      <w:r>
        <w:rPr>
          <w:rFonts w:ascii="Times New Roman" w:hAnsi="Times New Roman" w:cs="Times New Roman"/>
          <w:sz w:val="24"/>
          <w:szCs w:val="24"/>
          <w:lang w:val="en-US"/>
        </w:rPr>
        <w:t xml:space="preserve"> and Jessica Oremus for field data collection, Johan P. Dahlgren for statistical advice and Ove Eriksson, Per-Olof Wickman</w:t>
      </w:r>
      <w:ins w:id="620" w:author="Alicia" w:date="2016-05-10T11:20:00Z">
        <w:del w:id="621" w:author="Johan Ehrlén" w:date="2016-05-30T18:30:00Z">
          <w:r w:rsidR="0078238E" w:rsidDel="00F85B3E">
            <w:rPr>
              <w:rFonts w:ascii="Times New Roman" w:hAnsi="Times New Roman" w:cs="Times New Roman"/>
              <w:sz w:val="24"/>
              <w:szCs w:val="24"/>
              <w:lang w:val="en-US"/>
            </w:rPr>
            <w:delText>,</w:delText>
          </w:r>
        </w:del>
      </w:ins>
      <w:ins w:id="622" w:author="Johan Ehrlén" w:date="2016-05-30T18:30:00Z">
        <w:r w:rsidR="00F85B3E">
          <w:rPr>
            <w:rFonts w:ascii="Times New Roman" w:hAnsi="Times New Roman" w:cs="Times New Roman"/>
            <w:sz w:val="24"/>
            <w:szCs w:val="24"/>
            <w:lang w:val="en-US"/>
          </w:rPr>
          <w:t xml:space="preserve"> and</w:t>
        </w:r>
      </w:ins>
      <w:ins w:id="623" w:author="Alicia" w:date="2016-05-10T11:20:00Z">
        <w:r w:rsidR="0078238E">
          <w:rPr>
            <w:rFonts w:ascii="Times New Roman" w:hAnsi="Times New Roman" w:cs="Times New Roman"/>
            <w:sz w:val="24"/>
            <w:szCs w:val="24"/>
            <w:lang w:val="en-US"/>
          </w:rPr>
          <w:t xml:space="preserve"> </w:t>
        </w:r>
        <w:r w:rsidR="0078238E" w:rsidRPr="0078238E">
          <w:rPr>
            <w:rFonts w:ascii="Times New Roman" w:hAnsi="Times New Roman" w:cs="Times New Roman"/>
            <w:sz w:val="24"/>
            <w:szCs w:val="24"/>
            <w:lang w:val="en-US"/>
          </w:rPr>
          <w:t>Arthur E. Weis</w:t>
        </w:r>
      </w:ins>
      <w:del w:id="624" w:author="Johan Ehrlén" w:date="2016-05-30T18:30:00Z">
        <w:r w:rsidDel="00F85B3E">
          <w:rPr>
            <w:rFonts w:ascii="Times New Roman" w:hAnsi="Times New Roman" w:cs="Times New Roman"/>
            <w:sz w:val="24"/>
            <w:szCs w:val="24"/>
            <w:lang w:val="en-US"/>
          </w:rPr>
          <w:delText xml:space="preserve"> and three anonymous referees</w:delText>
        </w:r>
      </w:del>
      <w:r>
        <w:rPr>
          <w:rFonts w:ascii="Times New Roman" w:hAnsi="Times New Roman" w:cs="Times New Roman"/>
          <w:sz w:val="24"/>
          <w:szCs w:val="24"/>
          <w:lang w:val="en-US"/>
        </w:rPr>
        <w:t xml:space="preserve"> for valuable comments on a previous version of the manuscript. We acknowledge funding from the Swedish Research Council (VR) to JE and from the “</w:t>
      </w:r>
      <w:proofErr w:type="spellStart"/>
      <w:r>
        <w:rPr>
          <w:rFonts w:ascii="Times New Roman" w:hAnsi="Times New Roman" w:cs="Times New Roman"/>
          <w:sz w:val="24"/>
          <w:szCs w:val="24"/>
          <w:lang w:val="en-US"/>
        </w:rPr>
        <w:t>Clarín</w:t>
      </w:r>
      <w:proofErr w:type="spellEnd"/>
      <w:r>
        <w:rPr>
          <w:rFonts w:ascii="Times New Roman" w:hAnsi="Times New Roman" w:cs="Times New Roman"/>
          <w:sz w:val="24"/>
          <w:szCs w:val="24"/>
          <w:lang w:val="en-US"/>
        </w:rPr>
        <w:t xml:space="preserve">” postdoctoral program (FICYT, </w:t>
      </w:r>
      <w:proofErr w:type="spellStart"/>
      <w:r>
        <w:rPr>
          <w:rFonts w:ascii="Times New Roman" w:hAnsi="Times New Roman" w:cs="Times New Roman"/>
          <w:sz w:val="24"/>
          <w:szCs w:val="24"/>
          <w:lang w:val="en-US"/>
        </w:rPr>
        <w:t>Gobierno</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del</w:t>
      </w:r>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Principado</w:t>
      </w:r>
      <w:proofErr w:type="spellEnd"/>
      <w:r>
        <w:rPr>
          <w:rFonts w:ascii="Times New Roman" w:hAnsi="Times New Roman" w:cs="Times New Roman"/>
          <w:sz w:val="24"/>
          <w:szCs w:val="24"/>
          <w:lang w:val="en-US"/>
        </w:rPr>
        <w:t xml:space="preserve"> de Asturias, Spain, and Marie Curie-</w:t>
      </w:r>
      <w:proofErr w:type="spellStart"/>
      <w:r>
        <w:rPr>
          <w:rFonts w:ascii="Times New Roman" w:hAnsi="Times New Roman" w:cs="Times New Roman"/>
          <w:sz w:val="24"/>
          <w:szCs w:val="24"/>
          <w:lang w:val="en-US"/>
        </w:rPr>
        <w:t>Cofund</w:t>
      </w:r>
      <w:proofErr w:type="spellEnd"/>
      <w:r>
        <w:rPr>
          <w:rFonts w:ascii="Times New Roman" w:hAnsi="Times New Roman" w:cs="Times New Roman"/>
          <w:sz w:val="24"/>
          <w:szCs w:val="24"/>
          <w:lang w:val="en-US"/>
        </w:rPr>
        <w:t xml:space="preserve"> Actions, EU) to AV.</w:t>
      </w:r>
    </w:p>
    <w:p w14:paraId="3D9E1435" w14:textId="424D640A" w:rsidR="00D43E10" w:rsidRDefault="005A3A22">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LITERATURE CITED</w:t>
      </w:r>
    </w:p>
    <w:p w14:paraId="149FDDC7"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Alonso, C. 1997. Choosing a place to grow. Importance of within-plant abiotic microenvironment for </w:t>
      </w:r>
      <w:proofErr w:type="spellStart"/>
      <w:r w:rsidRPr="0065458F">
        <w:rPr>
          <w:rFonts w:ascii="Times New Roman" w:hAnsi="Times New Roman" w:cs="Times New Roman"/>
          <w:i/>
          <w:sz w:val="24"/>
          <w:szCs w:val="24"/>
          <w:lang w:val="en-US"/>
        </w:rPr>
        <w:t>Yponomeuta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mahalebella</w:t>
      </w:r>
      <w:proofErr w:type="spell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Entomologia</w:t>
      </w:r>
      <w:proofErr w:type="spell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Experimentalis</w:t>
      </w:r>
      <w:proofErr w:type="spellEnd"/>
      <w:r w:rsidRPr="0065458F">
        <w:rPr>
          <w:rFonts w:ascii="Times New Roman" w:hAnsi="Times New Roman" w:cs="Times New Roman"/>
          <w:sz w:val="24"/>
          <w:szCs w:val="24"/>
          <w:lang w:val="en-US"/>
        </w:rPr>
        <w:t xml:space="preserve"> </w:t>
      </w:r>
      <w:proofErr w:type="gramStart"/>
      <w:r w:rsidRPr="0065458F">
        <w:rPr>
          <w:rFonts w:ascii="Times New Roman" w:hAnsi="Times New Roman" w:cs="Times New Roman"/>
          <w:sz w:val="24"/>
          <w:szCs w:val="24"/>
          <w:lang w:val="en-US"/>
        </w:rPr>
        <w:t>et</w:t>
      </w:r>
      <w:proofErr w:type="gram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Applicata</w:t>
      </w:r>
      <w:proofErr w:type="spellEnd"/>
      <w:r w:rsidRPr="0065458F">
        <w:rPr>
          <w:rFonts w:ascii="Times New Roman" w:hAnsi="Times New Roman" w:cs="Times New Roman"/>
          <w:sz w:val="24"/>
          <w:szCs w:val="24"/>
          <w:lang w:val="en-US"/>
        </w:rPr>
        <w:t xml:space="preserve"> 83:171–180.</w:t>
      </w:r>
    </w:p>
    <w:p w14:paraId="540BE7CB"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sv-SE"/>
        </w:rPr>
      </w:pPr>
      <w:proofErr w:type="spellStart"/>
      <w:proofErr w:type="gramStart"/>
      <w:r w:rsidRPr="0065458F">
        <w:rPr>
          <w:rFonts w:ascii="Times New Roman" w:hAnsi="Times New Roman" w:cs="Times New Roman"/>
          <w:sz w:val="24"/>
          <w:szCs w:val="24"/>
          <w:lang w:val="en-US"/>
        </w:rPr>
        <w:t>Als</w:t>
      </w:r>
      <w:proofErr w:type="spellEnd"/>
      <w:proofErr w:type="gramEnd"/>
      <w:r w:rsidRPr="0065458F">
        <w:rPr>
          <w:rFonts w:ascii="Times New Roman" w:hAnsi="Times New Roman" w:cs="Times New Roman"/>
          <w:sz w:val="24"/>
          <w:szCs w:val="24"/>
          <w:lang w:val="en-US"/>
        </w:rPr>
        <w:t xml:space="preserve">, T. D., R. Vila, N. P. </w:t>
      </w:r>
      <w:proofErr w:type="spellStart"/>
      <w:r w:rsidRPr="0065458F">
        <w:rPr>
          <w:rFonts w:ascii="Times New Roman" w:hAnsi="Times New Roman" w:cs="Times New Roman"/>
          <w:sz w:val="24"/>
          <w:szCs w:val="24"/>
          <w:lang w:val="en-US"/>
        </w:rPr>
        <w:t>Kandul</w:t>
      </w:r>
      <w:proofErr w:type="spellEnd"/>
      <w:r w:rsidRPr="0065458F">
        <w:rPr>
          <w:rFonts w:ascii="Times New Roman" w:hAnsi="Times New Roman" w:cs="Times New Roman"/>
          <w:sz w:val="24"/>
          <w:szCs w:val="24"/>
          <w:lang w:val="en-US"/>
        </w:rPr>
        <w:t xml:space="preserve">, D. R. Nash, S.-H. Yen, Y.-F. Hsu, A. A. </w:t>
      </w:r>
      <w:proofErr w:type="spellStart"/>
      <w:r w:rsidRPr="0065458F">
        <w:rPr>
          <w:rFonts w:ascii="Times New Roman" w:hAnsi="Times New Roman" w:cs="Times New Roman"/>
          <w:sz w:val="24"/>
          <w:szCs w:val="24"/>
          <w:lang w:val="en-US"/>
        </w:rPr>
        <w:t>Mignault</w:t>
      </w:r>
      <w:proofErr w:type="spellEnd"/>
      <w:r w:rsidRPr="0065458F">
        <w:rPr>
          <w:rFonts w:ascii="Times New Roman" w:hAnsi="Times New Roman" w:cs="Times New Roman"/>
          <w:sz w:val="24"/>
          <w:szCs w:val="24"/>
          <w:lang w:val="en-US"/>
        </w:rPr>
        <w:t xml:space="preserve">, J. J. </w:t>
      </w:r>
      <w:proofErr w:type="spellStart"/>
      <w:r w:rsidRPr="0065458F">
        <w:rPr>
          <w:rFonts w:ascii="Times New Roman" w:hAnsi="Times New Roman" w:cs="Times New Roman"/>
          <w:sz w:val="24"/>
          <w:szCs w:val="24"/>
          <w:lang w:val="en-US"/>
        </w:rPr>
        <w:t>Boomsma</w:t>
      </w:r>
      <w:proofErr w:type="spellEnd"/>
      <w:r w:rsidRPr="0065458F">
        <w:rPr>
          <w:rFonts w:ascii="Times New Roman" w:hAnsi="Times New Roman" w:cs="Times New Roman"/>
          <w:sz w:val="24"/>
          <w:szCs w:val="24"/>
          <w:lang w:val="en-US"/>
        </w:rPr>
        <w:t xml:space="preserve">, and N. E. Pierce. 2004. The evolution of alternative parasitic life histories in large blue butterflies. </w:t>
      </w:r>
      <w:r w:rsidRPr="0065458F">
        <w:rPr>
          <w:rFonts w:ascii="Times New Roman" w:hAnsi="Times New Roman" w:cs="Times New Roman"/>
          <w:sz w:val="24"/>
          <w:szCs w:val="24"/>
          <w:lang w:val="sv-SE"/>
        </w:rPr>
        <w:t>Nature 432:386–390.</w:t>
      </w:r>
    </w:p>
    <w:p w14:paraId="67C8420B"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sv-SE"/>
        </w:rPr>
        <w:lastRenderedPageBreak/>
        <w:t xml:space="preserve">Appelqvist, T., O. Bengtsson, Sverige, and Naturvårdsverket. 2007. Åtgärdsprogram för alkonblåvinge och klockgentiana 2007-2011: </w:t>
      </w:r>
      <w:r w:rsidRPr="0065458F">
        <w:rPr>
          <w:rFonts w:ascii="Times New Roman" w:hAnsi="Times New Roman" w:cs="Times New Roman"/>
          <w:i/>
          <w:sz w:val="24"/>
          <w:szCs w:val="24"/>
          <w:lang w:val="sv-SE"/>
        </w:rPr>
        <w:t>Maculinea alcon</w:t>
      </w:r>
      <w:r w:rsidRPr="0065458F">
        <w:rPr>
          <w:rFonts w:ascii="Times New Roman" w:hAnsi="Times New Roman" w:cs="Times New Roman"/>
          <w:sz w:val="24"/>
          <w:szCs w:val="24"/>
          <w:lang w:val="sv-SE"/>
        </w:rPr>
        <w:t xml:space="preserve"> och </w:t>
      </w:r>
      <w:r w:rsidRPr="0065458F">
        <w:rPr>
          <w:rFonts w:ascii="Times New Roman" w:hAnsi="Times New Roman" w:cs="Times New Roman"/>
          <w:i/>
          <w:sz w:val="24"/>
          <w:szCs w:val="24"/>
          <w:lang w:val="sv-SE"/>
        </w:rPr>
        <w:t>Gentiana pneumonanthe</w:t>
      </w:r>
      <w:r w:rsidRPr="0065458F">
        <w:rPr>
          <w:rFonts w:ascii="Times New Roman" w:hAnsi="Times New Roman" w:cs="Times New Roman"/>
          <w:sz w:val="24"/>
          <w:szCs w:val="24"/>
          <w:lang w:val="sv-SE"/>
        </w:rPr>
        <w:t xml:space="preserve"> : hotkategori: sårbara (vu). </w:t>
      </w:r>
      <w:proofErr w:type="spellStart"/>
      <w:r w:rsidRPr="0065458F">
        <w:rPr>
          <w:rFonts w:ascii="Times New Roman" w:hAnsi="Times New Roman" w:cs="Times New Roman"/>
          <w:sz w:val="24"/>
          <w:szCs w:val="24"/>
          <w:lang w:val="en-US"/>
        </w:rPr>
        <w:t>Naturvårdsverket</w:t>
      </w:r>
      <w:proofErr w:type="spellEnd"/>
      <w:r w:rsidRPr="0065458F">
        <w:rPr>
          <w:rFonts w:ascii="Times New Roman" w:hAnsi="Times New Roman" w:cs="Times New Roman"/>
          <w:sz w:val="24"/>
          <w:szCs w:val="24"/>
          <w:lang w:val="en-US"/>
        </w:rPr>
        <w:t>, Stockholm.</w:t>
      </w:r>
    </w:p>
    <w:p w14:paraId="089A7E09" w14:textId="77F4E83E"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Arbukle</w:t>
      </w:r>
      <w:proofErr w:type="spellEnd"/>
      <w:r w:rsidRPr="0065458F">
        <w:rPr>
          <w:rFonts w:ascii="Times New Roman" w:hAnsi="Times New Roman" w:cs="Times New Roman"/>
          <w:sz w:val="24"/>
          <w:szCs w:val="24"/>
          <w:lang w:val="en-US"/>
        </w:rPr>
        <w:t>, J. L. 2007. AMOS 16 Users Guide.</w:t>
      </w:r>
    </w:p>
    <w:p w14:paraId="29E1D12C"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Arceo</w:t>
      </w:r>
      <w:proofErr w:type="spellEnd"/>
      <w:r w:rsidRPr="0065458F">
        <w:rPr>
          <w:rFonts w:ascii="Times New Roman" w:hAnsi="Times New Roman" w:cs="Times New Roman"/>
          <w:sz w:val="24"/>
          <w:szCs w:val="24"/>
          <w:lang w:val="en-US"/>
        </w:rPr>
        <w:t xml:space="preserve">-Gómez, G., and T.-L. Ashman. 2014. </w:t>
      </w:r>
      <w:proofErr w:type="spellStart"/>
      <w:r w:rsidRPr="0065458F">
        <w:rPr>
          <w:rFonts w:ascii="Times New Roman" w:hAnsi="Times New Roman" w:cs="Times New Roman"/>
          <w:sz w:val="24"/>
          <w:szCs w:val="24"/>
          <w:lang w:val="en-US"/>
        </w:rPr>
        <w:t>Coflowering</w:t>
      </w:r>
      <w:proofErr w:type="spellEnd"/>
      <w:r w:rsidRPr="0065458F">
        <w:rPr>
          <w:rFonts w:ascii="Times New Roman" w:hAnsi="Times New Roman" w:cs="Times New Roman"/>
          <w:sz w:val="24"/>
          <w:szCs w:val="24"/>
          <w:lang w:val="en-US"/>
        </w:rPr>
        <w:t xml:space="preserve"> community context influences female fitness and alters the adaptive value of flower longevity in </w:t>
      </w:r>
      <w:proofErr w:type="spellStart"/>
      <w:r w:rsidRPr="0065458F">
        <w:rPr>
          <w:rFonts w:ascii="Times New Roman" w:hAnsi="Times New Roman" w:cs="Times New Roman"/>
          <w:i/>
          <w:sz w:val="24"/>
          <w:szCs w:val="24"/>
          <w:lang w:val="en-US"/>
        </w:rPr>
        <w:t>Mimulus</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guttatus</w:t>
      </w:r>
      <w:proofErr w:type="spellEnd"/>
      <w:r w:rsidRPr="0065458F">
        <w:rPr>
          <w:rFonts w:ascii="Times New Roman" w:hAnsi="Times New Roman" w:cs="Times New Roman"/>
          <w:sz w:val="24"/>
          <w:szCs w:val="24"/>
          <w:lang w:val="en-US"/>
        </w:rPr>
        <w:t>. The American Naturalist 183:E50–E63.</w:t>
      </w:r>
    </w:p>
    <w:p w14:paraId="57225DC6"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Arnold, S. J. 1986. Limits on stabilizing, disruptive, and correlational selection set by the opportunity for selection. The American Naturalist 128:143–146.</w:t>
      </w:r>
    </w:p>
    <w:p w14:paraId="5C745822" w14:textId="77777777" w:rsidR="00366CD6" w:rsidRDefault="00366CD6" w:rsidP="00366CD6">
      <w:pPr>
        <w:pStyle w:val="Bibliography"/>
        <w:spacing w:line="480" w:lineRule="auto"/>
        <w:ind w:left="0" w:firstLine="0"/>
        <w:rPr>
          <w:ins w:id="625" w:author="Alicia" w:date="2016-05-10T17:07:00Z"/>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Arvanitis, L., C. Wiklund, and J. Ehrlén. 2007. Butterfly seed predation: effects of landscape characteristics, plant ploidy level and population structure. </w:t>
      </w:r>
      <w:proofErr w:type="spellStart"/>
      <w:r w:rsidRPr="0065458F">
        <w:rPr>
          <w:rFonts w:ascii="Times New Roman" w:hAnsi="Times New Roman" w:cs="Times New Roman"/>
          <w:sz w:val="24"/>
          <w:szCs w:val="24"/>
          <w:lang w:val="en-US"/>
        </w:rPr>
        <w:t>Oecologia</w:t>
      </w:r>
      <w:proofErr w:type="spellEnd"/>
      <w:r w:rsidRPr="0065458F">
        <w:rPr>
          <w:rFonts w:ascii="Times New Roman" w:hAnsi="Times New Roman" w:cs="Times New Roman"/>
          <w:sz w:val="24"/>
          <w:szCs w:val="24"/>
          <w:lang w:val="en-US"/>
        </w:rPr>
        <w:t xml:space="preserve"> 152:275–285.</w:t>
      </w:r>
    </w:p>
    <w:p w14:paraId="42635925" w14:textId="77777777" w:rsidR="00B648C6" w:rsidRPr="00291663" w:rsidRDefault="00B648C6" w:rsidP="00B648C6">
      <w:pPr>
        <w:pStyle w:val="Bibliography"/>
        <w:spacing w:line="480" w:lineRule="auto"/>
        <w:ind w:left="0" w:firstLine="0"/>
        <w:rPr>
          <w:ins w:id="626" w:author="Alicia" w:date="2016-05-10T17:07:00Z"/>
          <w:rFonts w:ascii="Times New Roman" w:hAnsi="Times New Roman" w:cs="Times New Roman"/>
          <w:sz w:val="24"/>
          <w:szCs w:val="24"/>
        </w:rPr>
      </w:pPr>
      <w:ins w:id="627" w:author="Alicia" w:date="2016-05-10T17:07:00Z">
        <w:r w:rsidRPr="00860EE3">
          <w:rPr>
            <w:rFonts w:ascii="Times New Roman" w:hAnsi="Times New Roman" w:cs="Times New Roman"/>
            <w:sz w:val="24"/>
            <w:szCs w:val="24"/>
            <w:lang w:val="de-DE"/>
            <w:rPrChange w:id="628" w:author="Alicia" w:date="2016-05-20T10:37:00Z">
              <w:rPr>
                <w:rFonts w:ascii="Times New Roman" w:hAnsi="Times New Roman" w:cs="Times New Roman"/>
                <w:sz w:val="24"/>
                <w:szCs w:val="24"/>
                <w:lang w:val="en-US"/>
              </w:rPr>
            </w:rPrChange>
          </w:rPr>
          <w:t xml:space="preserve">Austen, E. J., and A. E. Weis. 2015. </w:t>
        </w:r>
        <w:r w:rsidRPr="00291663">
          <w:rPr>
            <w:rFonts w:ascii="Times New Roman" w:hAnsi="Times New Roman" w:cs="Times New Roman"/>
            <w:sz w:val="24"/>
            <w:szCs w:val="24"/>
            <w:lang w:val="en-US"/>
          </w:rPr>
          <w:t xml:space="preserve">What drives selection on flowering time? An experimental manipulation of the inherent correlation between genotype and environment. </w:t>
        </w:r>
        <w:proofErr w:type="spellStart"/>
        <w:r w:rsidRPr="00291663">
          <w:rPr>
            <w:rFonts w:ascii="Times New Roman" w:hAnsi="Times New Roman" w:cs="Times New Roman"/>
            <w:sz w:val="24"/>
            <w:szCs w:val="24"/>
          </w:rPr>
          <w:t>Evolution</w:t>
        </w:r>
        <w:proofErr w:type="spellEnd"/>
        <w:r w:rsidRPr="00291663">
          <w:rPr>
            <w:rFonts w:ascii="Times New Roman" w:hAnsi="Times New Roman" w:cs="Times New Roman"/>
            <w:sz w:val="24"/>
            <w:szCs w:val="24"/>
          </w:rPr>
          <w:t xml:space="preserve"> 69:2018–2033.</w:t>
        </w:r>
      </w:ins>
    </w:p>
    <w:p w14:paraId="52A4C722" w14:textId="677F55E5" w:rsidR="00B648C6" w:rsidRPr="00B648C6" w:rsidDel="00B648C6" w:rsidRDefault="00B648C6">
      <w:pPr>
        <w:rPr>
          <w:del w:id="629" w:author="Alicia" w:date="2016-05-10T17:07:00Z"/>
          <w:lang w:val="en-US"/>
          <w:rPrChange w:id="630" w:author="Alicia" w:date="2016-05-10T17:07:00Z">
            <w:rPr>
              <w:del w:id="631" w:author="Alicia" w:date="2016-05-10T17:07:00Z"/>
              <w:rFonts w:ascii="Times New Roman" w:hAnsi="Times New Roman" w:cs="Times New Roman"/>
              <w:sz w:val="24"/>
              <w:szCs w:val="24"/>
              <w:lang w:val="en-US"/>
            </w:rPr>
          </w:rPrChange>
        </w:rPr>
        <w:pPrChange w:id="632" w:author="Alicia" w:date="2016-05-10T17:07:00Z">
          <w:pPr>
            <w:pStyle w:val="Bibliography"/>
            <w:spacing w:line="480" w:lineRule="auto"/>
            <w:ind w:left="0" w:firstLine="0"/>
          </w:pPr>
        </w:pPrChange>
      </w:pPr>
    </w:p>
    <w:p w14:paraId="7665FD12"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Benkman, C. W. 2013. Biotic interaction strength and the intensity of selection. Ecology Letters 16:1054–1060.</w:t>
      </w:r>
    </w:p>
    <w:p w14:paraId="41AA8AE2"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76147F">
        <w:rPr>
          <w:rFonts w:ascii="Times New Roman" w:hAnsi="Times New Roman" w:cs="Times New Roman"/>
          <w:sz w:val="24"/>
          <w:szCs w:val="24"/>
          <w:lang w:val="en-US"/>
        </w:rPr>
        <w:t>Benkman</w:t>
      </w:r>
      <w:proofErr w:type="spellEnd"/>
      <w:r w:rsidRPr="0076147F">
        <w:rPr>
          <w:rFonts w:ascii="Times New Roman" w:hAnsi="Times New Roman" w:cs="Times New Roman"/>
          <w:sz w:val="24"/>
          <w:szCs w:val="24"/>
          <w:lang w:val="en-US"/>
        </w:rPr>
        <w:t xml:space="preserve">, C. W., J. W. Smith, M. Maier, L. Hansen, and M. V. </w:t>
      </w:r>
      <w:proofErr w:type="spellStart"/>
      <w:r w:rsidRPr="0076147F">
        <w:rPr>
          <w:rFonts w:ascii="Times New Roman" w:hAnsi="Times New Roman" w:cs="Times New Roman"/>
          <w:sz w:val="24"/>
          <w:szCs w:val="24"/>
          <w:lang w:val="en-US"/>
        </w:rPr>
        <w:t>Talluto</w:t>
      </w:r>
      <w:proofErr w:type="spellEnd"/>
      <w:r w:rsidRPr="0076147F">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2013. Consistency and variation in phenotypic selection exerted by a community of seed predators. Evolution 67:157–169.</w:t>
      </w:r>
    </w:p>
    <w:p w14:paraId="469ED6F2"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Biere</w:t>
      </w:r>
      <w:proofErr w:type="spellEnd"/>
      <w:r w:rsidRPr="0065458F">
        <w:rPr>
          <w:rFonts w:ascii="Times New Roman" w:hAnsi="Times New Roman" w:cs="Times New Roman"/>
          <w:sz w:val="24"/>
          <w:szCs w:val="24"/>
          <w:lang w:val="en-US"/>
        </w:rPr>
        <w:t>, A., and A. J. M. Tack. 2013. Evolutionary adaptation in three-way interactions between plants, microbes and arthropods. Functional Ecology 27:646–660.</w:t>
      </w:r>
    </w:p>
    <w:p w14:paraId="56A8C965"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Chamberlain, S. A., J. L. Bronstein, and J. A. </w:t>
      </w:r>
      <w:proofErr w:type="spellStart"/>
      <w:r w:rsidRPr="0065458F">
        <w:rPr>
          <w:rFonts w:ascii="Times New Roman" w:hAnsi="Times New Roman" w:cs="Times New Roman"/>
          <w:sz w:val="24"/>
          <w:szCs w:val="24"/>
          <w:lang w:val="en-US"/>
        </w:rPr>
        <w:t>Rudgers</w:t>
      </w:r>
      <w:proofErr w:type="spellEnd"/>
      <w:r w:rsidRPr="0065458F">
        <w:rPr>
          <w:rFonts w:ascii="Times New Roman" w:hAnsi="Times New Roman" w:cs="Times New Roman"/>
          <w:sz w:val="24"/>
          <w:szCs w:val="24"/>
          <w:lang w:val="en-US"/>
        </w:rPr>
        <w:t>. 2014. How context dependent are species interactions? Ecology Letters 17:881–890.</w:t>
      </w:r>
    </w:p>
    <w:p w14:paraId="24430C79"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lastRenderedPageBreak/>
        <w:t xml:space="preserve">Chapurlat, E., J. Ågren, and N. Sletvold. 2015. Spatial variation in pollinator-mediated selection on phenology, floral display and spur length in the orchid </w:t>
      </w:r>
      <w:proofErr w:type="spellStart"/>
      <w:r w:rsidRPr="0065458F">
        <w:rPr>
          <w:rFonts w:ascii="Times New Roman" w:hAnsi="Times New Roman" w:cs="Times New Roman"/>
          <w:i/>
          <w:sz w:val="24"/>
          <w:szCs w:val="24"/>
          <w:lang w:val="en-US"/>
        </w:rPr>
        <w:t>Gymnadenia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conopsea</w:t>
      </w:r>
      <w:proofErr w:type="spellEnd"/>
      <w:r w:rsidRPr="0065458F">
        <w:rPr>
          <w:rFonts w:ascii="Times New Roman" w:hAnsi="Times New Roman" w:cs="Times New Roman"/>
          <w:sz w:val="24"/>
          <w:szCs w:val="24"/>
          <w:lang w:val="en-US"/>
        </w:rPr>
        <w:t xml:space="preserve">. New </w:t>
      </w:r>
      <w:proofErr w:type="spellStart"/>
      <w:r w:rsidRPr="0065458F">
        <w:rPr>
          <w:rFonts w:ascii="Times New Roman" w:hAnsi="Times New Roman" w:cs="Times New Roman"/>
          <w:sz w:val="24"/>
          <w:szCs w:val="24"/>
          <w:lang w:val="en-US"/>
        </w:rPr>
        <w:t>Phytologist</w:t>
      </w:r>
      <w:proofErr w:type="spellEnd"/>
      <w:r w:rsidRPr="0065458F">
        <w:rPr>
          <w:rFonts w:ascii="Times New Roman" w:hAnsi="Times New Roman" w:cs="Times New Roman"/>
          <w:sz w:val="24"/>
          <w:szCs w:val="24"/>
          <w:lang w:val="en-US"/>
        </w:rPr>
        <w:t xml:space="preserve"> 208:1264–1275.</w:t>
      </w:r>
    </w:p>
    <w:p w14:paraId="3B423D32"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Ehrlén, J. 2015. Selection on flowering time in a life-cycle context. </w:t>
      </w:r>
      <w:proofErr w:type="spellStart"/>
      <w:r w:rsidRPr="0065458F">
        <w:rPr>
          <w:rFonts w:ascii="Times New Roman" w:hAnsi="Times New Roman" w:cs="Times New Roman"/>
          <w:sz w:val="24"/>
          <w:szCs w:val="24"/>
          <w:lang w:val="en-US"/>
        </w:rPr>
        <w:t>Oikos</w:t>
      </w:r>
      <w:proofErr w:type="spellEnd"/>
      <w:r w:rsidRPr="0065458F">
        <w:rPr>
          <w:rFonts w:ascii="Times New Roman" w:hAnsi="Times New Roman" w:cs="Times New Roman"/>
          <w:sz w:val="24"/>
          <w:szCs w:val="24"/>
          <w:lang w:val="en-US"/>
        </w:rPr>
        <w:t xml:space="preserve"> 124:92–101.</w:t>
      </w:r>
    </w:p>
    <w:p w14:paraId="77328CB0"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Ehrlén, J., and Z. </w:t>
      </w:r>
      <w:proofErr w:type="spellStart"/>
      <w:r w:rsidRPr="0065458F">
        <w:rPr>
          <w:rFonts w:ascii="Times New Roman" w:hAnsi="Times New Roman" w:cs="Times New Roman"/>
          <w:sz w:val="24"/>
          <w:szCs w:val="24"/>
          <w:lang w:val="en-US"/>
        </w:rPr>
        <w:t>Münzbergová</w:t>
      </w:r>
      <w:proofErr w:type="spellEnd"/>
      <w:r w:rsidRPr="0065458F">
        <w:rPr>
          <w:rFonts w:ascii="Times New Roman" w:hAnsi="Times New Roman" w:cs="Times New Roman"/>
          <w:sz w:val="24"/>
          <w:szCs w:val="24"/>
          <w:lang w:val="en-US"/>
        </w:rPr>
        <w:t>. 2009. Timing of flowering: opposed selection on different fitness components and trait covariation. The American Naturalist 173:819–830.</w:t>
      </w:r>
    </w:p>
    <w:p w14:paraId="694C40DC"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Elzinga, J. A., A. </w:t>
      </w:r>
      <w:proofErr w:type="spellStart"/>
      <w:r w:rsidRPr="0065458F">
        <w:rPr>
          <w:rFonts w:ascii="Times New Roman" w:hAnsi="Times New Roman" w:cs="Times New Roman"/>
          <w:sz w:val="24"/>
          <w:szCs w:val="24"/>
          <w:lang w:val="en-US"/>
        </w:rPr>
        <w:t>Atlan</w:t>
      </w:r>
      <w:proofErr w:type="spellEnd"/>
      <w:r w:rsidRPr="0065458F">
        <w:rPr>
          <w:rFonts w:ascii="Times New Roman" w:hAnsi="Times New Roman" w:cs="Times New Roman"/>
          <w:sz w:val="24"/>
          <w:szCs w:val="24"/>
          <w:lang w:val="en-US"/>
        </w:rPr>
        <w:t xml:space="preserve">, A. </w:t>
      </w:r>
      <w:proofErr w:type="spellStart"/>
      <w:r w:rsidRPr="0065458F">
        <w:rPr>
          <w:rFonts w:ascii="Times New Roman" w:hAnsi="Times New Roman" w:cs="Times New Roman"/>
          <w:sz w:val="24"/>
          <w:szCs w:val="24"/>
          <w:lang w:val="en-US"/>
        </w:rPr>
        <w:t>Biere</w:t>
      </w:r>
      <w:proofErr w:type="spellEnd"/>
      <w:r w:rsidRPr="0065458F">
        <w:rPr>
          <w:rFonts w:ascii="Times New Roman" w:hAnsi="Times New Roman" w:cs="Times New Roman"/>
          <w:sz w:val="24"/>
          <w:szCs w:val="24"/>
          <w:lang w:val="en-US"/>
        </w:rPr>
        <w:t xml:space="preserve">, L. </w:t>
      </w:r>
      <w:proofErr w:type="spellStart"/>
      <w:r w:rsidRPr="0065458F">
        <w:rPr>
          <w:rFonts w:ascii="Times New Roman" w:hAnsi="Times New Roman" w:cs="Times New Roman"/>
          <w:sz w:val="24"/>
          <w:szCs w:val="24"/>
          <w:lang w:val="en-US"/>
        </w:rPr>
        <w:t>Gigord</w:t>
      </w:r>
      <w:proofErr w:type="spellEnd"/>
      <w:r w:rsidRPr="0065458F">
        <w:rPr>
          <w:rFonts w:ascii="Times New Roman" w:hAnsi="Times New Roman" w:cs="Times New Roman"/>
          <w:sz w:val="24"/>
          <w:szCs w:val="24"/>
          <w:lang w:val="en-US"/>
        </w:rPr>
        <w:t xml:space="preserve">, A. E. Weis, and G. </w:t>
      </w:r>
      <w:proofErr w:type="spellStart"/>
      <w:r w:rsidRPr="0065458F">
        <w:rPr>
          <w:rFonts w:ascii="Times New Roman" w:hAnsi="Times New Roman" w:cs="Times New Roman"/>
          <w:sz w:val="24"/>
          <w:szCs w:val="24"/>
          <w:lang w:val="en-US"/>
        </w:rPr>
        <w:t>Bernasconi</w:t>
      </w:r>
      <w:proofErr w:type="spellEnd"/>
      <w:r w:rsidRPr="0065458F">
        <w:rPr>
          <w:rFonts w:ascii="Times New Roman" w:hAnsi="Times New Roman" w:cs="Times New Roman"/>
          <w:sz w:val="24"/>
          <w:szCs w:val="24"/>
          <w:lang w:val="en-US"/>
        </w:rPr>
        <w:t>. 2007. Time after time: flowering phenology and biotic interactions. Trends in Ecology &amp; Evolution 22:432–439.</w:t>
      </w:r>
    </w:p>
    <w:p w14:paraId="014C27FF"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Fedriani</w:t>
      </w:r>
      <w:proofErr w:type="spellEnd"/>
      <w:r w:rsidRPr="0065458F">
        <w:rPr>
          <w:rFonts w:ascii="Times New Roman" w:hAnsi="Times New Roman" w:cs="Times New Roman"/>
          <w:sz w:val="24"/>
          <w:szCs w:val="24"/>
          <w:lang w:val="en-US"/>
        </w:rPr>
        <w:t>, J. M., and M. Delibes. 2013. Pulp feeders alter plant interactions with subsequent animal associates. Journal of Ecology 101:1581–1588.</w:t>
      </w:r>
    </w:p>
    <w:p w14:paraId="61A718DB"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Franks, S. J., S. Sim, and A. E. Weis. 2007. Rapid evolution of flowering time by an annual plant in response to a climate fluctuation. Proceedings of the National Academy of Sciences 104:1278.</w:t>
      </w:r>
    </w:p>
    <w:p w14:paraId="627184BD"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13268E">
        <w:rPr>
          <w:rFonts w:ascii="Times New Roman" w:hAnsi="Times New Roman" w:cs="Times New Roman"/>
          <w:sz w:val="24"/>
          <w:szCs w:val="24"/>
          <w:lang w:val="en-US"/>
        </w:rPr>
        <w:t>Fukano</w:t>
      </w:r>
      <w:proofErr w:type="spellEnd"/>
      <w:r w:rsidRPr="0013268E">
        <w:rPr>
          <w:rFonts w:ascii="Times New Roman" w:hAnsi="Times New Roman" w:cs="Times New Roman"/>
          <w:sz w:val="24"/>
          <w:szCs w:val="24"/>
          <w:lang w:val="en-US"/>
        </w:rPr>
        <w:t xml:space="preserve">, Y., K. Tanaka, and T. </w:t>
      </w:r>
      <w:proofErr w:type="spellStart"/>
      <w:r w:rsidRPr="0013268E">
        <w:rPr>
          <w:rFonts w:ascii="Times New Roman" w:hAnsi="Times New Roman" w:cs="Times New Roman"/>
          <w:sz w:val="24"/>
          <w:szCs w:val="24"/>
          <w:lang w:val="en-US"/>
        </w:rPr>
        <w:t>Yahara</w:t>
      </w:r>
      <w:proofErr w:type="spellEnd"/>
      <w:r w:rsidRPr="0013268E">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2013. Directional selection for early flowering is imposed by a re-associated herbivore - but no evidence of directional evolution. Basic and Applied Ecology 14:387–395.</w:t>
      </w:r>
    </w:p>
    <w:p w14:paraId="37FE43A4"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13268E">
        <w:rPr>
          <w:rFonts w:ascii="Times New Roman" w:hAnsi="Times New Roman" w:cs="Times New Roman"/>
          <w:sz w:val="24"/>
          <w:szCs w:val="24"/>
          <w:lang w:val="en-US"/>
        </w:rPr>
        <w:t>Giménez</w:t>
      </w:r>
      <w:proofErr w:type="spellEnd"/>
      <w:r w:rsidRPr="0013268E">
        <w:rPr>
          <w:rFonts w:ascii="Times New Roman" w:hAnsi="Times New Roman" w:cs="Times New Roman"/>
          <w:sz w:val="24"/>
          <w:szCs w:val="24"/>
          <w:lang w:val="en-US"/>
        </w:rPr>
        <w:t xml:space="preserve">-Benavides, L., R. </w:t>
      </w:r>
      <w:proofErr w:type="spellStart"/>
      <w:r w:rsidRPr="0013268E">
        <w:rPr>
          <w:rFonts w:ascii="Times New Roman" w:hAnsi="Times New Roman" w:cs="Times New Roman"/>
          <w:sz w:val="24"/>
          <w:szCs w:val="24"/>
          <w:lang w:val="en-US"/>
        </w:rPr>
        <w:t>García</w:t>
      </w:r>
      <w:proofErr w:type="spellEnd"/>
      <w:r w:rsidRPr="0013268E">
        <w:rPr>
          <w:rFonts w:ascii="Times New Roman" w:hAnsi="Times New Roman" w:cs="Times New Roman"/>
          <w:sz w:val="24"/>
          <w:szCs w:val="24"/>
          <w:lang w:val="en-US"/>
        </w:rPr>
        <w:t xml:space="preserve">-Camacho, J. M. </w:t>
      </w:r>
      <w:proofErr w:type="spellStart"/>
      <w:r w:rsidRPr="0013268E">
        <w:rPr>
          <w:rFonts w:ascii="Times New Roman" w:hAnsi="Times New Roman" w:cs="Times New Roman"/>
          <w:sz w:val="24"/>
          <w:szCs w:val="24"/>
          <w:lang w:val="en-US"/>
        </w:rPr>
        <w:t>Iriondo</w:t>
      </w:r>
      <w:proofErr w:type="spellEnd"/>
      <w:r w:rsidRPr="0013268E">
        <w:rPr>
          <w:rFonts w:ascii="Times New Roman" w:hAnsi="Times New Roman" w:cs="Times New Roman"/>
          <w:sz w:val="24"/>
          <w:szCs w:val="24"/>
          <w:lang w:val="en-US"/>
        </w:rPr>
        <w:t xml:space="preserve">, and A. </w:t>
      </w:r>
      <w:proofErr w:type="spellStart"/>
      <w:r w:rsidRPr="0013268E">
        <w:rPr>
          <w:rFonts w:ascii="Times New Roman" w:hAnsi="Times New Roman" w:cs="Times New Roman"/>
          <w:sz w:val="24"/>
          <w:szCs w:val="24"/>
          <w:lang w:val="en-US"/>
        </w:rPr>
        <w:t>Escudero</w:t>
      </w:r>
      <w:proofErr w:type="spellEnd"/>
      <w:r w:rsidRPr="0013268E">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2011. Selection on flowering time in Mediterranean high-mountain plants under global warming. Evolutionary Ecology 25:777–794.</w:t>
      </w:r>
    </w:p>
    <w:p w14:paraId="3075C385"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Grace, J. B. 2006. Structural equation modeling and natural systems. Cambridge University Press, Cambridge, UK ; New York.</w:t>
      </w:r>
    </w:p>
    <w:p w14:paraId="30DA9019"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Ison</w:t>
      </w:r>
      <w:proofErr w:type="spellEnd"/>
      <w:r w:rsidRPr="0065458F">
        <w:rPr>
          <w:rFonts w:ascii="Times New Roman" w:hAnsi="Times New Roman" w:cs="Times New Roman"/>
          <w:sz w:val="24"/>
          <w:szCs w:val="24"/>
          <w:lang w:val="en-US"/>
        </w:rPr>
        <w:t xml:space="preserve">, J. L., and S. </w:t>
      </w:r>
      <w:proofErr w:type="spellStart"/>
      <w:r w:rsidRPr="0065458F">
        <w:rPr>
          <w:rFonts w:ascii="Times New Roman" w:hAnsi="Times New Roman" w:cs="Times New Roman"/>
          <w:sz w:val="24"/>
          <w:szCs w:val="24"/>
          <w:lang w:val="en-US"/>
        </w:rPr>
        <w:t>Wagenius</w:t>
      </w:r>
      <w:proofErr w:type="spellEnd"/>
      <w:r w:rsidRPr="0065458F">
        <w:rPr>
          <w:rFonts w:ascii="Times New Roman" w:hAnsi="Times New Roman" w:cs="Times New Roman"/>
          <w:sz w:val="24"/>
          <w:szCs w:val="24"/>
          <w:lang w:val="en-US"/>
        </w:rPr>
        <w:t xml:space="preserve">. 2014. Both flowering time and distance to conspecific plants affect reproduction in </w:t>
      </w:r>
      <w:r w:rsidRPr="0065458F">
        <w:rPr>
          <w:rFonts w:ascii="Times New Roman" w:hAnsi="Times New Roman" w:cs="Times New Roman"/>
          <w:i/>
          <w:sz w:val="24"/>
          <w:szCs w:val="24"/>
          <w:lang w:val="en-US"/>
        </w:rPr>
        <w:t xml:space="preserve">Echinacea </w:t>
      </w:r>
      <w:proofErr w:type="spellStart"/>
      <w:r w:rsidRPr="0065458F">
        <w:rPr>
          <w:rFonts w:ascii="Times New Roman" w:hAnsi="Times New Roman" w:cs="Times New Roman"/>
          <w:i/>
          <w:sz w:val="24"/>
          <w:szCs w:val="24"/>
          <w:lang w:val="en-US"/>
        </w:rPr>
        <w:t>angustifolia</w:t>
      </w:r>
      <w:proofErr w:type="spellEnd"/>
      <w:r w:rsidRPr="0065458F">
        <w:rPr>
          <w:rFonts w:ascii="Times New Roman" w:hAnsi="Times New Roman" w:cs="Times New Roman"/>
          <w:sz w:val="24"/>
          <w:szCs w:val="24"/>
          <w:lang w:val="en-US"/>
        </w:rPr>
        <w:t>, a common prairie perennial. Journal of Ecology 102:920–929.</w:t>
      </w:r>
    </w:p>
    <w:p w14:paraId="4BD6CD32"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lastRenderedPageBreak/>
        <w:t>Kéry</w:t>
      </w:r>
      <w:proofErr w:type="spellEnd"/>
      <w:r w:rsidRPr="0065458F">
        <w:rPr>
          <w:rFonts w:ascii="Times New Roman" w:hAnsi="Times New Roman" w:cs="Times New Roman"/>
          <w:sz w:val="24"/>
          <w:szCs w:val="24"/>
          <w:lang w:val="en-US"/>
        </w:rPr>
        <w:t xml:space="preserve">, M., D. Matthies, and M. Fischer. 2001. The effect of plant population size on the interactions between the rare plant </w:t>
      </w:r>
      <w:proofErr w:type="spellStart"/>
      <w:r w:rsidRPr="0065458F">
        <w:rPr>
          <w:rFonts w:ascii="Times New Roman" w:hAnsi="Times New Roman" w:cs="Times New Roman"/>
          <w:i/>
          <w:sz w:val="24"/>
          <w:szCs w:val="24"/>
          <w:lang w:val="en-US"/>
        </w:rPr>
        <w:t>Gentiana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cruciata</w:t>
      </w:r>
      <w:proofErr w:type="spellEnd"/>
      <w:r w:rsidRPr="0065458F">
        <w:rPr>
          <w:rFonts w:ascii="Times New Roman" w:hAnsi="Times New Roman" w:cs="Times New Roman"/>
          <w:sz w:val="24"/>
          <w:szCs w:val="24"/>
          <w:lang w:val="en-US"/>
        </w:rPr>
        <w:t xml:space="preserve"> and its specialized herbivore </w:t>
      </w:r>
      <w:proofErr w:type="spellStart"/>
      <w:r w:rsidRPr="0065458F">
        <w:rPr>
          <w:rFonts w:ascii="Times New Roman" w:hAnsi="Times New Roman" w:cs="Times New Roman"/>
          <w:i/>
          <w:sz w:val="24"/>
          <w:szCs w:val="24"/>
          <w:lang w:val="en-US"/>
        </w:rPr>
        <w:t>Maculinea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rebeli</w:t>
      </w:r>
      <w:proofErr w:type="spellEnd"/>
      <w:r w:rsidRPr="0065458F">
        <w:rPr>
          <w:rFonts w:ascii="Times New Roman" w:hAnsi="Times New Roman" w:cs="Times New Roman"/>
          <w:sz w:val="24"/>
          <w:szCs w:val="24"/>
          <w:lang w:val="en-US"/>
        </w:rPr>
        <w:t>. Journal of Ecology 89:418–427.</w:t>
      </w:r>
    </w:p>
    <w:p w14:paraId="0A8AE743"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860EE3">
        <w:rPr>
          <w:rFonts w:ascii="Times New Roman" w:hAnsi="Times New Roman" w:cs="Times New Roman"/>
          <w:sz w:val="24"/>
          <w:szCs w:val="24"/>
          <w:lang w:val="de-DE"/>
          <w:rPrChange w:id="633" w:author="Alicia" w:date="2016-05-20T10:37:00Z">
            <w:rPr>
              <w:rFonts w:ascii="Times New Roman" w:hAnsi="Times New Roman" w:cs="Times New Roman"/>
              <w:sz w:val="24"/>
              <w:szCs w:val="24"/>
              <w:lang w:val="en-US"/>
            </w:rPr>
          </w:rPrChange>
        </w:rPr>
        <w:t xml:space="preserve">Kolb, A., J. Ehrlén, and O. Eriksson. </w:t>
      </w:r>
      <w:r w:rsidRPr="0065458F">
        <w:rPr>
          <w:rFonts w:ascii="Times New Roman" w:hAnsi="Times New Roman" w:cs="Times New Roman"/>
          <w:sz w:val="24"/>
          <w:szCs w:val="24"/>
          <w:lang w:val="en-US"/>
        </w:rPr>
        <w:t>2007a. Ecological and evolutionary consequences of spatial and temporal variation in pre-dispersal seed predation. Perspectives in Plant Ecology, Evolution and Systematics 9:79–100.</w:t>
      </w:r>
    </w:p>
    <w:p w14:paraId="0DD69EA1"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de-DE"/>
        </w:rPr>
      </w:pPr>
      <w:r w:rsidRPr="0013268E">
        <w:rPr>
          <w:rFonts w:ascii="Times New Roman" w:hAnsi="Times New Roman" w:cs="Times New Roman"/>
          <w:sz w:val="24"/>
          <w:szCs w:val="24"/>
          <w:lang w:val="en-US"/>
        </w:rPr>
        <w:t xml:space="preserve">Kolb, A., R. </w:t>
      </w:r>
      <w:proofErr w:type="spellStart"/>
      <w:r w:rsidRPr="0013268E">
        <w:rPr>
          <w:rFonts w:ascii="Times New Roman" w:hAnsi="Times New Roman" w:cs="Times New Roman"/>
          <w:sz w:val="24"/>
          <w:szCs w:val="24"/>
          <w:lang w:val="en-US"/>
        </w:rPr>
        <w:t>Leimu</w:t>
      </w:r>
      <w:proofErr w:type="spellEnd"/>
      <w:r w:rsidRPr="0013268E">
        <w:rPr>
          <w:rFonts w:ascii="Times New Roman" w:hAnsi="Times New Roman" w:cs="Times New Roman"/>
          <w:sz w:val="24"/>
          <w:szCs w:val="24"/>
          <w:lang w:val="en-US"/>
        </w:rPr>
        <w:t xml:space="preserve">, and J. Ehrlén. </w:t>
      </w:r>
      <w:r w:rsidRPr="0065458F">
        <w:rPr>
          <w:rFonts w:ascii="Times New Roman" w:hAnsi="Times New Roman" w:cs="Times New Roman"/>
          <w:sz w:val="24"/>
          <w:szCs w:val="24"/>
          <w:lang w:val="en-US"/>
        </w:rPr>
        <w:t xml:space="preserve">2007b. Environmental context influences the outcome of a plant-seed predator interaction. </w:t>
      </w:r>
      <w:r w:rsidRPr="0065458F">
        <w:rPr>
          <w:rFonts w:ascii="Times New Roman" w:hAnsi="Times New Roman" w:cs="Times New Roman"/>
          <w:sz w:val="24"/>
          <w:szCs w:val="24"/>
          <w:lang w:val="de-DE"/>
        </w:rPr>
        <w:t>Oikos 116:864–872.</w:t>
      </w:r>
    </w:p>
    <w:p w14:paraId="7D903D2F"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de-DE"/>
        </w:rPr>
        <w:t xml:space="preserve">König, M. A. E., C. Wiklund, and J. Ehrlén. </w:t>
      </w:r>
      <w:r w:rsidRPr="0065458F">
        <w:rPr>
          <w:rFonts w:ascii="Times New Roman" w:hAnsi="Times New Roman" w:cs="Times New Roman"/>
          <w:sz w:val="24"/>
          <w:szCs w:val="24"/>
          <w:lang w:val="en-US"/>
        </w:rPr>
        <w:t xml:space="preserve">2015. Timing of flowering and intensity of attack by a butterfly herbivore in a </w:t>
      </w:r>
      <w:proofErr w:type="spellStart"/>
      <w:r w:rsidRPr="0065458F">
        <w:rPr>
          <w:rFonts w:ascii="Times New Roman" w:hAnsi="Times New Roman" w:cs="Times New Roman"/>
          <w:sz w:val="24"/>
          <w:szCs w:val="24"/>
          <w:lang w:val="en-US"/>
        </w:rPr>
        <w:t>polyploid</w:t>
      </w:r>
      <w:proofErr w:type="spellEnd"/>
      <w:r w:rsidRPr="0065458F">
        <w:rPr>
          <w:rFonts w:ascii="Times New Roman" w:hAnsi="Times New Roman" w:cs="Times New Roman"/>
          <w:sz w:val="24"/>
          <w:szCs w:val="24"/>
          <w:lang w:val="en-US"/>
        </w:rPr>
        <w:t xml:space="preserve"> herb. Ecology and Evolution 5:1863–1872.</w:t>
      </w:r>
    </w:p>
    <w:p w14:paraId="4EBE594A" w14:textId="06F1B86F" w:rsidR="00881224" w:rsidRPr="006223D7" w:rsidRDefault="00366CD6" w:rsidP="00881224">
      <w:pPr>
        <w:pStyle w:val="Bibliography"/>
        <w:spacing w:line="480" w:lineRule="auto"/>
        <w:ind w:left="0" w:firstLine="0"/>
        <w:rPr>
          <w:rFonts w:ascii="Times New Roman" w:hAnsi="Times New Roman" w:cs="Times New Roman"/>
          <w:sz w:val="24"/>
          <w:szCs w:val="24"/>
          <w:lang w:val="en-US"/>
          <w:rPrChange w:id="634" w:author="Alicia" w:date="2016-05-18T09:58:00Z">
            <w:rPr>
              <w:rFonts w:ascii="Times New Roman" w:hAnsi="Times New Roman" w:cs="Times New Roman"/>
              <w:sz w:val="24"/>
              <w:szCs w:val="24"/>
              <w:lang w:val="de-DE"/>
            </w:rPr>
          </w:rPrChange>
        </w:rPr>
      </w:pPr>
      <w:proofErr w:type="spellStart"/>
      <w:r w:rsidRPr="006223D7">
        <w:rPr>
          <w:rFonts w:ascii="Times New Roman" w:hAnsi="Times New Roman" w:cs="Times New Roman"/>
          <w:sz w:val="24"/>
          <w:szCs w:val="24"/>
          <w:lang w:val="en-US"/>
          <w:rPrChange w:id="635" w:author="Alicia" w:date="2016-05-18T09:58:00Z">
            <w:rPr>
              <w:rFonts w:ascii="Times New Roman" w:hAnsi="Times New Roman" w:cs="Times New Roman"/>
              <w:sz w:val="24"/>
              <w:szCs w:val="24"/>
              <w:lang w:val="de-DE"/>
            </w:rPr>
          </w:rPrChange>
        </w:rPr>
        <w:t>Lande</w:t>
      </w:r>
      <w:proofErr w:type="spellEnd"/>
      <w:r w:rsidRPr="006223D7">
        <w:rPr>
          <w:rFonts w:ascii="Times New Roman" w:hAnsi="Times New Roman" w:cs="Times New Roman"/>
          <w:sz w:val="24"/>
          <w:szCs w:val="24"/>
          <w:lang w:val="en-US"/>
          <w:rPrChange w:id="636" w:author="Alicia" w:date="2016-05-18T09:58:00Z">
            <w:rPr>
              <w:rFonts w:ascii="Times New Roman" w:hAnsi="Times New Roman" w:cs="Times New Roman"/>
              <w:sz w:val="24"/>
              <w:szCs w:val="24"/>
              <w:lang w:val="de-DE"/>
            </w:rPr>
          </w:rPrChange>
        </w:rPr>
        <w:t>, R., and S. J. Arnold. 1983. The measurement of selection on correlated characters. Evolution 37:1210.</w:t>
      </w:r>
    </w:p>
    <w:p w14:paraId="7EFA342D"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Mouquet</w:t>
      </w:r>
      <w:proofErr w:type="spellEnd"/>
      <w:r w:rsidRPr="0065458F">
        <w:rPr>
          <w:rFonts w:ascii="Times New Roman" w:hAnsi="Times New Roman" w:cs="Times New Roman"/>
          <w:sz w:val="24"/>
          <w:szCs w:val="24"/>
          <w:lang w:val="en-US"/>
        </w:rPr>
        <w:t xml:space="preserve">, N., V. </w:t>
      </w:r>
      <w:proofErr w:type="spellStart"/>
      <w:r w:rsidRPr="0065458F">
        <w:rPr>
          <w:rFonts w:ascii="Times New Roman" w:hAnsi="Times New Roman" w:cs="Times New Roman"/>
          <w:sz w:val="24"/>
          <w:szCs w:val="24"/>
          <w:lang w:val="en-US"/>
        </w:rPr>
        <w:t>Belrose</w:t>
      </w:r>
      <w:proofErr w:type="spellEnd"/>
      <w:r w:rsidRPr="0065458F">
        <w:rPr>
          <w:rFonts w:ascii="Times New Roman" w:hAnsi="Times New Roman" w:cs="Times New Roman"/>
          <w:sz w:val="24"/>
          <w:szCs w:val="24"/>
          <w:lang w:val="en-US"/>
        </w:rPr>
        <w:t xml:space="preserve">, J. A. Thomas, G. W. </w:t>
      </w:r>
      <w:proofErr w:type="spellStart"/>
      <w:r w:rsidRPr="0065458F">
        <w:rPr>
          <w:rFonts w:ascii="Times New Roman" w:hAnsi="Times New Roman" w:cs="Times New Roman"/>
          <w:sz w:val="24"/>
          <w:szCs w:val="24"/>
          <w:lang w:val="en-US"/>
        </w:rPr>
        <w:t>Elmes</w:t>
      </w:r>
      <w:proofErr w:type="spellEnd"/>
      <w:r w:rsidRPr="0065458F">
        <w:rPr>
          <w:rFonts w:ascii="Times New Roman" w:hAnsi="Times New Roman" w:cs="Times New Roman"/>
          <w:sz w:val="24"/>
          <w:szCs w:val="24"/>
          <w:lang w:val="en-US"/>
        </w:rPr>
        <w:t xml:space="preserve">, and R. T. Clarke. 2005. Conserving community modules: a case study of the endangered </w:t>
      </w:r>
      <w:proofErr w:type="spellStart"/>
      <w:r w:rsidRPr="0065458F">
        <w:rPr>
          <w:rFonts w:ascii="Times New Roman" w:hAnsi="Times New Roman" w:cs="Times New Roman"/>
          <w:sz w:val="24"/>
          <w:szCs w:val="24"/>
          <w:lang w:val="en-US"/>
        </w:rPr>
        <w:t>lycaenid</w:t>
      </w:r>
      <w:proofErr w:type="spellEnd"/>
      <w:r w:rsidRPr="0065458F">
        <w:rPr>
          <w:rFonts w:ascii="Times New Roman" w:hAnsi="Times New Roman" w:cs="Times New Roman"/>
          <w:sz w:val="24"/>
          <w:szCs w:val="24"/>
          <w:lang w:val="en-US"/>
        </w:rPr>
        <w:t xml:space="preserve"> butterfly </w:t>
      </w:r>
      <w:proofErr w:type="spellStart"/>
      <w:r w:rsidRPr="0065458F">
        <w:rPr>
          <w:rFonts w:ascii="Times New Roman" w:hAnsi="Times New Roman" w:cs="Times New Roman"/>
          <w:i/>
          <w:sz w:val="24"/>
          <w:szCs w:val="24"/>
          <w:lang w:val="en-US"/>
        </w:rPr>
        <w:t>Maculinea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alcon</w:t>
      </w:r>
      <w:proofErr w:type="spellEnd"/>
      <w:r w:rsidRPr="0065458F">
        <w:rPr>
          <w:rFonts w:ascii="Times New Roman" w:hAnsi="Times New Roman" w:cs="Times New Roman"/>
          <w:sz w:val="24"/>
          <w:szCs w:val="24"/>
          <w:lang w:val="en-US"/>
        </w:rPr>
        <w:t>. Ecology 86:3160–3173.</w:t>
      </w:r>
    </w:p>
    <w:p w14:paraId="5FB0AE03"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Munguia</w:t>
      </w:r>
      <w:proofErr w:type="spellEnd"/>
      <w:r w:rsidRPr="0065458F">
        <w:rPr>
          <w:rFonts w:ascii="Times New Roman" w:hAnsi="Times New Roman" w:cs="Times New Roman"/>
          <w:sz w:val="24"/>
          <w:szCs w:val="24"/>
          <w:lang w:val="en-US"/>
        </w:rPr>
        <w:t xml:space="preserve">-Rosas, M. A., J. </w:t>
      </w:r>
      <w:proofErr w:type="spellStart"/>
      <w:r w:rsidRPr="0065458F">
        <w:rPr>
          <w:rFonts w:ascii="Times New Roman" w:hAnsi="Times New Roman" w:cs="Times New Roman"/>
          <w:sz w:val="24"/>
          <w:szCs w:val="24"/>
          <w:lang w:val="en-US"/>
        </w:rPr>
        <w:t>Ollerton</w:t>
      </w:r>
      <w:proofErr w:type="spellEnd"/>
      <w:r w:rsidRPr="0065458F">
        <w:rPr>
          <w:rFonts w:ascii="Times New Roman" w:hAnsi="Times New Roman" w:cs="Times New Roman"/>
          <w:sz w:val="24"/>
          <w:szCs w:val="24"/>
          <w:lang w:val="en-US"/>
        </w:rPr>
        <w:t>, and V. Parra-</w:t>
      </w:r>
      <w:proofErr w:type="spellStart"/>
      <w:r w:rsidRPr="0065458F">
        <w:rPr>
          <w:rFonts w:ascii="Times New Roman" w:hAnsi="Times New Roman" w:cs="Times New Roman"/>
          <w:sz w:val="24"/>
          <w:szCs w:val="24"/>
          <w:lang w:val="en-US"/>
        </w:rPr>
        <w:t>Tabla</w:t>
      </w:r>
      <w:proofErr w:type="spellEnd"/>
      <w:r w:rsidRPr="0065458F">
        <w:rPr>
          <w:rFonts w:ascii="Times New Roman" w:hAnsi="Times New Roman" w:cs="Times New Roman"/>
          <w:sz w:val="24"/>
          <w:szCs w:val="24"/>
          <w:lang w:val="en-US"/>
        </w:rPr>
        <w:t>. 2011. Phenotypic selection on flowering phenology and size in two dioecious plant species with different pollen vectors. Plant Species Biology 26:205–212.</w:t>
      </w:r>
    </w:p>
    <w:p w14:paraId="1810991C"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Munguía</w:t>
      </w:r>
      <w:proofErr w:type="spellEnd"/>
      <w:r w:rsidRPr="0065458F">
        <w:rPr>
          <w:rFonts w:ascii="Times New Roman" w:hAnsi="Times New Roman" w:cs="Times New Roman"/>
          <w:sz w:val="24"/>
          <w:szCs w:val="24"/>
          <w:lang w:val="en-US"/>
        </w:rPr>
        <w:t xml:space="preserve">-Rosas, M. A., J. </w:t>
      </w:r>
      <w:proofErr w:type="spellStart"/>
      <w:r w:rsidRPr="0065458F">
        <w:rPr>
          <w:rFonts w:ascii="Times New Roman" w:hAnsi="Times New Roman" w:cs="Times New Roman"/>
          <w:sz w:val="24"/>
          <w:szCs w:val="24"/>
          <w:lang w:val="en-US"/>
        </w:rPr>
        <w:t>Ollerton</w:t>
      </w:r>
      <w:proofErr w:type="spellEnd"/>
      <w:r w:rsidRPr="0065458F">
        <w:rPr>
          <w:rFonts w:ascii="Times New Roman" w:hAnsi="Times New Roman" w:cs="Times New Roman"/>
          <w:sz w:val="24"/>
          <w:szCs w:val="24"/>
          <w:lang w:val="en-US"/>
        </w:rPr>
        <w:t>, V. Parra-</w:t>
      </w:r>
      <w:proofErr w:type="spellStart"/>
      <w:r w:rsidRPr="0065458F">
        <w:rPr>
          <w:rFonts w:ascii="Times New Roman" w:hAnsi="Times New Roman" w:cs="Times New Roman"/>
          <w:sz w:val="24"/>
          <w:szCs w:val="24"/>
          <w:lang w:val="en-US"/>
        </w:rPr>
        <w:t>Tabla</w:t>
      </w:r>
      <w:proofErr w:type="spellEnd"/>
      <w:r w:rsidRPr="0065458F">
        <w:rPr>
          <w:rFonts w:ascii="Times New Roman" w:hAnsi="Times New Roman" w:cs="Times New Roman"/>
          <w:sz w:val="24"/>
          <w:szCs w:val="24"/>
          <w:lang w:val="en-US"/>
        </w:rPr>
        <w:t xml:space="preserve">, and J. A. De-Nova. 2011. Meta-analysis of phenotypic selection on flowering phenology suggests that early flowering plants are </w:t>
      </w:r>
      <w:proofErr w:type="spellStart"/>
      <w:r w:rsidRPr="0065458F">
        <w:rPr>
          <w:rFonts w:ascii="Times New Roman" w:hAnsi="Times New Roman" w:cs="Times New Roman"/>
          <w:sz w:val="24"/>
          <w:szCs w:val="24"/>
          <w:lang w:val="en-US"/>
        </w:rPr>
        <w:t>favoured</w:t>
      </w:r>
      <w:proofErr w:type="spellEnd"/>
      <w:r w:rsidRPr="0065458F">
        <w:rPr>
          <w:rFonts w:ascii="Times New Roman" w:hAnsi="Times New Roman" w:cs="Times New Roman"/>
          <w:sz w:val="24"/>
          <w:szCs w:val="24"/>
          <w:lang w:val="en-US"/>
        </w:rPr>
        <w:t>. Ecology Letters 14:511–521.</w:t>
      </w:r>
    </w:p>
    <w:p w14:paraId="4FCE8FDA"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Nash, D. R., T. D. </w:t>
      </w:r>
      <w:proofErr w:type="spellStart"/>
      <w:proofErr w:type="gramStart"/>
      <w:r w:rsidRPr="0065458F">
        <w:rPr>
          <w:rFonts w:ascii="Times New Roman" w:hAnsi="Times New Roman" w:cs="Times New Roman"/>
          <w:sz w:val="24"/>
          <w:szCs w:val="24"/>
          <w:lang w:val="en-US"/>
        </w:rPr>
        <w:t>Als</w:t>
      </w:r>
      <w:proofErr w:type="spellEnd"/>
      <w:proofErr w:type="gramEnd"/>
      <w:r w:rsidRPr="0065458F">
        <w:rPr>
          <w:rFonts w:ascii="Times New Roman" w:hAnsi="Times New Roman" w:cs="Times New Roman"/>
          <w:sz w:val="24"/>
          <w:szCs w:val="24"/>
          <w:lang w:val="en-US"/>
        </w:rPr>
        <w:t xml:space="preserve">, R. </w:t>
      </w:r>
      <w:proofErr w:type="spellStart"/>
      <w:r w:rsidRPr="0065458F">
        <w:rPr>
          <w:rFonts w:ascii="Times New Roman" w:hAnsi="Times New Roman" w:cs="Times New Roman"/>
          <w:sz w:val="24"/>
          <w:szCs w:val="24"/>
          <w:lang w:val="en-US"/>
        </w:rPr>
        <w:t>Maile</w:t>
      </w:r>
      <w:proofErr w:type="spellEnd"/>
      <w:r w:rsidRPr="0065458F">
        <w:rPr>
          <w:rFonts w:ascii="Times New Roman" w:hAnsi="Times New Roman" w:cs="Times New Roman"/>
          <w:sz w:val="24"/>
          <w:szCs w:val="24"/>
          <w:lang w:val="en-US"/>
        </w:rPr>
        <w:t xml:space="preserve">, G. R. Jones, and J. J. </w:t>
      </w:r>
      <w:proofErr w:type="spellStart"/>
      <w:r w:rsidRPr="0065458F">
        <w:rPr>
          <w:rFonts w:ascii="Times New Roman" w:hAnsi="Times New Roman" w:cs="Times New Roman"/>
          <w:sz w:val="24"/>
          <w:szCs w:val="24"/>
          <w:lang w:val="en-US"/>
        </w:rPr>
        <w:t>Boomsma</w:t>
      </w:r>
      <w:proofErr w:type="spellEnd"/>
      <w:r w:rsidRPr="0065458F">
        <w:rPr>
          <w:rFonts w:ascii="Times New Roman" w:hAnsi="Times New Roman" w:cs="Times New Roman"/>
          <w:sz w:val="24"/>
          <w:szCs w:val="24"/>
          <w:lang w:val="en-US"/>
        </w:rPr>
        <w:t>. 2008. A mosaic of chemical coevolution in a Large Blue butterfly. Science 319:88–90.</w:t>
      </w:r>
    </w:p>
    <w:p w14:paraId="42717F61"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lastRenderedPageBreak/>
        <w:t>Nowicki</w:t>
      </w:r>
      <w:proofErr w:type="spellEnd"/>
      <w:r w:rsidRPr="0065458F">
        <w:rPr>
          <w:rFonts w:ascii="Times New Roman" w:hAnsi="Times New Roman" w:cs="Times New Roman"/>
          <w:sz w:val="24"/>
          <w:szCs w:val="24"/>
          <w:lang w:val="en-US"/>
        </w:rPr>
        <w:t xml:space="preserve">, P., M. </w:t>
      </w:r>
      <w:proofErr w:type="spellStart"/>
      <w:r w:rsidRPr="0065458F">
        <w:rPr>
          <w:rFonts w:ascii="Times New Roman" w:hAnsi="Times New Roman" w:cs="Times New Roman"/>
          <w:sz w:val="24"/>
          <w:szCs w:val="24"/>
          <w:lang w:val="en-US"/>
        </w:rPr>
        <w:t>Witek</w:t>
      </w:r>
      <w:proofErr w:type="spellEnd"/>
      <w:r w:rsidRPr="0065458F">
        <w:rPr>
          <w:rFonts w:ascii="Times New Roman" w:hAnsi="Times New Roman" w:cs="Times New Roman"/>
          <w:sz w:val="24"/>
          <w:szCs w:val="24"/>
          <w:lang w:val="en-US"/>
        </w:rPr>
        <w:t xml:space="preserve">, P. </w:t>
      </w:r>
      <w:proofErr w:type="spellStart"/>
      <w:r w:rsidRPr="0065458F">
        <w:rPr>
          <w:rFonts w:ascii="Times New Roman" w:hAnsi="Times New Roman" w:cs="Times New Roman"/>
          <w:sz w:val="24"/>
          <w:szCs w:val="24"/>
          <w:lang w:val="en-US"/>
        </w:rPr>
        <w:t>Skorka</w:t>
      </w:r>
      <w:proofErr w:type="spellEnd"/>
      <w:r w:rsidRPr="0065458F">
        <w:rPr>
          <w:rFonts w:ascii="Times New Roman" w:hAnsi="Times New Roman" w:cs="Times New Roman"/>
          <w:sz w:val="24"/>
          <w:szCs w:val="24"/>
          <w:lang w:val="en-US"/>
        </w:rPr>
        <w:t xml:space="preserve">, and M. </w:t>
      </w:r>
      <w:proofErr w:type="spellStart"/>
      <w:r w:rsidRPr="0065458F">
        <w:rPr>
          <w:rFonts w:ascii="Times New Roman" w:hAnsi="Times New Roman" w:cs="Times New Roman"/>
          <w:sz w:val="24"/>
          <w:szCs w:val="24"/>
          <w:lang w:val="en-US"/>
        </w:rPr>
        <w:t>Woyciechowski</w:t>
      </w:r>
      <w:proofErr w:type="spellEnd"/>
      <w:r w:rsidRPr="0065458F">
        <w:rPr>
          <w:rFonts w:ascii="Times New Roman" w:hAnsi="Times New Roman" w:cs="Times New Roman"/>
          <w:sz w:val="24"/>
          <w:szCs w:val="24"/>
          <w:lang w:val="en-US"/>
        </w:rPr>
        <w:t xml:space="preserve">. 2005. Oviposition patterns in the </w:t>
      </w:r>
      <w:proofErr w:type="spellStart"/>
      <w:r w:rsidRPr="0065458F">
        <w:rPr>
          <w:rFonts w:ascii="Times New Roman" w:hAnsi="Times New Roman" w:cs="Times New Roman"/>
          <w:sz w:val="24"/>
          <w:szCs w:val="24"/>
          <w:lang w:val="en-US"/>
        </w:rPr>
        <w:t>myrmecophilous</w:t>
      </w:r>
      <w:proofErr w:type="spellEnd"/>
      <w:r w:rsidRPr="0065458F">
        <w:rPr>
          <w:rFonts w:ascii="Times New Roman" w:hAnsi="Times New Roman" w:cs="Times New Roman"/>
          <w:sz w:val="24"/>
          <w:szCs w:val="24"/>
          <w:lang w:val="en-US"/>
        </w:rPr>
        <w:t xml:space="preserve"> butterfly </w:t>
      </w:r>
      <w:proofErr w:type="spellStart"/>
      <w:r w:rsidRPr="0065458F">
        <w:rPr>
          <w:rFonts w:ascii="Times New Roman" w:hAnsi="Times New Roman" w:cs="Times New Roman"/>
          <w:i/>
          <w:sz w:val="24"/>
          <w:szCs w:val="24"/>
          <w:lang w:val="en-US"/>
        </w:rPr>
        <w:t>Maculinea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alcon</w:t>
      </w:r>
      <w:proofErr w:type="spellEnd"/>
      <w:r w:rsidRPr="0065458F">
        <w:rPr>
          <w:rFonts w:ascii="Times New Roman" w:hAnsi="Times New Roman" w:cs="Times New Roman"/>
          <w:sz w:val="24"/>
          <w:szCs w:val="24"/>
          <w:lang w:val="en-US"/>
        </w:rPr>
        <w:t xml:space="preserve"> Denis &amp; </w:t>
      </w:r>
      <w:proofErr w:type="spellStart"/>
      <w:r w:rsidRPr="0065458F">
        <w:rPr>
          <w:rFonts w:ascii="Times New Roman" w:hAnsi="Times New Roman" w:cs="Times New Roman"/>
          <w:sz w:val="24"/>
          <w:szCs w:val="24"/>
          <w:lang w:val="en-US"/>
        </w:rPr>
        <w:t>Schiffermueller</w:t>
      </w:r>
      <w:proofErr w:type="spellEnd"/>
      <w:r w:rsidRPr="0065458F">
        <w:rPr>
          <w:rFonts w:ascii="Times New Roman" w:hAnsi="Times New Roman" w:cs="Times New Roman"/>
          <w:sz w:val="24"/>
          <w:szCs w:val="24"/>
          <w:lang w:val="en-US"/>
        </w:rPr>
        <w:t xml:space="preserve"> (Lepidoptera: </w:t>
      </w:r>
      <w:proofErr w:type="spellStart"/>
      <w:r w:rsidRPr="0065458F">
        <w:rPr>
          <w:rFonts w:ascii="Times New Roman" w:hAnsi="Times New Roman" w:cs="Times New Roman"/>
          <w:sz w:val="24"/>
          <w:szCs w:val="24"/>
          <w:lang w:val="en-US"/>
        </w:rPr>
        <w:t>Lycaenidae</w:t>
      </w:r>
      <w:proofErr w:type="spellEnd"/>
      <w:r w:rsidRPr="0065458F">
        <w:rPr>
          <w:rFonts w:ascii="Times New Roman" w:hAnsi="Times New Roman" w:cs="Times New Roman"/>
          <w:sz w:val="24"/>
          <w:szCs w:val="24"/>
          <w:lang w:val="en-US"/>
        </w:rPr>
        <w:t xml:space="preserve">) in relation to characteristics of </w:t>
      </w:r>
      <w:proofErr w:type="spellStart"/>
      <w:r w:rsidRPr="0065458F">
        <w:rPr>
          <w:rFonts w:ascii="Times New Roman" w:hAnsi="Times New Roman" w:cs="Times New Roman"/>
          <w:sz w:val="24"/>
          <w:szCs w:val="24"/>
          <w:lang w:val="en-US"/>
        </w:rPr>
        <w:t>foodplants</w:t>
      </w:r>
      <w:proofErr w:type="spellEnd"/>
      <w:r w:rsidRPr="0065458F">
        <w:rPr>
          <w:rFonts w:ascii="Times New Roman" w:hAnsi="Times New Roman" w:cs="Times New Roman"/>
          <w:sz w:val="24"/>
          <w:szCs w:val="24"/>
          <w:lang w:val="en-US"/>
        </w:rPr>
        <w:t xml:space="preserve"> and presence of ant hosts. Polish Journal of Ecology 53:409–417.</w:t>
      </w:r>
    </w:p>
    <w:p w14:paraId="17307645"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76147F">
        <w:rPr>
          <w:rFonts w:ascii="Times New Roman" w:hAnsi="Times New Roman" w:cs="Times New Roman"/>
          <w:sz w:val="24"/>
          <w:szCs w:val="24"/>
          <w:lang w:val="en-US"/>
        </w:rPr>
        <w:t>Oostermeijer</w:t>
      </w:r>
      <w:proofErr w:type="spellEnd"/>
      <w:r w:rsidRPr="0076147F">
        <w:rPr>
          <w:rFonts w:ascii="Times New Roman" w:hAnsi="Times New Roman" w:cs="Times New Roman"/>
          <w:sz w:val="24"/>
          <w:szCs w:val="24"/>
          <w:lang w:val="en-US"/>
        </w:rPr>
        <w:t xml:space="preserve">, J. G. B., J. C. M. Den </w:t>
      </w:r>
      <w:proofErr w:type="spellStart"/>
      <w:r w:rsidRPr="0076147F">
        <w:rPr>
          <w:rFonts w:ascii="Times New Roman" w:hAnsi="Times New Roman" w:cs="Times New Roman"/>
          <w:sz w:val="24"/>
          <w:szCs w:val="24"/>
          <w:lang w:val="en-US"/>
        </w:rPr>
        <w:t>Nijs</w:t>
      </w:r>
      <w:proofErr w:type="spellEnd"/>
      <w:r w:rsidRPr="0076147F">
        <w:rPr>
          <w:rFonts w:ascii="Times New Roman" w:hAnsi="Times New Roman" w:cs="Times New Roman"/>
          <w:sz w:val="24"/>
          <w:szCs w:val="24"/>
          <w:lang w:val="en-US"/>
        </w:rPr>
        <w:t xml:space="preserve">, L. E. L. </w:t>
      </w:r>
      <w:proofErr w:type="spellStart"/>
      <w:r w:rsidRPr="0076147F">
        <w:rPr>
          <w:rFonts w:ascii="Times New Roman" w:hAnsi="Times New Roman" w:cs="Times New Roman"/>
          <w:sz w:val="24"/>
          <w:szCs w:val="24"/>
          <w:lang w:val="en-US"/>
        </w:rPr>
        <w:t>Raijmann</w:t>
      </w:r>
      <w:proofErr w:type="spellEnd"/>
      <w:r w:rsidRPr="0076147F">
        <w:rPr>
          <w:rFonts w:ascii="Times New Roman" w:hAnsi="Times New Roman" w:cs="Times New Roman"/>
          <w:sz w:val="24"/>
          <w:szCs w:val="24"/>
          <w:lang w:val="en-US"/>
        </w:rPr>
        <w:t xml:space="preserve">, and S. B. J. Menken. </w:t>
      </w:r>
      <w:r w:rsidRPr="0065458F">
        <w:rPr>
          <w:rFonts w:ascii="Times New Roman" w:hAnsi="Times New Roman" w:cs="Times New Roman"/>
          <w:sz w:val="24"/>
          <w:szCs w:val="24"/>
          <w:lang w:val="en-US"/>
        </w:rPr>
        <w:t>1992. Population biology and management of the marsh gentian (</w:t>
      </w:r>
      <w:r w:rsidRPr="0065458F">
        <w:rPr>
          <w:rFonts w:ascii="Times New Roman" w:hAnsi="Times New Roman" w:cs="Times New Roman"/>
          <w:i/>
          <w:sz w:val="24"/>
          <w:szCs w:val="24"/>
          <w:lang w:val="en-US"/>
        </w:rPr>
        <w:t>Gentiana pneumonanthe</w:t>
      </w:r>
      <w:r w:rsidRPr="0065458F">
        <w:rPr>
          <w:rFonts w:ascii="Times New Roman" w:hAnsi="Times New Roman" w:cs="Times New Roman"/>
          <w:sz w:val="24"/>
          <w:szCs w:val="24"/>
          <w:lang w:val="en-US"/>
        </w:rPr>
        <w:t xml:space="preserve"> L.), a rare species in The Netherlands. Botanical Journal of the </w:t>
      </w:r>
      <w:proofErr w:type="spellStart"/>
      <w:r w:rsidRPr="0065458F">
        <w:rPr>
          <w:rFonts w:ascii="Times New Roman" w:hAnsi="Times New Roman" w:cs="Times New Roman"/>
          <w:sz w:val="24"/>
          <w:szCs w:val="24"/>
          <w:lang w:val="en-US"/>
        </w:rPr>
        <w:t>Linnean</w:t>
      </w:r>
      <w:proofErr w:type="spellEnd"/>
      <w:r w:rsidRPr="0065458F">
        <w:rPr>
          <w:rFonts w:ascii="Times New Roman" w:hAnsi="Times New Roman" w:cs="Times New Roman"/>
          <w:sz w:val="24"/>
          <w:szCs w:val="24"/>
          <w:lang w:val="en-US"/>
        </w:rPr>
        <w:t xml:space="preserve"> Society 108:117–130.</w:t>
      </w:r>
    </w:p>
    <w:p w14:paraId="3935FA3A"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Parachnowitsch, A. L., and C. M. Caruso. 2008. Predispersal seed herbivores, not pollinators, exert selection on floral traits via female fitness. Ecology 89:1802–1810.</w:t>
      </w:r>
    </w:p>
    <w:p w14:paraId="66CD4FA5"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Patricelli, D., F. </w:t>
      </w:r>
      <w:proofErr w:type="spellStart"/>
      <w:r w:rsidRPr="0065458F">
        <w:rPr>
          <w:rFonts w:ascii="Times New Roman" w:hAnsi="Times New Roman" w:cs="Times New Roman"/>
          <w:sz w:val="24"/>
          <w:szCs w:val="24"/>
          <w:lang w:val="en-US"/>
        </w:rPr>
        <w:t>Barbero</w:t>
      </w:r>
      <w:proofErr w:type="spellEnd"/>
      <w:r w:rsidRPr="0065458F">
        <w:rPr>
          <w:rFonts w:ascii="Times New Roman" w:hAnsi="Times New Roman" w:cs="Times New Roman"/>
          <w:sz w:val="24"/>
          <w:szCs w:val="24"/>
          <w:lang w:val="en-US"/>
        </w:rPr>
        <w:t xml:space="preserve">, V. La </w:t>
      </w:r>
      <w:proofErr w:type="spellStart"/>
      <w:r w:rsidRPr="0065458F">
        <w:rPr>
          <w:rFonts w:ascii="Times New Roman" w:hAnsi="Times New Roman" w:cs="Times New Roman"/>
          <w:sz w:val="24"/>
          <w:szCs w:val="24"/>
          <w:lang w:val="en-US"/>
        </w:rPr>
        <w:t>Morgia</w:t>
      </w:r>
      <w:proofErr w:type="spellEnd"/>
      <w:r w:rsidRPr="0065458F">
        <w:rPr>
          <w:rFonts w:ascii="Times New Roman" w:hAnsi="Times New Roman" w:cs="Times New Roman"/>
          <w:sz w:val="24"/>
          <w:szCs w:val="24"/>
          <w:lang w:val="en-US"/>
        </w:rPr>
        <w:t xml:space="preserve">, L. P. </w:t>
      </w:r>
      <w:proofErr w:type="spellStart"/>
      <w:r w:rsidRPr="0065458F">
        <w:rPr>
          <w:rFonts w:ascii="Times New Roman" w:hAnsi="Times New Roman" w:cs="Times New Roman"/>
          <w:sz w:val="24"/>
          <w:szCs w:val="24"/>
          <w:lang w:val="en-US"/>
        </w:rPr>
        <w:t>Casacci</w:t>
      </w:r>
      <w:proofErr w:type="spellEnd"/>
      <w:r w:rsidRPr="0065458F">
        <w:rPr>
          <w:rFonts w:ascii="Times New Roman" w:hAnsi="Times New Roman" w:cs="Times New Roman"/>
          <w:sz w:val="24"/>
          <w:szCs w:val="24"/>
          <w:lang w:val="en-US"/>
        </w:rPr>
        <w:t xml:space="preserve">, M. </w:t>
      </w:r>
      <w:proofErr w:type="spellStart"/>
      <w:r w:rsidRPr="0065458F">
        <w:rPr>
          <w:rFonts w:ascii="Times New Roman" w:hAnsi="Times New Roman" w:cs="Times New Roman"/>
          <w:sz w:val="24"/>
          <w:szCs w:val="24"/>
          <w:lang w:val="en-US"/>
        </w:rPr>
        <w:t>Witek</w:t>
      </w:r>
      <w:proofErr w:type="spellEnd"/>
      <w:r w:rsidRPr="0065458F">
        <w:rPr>
          <w:rFonts w:ascii="Times New Roman" w:hAnsi="Times New Roman" w:cs="Times New Roman"/>
          <w:sz w:val="24"/>
          <w:szCs w:val="24"/>
          <w:lang w:val="en-US"/>
        </w:rPr>
        <w:t xml:space="preserve">, E. Balletto, and S. </w:t>
      </w:r>
      <w:proofErr w:type="spellStart"/>
      <w:r w:rsidRPr="0065458F">
        <w:rPr>
          <w:rFonts w:ascii="Times New Roman" w:hAnsi="Times New Roman" w:cs="Times New Roman"/>
          <w:sz w:val="24"/>
          <w:szCs w:val="24"/>
          <w:lang w:val="en-US"/>
        </w:rPr>
        <w:t>Bonelli</w:t>
      </w:r>
      <w:proofErr w:type="spellEnd"/>
      <w:r w:rsidRPr="0065458F">
        <w:rPr>
          <w:rFonts w:ascii="Times New Roman" w:hAnsi="Times New Roman" w:cs="Times New Roman"/>
          <w:sz w:val="24"/>
          <w:szCs w:val="24"/>
          <w:lang w:val="en-US"/>
        </w:rPr>
        <w:t xml:space="preserve">. 2011. To lay or not to lay: oviposition of </w:t>
      </w:r>
      <w:proofErr w:type="spellStart"/>
      <w:r w:rsidRPr="007C0ABB">
        <w:rPr>
          <w:rFonts w:ascii="Times New Roman" w:hAnsi="Times New Roman" w:cs="Times New Roman"/>
          <w:i/>
          <w:sz w:val="24"/>
          <w:szCs w:val="24"/>
          <w:lang w:val="en-US"/>
        </w:rPr>
        <w:t>Maculinea</w:t>
      </w:r>
      <w:proofErr w:type="spellEnd"/>
      <w:r w:rsidRPr="007C0ABB">
        <w:rPr>
          <w:rFonts w:ascii="Times New Roman" w:hAnsi="Times New Roman" w:cs="Times New Roman"/>
          <w:i/>
          <w:sz w:val="24"/>
          <w:szCs w:val="24"/>
          <w:lang w:val="en-US"/>
        </w:rPr>
        <w:t xml:space="preserve"> </w:t>
      </w:r>
      <w:proofErr w:type="spellStart"/>
      <w:r w:rsidRPr="007C0ABB">
        <w:rPr>
          <w:rFonts w:ascii="Times New Roman" w:hAnsi="Times New Roman" w:cs="Times New Roman"/>
          <w:i/>
          <w:sz w:val="24"/>
          <w:szCs w:val="24"/>
          <w:lang w:val="en-US"/>
        </w:rPr>
        <w:t>arion</w:t>
      </w:r>
      <w:proofErr w:type="spellEnd"/>
      <w:r w:rsidRPr="0065458F">
        <w:rPr>
          <w:rFonts w:ascii="Times New Roman" w:hAnsi="Times New Roman" w:cs="Times New Roman"/>
          <w:sz w:val="24"/>
          <w:szCs w:val="24"/>
          <w:lang w:val="en-US"/>
        </w:rPr>
        <w:t xml:space="preserve"> in relation to </w:t>
      </w:r>
      <w:proofErr w:type="spellStart"/>
      <w:r w:rsidRPr="007C0ABB">
        <w:rPr>
          <w:rFonts w:ascii="Times New Roman" w:hAnsi="Times New Roman" w:cs="Times New Roman"/>
          <w:i/>
          <w:sz w:val="24"/>
          <w:szCs w:val="24"/>
          <w:lang w:val="en-US"/>
        </w:rPr>
        <w:t>Myrmica</w:t>
      </w:r>
      <w:proofErr w:type="spellEnd"/>
      <w:r w:rsidRPr="0065458F">
        <w:rPr>
          <w:rFonts w:ascii="Times New Roman" w:hAnsi="Times New Roman" w:cs="Times New Roman"/>
          <w:sz w:val="24"/>
          <w:szCs w:val="24"/>
          <w:lang w:val="en-US"/>
        </w:rPr>
        <w:t xml:space="preserve"> ant presence and host plant phenology. Animal </w:t>
      </w:r>
      <w:proofErr w:type="spellStart"/>
      <w:r w:rsidRPr="0065458F">
        <w:rPr>
          <w:rFonts w:ascii="Times New Roman" w:hAnsi="Times New Roman" w:cs="Times New Roman"/>
          <w:sz w:val="24"/>
          <w:szCs w:val="24"/>
          <w:lang w:val="en-US"/>
        </w:rPr>
        <w:t>Behaviour</w:t>
      </w:r>
      <w:proofErr w:type="spellEnd"/>
      <w:r w:rsidRPr="0065458F">
        <w:rPr>
          <w:rFonts w:ascii="Times New Roman" w:hAnsi="Times New Roman" w:cs="Times New Roman"/>
          <w:sz w:val="24"/>
          <w:szCs w:val="24"/>
          <w:lang w:val="en-US"/>
        </w:rPr>
        <w:t xml:space="preserve"> 82:791–799.</w:t>
      </w:r>
    </w:p>
    <w:p w14:paraId="6D755F34"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Pilson</w:t>
      </w:r>
      <w:proofErr w:type="spellEnd"/>
      <w:r w:rsidRPr="0065458F">
        <w:rPr>
          <w:rFonts w:ascii="Times New Roman" w:hAnsi="Times New Roman" w:cs="Times New Roman"/>
          <w:sz w:val="24"/>
          <w:szCs w:val="24"/>
          <w:lang w:val="en-US"/>
        </w:rPr>
        <w:t xml:space="preserve">, D. 2000. Herbivory and natural selection on flowering phenology in wild sunflower, </w:t>
      </w:r>
      <w:r w:rsidRPr="007C0ABB">
        <w:rPr>
          <w:rFonts w:ascii="Times New Roman" w:hAnsi="Times New Roman" w:cs="Times New Roman"/>
          <w:i/>
          <w:sz w:val="24"/>
          <w:szCs w:val="24"/>
          <w:lang w:val="en-US"/>
        </w:rPr>
        <w:t xml:space="preserve">Helianthus </w:t>
      </w:r>
      <w:proofErr w:type="spellStart"/>
      <w:r w:rsidRPr="007C0ABB">
        <w:rPr>
          <w:rFonts w:ascii="Times New Roman" w:hAnsi="Times New Roman" w:cs="Times New Roman"/>
          <w:i/>
          <w:sz w:val="24"/>
          <w:szCs w:val="24"/>
          <w:lang w:val="en-US"/>
        </w:rPr>
        <w:t>annuus</w:t>
      </w:r>
      <w:proofErr w:type="spell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Oecologia</w:t>
      </w:r>
      <w:proofErr w:type="spellEnd"/>
      <w:r w:rsidRPr="0065458F">
        <w:rPr>
          <w:rFonts w:ascii="Times New Roman" w:hAnsi="Times New Roman" w:cs="Times New Roman"/>
          <w:sz w:val="24"/>
          <w:szCs w:val="24"/>
          <w:lang w:val="en-US"/>
        </w:rPr>
        <w:t xml:space="preserve"> 122:72–82.</w:t>
      </w:r>
    </w:p>
    <w:p w14:paraId="4AD24E2B"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Rausher</w:t>
      </w:r>
      <w:proofErr w:type="spellEnd"/>
      <w:r w:rsidRPr="0065458F">
        <w:rPr>
          <w:rFonts w:ascii="Times New Roman" w:hAnsi="Times New Roman" w:cs="Times New Roman"/>
          <w:sz w:val="24"/>
          <w:szCs w:val="24"/>
          <w:lang w:val="en-US"/>
        </w:rPr>
        <w:t xml:space="preserve">, M. D. 1992. The measurement of selection on quantitative traits: biases due to environmental </w:t>
      </w:r>
      <w:proofErr w:type="spellStart"/>
      <w:r w:rsidRPr="0065458F">
        <w:rPr>
          <w:rFonts w:ascii="Times New Roman" w:hAnsi="Times New Roman" w:cs="Times New Roman"/>
          <w:sz w:val="24"/>
          <w:szCs w:val="24"/>
          <w:lang w:val="en-US"/>
        </w:rPr>
        <w:t>covariances</w:t>
      </w:r>
      <w:proofErr w:type="spellEnd"/>
      <w:r w:rsidRPr="0065458F">
        <w:rPr>
          <w:rFonts w:ascii="Times New Roman" w:hAnsi="Times New Roman" w:cs="Times New Roman"/>
          <w:sz w:val="24"/>
          <w:szCs w:val="24"/>
          <w:lang w:val="en-US"/>
        </w:rPr>
        <w:t xml:space="preserve"> between traits and fitness. Evolution 46:616–626.</w:t>
      </w:r>
    </w:p>
    <w:p w14:paraId="010DA044" w14:textId="77777777" w:rsidR="00366CD6" w:rsidRDefault="00366CD6" w:rsidP="00A26EF8">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R </w:t>
      </w:r>
      <w:r>
        <w:rPr>
          <w:rFonts w:ascii="Times New Roman" w:hAnsi="Times New Roman" w:cs="Times New Roman"/>
          <w:sz w:val="24"/>
          <w:szCs w:val="24"/>
          <w:lang w:val="en-US"/>
        </w:rPr>
        <w:t xml:space="preserve">Development </w:t>
      </w:r>
      <w:r w:rsidRPr="0065458F">
        <w:rPr>
          <w:rFonts w:ascii="Times New Roman" w:hAnsi="Times New Roman" w:cs="Times New Roman"/>
          <w:sz w:val="24"/>
          <w:szCs w:val="24"/>
          <w:lang w:val="en-US"/>
        </w:rPr>
        <w:t xml:space="preserve">Core Team. 2014. R: A language and environment for statistical computing. R Foundation for Statistical Computing, Vienna, Austria. URL   </w:t>
      </w:r>
      <w:r w:rsidR="00606929">
        <w:fldChar w:fldCharType="begin"/>
      </w:r>
      <w:r w:rsidR="00606929" w:rsidRPr="00606929">
        <w:rPr>
          <w:lang w:val="en-US"/>
          <w:rPrChange w:id="637" w:author="Alicia" w:date="2016-05-03T09:32:00Z">
            <w:rPr/>
          </w:rPrChange>
        </w:rPr>
        <w:instrText xml:space="preserve"> HYPERLINK "http://www.R-project.org/" </w:instrText>
      </w:r>
      <w:r w:rsidR="00606929">
        <w:fldChar w:fldCharType="separate"/>
      </w:r>
      <w:r w:rsidRPr="00DA5DE2">
        <w:rPr>
          <w:rStyle w:val="Hyperlink"/>
          <w:sz w:val="24"/>
          <w:szCs w:val="24"/>
          <w:lang w:val="en-US"/>
        </w:rPr>
        <w:t>http://www.R-project.org/</w:t>
      </w:r>
      <w:r w:rsidR="00606929">
        <w:rPr>
          <w:rStyle w:val="Hyperlink"/>
          <w:sz w:val="24"/>
          <w:szCs w:val="24"/>
          <w:lang w:val="en-US"/>
        </w:rPr>
        <w:fldChar w:fldCharType="end"/>
      </w:r>
      <w:r w:rsidRPr="0065458F">
        <w:rPr>
          <w:rFonts w:ascii="Times New Roman" w:hAnsi="Times New Roman" w:cs="Times New Roman"/>
          <w:sz w:val="24"/>
          <w:szCs w:val="24"/>
          <w:lang w:val="en-US"/>
        </w:rPr>
        <w:t>.</w:t>
      </w:r>
    </w:p>
    <w:p w14:paraId="02C9FF9D"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rPr>
        <w:t xml:space="preserve">Rey, P. J., C. M. Herrera, J. </w:t>
      </w:r>
      <w:proofErr w:type="spellStart"/>
      <w:r w:rsidRPr="0065458F">
        <w:rPr>
          <w:rFonts w:ascii="Times New Roman" w:hAnsi="Times New Roman" w:cs="Times New Roman"/>
          <w:sz w:val="24"/>
          <w:szCs w:val="24"/>
        </w:rPr>
        <w:t>Guitián</w:t>
      </w:r>
      <w:proofErr w:type="spellEnd"/>
      <w:r w:rsidRPr="0065458F">
        <w:rPr>
          <w:rFonts w:ascii="Times New Roman" w:hAnsi="Times New Roman" w:cs="Times New Roman"/>
          <w:sz w:val="24"/>
          <w:szCs w:val="24"/>
        </w:rPr>
        <w:t xml:space="preserve">, X. </w:t>
      </w:r>
      <w:proofErr w:type="spellStart"/>
      <w:r w:rsidRPr="0065458F">
        <w:rPr>
          <w:rFonts w:ascii="Times New Roman" w:hAnsi="Times New Roman" w:cs="Times New Roman"/>
          <w:sz w:val="24"/>
          <w:szCs w:val="24"/>
        </w:rPr>
        <w:t>Cerdá</w:t>
      </w:r>
      <w:proofErr w:type="spellEnd"/>
      <w:r w:rsidRPr="0065458F">
        <w:rPr>
          <w:rFonts w:ascii="Times New Roman" w:hAnsi="Times New Roman" w:cs="Times New Roman"/>
          <w:sz w:val="24"/>
          <w:szCs w:val="24"/>
        </w:rPr>
        <w:t xml:space="preserve">, A. M. </w:t>
      </w:r>
      <w:proofErr w:type="spellStart"/>
      <w:r w:rsidRPr="0065458F">
        <w:rPr>
          <w:rFonts w:ascii="Times New Roman" w:hAnsi="Times New Roman" w:cs="Times New Roman"/>
          <w:sz w:val="24"/>
          <w:szCs w:val="24"/>
        </w:rPr>
        <w:t>Sanchez</w:t>
      </w:r>
      <w:proofErr w:type="spellEnd"/>
      <w:r w:rsidRPr="0065458F">
        <w:rPr>
          <w:rFonts w:ascii="Times New Roman" w:hAnsi="Times New Roman" w:cs="Times New Roman"/>
          <w:sz w:val="24"/>
          <w:szCs w:val="24"/>
        </w:rPr>
        <w:t xml:space="preserve">-Lafuente, M. Medrano, and J. L. Garrido. </w:t>
      </w:r>
      <w:r w:rsidRPr="0065458F">
        <w:rPr>
          <w:rFonts w:ascii="Times New Roman" w:hAnsi="Times New Roman" w:cs="Times New Roman"/>
          <w:sz w:val="24"/>
          <w:szCs w:val="24"/>
          <w:lang w:val="en-US"/>
        </w:rPr>
        <w:t xml:space="preserve">2006. The geographic mosaic in predispersal interactions and selection on </w:t>
      </w:r>
      <w:proofErr w:type="spellStart"/>
      <w:r w:rsidRPr="007C0ABB">
        <w:rPr>
          <w:rFonts w:ascii="Times New Roman" w:hAnsi="Times New Roman" w:cs="Times New Roman"/>
          <w:i/>
          <w:sz w:val="24"/>
          <w:szCs w:val="24"/>
          <w:lang w:val="en-US"/>
        </w:rPr>
        <w:t>Helleborus</w:t>
      </w:r>
      <w:proofErr w:type="spellEnd"/>
      <w:r w:rsidRPr="007C0ABB">
        <w:rPr>
          <w:rFonts w:ascii="Times New Roman" w:hAnsi="Times New Roman" w:cs="Times New Roman"/>
          <w:i/>
          <w:sz w:val="24"/>
          <w:szCs w:val="24"/>
          <w:lang w:val="en-US"/>
        </w:rPr>
        <w:t xml:space="preserve"> </w:t>
      </w:r>
      <w:proofErr w:type="spellStart"/>
      <w:r w:rsidRPr="007C0ABB">
        <w:rPr>
          <w:rFonts w:ascii="Times New Roman" w:hAnsi="Times New Roman" w:cs="Times New Roman"/>
          <w:i/>
          <w:sz w:val="24"/>
          <w:szCs w:val="24"/>
          <w:lang w:val="en-US"/>
        </w:rPr>
        <w:t>foetidus</w:t>
      </w:r>
      <w:proofErr w:type="spell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Ranunculaceae</w:t>
      </w:r>
      <w:proofErr w:type="spellEnd"/>
      <w:r w:rsidRPr="0065458F">
        <w:rPr>
          <w:rFonts w:ascii="Times New Roman" w:hAnsi="Times New Roman" w:cs="Times New Roman"/>
          <w:sz w:val="24"/>
          <w:szCs w:val="24"/>
          <w:lang w:val="en-US"/>
        </w:rPr>
        <w:t>). Journal of Evolutionary Biology 19:21–34.</w:t>
      </w:r>
    </w:p>
    <w:p w14:paraId="1A5FD247"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Sala, M., L. P. </w:t>
      </w:r>
      <w:proofErr w:type="spellStart"/>
      <w:r w:rsidRPr="0065458F">
        <w:rPr>
          <w:rFonts w:ascii="Times New Roman" w:hAnsi="Times New Roman" w:cs="Times New Roman"/>
          <w:sz w:val="24"/>
          <w:szCs w:val="24"/>
          <w:lang w:val="en-US"/>
        </w:rPr>
        <w:t>Casacci</w:t>
      </w:r>
      <w:proofErr w:type="spellEnd"/>
      <w:r w:rsidRPr="0065458F">
        <w:rPr>
          <w:rFonts w:ascii="Times New Roman" w:hAnsi="Times New Roman" w:cs="Times New Roman"/>
          <w:sz w:val="24"/>
          <w:szCs w:val="24"/>
          <w:lang w:val="en-US"/>
        </w:rPr>
        <w:t xml:space="preserve">, E. Balletto, S. </w:t>
      </w:r>
      <w:proofErr w:type="spellStart"/>
      <w:r w:rsidRPr="0065458F">
        <w:rPr>
          <w:rFonts w:ascii="Times New Roman" w:hAnsi="Times New Roman" w:cs="Times New Roman"/>
          <w:sz w:val="24"/>
          <w:szCs w:val="24"/>
          <w:lang w:val="en-US"/>
        </w:rPr>
        <w:t>Bonelli</w:t>
      </w:r>
      <w:proofErr w:type="spellEnd"/>
      <w:r w:rsidRPr="0065458F">
        <w:rPr>
          <w:rFonts w:ascii="Times New Roman" w:hAnsi="Times New Roman" w:cs="Times New Roman"/>
          <w:sz w:val="24"/>
          <w:szCs w:val="24"/>
          <w:lang w:val="en-US"/>
        </w:rPr>
        <w:t xml:space="preserve">, and F. </w:t>
      </w:r>
      <w:proofErr w:type="spellStart"/>
      <w:r w:rsidRPr="0065458F">
        <w:rPr>
          <w:rFonts w:ascii="Times New Roman" w:hAnsi="Times New Roman" w:cs="Times New Roman"/>
          <w:sz w:val="24"/>
          <w:szCs w:val="24"/>
          <w:lang w:val="en-US"/>
        </w:rPr>
        <w:t>Barbero</w:t>
      </w:r>
      <w:proofErr w:type="spellEnd"/>
      <w:r w:rsidRPr="0065458F">
        <w:rPr>
          <w:rFonts w:ascii="Times New Roman" w:hAnsi="Times New Roman" w:cs="Times New Roman"/>
          <w:sz w:val="24"/>
          <w:szCs w:val="24"/>
          <w:lang w:val="en-US"/>
        </w:rPr>
        <w:t xml:space="preserve">. 2014. Variation in butterfly larval acoustics as a strategy to infiltrate and exploit host ant colony resources. </w:t>
      </w:r>
      <w:proofErr w:type="spellStart"/>
      <w:r w:rsidRPr="0065458F">
        <w:rPr>
          <w:rFonts w:ascii="Times New Roman" w:hAnsi="Times New Roman" w:cs="Times New Roman"/>
          <w:sz w:val="24"/>
          <w:szCs w:val="24"/>
          <w:lang w:val="en-US"/>
        </w:rPr>
        <w:t>PLoS</w:t>
      </w:r>
      <w:proofErr w:type="spellEnd"/>
      <w:r w:rsidRPr="0065458F">
        <w:rPr>
          <w:rFonts w:ascii="Times New Roman" w:hAnsi="Times New Roman" w:cs="Times New Roman"/>
          <w:sz w:val="24"/>
          <w:szCs w:val="24"/>
          <w:lang w:val="en-US"/>
        </w:rPr>
        <w:t xml:space="preserve"> ONE 9:e94341.</w:t>
      </w:r>
    </w:p>
    <w:p w14:paraId="58CB1DBB" w14:textId="01E12DE7" w:rsidR="00F06981" w:rsidRPr="00F06981" w:rsidRDefault="00366CD6" w:rsidP="00F06981">
      <w:pPr>
        <w:pStyle w:val="Bibliography"/>
        <w:spacing w:line="480" w:lineRule="auto"/>
        <w:ind w:left="0" w:firstLine="0"/>
        <w:rPr>
          <w:rFonts w:ascii="Times New Roman" w:hAnsi="Times New Roman" w:cs="Times New Roman"/>
          <w:sz w:val="24"/>
          <w:szCs w:val="24"/>
          <w:lang w:val="en-US"/>
        </w:rPr>
      </w:pPr>
      <w:proofErr w:type="spellStart"/>
      <w:r w:rsidRPr="0076147F">
        <w:rPr>
          <w:rFonts w:ascii="Times New Roman" w:hAnsi="Times New Roman" w:cs="Times New Roman"/>
          <w:sz w:val="24"/>
          <w:szCs w:val="24"/>
          <w:lang w:val="en-US"/>
        </w:rPr>
        <w:lastRenderedPageBreak/>
        <w:t>Sandring</w:t>
      </w:r>
      <w:proofErr w:type="spellEnd"/>
      <w:r w:rsidRPr="0076147F">
        <w:rPr>
          <w:rFonts w:ascii="Times New Roman" w:hAnsi="Times New Roman" w:cs="Times New Roman"/>
          <w:sz w:val="24"/>
          <w:szCs w:val="24"/>
          <w:lang w:val="en-US"/>
        </w:rPr>
        <w:t xml:space="preserve">, S., and J. </w:t>
      </w:r>
      <w:proofErr w:type="spellStart"/>
      <w:r w:rsidRPr="0076147F">
        <w:rPr>
          <w:rFonts w:ascii="Times New Roman" w:hAnsi="Times New Roman" w:cs="Times New Roman"/>
          <w:sz w:val="24"/>
          <w:szCs w:val="24"/>
          <w:lang w:val="en-US"/>
        </w:rPr>
        <w:t>Ågren</w:t>
      </w:r>
      <w:proofErr w:type="spellEnd"/>
      <w:r w:rsidRPr="0076147F">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 xml:space="preserve">2009. Pollinator-mediated selection on floral display and flowering time in the perennial herb </w:t>
      </w:r>
      <w:r w:rsidRPr="007C0ABB">
        <w:rPr>
          <w:rFonts w:ascii="Times New Roman" w:hAnsi="Times New Roman" w:cs="Times New Roman"/>
          <w:i/>
          <w:sz w:val="24"/>
          <w:szCs w:val="24"/>
          <w:lang w:val="en-US"/>
        </w:rPr>
        <w:t xml:space="preserve">Arabidopsis </w:t>
      </w:r>
      <w:proofErr w:type="spellStart"/>
      <w:r w:rsidRPr="007C0ABB">
        <w:rPr>
          <w:rFonts w:ascii="Times New Roman" w:hAnsi="Times New Roman" w:cs="Times New Roman"/>
          <w:i/>
          <w:sz w:val="24"/>
          <w:szCs w:val="24"/>
          <w:lang w:val="en-US"/>
        </w:rPr>
        <w:t>lyrata</w:t>
      </w:r>
      <w:proofErr w:type="spellEnd"/>
      <w:r w:rsidRPr="0065458F">
        <w:rPr>
          <w:rFonts w:ascii="Times New Roman" w:hAnsi="Times New Roman" w:cs="Times New Roman"/>
          <w:sz w:val="24"/>
          <w:szCs w:val="24"/>
          <w:lang w:val="en-US"/>
        </w:rPr>
        <w:t>. Evolution 63:1292–1300.</w:t>
      </w:r>
    </w:p>
    <w:p w14:paraId="09D74947"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Siepielski, A. M., and C. W. Benkman. 2007. Selection by a predispersal seed predator constrains the evolution of avian seed dispersal in pines. Functional Ecology 21:611–618.</w:t>
      </w:r>
    </w:p>
    <w:p w14:paraId="2322EEA1"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Siepielski, A. M., K. M. </w:t>
      </w:r>
      <w:proofErr w:type="spellStart"/>
      <w:r w:rsidRPr="0065458F">
        <w:rPr>
          <w:rFonts w:ascii="Times New Roman" w:hAnsi="Times New Roman" w:cs="Times New Roman"/>
          <w:sz w:val="24"/>
          <w:szCs w:val="24"/>
          <w:lang w:val="en-US"/>
        </w:rPr>
        <w:t>Gotanda</w:t>
      </w:r>
      <w:proofErr w:type="spellEnd"/>
      <w:r w:rsidRPr="0065458F">
        <w:rPr>
          <w:rFonts w:ascii="Times New Roman" w:hAnsi="Times New Roman" w:cs="Times New Roman"/>
          <w:sz w:val="24"/>
          <w:szCs w:val="24"/>
          <w:lang w:val="en-US"/>
        </w:rPr>
        <w:t xml:space="preserve">, M. B. Morrissey, S. E. Diamond, J. D. </w:t>
      </w:r>
      <w:proofErr w:type="spellStart"/>
      <w:r w:rsidRPr="0065458F">
        <w:rPr>
          <w:rFonts w:ascii="Times New Roman" w:hAnsi="Times New Roman" w:cs="Times New Roman"/>
          <w:sz w:val="24"/>
          <w:szCs w:val="24"/>
          <w:lang w:val="en-US"/>
        </w:rPr>
        <w:t>DiBattista</w:t>
      </w:r>
      <w:proofErr w:type="spellEnd"/>
      <w:r w:rsidRPr="0065458F">
        <w:rPr>
          <w:rFonts w:ascii="Times New Roman" w:hAnsi="Times New Roman" w:cs="Times New Roman"/>
          <w:sz w:val="24"/>
          <w:szCs w:val="24"/>
          <w:lang w:val="en-US"/>
        </w:rPr>
        <w:t>, and S. M. Carlson. 2013. The spatial patterns of directional phenotypic selection. Ecology Letters 16:1382–1392.</w:t>
      </w:r>
    </w:p>
    <w:p w14:paraId="0E29550F"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Simmonds, N. W. 1946. </w:t>
      </w:r>
      <w:r w:rsidRPr="007C0ABB">
        <w:rPr>
          <w:rFonts w:ascii="Times New Roman" w:hAnsi="Times New Roman" w:cs="Times New Roman"/>
          <w:i/>
          <w:sz w:val="24"/>
          <w:szCs w:val="24"/>
          <w:lang w:val="en-US"/>
        </w:rPr>
        <w:t>Gentiana pneumonanthe</w:t>
      </w:r>
      <w:r w:rsidRPr="0065458F">
        <w:rPr>
          <w:rFonts w:ascii="Times New Roman" w:hAnsi="Times New Roman" w:cs="Times New Roman"/>
          <w:sz w:val="24"/>
          <w:szCs w:val="24"/>
          <w:lang w:val="en-US"/>
        </w:rPr>
        <w:t xml:space="preserve"> L. Journal of Ecology 33:295–307.</w:t>
      </w:r>
    </w:p>
    <w:p w14:paraId="62B0C743"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Sletvold, N., K. K. Moritz, and J. Ågren. 2015. Additive effects of pollinators and herbivores result in both conflicting and reinforcing selection on floral traits. Ecology 96:214–221.</w:t>
      </w:r>
    </w:p>
    <w:p w14:paraId="32D932A0"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Strauss, S. Y., and R. E. Irwin. 2004. Ecological and evolutionary consequences of multispecies plant-animal interactions. Annual Review of Ecology, Evolution, and Systematics 35:435–466.</w:t>
      </w:r>
    </w:p>
    <w:p w14:paraId="5178036F"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Thomas, J. A., and G. W. </w:t>
      </w:r>
      <w:proofErr w:type="spellStart"/>
      <w:r w:rsidRPr="0065458F">
        <w:rPr>
          <w:rFonts w:ascii="Times New Roman" w:hAnsi="Times New Roman" w:cs="Times New Roman"/>
          <w:sz w:val="24"/>
          <w:szCs w:val="24"/>
          <w:lang w:val="en-US"/>
        </w:rPr>
        <w:t>Elmes</w:t>
      </w:r>
      <w:proofErr w:type="spellEnd"/>
      <w:r w:rsidRPr="0065458F">
        <w:rPr>
          <w:rFonts w:ascii="Times New Roman" w:hAnsi="Times New Roman" w:cs="Times New Roman"/>
          <w:sz w:val="24"/>
          <w:szCs w:val="24"/>
          <w:lang w:val="en-US"/>
        </w:rPr>
        <w:t xml:space="preserve">. 2001. Food–plant niche selection rather than the presence of ant nests explains oviposition patterns in the </w:t>
      </w:r>
      <w:proofErr w:type="spellStart"/>
      <w:r w:rsidRPr="0065458F">
        <w:rPr>
          <w:rFonts w:ascii="Times New Roman" w:hAnsi="Times New Roman" w:cs="Times New Roman"/>
          <w:sz w:val="24"/>
          <w:szCs w:val="24"/>
          <w:lang w:val="en-US"/>
        </w:rPr>
        <w:t>myrmecophilous</w:t>
      </w:r>
      <w:proofErr w:type="spellEnd"/>
      <w:r w:rsidRPr="0065458F">
        <w:rPr>
          <w:rFonts w:ascii="Times New Roman" w:hAnsi="Times New Roman" w:cs="Times New Roman"/>
          <w:sz w:val="24"/>
          <w:szCs w:val="24"/>
          <w:lang w:val="en-US"/>
        </w:rPr>
        <w:t xml:space="preserve"> butterfly genus </w:t>
      </w:r>
      <w:proofErr w:type="spellStart"/>
      <w:r w:rsidRPr="007C0ABB">
        <w:rPr>
          <w:rFonts w:ascii="Times New Roman" w:hAnsi="Times New Roman" w:cs="Times New Roman"/>
          <w:i/>
          <w:sz w:val="24"/>
          <w:szCs w:val="24"/>
          <w:lang w:val="en-US"/>
        </w:rPr>
        <w:t>Maculinea</w:t>
      </w:r>
      <w:proofErr w:type="spellEnd"/>
      <w:r w:rsidRPr="0065458F">
        <w:rPr>
          <w:rFonts w:ascii="Times New Roman" w:hAnsi="Times New Roman" w:cs="Times New Roman"/>
          <w:sz w:val="24"/>
          <w:szCs w:val="24"/>
          <w:lang w:val="en-US"/>
        </w:rPr>
        <w:t>. Proceedings of the Royal Society of London B: Biological Sciences 268:471–477.</w:t>
      </w:r>
    </w:p>
    <w:p w14:paraId="042894F7"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Thompson, J. N. 2005. The geographic mosaic of coevolution. 1 edition. University Of Chicago Press, Chicago.</w:t>
      </w:r>
    </w:p>
    <w:p w14:paraId="23E780D4"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Van </w:t>
      </w:r>
      <w:proofErr w:type="spellStart"/>
      <w:r w:rsidRPr="0065458F">
        <w:rPr>
          <w:rFonts w:ascii="Times New Roman" w:hAnsi="Times New Roman" w:cs="Times New Roman"/>
          <w:sz w:val="24"/>
          <w:szCs w:val="24"/>
          <w:lang w:val="en-US"/>
        </w:rPr>
        <w:t>Dyck</w:t>
      </w:r>
      <w:proofErr w:type="spellEnd"/>
      <w:r w:rsidRPr="0065458F">
        <w:rPr>
          <w:rFonts w:ascii="Times New Roman" w:hAnsi="Times New Roman" w:cs="Times New Roman"/>
          <w:sz w:val="24"/>
          <w:szCs w:val="24"/>
          <w:lang w:val="en-US"/>
        </w:rPr>
        <w:t xml:space="preserve">, H., and S. </w:t>
      </w:r>
      <w:proofErr w:type="spellStart"/>
      <w:r w:rsidRPr="0065458F">
        <w:rPr>
          <w:rFonts w:ascii="Times New Roman" w:hAnsi="Times New Roman" w:cs="Times New Roman"/>
          <w:sz w:val="24"/>
          <w:szCs w:val="24"/>
          <w:lang w:val="en-US"/>
        </w:rPr>
        <w:t>Regniers</w:t>
      </w:r>
      <w:proofErr w:type="spellEnd"/>
      <w:r w:rsidRPr="0065458F">
        <w:rPr>
          <w:rFonts w:ascii="Times New Roman" w:hAnsi="Times New Roman" w:cs="Times New Roman"/>
          <w:sz w:val="24"/>
          <w:szCs w:val="24"/>
          <w:lang w:val="en-US"/>
        </w:rPr>
        <w:t xml:space="preserve">. 2010. Egg spreading in the ant-parasitic butterfly, </w:t>
      </w:r>
      <w:proofErr w:type="spellStart"/>
      <w:r w:rsidRPr="007C0ABB">
        <w:rPr>
          <w:rFonts w:ascii="Times New Roman" w:hAnsi="Times New Roman" w:cs="Times New Roman"/>
          <w:i/>
          <w:sz w:val="24"/>
          <w:szCs w:val="24"/>
          <w:lang w:val="en-US"/>
        </w:rPr>
        <w:t>Maculinea</w:t>
      </w:r>
      <w:proofErr w:type="spellEnd"/>
      <w:r w:rsidRPr="007C0ABB">
        <w:rPr>
          <w:rFonts w:ascii="Times New Roman" w:hAnsi="Times New Roman" w:cs="Times New Roman"/>
          <w:i/>
          <w:sz w:val="24"/>
          <w:szCs w:val="24"/>
          <w:lang w:val="en-US"/>
        </w:rPr>
        <w:t xml:space="preserve"> </w:t>
      </w:r>
      <w:proofErr w:type="spellStart"/>
      <w:r w:rsidRPr="007C0ABB">
        <w:rPr>
          <w:rFonts w:ascii="Times New Roman" w:hAnsi="Times New Roman" w:cs="Times New Roman"/>
          <w:i/>
          <w:sz w:val="24"/>
          <w:szCs w:val="24"/>
          <w:lang w:val="en-US"/>
        </w:rPr>
        <w:t>alcon</w:t>
      </w:r>
      <w:proofErr w:type="spellEnd"/>
      <w:r w:rsidRPr="0065458F">
        <w:rPr>
          <w:rFonts w:ascii="Times New Roman" w:hAnsi="Times New Roman" w:cs="Times New Roman"/>
          <w:sz w:val="24"/>
          <w:szCs w:val="24"/>
          <w:lang w:val="en-US"/>
        </w:rPr>
        <w:t xml:space="preserve">: from individual </w:t>
      </w:r>
      <w:proofErr w:type="spellStart"/>
      <w:r w:rsidRPr="0065458F">
        <w:rPr>
          <w:rFonts w:ascii="Times New Roman" w:hAnsi="Times New Roman" w:cs="Times New Roman"/>
          <w:sz w:val="24"/>
          <w:szCs w:val="24"/>
          <w:lang w:val="en-US"/>
        </w:rPr>
        <w:t>behaviour</w:t>
      </w:r>
      <w:proofErr w:type="spellEnd"/>
      <w:r w:rsidRPr="0065458F">
        <w:rPr>
          <w:rFonts w:ascii="Times New Roman" w:hAnsi="Times New Roman" w:cs="Times New Roman"/>
          <w:sz w:val="24"/>
          <w:szCs w:val="24"/>
          <w:lang w:val="en-US"/>
        </w:rPr>
        <w:t xml:space="preserve"> to egg distribution pattern. Animal </w:t>
      </w:r>
      <w:proofErr w:type="spellStart"/>
      <w:r w:rsidRPr="0065458F">
        <w:rPr>
          <w:rFonts w:ascii="Times New Roman" w:hAnsi="Times New Roman" w:cs="Times New Roman"/>
          <w:sz w:val="24"/>
          <w:szCs w:val="24"/>
          <w:lang w:val="en-US"/>
        </w:rPr>
        <w:t>Behaviour</w:t>
      </w:r>
      <w:proofErr w:type="spellEnd"/>
      <w:r w:rsidRPr="0065458F">
        <w:rPr>
          <w:rFonts w:ascii="Times New Roman" w:hAnsi="Times New Roman" w:cs="Times New Roman"/>
          <w:sz w:val="24"/>
          <w:szCs w:val="24"/>
          <w:lang w:val="en-US"/>
        </w:rPr>
        <w:t xml:space="preserve"> 80:621–627.</w:t>
      </w:r>
    </w:p>
    <w:p w14:paraId="0346083B" w14:textId="77777777" w:rsidR="00366CD6" w:rsidRPr="00A26EF8" w:rsidRDefault="00366CD6" w:rsidP="00366CD6">
      <w:pPr>
        <w:pStyle w:val="Bibliography"/>
        <w:spacing w:line="480" w:lineRule="auto"/>
        <w:ind w:left="0" w:firstLine="0"/>
        <w:rPr>
          <w:rFonts w:ascii="Times New Roman" w:hAnsi="Times New Roman" w:cs="Times New Roman"/>
          <w:sz w:val="24"/>
          <w:szCs w:val="24"/>
          <w:lang w:val="en-US"/>
        </w:rPr>
      </w:pPr>
      <w:proofErr w:type="spellStart"/>
      <w:r w:rsidRPr="0076147F">
        <w:rPr>
          <w:rFonts w:ascii="Times New Roman" w:hAnsi="Times New Roman" w:cs="Times New Roman"/>
          <w:sz w:val="24"/>
          <w:szCs w:val="24"/>
          <w:lang w:val="en-US"/>
        </w:rPr>
        <w:t>Vanhoenacker</w:t>
      </w:r>
      <w:proofErr w:type="spellEnd"/>
      <w:r w:rsidRPr="0076147F">
        <w:rPr>
          <w:rFonts w:ascii="Times New Roman" w:hAnsi="Times New Roman" w:cs="Times New Roman"/>
          <w:sz w:val="24"/>
          <w:szCs w:val="24"/>
          <w:lang w:val="en-US"/>
        </w:rPr>
        <w:t xml:space="preserve">, D., J. </w:t>
      </w:r>
      <w:proofErr w:type="spellStart"/>
      <w:r w:rsidRPr="0076147F">
        <w:rPr>
          <w:rFonts w:ascii="Times New Roman" w:hAnsi="Times New Roman" w:cs="Times New Roman"/>
          <w:sz w:val="24"/>
          <w:szCs w:val="24"/>
          <w:lang w:val="en-US"/>
        </w:rPr>
        <w:t>Ågren</w:t>
      </w:r>
      <w:proofErr w:type="spellEnd"/>
      <w:r w:rsidRPr="0076147F">
        <w:rPr>
          <w:rFonts w:ascii="Times New Roman" w:hAnsi="Times New Roman" w:cs="Times New Roman"/>
          <w:sz w:val="24"/>
          <w:szCs w:val="24"/>
          <w:lang w:val="en-US"/>
        </w:rPr>
        <w:t xml:space="preserve">, and J. </w:t>
      </w:r>
      <w:proofErr w:type="spellStart"/>
      <w:r w:rsidRPr="0076147F">
        <w:rPr>
          <w:rFonts w:ascii="Times New Roman" w:hAnsi="Times New Roman" w:cs="Times New Roman"/>
          <w:sz w:val="24"/>
          <w:szCs w:val="24"/>
          <w:lang w:val="en-US"/>
        </w:rPr>
        <w:t>Ehrlén</w:t>
      </w:r>
      <w:proofErr w:type="spellEnd"/>
      <w:r w:rsidRPr="0076147F">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 xml:space="preserve">2013. Non-linear relationship between intensity of plant–animal interactions and selection strength. </w:t>
      </w:r>
      <w:r w:rsidRPr="00A26EF8">
        <w:rPr>
          <w:rFonts w:ascii="Times New Roman" w:hAnsi="Times New Roman" w:cs="Times New Roman"/>
          <w:sz w:val="24"/>
          <w:szCs w:val="24"/>
          <w:lang w:val="en-US"/>
        </w:rPr>
        <w:t>Ecology Letters 16:198–205.</w:t>
      </w:r>
    </w:p>
    <w:p w14:paraId="4F3AEDF8" w14:textId="77777777" w:rsidR="004A6230" w:rsidRPr="0065458F" w:rsidRDefault="004A6230" w:rsidP="004A6230">
      <w:pPr>
        <w:pStyle w:val="Bibliography"/>
        <w:spacing w:line="480" w:lineRule="auto"/>
        <w:ind w:left="0" w:firstLine="0"/>
        <w:rPr>
          <w:rFonts w:ascii="Times New Roman" w:hAnsi="Times New Roman" w:cs="Times New Roman"/>
          <w:sz w:val="24"/>
          <w:szCs w:val="24"/>
          <w:lang w:val="en-US"/>
        </w:rPr>
      </w:pPr>
      <w:proofErr w:type="gramStart"/>
      <w:r w:rsidRPr="0076147F">
        <w:rPr>
          <w:rFonts w:ascii="Times New Roman" w:hAnsi="Times New Roman" w:cs="Times New Roman"/>
          <w:sz w:val="24"/>
          <w:szCs w:val="24"/>
          <w:lang w:val="en-US"/>
        </w:rPr>
        <w:t>von</w:t>
      </w:r>
      <w:proofErr w:type="gramEnd"/>
      <w:r w:rsidRPr="0076147F">
        <w:rPr>
          <w:rFonts w:ascii="Times New Roman" w:hAnsi="Times New Roman" w:cs="Times New Roman"/>
          <w:sz w:val="24"/>
          <w:szCs w:val="24"/>
          <w:lang w:val="en-US"/>
        </w:rPr>
        <w:t xml:space="preserve"> Euler, T., J. </w:t>
      </w:r>
      <w:proofErr w:type="spellStart"/>
      <w:r w:rsidRPr="0076147F">
        <w:rPr>
          <w:rFonts w:ascii="Times New Roman" w:hAnsi="Times New Roman" w:cs="Times New Roman"/>
          <w:sz w:val="24"/>
          <w:szCs w:val="24"/>
          <w:lang w:val="en-US"/>
        </w:rPr>
        <w:t>Ågren</w:t>
      </w:r>
      <w:proofErr w:type="spellEnd"/>
      <w:r w:rsidRPr="0076147F">
        <w:rPr>
          <w:rFonts w:ascii="Times New Roman" w:hAnsi="Times New Roman" w:cs="Times New Roman"/>
          <w:sz w:val="24"/>
          <w:szCs w:val="24"/>
          <w:lang w:val="en-US"/>
        </w:rPr>
        <w:t xml:space="preserve">, and J. </w:t>
      </w:r>
      <w:proofErr w:type="spellStart"/>
      <w:r w:rsidRPr="0076147F">
        <w:rPr>
          <w:rFonts w:ascii="Times New Roman" w:hAnsi="Times New Roman" w:cs="Times New Roman"/>
          <w:sz w:val="24"/>
          <w:szCs w:val="24"/>
          <w:lang w:val="en-US"/>
        </w:rPr>
        <w:t>Ehrlén</w:t>
      </w:r>
      <w:proofErr w:type="spellEnd"/>
      <w:r w:rsidRPr="0076147F">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2014. Environmental context influences both the intensity of seed predation and plant demographic sensitivity to attack. Ecology 95:495–504.</w:t>
      </w:r>
    </w:p>
    <w:p w14:paraId="30B6704A"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TABLES</w:t>
      </w:r>
    </w:p>
    <w:p w14:paraId="61FE8AD8" w14:textId="5E8B0E45"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Table 1: Selection gradient analyses for three traits, flowering phenology, flower number, and shoot height, in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in 2010 (N = 2000 plants in 20 populations) and 2011 (N = 1598 plants in 16 populations). Results are from linear models with Type II sums of squares, including: A) only linear effects, B) linear, quadratic and interaction effects. All models included effects of population × trait interactions. Estimates from a model without interaction terms are given for significant main effects where the population × trait interaction is not significant. Fitness was estimated by the number of intact fruits. Traits were standardized and fitness relativized </w:t>
      </w:r>
      <w:ins w:id="638" w:author="ehrlen" w:date="2016-05-31T09:39:00Z">
        <w:r w:rsidR="001F1E60">
          <w:rPr>
            <w:rFonts w:ascii="Times New Roman" w:hAnsi="Times New Roman" w:cs="Times New Roman"/>
            <w:sz w:val="24"/>
            <w:szCs w:val="24"/>
            <w:lang w:val="en-US"/>
          </w:rPr>
          <w:t xml:space="preserve">within populations </w:t>
        </w:r>
      </w:ins>
      <w:r>
        <w:rPr>
          <w:rFonts w:ascii="Times New Roman" w:hAnsi="Times New Roman" w:cs="Times New Roman"/>
          <w:sz w:val="24"/>
          <w:szCs w:val="24"/>
          <w:lang w:val="en-US"/>
        </w:rPr>
        <w:t>before analyses.</w:t>
      </w:r>
      <w:r w:rsidR="00F16AC6" w:rsidRPr="00F16AC6">
        <w:rPr>
          <w:lang w:val="en-US"/>
        </w:rPr>
        <w:t xml:space="preserve"> </w:t>
      </w:r>
      <w:ins w:id="639" w:author="Alicia" w:date="2016-05-02T10:58:00Z">
        <w:r w:rsidR="00F16AC6" w:rsidRPr="00F16AC6">
          <w:rPr>
            <w:rFonts w:ascii="Times New Roman" w:hAnsi="Times New Roman" w:cs="Times New Roman"/>
            <w:sz w:val="24"/>
            <w:szCs w:val="24"/>
            <w:lang w:val="en-US"/>
          </w:rPr>
          <w:t xml:space="preserve">Quadratic regression coefficients were doubled to properly estimate </w:t>
        </w:r>
        <w:r w:rsidR="00F16AC6">
          <w:rPr>
            <w:rFonts w:ascii="Times New Roman" w:hAnsi="Times New Roman" w:cs="Times New Roman"/>
            <w:sz w:val="24"/>
            <w:szCs w:val="24"/>
            <w:lang w:val="en-US"/>
          </w:rPr>
          <w:t>non-linear</w:t>
        </w:r>
        <w:r w:rsidR="00F16AC6" w:rsidRPr="00F16AC6">
          <w:rPr>
            <w:rFonts w:ascii="Times New Roman" w:hAnsi="Times New Roman" w:cs="Times New Roman"/>
            <w:sz w:val="24"/>
            <w:szCs w:val="24"/>
            <w:lang w:val="en-US"/>
          </w:rPr>
          <w:t xml:space="preserve"> selection</w:t>
        </w:r>
        <w:r w:rsidR="00F16AC6">
          <w:rPr>
            <w:rFonts w:ascii="Times New Roman" w:hAnsi="Times New Roman" w:cs="Times New Roman"/>
            <w:sz w:val="24"/>
            <w:szCs w:val="24"/>
            <w:lang w:val="en-US"/>
          </w:rPr>
          <w:t xml:space="preserve"> </w:t>
        </w:r>
        <w:r w:rsidR="00F16AC6">
          <w:rPr>
            <w:rFonts w:ascii="Times New Roman" w:hAnsi="Times New Roman" w:cs="Times New Roman"/>
            <w:sz w:val="24"/>
            <w:szCs w:val="24"/>
            <w:lang w:val="en-US"/>
          </w:rPr>
          <w:fldChar w:fldCharType="begin"/>
        </w:r>
        <w:r w:rsidR="00F16AC6">
          <w:rPr>
            <w:rFonts w:ascii="Times New Roman" w:hAnsi="Times New Roman" w:cs="Times New Roman"/>
            <w:sz w:val="24"/>
            <w:szCs w:val="24"/>
            <w:lang w:val="en-US"/>
          </w:rPr>
          <w:instrText xml:space="preserve"> ADDIN ZOTERO_ITEM CSL_CITATION {"citationID":"18uhje5umt","properties":{"formattedCitation":"{\\rtf (Stinchcombe {\\i{}et al.}, 2008)}","plainCitation":"(Stinchcombe et al., 2008)"},"citationItems":[{"id":3473,"uris":["http://zotero.org/users/624279/items/TUWRBSHK"],"uri":["http://zotero.org/users/624279/items/TUWRBSHK"],"itemData":{"id":3473,"type":"article-journal","title":"Estimating nonlinear selection gradients using quadratic regression coefficients: double or nothing?","container-title":"Evolution","page":"2435-2440","volume":"62","issue":"9","source":"Wiley Online Library","abstract":"The use of regression analysis has been instrumental in allowing evolutionary biologists to estimate the strength and mode of natural selection. Although directional and correlational selection gradients are equal to their corresponding regression coefficients, quadratic regression coefficients must be doubled to estimate stabilizing/disruptive selection gradients. Based on a sample of 33 papers published in Evolution between 2002 and 2007, at least 78% of papers have not doubled quadratic regression coefficients, leading to an appreciable underestimate of the strength of stabilizing and disruptive selection. Proper treatment of quadratic regression coefficients is necessary for estimation of fitness surfaces and contour plots, canonical analysis of the γ matrix, and modeling the evolution of populations on an adaptive landscape.","DOI":"10.1111/j.1558-5646.2008.00449.x","ISSN":"1558-5646","shortTitle":"Estimating Nonlinear Selection Gradients Using Quadratic Regression Coefficients","language":"en","author":[{"family":"Stinchcombe","given":"John R."},{"family":"Agrawal","given":"Aneil F."},{"family":"Hohenlohe","given":"Paul A."},{"family":"Arnold","given":"Stevan J."},{"family":"Blows","given":"Mark W."}],"issued":{"date-parts":[["2008",9,1]]}}}],"schema":"https://github.com/citation-style-language/schema/raw/master/csl-citation.json"} </w:instrText>
        </w:r>
        <w:r w:rsidR="00F16AC6">
          <w:rPr>
            <w:rFonts w:ascii="Times New Roman" w:hAnsi="Times New Roman" w:cs="Times New Roman"/>
            <w:sz w:val="24"/>
            <w:szCs w:val="24"/>
            <w:lang w:val="en-US"/>
          </w:rPr>
          <w:fldChar w:fldCharType="separate"/>
        </w:r>
        <w:r w:rsidR="00F16AC6" w:rsidRPr="00F16AC6">
          <w:rPr>
            <w:rFonts w:ascii="Times New Roman" w:hAnsi="Times New Roman" w:cs="Times New Roman"/>
            <w:sz w:val="24"/>
            <w:szCs w:val="24"/>
            <w:lang w:val="en-US"/>
          </w:rPr>
          <w:t xml:space="preserve">(Stinchcombe </w:t>
        </w:r>
        <w:r w:rsidR="00F16AC6" w:rsidRPr="00F16AC6">
          <w:rPr>
            <w:rFonts w:ascii="Times New Roman" w:hAnsi="Times New Roman" w:cs="Times New Roman"/>
            <w:i/>
            <w:iCs/>
            <w:sz w:val="24"/>
            <w:szCs w:val="24"/>
            <w:lang w:val="en-US"/>
          </w:rPr>
          <w:t>et al.</w:t>
        </w:r>
        <w:r w:rsidR="00F16AC6" w:rsidRPr="00F16AC6">
          <w:rPr>
            <w:rFonts w:ascii="Times New Roman" w:hAnsi="Times New Roman" w:cs="Times New Roman"/>
            <w:sz w:val="24"/>
            <w:szCs w:val="24"/>
            <w:lang w:val="en-US"/>
          </w:rPr>
          <w:t>, 2008)</w:t>
        </w:r>
        <w:r w:rsidR="00F16AC6">
          <w:rPr>
            <w:rFonts w:ascii="Times New Roman" w:hAnsi="Times New Roman" w:cs="Times New Roman"/>
            <w:sz w:val="24"/>
            <w:szCs w:val="24"/>
            <w:lang w:val="en-US"/>
          </w:rPr>
          <w:fldChar w:fldCharType="end"/>
        </w:r>
        <w:r w:rsidR="00F16AC6">
          <w:rPr>
            <w:rFonts w:ascii="Times New Roman" w:hAnsi="Times New Roman" w:cs="Times New Roman"/>
            <w:sz w:val="24"/>
            <w:szCs w:val="24"/>
            <w:lang w:val="en-US"/>
          </w:rPr>
          <w:t>.</w:t>
        </w:r>
      </w:ins>
    </w:p>
    <w:tbl>
      <w:tblPr>
        <w:tblW w:w="9590" w:type="dxa"/>
        <w:tblInd w:w="2" w:type="dxa"/>
        <w:tblLayout w:type="fixed"/>
        <w:tblLook w:val="0000" w:firstRow="0" w:lastRow="0" w:firstColumn="0" w:lastColumn="0" w:noHBand="0" w:noVBand="0"/>
      </w:tblPr>
      <w:tblGrid>
        <w:gridCol w:w="245"/>
        <w:gridCol w:w="4563"/>
        <w:gridCol w:w="473"/>
        <w:gridCol w:w="1298"/>
        <w:gridCol w:w="1121"/>
        <w:gridCol w:w="296"/>
        <w:gridCol w:w="473"/>
        <w:gridCol w:w="1121"/>
      </w:tblGrid>
      <w:tr w:rsidR="00D43E10" w:rsidRPr="00F16AC6" w14:paraId="67F13346" w14:textId="77777777">
        <w:trPr>
          <w:cantSplit/>
        </w:trPr>
        <w:tc>
          <w:tcPr>
            <w:tcW w:w="4808" w:type="dxa"/>
            <w:gridSpan w:val="2"/>
            <w:vMerge w:val="restart"/>
            <w:tcBorders>
              <w:top w:val="single" w:sz="18" w:space="0" w:color="auto"/>
              <w:left w:val="nil"/>
              <w:bottom w:val="nil"/>
              <w:right w:val="nil"/>
            </w:tcBorders>
            <w:vAlign w:val="center"/>
          </w:tcPr>
          <w:p w14:paraId="7D2167A4"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473" w:type="dxa"/>
            <w:tcBorders>
              <w:top w:val="single" w:sz="18" w:space="0" w:color="auto"/>
              <w:left w:val="nil"/>
              <w:bottom w:val="single" w:sz="2" w:space="0" w:color="auto"/>
              <w:right w:val="nil"/>
            </w:tcBorders>
            <w:vAlign w:val="center"/>
          </w:tcPr>
          <w:p w14:paraId="0592035B" w14:textId="77777777" w:rsidR="00D43E10" w:rsidRDefault="00D43E10">
            <w:pPr>
              <w:spacing w:after="0"/>
              <w:jc w:val="center"/>
              <w:rPr>
                <w:rFonts w:ascii="Times New Roman" w:hAnsi="Times New Roman" w:cs="Times New Roman"/>
                <w:sz w:val="24"/>
                <w:szCs w:val="24"/>
                <w:lang w:val="en-US"/>
              </w:rPr>
            </w:pPr>
          </w:p>
        </w:tc>
        <w:tc>
          <w:tcPr>
            <w:tcW w:w="1298" w:type="dxa"/>
            <w:tcBorders>
              <w:top w:val="single" w:sz="18" w:space="0" w:color="auto"/>
              <w:left w:val="nil"/>
              <w:bottom w:val="single" w:sz="2" w:space="0" w:color="auto"/>
              <w:right w:val="nil"/>
            </w:tcBorders>
          </w:tcPr>
          <w:p w14:paraId="4D97687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1121" w:type="dxa"/>
            <w:tcBorders>
              <w:top w:val="single" w:sz="18" w:space="0" w:color="auto"/>
              <w:left w:val="nil"/>
              <w:bottom w:val="single" w:sz="2" w:space="0" w:color="auto"/>
              <w:right w:val="nil"/>
            </w:tcBorders>
          </w:tcPr>
          <w:p w14:paraId="448E7B3C" w14:textId="77777777" w:rsidR="00D43E10" w:rsidRDefault="00D43E10">
            <w:pPr>
              <w:spacing w:after="0" w:line="240" w:lineRule="auto"/>
              <w:jc w:val="center"/>
              <w:rPr>
                <w:rFonts w:ascii="Times New Roman" w:hAnsi="Times New Roman" w:cs="Times New Roman"/>
                <w:sz w:val="24"/>
                <w:szCs w:val="24"/>
                <w:lang w:val="en-US"/>
              </w:rPr>
            </w:pPr>
          </w:p>
        </w:tc>
        <w:tc>
          <w:tcPr>
            <w:tcW w:w="296" w:type="dxa"/>
            <w:tcBorders>
              <w:top w:val="single" w:sz="18" w:space="0" w:color="auto"/>
              <w:left w:val="nil"/>
              <w:bottom w:val="nil"/>
              <w:right w:val="nil"/>
            </w:tcBorders>
          </w:tcPr>
          <w:p w14:paraId="291A91E0"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single" w:sz="18" w:space="0" w:color="auto"/>
              <w:left w:val="nil"/>
              <w:bottom w:val="single" w:sz="2" w:space="0" w:color="auto"/>
              <w:right w:val="nil"/>
            </w:tcBorders>
          </w:tcPr>
          <w:p w14:paraId="7B5B197C" w14:textId="77777777" w:rsidR="00D43E10" w:rsidRDefault="00D43E10">
            <w:pPr>
              <w:spacing w:after="0"/>
              <w:jc w:val="center"/>
              <w:rPr>
                <w:rFonts w:ascii="Times New Roman" w:hAnsi="Times New Roman" w:cs="Times New Roman"/>
                <w:sz w:val="24"/>
                <w:szCs w:val="24"/>
                <w:lang w:val="en-US"/>
              </w:rPr>
            </w:pPr>
          </w:p>
        </w:tc>
        <w:tc>
          <w:tcPr>
            <w:tcW w:w="1121" w:type="dxa"/>
            <w:tcBorders>
              <w:top w:val="single" w:sz="18" w:space="0" w:color="auto"/>
              <w:left w:val="nil"/>
              <w:bottom w:val="single" w:sz="2" w:space="0" w:color="auto"/>
              <w:right w:val="nil"/>
            </w:tcBorders>
          </w:tcPr>
          <w:p w14:paraId="70EDA573"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D43E10" w:rsidRPr="00F16AC6" w14:paraId="1C79EA39" w14:textId="77777777">
        <w:trPr>
          <w:cantSplit/>
        </w:trPr>
        <w:tc>
          <w:tcPr>
            <w:tcW w:w="4808" w:type="dxa"/>
            <w:gridSpan w:val="2"/>
            <w:vMerge/>
            <w:tcBorders>
              <w:top w:val="nil"/>
              <w:left w:val="nil"/>
              <w:bottom w:val="single" w:sz="18" w:space="0" w:color="auto"/>
              <w:right w:val="nil"/>
            </w:tcBorders>
          </w:tcPr>
          <w:p w14:paraId="2B48E012" w14:textId="77777777" w:rsidR="00D43E10" w:rsidRDefault="00D43E10">
            <w:pPr>
              <w:spacing w:after="0"/>
              <w:rPr>
                <w:rFonts w:ascii="Times New Roman" w:hAnsi="Times New Roman" w:cs="Times New Roman"/>
                <w:sz w:val="24"/>
                <w:szCs w:val="24"/>
                <w:lang w:val="en-US"/>
              </w:rPr>
            </w:pPr>
          </w:p>
        </w:tc>
        <w:tc>
          <w:tcPr>
            <w:tcW w:w="473" w:type="dxa"/>
            <w:tcBorders>
              <w:top w:val="single" w:sz="2" w:space="0" w:color="auto"/>
              <w:left w:val="nil"/>
              <w:bottom w:val="single" w:sz="2" w:space="0" w:color="auto"/>
              <w:right w:val="nil"/>
            </w:tcBorders>
            <w:vAlign w:val="center"/>
          </w:tcPr>
          <w:p w14:paraId="25C8CBA3" w14:textId="77777777" w:rsidR="00D43E10" w:rsidRDefault="00D43E10">
            <w:pPr>
              <w:spacing w:after="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98" w:type="dxa"/>
            <w:tcBorders>
              <w:top w:val="single" w:sz="2" w:space="0" w:color="auto"/>
              <w:left w:val="nil"/>
              <w:bottom w:val="single" w:sz="2" w:space="0" w:color="auto"/>
              <w:right w:val="nil"/>
            </w:tcBorders>
            <w:vAlign w:val="center"/>
          </w:tcPr>
          <w:p w14:paraId="2338EF6D"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1121" w:type="dxa"/>
            <w:tcBorders>
              <w:top w:val="single" w:sz="2" w:space="0" w:color="auto"/>
              <w:left w:val="nil"/>
              <w:bottom w:val="single" w:sz="2" w:space="0" w:color="auto"/>
              <w:right w:val="nil"/>
            </w:tcBorders>
            <w:vAlign w:val="center"/>
          </w:tcPr>
          <w:p w14:paraId="5A45FFD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Estimate</w:t>
            </w:r>
          </w:p>
        </w:tc>
        <w:tc>
          <w:tcPr>
            <w:tcW w:w="296" w:type="dxa"/>
            <w:tcBorders>
              <w:top w:val="nil"/>
              <w:left w:val="nil"/>
              <w:bottom w:val="single" w:sz="2" w:space="0" w:color="auto"/>
              <w:right w:val="nil"/>
            </w:tcBorders>
          </w:tcPr>
          <w:p w14:paraId="4A73B8E3"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single" w:sz="2" w:space="0" w:color="auto"/>
              <w:left w:val="nil"/>
              <w:bottom w:val="single" w:sz="2" w:space="0" w:color="auto"/>
              <w:right w:val="nil"/>
            </w:tcBorders>
          </w:tcPr>
          <w:p w14:paraId="5488ACA3"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121" w:type="dxa"/>
            <w:tcBorders>
              <w:top w:val="single" w:sz="2" w:space="0" w:color="auto"/>
              <w:left w:val="nil"/>
              <w:bottom w:val="single" w:sz="2" w:space="0" w:color="auto"/>
              <w:right w:val="nil"/>
            </w:tcBorders>
            <w:vAlign w:val="center"/>
          </w:tcPr>
          <w:p w14:paraId="1A53D0B2"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r>
      <w:tr w:rsidR="00D43E10" w:rsidRPr="00F16AC6" w14:paraId="0D32411D" w14:textId="77777777">
        <w:tc>
          <w:tcPr>
            <w:tcW w:w="4808" w:type="dxa"/>
            <w:gridSpan w:val="2"/>
            <w:tcBorders>
              <w:top w:val="single" w:sz="18" w:space="0" w:color="auto"/>
              <w:left w:val="nil"/>
              <w:bottom w:val="single" w:sz="4" w:space="0" w:color="auto"/>
              <w:right w:val="nil"/>
            </w:tcBorders>
          </w:tcPr>
          <w:p w14:paraId="0C1B50F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A) Linear terms</w:t>
            </w:r>
          </w:p>
        </w:tc>
        <w:tc>
          <w:tcPr>
            <w:tcW w:w="473" w:type="dxa"/>
            <w:tcBorders>
              <w:top w:val="single" w:sz="18" w:space="0" w:color="auto"/>
              <w:left w:val="nil"/>
              <w:bottom w:val="single" w:sz="4" w:space="0" w:color="auto"/>
              <w:right w:val="nil"/>
            </w:tcBorders>
            <w:vAlign w:val="center"/>
          </w:tcPr>
          <w:p w14:paraId="0EFDFFC8" w14:textId="77777777" w:rsidR="00D43E10" w:rsidRDefault="00D43E10">
            <w:pPr>
              <w:spacing w:after="0"/>
              <w:jc w:val="center"/>
              <w:rPr>
                <w:rFonts w:ascii="Times New Roman" w:hAnsi="Times New Roman" w:cs="Times New Roman"/>
                <w:sz w:val="24"/>
                <w:szCs w:val="24"/>
                <w:lang w:val="en-US"/>
              </w:rPr>
            </w:pPr>
          </w:p>
        </w:tc>
        <w:tc>
          <w:tcPr>
            <w:tcW w:w="1298" w:type="dxa"/>
            <w:tcBorders>
              <w:top w:val="single" w:sz="18" w:space="0" w:color="auto"/>
              <w:left w:val="nil"/>
              <w:bottom w:val="single" w:sz="4" w:space="0" w:color="auto"/>
              <w:right w:val="nil"/>
            </w:tcBorders>
            <w:vAlign w:val="center"/>
          </w:tcPr>
          <w:p w14:paraId="414A4C49" w14:textId="77777777" w:rsidR="00D43E10" w:rsidRDefault="00D43E10">
            <w:pPr>
              <w:spacing w:after="0"/>
              <w:rPr>
                <w:rFonts w:ascii="Times New Roman" w:hAnsi="Times New Roman" w:cs="Times New Roman"/>
                <w:sz w:val="24"/>
                <w:szCs w:val="24"/>
                <w:lang w:val="en-US"/>
              </w:rPr>
            </w:pPr>
          </w:p>
        </w:tc>
        <w:tc>
          <w:tcPr>
            <w:tcW w:w="1121" w:type="dxa"/>
            <w:tcBorders>
              <w:top w:val="single" w:sz="18" w:space="0" w:color="auto"/>
              <w:left w:val="nil"/>
              <w:bottom w:val="single" w:sz="4" w:space="0" w:color="auto"/>
              <w:right w:val="nil"/>
            </w:tcBorders>
            <w:vAlign w:val="center"/>
          </w:tcPr>
          <w:p w14:paraId="5A5D61F0" w14:textId="77777777" w:rsidR="00D43E10" w:rsidRDefault="00D43E10">
            <w:pPr>
              <w:spacing w:after="0"/>
              <w:rPr>
                <w:rFonts w:ascii="Times New Roman" w:hAnsi="Times New Roman" w:cs="Times New Roman"/>
                <w:sz w:val="24"/>
                <w:szCs w:val="24"/>
                <w:lang w:val="en-US"/>
              </w:rPr>
            </w:pPr>
          </w:p>
        </w:tc>
        <w:tc>
          <w:tcPr>
            <w:tcW w:w="296" w:type="dxa"/>
            <w:tcBorders>
              <w:top w:val="single" w:sz="18" w:space="0" w:color="auto"/>
              <w:left w:val="nil"/>
              <w:bottom w:val="single" w:sz="4" w:space="0" w:color="auto"/>
              <w:right w:val="nil"/>
            </w:tcBorders>
          </w:tcPr>
          <w:p w14:paraId="4B8310B9"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single" w:sz="18" w:space="0" w:color="auto"/>
              <w:left w:val="nil"/>
              <w:bottom w:val="single" w:sz="4" w:space="0" w:color="auto"/>
              <w:right w:val="nil"/>
            </w:tcBorders>
          </w:tcPr>
          <w:p w14:paraId="7E256F8E" w14:textId="77777777" w:rsidR="00D43E10" w:rsidRDefault="00D43E10">
            <w:pPr>
              <w:spacing w:after="0" w:line="240" w:lineRule="auto"/>
              <w:jc w:val="center"/>
              <w:rPr>
                <w:rFonts w:ascii="Times New Roman" w:hAnsi="Times New Roman" w:cs="Times New Roman"/>
                <w:sz w:val="24"/>
                <w:szCs w:val="24"/>
                <w:lang w:val="en-US"/>
              </w:rPr>
            </w:pPr>
          </w:p>
        </w:tc>
        <w:tc>
          <w:tcPr>
            <w:tcW w:w="1121" w:type="dxa"/>
            <w:tcBorders>
              <w:top w:val="single" w:sz="18" w:space="0" w:color="auto"/>
              <w:left w:val="nil"/>
              <w:bottom w:val="single" w:sz="4" w:space="0" w:color="auto"/>
              <w:right w:val="nil"/>
            </w:tcBorders>
            <w:vAlign w:val="center"/>
          </w:tcPr>
          <w:p w14:paraId="7D359F6E" w14:textId="77777777" w:rsidR="00D43E10" w:rsidRDefault="00D43E10">
            <w:pPr>
              <w:spacing w:after="0"/>
              <w:rPr>
                <w:rFonts w:ascii="Times New Roman" w:hAnsi="Times New Roman" w:cs="Times New Roman"/>
                <w:sz w:val="24"/>
                <w:szCs w:val="24"/>
                <w:lang w:val="en-US"/>
              </w:rPr>
            </w:pPr>
          </w:p>
        </w:tc>
      </w:tr>
      <w:tr w:rsidR="00D43E10" w14:paraId="58D27323" w14:textId="77777777">
        <w:tc>
          <w:tcPr>
            <w:tcW w:w="245" w:type="dxa"/>
            <w:tcBorders>
              <w:top w:val="single" w:sz="4" w:space="0" w:color="auto"/>
              <w:left w:val="nil"/>
              <w:bottom w:val="nil"/>
              <w:right w:val="nil"/>
            </w:tcBorders>
          </w:tcPr>
          <w:p w14:paraId="5BF8BCA4" w14:textId="77777777" w:rsidR="00D43E10" w:rsidRDefault="00D43E10">
            <w:pPr>
              <w:spacing w:after="0"/>
              <w:rPr>
                <w:rFonts w:ascii="Times New Roman" w:hAnsi="Times New Roman" w:cs="Times New Roman"/>
                <w:sz w:val="24"/>
                <w:szCs w:val="24"/>
                <w:lang w:val="en-US"/>
              </w:rPr>
            </w:pPr>
          </w:p>
        </w:tc>
        <w:tc>
          <w:tcPr>
            <w:tcW w:w="4563" w:type="dxa"/>
            <w:tcBorders>
              <w:top w:val="single" w:sz="4" w:space="0" w:color="auto"/>
              <w:left w:val="nil"/>
              <w:bottom w:val="nil"/>
              <w:right w:val="nil"/>
            </w:tcBorders>
          </w:tcPr>
          <w:p w14:paraId="7069C7E0"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473" w:type="dxa"/>
            <w:tcBorders>
              <w:top w:val="single" w:sz="4" w:space="0" w:color="auto"/>
              <w:left w:val="nil"/>
              <w:bottom w:val="nil"/>
              <w:right w:val="nil"/>
            </w:tcBorders>
            <w:vAlign w:val="center"/>
          </w:tcPr>
          <w:p w14:paraId="2525D696"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single" w:sz="4" w:space="0" w:color="auto"/>
              <w:left w:val="nil"/>
              <w:bottom w:val="nil"/>
              <w:right w:val="nil"/>
            </w:tcBorders>
            <w:vAlign w:val="center"/>
          </w:tcPr>
          <w:p w14:paraId="37A5F5D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0.02</w:t>
            </w:r>
          </w:p>
        </w:tc>
        <w:tc>
          <w:tcPr>
            <w:tcW w:w="1121" w:type="dxa"/>
            <w:tcBorders>
              <w:top w:val="single" w:sz="4" w:space="0" w:color="auto"/>
              <w:left w:val="nil"/>
              <w:bottom w:val="nil"/>
              <w:right w:val="nil"/>
            </w:tcBorders>
            <w:vAlign w:val="center"/>
          </w:tcPr>
          <w:p w14:paraId="74D5C9B1" w14:textId="77777777" w:rsidR="00D43E10" w:rsidRDefault="00D43E10">
            <w:pPr>
              <w:spacing w:after="0"/>
              <w:rPr>
                <w:rFonts w:ascii="Times New Roman" w:hAnsi="Times New Roman" w:cs="Times New Roman"/>
                <w:sz w:val="24"/>
                <w:szCs w:val="24"/>
                <w:lang w:val="en-US"/>
              </w:rPr>
            </w:pPr>
          </w:p>
        </w:tc>
        <w:tc>
          <w:tcPr>
            <w:tcW w:w="296" w:type="dxa"/>
            <w:tcBorders>
              <w:top w:val="single" w:sz="4" w:space="0" w:color="auto"/>
              <w:left w:val="nil"/>
              <w:bottom w:val="nil"/>
              <w:right w:val="nil"/>
            </w:tcBorders>
          </w:tcPr>
          <w:p w14:paraId="48A78429"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single" w:sz="4" w:space="0" w:color="auto"/>
              <w:left w:val="nil"/>
              <w:bottom w:val="nil"/>
              <w:right w:val="nil"/>
            </w:tcBorders>
          </w:tcPr>
          <w:p w14:paraId="5D85F24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single" w:sz="4" w:space="0" w:color="auto"/>
              <w:left w:val="nil"/>
              <w:bottom w:val="nil"/>
              <w:right w:val="nil"/>
            </w:tcBorders>
            <w:vAlign w:val="center"/>
          </w:tcPr>
          <w:p w14:paraId="76ACA8BE"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0.50</w:t>
            </w:r>
          </w:p>
        </w:tc>
      </w:tr>
      <w:tr w:rsidR="00D43E10" w14:paraId="2F929A6B" w14:textId="77777777">
        <w:tc>
          <w:tcPr>
            <w:tcW w:w="245" w:type="dxa"/>
            <w:tcBorders>
              <w:top w:val="nil"/>
              <w:left w:val="nil"/>
              <w:bottom w:val="nil"/>
              <w:right w:val="nil"/>
            </w:tcBorders>
          </w:tcPr>
          <w:p w14:paraId="1C97F822"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0D16F1D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473" w:type="dxa"/>
            <w:tcBorders>
              <w:top w:val="nil"/>
              <w:left w:val="nil"/>
              <w:bottom w:val="nil"/>
              <w:right w:val="nil"/>
            </w:tcBorders>
            <w:vAlign w:val="center"/>
          </w:tcPr>
          <w:p w14:paraId="44489581"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2F9C4BE2"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183.73***</w:t>
            </w:r>
          </w:p>
        </w:tc>
        <w:tc>
          <w:tcPr>
            <w:tcW w:w="1121" w:type="dxa"/>
            <w:tcBorders>
              <w:top w:val="nil"/>
              <w:left w:val="nil"/>
              <w:bottom w:val="nil"/>
              <w:right w:val="nil"/>
            </w:tcBorders>
            <w:vAlign w:val="center"/>
          </w:tcPr>
          <w:p w14:paraId="1A17E4A9"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21ABECC8"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5BA76FC6"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4177E4D5"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50.81***</w:t>
            </w:r>
          </w:p>
        </w:tc>
      </w:tr>
      <w:tr w:rsidR="00D43E10" w14:paraId="17179685" w14:textId="77777777">
        <w:tc>
          <w:tcPr>
            <w:tcW w:w="245" w:type="dxa"/>
            <w:tcBorders>
              <w:top w:val="nil"/>
              <w:left w:val="nil"/>
              <w:bottom w:val="nil"/>
              <w:right w:val="nil"/>
            </w:tcBorders>
          </w:tcPr>
          <w:p w14:paraId="263AC8F3"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383BD01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473" w:type="dxa"/>
            <w:tcBorders>
              <w:top w:val="nil"/>
              <w:left w:val="nil"/>
              <w:bottom w:val="nil"/>
              <w:right w:val="nil"/>
            </w:tcBorders>
            <w:vAlign w:val="center"/>
          </w:tcPr>
          <w:p w14:paraId="69AAFCF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5FB66352"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7.18 **</w:t>
            </w:r>
          </w:p>
        </w:tc>
        <w:tc>
          <w:tcPr>
            <w:tcW w:w="1121" w:type="dxa"/>
            <w:tcBorders>
              <w:top w:val="nil"/>
              <w:left w:val="nil"/>
              <w:bottom w:val="nil"/>
              <w:right w:val="nil"/>
            </w:tcBorders>
            <w:vAlign w:val="center"/>
          </w:tcPr>
          <w:p w14:paraId="730D1C59"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0.128</w:t>
            </w:r>
          </w:p>
        </w:tc>
        <w:tc>
          <w:tcPr>
            <w:tcW w:w="296" w:type="dxa"/>
            <w:tcBorders>
              <w:top w:val="nil"/>
              <w:left w:val="nil"/>
              <w:bottom w:val="nil"/>
              <w:right w:val="nil"/>
            </w:tcBorders>
          </w:tcPr>
          <w:p w14:paraId="5905812F"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4339D5D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1CCD9D4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0.47</w:t>
            </w:r>
          </w:p>
        </w:tc>
      </w:tr>
      <w:tr w:rsidR="00D43E10" w14:paraId="6E1B56B7" w14:textId="77777777">
        <w:tc>
          <w:tcPr>
            <w:tcW w:w="245" w:type="dxa"/>
            <w:tcBorders>
              <w:top w:val="nil"/>
              <w:left w:val="nil"/>
              <w:bottom w:val="nil"/>
              <w:right w:val="nil"/>
            </w:tcBorders>
          </w:tcPr>
          <w:p w14:paraId="7EF62B1A"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44E08CE4"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w:t>
            </w:r>
          </w:p>
        </w:tc>
        <w:tc>
          <w:tcPr>
            <w:tcW w:w="473" w:type="dxa"/>
            <w:tcBorders>
              <w:top w:val="nil"/>
              <w:left w:val="nil"/>
              <w:bottom w:val="nil"/>
              <w:right w:val="nil"/>
            </w:tcBorders>
            <w:vAlign w:val="center"/>
          </w:tcPr>
          <w:p w14:paraId="7589D7D3"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4429A10E"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3.61***</w:t>
            </w:r>
          </w:p>
        </w:tc>
        <w:tc>
          <w:tcPr>
            <w:tcW w:w="1121" w:type="dxa"/>
            <w:tcBorders>
              <w:top w:val="nil"/>
              <w:left w:val="nil"/>
              <w:bottom w:val="nil"/>
              <w:right w:val="nil"/>
            </w:tcBorders>
            <w:vAlign w:val="center"/>
          </w:tcPr>
          <w:p w14:paraId="0C14630A"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05283F04"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740641C2"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2F15B05B"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1.98*</w:t>
            </w:r>
          </w:p>
        </w:tc>
      </w:tr>
      <w:tr w:rsidR="00D43E10" w14:paraId="6A87FE1A" w14:textId="77777777">
        <w:tc>
          <w:tcPr>
            <w:tcW w:w="245" w:type="dxa"/>
            <w:tcBorders>
              <w:top w:val="nil"/>
              <w:left w:val="nil"/>
              <w:bottom w:val="nil"/>
              <w:right w:val="nil"/>
            </w:tcBorders>
          </w:tcPr>
          <w:p w14:paraId="29DAAB82"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44F26BF9"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w:t>
            </w:r>
          </w:p>
        </w:tc>
        <w:tc>
          <w:tcPr>
            <w:tcW w:w="473" w:type="dxa"/>
            <w:tcBorders>
              <w:top w:val="nil"/>
              <w:left w:val="nil"/>
              <w:bottom w:val="nil"/>
              <w:right w:val="nil"/>
            </w:tcBorders>
            <w:vAlign w:val="center"/>
          </w:tcPr>
          <w:p w14:paraId="23250FD1"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5FDC8F07"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3.88***</w:t>
            </w:r>
          </w:p>
        </w:tc>
        <w:tc>
          <w:tcPr>
            <w:tcW w:w="1121" w:type="dxa"/>
            <w:tcBorders>
              <w:top w:val="nil"/>
              <w:left w:val="nil"/>
              <w:bottom w:val="nil"/>
              <w:right w:val="nil"/>
            </w:tcBorders>
            <w:vAlign w:val="center"/>
          </w:tcPr>
          <w:p w14:paraId="2B67F209"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4DBD0BBA"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6877AAD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51E21D39"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2.90***</w:t>
            </w:r>
          </w:p>
        </w:tc>
      </w:tr>
      <w:tr w:rsidR="00D43E10" w14:paraId="24DBBA51" w14:textId="77777777">
        <w:tc>
          <w:tcPr>
            <w:tcW w:w="245" w:type="dxa"/>
            <w:tcBorders>
              <w:top w:val="nil"/>
              <w:left w:val="nil"/>
              <w:bottom w:val="nil"/>
              <w:right w:val="nil"/>
            </w:tcBorders>
          </w:tcPr>
          <w:p w14:paraId="7E2C28F2"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F2BD5A1"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Shoot height</w:t>
            </w:r>
          </w:p>
        </w:tc>
        <w:tc>
          <w:tcPr>
            <w:tcW w:w="473" w:type="dxa"/>
            <w:tcBorders>
              <w:top w:val="nil"/>
              <w:left w:val="nil"/>
              <w:bottom w:val="nil"/>
              <w:right w:val="nil"/>
            </w:tcBorders>
            <w:vAlign w:val="center"/>
          </w:tcPr>
          <w:p w14:paraId="4FAF7C4C"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1A403E5D"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1.19</w:t>
            </w:r>
          </w:p>
        </w:tc>
        <w:tc>
          <w:tcPr>
            <w:tcW w:w="1121" w:type="dxa"/>
            <w:tcBorders>
              <w:top w:val="nil"/>
              <w:left w:val="nil"/>
              <w:bottom w:val="nil"/>
              <w:right w:val="nil"/>
            </w:tcBorders>
            <w:vAlign w:val="center"/>
          </w:tcPr>
          <w:p w14:paraId="2DA52597"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339FE75A"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187B24D7"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474107F9"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2.35**</w:t>
            </w:r>
          </w:p>
        </w:tc>
      </w:tr>
      <w:tr w:rsidR="00D43E10" w14:paraId="32D57EA4" w14:textId="77777777">
        <w:tc>
          <w:tcPr>
            <w:tcW w:w="245" w:type="dxa"/>
            <w:tcBorders>
              <w:top w:val="nil"/>
              <w:left w:val="nil"/>
              <w:bottom w:val="nil"/>
              <w:right w:val="nil"/>
            </w:tcBorders>
          </w:tcPr>
          <w:p w14:paraId="1C878D9E" w14:textId="77777777" w:rsidR="00D43E10" w:rsidRDefault="00D43E10">
            <w:pPr>
              <w:spacing w:after="0" w:line="240" w:lineRule="auto"/>
              <w:rPr>
                <w:rFonts w:ascii="Times New Roman" w:hAnsi="Times New Roman" w:cs="Times New Roman"/>
                <w:sz w:val="24"/>
                <w:szCs w:val="24"/>
                <w:lang w:val="en-US"/>
              </w:rPr>
            </w:pPr>
          </w:p>
        </w:tc>
        <w:tc>
          <w:tcPr>
            <w:tcW w:w="4563" w:type="dxa"/>
            <w:tcBorders>
              <w:top w:val="nil"/>
              <w:left w:val="nil"/>
              <w:bottom w:val="nil"/>
              <w:right w:val="nil"/>
            </w:tcBorders>
          </w:tcPr>
          <w:p w14:paraId="1750B839" w14:textId="77777777" w:rsidR="00D43E10" w:rsidRDefault="00D43E10">
            <w:pPr>
              <w:spacing w:after="0" w:line="240" w:lineRule="auto"/>
              <w:rPr>
                <w:rFonts w:ascii="Times New Roman" w:hAnsi="Times New Roman" w:cs="Times New Roman"/>
                <w:sz w:val="24"/>
                <w:szCs w:val="24"/>
                <w:lang w:val="en-US"/>
              </w:rPr>
            </w:pPr>
          </w:p>
        </w:tc>
        <w:tc>
          <w:tcPr>
            <w:tcW w:w="473" w:type="dxa"/>
            <w:tcBorders>
              <w:top w:val="nil"/>
              <w:left w:val="nil"/>
              <w:bottom w:val="nil"/>
              <w:right w:val="nil"/>
            </w:tcBorders>
            <w:vAlign w:val="center"/>
          </w:tcPr>
          <w:p w14:paraId="0EB823AC" w14:textId="77777777" w:rsidR="00D43E10" w:rsidRDefault="00D43E10">
            <w:pPr>
              <w:spacing w:after="0" w:line="240" w:lineRule="auto"/>
              <w:jc w:val="center"/>
              <w:rPr>
                <w:rFonts w:ascii="Times New Roman" w:hAnsi="Times New Roman" w:cs="Times New Roman"/>
                <w:sz w:val="24"/>
                <w:szCs w:val="24"/>
                <w:lang w:val="en-US"/>
              </w:rPr>
            </w:pPr>
          </w:p>
        </w:tc>
        <w:tc>
          <w:tcPr>
            <w:tcW w:w="1298" w:type="dxa"/>
            <w:tcBorders>
              <w:top w:val="nil"/>
              <w:left w:val="nil"/>
              <w:bottom w:val="nil"/>
              <w:right w:val="nil"/>
            </w:tcBorders>
            <w:vAlign w:val="center"/>
          </w:tcPr>
          <w:p w14:paraId="493D4378" w14:textId="77777777" w:rsidR="00D43E10" w:rsidRDefault="00D43E10">
            <w:pPr>
              <w:tabs>
                <w:tab w:val="decimal" w:pos="-7922"/>
              </w:tabs>
              <w:spacing w:after="0" w:line="240" w:lineRule="auto"/>
              <w:rPr>
                <w:rFonts w:ascii="Times New Roman" w:hAnsi="Times New Roman" w:cs="Times New Roman"/>
                <w:sz w:val="24"/>
                <w:szCs w:val="24"/>
                <w:lang w:val="en-US"/>
              </w:rPr>
            </w:pPr>
          </w:p>
        </w:tc>
        <w:tc>
          <w:tcPr>
            <w:tcW w:w="1121" w:type="dxa"/>
            <w:tcBorders>
              <w:top w:val="nil"/>
              <w:left w:val="nil"/>
              <w:bottom w:val="nil"/>
              <w:right w:val="nil"/>
            </w:tcBorders>
            <w:vAlign w:val="center"/>
          </w:tcPr>
          <w:p w14:paraId="4E521F18" w14:textId="77777777" w:rsidR="00D43E10" w:rsidRDefault="00D43E10">
            <w:pPr>
              <w:spacing w:after="0" w:line="240" w:lineRule="auto"/>
              <w:rPr>
                <w:rFonts w:ascii="Times New Roman" w:hAnsi="Times New Roman" w:cs="Times New Roman"/>
                <w:sz w:val="24"/>
                <w:szCs w:val="24"/>
                <w:lang w:val="en-US"/>
              </w:rPr>
            </w:pPr>
          </w:p>
        </w:tc>
        <w:tc>
          <w:tcPr>
            <w:tcW w:w="296" w:type="dxa"/>
            <w:tcBorders>
              <w:top w:val="nil"/>
              <w:left w:val="nil"/>
              <w:bottom w:val="nil"/>
              <w:right w:val="nil"/>
            </w:tcBorders>
          </w:tcPr>
          <w:p w14:paraId="3F7FC704"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2402C27D" w14:textId="77777777" w:rsidR="00D43E10" w:rsidRDefault="00D43E10">
            <w:pPr>
              <w:spacing w:after="0" w:line="240" w:lineRule="auto"/>
              <w:jc w:val="center"/>
              <w:rPr>
                <w:rFonts w:ascii="Times New Roman" w:hAnsi="Times New Roman" w:cs="Times New Roman"/>
                <w:sz w:val="24"/>
                <w:szCs w:val="24"/>
                <w:lang w:val="en-US"/>
              </w:rPr>
            </w:pPr>
          </w:p>
        </w:tc>
        <w:tc>
          <w:tcPr>
            <w:tcW w:w="1121" w:type="dxa"/>
            <w:tcBorders>
              <w:top w:val="nil"/>
              <w:left w:val="nil"/>
              <w:bottom w:val="nil"/>
              <w:right w:val="nil"/>
            </w:tcBorders>
            <w:vAlign w:val="center"/>
          </w:tcPr>
          <w:p w14:paraId="18EC0DAE" w14:textId="77777777" w:rsidR="00D43E10" w:rsidRDefault="00D43E10">
            <w:pPr>
              <w:spacing w:after="0" w:line="240" w:lineRule="auto"/>
              <w:rPr>
                <w:rFonts w:ascii="Times New Roman" w:hAnsi="Times New Roman" w:cs="Times New Roman"/>
                <w:sz w:val="24"/>
                <w:szCs w:val="24"/>
                <w:lang w:val="en-US"/>
              </w:rPr>
            </w:pPr>
          </w:p>
        </w:tc>
      </w:tr>
      <w:tr w:rsidR="00D43E10" w14:paraId="5ABABB09" w14:textId="77777777">
        <w:tc>
          <w:tcPr>
            <w:tcW w:w="4808" w:type="dxa"/>
            <w:gridSpan w:val="2"/>
            <w:tcBorders>
              <w:top w:val="nil"/>
              <w:left w:val="nil"/>
              <w:bottom w:val="single" w:sz="4" w:space="0" w:color="auto"/>
              <w:right w:val="nil"/>
            </w:tcBorders>
          </w:tcPr>
          <w:p w14:paraId="4368166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B) Non-linear terms</w:t>
            </w:r>
          </w:p>
        </w:tc>
        <w:tc>
          <w:tcPr>
            <w:tcW w:w="473" w:type="dxa"/>
            <w:tcBorders>
              <w:top w:val="nil"/>
              <w:left w:val="nil"/>
              <w:bottom w:val="single" w:sz="4" w:space="0" w:color="auto"/>
              <w:right w:val="nil"/>
            </w:tcBorders>
            <w:vAlign w:val="center"/>
          </w:tcPr>
          <w:p w14:paraId="0B30F398" w14:textId="77777777" w:rsidR="00D43E10" w:rsidRDefault="00D43E10">
            <w:pPr>
              <w:spacing w:after="0"/>
              <w:jc w:val="center"/>
              <w:rPr>
                <w:rFonts w:ascii="Times New Roman" w:hAnsi="Times New Roman" w:cs="Times New Roman"/>
                <w:sz w:val="24"/>
                <w:szCs w:val="24"/>
                <w:lang w:val="en-US"/>
              </w:rPr>
            </w:pPr>
          </w:p>
        </w:tc>
        <w:tc>
          <w:tcPr>
            <w:tcW w:w="1298" w:type="dxa"/>
            <w:tcBorders>
              <w:top w:val="nil"/>
              <w:left w:val="nil"/>
              <w:bottom w:val="single" w:sz="4" w:space="0" w:color="auto"/>
              <w:right w:val="nil"/>
            </w:tcBorders>
            <w:vAlign w:val="center"/>
          </w:tcPr>
          <w:p w14:paraId="6FFDD732" w14:textId="77777777" w:rsidR="00D43E10" w:rsidRDefault="00D43E10">
            <w:pPr>
              <w:tabs>
                <w:tab w:val="decimal" w:pos="-7922"/>
              </w:tabs>
              <w:spacing w:after="0"/>
              <w:rPr>
                <w:rFonts w:ascii="Times New Roman" w:hAnsi="Times New Roman" w:cs="Times New Roman"/>
                <w:sz w:val="24"/>
                <w:szCs w:val="24"/>
                <w:lang w:val="en-US"/>
              </w:rPr>
            </w:pPr>
          </w:p>
        </w:tc>
        <w:tc>
          <w:tcPr>
            <w:tcW w:w="1121" w:type="dxa"/>
            <w:tcBorders>
              <w:top w:val="nil"/>
              <w:left w:val="nil"/>
              <w:bottom w:val="single" w:sz="4" w:space="0" w:color="auto"/>
              <w:right w:val="nil"/>
            </w:tcBorders>
            <w:vAlign w:val="center"/>
          </w:tcPr>
          <w:p w14:paraId="78359637"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single" w:sz="4" w:space="0" w:color="auto"/>
              <w:right w:val="nil"/>
            </w:tcBorders>
          </w:tcPr>
          <w:p w14:paraId="3AD0C254"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single" w:sz="4" w:space="0" w:color="auto"/>
              <w:right w:val="nil"/>
            </w:tcBorders>
          </w:tcPr>
          <w:p w14:paraId="75BBDE37" w14:textId="77777777" w:rsidR="00D43E10" w:rsidRDefault="00D43E10">
            <w:pPr>
              <w:spacing w:after="0"/>
              <w:jc w:val="center"/>
              <w:rPr>
                <w:rFonts w:ascii="Times New Roman" w:hAnsi="Times New Roman" w:cs="Times New Roman"/>
                <w:sz w:val="24"/>
                <w:szCs w:val="24"/>
                <w:lang w:val="en-US"/>
              </w:rPr>
            </w:pPr>
          </w:p>
        </w:tc>
        <w:tc>
          <w:tcPr>
            <w:tcW w:w="1121" w:type="dxa"/>
            <w:tcBorders>
              <w:top w:val="nil"/>
              <w:left w:val="nil"/>
              <w:bottom w:val="single" w:sz="4" w:space="0" w:color="auto"/>
              <w:right w:val="nil"/>
            </w:tcBorders>
            <w:vAlign w:val="center"/>
          </w:tcPr>
          <w:p w14:paraId="4348CBAE" w14:textId="77777777" w:rsidR="00D43E10" w:rsidRDefault="00D43E10">
            <w:pPr>
              <w:spacing w:after="0"/>
              <w:rPr>
                <w:rFonts w:ascii="Times New Roman" w:hAnsi="Times New Roman" w:cs="Times New Roman"/>
                <w:sz w:val="24"/>
                <w:szCs w:val="24"/>
                <w:lang w:val="en-US"/>
              </w:rPr>
            </w:pPr>
          </w:p>
        </w:tc>
      </w:tr>
      <w:tr w:rsidR="00D43E10" w14:paraId="2F13A57A" w14:textId="77777777">
        <w:tc>
          <w:tcPr>
            <w:tcW w:w="245" w:type="dxa"/>
            <w:tcBorders>
              <w:top w:val="single" w:sz="4" w:space="0" w:color="auto"/>
              <w:left w:val="nil"/>
              <w:bottom w:val="nil"/>
              <w:right w:val="nil"/>
            </w:tcBorders>
          </w:tcPr>
          <w:p w14:paraId="48A62687" w14:textId="77777777" w:rsidR="00D43E10" w:rsidRDefault="00D43E10">
            <w:pPr>
              <w:spacing w:after="0"/>
              <w:rPr>
                <w:rFonts w:ascii="Times New Roman" w:hAnsi="Times New Roman" w:cs="Times New Roman"/>
                <w:sz w:val="24"/>
                <w:szCs w:val="24"/>
                <w:lang w:val="en-US"/>
              </w:rPr>
            </w:pPr>
          </w:p>
        </w:tc>
        <w:tc>
          <w:tcPr>
            <w:tcW w:w="4563" w:type="dxa"/>
            <w:tcBorders>
              <w:top w:val="single" w:sz="4" w:space="0" w:color="auto"/>
              <w:left w:val="nil"/>
              <w:bottom w:val="nil"/>
              <w:right w:val="nil"/>
            </w:tcBorders>
          </w:tcPr>
          <w:p w14:paraId="2920F637"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Phenology </w:t>
            </w:r>
            <w:r>
              <w:rPr>
                <w:rFonts w:ascii="Times New Roman" w:hAnsi="Times New Roman" w:cs="Times New Roman"/>
                <w:sz w:val="24"/>
                <w:szCs w:val="24"/>
                <w:vertAlign w:val="superscript"/>
                <w:lang w:val="en-US"/>
              </w:rPr>
              <w:t>2</w:t>
            </w:r>
          </w:p>
        </w:tc>
        <w:tc>
          <w:tcPr>
            <w:tcW w:w="473" w:type="dxa"/>
            <w:tcBorders>
              <w:top w:val="single" w:sz="4" w:space="0" w:color="auto"/>
              <w:left w:val="nil"/>
              <w:bottom w:val="nil"/>
              <w:right w:val="nil"/>
            </w:tcBorders>
            <w:vAlign w:val="center"/>
          </w:tcPr>
          <w:p w14:paraId="70926868"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single" w:sz="4" w:space="0" w:color="auto"/>
              <w:left w:val="nil"/>
              <w:bottom w:val="nil"/>
              <w:right w:val="nil"/>
            </w:tcBorders>
            <w:vAlign w:val="center"/>
          </w:tcPr>
          <w:p w14:paraId="3BBC421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3.51</w:t>
            </w:r>
          </w:p>
        </w:tc>
        <w:tc>
          <w:tcPr>
            <w:tcW w:w="1121" w:type="dxa"/>
            <w:tcBorders>
              <w:top w:val="single" w:sz="4" w:space="0" w:color="auto"/>
              <w:left w:val="nil"/>
              <w:bottom w:val="nil"/>
              <w:right w:val="nil"/>
            </w:tcBorders>
            <w:vAlign w:val="center"/>
          </w:tcPr>
          <w:p w14:paraId="40410E67" w14:textId="77777777" w:rsidR="00D43E10" w:rsidRDefault="00D43E10">
            <w:pPr>
              <w:spacing w:after="0"/>
              <w:rPr>
                <w:rFonts w:ascii="Times New Roman" w:hAnsi="Times New Roman" w:cs="Times New Roman"/>
                <w:sz w:val="24"/>
                <w:szCs w:val="24"/>
                <w:lang w:val="en-US"/>
              </w:rPr>
            </w:pPr>
          </w:p>
        </w:tc>
        <w:tc>
          <w:tcPr>
            <w:tcW w:w="296" w:type="dxa"/>
            <w:tcBorders>
              <w:top w:val="single" w:sz="4" w:space="0" w:color="auto"/>
              <w:left w:val="nil"/>
              <w:bottom w:val="nil"/>
              <w:right w:val="nil"/>
            </w:tcBorders>
          </w:tcPr>
          <w:p w14:paraId="1AD26448" w14:textId="77777777" w:rsidR="00D43E10" w:rsidRDefault="00D43E10">
            <w:pPr>
              <w:spacing w:after="0"/>
              <w:jc w:val="center"/>
              <w:rPr>
                <w:rFonts w:ascii="Times New Roman" w:hAnsi="Times New Roman" w:cs="Times New Roman"/>
                <w:sz w:val="24"/>
                <w:szCs w:val="24"/>
                <w:lang w:val="en-US"/>
              </w:rPr>
            </w:pPr>
          </w:p>
        </w:tc>
        <w:tc>
          <w:tcPr>
            <w:tcW w:w="473" w:type="dxa"/>
            <w:tcBorders>
              <w:top w:val="single" w:sz="4" w:space="0" w:color="auto"/>
              <w:left w:val="nil"/>
              <w:bottom w:val="nil"/>
              <w:right w:val="nil"/>
            </w:tcBorders>
          </w:tcPr>
          <w:p w14:paraId="145DCFFD"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single" w:sz="4" w:space="0" w:color="auto"/>
              <w:left w:val="nil"/>
              <w:bottom w:val="nil"/>
              <w:right w:val="nil"/>
            </w:tcBorders>
            <w:vAlign w:val="center"/>
          </w:tcPr>
          <w:p w14:paraId="6E00C85E"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0.32</w:t>
            </w:r>
          </w:p>
        </w:tc>
      </w:tr>
      <w:tr w:rsidR="00D43E10" w14:paraId="76756E94" w14:textId="77777777">
        <w:tc>
          <w:tcPr>
            <w:tcW w:w="245" w:type="dxa"/>
            <w:tcBorders>
              <w:top w:val="nil"/>
              <w:left w:val="nil"/>
              <w:bottom w:val="nil"/>
              <w:right w:val="nil"/>
            </w:tcBorders>
          </w:tcPr>
          <w:p w14:paraId="1FBFFF61"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23B4FFB6"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Flower number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71C2A9ED"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53FDEDD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0.95</w:t>
            </w:r>
          </w:p>
        </w:tc>
        <w:tc>
          <w:tcPr>
            <w:tcW w:w="1121" w:type="dxa"/>
            <w:tcBorders>
              <w:top w:val="nil"/>
              <w:left w:val="nil"/>
              <w:bottom w:val="nil"/>
              <w:right w:val="nil"/>
            </w:tcBorders>
            <w:vAlign w:val="center"/>
          </w:tcPr>
          <w:p w14:paraId="4F9B58C1"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15A8CEAA"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080D0E7A"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77F11311"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0.02</w:t>
            </w:r>
          </w:p>
        </w:tc>
      </w:tr>
      <w:tr w:rsidR="00D43E10" w14:paraId="562A3D25" w14:textId="77777777">
        <w:tc>
          <w:tcPr>
            <w:tcW w:w="245" w:type="dxa"/>
            <w:tcBorders>
              <w:top w:val="nil"/>
              <w:left w:val="nil"/>
              <w:bottom w:val="nil"/>
              <w:right w:val="nil"/>
            </w:tcBorders>
          </w:tcPr>
          <w:p w14:paraId="12202A44"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70227F9"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Shoot height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28C48148"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15A06A85"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0.19</w:t>
            </w:r>
          </w:p>
        </w:tc>
        <w:tc>
          <w:tcPr>
            <w:tcW w:w="1121" w:type="dxa"/>
            <w:tcBorders>
              <w:top w:val="nil"/>
              <w:left w:val="nil"/>
              <w:bottom w:val="nil"/>
              <w:right w:val="nil"/>
            </w:tcBorders>
            <w:vAlign w:val="center"/>
          </w:tcPr>
          <w:p w14:paraId="46232F1B"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4ED300E4"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0FD5FBC1"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1F27D52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0.00</w:t>
            </w:r>
          </w:p>
        </w:tc>
      </w:tr>
      <w:tr w:rsidR="00D43E10" w14:paraId="0161D42F" w14:textId="77777777">
        <w:tc>
          <w:tcPr>
            <w:tcW w:w="245" w:type="dxa"/>
            <w:tcBorders>
              <w:top w:val="nil"/>
              <w:left w:val="nil"/>
              <w:bottom w:val="nil"/>
              <w:right w:val="nil"/>
            </w:tcBorders>
          </w:tcPr>
          <w:p w14:paraId="2D78A2D0"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080ACE66"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Population × Phenology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219CC173"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15B61A91"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0.64</w:t>
            </w:r>
          </w:p>
        </w:tc>
        <w:tc>
          <w:tcPr>
            <w:tcW w:w="1121" w:type="dxa"/>
            <w:tcBorders>
              <w:top w:val="nil"/>
              <w:left w:val="nil"/>
              <w:bottom w:val="nil"/>
              <w:right w:val="nil"/>
            </w:tcBorders>
            <w:vAlign w:val="center"/>
          </w:tcPr>
          <w:p w14:paraId="0625F296"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78D82A06"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17D1179A"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4B832651"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1.31</w:t>
            </w:r>
          </w:p>
        </w:tc>
      </w:tr>
      <w:tr w:rsidR="00D43E10" w14:paraId="5ACB5A9D" w14:textId="77777777">
        <w:tc>
          <w:tcPr>
            <w:tcW w:w="245" w:type="dxa"/>
            <w:tcBorders>
              <w:top w:val="nil"/>
              <w:left w:val="nil"/>
              <w:bottom w:val="nil"/>
              <w:right w:val="nil"/>
            </w:tcBorders>
          </w:tcPr>
          <w:p w14:paraId="2115D1FD"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5D259241"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Population × Flower number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0568A79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1AF0F650"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1.88*</w:t>
            </w:r>
          </w:p>
        </w:tc>
        <w:tc>
          <w:tcPr>
            <w:tcW w:w="1121" w:type="dxa"/>
            <w:tcBorders>
              <w:top w:val="nil"/>
              <w:left w:val="nil"/>
              <w:bottom w:val="nil"/>
              <w:right w:val="nil"/>
            </w:tcBorders>
            <w:vAlign w:val="center"/>
          </w:tcPr>
          <w:p w14:paraId="29261AFA"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35E5C056"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4A108313"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768155F4"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2.82 ***</w:t>
            </w:r>
          </w:p>
        </w:tc>
      </w:tr>
      <w:tr w:rsidR="00D43E10" w14:paraId="2BDBE00B" w14:textId="77777777">
        <w:tc>
          <w:tcPr>
            <w:tcW w:w="245" w:type="dxa"/>
            <w:tcBorders>
              <w:top w:val="nil"/>
              <w:left w:val="nil"/>
              <w:bottom w:val="nil"/>
              <w:right w:val="nil"/>
            </w:tcBorders>
          </w:tcPr>
          <w:p w14:paraId="4660254E"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1840D3B"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Population × Shoot height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71FC7FD9"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7EC1ABED"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1.00</w:t>
            </w:r>
          </w:p>
        </w:tc>
        <w:tc>
          <w:tcPr>
            <w:tcW w:w="1121" w:type="dxa"/>
            <w:tcBorders>
              <w:top w:val="nil"/>
              <w:left w:val="nil"/>
              <w:bottom w:val="nil"/>
              <w:right w:val="nil"/>
            </w:tcBorders>
            <w:vAlign w:val="center"/>
          </w:tcPr>
          <w:p w14:paraId="66EDAC4A"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46F78333"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20712015"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2EE89654"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0.73</w:t>
            </w:r>
          </w:p>
        </w:tc>
      </w:tr>
      <w:tr w:rsidR="00D43E10" w14:paraId="7A997336" w14:textId="77777777">
        <w:tc>
          <w:tcPr>
            <w:tcW w:w="245" w:type="dxa"/>
            <w:tcBorders>
              <w:top w:val="nil"/>
              <w:left w:val="nil"/>
              <w:bottom w:val="nil"/>
              <w:right w:val="nil"/>
            </w:tcBorders>
          </w:tcPr>
          <w:p w14:paraId="2D2EE36F"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AD7E034"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Flower number</w:t>
            </w:r>
          </w:p>
        </w:tc>
        <w:tc>
          <w:tcPr>
            <w:tcW w:w="473" w:type="dxa"/>
            <w:tcBorders>
              <w:top w:val="nil"/>
              <w:left w:val="nil"/>
              <w:bottom w:val="nil"/>
              <w:right w:val="nil"/>
            </w:tcBorders>
            <w:vAlign w:val="center"/>
          </w:tcPr>
          <w:p w14:paraId="46C124A6"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7AA7D496"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2.09</w:t>
            </w:r>
          </w:p>
        </w:tc>
        <w:tc>
          <w:tcPr>
            <w:tcW w:w="1121" w:type="dxa"/>
            <w:tcBorders>
              <w:top w:val="nil"/>
              <w:left w:val="nil"/>
              <w:bottom w:val="nil"/>
              <w:right w:val="nil"/>
            </w:tcBorders>
            <w:vAlign w:val="center"/>
          </w:tcPr>
          <w:p w14:paraId="139367FF"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19094B86"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14A31BC4"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506CD7A3"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0.06</w:t>
            </w:r>
          </w:p>
        </w:tc>
      </w:tr>
      <w:tr w:rsidR="00D43E10" w14:paraId="635995A9" w14:textId="77777777">
        <w:tc>
          <w:tcPr>
            <w:tcW w:w="245" w:type="dxa"/>
            <w:tcBorders>
              <w:top w:val="nil"/>
              <w:left w:val="nil"/>
              <w:bottom w:val="nil"/>
              <w:right w:val="nil"/>
            </w:tcBorders>
          </w:tcPr>
          <w:p w14:paraId="6BE5C724"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691598E7"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Shoot height</w:t>
            </w:r>
          </w:p>
        </w:tc>
        <w:tc>
          <w:tcPr>
            <w:tcW w:w="473" w:type="dxa"/>
            <w:tcBorders>
              <w:top w:val="nil"/>
              <w:left w:val="nil"/>
              <w:bottom w:val="nil"/>
              <w:right w:val="nil"/>
            </w:tcBorders>
            <w:vAlign w:val="center"/>
          </w:tcPr>
          <w:p w14:paraId="7C97B44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62EAEF63"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0.45</w:t>
            </w:r>
          </w:p>
        </w:tc>
        <w:tc>
          <w:tcPr>
            <w:tcW w:w="1121" w:type="dxa"/>
            <w:tcBorders>
              <w:top w:val="nil"/>
              <w:left w:val="nil"/>
              <w:bottom w:val="nil"/>
              <w:right w:val="nil"/>
            </w:tcBorders>
            <w:vAlign w:val="center"/>
          </w:tcPr>
          <w:p w14:paraId="69EE97C8"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0141C64D"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5361280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51487266"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2.16</w:t>
            </w:r>
          </w:p>
        </w:tc>
      </w:tr>
      <w:tr w:rsidR="00D43E10" w14:paraId="2361B939" w14:textId="77777777">
        <w:tc>
          <w:tcPr>
            <w:tcW w:w="245" w:type="dxa"/>
            <w:tcBorders>
              <w:top w:val="nil"/>
              <w:left w:val="nil"/>
              <w:bottom w:val="nil"/>
              <w:right w:val="nil"/>
            </w:tcBorders>
          </w:tcPr>
          <w:p w14:paraId="7ECF4FBB"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232A2E1"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 × Shoot height</w:t>
            </w:r>
          </w:p>
        </w:tc>
        <w:tc>
          <w:tcPr>
            <w:tcW w:w="473" w:type="dxa"/>
            <w:tcBorders>
              <w:top w:val="nil"/>
              <w:left w:val="nil"/>
              <w:bottom w:val="nil"/>
              <w:right w:val="nil"/>
            </w:tcBorders>
            <w:vAlign w:val="center"/>
          </w:tcPr>
          <w:p w14:paraId="1B9F8BF3"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52C8A6A5"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1.33</w:t>
            </w:r>
          </w:p>
        </w:tc>
        <w:tc>
          <w:tcPr>
            <w:tcW w:w="1121" w:type="dxa"/>
            <w:tcBorders>
              <w:top w:val="nil"/>
              <w:left w:val="nil"/>
              <w:bottom w:val="nil"/>
              <w:right w:val="nil"/>
            </w:tcBorders>
            <w:vAlign w:val="center"/>
          </w:tcPr>
          <w:p w14:paraId="76ADD8B6"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065FB6FB"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20FB6E36"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68BFDBD7"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0.84</w:t>
            </w:r>
          </w:p>
        </w:tc>
      </w:tr>
      <w:tr w:rsidR="00D43E10" w14:paraId="4ECF753B" w14:textId="77777777">
        <w:tc>
          <w:tcPr>
            <w:tcW w:w="245" w:type="dxa"/>
            <w:tcBorders>
              <w:top w:val="nil"/>
              <w:left w:val="nil"/>
              <w:bottom w:val="nil"/>
              <w:right w:val="nil"/>
            </w:tcBorders>
          </w:tcPr>
          <w:p w14:paraId="770B8BAE"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10FA9976"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 × Flower number</w:t>
            </w:r>
          </w:p>
        </w:tc>
        <w:tc>
          <w:tcPr>
            <w:tcW w:w="473" w:type="dxa"/>
            <w:tcBorders>
              <w:top w:val="nil"/>
              <w:left w:val="nil"/>
              <w:bottom w:val="nil"/>
              <w:right w:val="nil"/>
            </w:tcBorders>
            <w:vAlign w:val="center"/>
          </w:tcPr>
          <w:p w14:paraId="78DDF218"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759D85B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2.39 ***</w:t>
            </w:r>
          </w:p>
        </w:tc>
        <w:tc>
          <w:tcPr>
            <w:tcW w:w="1121" w:type="dxa"/>
            <w:tcBorders>
              <w:top w:val="nil"/>
              <w:left w:val="nil"/>
              <w:bottom w:val="nil"/>
              <w:right w:val="nil"/>
            </w:tcBorders>
            <w:vAlign w:val="center"/>
          </w:tcPr>
          <w:p w14:paraId="371EC49F"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3269E234"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2317A196"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5C9EAFE9"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2.42**</w:t>
            </w:r>
          </w:p>
        </w:tc>
      </w:tr>
      <w:tr w:rsidR="00D43E10" w14:paraId="24E407DE" w14:textId="77777777">
        <w:tc>
          <w:tcPr>
            <w:tcW w:w="245" w:type="dxa"/>
            <w:tcBorders>
              <w:top w:val="nil"/>
              <w:left w:val="nil"/>
              <w:bottom w:val="nil"/>
              <w:right w:val="nil"/>
            </w:tcBorders>
          </w:tcPr>
          <w:p w14:paraId="07D12E61"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EECFFD3"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 × Shoot height</w:t>
            </w:r>
          </w:p>
        </w:tc>
        <w:tc>
          <w:tcPr>
            <w:tcW w:w="473" w:type="dxa"/>
            <w:tcBorders>
              <w:top w:val="nil"/>
              <w:left w:val="nil"/>
              <w:bottom w:val="nil"/>
              <w:right w:val="nil"/>
            </w:tcBorders>
            <w:vAlign w:val="center"/>
          </w:tcPr>
          <w:p w14:paraId="651F3185"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78BB9C7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0.63</w:t>
            </w:r>
          </w:p>
        </w:tc>
        <w:tc>
          <w:tcPr>
            <w:tcW w:w="1121" w:type="dxa"/>
            <w:tcBorders>
              <w:top w:val="nil"/>
              <w:left w:val="nil"/>
              <w:bottom w:val="nil"/>
              <w:right w:val="nil"/>
            </w:tcBorders>
            <w:vAlign w:val="center"/>
          </w:tcPr>
          <w:p w14:paraId="506FA487"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6607BA90"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518D194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2D0E9E84" w14:textId="77777777" w:rsidR="00D43E10" w:rsidRDefault="00D43E10">
            <w:pPr>
              <w:tabs>
                <w:tab w:val="decimal" w:pos="-13617"/>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0.76</w:t>
            </w:r>
          </w:p>
        </w:tc>
      </w:tr>
      <w:tr w:rsidR="00D43E10" w14:paraId="1E37C78D" w14:textId="77777777">
        <w:tc>
          <w:tcPr>
            <w:tcW w:w="245" w:type="dxa"/>
            <w:tcBorders>
              <w:top w:val="nil"/>
              <w:left w:val="nil"/>
              <w:bottom w:val="single" w:sz="18" w:space="0" w:color="auto"/>
              <w:right w:val="nil"/>
            </w:tcBorders>
          </w:tcPr>
          <w:p w14:paraId="5B0EA84A"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single" w:sz="18" w:space="0" w:color="auto"/>
              <w:right w:val="nil"/>
            </w:tcBorders>
          </w:tcPr>
          <w:p w14:paraId="5C5AF426"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 × Shoot height</w:t>
            </w:r>
          </w:p>
        </w:tc>
        <w:tc>
          <w:tcPr>
            <w:tcW w:w="473" w:type="dxa"/>
            <w:tcBorders>
              <w:top w:val="nil"/>
              <w:left w:val="nil"/>
              <w:bottom w:val="single" w:sz="18" w:space="0" w:color="auto"/>
              <w:right w:val="nil"/>
            </w:tcBorders>
            <w:vAlign w:val="center"/>
          </w:tcPr>
          <w:p w14:paraId="28554AC5"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single" w:sz="18" w:space="0" w:color="auto"/>
              <w:right w:val="nil"/>
            </w:tcBorders>
            <w:vAlign w:val="center"/>
          </w:tcPr>
          <w:p w14:paraId="6B222FC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1.06</w:t>
            </w:r>
          </w:p>
        </w:tc>
        <w:tc>
          <w:tcPr>
            <w:tcW w:w="1121" w:type="dxa"/>
            <w:tcBorders>
              <w:top w:val="nil"/>
              <w:left w:val="nil"/>
              <w:bottom w:val="single" w:sz="18" w:space="0" w:color="auto"/>
              <w:right w:val="nil"/>
            </w:tcBorders>
            <w:vAlign w:val="center"/>
          </w:tcPr>
          <w:p w14:paraId="199082D9"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single" w:sz="18" w:space="0" w:color="auto"/>
              <w:right w:val="nil"/>
            </w:tcBorders>
          </w:tcPr>
          <w:p w14:paraId="57F87B4C" w14:textId="77777777" w:rsidR="00D43E10" w:rsidRDefault="00D43E10">
            <w:pPr>
              <w:spacing w:after="0"/>
              <w:rPr>
                <w:rFonts w:ascii="Times New Roman" w:hAnsi="Times New Roman" w:cs="Times New Roman"/>
                <w:sz w:val="24"/>
                <w:szCs w:val="24"/>
                <w:lang w:val="en-US"/>
              </w:rPr>
            </w:pPr>
          </w:p>
        </w:tc>
        <w:tc>
          <w:tcPr>
            <w:tcW w:w="473" w:type="dxa"/>
            <w:tcBorders>
              <w:top w:val="nil"/>
              <w:left w:val="nil"/>
              <w:bottom w:val="single" w:sz="18" w:space="0" w:color="auto"/>
              <w:right w:val="nil"/>
            </w:tcBorders>
          </w:tcPr>
          <w:p w14:paraId="729F02D9"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single" w:sz="18" w:space="0" w:color="auto"/>
              <w:right w:val="nil"/>
            </w:tcBorders>
            <w:vAlign w:val="center"/>
          </w:tcPr>
          <w:p w14:paraId="593D42C8" w14:textId="77777777" w:rsidR="00D43E10" w:rsidRDefault="00D43E10">
            <w:pPr>
              <w:tabs>
                <w:tab w:val="left" w:pos="243"/>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2.14 **</w:t>
            </w:r>
          </w:p>
        </w:tc>
      </w:tr>
    </w:tbl>
    <w:p w14:paraId="5CEF3E58"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613792CE" w14:textId="6B7A0A75"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 xml:space="preserve">Table 2: Selection gradient analyses for three traits, flowering phenology, flower number, and shoot height, in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in 2010 (N = 2000 plants in 20 populations) and 2011 (N = 1598 plants in 16 populations). The presence of butterfly seed predators (Predation), coded as 0 in populations without the predator and as 1 in populations with the predator, was included in all models. Results are from linear hierarchical mixed models with Type II sums of squares (Wald </w:t>
      </w:r>
      <w:r>
        <w:rPr>
          <w:rFonts w:ascii="Symbol" w:hAnsi="Symbol" w:cs="Symbol"/>
          <w:sz w:val="24"/>
          <w:szCs w:val="24"/>
          <w:lang w:val="en-US"/>
        </w:rPr>
        <w:t></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xml:space="preserve"> values are shown). Effects of population × trait (random effects, not shown) and predation × trait interactions were only included in the models if the population × trait interaction was significant. Fitness was estimated by the number of intact fruits. Traits were standardized and fitness relativized </w:t>
      </w:r>
      <w:ins w:id="640" w:author="ehrlen" w:date="2016-05-31T09:40:00Z">
        <w:r w:rsidR="001F1E60">
          <w:rPr>
            <w:rFonts w:ascii="Times New Roman" w:hAnsi="Times New Roman" w:cs="Times New Roman"/>
            <w:sz w:val="24"/>
            <w:szCs w:val="24"/>
            <w:lang w:val="en-US"/>
          </w:rPr>
          <w:t xml:space="preserve">within populations </w:t>
        </w:r>
      </w:ins>
      <w:r>
        <w:rPr>
          <w:rFonts w:ascii="Times New Roman" w:hAnsi="Times New Roman" w:cs="Times New Roman"/>
          <w:sz w:val="24"/>
          <w:szCs w:val="24"/>
          <w:lang w:val="en-US"/>
        </w:rPr>
        <w:t xml:space="preserve">before analyses. </w:t>
      </w:r>
    </w:p>
    <w:tbl>
      <w:tblPr>
        <w:tblW w:w="7113" w:type="dxa"/>
        <w:tblInd w:w="2" w:type="dxa"/>
        <w:tblLook w:val="0000" w:firstRow="0" w:lastRow="0" w:firstColumn="0" w:lastColumn="0" w:noHBand="0" w:noVBand="0"/>
      </w:tblPr>
      <w:tblGrid>
        <w:gridCol w:w="3056"/>
        <w:gridCol w:w="416"/>
        <w:gridCol w:w="1465"/>
        <w:gridCol w:w="236"/>
        <w:gridCol w:w="475"/>
        <w:gridCol w:w="1465"/>
      </w:tblGrid>
      <w:tr w:rsidR="00D43E10" w14:paraId="49148FE6" w14:textId="77777777">
        <w:trPr>
          <w:cantSplit/>
        </w:trPr>
        <w:tc>
          <w:tcPr>
            <w:tcW w:w="3056" w:type="dxa"/>
            <w:vMerge w:val="restart"/>
            <w:tcBorders>
              <w:top w:val="single" w:sz="18" w:space="0" w:color="auto"/>
              <w:left w:val="nil"/>
              <w:bottom w:val="nil"/>
              <w:right w:val="nil"/>
            </w:tcBorders>
            <w:vAlign w:val="center"/>
          </w:tcPr>
          <w:p w14:paraId="2C07C4B3"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1881" w:type="dxa"/>
            <w:gridSpan w:val="2"/>
            <w:tcBorders>
              <w:top w:val="single" w:sz="18" w:space="0" w:color="auto"/>
              <w:left w:val="nil"/>
              <w:bottom w:val="single" w:sz="4" w:space="0" w:color="auto"/>
              <w:right w:val="nil"/>
            </w:tcBorders>
            <w:vAlign w:val="center"/>
          </w:tcPr>
          <w:p w14:paraId="4111D507" w14:textId="77777777" w:rsidR="00D43E10" w:rsidRDefault="00D43E10">
            <w:pPr>
              <w:tabs>
                <w:tab w:val="decimal" w:pos="589"/>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36" w:type="dxa"/>
            <w:tcBorders>
              <w:top w:val="single" w:sz="18" w:space="0" w:color="auto"/>
              <w:left w:val="nil"/>
              <w:bottom w:val="nil"/>
              <w:right w:val="nil"/>
            </w:tcBorders>
          </w:tcPr>
          <w:p w14:paraId="64264AC0" w14:textId="77777777" w:rsidR="00D43E10" w:rsidRDefault="00D43E10">
            <w:pPr>
              <w:spacing w:after="0" w:line="240" w:lineRule="auto"/>
              <w:jc w:val="center"/>
              <w:rPr>
                <w:rFonts w:ascii="Times New Roman" w:hAnsi="Times New Roman" w:cs="Times New Roman"/>
                <w:sz w:val="24"/>
                <w:szCs w:val="24"/>
                <w:lang w:val="en-US"/>
              </w:rPr>
            </w:pPr>
          </w:p>
        </w:tc>
        <w:tc>
          <w:tcPr>
            <w:tcW w:w="1940" w:type="dxa"/>
            <w:gridSpan w:val="2"/>
            <w:tcBorders>
              <w:top w:val="single" w:sz="18" w:space="0" w:color="auto"/>
              <w:left w:val="nil"/>
              <w:bottom w:val="single" w:sz="4" w:space="0" w:color="auto"/>
              <w:right w:val="nil"/>
            </w:tcBorders>
          </w:tcPr>
          <w:p w14:paraId="2C0EA67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D43E10" w14:paraId="098A50ED" w14:textId="77777777">
        <w:trPr>
          <w:cantSplit/>
        </w:trPr>
        <w:tc>
          <w:tcPr>
            <w:tcW w:w="3056" w:type="dxa"/>
            <w:vMerge/>
            <w:tcBorders>
              <w:top w:val="nil"/>
              <w:left w:val="nil"/>
              <w:bottom w:val="single" w:sz="18" w:space="0" w:color="auto"/>
              <w:right w:val="nil"/>
            </w:tcBorders>
          </w:tcPr>
          <w:p w14:paraId="34E149A4" w14:textId="77777777" w:rsidR="00D43E10" w:rsidRDefault="00D43E10">
            <w:pPr>
              <w:spacing w:after="0"/>
              <w:rPr>
                <w:rFonts w:ascii="Times New Roman" w:hAnsi="Times New Roman" w:cs="Times New Roman"/>
                <w:sz w:val="24"/>
                <w:szCs w:val="24"/>
                <w:lang w:val="en-US"/>
              </w:rPr>
            </w:pPr>
          </w:p>
        </w:tc>
        <w:tc>
          <w:tcPr>
            <w:tcW w:w="0" w:type="auto"/>
            <w:tcBorders>
              <w:top w:val="single" w:sz="4" w:space="0" w:color="auto"/>
              <w:left w:val="nil"/>
              <w:bottom w:val="single" w:sz="18" w:space="0" w:color="auto"/>
              <w:right w:val="nil"/>
            </w:tcBorders>
            <w:vAlign w:val="center"/>
          </w:tcPr>
          <w:p w14:paraId="41D2DF50" w14:textId="77777777" w:rsidR="00D43E10" w:rsidRDefault="00D43E10">
            <w:pPr>
              <w:spacing w:after="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465" w:type="dxa"/>
            <w:tcBorders>
              <w:top w:val="single" w:sz="4" w:space="0" w:color="auto"/>
              <w:left w:val="nil"/>
              <w:bottom w:val="single" w:sz="18" w:space="0" w:color="auto"/>
              <w:right w:val="nil"/>
            </w:tcBorders>
            <w:vAlign w:val="center"/>
          </w:tcPr>
          <w:p w14:paraId="51CDC585" w14:textId="77777777" w:rsidR="00D43E10" w:rsidRDefault="00D43E10">
            <w:pPr>
              <w:tabs>
                <w:tab w:val="decimal" w:pos="589"/>
              </w:tabs>
              <w:spacing w:after="0"/>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c>
          <w:tcPr>
            <w:tcW w:w="236" w:type="dxa"/>
            <w:tcBorders>
              <w:top w:val="nil"/>
              <w:left w:val="nil"/>
              <w:bottom w:val="single" w:sz="18" w:space="0" w:color="auto"/>
              <w:right w:val="nil"/>
            </w:tcBorders>
          </w:tcPr>
          <w:p w14:paraId="5E1F67C4"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single" w:sz="4" w:space="0" w:color="auto"/>
              <w:left w:val="nil"/>
              <w:bottom w:val="single" w:sz="18" w:space="0" w:color="auto"/>
              <w:right w:val="nil"/>
            </w:tcBorders>
          </w:tcPr>
          <w:p w14:paraId="75DCABFB"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465" w:type="dxa"/>
            <w:tcBorders>
              <w:top w:val="single" w:sz="4" w:space="0" w:color="auto"/>
              <w:left w:val="nil"/>
              <w:bottom w:val="single" w:sz="18" w:space="0" w:color="auto"/>
              <w:right w:val="nil"/>
            </w:tcBorders>
            <w:vAlign w:val="center"/>
          </w:tcPr>
          <w:p w14:paraId="2DBEBDF6" w14:textId="77777777" w:rsidR="00D43E10" w:rsidRDefault="00D43E10">
            <w:pPr>
              <w:tabs>
                <w:tab w:val="decimal" w:pos="589"/>
              </w:tabs>
              <w:spacing w:after="0"/>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r>
      <w:tr w:rsidR="00D43E10" w14:paraId="1CFCA085" w14:textId="77777777">
        <w:tc>
          <w:tcPr>
            <w:tcW w:w="3056" w:type="dxa"/>
            <w:tcBorders>
              <w:top w:val="single" w:sz="4" w:space="0" w:color="auto"/>
              <w:left w:val="nil"/>
              <w:bottom w:val="nil"/>
              <w:right w:val="nil"/>
            </w:tcBorders>
          </w:tcPr>
          <w:p w14:paraId="1A4F3D50"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0" w:type="auto"/>
            <w:tcBorders>
              <w:top w:val="single" w:sz="4" w:space="0" w:color="auto"/>
              <w:left w:val="nil"/>
              <w:bottom w:val="nil"/>
              <w:right w:val="nil"/>
            </w:tcBorders>
            <w:vAlign w:val="center"/>
          </w:tcPr>
          <w:p w14:paraId="6CEFD5CA"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4" w:space="0" w:color="auto"/>
              <w:left w:val="nil"/>
              <w:bottom w:val="nil"/>
              <w:right w:val="nil"/>
            </w:tcBorders>
            <w:vAlign w:val="center"/>
          </w:tcPr>
          <w:p w14:paraId="47E99B45"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0.00</w:t>
            </w:r>
          </w:p>
        </w:tc>
        <w:tc>
          <w:tcPr>
            <w:tcW w:w="236" w:type="dxa"/>
            <w:tcBorders>
              <w:top w:val="single" w:sz="4" w:space="0" w:color="auto"/>
              <w:left w:val="nil"/>
              <w:bottom w:val="nil"/>
              <w:right w:val="nil"/>
            </w:tcBorders>
          </w:tcPr>
          <w:p w14:paraId="67F68DB1"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single" w:sz="18" w:space="0" w:color="auto"/>
              <w:left w:val="nil"/>
              <w:bottom w:val="nil"/>
              <w:right w:val="nil"/>
            </w:tcBorders>
          </w:tcPr>
          <w:p w14:paraId="78A6A127"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18" w:space="0" w:color="auto"/>
              <w:left w:val="nil"/>
              <w:bottom w:val="nil"/>
              <w:right w:val="nil"/>
            </w:tcBorders>
            <w:vAlign w:val="center"/>
          </w:tcPr>
          <w:p w14:paraId="2B815DEA"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0.86</w:t>
            </w:r>
          </w:p>
        </w:tc>
      </w:tr>
      <w:tr w:rsidR="00D43E10" w14:paraId="44773F74" w14:textId="77777777">
        <w:tc>
          <w:tcPr>
            <w:tcW w:w="3056" w:type="dxa"/>
            <w:tcBorders>
              <w:top w:val="nil"/>
              <w:left w:val="nil"/>
              <w:bottom w:val="nil"/>
              <w:right w:val="nil"/>
            </w:tcBorders>
          </w:tcPr>
          <w:p w14:paraId="22A6BED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0" w:type="auto"/>
            <w:tcBorders>
              <w:top w:val="nil"/>
              <w:left w:val="nil"/>
              <w:bottom w:val="nil"/>
              <w:right w:val="nil"/>
            </w:tcBorders>
            <w:vAlign w:val="center"/>
          </w:tcPr>
          <w:p w14:paraId="71F53F75"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68907286"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53.85***</w:t>
            </w:r>
          </w:p>
        </w:tc>
        <w:tc>
          <w:tcPr>
            <w:tcW w:w="236" w:type="dxa"/>
            <w:tcBorders>
              <w:top w:val="nil"/>
              <w:left w:val="nil"/>
              <w:bottom w:val="nil"/>
              <w:right w:val="nil"/>
            </w:tcBorders>
          </w:tcPr>
          <w:p w14:paraId="088664D0"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26D622C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001145F"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27.82***</w:t>
            </w:r>
          </w:p>
        </w:tc>
      </w:tr>
      <w:tr w:rsidR="00D43E10" w14:paraId="60CDA0FA" w14:textId="77777777">
        <w:tc>
          <w:tcPr>
            <w:tcW w:w="3056" w:type="dxa"/>
            <w:tcBorders>
              <w:top w:val="nil"/>
              <w:left w:val="nil"/>
              <w:bottom w:val="nil"/>
              <w:right w:val="nil"/>
            </w:tcBorders>
          </w:tcPr>
          <w:p w14:paraId="2DCA0EC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0" w:type="auto"/>
            <w:tcBorders>
              <w:top w:val="nil"/>
              <w:left w:val="nil"/>
              <w:bottom w:val="nil"/>
              <w:right w:val="nil"/>
            </w:tcBorders>
            <w:vAlign w:val="center"/>
          </w:tcPr>
          <w:p w14:paraId="3BA67EA7"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7D559EA3"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7.82**</w:t>
            </w:r>
          </w:p>
        </w:tc>
        <w:tc>
          <w:tcPr>
            <w:tcW w:w="236" w:type="dxa"/>
            <w:tcBorders>
              <w:top w:val="nil"/>
              <w:left w:val="nil"/>
              <w:bottom w:val="nil"/>
              <w:right w:val="nil"/>
            </w:tcBorders>
          </w:tcPr>
          <w:p w14:paraId="58B3C87A"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041ED481"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2DCB06B9"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0.21</w:t>
            </w:r>
          </w:p>
        </w:tc>
      </w:tr>
      <w:tr w:rsidR="00D43E10" w14:paraId="3D2E9C4D" w14:textId="77777777">
        <w:tc>
          <w:tcPr>
            <w:tcW w:w="3056" w:type="dxa"/>
            <w:tcBorders>
              <w:top w:val="nil"/>
              <w:left w:val="nil"/>
              <w:bottom w:val="nil"/>
              <w:right w:val="nil"/>
            </w:tcBorders>
          </w:tcPr>
          <w:p w14:paraId="4BA57262" w14:textId="77777777" w:rsidR="00D43E10" w:rsidRDefault="00D43E1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Predation</w:t>
            </w:r>
          </w:p>
        </w:tc>
        <w:tc>
          <w:tcPr>
            <w:tcW w:w="0" w:type="auto"/>
            <w:tcBorders>
              <w:top w:val="nil"/>
              <w:left w:val="nil"/>
              <w:bottom w:val="nil"/>
              <w:right w:val="nil"/>
            </w:tcBorders>
            <w:vAlign w:val="center"/>
          </w:tcPr>
          <w:p w14:paraId="2521F21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22514A0D" w14:textId="77777777" w:rsidR="00D43E10" w:rsidRDefault="00D43E10">
            <w:pPr>
              <w:tabs>
                <w:tab w:val="decimal" w:pos="589"/>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0.11</w:t>
            </w:r>
          </w:p>
        </w:tc>
        <w:tc>
          <w:tcPr>
            <w:tcW w:w="236" w:type="dxa"/>
            <w:tcBorders>
              <w:top w:val="nil"/>
              <w:left w:val="nil"/>
              <w:bottom w:val="nil"/>
              <w:right w:val="nil"/>
            </w:tcBorders>
          </w:tcPr>
          <w:p w14:paraId="2392AB91"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4CCCA12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614F604F"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0.00</w:t>
            </w:r>
          </w:p>
        </w:tc>
      </w:tr>
      <w:tr w:rsidR="00D43E10" w14:paraId="24F9ABA8" w14:textId="77777777">
        <w:tc>
          <w:tcPr>
            <w:tcW w:w="3056" w:type="dxa"/>
            <w:tcBorders>
              <w:top w:val="nil"/>
              <w:left w:val="nil"/>
              <w:bottom w:val="nil"/>
              <w:right w:val="nil"/>
            </w:tcBorders>
          </w:tcPr>
          <w:p w14:paraId="402F1B80"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Predation × Phenology</w:t>
            </w:r>
          </w:p>
        </w:tc>
        <w:tc>
          <w:tcPr>
            <w:tcW w:w="0" w:type="auto"/>
            <w:tcBorders>
              <w:top w:val="nil"/>
              <w:left w:val="nil"/>
              <w:bottom w:val="nil"/>
              <w:right w:val="nil"/>
            </w:tcBorders>
            <w:vAlign w:val="center"/>
          </w:tcPr>
          <w:p w14:paraId="6A3EDC0F"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88D0E22"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14.72***</w:t>
            </w:r>
          </w:p>
        </w:tc>
        <w:tc>
          <w:tcPr>
            <w:tcW w:w="236" w:type="dxa"/>
            <w:tcBorders>
              <w:top w:val="nil"/>
              <w:left w:val="nil"/>
              <w:bottom w:val="nil"/>
              <w:right w:val="nil"/>
            </w:tcBorders>
          </w:tcPr>
          <w:p w14:paraId="2663EA4C"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62202512"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63B1DFA"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14.95***</w:t>
            </w:r>
          </w:p>
        </w:tc>
      </w:tr>
      <w:tr w:rsidR="00D43E10" w14:paraId="5A81707B" w14:textId="77777777">
        <w:tc>
          <w:tcPr>
            <w:tcW w:w="3056" w:type="dxa"/>
            <w:tcBorders>
              <w:top w:val="nil"/>
              <w:left w:val="nil"/>
              <w:bottom w:val="nil"/>
              <w:right w:val="nil"/>
            </w:tcBorders>
          </w:tcPr>
          <w:p w14:paraId="193B097A"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Predation × Flower number</w:t>
            </w:r>
          </w:p>
        </w:tc>
        <w:tc>
          <w:tcPr>
            <w:tcW w:w="0" w:type="auto"/>
            <w:tcBorders>
              <w:top w:val="nil"/>
              <w:left w:val="nil"/>
              <w:bottom w:val="nil"/>
              <w:right w:val="nil"/>
            </w:tcBorders>
            <w:vAlign w:val="center"/>
          </w:tcPr>
          <w:p w14:paraId="08E73EB4"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2A5D2767"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0.01</w:t>
            </w:r>
          </w:p>
        </w:tc>
        <w:tc>
          <w:tcPr>
            <w:tcW w:w="236" w:type="dxa"/>
            <w:tcBorders>
              <w:top w:val="nil"/>
              <w:left w:val="nil"/>
              <w:bottom w:val="nil"/>
              <w:right w:val="nil"/>
            </w:tcBorders>
          </w:tcPr>
          <w:p w14:paraId="52BD741B"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491C19E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561ABAE9"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3.69</w:t>
            </w:r>
          </w:p>
        </w:tc>
      </w:tr>
      <w:tr w:rsidR="00D43E10" w14:paraId="087BEDE6" w14:textId="77777777">
        <w:tc>
          <w:tcPr>
            <w:tcW w:w="3056" w:type="dxa"/>
            <w:tcBorders>
              <w:top w:val="nil"/>
              <w:left w:val="nil"/>
              <w:bottom w:val="single" w:sz="18" w:space="0" w:color="auto"/>
              <w:right w:val="nil"/>
            </w:tcBorders>
          </w:tcPr>
          <w:p w14:paraId="32C517D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Predation × Shoot height</w:t>
            </w:r>
          </w:p>
        </w:tc>
        <w:tc>
          <w:tcPr>
            <w:tcW w:w="0" w:type="auto"/>
            <w:tcBorders>
              <w:top w:val="nil"/>
              <w:left w:val="nil"/>
              <w:bottom w:val="single" w:sz="18" w:space="0" w:color="auto"/>
              <w:right w:val="nil"/>
            </w:tcBorders>
            <w:vAlign w:val="center"/>
          </w:tcPr>
          <w:p w14:paraId="4E30884B"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single" w:sz="18" w:space="0" w:color="auto"/>
              <w:right w:val="nil"/>
            </w:tcBorders>
            <w:vAlign w:val="center"/>
          </w:tcPr>
          <w:p w14:paraId="36E98262" w14:textId="77777777" w:rsidR="00D43E10" w:rsidRDefault="00D43E10">
            <w:pPr>
              <w:tabs>
                <w:tab w:val="decimal" w:pos="589"/>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236" w:type="dxa"/>
            <w:tcBorders>
              <w:top w:val="nil"/>
              <w:left w:val="nil"/>
              <w:bottom w:val="single" w:sz="18" w:space="0" w:color="auto"/>
              <w:right w:val="nil"/>
            </w:tcBorders>
          </w:tcPr>
          <w:p w14:paraId="373BBAF9"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single" w:sz="18" w:space="0" w:color="auto"/>
              <w:right w:val="nil"/>
            </w:tcBorders>
          </w:tcPr>
          <w:p w14:paraId="0980C657"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single" w:sz="18" w:space="0" w:color="auto"/>
              <w:right w:val="nil"/>
            </w:tcBorders>
            <w:vAlign w:val="center"/>
          </w:tcPr>
          <w:p w14:paraId="2C45AFF4"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5.69*</w:t>
            </w:r>
          </w:p>
        </w:tc>
      </w:tr>
    </w:tbl>
    <w:p w14:paraId="15624442" w14:textId="77777777" w:rsidR="00D43E10" w:rsidRDefault="00D43E10">
      <w:pPr>
        <w:spacing w:line="48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75E15830" w14:textId="77777777" w:rsidR="00D43E10" w:rsidRDefault="00D43E10">
      <w:pPr>
        <w:spacing w:line="480" w:lineRule="auto"/>
        <w:rPr>
          <w:rFonts w:ascii="Times New Roman" w:hAnsi="Times New Roman" w:cs="Times New Roman"/>
          <w:sz w:val="24"/>
          <w:szCs w:val="24"/>
          <w:lang w:val="en-US"/>
        </w:rPr>
        <w:sectPr w:rsidR="00D43E10" w:rsidSect="00AD4822">
          <w:footerReference w:type="default" r:id="rId11"/>
          <w:pgSz w:w="12242" w:h="15842" w:code="1"/>
          <w:pgMar w:top="1440" w:right="1440" w:bottom="1440" w:left="1440" w:header="709" w:footer="709" w:gutter="0"/>
          <w:lnNumType w:countBy="1" w:restart="continuous"/>
          <w:cols w:space="708"/>
          <w:docGrid w:linePitch="360"/>
        </w:sectPr>
      </w:pPr>
    </w:p>
    <w:p w14:paraId="61011CD3" w14:textId="56452958"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Table 3: Effects of population, flowering phenology, flower number and shoot height on the probability (0 or 1) and intensity (number of eggs</w:t>
      </w:r>
      <w:r>
        <w:rPr>
          <w:lang w:val="en-US"/>
        </w:rPr>
        <w:t xml:space="preserve"> </w:t>
      </w:r>
      <w:r>
        <w:rPr>
          <w:rFonts w:ascii="Times New Roman" w:hAnsi="Times New Roman" w:cs="Times New Roman"/>
          <w:sz w:val="24"/>
          <w:szCs w:val="24"/>
          <w:lang w:val="en-US"/>
        </w:rPr>
        <w:t xml:space="preserve">in all individuals) of attack by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in 10 populations of the plant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in 2010 (N = 1000 plants) and 11 populations in 2011 (N = 1099 plants) where the predator was present. </w:t>
      </w:r>
      <w:r>
        <w:rPr>
          <w:rFonts w:ascii="Symbol" w:hAnsi="Symbol" w:cs="Symbol"/>
          <w:sz w:val="24"/>
          <w:szCs w:val="24"/>
          <w:lang w:val="en-US"/>
        </w:rPr>
        <w:t></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-values are shown for logistic regressions, and F values for linear regressions. Estimates from a model without interaction terms are given for significant main effects where the interaction with population is not significant</w:t>
      </w:r>
      <w:ins w:id="641" w:author="Alicia" w:date="2016-05-11T13:54:00Z">
        <w:r w:rsidR="00A90BEE">
          <w:rPr>
            <w:rFonts w:ascii="Times New Roman" w:hAnsi="Times New Roman" w:cs="Times New Roman"/>
            <w:sz w:val="24"/>
            <w:szCs w:val="24"/>
            <w:lang w:val="en-US"/>
          </w:rPr>
          <w:t xml:space="preserve">. Traits were standardized </w:t>
        </w:r>
      </w:ins>
      <w:ins w:id="642" w:author="ehrlen" w:date="2016-05-31T09:39:00Z">
        <w:r w:rsidR="001F1E60">
          <w:rPr>
            <w:rFonts w:ascii="Times New Roman" w:hAnsi="Times New Roman" w:cs="Times New Roman"/>
            <w:sz w:val="24"/>
            <w:szCs w:val="24"/>
            <w:lang w:val="en-US"/>
          </w:rPr>
          <w:t xml:space="preserve">within populations </w:t>
        </w:r>
      </w:ins>
      <w:ins w:id="643" w:author="Alicia" w:date="2016-05-11T13:54:00Z">
        <w:r w:rsidR="00A90BEE">
          <w:rPr>
            <w:rFonts w:ascii="Times New Roman" w:hAnsi="Times New Roman" w:cs="Times New Roman"/>
            <w:sz w:val="24"/>
            <w:szCs w:val="24"/>
            <w:lang w:val="en-US"/>
          </w:rPr>
          <w:t xml:space="preserve">before analyses. </w:t>
        </w:r>
      </w:ins>
    </w:p>
    <w:tbl>
      <w:tblPr>
        <w:tblW w:w="14040" w:type="dxa"/>
        <w:tblInd w:w="2" w:type="dxa"/>
        <w:tblLayout w:type="fixed"/>
        <w:tblLook w:val="0000" w:firstRow="0" w:lastRow="0" w:firstColumn="0" w:lastColumn="0" w:noHBand="0" w:noVBand="0"/>
      </w:tblPr>
      <w:tblGrid>
        <w:gridCol w:w="3826"/>
        <w:gridCol w:w="425"/>
        <w:gridCol w:w="1276"/>
        <w:gridCol w:w="1134"/>
        <w:gridCol w:w="283"/>
        <w:gridCol w:w="567"/>
        <w:gridCol w:w="1276"/>
        <w:gridCol w:w="1134"/>
        <w:gridCol w:w="283"/>
        <w:gridCol w:w="567"/>
        <w:gridCol w:w="1134"/>
        <w:gridCol w:w="284"/>
        <w:gridCol w:w="567"/>
        <w:gridCol w:w="1284"/>
      </w:tblGrid>
      <w:tr w:rsidR="00D43E10" w14:paraId="1E9FB935" w14:textId="77777777">
        <w:trPr>
          <w:cantSplit/>
        </w:trPr>
        <w:tc>
          <w:tcPr>
            <w:tcW w:w="3826" w:type="dxa"/>
            <w:vMerge w:val="restart"/>
            <w:tcBorders>
              <w:top w:val="single" w:sz="18" w:space="0" w:color="auto"/>
              <w:left w:val="nil"/>
              <w:bottom w:val="nil"/>
              <w:right w:val="nil"/>
            </w:tcBorders>
            <w:vAlign w:val="center"/>
          </w:tcPr>
          <w:p w14:paraId="02BBC05E"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6095" w:type="dxa"/>
            <w:gridSpan w:val="7"/>
            <w:tcBorders>
              <w:top w:val="single" w:sz="18" w:space="0" w:color="auto"/>
              <w:left w:val="nil"/>
              <w:bottom w:val="single" w:sz="2" w:space="0" w:color="auto"/>
              <w:right w:val="nil"/>
            </w:tcBorders>
          </w:tcPr>
          <w:p w14:paraId="77CF975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Response: probability of attack</w:t>
            </w:r>
          </w:p>
        </w:tc>
        <w:tc>
          <w:tcPr>
            <w:tcW w:w="283" w:type="dxa"/>
            <w:tcBorders>
              <w:top w:val="single" w:sz="18" w:space="0" w:color="auto"/>
              <w:left w:val="nil"/>
              <w:bottom w:val="nil"/>
              <w:right w:val="nil"/>
            </w:tcBorders>
          </w:tcPr>
          <w:p w14:paraId="71ED9921" w14:textId="77777777" w:rsidR="00D43E10" w:rsidRDefault="00D43E10">
            <w:pPr>
              <w:spacing w:after="0" w:line="240" w:lineRule="auto"/>
              <w:jc w:val="center"/>
              <w:rPr>
                <w:rFonts w:ascii="Times New Roman" w:hAnsi="Times New Roman" w:cs="Times New Roman"/>
                <w:sz w:val="24"/>
                <w:szCs w:val="24"/>
                <w:lang w:val="en-US"/>
              </w:rPr>
            </w:pPr>
          </w:p>
        </w:tc>
        <w:tc>
          <w:tcPr>
            <w:tcW w:w="3836" w:type="dxa"/>
            <w:gridSpan w:val="5"/>
            <w:tcBorders>
              <w:top w:val="single" w:sz="18" w:space="0" w:color="auto"/>
              <w:left w:val="nil"/>
              <w:bottom w:val="single" w:sz="2" w:space="0" w:color="auto"/>
              <w:right w:val="nil"/>
            </w:tcBorders>
          </w:tcPr>
          <w:p w14:paraId="4318847E"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Response: intensity of attack</w:t>
            </w:r>
          </w:p>
        </w:tc>
      </w:tr>
      <w:tr w:rsidR="00D43E10" w14:paraId="0A77D032" w14:textId="77777777">
        <w:trPr>
          <w:cantSplit/>
          <w:trHeight w:val="330"/>
        </w:trPr>
        <w:tc>
          <w:tcPr>
            <w:tcW w:w="3826" w:type="dxa"/>
            <w:vMerge/>
            <w:tcBorders>
              <w:top w:val="single" w:sz="18" w:space="0" w:color="auto"/>
              <w:left w:val="nil"/>
              <w:bottom w:val="nil"/>
              <w:right w:val="nil"/>
            </w:tcBorders>
            <w:vAlign w:val="center"/>
          </w:tcPr>
          <w:p w14:paraId="7090DB27" w14:textId="77777777" w:rsidR="00D43E10" w:rsidRDefault="00D43E10">
            <w:pPr>
              <w:spacing w:after="0"/>
              <w:rPr>
                <w:rFonts w:ascii="Times New Roman" w:hAnsi="Times New Roman" w:cs="Times New Roman"/>
                <w:sz w:val="24"/>
                <w:szCs w:val="24"/>
                <w:lang w:val="en-US"/>
              </w:rPr>
            </w:pPr>
          </w:p>
        </w:tc>
        <w:tc>
          <w:tcPr>
            <w:tcW w:w="2835" w:type="dxa"/>
            <w:gridSpan w:val="3"/>
            <w:tcBorders>
              <w:top w:val="single" w:sz="2" w:space="0" w:color="auto"/>
              <w:left w:val="nil"/>
              <w:bottom w:val="single" w:sz="2" w:space="0" w:color="auto"/>
              <w:right w:val="nil"/>
            </w:tcBorders>
          </w:tcPr>
          <w:p w14:paraId="00344A27"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83" w:type="dxa"/>
            <w:tcBorders>
              <w:top w:val="single" w:sz="2" w:space="0" w:color="auto"/>
              <w:left w:val="nil"/>
              <w:bottom w:val="nil"/>
              <w:right w:val="nil"/>
            </w:tcBorders>
          </w:tcPr>
          <w:p w14:paraId="710D6BB1" w14:textId="77777777" w:rsidR="00D43E10" w:rsidRDefault="00D43E10">
            <w:pPr>
              <w:spacing w:after="0" w:line="240" w:lineRule="auto"/>
              <w:jc w:val="center"/>
              <w:rPr>
                <w:rFonts w:ascii="Times New Roman" w:hAnsi="Times New Roman" w:cs="Times New Roman"/>
                <w:sz w:val="24"/>
                <w:szCs w:val="24"/>
                <w:lang w:val="en-US"/>
              </w:rPr>
            </w:pPr>
          </w:p>
        </w:tc>
        <w:tc>
          <w:tcPr>
            <w:tcW w:w="2977" w:type="dxa"/>
            <w:gridSpan w:val="3"/>
            <w:tcBorders>
              <w:top w:val="single" w:sz="2" w:space="0" w:color="auto"/>
              <w:left w:val="nil"/>
              <w:bottom w:val="single" w:sz="2" w:space="0" w:color="auto"/>
              <w:right w:val="nil"/>
            </w:tcBorders>
          </w:tcPr>
          <w:p w14:paraId="2AE967FB"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c>
          <w:tcPr>
            <w:tcW w:w="283" w:type="dxa"/>
            <w:tcBorders>
              <w:top w:val="nil"/>
              <w:left w:val="nil"/>
              <w:bottom w:val="nil"/>
              <w:right w:val="nil"/>
            </w:tcBorders>
          </w:tcPr>
          <w:p w14:paraId="5746C1A7" w14:textId="77777777" w:rsidR="00D43E10" w:rsidRDefault="00D43E10">
            <w:pPr>
              <w:spacing w:after="0" w:line="240" w:lineRule="auto"/>
              <w:jc w:val="center"/>
              <w:rPr>
                <w:rFonts w:ascii="Times New Roman" w:hAnsi="Times New Roman" w:cs="Times New Roman"/>
                <w:sz w:val="24"/>
                <w:szCs w:val="24"/>
                <w:lang w:val="en-US"/>
              </w:rPr>
            </w:pPr>
          </w:p>
        </w:tc>
        <w:tc>
          <w:tcPr>
            <w:tcW w:w="1701" w:type="dxa"/>
            <w:gridSpan w:val="2"/>
            <w:tcBorders>
              <w:top w:val="single" w:sz="2" w:space="0" w:color="auto"/>
              <w:left w:val="nil"/>
              <w:bottom w:val="single" w:sz="2" w:space="0" w:color="auto"/>
              <w:right w:val="nil"/>
            </w:tcBorders>
          </w:tcPr>
          <w:p w14:paraId="508009B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84" w:type="dxa"/>
            <w:tcBorders>
              <w:top w:val="single" w:sz="2" w:space="0" w:color="auto"/>
              <w:left w:val="nil"/>
              <w:bottom w:val="nil"/>
              <w:right w:val="nil"/>
            </w:tcBorders>
          </w:tcPr>
          <w:p w14:paraId="5B01C0D1" w14:textId="77777777" w:rsidR="00D43E10" w:rsidRDefault="00D43E10">
            <w:pPr>
              <w:spacing w:after="0" w:line="240" w:lineRule="auto"/>
              <w:jc w:val="center"/>
              <w:rPr>
                <w:rFonts w:ascii="Times New Roman" w:hAnsi="Times New Roman" w:cs="Times New Roman"/>
                <w:sz w:val="24"/>
                <w:szCs w:val="24"/>
                <w:lang w:val="en-US"/>
              </w:rPr>
            </w:pPr>
          </w:p>
        </w:tc>
        <w:tc>
          <w:tcPr>
            <w:tcW w:w="1851" w:type="dxa"/>
            <w:gridSpan w:val="2"/>
            <w:tcBorders>
              <w:top w:val="single" w:sz="2" w:space="0" w:color="auto"/>
              <w:left w:val="nil"/>
              <w:bottom w:val="single" w:sz="2" w:space="0" w:color="auto"/>
              <w:right w:val="nil"/>
            </w:tcBorders>
          </w:tcPr>
          <w:p w14:paraId="6D4EFE1F"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D43E10" w14:paraId="4CAB381B" w14:textId="77777777">
        <w:tc>
          <w:tcPr>
            <w:tcW w:w="3826" w:type="dxa"/>
            <w:tcBorders>
              <w:top w:val="single" w:sz="2" w:space="0" w:color="auto"/>
              <w:left w:val="nil"/>
              <w:bottom w:val="single" w:sz="18" w:space="0" w:color="auto"/>
              <w:right w:val="nil"/>
            </w:tcBorders>
          </w:tcPr>
          <w:p w14:paraId="317AB50E" w14:textId="77777777" w:rsidR="00D43E10" w:rsidRDefault="00D43E10">
            <w:pPr>
              <w:spacing w:after="0" w:line="240" w:lineRule="auto"/>
              <w:jc w:val="center"/>
              <w:rPr>
                <w:rFonts w:ascii="Times New Roman" w:hAnsi="Times New Roman" w:cs="Times New Roman"/>
                <w:sz w:val="24"/>
                <w:szCs w:val="24"/>
                <w:lang w:val="en-US"/>
              </w:rPr>
            </w:pPr>
          </w:p>
        </w:tc>
        <w:tc>
          <w:tcPr>
            <w:tcW w:w="425" w:type="dxa"/>
            <w:tcBorders>
              <w:top w:val="single" w:sz="2" w:space="0" w:color="auto"/>
              <w:left w:val="nil"/>
              <w:bottom w:val="single" w:sz="18" w:space="0" w:color="auto"/>
              <w:right w:val="nil"/>
            </w:tcBorders>
          </w:tcPr>
          <w:p w14:paraId="4B8097FA"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76" w:type="dxa"/>
            <w:tcBorders>
              <w:top w:val="single" w:sz="2" w:space="0" w:color="auto"/>
              <w:left w:val="nil"/>
              <w:bottom w:val="single" w:sz="18" w:space="0" w:color="auto"/>
              <w:right w:val="nil"/>
            </w:tcBorders>
          </w:tcPr>
          <w:p w14:paraId="1F532D03" w14:textId="77777777" w:rsidR="00D43E10" w:rsidRDefault="00D43E10">
            <w:pPr>
              <w:spacing w:after="0" w:line="240" w:lineRule="auto"/>
              <w:jc w:val="center"/>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c>
          <w:tcPr>
            <w:tcW w:w="1134" w:type="dxa"/>
            <w:tcBorders>
              <w:top w:val="single" w:sz="2" w:space="0" w:color="auto"/>
              <w:left w:val="nil"/>
              <w:bottom w:val="single" w:sz="18" w:space="0" w:color="auto"/>
              <w:right w:val="nil"/>
            </w:tcBorders>
          </w:tcPr>
          <w:p w14:paraId="54F281BD"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Estimate</w:t>
            </w:r>
          </w:p>
        </w:tc>
        <w:tc>
          <w:tcPr>
            <w:tcW w:w="283" w:type="dxa"/>
            <w:tcBorders>
              <w:top w:val="nil"/>
              <w:left w:val="nil"/>
              <w:bottom w:val="single" w:sz="18" w:space="0" w:color="auto"/>
              <w:right w:val="nil"/>
            </w:tcBorders>
          </w:tcPr>
          <w:p w14:paraId="76680B98" w14:textId="77777777" w:rsidR="00D43E10" w:rsidRDefault="00D43E10">
            <w:pPr>
              <w:spacing w:after="0" w:line="240" w:lineRule="auto"/>
              <w:jc w:val="center"/>
              <w:rPr>
                <w:rFonts w:ascii="Times New Roman" w:hAnsi="Times New Roman" w:cs="Times New Roman"/>
                <w:sz w:val="24"/>
                <w:szCs w:val="24"/>
                <w:lang w:val="en-US"/>
              </w:rPr>
            </w:pPr>
          </w:p>
        </w:tc>
        <w:tc>
          <w:tcPr>
            <w:tcW w:w="567" w:type="dxa"/>
            <w:tcBorders>
              <w:top w:val="single" w:sz="2" w:space="0" w:color="auto"/>
              <w:left w:val="nil"/>
              <w:bottom w:val="single" w:sz="18" w:space="0" w:color="auto"/>
              <w:right w:val="nil"/>
            </w:tcBorders>
          </w:tcPr>
          <w:p w14:paraId="1091C18E"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76" w:type="dxa"/>
            <w:tcBorders>
              <w:top w:val="single" w:sz="2" w:space="0" w:color="auto"/>
              <w:left w:val="nil"/>
              <w:bottom w:val="single" w:sz="18" w:space="0" w:color="auto"/>
              <w:right w:val="nil"/>
            </w:tcBorders>
          </w:tcPr>
          <w:p w14:paraId="42BB1776" w14:textId="77777777" w:rsidR="00D43E10" w:rsidRDefault="00D43E10">
            <w:pPr>
              <w:spacing w:after="0" w:line="240" w:lineRule="auto"/>
              <w:jc w:val="center"/>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c>
          <w:tcPr>
            <w:tcW w:w="1134" w:type="dxa"/>
            <w:tcBorders>
              <w:top w:val="single" w:sz="2" w:space="0" w:color="auto"/>
              <w:left w:val="nil"/>
              <w:bottom w:val="single" w:sz="18" w:space="0" w:color="auto"/>
              <w:right w:val="nil"/>
            </w:tcBorders>
          </w:tcPr>
          <w:p w14:paraId="1E7FF08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Estimate</w:t>
            </w:r>
          </w:p>
        </w:tc>
        <w:tc>
          <w:tcPr>
            <w:tcW w:w="283" w:type="dxa"/>
            <w:tcBorders>
              <w:top w:val="nil"/>
              <w:left w:val="nil"/>
              <w:bottom w:val="single" w:sz="18" w:space="0" w:color="auto"/>
              <w:right w:val="nil"/>
            </w:tcBorders>
          </w:tcPr>
          <w:p w14:paraId="2D3AF250" w14:textId="77777777" w:rsidR="00D43E10" w:rsidRDefault="00D43E10">
            <w:pPr>
              <w:spacing w:after="0" w:line="240" w:lineRule="auto"/>
              <w:jc w:val="center"/>
              <w:rPr>
                <w:rFonts w:ascii="Times New Roman" w:hAnsi="Times New Roman" w:cs="Times New Roman"/>
                <w:sz w:val="24"/>
                <w:szCs w:val="24"/>
                <w:lang w:val="en-US"/>
              </w:rPr>
            </w:pPr>
          </w:p>
        </w:tc>
        <w:tc>
          <w:tcPr>
            <w:tcW w:w="567" w:type="dxa"/>
            <w:tcBorders>
              <w:top w:val="single" w:sz="2" w:space="0" w:color="auto"/>
              <w:left w:val="nil"/>
              <w:bottom w:val="single" w:sz="18" w:space="0" w:color="auto"/>
              <w:right w:val="nil"/>
            </w:tcBorders>
          </w:tcPr>
          <w:p w14:paraId="496EB24A"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134" w:type="dxa"/>
            <w:tcBorders>
              <w:top w:val="single" w:sz="2" w:space="0" w:color="auto"/>
              <w:left w:val="nil"/>
              <w:bottom w:val="single" w:sz="18" w:space="0" w:color="auto"/>
              <w:right w:val="nil"/>
            </w:tcBorders>
          </w:tcPr>
          <w:p w14:paraId="36BAA8CF"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284" w:type="dxa"/>
            <w:tcBorders>
              <w:top w:val="nil"/>
              <w:left w:val="nil"/>
              <w:bottom w:val="single" w:sz="18" w:space="0" w:color="auto"/>
              <w:right w:val="nil"/>
            </w:tcBorders>
          </w:tcPr>
          <w:p w14:paraId="31EAE491" w14:textId="77777777" w:rsidR="00D43E10" w:rsidRDefault="00D43E10">
            <w:pPr>
              <w:spacing w:after="0" w:line="240" w:lineRule="auto"/>
              <w:jc w:val="center"/>
              <w:rPr>
                <w:rFonts w:ascii="Times New Roman" w:hAnsi="Times New Roman" w:cs="Times New Roman"/>
                <w:sz w:val="24"/>
                <w:szCs w:val="24"/>
                <w:lang w:val="en-US"/>
              </w:rPr>
            </w:pPr>
          </w:p>
        </w:tc>
        <w:tc>
          <w:tcPr>
            <w:tcW w:w="567" w:type="dxa"/>
            <w:tcBorders>
              <w:top w:val="single" w:sz="2" w:space="0" w:color="auto"/>
              <w:left w:val="nil"/>
              <w:bottom w:val="single" w:sz="18" w:space="0" w:color="auto"/>
              <w:right w:val="nil"/>
            </w:tcBorders>
          </w:tcPr>
          <w:p w14:paraId="1B4F6093"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84" w:type="dxa"/>
            <w:tcBorders>
              <w:top w:val="single" w:sz="2" w:space="0" w:color="auto"/>
              <w:left w:val="nil"/>
              <w:bottom w:val="single" w:sz="18" w:space="0" w:color="auto"/>
              <w:right w:val="nil"/>
            </w:tcBorders>
          </w:tcPr>
          <w:p w14:paraId="4F38AF5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r>
      <w:tr w:rsidR="00D43E10" w14:paraId="525DAAE5" w14:textId="77777777">
        <w:tc>
          <w:tcPr>
            <w:tcW w:w="3826" w:type="dxa"/>
            <w:tcBorders>
              <w:top w:val="single" w:sz="18" w:space="0" w:color="auto"/>
              <w:left w:val="nil"/>
              <w:bottom w:val="nil"/>
              <w:right w:val="nil"/>
            </w:tcBorders>
          </w:tcPr>
          <w:p w14:paraId="5F9430A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425" w:type="dxa"/>
            <w:tcBorders>
              <w:top w:val="single" w:sz="18" w:space="0" w:color="auto"/>
              <w:left w:val="nil"/>
              <w:bottom w:val="nil"/>
              <w:right w:val="nil"/>
            </w:tcBorders>
          </w:tcPr>
          <w:p w14:paraId="531C9159"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single" w:sz="18" w:space="0" w:color="auto"/>
              <w:left w:val="nil"/>
              <w:bottom w:val="nil"/>
              <w:right w:val="nil"/>
            </w:tcBorders>
          </w:tcPr>
          <w:p w14:paraId="0A00F321" w14:textId="33BF2E3D" w:rsidR="00D43E10" w:rsidRDefault="00D43E10" w:rsidP="00911406">
            <w:pPr>
              <w:tabs>
                <w:tab w:val="decimal" w:pos="850"/>
              </w:tabs>
              <w:spacing w:after="0"/>
              <w:rPr>
                <w:rFonts w:ascii="Times New Roman" w:hAnsi="Times New Roman" w:cs="Times New Roman"/>
                <w:sz w:val="24"/>
                <w:szCs w:val="24"/>
                <w:lang w:val="en-US"/>
              </w:rPr>
            </w:pPr>
            <w:r>
              <w:rPr>
                <w:rFonts w:ascii="Times New Roman" w:hAnsi="Times New Roman" w:cs="Times New Roman"/>
                <w:sz w:val="24"/>
                <w:szCs w:val="24"/>
                <w:lang w:val="en-US"/>
              </w:rPr>
              <w:t>3</w:t>
            </w:r>
            <w:r w:rsidR="00911406">
              <w:rPr>
                <w:rFonts w:ascii="Times New Roman" w:hAnsi="Times New Roman" w:cs="Times New Roman"/>
                <w:sz w:val="24"/>
                <w:szCs w:val="24"/>
                <w:lang w:val="en-US"/>
              </w:rPr>
              <w:t>8</w:t>
            </w:r>
            <w:r>
              <w:rPr>
                <w:rFonts w:ascii="Times New Roman" w:hAnsi="Times New Roman" w:cs="Times New Roman"/>
                <w:sz w:val="24"/>
                <w:szCs w:val="24"/>
                <w:lang w:val="en-US"/>
              </w:rPr>
              <w:t>.</w:t>
            </w:r>
            <w:r w:rsidR="00911406">
              <w:rPr>
                <w:rFonts w:ascii="Times New Roman" w:hAnsi="Times New Roman" w:cs="Times New Roman"/>
                <w:sz w:val="24"/>
                <w:szCs w:val="24"/>
                <w:lang w:val="en-US"/>
              </w:rPr>
              <w:t>84</w:t>
            </w:r>
            <w:r>
              <w:rPr>
                <w:rFonts w:ascii="Times New Roman" w:hAnsi="Times New Roman" w:cs="Times New Roman"/>
                <w:sz w:val="24"/>
                <w:szCs w:val="24"/>
                <w:lang w:val="en-US"/>
              </w:rPr>
              <w:t>***</w:t>
            </w:r>
          </w:p>
        </w:tc>
        <w:tc>
          <w:tcPr>
            <w:tcW w:w="1134" w:type="dxa"/>
            <w:tcBorders>
              <w:top w:val="single" w:sz="18" w:space="0" w:color="auto"/>
              <w:left w:val="nil"/>
              <w:bottom w:val="nil"/>
              <w:right w:val="nil"/>
            </w:tcBorders>
          </w:tcPr>
          <w:p w14:paraId="617BECC3" w14:textId="179625F3" w:rsidR="00D43E10" w:rsidRDefault="00D43E10" w:rsidP="007707DD">
            <w:pPr>
              <w:tabs>
                <w:tab w:val="decimal" w:pos="-8155"/>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007707DD">
              <w:rPr>
                <w:rFonts w:ascii="Times New Roman" w:hAnsi="Times New Roman" w:cs="Times New Roman"/>
                <w:sz w:val="24"/>
                <w:szCs w:val="24"/>
                <w:lang w:val="en-US"/>
              </w:rPr>
              <w:t>30</w:t>
            </w:r>
            <w:r>
              <w:rPr>
                <w:rFonts w:ascii="Times New Roman" w:hAnsi="Times New Roman" w:cs="Times New Roman"/>
                <w:sz w:val="24"/>
                <w:szCs w:val="24"/>
                <w:lang w:val="en-US"/>
              </w:rPr>
              <w:t>0</w:t>
            </w:r>
          </w:p>
        </w:tc>
        <w:tc>
          <w:tcPr>
            <w:tcW w:w="283" w:type="dxa"/>
            <w:tcBorders>
              <w:top w:val="single" w:sz="18" w:space="0" w:color="auto"/>
              <w:left w:val="nil"/>
              <w:bottom w:val="nil"/>
              <w:right w:val="nil"/>
            </w:tcBorders>
          </w:tcPr>
          <w:p w14:paraId="6A36E262"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single" w:sz="18" w:space="0" w:color="auto"/>
              <w:left w:val="nil"/>
              <w:bottom w:val="nil"/>
              <w:right w:val="nil"/>
            </w:tcBorders>
          </w:tcPr>
          <w:p w14:paraId="5697B8DE"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single" w:sz="18" w:space="0" w:color="auto"/>
              <w:left w:val="nil"/>
              <w:bottom w:val="nil"/>
              <w:right w:val="nil"/>
            </w:tcBorders>
          </w:tcPr>
          <w:p w14:paraId="159C12BD" w14:textId="268E0B51" w:rsidR="00D43E10" w:rsidRDefault="00D43E10" w:rsidP="00AE3770">
            <w:pPr>
              <w:tabs>
                <w:tab w:val="decimal" w:pos="851"/>
              </w:tabs>
              <w:spacing w:after="0"/>
              <w:rPr>
                <w:rFonts w:ascii="Times New Roman" w:hAnsi="Times New Roman" w:cs="Times New Roman"/>
                <w:sz w:val="24"/>
                <w:szCs w:val="24"/>
                <w:lang w:val="en-US"/>
              </w:rPr>
            </w:pPr>
            <w:r>
              <w:rPr>
                <w:rFonts w:ascii="Times New Roman" w:hAnsi="Times New Roman" w:cs="Times New Roman"/>
                <w:sz w:val="24"/>
                <w:szCs w:val="24"/>
                <w:lang w:val="en-US"/>
              </w:rPr>
              <w:t>3</w:t>
            </w:r>
            <w:r w:rsidR="007707DD">
              <w:rPr>
                <w:rFonts w:ascii="Times New Roman" w:hAnsi="Times New Roman" w:cs="Times New Roman"/>
                <w:sz w:val="24"/>
                <w:szCs w:val="24"/>
                <w:lang w:val="en-US"/>
              </w:rPr>
              <w:t>8</w:t>
            </w:r>
            <w:r>
              <w:rPr>
                <w:rFonts w:ascii="Times New Roman" w:hAnsi="Times New Roman" w:cs="Times New Roman"/>
                <w:sz w:val="24"/>
                <w:szCs w:val="24"/>
                <w:lang w:val="en-US"/>
              </w:rPr>
              <w:t>.</w:t>
            </w:r>
            <w:r w:rsidR="007707DD">
              <w:rPr>
                <w:rFonts w:ascii="Times New Roman" w:hAnsi="Times New Roman" w:cs="Times New Roman"/>
                <w:sz w:val="24"/>
                <w:szCs w:val="24"/>
                <w:lang w:val="en-US"/>
              </w:rPr>
              <w:t>24</w:t>
            </w:r>
            <w:r>
              <w:rPr>
                <w:rFonts w:ascii="Times New Roman" w:hAnsi="Times New Roman" w:cs="Times New Roman"/>
                <w:sz w:val="24"/>
                <w:szCs w:val="24"/>
                <w:lang w:val="en-US"/>
              </w:rPr>
              <w:t>***</w:t>
            </w:r>
          </w:p>
        </w:tc>
        <w:tc>
          <w:tcPr>
            <w:tcW w:w="1134" w:type="dxa"/>
            <w:tcBorders>
              <w:top w:val="single" w:sz="18" w:space="0" w:color="auto"/>
              <w:left w:val="nil"/>
              <w:bottom w:val="nil"/>
              <w:right w:val="nil"/>
            </w:tcBorders>
          </w:tcPr>
          <w:p w14:paraId="1F879A54" w14:textId="169C553A" w:rsidR="00D43E10" w:rsidRDefault="00D43E10" w:rsidP="00AE3770">
            <w:pPr>
              <w:tabs>
                <w:tab w:val="decimal" w:pos="-11415"/>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00AE3770">
              <w:rPr>
                <w:rFonts w:ascii="Times New Roman" w:hAnsi="Times New Roman" w:cs="Times New Roman"/>
                <w:sz w:val="24"/>
                <w:szCs w:val="24"/>
                <w:lang w:val="en-US"/>
              </w:rPr>
              <w:t>968</w:t>
            </w:r>
          </w:p>
        </w:tc>
        <w:tc>
          <w:tcPr>
            <w:tcW w:w="283" w:type="dxa"/>
            <w:tcBorders>
              <w:top w:val="single" w:sz="18" w:space="0" w:color="auto"/>
              <w:left w:val="nil"/>
              <w:bottom w:val="nil"/>
              <w:right w:val="nil"/>
            </w:tcBorders>
          </w:tcPr>
          <w:p w14:paraId="30384ECD"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single" w:sz="18" w:space="0" w:color="auto"/>
              <w:left w:val="nil"/>
              <w:bottom w:val="nil"/>
              <w:right w:val="nil"/>
            </w:tcBorders>
          </w:tcPr>
          <w:p w14:paraId="7B33D07B"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34" w:type="dxa"/>
            <w:tcBorders>
              <w:top w:val="single" w:sz="18" w:space="0" w:color="auto"/>
              <w:left w:val="nil"/>
              <w:bottom w:val="nil"/>
              <w:right w:val="nil"/>
            </w:tcBorders>
          </w:tcPr>
          <w:p w14:paraId="0DD1FFDD" w14:textId="44286B30" w:rsidR="00D43E10" w:rsidRDefault="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85.25</w:t>
            </w:r>
            <w:r w:rsidR="00D43E10">
              <w:rPr>
                <w:rFonts w:ascii="Times New Roman" w:hAnsi="Times New Roman" w:cs="Times New Roman"/>
                <w:sz w:val="24"/>
                <w:szCs w:val="24"/>
                <w:lang w:val="en-US"/>
              </w:rPr>
              <w:t>***</w:t>
            </w:r>
          </w:p>
        </w:tc>
        <w:tc>
          <w:tcPr>
            <w:tcW w:w="284" w:type="dxa"/>
            <w:tcBorders>
              <w:top w:val="single" w:sz="18" w:space="0" w:color="auto"/>
              <w:left w:val="nil"/>
              <w:bottom w:val="nil"/>
              <w:right w:val="nil"/>
            </w:tcBorders>
          </w:tcPr>
          <w:p w14:paraId="4C517A74"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single" w:sz="18" w:space="0" w:color="auto"/>
              <w:left w:val="nil"/>
              <w:bottom w:val="nil"/>
              <w:right w:val="nil"/>
            </w:tcBorders>
          </w:tcPr>
          <w:p w14:paraId="6CD3A4AE"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tcBorders>
              <w:top w:val="single" w:sz="18" w:space="0" w:color="auto"/>
              <w:left w:val="nil"/>
              <w:bottom w:val="nil"/>
              <w:right w:val="nil"/>
            </w:tcBorders>
          </w:tcPr>
          <w:p w14:paraId="0E61A0AC" w14:textId="2FBA34E5" w:rsidR="00D43E10" w:rsidRDefault="00D43E10"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4</w:t>
            </w:r>
            <w:r w:rsidR="00911406">
              <w:rPr>
                <w:rFonts w:ascii="Times New Roman" w:hAnsi="Times New Roman" w:cs="Times New Roman"/>
                <w:sz w:val="24"/>
                <w:szCs w:val="24"/>
                <w:lang w:val="en-US"/>
              </w:rPr>
              <w:t>7.42</w:t>
            </w:r>
            <w:r>
              <w:rPr>
                <w:rFonts w:ascii="Times New Roman" w:hAnsi="Times New Roman" w:cs="Times New Roman"/>
                <w:sz w:val="24"/>
                <w:szCs w:val="24"/>
                <w:lang w:val="en-US"/>
              </w:rPr>
              <w:t>***</w:t>
            </w:r>
          </w:p>
        </w:tc>
      </w:tr>
      <w:tr w:rsidR="00D43E10" w14:paraId="5024C040" w14:textId="77777777">
        <w:tc>
          <w:tcPr>
            <w:tcW w:w="3826" w:type="dxa"/>
            <w:tcBorders>
              <w:top w:val="nil"/>
              <w:left w:val="nil"/>
              <w:bottom w:val="nil"/>
              <w:right w:val="nil"/>
            </w:tcBorders>
          </w:tcPr>
          <w:p w14:paraId="6E71E6C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425" w:type="dxa"/>
            <w:tcBorders>
              <w:top w:val="nil"/>
              <w:left w:val="nil"/>
              <w:bottom w:val="nil"/>
              <w:right w:val="nil"/>
            </w:tcBorders>
          </w:tcPr>
          <w:p w14:paraId="22B0885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696A3B4E" w14:textId="6FA74852" w:rsidR="00D43E10" w:rsidRDefault="00911406" w:rsidP="00911406">
            <w:pPr>
              <w:tabs>
                <w:tab w:val="decimal" w:pos="850"/>
              </w:tabs>
              <w:spacing w:after="0"/>
              <w:rPr>
                <w:rFonts w:ascii="Times New Roman" w:hAnsi="Times New Roman" w:cs="Times New Roman"/>
                <w:sz w:val="24"/>
                <w:szCs w:val="24"/>
                <w:lang w:val="en-US"/>
              </w:rPr>
            </w:pPr>
            <w:r>
              <w:rPr>
                <w:rFonts w:ascii="Times New Roman" w:hAnsi="Times New Roman" w:cs="Times New Roman"/>
                <w:sz w:val="24"/>
                <w:szCs w:val="24"/>
                <w:lang w:val="en-US"/>
              </w:rPr>
              <w:t>13</w:t>
            </w:r>
            <w:r w:rsidR="00D43E10">
              <w:rPr>
                <w:rFonts w:ascii="Times New Roman" w:hAnsi="Times New Roman" w:cs="Times New Roman"/>
                <w:sz w:val="24"/>
                <w:szCs w:val="24"/>
                <w:lang w:val="en-US"/>
              </w:rPr>
              <w:t>.</w:t>
            </w:r>
            <w:r>
              <w:rPr>
                <w:rFonts w:ascii="Times New Roman" w:hAnsi="Times New Roman" w:cs="Times New Roman"/>
                <w:sz w:val="24"/>
                <w:szCs w:val="24"/>
                <w:lang w:val="en-US"/>
              </w:rPr>
              <w:t>32</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2B71FBCD"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4ED5A07E"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47AE46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29983894" w14:textId="068500E2" w:rsidR="00D43E10" w:rsidRDefault="00D43E10" w:rsidP="00AE3770">
            <w:pPr>
              <w:tabs>
                <w:tab w:val="decimal" w:pos="992"/>
              </w:tabs>
              <w:spacing w:after="0"/>
              <w:rPr>
                <w:rFonts w:ascii="Times New Roman" w:hAnsi="Times New Roman" w:cs="Times New Roman"/>
                <w:sz w:val="24"/>
                <w:szCs w:val="24"/>
                <w:lang w:val="en-US"/>
              </w:rPr>
            </w:pPr>
            <w:r>
              <w:rPr>
                <w:rFonts w:ascii="Times New Roman" w:hAnsi="Times New Roman" w:cs="Times New Roman"/>
                <w:sz w:val="24"/>
                <w:szCs w:val="24"/>
                <w:lang w:val="en-US"/>
              </w:rPr>
              <w:t>81.</w:t>
            </w:r>
            <w:r w:rsidR="007707DD">
              <w:rPr>
                <w:rFonts w:ascii="Times New Roman" w:hAnsi="Times New Roman" w:cs="Times New Roman"/>
                <w:sz w:val="24"/>
                <w:szCs w:val="24"/>
                <w:lang w:val="en-US"/>
              </w:rPr>
              <w:t>77</w:t>
            </w:r>
            <w:r>
              <w:rPr>
                <w:rFonts w:ascii="Times New Roman" w:hAnsi="Times New Roman" w:cs="Times New Roman"/>
                <w:sz w:val="24"/>
                <w:szCs w:val="24"/>
                <w:lang w:val="en-US"/>
              </w:rPr>
              <w:t>***</w:t>
            </w:r>
          </w:p>
        </w:tc>
        <w:tc>
          <w:tcPr>
            <w:tcW w:w="1134" w:type="dxa"/>
            <w:tcBorders>
              <w:top w:val="nil"/>
              <w:left w:val="nil"/>
              <w:bottom w:val="nil"/>
              <w:right w:val="nil"/>
            </w:tcBorders>
          </w:tcPr>
          <w:p w14:paraId="4FBF496D" w14:textId="60BD52D7" w:rsidR="00D43E10" w:rsidRDefault="00D43E10" w:rsidP="00AE3770">
            <w:pPr>
              <w:tabs>
                <w:tab w:val="decimal" w:pos="-11415"/>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00AE3770">
              <w:rPr>
                <w:rFonts w:ascii="Times New Roman" w:hAnsi="Times New Roman" w:cs="Times New Roman"/>
                <w:sz w:val="24"/>
                <w:szCs w:val="24"/>
                <w:lang w:val="en-US"/>
              </w:rPr>
              <w:t>533</w:t>
            </w:r>
          </w:p>
        </w:tc>
        <w:tc>
          <w:tcPr>
            <w:tcW w:w="283" w:type="dxa"/>
            <w:tcBorders>
              <w:top w:val="nil"/>
              <w:left w:val="nil"/>
              <w:bottom w:val="nil"/>
              <w:right w:val="nil"/>
            </w:tcBorders>
          </w:tcPr>
          <w:p w14:paraId="7870B542"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6E69CF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34" w:type="dxa"/>
            <w:tcBorders>
              <w:top w:val="nil"/>
              <w:left w:val="nil"/>
              <w:bottom w:val="nil"/>
              <w:right w:val="nil"/>
            </w:tcBorders>
          </w:tcPr>
          <w:p w14:paraId="281F75AF" w14:textId="0A6B94B3" w:rsidR="00D43E10" w:rsidRDefault="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47.12</w:t>
            </w:r>
            <w:r w:rsidR="00D43E10">
              <w:rPr>
                <w:rFonts w:ascii="Times New Roman" w:hAnsi="Times New Roman" w:cs="Times New Roman"/>
                <w:sz w:val="24"/>
                <w:szCs w:val="24"/>
                <w:lang w:val="en-US"/>
              </w:rPr>
              <w:t>***</w:t>
            </w:r>
          </w:p>
        </w:tc>
        <w:tc>
          <w:tcPr>
            <w:tcW w:w="284" w:type="dxa"/>
            <w:tcBorders>
              <w:top w:val="nil"/>
              <w:left w:val="nil"/>
              <w:bottom w:val="nil"/>
              <w:right w:val="nil"/>
            </w:tcBorders>
          </w:tcPr>
          <w:p w14:paraId="59F293E3"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4A205916"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tcBorders>
              <w:top w:val="nil"/>
              <w:left w:val="nil"/>
              <w:bottom w:val="nil"/>
              <w:right w:val="nil"/>
            </w:tcBorders>
          </w:tcPr>
          <w:p w14:paraId="560670DD" w14:textId="13ACFC64"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198</w:t>
            </w:r>
            <w:r w:rsidR="00D43E10">
              <w:rPr>
                <w:rFonts w:ascii="Times New Roman" w:hAnsi="Times New Roman" w:cs="Times New Roman"/>
                <w:sz w:val="24"/>
                <w:szCs w:val="24"/>
                <w:lang w:val="en-US"/>
              </w:rPr>
              <w:t>.</w:t>
            </w:r>
            <w:r>
              <w:rPr>
                <w:rFonts w:ascii="Times New Roman" w:hAnsi="Times New Roman" w:cs="Times New Roman"/>
                <w:sz w:val="24"/>
                <w:szCs w:val="24"/>
                <w:lang w:val="en-US"/>
              </w:rPr>
              <w:t>09</w:t>
            </w:r>
            <w:r w:rsidR="00D43E10">
              <w:rPr>
                <w:rFonts w:ascii="Times New Roman" w:hAnsi="Times New Roman" w:cs="Times New Roman"/>
                <w:sz w:val="24"/>
                <w:szCs w:val="24"/>
                <w:lang w:val="en-US"/>
              </w:rPr>
              <w:t>***</w:t>
            </w:r>
          </w:p>
        </w:tc>
      </w:tr>
      <w:tr w:rsidR="00D43E10" w14:paraId="60578CA7" w14:textId="77777777">
        <w:tc>
          <w:tcPr>
            <w:tcW w:w="3826" w:type="dxa"/>
            <w:tcBorders>
              <w:top w:val="nil"/>
              <w:left w:val="nil"/>
              <w:bottom w:val="nil"/>
              <w:right w:val="nil"/>
            </w:tcBorders>
          </w:tcPr>
          <w:p w14:paraId="2CF03BA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425" w:type="dxa"/>
            <w:tcBorders>
              <w:top w:val="nil"/>
              <w:left w:val="nil"/>
              <w:bottom w:val="nil"/>
              <w:right w:val="nil"/>
            </w:tcBorders>
          </w:tcPr>
          <w:p w14:paraId="172D5EC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429A6584" w14:textId="132EDA7D" w:rsidR="00D43E10" w:rsidRDefault="00D43E10" w:rsidP="00911406">
            <w:pPr>
              <w:tabs>
                <w:tab w:val="decimal" w:pos="70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r w:rsidR="00911406">
              <w:rPr>
                <w:rFonts w:ascii="Times New Roman" w:hAnsi="Times New Roman" w:cs="Times New Roman"/>
                <w:sz w:val="24"/>
                <w:szCs w:val="24"/>
                <w:lang w:val="en-US"/>
              </w:rPr>
              <w:t>76</w:t>
            </w:r>
          </w:p>
        </w:tc>
        <w:tc>
          <w:tcPr>
            <w:tcW w:w="1134" w:type="dxa"/>
            <w:tcBorders>
              <w:top w:val="nil"/>
              <w:left w:val="nil"/>
              <w:bottom w:val="nil"/>
              <w:right w:val="nil"/>
            </w:tcBorders>
          </w:tcPr>
          <w:p w14:paraId="383555A4"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71234280"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0BB251A"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568B5958" w14:textId="41517D3C" w:rsidR="00D43E10" w:rsidRDefault="00D43E1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w:t>
            </w:r>
            <w:r w:rsidR="007707DD">
              <w:rPr>
                <w:rFonts w:ascii="Times New Roman" w:hAnsi="Times New Roman" w:cs="Times New Roman"/>
                <w:sz w:val="24"/>
                <w:szCs w:val="24"/>
                <w:lang w:val="en-US"/>
              </w:rPr>
              <w:t>17</w:t>
            </w:r>
          </w:p>
        </w:tc>
        <w:tc>
          <w:tcPr>
            <w:tcW w:w="1134" w:type="dxa"/>
            <w:tcBorders>
              <w:top w:val="nil"/>
              <w:left w:val="nil"/>
              <w:bottom w:val="nil"/>
              <w:right w:val="nil"/>
            </w:tcBorders>
          </w:tcPr>
          <w:p w14:paraId="3AEF6B65"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0DF7E726"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A6B4E08"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34" w:type="dxa"/>
            <w:tcBorders>
              <w:top w:val="nil"/>
              <w:left w:val="nil"/>
              <w:bottom w:val="nil"/>
              <w:right w:val="nil"/>
            </w:tcBorders>
          </w:tcPr>
          <w:p w14:paraId="019D6FB6"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0.01</w:t>
            </w:r>
          </w:p>
        </w:tc>
        <w:tc>
          <w:tcPr>
            <w:tcW w:w="284" w:type="dxa"/>
            <w:tcBorders>
              <w:top w:val="nil"/>
              <w:left w:val="nil"/>
              <w:bottom w:val="nil"/>
              <w:right w:val="nil"/>
            </w:tcBorders>
          </w:tcPr>
          <w:p w14:paraId="0FD354B0"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3964A6ED"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tcBorders>
              <w:top w:val="nil"/>
              <w:left w:val="nil"/>
              <w:bottom w:val="nil"/>
              <w:right w:val="nil"/>
            </w:tcBorders>
          </w:tcPr>
          <w:p w14:paraId="65649FE9" w14:textId="3EB2ECC2" w:rsidR="00D43E10" w:rsidRDefault="00D43E10" w:rsidP="00911406">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w:t>
            </w:r>
            <w:r w:rsidR="00911406">
              <w:rPr>
                <w:rFonts w:ascii="Times New Roman" w:hAnsi="Times New Roman" w:cs="Times New Roman"/>
                <w:sz w:val="24"/>
                <w:szCs w:val="24"/>
                <w:lang w:val="en-US"/>
              </w:rPr>
              <w:t>2</w:t>
            </w:r>
          </w:p>
        </w:tc>
      </w:tr>
      <w:tr w:rsidR="00D43E10" w:rsidRPr="00770859" w14:paraId="40284FE3" w14:textId="77777777">
        <w:tc>
          <w:tcPr>
            <w:tcW w:w="3826" w:type="dxa"/>
            <w:tcBorders>
              <w:top w:val="nil"/>
              <w:left w:val="nil"/>
              <w:bottom w:val="nil"/>
              <w:right w:val="nil"/>
            </w:tcBorders>
          </w:tcPr>
          <w:p w14:paraId="19BBC8C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w:t>
            </w:r>
          </w:p>
        </w:tc>
        <w:tc>
          <w:tcPr>
            <w:tcW w:w="425" w:type="dxa"/>
            <w:tcBorders>
              <w:top w:val="nil"/>
              <w:left w:val="nil"/>
              <w:bottom w:val="nil"/>
              <w:right w:val="nil"/>
            </w:tcBorders>
          </w:tcPr>
          <w:p w14:paraId="541303B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nil"/>
              <w:right w:val="nil"/>
            </w:tcBorders>
          </w:tcPr>
          <w:p w14:paraId="78815F03" w14:textId="58F8E13C"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144</w:t>
            </w:r>
            <w:r w:rsidR="00D43E10">
              <w:rPr>
                <w:rFonts w:ascii="Times New Roman" w:hAnsi="Times New Roman" w:cs="Times New Roman"/>
                <w:sz w:val="24"/>
                <w:szCs w:val="24"/>
                <w:lang w:val="en-US"/>
              </w:rPr>
              <w:t>.</w:t>
            </w:r>
            <w:r>
              <w:rPr>
                <w:rFonts w:ascii="Times New Roman" w:hAnsi="Times New Roman" w:cs="Times New Roman"/>
                <w:sz w:val="24"/>
                <w:szCs w:val="24"/>
                <w:lang w:val="en-US"/>
              </w:rPr>
              <w:t>16</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1626DB65"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6BBB7B58"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277CE04"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nil"/>
              <w:right w:val="nil"/>
            </w:tcBorders>
          </w:tcPr>
          <w:p w14:paraId="19272A6D" w14:textId="64BFE975" w:rsidR="00D43E10" w:rsidRDefault="007707DD" w:rsidP="00AE377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152</w:t>
            </w:r>
            <w:r w:rsidR="00D43E10">
              <w:rPr>
                <w:rFonts w:ascii="Times New Roman" w:hAnsi="Times New Roman" w:cs="Times New Roman"/>
                <w:sz w:val="24"/>
                <w:szCs w:val="24"/>
                <w:lang w:val="en-US"/>
              </w:rPr>
              <w:t>.</w:t>
            </w:r>
            <w:r>
              <w:rPr>
                <w:rFonts w:ascii="Times New Roman" w:hAnsi="Times New Roman" w:cs="Times New Roman"/>
                <w:sz w:val="24"/>
                <w:szCs w:val="24"/>
                <w:lang w:val="en-US"/>
              </w:rPr>
              <w:t>02</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0E934934"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436C0CCF"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23342E87"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nil"/>
              <w:right w:val="nil"/>
            </w:tcBorders>
          </w:tcPr>
          <w:p w14:paraId="23E9B5E7" w14:textId="7875F0D9" w:rsidR="00D43E10" w:rsidRDefault="00770859" w:rsidP="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30</w:t>
            </w:r>
            <w:r w:rsidR="00D43E10">
              <w:rPr>
                <w:rFonts w:ascii="Times New Roman" w:hAnsi="Times New Roman" w:cs="Times New Roman"/>
                <w:sz w:val="24"/>
                <w:szCs w:val="24"/>
                <w:lang w:val="en-US"/>
              </w:rPr>
              <w:t>.</w:t>
            </w:r>
            <w:r>
              <w:rPr>
                <w:rFonts w:ascii="Times New Roman" w:hAnsi="Times New Roman" w:cs="Times New Roman"/>
                <w:sz w:val="24"/>
                <w:szCs w:val="24"/>
                <w:lang w:val="en-US"/>
              </w:rPr>
              <w:t>67</w:t>
            </w:r>
            <w:r w:rsidR="00D43E10">
              <w:rPr>
                <w:rFonts w:ascii="Times New Roman" w:hAnsi="Times New Roman" w:cs="Times New Roman"/>
                <w:sz w:val="24"/>
                <w:szCs w:val="24"/>
                <w:lang w:val="en-US"/>
              </w:rPr>
              <w:t>***</w:t>
            </w:r>
          </w:p>
        </w:tc>
        <w:tc>
          <w:tcPr>
            <w:tcW w:w="284" w:type="dxa"/>
            <w:tcBorders>
              <w:top w:val="nil"/>
              <w:left w:val="nil"/>
              <w:bottom w:val="nil"/>
              <w:right w:val="nil"/>
            </w:tcBorders>
          </w:tcPr>
          <w:p w14:paraId="57F435FC"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4EC7E0EF"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nil"/>
              <w:right w:val="nil"/>
            </w:tcBorders>
          </w:tcPr>
          <w:p w14:paraId="650D093D" w14:textId="4027DC10"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56</w:t>
            </w:r>
            <w:r w:rsidR="00D43E10">
              <w:rPr>
                <w:rFonts w:ascii="Times New Roman" w:hAnsi="Times New Roman" w:cs="Times New Roman"/>
                <w:sz w:val="24"/>
                <w:szCs w:val="24"/>
                <w:lang w:val="en-US"/>
              </w:rPr>
              <w:t>.</w:t>
            </w:r>
            <w:r>
              <w:rPr>
                <w:rFonts w:ascii="Times New Roman" w:hAnsi="Times New Roman" w:cs="Times New Roman"/>
                <w:sz w:val="24"/>
                <w:szCs w:val="24"/>
                <w:lang w:val="en-US"/>
              </w:rPr>
              <w:t>79</w:t>
            </w:r>
            <w:r w:rsidR="00D43E10">
              <w:rPr>
                <w:rFonts w:ascii="Times New Roman" w:hAnsi="Times New Roman" w:cs="Times New Roman"/>
                <w:sz w:val="24"/>
                <w:szCs w:val="24"/>
                <w:lang w:val="en-US"/>
              </w:rPr>
              <w:t>***</w:t>
            </w:r>
          </w:p>
        </w:tc>
      </w:tr>
      <w:tr w:rsidR="00D43E10" w:rsidRPr="00770859" w14:paraId="53840E2C" w14:textId="77777777">
        <w:tc>
          <w:tcPr>
            <w:tcW w:w="3826" w:type="dxa"/>
            <w:tcBorders>
              <w:top w:val="nil"/>
              <w:left w:val="nil"/>
              <w:bottom w:val="nil"/>
              <w:right w:val="nil"/>
            </w:tcBorders>
          </w:tcPr>
          <w:p w14:paraId="658D926D"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w:t>
            </w:r>
          </w:p>
        </w:tc>
        <w:tc>
          <w:tcPr>
            <w:tcW w:w="425" w:type="dxa"/>
            <w:tcBorders>
              <w:top w:val="nil"/>
              <w:left w:val="nil"/>
              <w:bottom w:val="nil"/>
              <w:right w:val="nil"/>
            </w:tcBorders>
          </w:tcPr>
          <w:p w14:paraId="03374D12"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nil"/>
              <w:right w:val="nil"/>
            </w:tcBorders>
          </w:tcPr>
          <w:p w14:paraId="7B946D79" w14:textId="4EB00B95" w:rsidR="00D43E10" w:rsidRDefault="00D43E10" w:rsidP="00911406">
            <w:pPr>
              <w:tabs>
                <w:tab w:val="decimal" w:pos="709"/>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911406">
              <w:rPr>
                <w:rFonts w:ascii="Times New Roman" w:hAnsi="Times New Roman" w:cs="Times New Roman"/>
                <w:sz w:val="24"/>
                <w:szCs w:val="24"/>
                <w:lang w:val="en-US"/>
              </w:rPr>
              <w:t>9.10</w:t>
            </w:r>
          </w:p>
        </w:tc>
        <w:tc>
          <w:tcPr>
            <w:tcW w:w="1134" w:type="dxa"/>
            <w:tcBorders>
              <w:top w:val="nil"/>
              <w:left w:val="nil"/>
              <w:bottom w:val="nil"/>
              <w:right w:val="nil"/>
            </w:tcBorders>
          </w:tcPr>
          <w:p w14:paraId="0838B52C"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028B06EB"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2A95261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nil"/>
              <w:right w:val="nil"/>
            </w:tcBorders>
          </w:tcPr>
          <w:p w14:paraId="36E3D79E" w14:textId="546F8DE6" w:rsidR="00D43E10" w:rsidRDefault="00D43E1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w:t>
            </w:r>
            <w:r w:rsidR="007707DD">
              <w:rPr>
                <w:rFonts w:ascii="Times New Roman" w:hAnsi="Times New Roman" w:cs="Times New Roman"/>
                <w:sz w:val="24"/>
                <w:szCs w:val="24"/>
                <w:lang w:val="en-US"/>
              </w:rPr>
              <w:t>7</w:t>
            </w:r>
            <w:r>
              <w:rPr>
                <w:rFonts w:ascii="Times New Roman" w:hAnsi="Times New Roman" w:cs="Times New Roman"/>
                <w:sz w:val="24"/>
                <w:szCs w:val="24"/>
                <w:lang w:val="en-US"/>
              </w:rPr>
              <w:t>.</w:t>
            </w:r>
            <w:r w:rsidR="007707DD">
              <w:rPr>
                <w:rFonts w:ascii="Times New Roman" w:hAnsi="Times New Roman" w:cs="Times New Roman"/>
                <w:sz w:val="24"/>
                <w:szCs w:val="24"/>
                <w:lang w:val="en-US"/>
              </w:rPr>
              <w:t>40</w:t>
            </w:r>
          </w:p>
        </w:tc>
        <w:tc>
          <w:tcPr>
            <w:tcW w:w="1134" w:type="dxa"/>
            <w:tcBorders>
              <w:top w:val="nil"/>
              <w:left w:val="nil"/>
              <w:bottom w:val="nil"/>
              <w:right w:val="nil"/>
            </w:tcBorders>
          </w:tcPr>
          <w:p w14:paraId="5DD391E7"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18912C07"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452CB9B"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nil"/>
              <w:right w:val="nil"/>
            </w:tcBorders>
          </w:tcPr>
          <w:p w14:paraId="4759C297" w14:textId="45DD5982" w:rsidR="00D43E10" w:rsidRDefault="00D43E10" w:rsidP="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r w:rsidR="00770859">
              <w:rPr>
                <w:rFonts w:ascii="Times New Roman" w:hAnsi="Times New Roman" w:cs="Times New Roman"/>
                <w:sz w:val="24"/>
                <w:szCs w:val="24"/>
                <w:lang w:val="en-US"/>
              </w:rPr>
              <w:t>28</w:t>
            </w:r>
            <w:r>
              <w:rPr>
                <w:rFonts w:ascii="Times New Roman" w:hAnsi="Times New Roman" w:cs="Times New Roman"/>
                <w:sz w:val="24"/>
                <w:szCs w:val="24"/>
                <w:lang w:val="en-US"/>
              </w:rPr>
              <w:t>***</w:t>
            </w:r>
          </w:p>
        </w:tc>
        <w:tc>
          <w:tcPr>
            <w:tcW w:w="284" w:type="dxa"/>
            <w:tcBorders>
              <w:top w:val="nil"/>
              <w:left w:val="nil"/>
              <w:bottom w:val="nil"/>
              <w:right w:val="nil"/>
            </w:tcBorders>
          </w:tcPr>
          <w:p w14:paraId="598AE70E"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40CEF9E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nil"/>
              <w:right w:val="nil"/>
            </w:tcBorders>
          </w:tcPr>
          <w:p w14:paraId="5F54CE88" w14:textId="69CF9A2B" w:rsidR="00D43E10" w:rsidRDefault="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5.50</w:t>
            </w:r>
            <w:r w:rsidR="00D43E10">
              <w:rPr>
                <w:rFonts w:ascii="Times New Roman" w:hAnsi="Times New Roman" w:cs="Times New Roman"/>
                <w:sz w:val="24"/>
                <w:szCs w:val="24"/>
                <w:lang w:val="en-US"/>
              </w:rPr>
              <w:t>***</w:t>
            </w:r>
          </w:p>
        </w:tc>
      </w:tr>
      <w:tr w:rsidR="00D43E10" w14:paraId="3D36834D" w14:textId="77777777">
        <w:tc>
          <w:tcPr>
            <w:tcW w:w="3826" w:type="dxa"/>
            <w:tcBorders>
              <w:top w:val="nil"/>
              <w:left w:val="nil"/>
              <w:bottom w:val="nil"/>
              <w:right w:val="nil"/>
            </w:tcBorders>
          </w:tcPr>
          <w:p w14:paraId="0C2094DD"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w:t>
            </w:r>
          </w:p>
        </w:tc>
        <w:tc>
          <w:tcPr>
            <w:tcW w:w="425" w:type="dxa"/>
            <w:tcBorders>
              <w:top w:val="nil"/>
              <w:left w:val="nil"/>
              <w:bottom w:val="nil"/>
              <w:right w:val="nil"/>
            </w:tcBorders>
          </w:tcPr>
          <w:p w14:paraId="58FBA4D2"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nil"/>
              <w:right w:val="nil"/>
            </w:tcBorders>
          </w:tcPr>
          <w:p w14:paraId="48EEF184" w14:textId="4D4E7C44" w:rsidR="00D43E10" w:rsidRDefault="00911406" w:rsidP="00911406">
            <w:pPr>
              <w:tabs>
                <w:tab w:val="decimal" w:pos="992"/>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44.04 </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11B43E01"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4ABB792A"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524211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nil"/>
              <w:right w:val="nil"/>
            </w:tcBorders>
          </w:tcPr>
          <w:p w14:paraId="261556BA" w14:textId="2EE9CC8F" w:rsidR="00D43E10" w:rsidRDefault="00D43E1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w:t>
            </w:r>
            <w:r w:rsidR="007707DD">
              <w:rPr>
                <w:rFonts w:ascii="Times New Roman" w:hAnsi="Times New Roman" w:cs="Times New Roman"/>
                <w:sz w:val="24"/>
                <w:szCs w:val="24"/>
                <w:lang w:val="en-US"/>
              </w:rPr>
              <w:t>3.48</w:t>
            </w:r>
          </w:p>
        </w:tc>
        <w:tc>
          <w:tcPr>
            <w:tcW w:w="1134" w:type="dxa"/>
            <w:tcBorders>
              <w:top w:val="nil"/>
              <w:left w:val="nil"/>
              <w:bottom w:val="nil"/>
              <w:right w:val="nil"/>
            </w:tcBorders>
          </w:tcPr>
          <w:p w14:paraId="1BACF756"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559968F2"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95BE96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nil"/>
              <w:right w:val="nil"/>
            </w:tcBorders>
          </w:tcPr>
          <w:p w14:paraId="5616C872" w14:textId="1D32EE10" w:rsidR="00D43E10" w:rsidRDefault="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11.92</w:t>
            </w:r>
            <w:r w:rsidR="00D43E10">
              <w:rPr>
                <w:rFonts w:ascii="Times New Roman" w:hAnsi="Times New Roman" w:cs="Times New Roman"/>
                <w:sz w:val="24"/>
                <w:szCs w:val="24"/>
                <w:lang w:val="en-US"/>
              </w:rPr>
              <w:t>***</w:t>
            </w:r>
          </w:p>
        </w:tc>
        <w:tc>
          <w:tcPr>
            <w:tcW w:w="284" w:type="dxa"/>
            <w:tcBorders>
              <w:top w:val="nil"/>
              <w:left w:val="nil"/>
              <w:bottom w:val="nil"/>
              <w:right w:val="nil"/>
            </w:tcBorders>
          </w:tcPr>
          <w:p w14:paraId="4314B320"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0C28BA2E"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nil"/>
              <w:right w:val="nil"/>
            </w:tcBorders>
          </w:tcPr>
          <w:p w14:paraId="117B2B3D" w14:textId="775A1CFE"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37</w:t>
            </w:r>
            <w:r w:rsidR="00D43E10">
              <w:rPr>
                <w:rFonts w:ascii="Times New Roman" w:hAnsi="Times New Roman" w:cs="Times New Roman"/>
                <w:sz w:val="24"/>
                <w:szCs w:val="24"/>
                <w:lang w:val="en-US"/>
              </w:rPr>
              <w:t>.</w:t>
            </w:r>
            <w:r>
              <w:rPr>
                <w:rFonts w:ascii="Times New Roman" w:hAnsi="Times New Roman" w:cs="Times New Roman"/>
                <w:sz w:val="24"/>
                <w:szCs w:val="24"/>
                <w:lang w:val="en-US"/>
              </w:rPr>
              <w:t>89</w:t>
            </w:r>
            <w:r w:rsidR="00D43E10">
              <w:rPr>
                <w:rFonts w:ascii="Times New Roman" w:hAnsi="Times New Roman" w:cs="Times New Roman"/>
                <w:sz w:val="24"/>
                <w:szCs w:val="24"/>
                <w:lang w:val="en-US"/>
              </w:rPr>
              <w:t>***</w:t>
            </w:r>
          </w:p>
        </w:tc>
      </w:tr>
      <w:tr w:rsidR="00D43E10" w14:paraId="3EA49396" w14:textId="77777777">
        <w:tc>
          <w:tcPr>
            <w:tcW w:w="3826" w:type="dxa"/>
            <w:tcBorders>
              <w:top w:val="nil"/>
              <w:left w:val="nil"/>
              <w:bottom w:val="single" w:sz="18" w:space="0" w:color="auto"/>
              <w:right w:val="nil"/>
            </w:tcBorders>
          </w:tcPr>
          <w:p w14:paraId="6F57E707"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Shoot height</w:t>
            </w:r>
          </w:p>
        </w:tc>
        <w:tc>
          <w:tcPr>
            <w:tcW w:w="425" w:type="dxa"/>
            <w:tcBorders>
              <w:top w:val="nil"/>
              <w:left w:val="nil"/>
              <w:bottom w:val="single" w:sz="18" w:space="0" w:color="auto"/>
              <w:right w:val="nil"/>
            </w:tcBorders>
          </w:tcPr>
          <w:p w14:paraId="1A46F16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single" w:sz="18" w:space="0" w:color="auto"/>
              <w:right w:val="nil"/>
            </w:tcBorders>
          </w:tcPr>
          <w:p w14:paraId="2EA6D734" w14:textId="3D0AB182" w:rsidR="00D43E10" w:rsidRDefault="00911406" w:rsidP="00911406">
            <w:pPr>
              <w:tabs>
                <w:tab w:val="decimal" w:pos="709"/>
              </w:tabs>
              <w:spacing w:after="0"/>
              <w:rPr>
                <w:rFonts w:ascii="Times New Roman" w:hAnsi="Times New Roman" w:cs="Times New Roman"/>
                <w:sz w:val="24"/>
                <w:szCs w:val="24"/>
                <w:lang w:val="en-US"/>
              </w:rPr>
            </w:pPr>
            <w:r>
              <w:rPr>
                <w:rFonts w:ascii="Times New Roman" w:hAnsi="Times New Roman" w:cs="Times New Roman"/>
                <w:sz w:val="24"/>
                <w:szCs w:val="24"/>
                <w:lang w:val="en-US"/>
              </w:rPr>
              <w:t>10.15</w:t>
            </w:r>
          </w:p>
        </w:tc>
        <w:tc>
          <w:tcPr>
            <w:tcW w:w="1134" w:type="dxa"/>
            <w:tcBorders>
              <w:top w:val="nil"/>
              <w:left w:val="nil"/>
              <w:bottom w:val="single" w:sz="18" w:space="0" w:color="auto"/>
              <w:right w:val="nil"/>
            </w:tcBorders>
          </w:tcPr>
          <w:p w14:paraId="519AABDF"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single" w:sz="18" w:space="0" w:color="auto"/>
              <w:right w:val="nil"/>
            </w:tcBorders>
          </w:tcPr>
          <w:p w14:paraId="35C07CE1"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single" w:sz="18" w:space="0" w:color="auto"/>
              <w:right w:val="nil"/>
            </w:tcBorders>
          </w:tcPr>
          <w:p w14:paraId="348388A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single" w:sz="18" w:space="0" w:color="auto"/>
              <w:right w:val="nil"/>
            </w:tcBorders>
          </w:tcPr>
          <w:p w14:paraId="351F0C85" w14:textId="2FF1DE01" w:rsidR="00D43E10" w:rsidRDefault="00AE377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18.25</w:t>
            </w:r>
          </w:p>
        </w:tc>
        <w:tc>
          <w:tcPr>
            <w:tcW w:w="1134" w:type="dxa"/>
            <w:tcBorders>
              <w:top w:val="nil"/>
              <w:left w:val="nil"/>
              <w:bottom w:val="single" w:sz="18" w:space="0" w:color="auto"/>
              <w:right w:val="nil"/>
            </w:tcBorders>
          </w:tcPr>
          <w:p w14:paraId="03302296"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single" w:sz="18" w:space="0" w:color="auto"/>
              <w:right w:val="nil"/>
            </w:tcBorders>
          </w:tcPr>
          <w:p w14:paraId="68AB86EB"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single" w:sz="18" w:space="0" w:color="auto"/>
              <w:right w:val="nil"/>
            </w:tcBorders>
          </w:tcPr>
          <w:p w14:paraId="1763C895"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single" w:sz="18" w:space="0" w:color="auto"/>
              <w:right w:val="nil"/>
            </w:tcBorders>
          </w:tcPr>
          <w:p w14:paraId="6A12B320"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0.52</w:t>
            </w:r>
          </w:p>
        </w:tc>
        <w:tc>
          <w:tcPr>
            <w:tcW w:w="284" w:type="dxa"/>
            <w:tcBorders>
              <w:top w:val="nil"/>
              <w:left w:val="nil"/>
              <w:bottom w:val="single" w:sz="18" w:space="0" w:color="auto"/>
              <w:right w:val="nil"/>
            </w:tcBorders>
          </w:tcPr>
          <w:p w14:paraId="6A6EB8E6"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single" w:sz="18" w:space="0" w:color="auto"/>
              <w:right w:val="nil"/>
            </w:tcBorders>
          </w:tcPr>
          <w:p w14:paraId="34B84D6F"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single" w:sz="18" w:space="0" w:color="auto"/>
              <w:right w:val="nil"/>
            </w:tcBorders>
          </w:tcPr>
          <w:p w14:paraId="1D7F7B29"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0.72</w:t>
            </w:r>
          </w:p>
        </w:tc>
      </w:tr>
    </w:tbl>
    <w:p w14:paraId="4ABEA41A" w14:textId="77777777" w:rsidR="00D43E10" w:rsidRDefault="00D43E10">
      <w:pPr>
        <w:spacing w:line="480" w:lineRule="auto"/>
        <w:rPr>
          <w:ins w:id="644" w:author="Alicia" w:date="2016-05-03T10:35:00Z"/>
          <w:rFonts w:ascii="Times New Roman" w:hAnsi="Times New Roman" w:cs="Times New Roman"/>
          <w:sz w:val="20"/>
          <w:szCs w:val="20"/>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6B892763" w14:textId="07B8ED2B" w:rsidR="0082334D" w:rsidRDefault="0082334D">
      <w:pPr>
        <w:spacing w:after="0" w:line="240" w:lineRule="auto"/>
        <w:rPr>
          <w:ins w:id="645" w:author="Alicia" w:date="2016-05-03T10:35:00Z"/>
          <w:rFonts w:ascii="Times New Roman" w:hAnsi="Times New Roman" w:cs="Times New Roman"/>
          <w:sz w:val="20"/>
          <w:szCs w:val="20"/>
          <w:lang w:val="en-US"/>
        </w:rPr>
      </w:pPr>
      <w:ins w:id="646" w:author="Alicia" w:date="2016-05-03T10:35:00Z">
        <w:r>
          <w:rPr>
            <w:rFonts w:ascii="Times New Roman" w:hAnsi="Times New Roman" w:cs="Times New Roman"/>
            <w:sz w:val="20"/>
            <w:szCs w:val="20"/>
            <w:lang w:val="en-US"/>
          </w:rPr>
          <w:br w:type="page"/>
        </w:r>
      </w:ins>
    </w:p>
    <w:p w14:paraId="7B47A9CC" w14:textId="5EAE3CAE" w:rsidR="00720E28" w:rsidRDefault="00720E28" w:rsidP="00720E28">
      <w:pPr>
        <w:spacing w:line="480" w:lineRule="auto"/>
        <w:rPr>
          <w:ins w:id="647" w:author="Alicia" w:date="2016-05-19T15:08:00Z"/>
          <w:rFonts w:ascii="Times New Roman" w:hAnsi="Times New Roman" w:cs="Times New Roman"/>
          <w:sz w:val="24"/>
          <w:szCs w:val="24"/>
          <w:lang w:val="en-US"/>
        </w:rPr>
      </w:pPr>
      <w:ins w:id="648" w:author="Alicia" w:date="2016-05-19T15:08:00Z">
        <w:r>
          <w:rPr>
            <w:rFonts w:ascii="Times New Roman" w:hAnsi="Times New Roman" w:cs="Times New Roman"/>
            <w:sz w:val="24"/>
            <w:szCs w:val="24"/>
            <w:lang w:val="en-US"/>
          </w:rPr>
          <w:lastRenderedPageBreak/>
          <w:t xml:space="preserve">Table 4: Standardized path coefficients for </w:t>
        </w:r>
        <w:del w:id="649" w:author="ehrlen" w:date="2016-05-31T09:40:00Z">
          <w:r w:rsidDel="001F1E60">
            <w:rPr>
              <w:rFonts w:ascii="Times New Roman" w:hAnsi="Times New Roman" w:cs="Times New Roman"/>
              <w:sz w:val="24"/>
              <w:szCs w:val="24"/>
              <w:lang w:val="en-US"/>
            </w:rPr>
            <w:delText>the path analyses</w:delText>
          </w:r>
        </w:del>
      </w:ins>
      <w:ins w:id="650" w:author="ehrlen" w:date="2016-05-31T09:40:00Z">
        <w:r w:rsidR="001F1E60">
          <w:rPr>
            <w:rFonts w:ascii="Times New Roman" w:hAnsi="Times New Roman" w:cs="Times New Roman"/>
            <w:sz w:val="24"/>
            <w:szCs w:val="24"/>
            <w:lang w:val="en-US"/>
          </w:rPr>
          <w:t>effects</w:t>
        </w:r>
      </w:ins>
      <w:ins w:id="651" w:author="Alicia" w:date="2016-05-19T15:08:00Z">
        <w:r w:rsidRPr="00CC545B">
          <w:rPr>
            <w:rFonts w:ascii="Times New Roman" w:hAnsi="Times New Roman" w:cs="Times New Roman"/>
            <w:sz w:val="24"/>
            <w:lang w:val="en-US"/>
          </w:rPr>
          <w:t xml:space="preserve"> </w:t>
        </w:r>
        <w:r>
          <w:rPr>
            <w:rFonts w:ascii="Times New Roman" w:hAnsi="Times New Roman" w:cs="Times New Roman"/>
            <w:sz w:val="24"/>
            <w:lang w:val="en-US"/>
          </w:rPr>
          <w:t xml:space="preserve">of reproductive traits </w:t>
        </w:r>
        <w:del w:id="652" w:author="ehrlen" w:date="2016-05-31T09:43:00Z">
          <w:r w:rsidDel="002B0544">
            <w:rPr>
              <w:rFonts w:ascii="Times New Roman" w:hAnsi="Times New Roman" w:cs="Times New Roman"/>
              <w:sz w:val="24"/>
              <w:lang w:val="en-US"/>
            </w:rPr>
            <w:delText xml:space="preserve">(Phen = flowering phenology, Shoot h = shoot height and N fl = number of flowers) </w:delText>
          </w:r>
        </w:del>
        <w:r>
          <w:rPr>
            <w:rFonts w:ascii="Times New Roman" w:hAnsi="Times New Roman" w:cs="Times New Roman"/>
            <w:sz w:val="24"/>
            <w:lang w:val="en-US"/>
          </w:rPr>
          <w:t xml:space="preserve">and </w:t>
        </w:r>
        <w:del w:id="653" w:author="ehrlen" w:date="2016-05-31T09:47:00Z">
          <w:r w:rsidDel="00CF51E4">
            <w:rPr>
              <w:rFonts w:ascii="Times New Roman" w:hAnsi="Times New Roman" w:cs="Times New Roman"/>
              <w:sz w:val="24"/>
              <w:lang w:val="en-US"/>
            </w:rPr>
            <w:delText>intensity of predation</w:delText>
          </w:r>
        </w:del>
      </w:ins>
      <w:proofErr w:type="spellStart"/>
      <w:ins w:id="654" w:author="ehrlen" w:date="2016-05-31T09:47:00Z">
        <w:r w:rsidR="00CF51E4">
          <w:rPr>
            <w:rFonts w:ascii="Times New Roman" w:hAnsi="Times New Roman" w:cs="Times New Roman"/>
            <w:sz w:val="24"/>
            <w:lang w:val="en-US"/>
          </w:rPr>
          <w:t>numbr</w:t>
        </w:r>
        <w:proofErr w:type="spellEnd"/>
        <w:r w:rsidR="00CF51E4">
          <w:rPr>
            <w:rFonts w:ascii="Times New Roman" w:hAnsi="Times New Roman" w:cs="Times New Roman"/>
            <w:sz w:val="24"/>
            <w:lang w:val="en-US"/>
          </w:rPr>
          <w:t xml:space="preserve"> of eggs laid</w:t>
        </w:r>
      </w:ins>
      <w:ins w:id="655" w:author="Alicia" w:date="2016-05-19T15:08:00Z">
        <w:r>
          <w:rPr>
            <w:rFonts w:ascii="Times New Roman" w:hAnsi="Times New Roman" w:cs="Times New Roman"/>
            <w:sz w:val="24"/>
            <w:lang w:val="en-US"/>
          </w:rPr>
          <w:t xml:space="preserve"> by </w:t>
        </w:r>
      </w:ins>
      <w:ins w:id="656" w:author="ehrlen" w:date="2016-05-31T09:43:00Z">
        <w:r w:rsidR="002B0544">
          <w:rPr>
            <w:rFonts w:ascii="Times New Roman" w:hAnsi="Times New Roman" w:cs="Times New Roman"/>
            <w:sz w:val="24"/>
            <w:lang w:val="en-US"/>
          </w:rPr>
          <w:t xml:space="preserve">the butterfly </w:t>
        </w:r>
      </w:ins>
      <w:ins w:id="657" w:author="Alicia" w:date="2016-05-19T15:08:00Z">
        <w:r>
          <w:rPr>
            <w:rFonts w:ascii="Times New Roman" w:hAnsi="Times New Roman" w:cs="Times New Roman"/>
            <w:i/>
            <w:sz w:val="24"/>
            <w:lang w:val="en-US"/>
          </w:rPr>
          <w:t xml:space="preserve">P. </w:t>
        </w:r>
        <w:proofErr w:type="spellStart"/>
        <w:r>
          <w:rPr>
            <w:rFonts w:ascii="Times New Roman" w:hAnsi="Times New Roman" w:cs="Times New Roman"/>
            <w:i/>
            <w:sz w:val="24"/>
            <w:lang w:val="en-US"/>
          </w:rPr>
          <w:t>alcon</w:t>
        </w:r>
        <w:proofErr w:type="spellEnd"/>
        <w:r>
          <w:rPr>
            <w:rFonts w:ascii="Times New Roman" w:hAnsi="Times New Roman" w:cs="Times New Roman"/>
            <w:sz w:val="24"/>
            <w:lang w:val="en-US"/>
          </w:rPr>
          <w:t xml:space="preserve"> </w:t>
        </w:r>
        <w:del w:id="658" w:author="ehrlen" w:date="2016-05-31T09:43:00Z">
          <w:r w:rsidDel="002B0544">
            <w:rPr>
              <w:rFonts w:ascii="Times New Roman" w:hAnsi="Times New Roman" w:cs="Times New Roman"/>
              <w:sz w:val="24"/>
              <w:lang w:val="en-US"/>
            </w:rPr>
            <w:delText xml:space="preserve">(N eggs= number of eggs) </w:delText>
          </w:r>
        </w:del>
        <w:del w:id="659" w:author="ehrlen" w:date="2016-05-31T09:41:00Z">
          <w:r w:rsidDel="001F1E60">
            <w:rPr>
              <w:rFonts w:ascii="Times New Roman" w:hAnsi="Times New Roman" w:cs="Times New Roman"/>
              <w:sz w:val="24"/>
              <w:lang w:val="en-US"/>
            </w:rPr>
            <w:delText>as predictors of</w:delText>
          </w:r>
        </w:del>
      </w:ins>
      <w:ins w:id="660" w:author="ehrlen" w:date="2016-05-31T09:41:00Z">
        <w:r w:rsidR="001F1E60">
          <w:rPr>
            <w:rFonts w:ascii="Times New Roman" w:hAnsi="Times New Roman" w:cs="Times New Roman"/>
            <w:sz w:val="24"/>
            <w:lang w:val="en-US"/>
          </w:rPr>
          <w:t>on</w:t>
        </w:r>
      </w:ins>
      <w:ins w:id="661" w:author="Alicia" w:date="2016-05-19T15:08:00Z">
        <w:r>
          <w:rPr>
            <w:rFonts w:ascii="Times New Roman" w:hAnsi="Times New Roman" w:cs="Times New Roman"/>
            <w:sz w:val="24"/>
            <w:lang w:val="en-US"/>
          </w:rPr>
          <w:t xml:space="preserve"> </w:t>
        </w:r>
        <w:del w:id="662" w:author="ehrlen" w:date="2016-05-31T09:43:00Z">
          <w:r w:rsidDel="002B0544">
            <w:rPr>
              <w:rFonts w:ascii="Times New Roman" w:hAnsi="Times New Roman" w:cs="Times New Roman"/>
              <w:sz w:val="24"/>
              <w:lang w:val="en-US"/>
            </w:rPr>
            <w:delText>fitness of</w:delText>
          </w:r>
        </w:del>
      </w:ins>
      <w:ins w:id="663" w:author="ehrlen" w:date="2016-05-31T09:43:00Z">
        <w:r w:rsidR="002B0544">
          <w:rPr>
            <w:rFonts w:ascii="Times New Roman" w:hAnsi="Times New Roman" w:cs="Times New Roman"/>
            <w:sz w:val="24"/>
            <w:lang w:val="en-US"/>
          </w:rPr>
          <w:t>the number of intact fruits in</w:t>
        </w:r>
      </w:ins>
      <w:ins w:id="664" w:author="ehrlen" w:date="2016-05-31T09:44:00Z">
        <w:r w:rsidR="002B0544">
          <w:rPr>
            <w:rFonts w:ascii="Times New Roman" w:hAnsi="Times New Roman" w:cs="Times New Roman"/>
            <w:sz w:val="24"/>
            <w:lang w:val="en-US"/>
          </w:rPr>
          <w:t xml:space="preserve"> the plant</w:t>
        </w:r>
      </w:ins>
      <w:ins w:id="665" w:author="Alicia" w:date="2016-05-19T15:08:00Z">
        <w:r>
          <w:rPr>
            <w:rFonts w:ascii="Times New Roman" w:hAnsi="Times New Roman" w:cs="Times New Roman"/>
            <w:sz w:val="24"/>
            <w:lang w:val="en-US"/>
          </w:rPr>
          <w:t xml:space="preserve"> </w:t>
        </w:r>
        <w:r>
          <w:rPr>
            <w:rFonts w:ascii="Times New Roman" w:hAnsi="Times New Roman" w:cs="Times New Roman"/>
            <w:i/>
            <w:sz w:val="24"/>
            <w:lang w:val="en-US"/>
          </w:rPr>
          <w:t xml:space="preserve">G. </w:t>
        </w:r>
        <w:proofErr w:type="spellStart"/>
        <w:r>
          <w:rPr>
            <w:rFonts w:ascii="Times New Roman" w:hAnsi="Times New Roman" w:cs="Times New Roman"/>
            <w:i/>
            <w:sz w:val="24"/>
            <w:lang w:val="en-US"/>
          </w:rPr>
          <w:t>pneumonanthe</w:t>
        </w:r>
        <w:proofErr w:type="spellEnd"/>
        <w:del w:id="666" w:author="ehrlen" w:date="2016-05-31T09:43:00Z">
          <w:r w:rsidDel="002B0544">
            <w:rPr>
              <w:rFonts w:ascii="Times New Roman" w:hAnsi="Times New Roman" w:cs="Times New Roman"/>
              <w:sz w:val="24"/>
              <w:lang w:val="en-US"/>
            </w:rPr>
            <w:delText xml:space="preserve"> (N int fr = number of intact fruits)</w:delText>
          </w:r>
        </w:del>
      </w:ins>
      <w:ins w:id="667" w:author="ehrlen" w:date="2016-05-31T09:41:00Z">
        <w:r w:rsidR="001F1E60">
          <w:rPr>
            <w:rFonts w:ascii="Times New Roman" w:hAnsi="Times New Roman" w:cs="Times New Roman"/>
            <w:sz w:val="24"/>
            <w:lang w:val="en-US"/>
          </w:rPr>
          <w:t>. Estimates are</w:t>
        </w:r>
      </w:ins>
      <w:ins w:id="668" w:author="Alicia" w:date="2016-05-19T15:08:00Z">
        <w:del w:id="669" w:author="ehrlen" w:date="2016-05-31T09:41:00Z">
          <w:r w:rsidDel="001F1E60">
            <w:rPr>
              <w:rFonts w:ascii="Times New Roman" w:hAnsi="Times New Roman" w:cs="Times New Roman"/>
              <w:sz w:val="24"/>
              <w:lang w:val="en-US"/>
            </w:rPr>
            <w:delText xml:space="preserve"> resulting from fitting the</w:delText>
          </w:r>
        </w:del>
      </w:ins>
      <w:ins w:id="670" w:author="ehrlen" w:date="2016-05-31T09:41:00Z">
        <w:r w:rsidR="001F1E60">
          <w:rPr>
            <w:rFonts w:ascii="Times New Roman" w:hAnsi="Times New Roman" w:cs="Times New Roman"/>
            <w:sz w:val="24"/>
            <w:lang w:val="en-US"/>
          </w:rPr>
          <w:t xml:space="preserve"> from</w:t>
        </w:r>
      </w:ins>
      <w:ins w:id="671" w:author="Alicia" w:date="2016-05-19T15:08:00Z">
        <w:r>
          <w:rPr>
            <w:rFonts w:ascii="Times New Roman" w:hAnsi="Times New Roman" w:cs="Times New Roman"/>
            <w:sz w:val="24"/>
            <w:lang w:val="en-US"/>
          </w:rPr>
          <w:t xml:space="preserve"> saturated model</w:t>
        </w:r>
      </w:ins>
      <w:ins w:id="672" w:author="ehrlen" w:date="2016-05-31T09:42:00Z">
        <w:r w:rsidR="001F1E60">
          <w:rPr>
            <w:rFonts w:ascii="Times New Roman" w:hAnsi="Times New Roman" w:cs="Times New Roman"/>
            <w:sz w:val="24"/>
            <w:lang w:val="en-US"/>
          </w:rPr>
          <w:t>s fitted</w:t>
        </w:r>
      </w:ins>
      <w:ins w:id="673" w:author="Alicia" w:date="2016-05-19T15:08:00Z">
        <w:r>
          <w:rPr>
            <w:rFonts w:ascii="Times New Roman" w:hAnsi="Times New Roman" w:cs="Times New Roman"/>
            <w:sz w:val="24"/>
            <w:lang w:val="en-US"/>
          </w:rPr>
          <w:t xml:space="preserve"> to each population </w:t>
        </w:r>
        <w:del w:id="674" w:author="ehrlen" w:date="2016-05-31T09:42:00Z">
          <w:r w:rsidDel="001F1E60">
            <w:rPr>
              <w:rFonts w:ascii="Times New Roman" w:hAnsi="Times New Roman" w:cs="Times New Roman"/>
              <w:sz w:val="24"/>
              <w:lang w:val="en-US"/>
            </w:rPr>
            <w:delText>and</w:delText>
          </w:r>
        </w:del>
      </w:ins>
      <w:ins w:id="675" w:author="ehrlen" w:date="2016-05-31T09:42:00Z">
        <w:r w:rsidR="001F1E60">
          <w:rPr>
            <w:rFonts w:ascii="Times New Roman" w:hAnsi="Times New Roman" w:cs="Times New Roman"/>
            <w:sz w:val="24"/>
            <w:lang w:val="en-US"/>
          </w:rPr>
          <w:t>in each</w:t>
        </w:r>
      </w:ins>
      <w:ins w:id="676" w:author="Alicia" w:date="2016-05-19T15:08:00Z">
        <w:r>
          <w:rPr>
            <w:rFonts w:ascii="Times New Roman" w:hAnsi="Times New Roman" w:cs="Times New Roman"/>
            <w:sz w:val="24"/>
            <w:lang w:val="en-US"/>
          </w:rPr>
          <w:t xml:space="preserve"> year. </w:t>
        </w:r>
      </w:ins>
      <w:proofErr w:type="spellStart"/>
      <w:ins w:id="677" w:author="ehrlen" w:date="2016-05-31T09:42:00Z">
        <w:r w:rsidR="002B0544">
          <w:rPr>
            <w:rFonts w:ascii="Times New Roman" w:hAnsi="Times New Roman" w:cs="Times New Roman"/>
            <w:sz w:val="24"/>
            <w:lang w:val="en-US"/>
          </w:rPr>
          <w:t>Phen</w:t>
        </w:r>
        <w:proofErr w:type="spellEnd"/>
        <w:r w:rsidR="002B0544">
          <w:rPr>
            <w:rFonts w:ascii="Times New Roman" w:hAnsi="Times New Roman" w:cs="Times New Roman"/>
            <w:sz w:val="24"/>
            <w:lang w:val="en-US"/>
          </w:rPr>
          <w:t xml:space="preserve"> = flowering phenology, Shoot h = shoot height</w:t>
        </w:r>
      </w:ins>
      <w:ins w:id="678" w:author="ehrlen" w:date="2016-05-31T09:44:00Z">
        <w:r w:rsidR="002B0544">
          <w:rPr>
            <w:rFonts w:ascii="Times New Roman" w:hAnsi="Times New Roman" w:cs="Times New Roman"/>
            <w:sz w:val="24"/>
            <w:lang w:val="en-US"/>
          </w:rPr>
          <w:t>,</w:t>
        </w:r>
      </w:ins>
      <w:ins w:id="679" w:author="ehrlen" w:date="2016-05-31T09:42:00Z">
        <w:r w:rsidR="002B0544">
          <w:rPr>
            <w:rFonts w:ascii="Times New Roman" w:hAnsi="Times New Roman" w:cs="Times New Roman"/>
            <w:sz w:val="24"/>
            <w:lang w:val="en-US"/>
          </w:rPr>
          <w:t xml:space="preserve"> N </w:t>
        </w:r>
        <w:proofErr w:type="spellStart"/>
        <w:r w:rsidR="002B0544">
          <w:rPr>
            <w:rFonts w:ascii="Times New Roman" w:hAnsi="Times New Roman" w:cs="Times New Roman"/>
            <w:sz w:val="24"/>
            <w:lang w:val="en-US"/>
          </w:rPr>
          <w:t>fl</w:t>
        </w:r>
        <w:proofErr w:type="spellEnd"/>
        <w:r w:rsidR="002B0544">
          <w:rPr>
            <w:rFonts w:ascii="Times New Roman" w:hAnsi="Times New Roman" w:cs="Times New Roman"/>
            <w:sz w:val="24"/>
            <w:lang w:val="en-US"/>
          </w:rPr>
          <w:t xml:space="preserve"> = number of flowers</w:t>
        </w:r>
      </w:ins>
      <w:ins w:id="680" w:author="ehrlen" w:date="2016-05-31T09:45:00Z">
        <w:r w:rsidR="002B0544">
          <w:rPr>
            <w:rFonts w:ascii="Times New Roman" w:hAnsi="Times New Roman" w:cs="Times New Roman"/>
            <w:sz w:val="24"/>
            <w:lang w:val="en-US"/>
          </w:rPr>
          <w:t xml:space="preserve">, </w:t>
        </w:r>
      </w:ins>
      <w:ins w:id="681" w:author="ehrlen" w:date="2016-05-31T09:42:00Z">
        <w:r w:rsidR="002B0544">
          <w:rPr>
            <w:rFonts w:ascii="Times New Roman" w:hAnsi="Times New Roman" w:cs="Times New Roman"/>
            <w:sz w:val="24"/>
            <w:lang w:val="en-US"/>
          </w:rPr>
          <w:t>N eggs= number of eggs</w:t>
        </w:r>
      </w:ins>
      <w:ins w:id="682" w:author="ehrlen" w:date="2016-05-31T09:45:00Z">
        <w:r w:rsidR="002B0544">
          <w:rPr>
            <w:rFonts w:ascii="Times New Roman" w:hAnsi="Times New Roman" w:cs="Times New Roman"/>
            <w:sz w:val="24"/>
            <w:lang w:val="en-US"/>
          </w:rPr>
          <w:t xml:space="preserve"> and </w:t>
        </w:r>
      </w:ins>
      <w:ins w:id="683" w:author="ehrlen" w:date="2016-05-31T09:42:00Z">
        <w:r w:rsidR="002B0544">
          <w:rPr>
            <w:rFonts w:ascii="Times New Roman" w:hAnsi="Times New Roman" w:cs="Times New Roman"/>
            <w:sz w:val="24"/>
            <w:lang w:val="en-US"/>
          </w:rPr>
          <w:t xml:space="preserve">N </w:t>
        </w:r>
        <w:proofErr w:type="spellStart"/>
        <w:r w:rsidR="002B0544">
          <w:rPr>
            <w:rFonts w:ascii="Times New Roman" w:hAnsi="Times New Roman" w:cs="Times New Roman"/>
            <w:sz w:val="24"/>
            <w:lang w:val="en-US"/>
          </w:rPr>
          <w:t>int</w:t>
        </w:r>
        <w:proofErr w:type="spellEnd"/>
        <w:r w:rsidR="002B0544">
          <w:rPr>
            <w:rFonts w:ascii="Times New Roman" w:hAnsi="Times New Roman" w:cs="Times New Roman"/>
            <w:sz w:val="24"/>
            <w:lang w:val="en-US"/>
          </w:rPr>
          <w:t xml:space="preserve"> </w:t>
        </w:r>
        <w:proofErr w:type="spellStart"/>
        <w:proofErr w:type="gramStart"/>
        <w:r w:rsidR="002B0544">
          <w:rPr>
            <w:rFonts w:ascii="Times New Roman" w:hAnsi="Times New Roman" w:cs="Times New Roman"/>
            <w:sz w:val="24"/>
            <w:lang w:val="en-US"/>
          </w:rPr>
          <w:t>fr</w:t>
        </w:r>
        <w:proofErr w:type="spellEnd"/>
        <w:proofErr w:type="gramEnd"/>
        <w:r w:rsidR="002B0544">
          <w:rPr>
            <w:rFonts w:ascii="Times New Roman" w:hAnsi="Times New Roman" w:cs="Times New Roman"/>
            <w:sz w:val="24"/>
            <w:lang w:val="en-US"/>
          </w:rPr>
          <w:t xml:space="preserve"> = number of intact fruits. </w:t>
        </w:r>
      </w:ins>
      <w:ins w:id="684" w:author="Alicia" w:date="2016-05-19T15:08:00Z">
        <w:r>
          <w:rPr>
            <w:rFonts w:ascii="Times New Roman" w:hAnsi="Times New Roman" w:cs="Times New Roman"/>
            <w:sz w:val="24"/>
            <w:szCs w:val="24"/>
            <w:lang w:val="en-US"/>
          </w:rPr>
          <w:t>Significant coefficients (bootstrap-corrected p &lt; 0.05) are depicted in bold, and marginally significant coefficients (</w:t>
        </w:r>
        <w:del w:id="685" w:author="ehrlen" w:date="2016-05-31T09:45:00Z">
          <w:r w:rsidDel="002B0544">
            <w:rPr>
              <w:rFonts w:ascii="Times New Roman" w:hAnsi="Times New Roman" w:cs="Times New Roman"/>
              <w:sz w:val="24"/>
              <w:szCs w:val="24"/>
              <w:lang w:val="en-US"/>
            </w:rPr>
            <w:delText xml:space="preserve">bootstrap-corrected </w:delText>
          </w:r>
        </w:del>
        <w:r>
          <w:rPr>
            <w:rFonts w:ascii="Times New Roman" w:hAnsi="Times New Roman" w:cs="Times New Roman"/>
            <w:sz w:val="24"/>
            <w:szCs w:val="24"/>
            <w:lang w:val="en-US"/>
          </w:rPr>
          <w:t xml:space="preserve">p &lt; 0.1) </w:t>
        </w:r>
        <w:del w:id="686" w:author="ehrlen" w:date="2016-05-31T09:45:00Z">
          <w:r w:rsidDel="002B0544">
            <w:rPr>
              <w:rFonts w:ascii="Times New Roman" w:hAnsi="Times New Roman" w:cs="Times New Roman"/>
              <w:sz w:val="24"/>
              <w:szCs w:val="24"/>
              <w:lang w:val="en-US"/>
            </w:rPr>
            <w:delText xml:space="preserve">are depicted </w:delText>
          </w:r>
        </w:del>
        <w:r>
          <w:rPr>
            <w:rFonts w:ascii="Times New Roman" w:hAnsi="Times New Roman" w:cs="Times New Roman"/>
            <w:sz w:val="24"/>
            <w:szCs w:val="24"/>
            <w:lang w:val="en-US"/>
          </w:rPr>
          <w:t>in italics.</w:t>
        </w:r>
      </w:ins>
    </w:p>
    <w:p w14:paraId="52A882B2" w14:textId="0749E542" w:rsidR="00E024EC" w:rsidDel="00720E28" w:rsidRDefault="00E024EC" w:rsidP="0082334D">
      <w:pPr>
        <w:spacing w:line="480" w:lineRule="auto"/>
        <w:rPr>
          <w:del w:id="687" w:author="Alicia" w:date="2016-05-19T15:08:00Z"/>
          <w:rFonts w:ascii="Times New Roman" w:hAnsi="Times New Roman" w:cs="Times New Roman"/>
          <w:sz w:val="24"/>
          <w:szCs w:val="24"/>
          <w:lang w:val="en-US"/>
        </w:rPr>
      </w:pPr>
    </w:p>
    <w:tbl>
      <w:tblPr>
        <w:tblW w:w="13894" w:type="dxa"/>
        <w:tblInd w:w="55" w:type="dxa"/>
        <w:tblCellMar>
          <w:left w:w="70" w:type="dxa"/>
          <w:right w:w="70" w:type="dxa"/>
        </w:tblCellMar>
        <w:tblLook w:val="04A0" w:firstRow="1" w:lastRow="0" w:firstColumn="1" w:lastColumn="0" w:noHBand="0" w:noVBand="1"/>
      </w:tblPr>
      <w:tblGrid>
        <w:gridCol w:w="1204"/>
        <w:gridCol w:w="690"/>
        <w:gridCol w:w="1200"/>
        <w:gridCol w:w="1200"/>
        <w:gridCol w:w="1200"/>
        <w:gridCol w:w="1200"/>
        <w:gridCol w:w="1200"/>
        <w:gridCol w:w="1200"/>
        <w:gridCol w:w="1200"/>
        <w:gridCol w:w="1200"/>
        <w:gridCol w:w="1200"/>
        <w:gridCol w:w="1200"/>
      </w:tblGrid>
      <w:tr w:rsidR="00720E28" w:rsidRPr="00720E28" w14:paraId="1BEF1452" w14:textId="77777777" w:rsidTr="006223D7">
        <w:trPr>
          <w:trHeight w:val="315"/>
        </w:trPr>
        <w:tc>
          <w:tcPr>
            <w:tcW w:w="1204" w:type="dxa"/>
            <w:vMerge w:val="restart"/>
            <w:tcBorders>
              <w:top w:val="single" w:sz="12" w:space="0" w:color="auto"/>
              <w:left w:val="nil"/>
              <w:bottom w:val="single" w:sz="12" w:space="0" w:color="000000"/>
              <w:right w:val="nil"/>
            </w:tcBorders>
            <w:shd w:val="clear" w:color="auto" w:fill="auto"/>
            <w:noWrap/>
            <w:vAlign w:val="center"/>
            <w:hideMark/>
          </w:tcPr>
          <w:p w14:paraId="7BAD181E"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proofErr w:type="spellStart"/>
            <w:r w:rsidRPr="006223D7">
              <w:rPr>
                <w:rFonts w:ascii="Times New Roman" w:eastAsia="Times New Roman" w:hAnsi="Times New Roman" w:cs="Times New Roman"/>
                <w:color w:val="000000"/>
                <w:lang w:eastAsia="es-ES"/>
              </w:rPr>
              <w:t>Population</w:t>
            </w:r>
            <w:proofErr w:type="spellEnd"/>
          </w:p>
        </w:tc>
        <w:tc>
          <w:tcPr>
            <w:tcW w:w="690" w:type="dxa"/>
            <w:vMerge w:val="restart"/>
            <w:tcBorders>
              <w:top w:val="single" w:sz="12" w:space="0" w:color="auto"/>
              <w:left w:val="nil"/>
              <w:bottom w:val="single" w:sz="12" w:space="0" w:color="000000"/>
              <w:right w:val="nil"/>
            </w:tcBorders>
            <w:shd w:val="clear" w:color="auto" w:fill="auto"/>
            <w:noWrap/>
            <w:vAlign w:val="center"/>
            <w:hideMark/>
          </w:tcPr>
          <w:p w14:paraId="3A83372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proofErr w:type="spellStart"/>
            <w:r w:rsidRPr="006223D7">
              <w:rPr>
                <w:rFonts w:ascii="Times New Roman" w:eastAsia="Times New Roman" w:hAnsi="Times New Roman" w:cs="Times New Roman"/>
                <w:color w:val="000000"/>
                <w:lang w:eastAsia="es-ES"/>
              </w:rPr>
              <w:t>Year</w:t>
            </w:r>
            <w:proofErr w:type="spellEnd"/>
          </w:p>
        </w:tc>
        <w:tc>
          <w:tcPr>
            <w:tcW w:w="1200" w:type="dxa"/>
            <w:tcBorders>
              <w:top w:val="single" w:sz="12" w:space="0" w:color="auto"/>
              <w:left w:val="nil"/>
              <w:bottom w:val="nil"/>
              <w:right w:val="nil"/>
            </w:tcBorders>
            <w:shd w:val="clear" w:color="auto" w:fill="auto"/>
            <w:vAlign w:val="center"/>
            <w:hideMark/>
          </w:tcPr>
          <w:p w14:paraId="56E89D87"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Phen</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34F01843"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fl</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79DFA278"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Shoot</w:t>
            </w:r>
            <w:proofErr w:type="spellEnd"/>
            <w:r w:rsidRPr="006223D7">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1368D786"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1F1E60">
              <w:rPr>
                <w:rFonts w:ascii="Times" w:eastAsia="Times New Roman" w:hAnsi="Times" w:cs="Times New Roman"/>
                <w:color w:val="000000"/>
                <w:lang w:val="en-US" w:eastAsia="es-ES"/>
                <w:rPrChange w:id="688" w:author="ehrlen" w:date="2016-05-31T09:41:00Z">
                  <w:rPr>
                    <w:rFonts w:ascii="Times" w:eastAsia="Times New Roman" w:hAnsi="Times" w:cs="Times New Roman"/>
                    <w:color w:val="000000"/>
                    <w:lang w:val="sv-SE" w:eastAsia="es-ES"/>
                  </w:rPr>
                </w:rPrChange>
              </w:rPr>
              <w:t>N eggs →</w:t>
            </w:r>
          </w:p>
        </w:tc>
        <w:tc>
          <w:tcPr>
            <w:tcW w:w="1200" w:type="dxa"/>
            <w:tcBorders>
              <w:top w:val="single" w:sz="12" w:space="0" w:color="auto"/>
              <w:left w:val="nil"/>
              <w:bottom w:val="nil"/>
              <w:right w:val="nil"/>
            </w:tcBorders>
            <w:shd w:val="clear" w:color="auto" w:fill="auto"/>
            <w:noWrap/>
            <w:vAlign w:val="center"/>
            <w:hideMark/>
          </w:tcPr>
          <w:p w14:paraId="3820E1CF"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val="en-US" w:eastAsia="es-ES"/>
              </w:rPr>
              <w:t>Shoot h →</w:t>
            </w:r>
          </w:p>
        </w:tc>
        <w:tc>
          <w:tcPr>
            <w:tcW w:w="1200" w:type="dxa"/>
            <w:tcBorders>
              <w:top w:val="single" w:sz="12" w:space="0" w:color="auto"/>
              <w:left w:val="nil"/>
              <w:bottom w:val="nil"/>
              <w:right w:val="nil"/>
            </w:tcBorders>
            <w:shd w:val="clear" w:color="auto" w:fill="auto"/>
            <w:noWrap/>
            <w:vAlign w:val="center"/>
            <w:hideMark/>
          </w:tcPr>
          <w:p w14:paraId="60838987"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Phen</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313FFD40"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fl</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EE347BA"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Phen</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043B5B6"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fl</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09EECCB"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Phen</w:t>
            </w:r>
            <w:proofErr w:type="spellEnd"/>
            <w:r w:rsidRPr="006223D7">
              <w:rPr>
                <w:rFonts w:ascii="Times" w:eastAsia="Times New Roman" w:hAnsi="Times" w:cs="Times New Roman"/>
                <w:color w:val="000000"/>
                <w:lang w:eastAsia="es-ES"/>
              </w:rPr>
              <w:t xml:space="preserve"> ↔</w:t>
            </w:r>
          </w:p>
        </w:tc>
      </w:tr>
      <w:tr w:rsidR="00720E28" w:rsidRPr="00720E28" w14:paraId="38220B48" w14:textId="77777777" w:rsidTr="006223D7">
        <w:trPr>
          <w:trHeight w:val="315"/>
        </w:trPr>
        <w:tc>
          <w:tcPr>
            <w:tcW w:w="1204" w:type="dxa"/>
            <w:vMerge/>
            <w:tcBorders>
              <w:top w:val="single" w:sz="12" w:space="0" w:color="auto"/>
              <w:left w:val="nil"/>
              <w:bottom w:val="single" w:sz="12" w:space="0" w:color="000000"/>
              <w:right w:val="nil"/>
            </w:tcBorders>
            <w:vAlign w:val="center"/>
            <w:hideMark/>
          </w:tcPr>
          <w:p w14:paraId="3DEB48E8"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vMerge/>
            <w:tcBorders>
              <w:top w:val="single" w:sz="12" w:space="0" w:color="auto"/>
              <w:left w:val="nil"/>
              <w:bottom w:val="single" w:sz="12" w:space="0" w:color="000000"/>
              <w:right w:val="nil"/>
            </w:tcBorders>
            <w:vAlign w:val="center"/>
            <w:hideMark/>
          </w:tcPr>
          <w:p w14:paraId="0658D23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1884301D"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2236969D"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233CC2DA"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6D0BF96A"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val="sv-SE" w:eastAsia="es-ES"/>
              </w:rPr>
              <w:t>N int fr</w:t>
            </w:r>
          </w:p>
        </w:tc>
        <w:tc>
          <w:tcPr>
            <w:tcW w:w="1200" w:type="dxa"/>
            <w:tcBorders>
              <w:top w:val="nil"/>
              <w:left w:val="nil"/>
              <w:bottom w:val="single" w:sz="12" w:space="0" w:color="auto"/>
              <w:right w:val="nil"/>
            </w:tcBorders>
            <w:shd w:val="clear" w:color="auto" w:fill="auto"/>
            <w:noWrap/>
            <w:vAlign w:val="center"/>
            <w:hideMark/>
          </w:tcPr>
          <w:p w14:paraId="7F6C37A3"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val="en-US" w:eastAsia="es-ES"/>
              </w:rPr>
              <w:t xml:space="preserve">N </w:t>
            </w:r>
            <w:proofErr w:type="spellStart"/>
            <w:r w:rsidRPr="006223D7">
              <w:rPr>
                <w:rFonts w:ascii="Times" w:eastAsia="Times New Roman" w:hAnsi="Times" w:cs="Times New Roman"/>
                <w:color w:val="000000"/>
                <w:lang w:val="en-US" w:eastAsia="es-ES"/>
              </w:rPr>
              <w:t>int</w:t>
            </w:r>
            <w:proofErr w:type="spellEnd"/>
            <w:r w:rsidRPr="006223D7">
              <w:rPr>
                <w:rFonts w:ascii="Times" w:eastAsia="Times New Roman" w:hAnsi="Times" w:cs="Times New Roman"/>
                <w:color w:val="000000"/>
                <w:lang w:val="en-US" w:eastAsia="es-ES"/>
              </w:rPr>
              <w:t xml:space="preserve"> </w:t>
            </w:r>
            <w:proofErr w:type="spellStart"/>
            <w:r w:rsidRPr="006223D7">
              <w:rPr>
                <w:rFonts w:ascii="Times" w:eastAsia="Times New Roman" w:hAnsi="Times" w:cs="Times New Roman"/>
                <w:color w:val="000000"/>
                <w:lang w:val="en-US"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759F6A36"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int</w:t>
            </w:r>
            <w:proofErr w:type="spellEnd"/>
            <w:r w:rsidRPr="006223D7">
              <w:rPr>
                <w:rFonts w:ascii="Times" w:eastAsia="Times New Roman" w:hAnsi="Times" w:cs="Times New Roman"/>
                <w:color w:val="000000"/>
                <w:lang w:eastAsia="es-ES"/>
              </w:rPr>
              <w:t xml:space="preserve"> </w:t>
            </w:r>
            <w:proofErr w:type="spellStart"/>
            <w:r w:rsidRPr="006223D7">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7FBA9F83"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int</w:t>
            </w:r>
            <w:proofErr w:type="spellEnd"/>
            <w:r w:rsidRPr="006223D7">
              <w:rPr>
                <w:rFonts w:ascii="Times" w:eastAsia="Times New Roman" w:hAnsi="Times" w:cs="Times New Roman"/>
                <w:color w:val="000000"/>
                <w:lang w:eastAsia="es-ES"/>
              </w:rPr>
              <w:t xml:space="preserve"> </w:t>
            </w:r>
            <w:proofErr w:type="spellStart"/>
            <w:r w:rsidRPr="006223D7">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vAlign w:val="center"/>
            <w:hideMark/>
          </w:tcPr>
          <w:p w14:paraId="35865535"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Shoot</w:t>
            </w:r>
            <w:proofErr w:type="spellEnd"/>
            <w:r w:rsidRPr="006223D7">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7D7FAC64"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Shoot</w:t>
            </w:r>
            <w:proofErr w:type="spellEnd"/>
            <w:r w:rsidRPr="006223D7">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260565E0"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fl</w:t>
            </w:r>
            <w:proofErr w:type="spellEnd"/>
          </w:p>
        </w:tc>
      </w:tr>
      <w:tr w:rsidR="00720E28" w:rsidRPr="00720E28" w14:paraId="2708148D" w14:textId="77777777" w:rsidTr="006223D7">
        <w:trPr>
          <w:trHeight w:val="315"/>
        </w:trPr>
        <w:tc>
          <w:tcPr>
            <w:tcW w:w="1204" w:type="dxa"/>
            <w:vMerge w:val="restart"/>
            <w:tcBorders>
              <w:top w:val="nil"/>
              <w:left w:val="nil"/>
              <w:bottom w:val="single" w:sz="12" w:space="0" w:color="000000"/>
              <w:right w:val="nil"/>
            </w:tcBorders>
            <w:shd w:val="clear" w:color="auto" w:fill="auto"/>
            <w:noWrap/>
            <w:vAlign w:val="center"/>
            <w:hideMark/>
          </w:tcPr>
          <w:p w14:paraId="0D1798E2"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A</w:t>
            </w:r>
          </w:p>
        </w:tc>
        <w:tc>
          <w:tcPr>
            <w:tcW w:w="690" w:type="dxa"/>
            <w:tcBorders>
              <w:top w:val="nil"/>
              <w:left w:val="nil"/>
              <w:bottom w:val="nil"/>
              <w:right w:val="nil"/>
            </w:tcBorders>
            <w:shd w:val="clear" w:color="auto" w:fill="auto"/>
            <w:noWrap/>
            <w:vAlign w:val="center"/>
            <w:hideMark/>
          </w:tcPr>
          <w:p w14:paraId="5D50D3C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0D8F2DA" w14:textId="5411679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noWrap/>
            <w:vAlign w:val="center"/>
            <w:hideMark/>
          </w:tcPr>
          <w:p w14:paraId="1DE95736" w14:textId="705CDE01" w:rsidR="006223D7" w:rsidRPr="006223D7" w:rsidRDefault="006223D7" w:rsidP="006223D7">
            <w:pPr>
              <w:spacing w:after="0" w:line="240" w:lineRule="auto"/>
              <w:jc w:val="center"/>
              <w:rPr>
                <w:rFonts w:ascii="Times" w:eastAsia="Times New Roman" w:hAnsi="Times" w:cs="Times New Roman"/>
                <w:i/>
                <w:iCs/>
                <w:color w:val="000000"/>
                <w:lang w:eastAsia="es-ES"/>
              </w:rPr>
            </w:pPr>
            <w:r w:rsidRPr="006223D7">
              <w:rPr>
                <w:rFonts w:ascii="Times" w:eastAsia="Times New Roman" w:hAnsi="Times" w:cs="Times New Roman"/>
                <w:i/>
                <w:iCs/>
                <w:color w:val="000000"/>
                <w:lang w:eastAsia="es-ES"/>
              </w:rPr>
              <w:t>0</w:t>
            </w:r>
            <w:r>
              <w:rPr>
                <w:rFonts w:ascii="Times" w:eastAsia="Times New Roman" w:hAnsi="Times" w:cs="Times New Roman"/>
                <w:i/>
                <w:iCs/>
                <w:color w:val="000000"/>
                <w:lang w:eastAsia="es-ES"/>
              </w:rPr>
              <w:t>.</w:t>
            </w:r>
            <w:r w:rsidRPr="006223D7">
              <w:rPr>
                <w:rFonts w:ascii="Times" w:eastAsia="Times New Roman" w:hAnsi="Times" w:cs="Times New Roman"/>
                <w:i/>
                <w:iCs/>
                <w:color w:val="000000"/>
                <w:lang w:eastAsia="es-ES"/>
              </w:rPr>
              <w:t>18</w:t>
            </w:r>
          </w:p>
        </w:tc>
        <w:tc>
          <w:tcPr>
            <w:tcW w:w="1200" w:type="dxa"/>
            <w:tcBorders>
              <w:top w:val="nil"/>
              <w:left w:val="nil"/>
              <w:bottom w:val="nil"/>
              <w:right w:val="nil"/>
            </w:tcBorders>
            <w:shd w:val="clear" w:color="auto" w:fill="auto"/>
            <w:noWrap/>
            <w:vAlign w:val="center"/>
            <w:hideMark/>
          </w:tcPr>
          <w:p w14:paraId="1BC36712" w14:textId="4B07C35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3255E236" w14:textId="527BC22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23D40A72" w14:textId="0F654E13"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18A18AED" w14:textId="547DD45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085B5738" w14:textId="164F6298"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67</w:t>
            </w:r>
          </w:p>
        </w:tc>
        <w:tc>
          <w:tcPr>
            <w:tcW w:w="1200" w:type="dxa"/>
            <w:tcBorders>
              <w:top w:val="nil"/>
              <w:left w:val="nil"/>
              <w:bottom w:val="nil"/>
              <w:right w:val="nil"/>
            </w:tcBorders>
            <w:shd w:val="clear" w:color="auto" w:fill="auto"/>
            <w:noWrap/>
            <w:vAlign w:val="center"/>
            <w:hideMark/>
          </w:tcPr>
          <w:p w14:paraId="332DA226" w14:textId="7BB4A13A"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78B260BC" w14:textId="41FCE70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63</w:t>
            </w:r>
          </w:p>
        </w:tc>
        <w:tc>
          <w:tcPr>
            <w:tcW w:w="1200" w:type="dxa"/>
            <w:tcBorders>
              <w:top w:val="nil"/>
              <w:left w:val="nil"/>
              <w:bottom w:val="nil"/>
              <w:right w:val="nil"/>
            </w:tcBorders>
            <w:shd w:val="clear" w:color="auto" w:fill="auto"/>
            <w:noWrap/>
            <w:vAlign w:val="center"/>
            <w:hideMark/>
          </w:tcPr>
          <w:p w14:paraId="6E35F515" w14:textId="0E3527BD"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33</w:t>
            </w:r>
          </w:p>
        </w:tc>
      </w:tr>
      <w:tr w:rsidR="00720E28" w:rsidRPr="00720E28" w14:paraId="07B7BB02" w14:textId="77777777" w:rsidTr="00720E28">
        <w:trPr>
          <w:trHeight w:val="315"/>
        </w:trPr>
        <w:tc>
          <w:tcPr>
            <w:tcW w:w="1204" w:type="dxa"/>
            <w:vMerge/>
            <w:tcBorders>
              <w:top w:val="nil"/>
              <w:left w:val="nil"/>
              <w:bottom w:val="single" w:sz="4" w:space="0" w:color="auto"/>
              <w:right w:val="nil"/>
            </w:tcBorders>
            <w:vAlign w:val="center"/>
            <w:hideMark/>
          </w:tcPr>
          <w:p w14:paraId="7C092AAE"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06B73DA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3EC55E2D" w14:textId="0CA091B2"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31</w:t>
            </w:r>
          </w:p>
        </w:tc>
        <w:tc>
          <w:tcPr>
            <w:tcW w:w="1200" w:type="dxa"/>
            <w:tcBorders>
              <w:top w:val="nil"/>
              <w:left w:val="nil"/>
              <w:bottom w:val="single" w:sz="8" w:space="0" w:color="auto"/>
              <w:right w:val="nil"/>
            </w:tcBorders>
            <w:shd w:val="clear" w:color="auto" w:fill="auto"/>
            <w:noWrap/>
            <w:vAlign w:val="center"/>
            <w:hideMark/>
          </w:tcPr>
          <w:p w14:paraId="34BABFC3" w14:textId="73E7597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7B5B6664" w14:textId="20CC1E19"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7C740043" w14:textId="386AF55A"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093B06CD" w14:textId="6791B420"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37</w:t>
            </w:r>
          </w:p>
        </w:tc>
        <w:tc>
          <w:tcPr>
            <w:tcW w:w="1200" w:type="dxa"/>
            <w:tcBorders>
              <w:top w:val="nil"/>
              <w:left w:val="nil"/>
              <w:bottom w:val="single" w:sz="8" w:space="0" w:color="auto"/>
              <w:right w:val="nil"/>
            </w:tcBorders>
            <w:shd w:val="clear" w:color="auto" w:fill="auto"/>
            <w:noWrap/>
            <w:vAlign w:val="center"/>
            <w:hideMark/>
          </w:tcPr>
          <w:p w14:paraId="38808EB6" w14:textId="40161778"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36EFA459" w14:textId="5258E2F6"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91</w:t>
            </w:r>
          </w:p>
        </w:tc>
        <w:tc>
          <w:tcPr>
            <w:tcW w:w="1200" w:type="dxa"/>
            <w:tcBorders>
              <w:top w:val="nil"/>
              <w:left w:val="nil"/>
              <w:bottom w:val="single" w:sz="8" w:space="0" w:color="auto"/>
              <w:right w:val="nil"/>
            </w:tcBorders>
            <w:shd w:val="clear" w:color="auto" w:fill="auto"/>
            <w:noWrap/>
            <w:vAlign w:val="center"/>
            <w:hideMark/>
          </w:tcPr>
          <w:p w14:paraId="2280C812" w14:textId="42AF676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418816EE" w14:textId="4921670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71</w:t>
            </w:r>
          </w:p>
        </w:tc>
        <w:tc>
          <w:tcPr>
            <w:tcW w:w="1200" w:type="dxa"/>
            <w:tcBorders>
              <w:top w:val="nil"/>
              <w:left w:val="nil"/>
              <w:bottom w:val="single" w:sz="8" w:space="0" w:color="auto"/>
              <w:right w:val="nil"/>
            </w:tcBorders>
            <w:shd w:val="clear" w:color="auto" w:fill="auto"/>
            <w:noWrap/>
            <w:vAlign w:val="center"/>
            <w:hideMark/>
          </w:tcPr>
          <w:p w14:paraId="1CE491BD" w14:textId="5E9ECEE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61</w:t>
            </w:r>
          </w:p>
        </w:tc>
      </w:tr>
      <w:tr w:rsidR="00720E28" w:rsidRPr="00720E28" w14:paraId="40837286"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2E8DE9CF"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B</w:t>
            </w:r>
          </w:p>
        </w:tc>
        <w:tc>
          <w:tcPr>
            <w:tcW w:w="690" w:type="dxa"/>
            <w:tcBorders>
              <w:top w:val="nil"/>
              <w:left w:val="nil"/>
              <w:bottom w:val="nil"/>
              <w:right w:val="nil"/>
            </w:tcBorders>
            <w:shd w:val="clear" w:color="auto" w:fill="auto"/>
            <w:noWrap/>
            <w:vAlign w:val="center"/>
            <w:hideMark/>
          </w:tcPr>
          <w:p w14:paraId="154F78E0"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4DCF894" w14:textId="38AE46AE"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4C38F904" w14:textId="21D8AAE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40B5F195" w14:textId="110925F4"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20</w:t>
            </w:r>
          </w:p>
        </w:tc>
        <w:tc>
          <w:tcPr>
            <w:tcW w:w="1200" w:type="dxa"/>
            <w:tcBorders>
              <w:top w:val="nil"/>
              <w:left w:val="nil"/>
              <w:bottom w:val="nil"/>
              <w:right w:val="nil"/>
            </w:tcBorders>
            <w:shd w:val="clear" w:color="auto" w:fill="auto"/>
            <w:noWrap/>
            <w:vAlign w:val="center"/>
            <w:hideMark/>
          </w:tcPr>
          <w:p w14:paraId="1F01C6E2" w14:textId="09823B12"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22379934" w14:textId="5C4DB8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49FD3635" w14:textId="28D8238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121572B0" w14:textId="759FD37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46</w:t>
            </w:r>
          </w:p>
        </w:tc>
        <w:tc>
          <w:tcPr>
            <w:tcW w:w="1200" w:type="dxa"/>
            <w:tcBorders>
              <w:top w:val="nil"/>
              <w:left w:val="nil"/>
              <w:bottom w:val="nil"/>
              <w:right w:val="nil"/>
            </w:tcBorders>
            <w:shd w:val="clear" w:color="auto" w:fill="auto"/>
            <w:noWrap/>
            <w:vAlign w:val="center"/>
            <w:hideMark/>
          </w:tcPr>
          <w:p w14:paraId="5BDD7ED6" w14:textId="69AC8F1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40</w:t>
            </w:r>
          </w:p>
        </w:tc>
        <w:tc>
          <w:tcPr>
            <w:tcW w:w="1200" w:type="dxa"/>
            <w:tcBorders>
              <w:top w:val="nil"/>
              <w:left w:val="nil"/>
              <w:bottom w:val="nil"/>
              <w:right w:val="nil"/>
            </w:tcBorders>
            <w:shd w:val="clear" w:color="auto" w:fill="auto"/>
            <w:noWrap/>
            <w:vAlign w:val="center"/>
            <w:hideMark/>
          </w:tcPr>
          <w:p w14:paraId="5B57BAB9" w14:textId="179489C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4FA32306" w14:textId="39AFC88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48</w:t>
            </w:r>
          </w:p>
        </w:tc>
      </w:tr>
      <w:tr w:rsidR="00720E28" w:rsidRPr="00720E28" w14:paraId="7B76BE08" w14:textId="77777777" w:rsidTr="00720E28">
        <w:trPr>
          <w:trHeight w:val="315"/>
        </w:trPr>
        <w:tc>
          <w:tcPr>
            <w:tcW w:w="1204" w:type="dxa"/>
            <w:vMerge/>
            <w:tcBorders>
              <w:top w:val="nil"/>
              <w:left w:val="nil"/>
              <w:bottom w:val="single" w:sz="4" w:space="0" w:color="auto"/>
              <w:right w:val="nil"/>
            </w:tcBorders>
            <w:vAlign w:val="center"/>
            <w:hideMark/>
          </w:tcPr>
          <w:p w14:paraId="0DCD544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1925DF5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5CF6AA88" w14:textId="21D82C58"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7DF902A3" w14:textId="4FAC4DB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39</w:t>
            </w:r>
          </w:p>
        </w:tc>
        <w:tc>
          <w:tcPr>
            <w:tcW w:w="1200" w:type="dxa"/>
            <w:tcBorders>
              <w:top w:val="nil"/>
              <w:left w:val="nil"/>
              <w:bottom w:val="single" w:sz="8" w:space="0" w:color="auto"/>
              <w:right w:val="nil"/>
            </w:tcBorders>
            <w:shd w:val="clear" w:color="auto" w:fill="auto"/>
            <w:noWrap/>
            <w:vAlign w:val="center"/>
            <w:hideMark/>
          </w:tcPr>
          <w:p w14:paraId="54E7223F" w14:textId="05BED76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4219AE77" w14:textId="648BE70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40</w:t>
            </w:r>
          </w:p>
        </w:tc>
        <w:tc>
          <w:tcPr>
            <w:tcW w:w="1200" w:type="dxa"/>
            <w:tcBorders>
              <w:top w:val="nil"/>
              <w:left w:val="nil"/>
              <w:bottom w:val="single" w:sz="8" w:space="0" w:color="auto"/>
              <w:right w:val="nil"/>
            </w:tcBorders>
            <w:shd w:val="clear" w:color="auto" w:fill="auto"/>
            <w:noWrap/>
            <w:vAlign w:val="center"/>
            <w:hideMark/>
          </w:tcPr>
          <w:p w14:paraId="6E46F46D" w14:textId="3B5265C1"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331BFAB3" w14:textId="6EA7CE4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536D7DAB" w14:textId="6976588A"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48</w:t>
            </w:r>
          </w:p>
        </w:tc>
        <w:tc>
          <w:tcPr>
            <w:tcW w:w="1200" w:type="dxa"/>
            <w:tcBorders>
              <w:top w:val="nil"/>
              <w:left w:val="nil"/>
              <w:bottom w:val="single" w:sz="8" w:space="0" w:color="auto"/>
              <w:right w:val="nil"/>
            </w:tcBorders>
            <w:shd w:val="clear" w:color="auto" w:fill="auto"/>
            <w:noWrap/>
            <w:vAlign w:val="center"/>
            <w:hideMark/>
          </w:tcPr>
          <w:p w14:paraId="2A7ADE64" w14:textId="497D74E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46B270EE" w14:textId="5383FEF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46A322B1" w14:textId="6BDA16D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61</w:t>
            </w:r>
          </w:p>
        </w:tc>
      </w:tr>
      <w:tr w:rsidR="00720E28" w:rsidRPr="00720E28" w14:paraId="16F2B46F" w14:textId="77777777" w:rsidTr="00720E28">
        <w:trPr>
          <w:trHeight w:val="315"/>
        </w:trPr>
        <w:tc>
          <w:tcPr>
            <w:tcW w:w="1204" w:type="dxa"/>
            <w:vMerge w:val="restart"/>
            <w:tcBorders>
              <w:top w:val="single" w:sz="4" w:space="0" w:color="auto"/>
              <w:left w:val="nil"/>
              <w:bottom w:val="single" w:sz="8" w:space="0" w:color="000000"/>
              <w:right w:val="nil"/>
            </w:tcBorders>
            <w:shd w:val="clear" w:color="auto" w:fill="auto"/>
            <w:noWrap/>
            <w:vAlign w:val="center"/>
            <w:hideMark/>
          </w:tcPr>
          <w:p w14:paraId="1565420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C</w:t>
            </w:r>
          </w:p>
        </w:tc>
        <w:tc>
          <w:tcPr>
            <w:tcW w:w="690" w:type="dxa"/>
            <w:tcBorders>
              <w:top w:val="nil"/>
              <w:left w:val="nil"/>
              <w:bottom w:val="nil"/>
              <w:right w:val="nil"/>
            </w:tcBorders>
            <w:shd w:val="clear" w:color="auto" w:fill="auto"/>
            <w:noWrap/>
            <w:vAlign w:val="center"/>
            <w:hideMark/>
          </w:tcPr>
          <w:p w14:paraId="68A2C97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481748D9" w14:textId="3610BB22"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40528147" w14:textId="6955AD66"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38364F78" w14:textId="2B4B9C8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16937DCC" w14:textId="0F78C088"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10</w:t>
            </w:r>
          </w:p>
        </w:tc>
        <w:tc>
          <w:tcPr>
            <w:tcW w:w="1200" w:type="dxa"/>
            <w:tcBorders>
              <w:top w:val="nil"/>
              <w:left w:val="nil"/>
              <w:bottom w:val="nil"/>
              <w:right w:val="nil"/>
            </w:tcBorders>
            <w:shd w:val="clear" w:color="auto" w:fill="auto"/>
            <w:noWrap/>
            <w:vAlign w:val="center"/>
            <w:hideMark/>
          </w:tcPr>
          <w:p w14:paraId="334DAE5D" w14:textId="6D85739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4626E28D" w14:textId="7077F68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5CCE20F9" w14:textId="243015F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78</w:t>
            </w:r>
          </w:p>
        </w:tc>
        <w:tc>
          <w:tcPr>
            <w:tcW w:w="1200" w:type="dxa"/>
            <w:tcBorders>
              <w:top w:val="nil"/>
              <w:left w:val="nil"/>
              <w:bottom w:val="nil"/>
              <w:right w:val="nil"/>
            </w:tcBorders>
            <w:shd w:val="clear" w:color="auto" w:fill="auto"/>
            <w:noWrap/>
            <w:vAlign w:val="center"/>
            <w:hideMark/>
          </w:tcPr>
          <w:p w14:paraId="6AD3E3EB" w14:textId="4B4893C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5DDBAB0D" w14:textId="4A72596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37</w:t>
            </w:r>
          </w:p>
        </w:tc>
        <w:tc>
          <w:tcPr>
            <w:tcW w:w="1200" w:type="dxa"/>
            <w:tcBorders>
              <w:top w:val="nil"/>
              <w:left w:val="nil"/>
              <w:bottom w:val="nil"/>
              <w:right w:val="nil"/>
            </w:tcBorders>
            <w:shd w:val="clear" w:color="auto" w:fill="auto"/>
            <w:noWrap/>
            <w:vAlign w:val="center"/>
            <w:hideMark/>
          </w:tcPr>
          <w:p w14:paraId="4F3DF527" w14:textId="70F4960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r>
      <w:tr w:rsidR="00720E28" w:rsidRPr="00720E28" w14:paraId="4B045F71" w14:textId="77777777" w:rsidTr="006223D7">
        <w:trPr>
          <w:trHeight w:val="315"/>
        </w:trPr>
        <w:tc>
          <w:tcPr>
            <w:tcW w:w="1204" w:type="dxa"/>
            <w:vMerge/>
            <w:tcBorders>
              <w:top w:val="nil"/>
              <w:left w:val="nil"/>
              <w:bottom w:val="single" w:sz="8" w:space="0" w:color="000000"/>
              <w:right w:val="nil"/>
            </w:tcBorders>
            <w:vAlign w:val="center"/>
            <w:hideMark/>
          </w:tcPr>
          <w:p w14:paraId="7800C2F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50436F5E"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6143E7E" w14:textId="19450DE6"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11AE3D58" w14:textId="7FEFDDBF"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64741D14" w14:textId="14FD67B9"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558C6660" w14:textId="64AAE60B"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0640501D" w14:textId="67A92C81"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24</w:t>
            </w:r>
          </w:p>
        </w:tc>
        <w:tc>
          <w:tcPr>
            <w:tcW w:w="1200" w:type="dxa"/>
            <w:tcBorders>
              <w:top w:val="nil"/>
              <w:left w:val="nil"/>
              <w:bottom w:val="single" w:sz="8" w:space="0" w:color="auto"/>
              <w:right w:val="nil"/>
            </w:tcBorders>
            <w:shd w:val="clear" w:color="auto" w:fill="auto"/>
            <w:noWrap/>
            <w:vAlign w:val="center"/>
            <w:hideMark/>
          </w:tcPr>
          <w:p w14:paraId="6C4E16D7" w14:textId="5E7139B8"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ACF19B0" w14:textId="3FD0119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28</w:t>
            </w:r>
          </w:p>
        </w:tc>
        <w:tc>
          <w:tcPr>
            <w:tcW w:w="1200" w:type="dxa"/>
            <w:tcBorders>
              <w:top w:val="nil"/>
              <w:left w:val="nil"/>
              <w:bottom w:val="single" w:sz="8" w:space="0" w:color="auto"/>
              <w:right w:val="nil"/>
            </w:tcBorders>
            <w:shd w:val="clear" w:color="auto" w:fill="auto"/>
            <w:noWrap/>
            <w:vAlign w:val="center"/>
            <w:hideMark/>
          </w:tcPr>
          <w:p w14:paraId="461937D9" w14:textId="44A66F8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5080618A" w14:textId="51D164A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81</w:t>
            </w:r>
          </w:p>
        </w:tc>
        <w:tc>
          <w:tcPr>
            <w:tcW w:w="1200" w:type="dxa"/>
            <w:tcBorders>
              <w:top w:val="nil"/>
              <w:left w:val="nil"/>
              <w:bottom w:val="single" w:sz="8" w:space="0" w:color="auto"/>
              <w:right w:val="nil"/>
            </w:tcBorders>
            <w:shd w:val="clear" w:color="auto" w:fill="auto"/>
            <w:noWrap/>
            <w:vAlign w:val="center"/>
            <w:hideMark/>
          </w:tcPr>
          <w:p w14:paraId="682ABF93" w14:textId="7A4F274D"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53</w:t>
            </w:r>
          </w:p>
        </w:tc>
      </w:tr>
      <w:tr w:rsidR="00720E28" w:rsidRPr="00720E28" w14:paraId="27E7A04A" w14:textId="77777777" w:rsidTr="00720E28">
        <w:trPr>
          <w:trHeight w:val="315"/>
        </w:trPr>
        <w:tc>
          <w:tcPr>
            <w:tcW w:w="1204" w:type="dxa"/>
            <w:tcBorders>
              <w:top w:val="nil"/>
              <w:left w:val="nil"/>
              <w:bottom w:val="single" w:sz="4" w:space="0" w:color="auto"/>
              <w:right w:val="nil"/>
            </w:tcBorders>
            <w:shd w:val="clear" w:color="auto" w:fill="auto"/>
            <w:noWrap/>
            <w:vAlign w:val="center"/>
            <w:hideMark/>
          </w:tcPr>
          <w:p w14:paraId="01CE4141"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D</w:t>
            </w:r>
          </w:p>
        </w:tc>
        <w:tc>
          <w:tcPr>
            <w:tcW w:w="690" w:type="dxa"/>
            <w:tcBorders>
              <w:top w:val="nil"/>
              <w:left w:val="nil"/>
              <w:bottom w:val="single" w:sz="8" w:space="0" w:color="auto"/>
              <w:right w:val="nil"/>
            </w:tcBorders>
            <w:shd w:val="clear" w:color="auto" w:fill="auto"/>
            <w:noWrap/>
            <w:vAlign w:val="center"/>
            <w:hideMark/>
          </w:tcPr>
          <w:p w14:paraId="60AA0DD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6E2BA6A" w14:textId="27F47653"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73167143" w14:textId="14C9152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3F0401D0" w14:textId="3C2D0480"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17C666C0" w14:textId="2F4446B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31609397" w14:textId="30310D6E"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610AD867" w14:textId="0D31FB4E"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781CCB5F" w14:textId="1C6BE30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03B2E132" w14:textId="4D545270"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28</w:t>
            </w:r>
          </w:p>
        </w:tc>
        <w:tc>
          <w:tcPr>
            <w:tcW w:w="1200" w:type="dxa"/>
            <w:tcBorders>
              <w:top w:val="nil"/>
              <w:left w:val="nil"/>
              <w:bottom w:val="single" w:sz="8" w:space="0" w:color="auto"/>
              <w:right w:val="nil"/>
            </w:tcBorders>
            <w:shd w:val="clear" w:color="auto" w:fill="auto"/>
            <w:noWrap/>
            <w:vAlign w:val="center"/>
            <w:hideMark/>
          </w:tcPr>
          <w:p w14:paraId="0075DB03" w14:textId="0047CD60"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42</w:t>
            </w:r>
          </w:p>
        </w:tc>
        <w:tc>
          <w:tcPr>
            <w:tcW w:w="1200" w:type="dxa"/>
            <w:tcBorders>
              <w:top w:val="nil"/>
              <w:left w:val="nil"/>
              <w:bottom w:val="single" w:sz="8" w:space="0" w:color="auto"/>
              <w:right w:val="nil"/>
            </w:tcBorders>
            <w:shd w:val="clear" w:color="auto" w:fill="auto"/>
            <w:noWrap/>
            <w:vAlign w:val="center"/>
            <w:hideMark/>
          </w:tcPr>
          <w:p w14:paraId="445FBD22" w14:textId="26198AF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59</w:t>
            </w:r>
          </w:p>
        </w:tc>
      </w:tr>
      <w:tr w:rsidR="00720E28" w:rsidRPr="00720E28" w14:paraId="21B4A3C4"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7BFCFB2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E</w:t>
            </w:r>
          </w:p>
        </w:tc>
        <w:tc>
          <w:tcPr>
            <w:tcW w:w="690" w:type="dxa"/>
            <w:tcBorders>
              <w:top w:val="nil"/>
              <w:left w:val="nil"/>
              <w:bottom w:val="nil"/>
              <w:right w:val="nil"/>
            </w:tcBorders>
            <w:shd w:val="clear" w:color="auto" w:fill="auto"/>
            <w:noWrap/>
            <w:vAlign w:val="center"/>
            <w:hideMark/>
          </w:tcPr>
          <w:p w14:paraId="333B8020"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CAF229F" w14:textId="778B1085"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10</w:t>
            </w:r>
          </w:p>
        </w:tc>
        <w:tc>
          <w:tcPr>
            <w:tcW w:w="1200" w:type="dxa"/>
            <w:tcBorders>
              <w:top w:val="nil"/>
              <w:left w:val="nil"/>
              <w:bottom w:val="nil"/>
              <w:right w:val="nil"/>
            </w:tcBorders>
            <w:shd w:val="clear" w:color="auto" w:fill="auto"/>
            <w:noWrap/>
            <w:vAlign w:val="center"/>
            <w:hideMark/>
          </w:tcPr>
          <w:p w14:paraId="35CFDCD1" w14:textId="4F459341"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02571A77" w14:textId="159F5169"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29F0738" w14:textId="34DF310C" w:rsidR="006223D7" w:rsidRPr="006223D7" w:rsidRDefault="006223D7" w:rsidP="006223D7">
            <w:pPr>
              <w:spacing w:after="0" w:line="240" w:lineRule="auto"/>
              <w:jc w:val="center"/>
              <w:rPr>
                <w:rFonts w:ascii="Times" w:eastAsia="Times New Roman" w:hAnsi="Times" w:cs="Times New Roman"/>
                <w:i/>
                <w:iCs/>
                <w:color w:val="000000"/>
                <w:lang w:eastAsia="es-ES"/>
              </w:rPr>
            </w:pPr>
            <w:r w:rsidRPr="006223D7">
              <w:rPr>
                <w:rFonts w:ascii="Times" w:eastAsia="Times New Roman" w:hAnsi="Times" w:cs="Times New Roman"/>
                <w:i/>
                <w:iCs/>
                <w:color w:val="000000"/>
                <w:lang w:eastAsia="es-ES"/>
              </w:rPr>
              <w:t>-0</w:t>
            </w:r>
            <w:r>
              <w:rPr>
                <w:rFonts w:ascii="Times" w:eastAsia="Times New Roman" w:hAnsi="Times" w:cs="Times New Roman"/>
                <w:i/>
                <w:iCs/>
                <w:color w:val="000000"/>
                <w:lang w:eastAsia="es-ES"/>
              </w:rPr>
              <w:t>.</w:t>
            </w:r>
            <w:r w:rsidRPr="006223D7">
              <w:rPr>
                <w:rFonts w:ascii="Times" w:eastAsia="Times New Roman" w:hAnsi="Times" w:cs="Times New Roman"/>
                <w:i/>
                <w:iCs/>
                <w:color w:val="000000"/>
                <w:lang w:eastAsia="es-ES"/>
              </w:rPr>
              <w:t>15</w:t>
            </w:r>
          </w:p>
        </w:tc>
        <w:tc>
          <w:tcPr>
            <w:tcW w:w="1200" w:type="dxa"/>
            <w:tcBorders>
              <w:top w:val="nil"/>
              <w:left w:val="nil"/>
              <w:bottom w:val="nil"/>
              <w:right w:val="nil"/>
            </w:tcBorders>
            <w:shd w:val="clear" w:color="auto" w:fill="auto"/>
            <w:noWrap/>
            <w:vAlign w:val="center"/>
            <w:hideMark/>
          </w:tcPr>
          <w:p w14:paraId="09E4CDD6" w14:textId="7389B35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29B930BC" w14:textId="124EA0DF"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408F534B" w14:textId="2183185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557B4A86" w14:textId="2234D5E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52</w:t>
            </w:r>
          </w:p>
        </w:tc>
        <w:tc>
          <w:tcPr>
            <w:tcW w:w="1200" w:type="dxa"/>
            <w:tcBorders>
              <w:top w:val="nil"/>
              <w:left w:val="nil"/>
              <w:bottom w:val="nil"/>
              <w:right w:val="nil"/>
            </w:tcBorders>
            <w:shd w:val="clear" w:color="auto" w:fill="auto"/>
            <w:noWrap/>
            <w:vAlign w:val="center"/>
            <w:hideMark/>
          </w:tcPr>
          <w:p w14:paraId="75E6CE31" w14:textId="3512049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73</w:t>
            </w:r>
          </w:p>
        </w:tc>
        <w:tc>
          <w:tcPr>
            <w:tcW w:w="1200" w:type="dxa"/>
            <w:tcBorders>
              <w:top w:val="nil"/>
              <w:left w:val="nil"/>
              <w:bottom w:val="nil"/>
              <w:right w:val="nil"/>
            </w:tcBorders>
            <w:shd w:val="clear" w:color="auto" w:fill="auto"/>
            <w:noWrap/>
            <w:vAlign w:val="center"/>
            <w:hideMark/>
          </w:tcPr>
          <w:p w14:paraId="32813400" w14:textId="0826F6A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67</w:t>
            </w:r>
          </w:p>
        </w:tc>
      </w:tr>
      <w:tr w:rsidR="00720E28" w:rsidRPr="00720E28" w14:paraId="1579C595" w14:textId="77777777" w:rsidTr="00720E28">
        <w:trPr>
          <w:trHeight w:val="315"/>
        </w:trPr>
        <w:tc>
          <w:tcPr>
            <w:tcW w:w="1204" w:type="dxa"/>
            <w:vMerge/>
            <w:tcBorders>
              <w:top w:val="single" w:sz="12" w:space="0" w:color="auto"/>
              <w:left w:val="nil"/>
              <w:bottom w:val="single" w:sz="4" w:space="0" w:color="auto"/>
              <w:right w:val="nil"/>
            </w:tcBorders>
            <w:vAlign w:val="center"/>
            <w:hideMark/>
          </w:tcPr>
          <w:p w14:paraId="29FB5FC9"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2B9663BC"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7CE23D" w14:textId="45C6130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290007D1" w14:textId="49639F9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32</w:t>
            </w:r>
          </w:p>
        </w:tc>
        <w:tc>
          <w:tcPr>
            <w:tcW w:w="1200" w:type="dxa"/>
            <w:tcBorders>
              <w:top w:val="nil"/>
              <w:left w:val="nil"/>
              <w:bottom w:val="single" w:sz="8" w:space="0" w:color="auto"/>
              <w:right w:val="nil"/>
            </w:tcBorders>
            <w:shd w:val="clear" w:color="auto" w:fill="auto"/>
            <w:noWrap/>
            <w:vAlign w:val="center"/>
            <w:hideMark/>
          </w:tcPr>
          <w:p w14:paraId="0138A59C" w14:textId="6634A9C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75360C7D" w14:textId="6F05623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358A07CE" w14:textId="4FA0DE6C"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0B5A3A8A" w14:textId="31D53EAB"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1F84654D" w14:textId="7B645F6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352EF20C" w14:textId="305F743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65087D3D" w14:textId="2EBCD796"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11B986EC" w14:textId="3BA8FE9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46</w:t>
            </w:r>
          </w:p>
        </w:tc>
      </w:tr>
      <w:tr w:rsidR="00720E28" w:rsidRPr="00720E28" w14:paraId="41CA6A04"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7B9DA14B"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F</w:t>
            </w:r>
          </w:p>
        </w:tc>
        <w:tc>
          <w:tcPr>
            <w:tcW w:w="690" w:type="dxa"/>
            <w:tcBorders>
              <w:top w:val="nil"/>
              <w:left w:val="nil"/>
              <w:bottom w:val="nil"/>
              <w:right w:val="nil"/>
            </w:tcBorders>
            <w:shd w:val="clear" w:color="auto" w:fill="auto"/>
            <w:noWrap/>
            <w:vAlign w:val="center"/>
            <w:hideMark/>
          </w:tcPr>
          <w:p w14:paraId="6941B4F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18C8C8E5" w14:textId="445704ED"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69CFA625" w14:textId="0916758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59</w:t>
            </w:r>
          </w:p>
        </w:tc>
        <w:tc>
          <w:tcPr>
            <w:tcW w:w="1200" w:type="dxa"/>
            <w:tcBorders>
              <w:top w:val="nil"/>
              <w:left w:val="nil"/>
              <w:bottom w:val="nil"/>
              <w:right w:val="nil"/>
            </w:tcBorders>
            <w:shd w:val="clear" w:color="auto" w:fill="auto"/>
            <w:noWrap/>
            <w:vAlign w:val="center"/>
            <w:hideMark/>
          </w:tcPr>
          <w:p w14:paraId="5E25D90B" w14:textId="79F0139B"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6D0461A5" w14:textId="0120881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5C22F14C" w14:textId="5DFDF7EF"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38FE247" w14:textId="4AAC729A"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01E88654" w14:textId="4AF2D75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65</w:t>
            </w:r>
          </w:p>
        </w:tc>
        <w:tc>
          <w:tcPr>
            <w:tcW w:w="1200" w:type="dxa"/>
            <w:tcBorders>
              <w:top w:val="nil"/>
              <w:left w:val="nil"/>
              <w:bottom w:val="nil"/>
              <w:right w:val="nil"/>
            </w:tcBorders>
            <w:shd w:val="clear" w:color="auto" w:fill="auto"/>
            <w:noWrap/>
            <w:vAlign w:val="center"/>
            <w:hideMark/>
          </w:tcPr>
          <w:p w14:paraId="5075F166" w14:textId="4823C84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57BAA854" w14:textId="35605082"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67</w:t>
            </w:r>
          </w:p>
        </w:tc>
        <w:tc>
          <w:tcPr>
            <w:tcW w:w="1200" w:type="dxa"/>
            <w:tcBorders>
              <w:top w:val="nil"/>
              <w:left w:val="nil"/>
              <w:bottom w:val="nil"/>
              <w:right w:val="nil"/>
            </w:tcBorders>
            <w:shd w:val="clear" w:color="auto" w:fill="auto"/>
            <w:noWrap/>
            <w:vAlign w:val="center"/>
            <w:hideMark/>
          </w:tcPr>
          <w:p w14:paraId="2ED879EE" w14:textId="74E49CD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55</w:t>
            </w:r>
          </w:p>
        </w:tc>
      </w:tr>
      <w:tr w:rsidR="00720E28" w:rsidRPr="00720E28" w14:paraId="18EC9EA7" w14:textId="77777777" w:rsidTr="00720E28">
        <w:trPr>
          <w:trHeight w:val="315"/>
        </w:trPr>
        <w:tc>
          <w:tcPr>
            <w:tcW w:w="1204" w:type="dxa"/>
            <w:vMerge/>
            <w:tcBorders>
              <w:top w:val="nil"/>
              <w:left w:val="nil"/>
              <w:bottom w:val="single" w:sz="4" w:space="0" w:color="auto"/>
              <w:right w:val="nil"/>
            </w:tcBorders>
            <w:vAlign w:val="center"/>
            <w:hideMark/>
          </w:tcPr>
          <w:p w14:paraId="0D51EB08"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1AB241A3"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8CD8BD" w14:textId="78E6A71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0D63B24A" w14:textId="45DB3D4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44BB7C60" w14:textId="26C94DA3"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679F5141" w14:textId="0471D19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65FD1768" w14:textId="4F7AD120"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3977E718" w14:textId="149DAFE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47E9564A" w14:textId="523EF3A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40</w:t>
            </w:r>
          </w:p>
        </w:tc>
        <w:tc>
          <w:tcPr>
            <w:tcW w:w="1200" w:type="dxa"/>
            <w:tcBorders>
              <w:top w:val="nil"/>
              <w:left w:val="nil"/>
              <w:bottom w:val="single" w:sz="8" w:space="0" w:color="auto"/>
              <w:right w:val="nil"/>
            </w:tcBorders>
            <w:shd w:val="clear" w:color="auto" w:fill="auto"/>
            <w:noWrap/>
            <w:vAlign w:val="center"/>
            <w:hideMark/>
          </w:tcPr>
          <w:p w14:paraId="5DA0352A" w14:textId="4FC2A1C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56</w:t>
            </w:r>
          </w:p>
        </w:tc>
        <w:tc>
          <w:tcPr>
            <w:tcW w:w="1200" w:type="dxa"/>
            <w:tcBorders>
              <w:top w:val="nil"/>
              <w:left w:val="nil"/>
              <w:bottom w:val="single" w:sz="8" w:space="0" w:color="auto"/>
              <w:right w:val="nil"/>
            </w:tcBorders>
            <w:shd w:val="clear" w:color="auto" w:fill="auto"/>
            <w:noWrap/>
            <w:vAlign w:val="center"/>
            <w:hideMark/>
          </w:tcPr>
          <w:p w14:paraId="662475C1" w14:textId="413A72D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67</w:t>
            </w:r>
          </w:p>
        </w:tc>
        <w:tc>
          <w:tcPr>
            <w:tcW w:w="1200" w:type="dxa"/>
            <w:tcBorders>
              <w:top w:val="nil"/>
              <w:left w:val="nil"/>
              <w:bottom w:val="single" w:sz="8" w:space="0" w:color="auto"/>
              <w:right w:val="nil"/>
            </w:tcBorders>
            <w:shd w:val="clear" w:color="auto" w:fill="auto"/>
            <w:noWrap/>
            <w:vAlign w:val="center"/>
            <w:hideMark/>
          </w:tcPr>
          <w:p w14:paraId="1FC663BA" w14:textId="082BE57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62</w:t>
            </w:r>
          </w:p>
        </w:tc>
      </w:tr>
      <w:tr w:rsidR="00720E28" w:rsidRPr="00720E28" w14:paraId="659CB095"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488F3C7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G</w:t>
            </w:r>
          </w:p>
        </w:tc>
        <w:tc>
          <w:tcPr>
            <w:tcW w:w="690" w:type="dxa"/>
            <w:tcBorders>
              <w:top w:val="nil"/>
              <w:left w:val="nil"/>
              <w:bottom w:val="nil"/>
              <w:right w:val="nil"/>
            </w:tcBorders>
            <w:shd w:val="clear" w:color="auto" w:fill="auto"/>
            <w:noWrap/>
            <w:vAlign w:val="center"/>
            <w:hideMark/>
          </w:tcPr>
          <w:p w14:paraId="3A0F8C3B"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1837599" w14:textId="3448FB16"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2B4330F8" w14:textId="08274C6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51</w:t>
            </w:r>
          </w:p>
        </w:tc>
        <w:tc>
          <w:tcPr>
            <w:tcW w:w="1200" w:type="dxa"/>
            <w:tcBorders>
              <w:top w:val="nil"/>
              <w:left w:val="nil"/>
              <w:bottom w:val="nil"/>
              <w:right w:val="nil"/>
            </w:tcBorders>
            <w:shd w:val="clear" w:color="auto" w:fill="auto"/>
            <w:noWrap/>
            <w:vAlign w:val="center"/>
            <w:hideMark/>
          </w:tcPr>
          <w:p w14:paraId="4BBA7163" w14:textId="6FF1B9EA"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11</w:t>
            </w:r>
          </w:p>
        </w:tc>
        <w:tc>
          <w:tcPr>
            <w:tcW w:w="1200" w:type="dxa"/>
            <w:tcBorders>
              <w:top w:val="nil"/>
              <w:left w:val="nil"/>
              <w:bottom w:val="nil"/>
              <w:right w:val="nil"/>
            </w:tcBorders>
            <w:shd w:val="clear" w:color="auto" w:fill="auto"/>
            <w:noWrap/>
            <w:vAlign w:val="center"/>
            <w:hideMark/>
          </w:tcPr>
          <w:p w14:paraId="4A9CB965" w14:textId="7DC6EA8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14</w:t>
            </w:r>
          </w:p>
        </w:tc>
        <w:tc>
          <w:tcPr>
            <w:tcW w:w="1200" w:type="dxa"/>
            <w:tcBorders>
              <w:top w:val="nil"/>
              <w:left w:val="nil"/>
              <w:bottom w:val="nil"/>
              <w:right w:val="nil"/>
            </w:tcBorders>
            <w:shd w:val="clear" w:color="auto" w:fill="auto"/>
            <w:noWrap/>
            <w:vAlign w:val="center"/>
            <w:hideMark/>
          </w:tcPr>
          <w:p w14:paraId="7981326D" w14:textId="6F00D689"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6C787E86" w14:textId="5BA0C63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31</w:t>
            </w:r>
          </w:p>
        </w:tc>
        <w:tc>
          <w:tcPr>
            <w:tcW w:w="1200" w:type="dxa"/>
            <w:tcBorders>
              <w:top w:val="nil"/>
              <w:left w:val="nil"/>
              <w:bottom w:val="nil"/>
              <w:right w:val="nil"/>
            </w:tcBorders>
            <w:shd w:val="clear" w:color="auto" w:fill="auto"/>
            <w:noWrap/>
            <w:vAlign w:val="center"/>
            <w:hideMark/>
          </w:tcPr>
          <w:p w14:paraId="659ACF57" w14:textId="6D53615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7F1135C3" w14:textId="3CAB5C7B"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52486F07" w14:textId="630CF134"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54</w:t>
            </w:r>
          </w:p>
        </w:tc>
        <w:tc>
          <w:tcPr>
            <w:tcW w:w="1200" w:type="dxa"/>
            <w:tcBorders>
              <w:top w:val="nil"/>
              <w:left w:val="nil"/>
              <w:bottom w:val="nil"/>
              <w:right w:val="nil"/>
            </w:tcBorders>
            <w:shd w:val="clear" w:color="auto" w:fill="auto"/>
            <w:noWrap/>
            <w:vAlign w:val="center"/>
            <w:hideMark/>
          </w:tcPr>
          <w:p w14:paraId="3FD83CAE" w14:textId="2801D77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51</w:t>
            </w:r>
          </w:p>
        </w:tc>
      </w:tr>
      <w:tr w:rsidR="00720E28" w:rsidRPr="00720E28" w14:paraId="0A453914" w14:textId="77777777" w:rsidTr="00720E28">
        <w:trPr>
          <w:trHeight w:val="315"/>
        </w:trPr>
        <w:tc>
          <w:tcPr>
            <w:tcW w:w="1204" w:type="dxa"/>
            <w:vMerge/>
            <w:tcBorders>
              <w:top w:val="nil"/>
              <w:left w:val="nil"/>
              <w:bottom w:val="single" w:sz="4" w:space="0" w:color="auto"/>
              <w:right w:val="nil"/>
            </w:tcBorders>
            <w:vAlign w:val="center"/>
            <w:hideMark/>
          </w:tcPr>
          <w:p w14:paraId="472F2802"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771EB36F"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FD699F0" w14:textId="39F8BA06"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16DC8CB1" w14:textId="617985E8"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54</w:t>
            </w:r>
          </w:p>
        </w:tc>
        <w:tc>
          <w:tcPr>
            <w:tcW w:w="1200" w:type="dxa"/>
            <w:tcBorders>
              <w:top w:val="nil"/>
              <w:left w:val="nil"/>
              <w:bottom w:val="single" w:sz="8" w:space="0" w:color="auto"/>
              <w:right w:val="nil"/>
            </w:tcBorders>
            <w:shd w:val="clear" w:color="auto" w:fill="auto"/>
            <w:noWrap/>
            <w:vAlign w:val="center"/>
            <w:hideMark/>
          </w:tcPr>
          <w:p w14:paraId="260E298F" w14:textId="08B3FB3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085D22D4" w14:textId="69E4D65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780DC440" w14:textId="7019E40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27</w:t>
            </w:r>
          </w:p>
        </w:tc>
        <w:tc>
          <w:tcPr>
            <w:tcW w:w="1200" w:type="dxa"/>
            <w:tcBorders>
              <w:top w:val="nil"/>
              <w:left w:val="nil"/>
              <w:bottom w:val="single" w:sz="8" w:space="0" w:color="auto"/>
              <w:right w:val="nil"/>
            </w:tcBorders>
            <w:shd w:val="clear" w:color="auto" w:fill="auto"/>
            <w:noWrap/>
            <w:vAlign w:val="center"/>
            <w:hideMark/>
          </w:tcPr>
          <w:p w14:paraId="432ED604" w14:textId="4CC35D4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15</w:t>
            </w:r>
          </w:p>
        </w:tc>
        <w:tc>
          <w:tcPr>
            <w:tcW w:w="1200" w:type="dxa"/>
            <w:tcBorders>
              <w:top w:val="nil"/>
              <w:left w:val="nil"/>
              <w:bottom w:val="single" w:sz="8" w:space="0" w:color="auto"/>
              <w:right w:val="nil"/>
            </w:tcBorders>
            <w:shd w:val="clear" w:color="auto" w:fill="auto"/>
            <w:noWrap/>
            <w:vAlign w:val="center"/>
            <w:hideMark/>
          </w:tcPr>
          <w:p w14:paraId="76D54093" w14:textId="3613F6E7"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26</w:t>
            </w:r>
          </w:p>
        </w:tc>
        <w:tc>
          <w:tcPr>
            <w:tcW w:w="1200" w:type="dxa"/>
            <w:tcBorders>
              <w:top w:val="nil"/>
              <w:left w:val="nil"/>
              <w:bottom w:val="single" w:sz="8" w:space="0" w:color="auto"/>
              <w:right w:val="nil"/>
            </w:tcBorders>
            <w:shd w:val="clear" w:color="auto" w:fill="auto"/>
            <w:noWrap/>
            <w:vAlign w:val="center"/>
            <w:hideMark/>
          </w:tcPr>
          <w:p w14:paraId="6E1B4188" w14:textId="3FE12D3D"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26AE0175" w14:textId="306CD988"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7C7AB380" w14:textId="2E1A4C9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54</w:t>
            </w:r>
          </w:p>
        </w:tc>
      </w:tr>
      <w:tr w:rsidR="00720E28" w:rsidRPr="00720E28" w14:paraId="7FD5ADB2"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1CAB663F"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H</w:t>
            </w:r>
          </w:p>
        </w:tc>
        <w:tc>
          <w:tcPr>
            <w:tcW w:w="690" w:type="dxa"/>
            <w:tcBorders>
              <w:top w:val="nil"/>
              <w:left w:val="nil"/>
              <w:bottom w:val="nil"/>
              <w:right w:val="nil"/>
            </w:tcBorders>
            <w:shd w:val="clear" w:color="auto" w:fill="auto"/>
            <w:noWrap/>
            <w:vAlign w:val="center"/>
            <w:hideMark/>
          </w:tcPr>
          <w:p w14:paraId="767E384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6342013D" w14:textId="28EC2E2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76366E54" w14:textId="10C5490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21337F4F" w14:textId="44D00609"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FA7B7AA" w14:textId="2299694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703DD6E9" w14:textId="5DF6060D"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0F6AA6E7" w14:textId="03F5FCE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0991A1F2" w14:textId="3CE8B8B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32FE72F8" w14:textId="52E1BDD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668D5475" w14:textId="19BD802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56EDE777" w14:textId="42F7D2E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28</w:t>
            </w:r>
          </w:p>
        </w:tc>
      </w:tr>
      <w:tr w:rsidR="00720E28" w:rsidRPr="00720E28" w14:paraId="6424CC46" w14:textId="77777777" w:rsidTr="00720E28">
        <w:trPr>
          <w:trHeight w:val="315"/>
        </w:trPr>
        <w:tc>
          <w:tcPr>
            <w:tcW w:w="1204" w:type="dxa"/>
            <w:vMerge/>
            <w:tcBorders>
              <w:top w:val="nil"/>
              <w:left w:val="nil"/>
              <w:bottom w:val="single" w:sz="4" w:space="0" w:color="auto"/>
              <w:right w:val="nil"/>
            </w:tcBorders>
            <w:vAlign w:val="center"/>
            <w:hideMark/>
          </w:tcPr>
          <w:p w14:paraId="43759454"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10C82E5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AA76313" w14:textId="5DA5281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3290C012" w14:textId="41B4715F"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20</w:t>
            </w:r>
          </w:p>
        </w:tc>
        <w:tc>
          <w:tcPr>
            <w:tcW w:w="1200" w:type="dxa"/>
            <w:tcBorders>
              <w:top w:val="nil"/>
              <w:left w:val="nil"/>
              <w:bottom w:val="single" w:sz="8" w:space="0" w:color="auto"/>
              <w:right w:val="nil"/>
            </w:tcBorders>
            <w:shd w:val="clear" w:color="auto" w:fill="auto"/>
            <w:noWrap/>
            <w:vAlign w:val="center"/>
            <w:hideMark/>
          </w:tcPr>
          <w:p w14:paraId="76254927" w14:textId="14B117FE"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0F745C79" w14:textId="2E331F2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59</w:t>
            </w:r>
          </w:p>
        </w:tc>
        <w:tc>
          <w:tcPr>
            <w:tcW w:w="1200" w:type="dxa"/>
            <w:tcBorders>
              <w:top w:val="nil"/>
              <w:left w:val="nil"/>
              <w:bottom w:val="single" w:sz="8" w:space="0" w:color="auto"/>
              <w:right w:val="nil"/>
            </w:tcBorders>
            <w:shd w:val="clear" w:color="auto" w:fill="auto"/>
            <w:noWrap/>
            <w:vAlign w:val="center"/>
            <w:hideMark/>
          </w:tcPr>
          <w:p w14:paraId="7E0C58CF" w14:textId="66EF24CC"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3AB7E8A6" w14:textId="281094D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3C64EDEA" w14:textId="699E032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0707FA09" w14:textId="17C23FAD"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580FDE72" w14:textId="44DC595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73D59793" w14:textId="73556368"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44</w:t>
            </w:r>
          </w:p>
        </w:tc>
      </w:tr>
      <w:tr w:rsidR="00720E28" w:rsidRPr="00720E28" w14:paraId="5D8EAA80"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72BD8C9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I</w:t>
            </w:r>
          </w:p>
        </w:tc>
        <w:tc>
          <w:tcPr>
            <w:tcW w:w="690" w:type="dxa"/>
            <w:tcBorders>
              <w:top w:val="nil"/>
              <w:left w:val="nil"/>
              <w:bottom w:val="nil"/>
              <w:right w:val="nil"/>
            </w:tcBorders>
            <w:shd w:val="clear" w:color="auto" w:fill="auto"/>
            <w:noWrap/>
            <w:vAlign w:val="center"/>
            <w:hideMark/>
          </w:tcPr>
          <w:p w14:paraId="6CC78406"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3D20CE18" w14:textId="27D4714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46</w:t>
            </w:r>
          </w:p>
        </w:tc>
        <w:tc>
          <w:tcPr>
            <w:tcW w:w="1200" w:type="dxa"/>
            <w:tcBorders>
              <w:top w:val="nil"/>
              <w:left w:val="nil"/>
              <w:bottom w:val="nil"/>
              <w:right w:val="nil"/>
            </w:tcBorders>
            <w:shd w:val="clear" w:color="auto" w:fill="auto"/>
            <w:noWrap/>
            <w:vAlign w:val="center"/>
            <w:hideMark/>
          </w:tcPr>
          <w:p w14:paraId="2E8F488F" w14:textId="736E466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39</w:t>
            </w:r>
          </w:p>
        </w:tc>
        <w:tc>
          <w:tcPr>
            <w:tcW w:w="1200" w:type="dxa"/>
            <w:tcBorders>
              <w:top w:val="nil"/>
              <w:left w:val="nil"/>
              <w:bottom w:val="nil"/>
              <w:right w:val="nil"/>
            </w:tcBorders>
            <w:shd w:val="clear" w:color="auto" w:fill="auto"/>
            <w:noWrap/>
            <w:vAlign w:val="center"/>
            <w:hideMark/>
          </w:tcPr>
          <w:p w14:paraId="49DF679F" w14:textId="7BA761AB"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1A971827" w14:textId="39E1423C"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31865E65" w14:textId="2A50B186"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16</w:t>
            </w:r>
          </w:p>
        </w:tc>
        <w:tc>
          <w:tcPr>
            <w:tcW w:w="1200" w:type="dxa"/>
            <w:tcBorders>
              <w:top w:val="nil"/>
              <w:left w:val="nil"/>
              <w:bottom w:val="nil"/>
              <w:right w:val="nil"/>
            </w:tcBorders>
            <w:shd w:val="clear" w:color="auto" w:fill="auto"/>
            <w:noWrap/>
            <w:vAlign w:val="center"/>
            <w:hideMark/>
          </w:tcPr>
          <w:p w14:paraId="0AE01473" w14:textId="302080C8"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26</w:t>
            </w:r>
          </w:p>
        </w:tc>
        <w:tc>
          <w:tcPr>
            <w:tcW w:w="1200" w:type="dxa"/>
            <w:tcBorders>
              <w:top w:val="nil"/>
              <w:left w:val="nil"/>
              <w:bottom w:val="nil"/>
              <w:right w:val="nil"/>
            </w:tcBorders>
            <w:shd w:val="clear" w:color="auto" w:fill="auto"/>
            <w:noWrap/>
            <w:vAlign w:val="center"/>
            <w:hideMark/>
          </w:tcPr>
          <w:p w14:paraId="517D2564" w14:textId="191E8F0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49104E36" w14:textId="559B6C5B"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32</w:t>
            </w:r>
          </w:p>
        </w:tc>
        <w:tc>
          <w:tcPr>
            <w:tcW w:w="1200" w:type="dxa"/>
            <w:tcBorders>
              <w:top w:val="nil"/>
              <w:left w:val="nil"/>
              <w:bottom w:val="nil"/>
              <w:right w:val="nil"/>
            </w:tcBorders>
            <w:shd w:val="clear" w:color="auto" w:fill="auto"/>
            <w:noWrap/>
            <w:vAlign w:val="center"/>
            <w:hideMark/>
          </w:tcPr>
          <w:p w14:paraId="11954224" w14:textId="6DA94DD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26170E5C" w14:textId="23E5869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39</w:t>
            </w:r>
          </w:p>
        </w:tc>
      </w:tr>
      <w:tr w:rsidR="00720E28" w:rsidRPr="00720E28" w14:paraId="6D7E414E" w14:textId="77777777" w:rsidTr="00720E28">
        <w:trPr>
          <w:trHeight w:val="315"/>
        </w:trPr>
        <w:tc>
          <w:tcPr>
            <w:tcW w:w="1204" w:type="dxa"/>
            <w:vMerge/>
            <w:tcBorders>
              <w:top w:val="nil"/>
              <w:left w:val="nil"/>
              <w:bottom w:val="single" w:sz="4" w:space="0" w:color="auto"/>
              <w:right w:val="nil"/>
            </w:tcBorders>
            <w:vAlign w:val="center"/>
            <w:hideMark/>
          </w:tcPr>
          <w:p w14:paraId="452FCA7D"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5577FD05"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73279F6" w14:textId="4D0DA7CA"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667DC7B4" w14:textId="10567C1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69</w:t>
            </w:r>
          </w:p>
        </w:tc>
        <w:tc>
          <w:tcPr>
            <w:tcW w:w="1200" w:type="dxa"/>
            <w:tcBorders>
              <w:top w:val="nil"/>
              <w:left w:val="nil"/>
              <w:bottom w:val="single" w:sz="8" w:space="0" w:color="auto"/>
              <w:right w:val="nil"/>
            </w:tcBorders>
            <w:shd w:val="clear" w:color="auto" w:fill="auto"/>
            <w:noWrap/>
            <w:vAlign w:val="center"/>
            <w:hideMark/>
          </w:tcPr>
          <w:p w14:paraId="02632F78" w14:textId="26B9BC73"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3220B15D" w14:textId="33D449F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2B40FB0E" w14:textId="5D545BB4"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76EC1064" w14:textId="5691745C"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593DB108" w14:textId="531275D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21</w:t>
            </w:r>
          </w:p>
        </w:tc>
        <w:tc>
          <w:tcPr>
            <w:tcW w:w="1200" w:type="dxa"/>
            <w:tcBorders>
              <w:top w:val="nil"/>
              <w:left w:val="nil"/>
              <w:bottom w:val="single" w:sz="8" w:space="0" w:color="auto"/>
              <w:right w:val="nil"/>
            </w:tcBorders>
            <w:shd w:val="clear" w:color="auto" w:fill="auto"/>
            <w:noWrap/>
            <w:vAlign w:val="center"/>
            <w:hideMark/>
          </w:tcPr>
          <w:p w14:paraId="2EBD5E8B" w14:textId="792A84F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33</w:t>
            </w:r>
          </w:p>
        </w:tc>
        <w:tc>
          <w:tcPr>
            <w:tcW w:w="1200" w:type="dxa"/>
            <w:tcBorders>
              <w:top w:val="nil"/>
              <w:left w:val="nil"/>
              <w:bottom w:val="single" w:sz="8" w:space="0" w:color="auto"/>
              <w:right w:val="nil"/>
            </w:tcBorders>
            <w:shd w:val="clear" w:color="auto" w:fill="auto"/>
            <w:noWrap/>
            <w:vAlign w:val="center"/>
            <w:hideMark/>
          </w:tcPr>
          <w:p w14:paraId="31E0BDC8" w14:textId="5DB3F28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15DD7FD8" w14:textId="00E92B72"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39</w:t>
            </w:r>
          </w:p>
        </w:tc>
      </w:tr>
      <w:tr w:rsidR="00720E28" w:rsidRPr="00720E28" w14:paraId="729F0561"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1F9C4440"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J</w:t>
            </w:r>
          </w:p>
        </w:tc>
        <w:tc>
          <w:tcPr>
            <w:tcW w:w="690" w:type="dxa"/>
            <w:tcBorders>
              <w:top w:val="nil"/>
              <w:left w:val="nil"/>
              <w:bottom w:val="nil"/>
              <w:right w:val="nil"/>
            </w:tcBorders>
            <w:shd w:val="clear" w:color="auto" w:fill="auto"/>
            <w:noWrap/>
            <w:vAlign w:val="center"/>
            <w:hideMark/>
          </w:tcPr>
          <w:p w14:paraId="48F308E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EA9E5A8" w14:textId="5326149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40</w:t>
            </w:r>
          </w:p>
        </w:tc>
        <w:tc>
          <w:tcPr>
            <w:tcW w:w="1200" w:type="dxa"/>
            <w:tcBorders>
              <w:top w:val="nil"/>
              <w:left w:val="nil"/>
              <w:bottom w:val="nil"/>
              <w:right w:val="nil"/>
            </w:tcBorders>
            <w:shd w:val="clear" w:color="auto" w:fill="auto"/>
            <w:noWrap/>
            <w:vAlign w:val="center"/>
            <w:hideMark/>
          </w:tcPr>
          <w:p w14:paraId="46DC200B" w14:textId="38885CD8"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05C620D0" w14:textId="62DB077E"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1CE584BC" w14:textId="37DE37B5"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20</w:t>
            </w:r>
          </w:p>
        </w:tc>
        <w:tc>
          <w:tcPr>
            <w:tcW w:w="1200" w:type="dxa"/>
            <w:tcBorders>
              <w:top w:val="nil"/>
              <w:left w:val="nil"/>
              <w:bottom w:val="nil"/>
              <w:right w:val="nil"/>
            </w:tcBorders>
            <w:shd w:val="clear" w:color="auto" w:fill="auto"/>
            <w:noWrap/>
            <w:vAlign w:val="center"/>
            <w:hideMark/>
          </w:tcPr>
          <w:p w14:paraId="2C21EA7A" w14:textId="59FB9C3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2C2D1D6B" w14:textId="37A3F18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59CE5634" w14:textId="3DB1C65D"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5BCDFBE7" w14:textId="5994AE7B"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10</w:t>
            </w:r>
          </w:p>
        </w:tc>
        <w:tc>
          <w:tcPr>
            <w:tcW w:w="1200" w:type="dxa"/>
            <w:tcBorders>
              <w:top w:val="nil"/>
              <w:left w:val="nil"/>
              <w:bottom w:val="nil"/>
              <w:right w:val="nil"/>
            </w:tcBorders>
            <w:shd w:val="clear" w:color="auto" w:fill="auto"/>
            <w:noWrap/>
            <w:vAlign w:val="center"/>
            <w:hideMark/>
          </w:tcPr>
          <w:p w14:paraId="0845C628" w14:textId="0AEFB7D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77CF9BF5" w14:textId="4C4F968A"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24</w:t>
            </w:r>
          </w:p>
        </w:tc>
      </w:tr>
      <w:tr w:rsidR="00720E28" w:rsidRPr="00720E28" w14:paraId="54FD4AFF" w14:textId="77777777" w:rsidTr="00720E28">
        <w:trPr>
          <w:trHeight w:val="315"/>
        </w:trPr>
        <w:tc>
          <w:tcPr>
            <w:tcW w:w="1204" w:type="dxa"/>
            <w:vMerge/>
            <w:tcBorders>
              <w:top w:val="nil"/>
              <w:left w:val="nil"/>
              <w:bottom w:val="single" w:sz="4" w:space="0" w:color="auto"/>
              <w:right w:val="nil"/>
            </w:tcBorders>
            <w:vAlign w:val="center"/>
            <w:hideMark/>
          </w:tcPr>
          <w:p w14:paraId="599E5259"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29CA00C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58C3047" w14:textId="08BB9B14"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2E24DBCD" w14:textId="4610272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66</w:t>
            </w:r>
          </w:p>
        </w:tc>
        <w:tc>
          <w:tcPr>
            <w:tcW w:w="1200" w:type="dxa"/>
            <w:tcBorders>
              <w:top w:val="nil"/>
              <w:left w:val="nil"/>
              <w:bottom w:val="single" w:sz="8" w:space="0" w:color="auto"/>
              <w:right w:val="nil"/>
            </w:tcBorders>
            <w:shd w:val="clear" w:color="auto" w:fill="auto"/>
            <w:noWrap/>
            <w:vAlign w:val="center"/>
            <w:hideMark/>
          </w:tcPr>
          <w:p w14:paraId="5711104D" w14:textId="6571F51F"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44AB4917" w14:textId="1E272588"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15</w:t>
            </w:r>
          </w:p>
        </w:tc>
        <w:tc>
          <w:tcPr>
            <w:tcW w:w="1200" w:type="dxa"/>
            <w:tcBorders>
              <w:top w:val="nil"/>
              <w:left w:val="nil"/>
              <w:bottom w:val="single" w:sz="8" w:space="0" w:color="auto"/>
              <w:right w:val="nil"/>
            </w:tcBorders>
            <w:shd w:val="clear" w:color="auto" w:fill="auto"/>
            <w:noWrap/>
            <w:vAlign w:val="center"/>
            <w:hideMark/>
          </w:tcPr>
          <w:p w14:paraId="7A1FDF81" w14:textId="0F65A7B0"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33CE4423" w14:textId="0216305B"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0B18B854" w14:textId="304F9316"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4E64182D" w14:textId="2C426A53"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71004FE2" w14:textId="1226E66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44</w:t>
            </w:r>
          </w:p>
        </w:tc>
        <w:tc>
          <w:tcPr>
            <w:tcW w:w="1200" w:type="dxa"/>
            <w:tcBorders>
              <w:top w:val="nil"/>
              <w:left w:val="nil"/>
              <w:bottom w:val="single" w:sz="8" w:space="0" w:color="auto"/>
              <w:right w:val="nil"/>
            </w:tcBorders>
            <w:shd w:val="clear" w:color="auto" w:fill="auto"/>
            <w:noWrap/>
            <w:vAlign w:val="center"/>
            <w:hideMark/>
          </w:tcPr>
          <w:p w14:paraId="340593A1" w14:textId="142D7F0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52</w:t>
            </w:r>
          </w:p>
        </w:tc>
      </w:tr>
      <w:tr w:rsidR="00720E28" w:rsidRPr="00720E28" w14:paraId="5509B587" w14:textId="77777777" w:rsidTr="00720E28">
        <w:trPr>
          <w:trHeight w:val="315"/>
        </w:trPr>
        <w:tc>
          <w:tcPr>
            <w:tcW w:w="1204" w:type="dxa"/>
            <w:vMerge w:val="restart"/>
            <w:tcBorders>
              <w:top w:val="single" w:sz="4" w:space="0" w:color="auto"/>
              <w:left w:val="nil"/>
              <w:bottom w:val="single" w:sz="8" w:space="0" w:color="000000"/>
              <w:right w:val="nil"/>
            </w:tcBorders>
            <w:shd w:val="clear" w:color="auto" w:fill="auto"/>
            <w:noWrap/>
            <w:vAlign w:val="center"/>
            <w:hideMark/>
          </w:tcPr>
          <w:p w14:paraId="14330BBB"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K</w:t>
            </w:r>
          </w:p>
        </w:tc>
        <w:tc>
          <w:tcPr>
            <w:tcW w:w="690" w:type="dxa"/>
            <w:tcBorders>
              <w:top w:val="nil"/>
              <w:left w:val="nil"/>
              <w:bottom w:val="nil"/>
              <w:right w:val="nil"/>
            </w:tcBorders>
            <w:shd w:val="clear" w:color="auto" w:fill="auto"/>
            <w:noWrap/>
            <w:vAlign w:val="center"/>
            <w:hideMark/>
          </w:tcPr>
          <w:p w14:paraId="0555B86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449065D1" w14:textId="48955D1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729EDC50" w14:textId="767AEC78" w:rsidR="006223D7" w:rsidRPr="006223D7" w:rsidRDefault="006223D7" w:rsidP="006223D7">
            <w:pPr>
              <w:spacing w:after="0" w:line="240" w:lineRule="auto"/>
              <w:jc w:val="center"/>
              <w:rPr>
                <w:rFonts w:ascii="Times" w:eastAsia="Times New Roman" w:hAnsi="Times" w:cs="Times New Roman"/>
                <w:i/>
                <w:iCs/>
                <w:color w:val="000000"/>
                <w:lang w:eastAsia="es-ES"/>
              </w:rPr>
            </w:pPr>
            <w:r w:rsidRPr="006223D7">
              <w:rPr>
                <w:rFonts w:ascii="Times" w:eastAsia="Times New Roman" w:hAnsi="Times" w:cs="Times New Roman"/>
                <w:i/>
                <w:iCs/>
                <w:color w:val="000000"/>
                <w:lang w:eastAsia="es-ES"/>
              </w:rPr>
              <w:t>-0</w:t>
            </w:r>
            <w:r>
              <w:rPr>
                <w:rFonts w:ascii="Times" w:eastAsia="Times New Roman" w:hAnsi="Times" w:cs="Times New Roman"/>
                <w:i/>
                <w:iCs/>
                <w:color w:val="000000"/>
                <w:lang w:eastAsia="es-ES"/>
              </w:rPr>
              <w:t>.</w:t>
            </w:r>
            <w:r w:rsidRPr="006223D7">
              <w:rPr>
                <w:rFonts w:ascii="Times" w:eastAsia="Times New Roman" w:hAnsi="Times" w:cs="Times New Roman"/>
                <w:i/>
                <w:iCs/>
                <w:color w:val="000000"/>
                <w:lang w:eastAsia="es-ES"/>
              </w:rPr>
              <w:t>16</w:t>
            </w:r>
          </w:p>
        </w:tc>
        <w:tc>
          <w:tcPr>
            <w:tcW w:w="1200" w:type="dxa"/>
            <w:tcBorders>
              <w:top w:val="nil"/>
              <w:left w:val="nil"/>
              <w:bottom w:val="nil"/>
              <w:right w:val="nil"/>
            </w:tcBorders>
            <w:shd w:val="clear" w:color="auto" w:fill="auto"/>
            <w:noWrap/>
            <w:vAlign w:val="center"/>
            <w:hideMark/>
          </w:tcPr>
          <w:p w14:paraId="5376DDA6" w14:textId="679C33CE"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12221B6C" w14:textId="32EDDBA1"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4182CA36" w14:textId="6E4B4D4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51945A80" w14:textId="7A12D80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4360B505" w14:textId="6CE560D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79</w:t>
            </w:r>
          </w:p>
        </w:tc>
        <w:tc>
          <w:tcPr>
            <w:tcW w:w="1200" w:type="dxa"/>
            <w:tcBorders>
              <w:top w:val="nil"/>
              <w:left w:val="nil"/>
              <w:bottom w:val="nil"/>
              <w:right w:val="nil"/>
            </w:tcBorders>
            <w:shd w:val="clear" w:color="auto" w:fill="auto"/>
            <w:noWrap/>
            <w:vAlign w:val="center"/>
            <w:hideMark/>
          </w:tcPr>
          <w:p w14:paraId="700D5675" w14:textId="4608AFB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4ABAB7F2" w14:textId="0900ECF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70</w:t>
            </w:r>
          </w:p>
        </w:tc>
        <w:tc>
          <w:tcPr>
            <w:tcW w:w="1200" w:type="dxa"/>
            <w:tcBorders>
              <w:top w:val="nil"/>
              <w:left w:val="nil"/>
              <w:bottom w:val="nil"/>
              <w:right w:val="nil"/>
            </w:tcBorders>
            <w:shd w:val="clear" w:color="auto" w:fill="auto"/>
            <w:noWrap/>
            <w:vAlign w:val="center"/>
            <w:hideMark/>
          </w:tcPr>
          <w:p w14:paraId="782F98E6" w14:textId="1875C79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58</w:t>
            </w:r>
          </w:p>
        </w:tc>
      </w:tr>
      <w:tr w:rsidR="00720E28" w:rsidRPr="00720E28" w14:paraId="445CC6F9" w14:textId="77777777" w:rsidTr="006223D7">
        <w:trPr>
          <w:trHeight w:val="315"/>
        </w:trPr>
        <w:tc>
          <w:tcPr>
            <w:tcW w:w="1204" w:type="dxa"/>
            <w:vMerge/>
            <w:tcBorders>
              <w:top w:val="nil"/>
              <w:left w:val="nil"/>
              <w:bottom w:val="single" w:sz="8" w:space="0" w:color="000000"/>
              <w:right w:val="nil"/>
            </w:tcBorders>
            <w:vAlign w:val="center"/>
            <w:hideMark/>
          </w:tcPr>
          <w:p w14:paraId="7085CD3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581D9FC6"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03875A02" w14:textId="752AD3B9"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7A94A17D" w14:textId="0A6614B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44</w:t>
            </w:r>
          </w:p>
        </w:tc>
        <w:tc>
          <w:tcPr>
            <w:tcW w:w="1200" w:type="dxa"/>
            <w:tcBorders>
              <w:top w:val="nil"/>
              <w:left w:val="nil"/>
              <w:bottom w:val="single" w:sz="8" w:space="0" w:color="auto"/>
              <w:right w:val="nil"/>
            </w:tcBorders>
            <w:shd w:val="clear" w:color="auto" w:fill="auto"/>
            <w:noWrap/>
            <w:vAlign w:val="center"/>
            <w:hideMark/>
          </w:tcPr>
          <w:p w14:paraId="33044367" w14:textId="401192B6"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20</w:t>
            </w:r>
          </w:p>
        </w:tc>
        <w:tc>
          <w:tcPr>
            <w:tcW w:w="1200" w:type="dxa"/>
            <w:tcBorders>
              <w:top w:val="nil"/>
              <w:left w:val="nil"/>
              <w:bottom w:val="single" w:sz="8" w:space="0" w:color="auto"/>
              <w:right w:val="nil"/>
            </w:tcBorders>
            <w:shd w:val="clear" w:color="auto" w:fill="auto"/>
            <w:noWrap/>
            <w:vAlign w:val="center"/>
            <w:hideMark/>
          </w:tcPr>
          <w:p w14:paraId="459A9E29" w14:textId="22FFC1A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73</w:t>
            </w:r>
          </w:p>
        </w:tc>
        <w:tc>
          <w:tcPr>
            <w:tcW w:w="1200" w:type="dxa"/>
            <w:tcBorders>
              <w:top w:val="nil"/>
              <w:left w:val="nil"/>
              <w:bottom w:val="single" w:sz="8" w:space="0" w:color="auto"/>
              <w:right w:val="nil"/>
            </w:tcBorders>
            <w:shd w:val="clear" w:color="auto" w:fill="auto"/>
            <w:noWrap/>
            <w:vAlign w:val="center"/>
            <w:hideMark/>
          </w:tcPr>
          <w:p w14:paraId="57B25945" w14:textId="5CAE781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701785C1" w14:textId="19495753"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51732736" w14:textId="1AEC4E43"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1</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49B42440" w14:textId="1EAA3E7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61</w:t>
            </w:r>
          </w:p>
        </w:tc>
        <w:tc>
          <w:tcPr>
            <w:tcW w:w="1200" w:type="dxa"/>
            <w:tcBorders>
              <w:top w:val="nil"/>
              <w:left w:val="nil"/>
              <w:bottom w:val="single" w:sz="8" w:space="0" w:color="auto"/>
              <w:right w:val="nil"/>
            </w:tcBorders>
            <w:shd w:val="clear" w:color="auto" w:fill="auto"/>
            <w:noWrap/>
            <w:vAlign w:val="center"/>
            <w:hideMark/>
          </w:tcPr>
          <w:p w14:paraId="1EDF78BA" w14:textId="658059B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71</w:t>
            </w:r>
          </w:p>
        </w:tc>
        <w:tc>
          <w:tcPr>
            <w:tcW w:w="1200" w:type="dxa"/>
            <w:tcBorders>
              <w:top w:val="nil"/>
              <w:left w:val="nil"/>
              <w:bottom w:val="single" w:sz="8" w:space="0" w:color="auto"/>
              <w:right w:val="nil"/>
            </w:tcBorders>
            <w:shd w:val="clear" w:color="auto" w:fill="auto"/>
            <w:noWrap/>
            <w:vAlign w:val="center"/>
            <w:hideMark/>
          </w:tcPr>
          <w:p w14:paraId="7E274A5D" w14:textId="75DD5AB2"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75</w:t>
            </w:r>
          </w:p>
        </w:tc>
      </w:tr>
    </w:tbl>
    <w:p w14:paraId="49D52562" w14:textId="77777777" w:rsidR="0082334D" w:rsidRDefault="0082334D">
      <w:pPr>
        <w:spacing w:line="480" w:lineRule="auto"/>
        <w:rPr>
          <w:rFonts w:ascii="Times New Roman" w:hAnsi="Times New Roman" w:cs="Times New Roman"/>
          <w:sz w:val="24"/>
          <w:szCs w:val="24"/>
          <w:lang w:val="en-US"/>
        </w:rPr>
        <w:sectPr w:rsidR="0082334D" w:rsidSect="00AD4822">
          <w:pgSz w:w="15842" w:h="12242" w:code="1"/>
          <w:pgMar w:top="1440" w:right="1440" w:bottom="1440" w:left="1440" w:header="708" w:footer="708" w:gutter="0"/>
          <w:cols w:space="708"/>
          <w:docGrid w:linePitch="360"/>
        </w:sectPr>
      </w:pPr>
    </w:p>
    <w:p w14:paraId="32E72D67" w14:textId="77777777" w:rsidR="00D43E10" w:rsidRDefault="00D43E10" w:rsidP="004204EA">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LEGENDS</w:t>
      </w:r>
    </w:p>
    <w:p w14:paraId="69C5A5B4" w14:textId="77777777" w:rsidR="00D43E10" w:rsidRDefault="00D43E10">
      <w:pPr>
        <w:spacing w:line="480" w:lineRule="auto"/>
        <w:rPr>
          <w:ins w:id="689" w:author="Alicia" w:date="2016-05-17T16:15:00Z"/>
          <w:rFonts w:ascii="Times New Roman" w:hAnsi="Times New Roman" w:cs="Times New Roman"/>
          <w:sz w:val="24"/>
          <w:szCs w:val="24"/>
          <w:lang w:val="en-US"/>
        </w:rPr>
      </w:pPr>
      <w:r>
        <w:rPr>
          <w:rFonts w:ascii="Times New Roman" w:hAnsi="Times New Roman" w:cs="Times New Roman"/>
          <w:sz w:val="24"/>
          <w:szCs w:val="24"/>
          <w:lang w:val="en-US"/>
        </w:rPr>
        <w:t>Figure 1: Differences in linear selection gradients for flowering phenology between populations where the predator was present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=1, N = 11) and absent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 0, N = 9) in 2010 and 2011. Filed circles represent means, and bars standard errors (P &lt; 0.001 in both years, one-way ANOVAs). </w:t>
      </w:r>
    </w:p>
    <w:p w14:paraId="00BD81B9" w14:textId="28729952" w:rsidR="00CD6433" w:rsidDel="006A50EF" w:rsidRDefault="00CD6433">
      <w:pPr>
        <w:spacing w:line="480" w:lineRule="auto"/>
        <w:rPr>
          <w:del w:id="690" w:author="Alicia" w:date="2016-05-17T16:20:00Z"/>
          <w:rFonts w:ascii="Times New Roman" w:hAnsi="Times New Roman" w:cs="Times New Roman"/>
          <w:sz w:val="24"/>
          <w:szCs w:val="24"/>
          <w:lang w:val="en-US"/>
        </w:rPr>
      </w:pPr>
    </w:p>
    <w:p w14:paraId="00AD560F" w14:textId="225CF30F" w:rsidR="00A54D9D" w:rsidRDefault="00A54D9D" w:rsidP="00CD6433">
      <w:pPr>
        <w:spacing w:line="480" w:lineRule="auto"/>
        <w:rPr>
          <w:ins w:id="691" w:author="Alicia" w:date="2016-05-10T15:47:00Z"/>
          <w:rFonts w:ascii="Times New Roman" w:hAnsi="Times New Roman" w:cs="Times New Roman"/>
          <w:sz w:val="24"/>
          <w:lang w:val="en-US"/>
        </w:rPr>
      </w:pPr>
      <w:ins w:id="692" w:author="Alicia" w:date="2016-05-10T15:47:00Z">
        <w:r>
          <w:rPr>
            <w:rFonts w:ascii="Times New Roman" w:hAnsi="Times New Roman" w:cs="Times New Roman"/>
            <w:sz w:val="24"/>
            <w:szCs w:val="24"/>
            <w:lang w:val="en-US"/>
          </w:rPr>
          <w:t xml:space="preserve">Figure 2: </w:t>
        </w:r>
        <w:r>
          <w:rPr>
            <w:rFonts w:ascii="Times New Roman" w:hAnsi="Times New Roman" w:cs="Times New Roman"/>
            <w:sz w:val="24"/>
            <w:lang w:val="en-US"/>
          </w:rPr>
          <w:t xml:space="preserve">Path </w:t>
        </w:r>
      </w:ins>
      <w:commentRangeStart w:id="693"/>
      <w:commentRangeStart w:id="694"/>
      <w:ins w:id="695" w:author="Alicia" w:date="2016-05-17T16:15:00Z">
        <w:del w:id="696" w:author="ehrlen" w:date="2016-05-31T09:52:00Z">
          <w:r w:rsidR="00CD6433" w:rsidDel="00CF51E4">
            <w:rPr>
              <w:rFonts w:ascii="Times New Roman" w:hAnsi="Times New Roman" w:cs="Times New Roman"/>
              <w:sz w:val="24"/>
              <w:lang w:val="en-US"/>
            </w:rPr>
            <w:delText>analyses</w:delText>
          </w:r>
        </w:del>
      </w:ins>
      <w:commentRangeEnd w:id="693"/>
      <w:del w:id="697" w:author="ehrlen" w:date="2016-05-31T09:52:00Z">
        <w:r w:rsidR="00CF51E4" w:rsidDel="00CF51E4">
          <w:rPr>
            <w:rStyle w:val="CommentReference"/>
          </w:rPr>
          <w:commentReference w:id="693"/>
        </w:r>
      </w:del>
      <w:ins w:id="698" w:author="ehrlen" w:date="2016-05-31T09:52:00Z">
        <w:r w:rsidR="00CF51E4">
          <w:rPr>
            <w:rFonts w:ascii="Times New Roman" w:hAnsi="Times New Roman" w:cs="Times New Roman"/>
            <w:sz w:val="24"/>
            <w:lang w:val="en-US"/>
          </w:rPr>
          <w:t>models</w:t>
        </w:r>
        <w:commentRangeEnd w:id="694"/>
        <w:r w:rsidR="00CF51E4">
          <w:rPr>
            <w:rStyle w:val="CommentReference"/>
          </w:rPr>
          <w:commentReference w:id="694"/>
        </w:r>
      </w:ins>
      <w:ins w:id="699" w:author="Alicia" w:date="2016-05-17T16:15:00Z">
        <w:r w:rsidR="00CD6433">
          <w:rPr>
            <w:rFonts w:ascii="Times New Roman" w:hAnsi="Times New Roman" w:cs="Times New Roman"/>
            <w:sz w:val="24"/>
            <w:lang w:val="en-US"/>
          </w:rPr>
          <w:t xml:space="preserve"> </w:t>
        </w:r>
      </w:ins>
      <w:ins w:id="700" w:author="Alicia" w:date="2016-05-10T15:47:00Z">
        <w:r>
          <w:rPr>
            <w:rFonts w:ascii="Times New Roman" w:hAnsi="Times New Roman" w:cs="Times New Roman"/>
            <w:sz w:val="24"/>
            <w:lang w:val="en-US"/>
          </w:rPr>
          <w:t xml:space="preserve">of </w:t>
        </w:r>
      </w:ins>
      <w:ins w:id="701" w:author="ehrlen" w:date="2016-05-31T09:49:00Z">
        <w:r w:rsidR="00CF51E4">
          <w:rPr>
            <w:rFonts w:ascii="Times New Roman" w:hAnsi="Times New Roman" w:cs="Times New Roman"/>
            <w:sz w:val="24"/>
            <w:lang w:val="en-US"/>
          </w:rPr>
          <w:t xml:space="preserve">the effects of </w:t>
        </w:r>
      </w:ins>
      <w:ins w:id="702" w:author="ehrlen" w:date="2016-05-31T09:53:00Z">
        <w:r w:rsidR="00CF51E4">
          <w:rPr>
            <w:rFonts w:ascii="Times New Roman" w:hAnsi="Times New Roman" w:cs="Times New Roman"/>
            <w:sz w:val="24"/>
            <w:lang w:val="en-US"/>
          </w:rPr>
          <w:t xml:space="preserve">plant </w:t>
        </w:r>
      </w:ins>
      <w:ins w:id="703" w:author="Alicia" w:date="2016-05-10T15:47:00Z">
        <w:r>
          <w:rPr>
            <w:rFonts w:ascii="Times New Roman" w:hAnsi="Times New Roman" w:cs="Times New Roman"/>
            <w:sz w:val="24"/>
            <w:lang w:val="en-US"/>
          </w:rPr>
          <w:t xml:space="preserve">reproductive traits (flowering phenology, shoot height and number of flowers) and intensity of predation </w:t>
        </w:r>
      </w:ins>
      <w:ins w:id="704" w:author="ehrlen" w:date="2016-05-31T09:49:00Z">
        <w:r w:rsidR="00CF51E4">
          <w:rPr>
            <w:rFonts w:ascii="Times New Roman" w:hAnsi="Times New Roman" w:cs="Times New Roman"/>
            <w:sz w:val="24"/>
            <w:lang w:val="en-US"/>
          </w:rPr>
          <w:t xml:space="preserve">(number of eggs) </w:t>
        </w:r>
      </w:ins>
      <w:ins w:id="705" w:author="Alicia" w:date="2016-05-10T15:47:00Z">
        <w:r>
          <w:rPr>
            <w:rFonts w:ascii="Times New Roman" w:hAnsi="Times New Roman" w:cs="Times New Roman"/>
            <w:sz w:val="24"/>
            <w:lang w:val="en-US"/>
          </w:rPr>
          <w:t xml:space="preserve">by </w:t>
        </w:r>
      </w:ins>
      <w:ins w:id="706" w:author="ehrlen" w:date="2016-05-31T09:48:00Z">
        <w:r w:rsidR="00CF51E4">
          <w:rPr>
            <w:rFonts w:ascii="Times New Roman" w:hAnsi="Times New Roman" w:cs="Times New Roman"/>
            <w:sz w:val="24"/>
            <w:lang w:val="en-US"/>
          </w:rPr>
          <w:t xml:space="preserve">the butterfly </w:t>
        </w:r>
      </w:ins>
      <w:ins w:id="707" w:author="Alicia" w:date="2016-05-10T15:47:00Z">
        <w:r>
          <w:rPr>
            <w:rFonts w:ascii="Times New Roman" w:hAnsi="Times New Roman" w:cs="Times New Roman"/>
            <w:i/>
            <w:sz w:val="24"/>
            <w:lang w:val="en-US"/>
          </w:rPr>
          <w:t xml:space="preserve">P. </w:t>
        </w:r>
        <w:proofErr w:type="spellStart"/>
        <w:r>
          <w:rPr>
            <w:rFonts w:ascii="Times New Roman" w:hAnsi="Times New Roman" w:cs="Times New Roman"/>
            <w:i/>
            <w:sz w:val="24"/>
            <w:lang w:val="en-US"/>
          </w:rPr>
          <w:t>alcon</w:t>
        </w:r>
        <w:proofErr w:type="spellEnd"/>
        <w:r>
          <w:rPr>
            <w:rFonts w:ascii="Times New Roman" w:hAnsi="Times New Roman" w:cs="Times New Roman"/>
            <w:sz w:val="24"/>
            <w:lang w:val="en-US"/>
          </w:rPr>
          <w:t xml:space="preserve"> </w:t>
        </w:r>
        <w:del w:id="708" w:author="ehrlen" w:date="2016-05-31T09:49:00Z">
          <w:r w:rsidDel="00CF51E4">
            <w:rPr>
              <w:rFonts w:ascii="Times New Roman" w:hAnsi="Times New Roman" w:cs="Times New Roman"/>
              <w:sz w:val="24"/>
              <w:lang w:val="en-US"/>
            </w:rPr>
            <w:delText xml:space="preserve">(number of eggs) as predictors of fitness of </w:delText>
          </w:r>
        </w:del>
        <w:del w:id="709" w:author="ehrlen" w:date="2016-05-31T09:47:00Z">
          <w:r w:rsidDel="00CF51E4">
            <w:rPr>
              <w:rFonts w:ascii="Times New Roman" w:hAnsi="Times New Roman" w:cs="Times New Roman"/>
              <w:i/>
              <w:sz w:val="24"/>
              <w:lang w:val="en-US"/>
            </w:rPr>
            <w:delText>G. pneumonanthe</w:delText>
          </w:r>
          <w:r w:rsidDel="00CF51E4">
            <w:rPr>
              <w:rFonts w:ascii="Times New Roman" w:hAnsi="Times New Roman" w:cs="Times New Roman"/>
              <w:sz w:val="24"/>
              <w:lang w:val="en-US"/>
            </w:rPr>
            <w:delText xml:space="preserve"> </w:delText>
          </w:r>
        </w:del>
        <w:del w:id="710" w:author="ehrlen" w:date="2016-05-31T09:49:00Z">
          <w:r w:rsidDel="00CF51E4">
            <w:rPr>
              <w:rFonts w:ascii="Times New Roman" w:hAnsi="Times New Roman" w:cs="Times New Roman"/>
              <w:sz w:val="24"/>
              <w:lang w:val="en-US"/>
            </w:rPr>
            <w:delText>(</w:delText>
          </w:r>
        </w:del>
      </w:ins>
      <w:ins w:id="711" w:author="ehrlen" w:date="2016-05-31T09:49:00Z">
        <w:r w:rsidR="00CF51E4">
          <w:rPr>
            <w:rFonts w:ascii="Times New Roman" w:hAnsi="Times New Roman" w:cs="Times New Roman"/>
            <w:sz w:val="24"/>
            <w:lang w:val="en-US"/>
          </w:rPr>
          <w:t xml:space="preserve">on the </w:t>
        </w:r>
      </w:ins>
      <w:ins w:id="712" w:author="Alicia" w:date="2016-05-10T15:47:00Z">
        <w:r>
          <w:rPr>
            <w:rFonts w:ascii="Times New Roman" w:hAnsi="Times New Roman" w:cs="Times New Roman"/>
            <w:sz w:val="24"/>
            <w:lang w:val="en-US"/>
          </w:rPr>
          <w:t>number of intact fruits</w:t>
        </w:r>
        <w:del w:id="713" w:author="ehrlen" w:date="2016-05-31T09:49:00Z">
          <w:r w:rsidDel="00CF51E4">
            <w:rPr>
              <w:rFonts w:ascii="Times New Roman" w:hAnsi="Times New Roman" w:cs="Times New Roman"/>
              <w:sz w:val="24"/>
              <w:lang w:val="en-US"/>
            </w:rPr>
            <w:delText>)</w:delText>
          </w:r>
        </w:del>
        <w:r>
          <w:rPr>
            <w:rFonts w:ascii="Times New Roman" w:hAnsi="Times New Roman" w:cs="Times New Roman"/>
            <w:sz w:val="24"/>
            <w:lang w:val="en-US"/>
          </w:rPr>
          <w:t xml:space="preserve"> </w:t>
        </w:r>
      </w:ins>
      <w:ins w:id="714" w:author="ehrlen" w:date="2016-05-31T09:53:00Z">
        <w:r w:rsidR="00CF51E4">
          <w:rPr>
            <w:rFonts w:ascii="Times New Roman" w:hAnsi="Times New Roman" w:cs="Times New Roman"/>
            <w:sz w:val="24"/>
            <w:lang w:val="en-US"/>
          </w:rPr>
          <w:t xml:space="preserve">in </w:t>
        </w:r>
        <w:r w:rsidR="00CF51E4">
          <w:rPr>
            <w:rFonts w:ascii="Times New Roman" w:hAnsi="Times New Roman" w:cs="Times New Roman"/>
            <w:i/>
            <w:sz w:val="24"/>
            <w:lang w:val="en-US"/>
          </w:rPr>
          <w:t xml:space="preserve">G. </w:t>
        </w:r>
        <w:proofErr w:type="spellStart"/>
        <w:r w:rsidR="00CF51E4">
          <w:rPr>
            <w:rFonts w:ascii="Times New Roman" w:hAnsi="Times New Roman" w:cs="Times New Roman"/>
            <w:i/>
            <w:sz w:val="24"/>
            <w:lang w:val="en-US"/>
          </w:rPr>
          <w:t>pneumonanthe</w:t>
        </w:r>
        <w:proofErr w:type="spellEnd"/>
        <w:r w:rsidR="00CF51E4">
          <w:rPr>
            <w:rFonts w:ascii="Times New Roman" w:hAnsi="Times New Roman" w:cs="Times New Roman"/>
            <w:sz w:val="24"/>
            <w:lang w:val="en-US"/>
          </w:rPr>
          <w:t xml:space="preserve"> </w:t>
        </w:r>
      </w:ins>
      <w:ins w:id="715" w:author="Alicia" w:date="2016-05-10T15:47:00Z">
        <w:r>
          <w:rPr>
            <w:rFonts w:ascii="Times New Roman" w:hAnsi="Times New Roman" w:cs="Times New Roman"/>
            <w:sz w:val="24"/>
            <w:lang w:val="en-US"/>
          </w:rPr>
          <w:t xml:space="preserve">in 2010 (A) and 2011 (B). The model with the lowest </w:t>
        </w:r>
        <w:proofErr w:type="spellStart"/>
        <w:r>
          <w:rPr>
            <w:rFonts w:ascii="Times New Roman" w:hAnsi="Times New Roman" w:cs="Times New Roman"/>
            <w:sz w:val="24"/>
            <w:lang w:val="en-US"/>
          </w:rPr>
          <w:t>AICc</w:t>
        </w:r>
        <w:proofErr w:type="spellEnd"/>
        <w:r>
          <w:rPr>
            <w:rFonts w:ascii="Times New Roman" w:hAnsi="Times New Roman" w:cs="Times New Roman"/>
            <w:sz w:val="24"/>
            <w:lang w:val="en-US"/>
          </w:rPr>
          <w:t xml:space="preserve"> is shown in each case. </w:t>
        </w:r>
      </w:ins>
      <w:ins w:id="716" w:author="Alicia" w:date="2016-05-17T16:51:00Z">
        <w:r w:rsidR="00FB5D05">
          <w:rPr>
            <w:rFonts w:ascii="Times New Roman" w:hAnsi="Times New Roman" w:cs="Times New Roman"/>
            <w:sz w:val="24"/>
            <w:lang w:val="en-US"/>
          </w:rPr>
          <w:t xml:space="preserve">Dashed arrows indicate non-significant </w:t>
        </w:r>
      </w:ins>
      <w:ins w:id="717" w:author="Alicia" w:date="2016-05-17T16:52:00Z">
        <w:r w:rsidR="00FB5D05">
          <w:rPr>
            <w:rFonts w:ascii="Times New Roman" w:hAnsi="Times New Roman" w:cs="Times New Roman"/>
            <w:sz w:val="24"/>
            <w:lang w:val="en-US"/>
          </w:rPr>
          <w:t xml:space="preserve">path </w:t>
        </w:r>
      </w:ins>
      <w:ins w:id="718" w:author="Alicia" w:date="2016-05-17T16:51:00Z">
        <w:r w:rsidR="00FB5D05">
          <w:rPr>
            <w:rFonts w:ascii="Times New Roman" w:hAnsi="Times New Roman" w:cs="Times New Roman"/>
            <w:sz w:val="24"/>
            <w:lang w:val="en-US"/>
          </w:rPr>
          <w:t>coefficients</w:t>
        </w:r>
      </w:ins>
      <w:ins w:id="719" w:author="Alicia" w:date="2016-05-17T16:16:00Z">
        <w:r w:rsidR="00CD6433">
          <w:rPr>
            <w:rFonts w:ascii="Times New Roman" w:hAnsi="Times New Roman" w:cs="Times New Roman"/>
            <w:sz w:val="24"/>
            <w:lang w:val="en-US"/>
          </w:rPr>
          <w:t xml:space="preserve">. </w:t>
        </w:r>
      </w:ins>
      <w:ins w:id="720" w:author="Alicia" w:date="2016-05-17T16:18:00Z">
        <w:r w:rsidR="00CD6433" w:rsidRPr="001A4509">
          <w:rPr>
            <w:rFonts w:ascii="Times New Roman" w:hAnsi="Times New Roman" w:cs="Times New Roman"/>
            <w:sz w:val="24"/>
            <w:lang w:val="en-US"/>
          </w:rPr>
          <w:t>R</w:t>
        </w:r>
        <w:r w:rsidR="00CD6433" w:rsidRPr="00680D70">
          <w:rPr>
            <w:rFonts w:ascii="Times New Roman" w:hAnsi="Times New Roman" w:cs="Times New Roman"/>
            <w:sz w:val="24"/>
            <w:vertAlign w:val="superscript"/>
            <w:lang w:val="en-US"/>
          </w:rPr>
          <w:t>2</w:t>
        </w:r>
      </w:ins>
      <w:ins w:id="721" w:author="ehrlen" w:date="2016-05-31T09:49:00Z">
        <w:r w:rsidR="00CF51E4" w:rsidRPr="00CF51E4">
          <w:rPr>
            <w:rFonts w:ascii="Times New Roman" w:hAnsi="Times New Roman" w:cs="Times New Roman"/>
            <w:sz w:val="24"/>
            <w:lang w:val="en-US"/>
            <w:rPrChange w:id="722" w:author="ehrlen" w:date="2016-05-31T09:50:00Z">
              <w:rPr>
                <w:rFonts w:ascii="Times New Roman" w:hAnsi="Times New Roman" w:cs="Times New Roman"/>
                <w:sz w:val="24"/>
                <w:vertAlign w:val="superscript"/>
                <w:lang w:val="en-US"/>
              </w:rPr>
            </w:rPrChange>
          </w:rPr>
          <w:t>-value</w:t>
        </w:r>
      </w:ins>
      <w:ins w:id="723" w:author="Alicia" w:date="2016-05-17T16:18:00Z">
        <w:r w:rsidR="00CD6433">
          <w:rPr>
            <w:rFonts w:ascii="Times New Roman" w:hAnsi="Times New Roman" w:cs="Times New Roman"/>
            <w:sz w:val="24"/>
            <w:lang w:val="en-US"/>
          </w:rPr>
          <w:t xml:space="preserve">s are shown in the boxes of endogenous variables. </w:t>
        </w:r>
      </w:ins>
      <w:ins w:id="724" w:author="Alicia" w:date="2016-05-17T16:16:00Z">
        <w:r w:rsidR="00CD6433">
          <w:rPr>
            <w:rFonts w:ascii="Times New Roman" w:hAnsi="Times New Roman" w:cs="Times New Roman"/>
            <w:sz w:val="24"/>
            <w:lang w:val="en-US"/>
          </w:rPr>
          <w:t>A</w:t>
        </w:r>
        <w:r w:rsidR="00CD6433">
          <w:rPr>
            <w:rFonts w:ascii="Times New Roman" w:hAnsi="Times New Roman" w:cs="Times New Roman"/>
            <w:sz w:val="24"/>
            <w:szCs w:val="24"/>
            <w:lang w:val="en-US"/>
          </w:rPr>
          <w:t xml:space="preserve">ll data were standardized within populations before </w:t>
        </w:r>
        <w:del w:id="725" w:author="ehrlen" w:date="2016-05-31T09:50:00Z">
          <w:r w:rsidR="00CD6433" w:rsidDel="00CF51E4">
            <w:rPr>
              <w:rFonts w:ascii="Times New Roman" w:hAnsi="Times New Roman" w:cs="Times New Roman"/>
              <w:sz w:val="24"/>
              <w:szCs w:val="24"/>
              <w:lang w:val="en-US"/>
            </w:rPr>
            <w:delText xml:space="preserve">performing the </w:delText>
          </w:r>
        </w:del>
        <w:r w:rsidR="00CD6433">
          <w:rPr>
            <w:rFonts w:ascii="Times New Roman" w:hAnsi="Times New Roman" w:cs="Times New Roman"/>
            <w:sz w:val="24"/>
            <w:szCs w:val="24"/>
            <w:lang w:val="en-US"/>
          </w:rPr>
          <w:t>analyses</w:t>
        </w:r>
      </w:ins>
      <w:ins w:id="726" w:author="Alicia" w:date="2016-05-17T16:18:00Z">
        <w:r w:rsidR="00CD6433">
          <w:rPr>
            <w:rFonts w:ascii="Times New Roman" w:hAnsi="Times New Roman" w:cs="Times New Roman"/>
            <w:sz w:val="24"/>
            <w:szCs w:val="24"/>
            <w:lang w:val="en-US"/>
          </w:rPr>
          <w:t xml:space="preserve">. </w:t>
        </w:r>
      </w:ins>
      <w:commentRangeStart w:id="727"/>
      <w:ins w:id="728" w:author="Alicia" w:date="2016-05-17T16:52:00Z">
        <w:r w:rsidR="00FB5D05">
          <w:rPr>
            <w:rFonts w:ascii="Times New Roman" w:hAnsi="Times New Roman" w:cs="Times New Roman"/>
            <w:sz w:val="24"/>
            <w:szCs w:val="24"/>
            <w:lang w:val="en-US"/>
          </w:rPr>
          <w:t xml:space="preserve">Number of </w:t>
        </w:r>
        <w:commentRangeStart w:id="729"/>
        <w:r w:rsidR="00FB5D05">
          <w:rPr>
            <w:rFonts w:ascii="Times New Roman" w:hAnsi="Times New Roman" w:cs="Times New Roman"/>
            <w:sz w:val="24"/>
            <w:szCs w:val="24"/>
            <w:lang w:val="en-US"/>
          </w:rPr>
          <w:t>samples</w:t>
        </w:r>
      </w:ins>
      <w:commentRangeEnd w:id="729"/>
      <w:r w:rsidR="00CF51E4">
        <w:rPr>
          <w:rStyle w:val="CommentReference"/>
        </w:rPr>
        <w:commentReference w:id="729"/>
      </w:r>
      <w:commentRangeEnd w:id="727"/>
      <w:r w:rsidR="00CF51E4">
        <w:rPr>
          <w:rStyle w:val="CommentReference"/>
        </w:rPr>
        <w:commentReference w:id="727"/>
      </w:r>
      <w:ins w:id="730" w:author="Alicia" w:date="2016-05-17T16:52:00Z">
        <w:r w:rsidR="00FB5D05">
          <w:rPr>
            <w:rFonts w:ascii="Times New Roman" w:hAnsi="Times New Roman" w:cs="Times New Roman"/>
            <w:sz w:val="24"/>
            <w:szCs w:val="24"/>
            <w:lang w:val="en-US"/>
          </w:rPr>
          <w:t xml:space="preserve">, </w:t>
        </w:r>
        <w:r w:rsidR="00FB5D05">
          <w:rPr>
            <w:rFonts w:ascii="Symbol" w:hAnsi="Symbol" w:cs="Times New Roman"/>
            <w:sz w:val="24"/>
            <w:szCs w:val="24"/>
            <w:lang w:val="en-US"/>
          </w:rPr>
          <w:t></w:t>
        </w:r>
        <w:r w:rsidR="00FB5D05" w:rsidRPr="00FB5D05">
          <w:rPr>
            <w:rFonts w:ascii="Times New Roman" w:hAnsi="Times New Roman" w:cs="Times New Roman"/>
            <w:sz w:val="24"/>
            <w:szCs w:val="24"/>
            <w:vertAlign w:val="superscript"/>
            <w:lang w:val="en-US"/>
          </w:rPr>
          <w:t>2</w:t>
        </w:r>
        <w:r w:rsidR="00FB5D05">
          <w:rPr>
            <w:rFonts w:ascii="Times New Roman" w:hAnsi="Times New Roman" w:cs="Times New Roman"/>
            <w:sz w:val="24"/>
            <w:szCs w:val="24"/>
            <w:lang w:val="en-US"/>
          </w:rPr>
          <w:t xml:space="preserve"> and </w:t>
        </w:r>
        <w:proofErr w:type="spellStart"/>
        <w:r w:rsidR="00FB5D05">
          <w:rPr>
            <w:rFonts w:ascii="Times New Roman" w:hAnsi="Times New Roman" w:cs="Times New Roman"/>
            <w:sz w:val="24"/>
            <w:szCs w:val="24"/>
            <w:lang w:val="en-US"/>
          </w:rPr>
          <w:t>Bollen-stine</w:t>
        </w:r>
        <w:proofErr w:type="spellEnd"/>
        <w:r w:rsidR="00FB5D05">
          <w:rPr>
            <w:rFonts w:ascii="Times New Roman" w:hAnsi="Times New Roman" w:cs="Times New Roman"/>
            <w:sz w:val="24"/>
            <w:szCs w:val="24"/>
            <w:lang w:val="en-US"/>
          </w:rPr>
          <w:t xml:space="preserve"> p-value are shown. </w:t>
        </w:r>
      </w:ins>
    </w:p>
    <w:p w14:paraId="5E72C9B3" w14:textId="3129A554"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Figure </w:t>
      </w:r>
      <w:del w:id="731" w:author="Alicia" w:date="2016-05-10T15:47:00Z">
        <w:r w:rsidDel="00A54D9D">
          <w:rPr>
            <w:rFonts w:ascii="Times New Roman" w:hAnsi="Times New Roman" w:cs="Times New Roman"/>
            <w:sz w:val="24"/>
            <w:szCs w:val="24"/>
            <w:lang w:val="en-US"/>
          </w:rPr>
          <w:delText>2</w:delText>
        </w:r>
      </w:del>
      <w:ins w:id="732" w:author="Alicia" w:date="2016-05-10T15:47:00Z">
        <w:r w:rsidR="00A54D9D">
          <w:rPr>
            <w:rFonts w:ascii="Times New Roman" w:hAnsi="Times New Roman" w:cs="Times New Roman"/>
            <w:sz w:val="24"/>
            <w:szCs w:val="24"/>
            <w:lang w:val="en-US"/>
          </w:rPr>
          <w:t>3</w:t>
        </w:r>
      </w:ins>
      <w:r>
        <w:rPr>
          <w:rFonts w:ascii="Times New Roman" w:hAnsi="Times New Roman" w:cs="Times New Roman"/>
          <w:sz w:val="24"/>
          <w:szCs w:val="24"/>
          <w:lang w:val="en-US"/>
        </w:rPr>
        <w:t xml:space="preserve">: Relationship between abundance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host ants (log mean number of observed individuals), and presence/absence of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in populations of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(fitted curve is a logistic regression, N = 20 populations, p = 0.045). </w:t>
      </w:r>
    </w:p>
    <w:p w14:paraId="32977C9A" w14:textId="77777777" w:rsidR="00A54D9D" w:rsidRDefault="00A54D9D">
      <w:pPr>
        <w:spacing w:after="0" w:line="240" w:lineRule="auto"/>
        <w:rPr>
          <w:ins w:id="733" w:author="Alicia" w:date="2016-05-10T15:47:00Z"/>
          <w:rFonts w:ascii="Times New Roman" w:hAnsi="Times New Roman" w:cs="Times New Roman"/>
          <w:sz w:val="24"/>
          <w:szCs w:val="24"/>
          <w:lang w:val="en-US"/>
        </w:rPr>
      </w:pPr>
      <w:ins w:id="734" w:author="Alicia" w:date="2016-05-10T15:47:00Z">
        <w:r>
          <w:rPr>
            <w:rFonts w:ascii="Times New Roman" w:hAnsi="Times New Roman" w:cs="Times New Roman"/>
            <w:sz w:val="24"/>
            <w:szCs w:val="24"/>
            <w:lang w:val="en-US"/>
          </w:rPr>
          <w:br w:type="page"/>
        </w:r>
      </w:ins>
    </w:p>
    <w:p w14:paraId="74B0B3A9" w14:textId="53099B4B"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1</w:t>
      </w:r>
    </w:p>
    <w:p w14:paraId="39E96038" w14:textId="77777777" w:rsidR="00D43E10" w:rsidRDefault="00963BF8">
      <w:pPr>
        <w:spacing w:line="480" w:lineRule="auto"/>
        <w:rPr>
          <w:rFonts w:ascii="Times New Roman" w:hAnsi="Times New Roman" w:cs="Times New Roman"/>
          <w:sz w:val="24"/>
          <w:szCs w:val="24"/>
          <w:lang w:val="en-US"/>
        </w:rPr>
      </w:pPr>
      <w:r>
        <w:rPr>
          <w:noProof/>
          <w:lang w:val="sv-SE" w:eastAsia="sv-SE"/>
        </w:rPr>
        <w:drawing>
          <wp:inline distT="0" distB="0" distL="0" distR="0" wp14:anchorId="747E7F71" wp14:editId="33EC140D">
            <wp:extent cx="3641725" cy="283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1725" cy="2838450"/>
                    </a:xfrm>
                    <a:prstGeom prst="rect">
                      <a:avLst/>
                    </a:prstGeom>
                    <a:noFill/>
                    <a:ln>
                      <a:noFill/>
                    </a:ln>
                  </pic:spPr>
                </pic:pic>
              </a:graphicData>
            </a:graphic>
          </wp:inline>
        </w:drawing>
      </w:r>
    </w:p>
    <w:p w14:paraId="1A8DDEDB" w14:textId="77777777" w:rsidR="00A54D9D" w:rsidRDefault="00A54D9D">
      <w:pPr>
        <w:spacing w:after="0" w:line="240" w:lineRule="auto"/>
        <w:rPr>
          <w:ins w:id="735" w:author="Alicia" w:date="2016-05-10T15:48:00Z"/>
          <w:rFonts w:ascii="Times New Roman" w:hAnsi="Times New Roman" w:cs="Times New Roman"/>
          <w:sz w:val="24"/>
          <w:szCs w:val="24"/>
          <w:lang w:val="en-US"/>
        </w:rPr>
      </w:pPr>
      <w:ins w:id="736" w:author="Alicia" w:date="2016-05-10T15:48:00Z">
        <w:r>
          <w:rPr>
            <w:rFonts w:ascii="Times New Roman" w:hAnsi="Times New Roman" w:cs="Times New Roman"/>
            <w:sz w:val="24"/>
            <w:szCs w:val="24"/>
            <w:lang w:val="en-US"/>
          </w:rPr>
          <w:br w:type="page"/>
        </w:r>
      </w:ins>
    </w:p>
    <w:p w14:paraId="40331A52" w14:textId="2AB27060" w:rsidR="00A54D9D" w:rsidRDefault="00A54D9D" w:rsidP="00A54D9D">
      <w:pPr>
        <w:spacing w:after="0" w:line="480" w:lineRule="auto"/>
        <w:rPr>
          <w:ins w:id="737" w:author="Alicia" w:date="2016-05-10T15:47:00Z"/>
          <w:rFonts w:ascii="Times New Roman" w:hAnsi="Times New Roman" w:cs="Times New Roman"/>
          <w:sz w:val="24"/>
          <w:szCs w:val="24"/>
          <w:lang w:val="en-US"/>
        </w:rPr>
      </w:pPr>
      <w:ins w:id="738" w:author="Alicia" w:date="2016-05-10T15:47:00Z">
        <w:r>
          <w:rPr>
            <w:rFonts w:ascii="Times New Roman" w:hAnsi="Times New Roman" w:cs="Times New Roman"/>
            <w:sz w:val="24"/>
            <w:szCs w:val="24"/>
            <w:lang w:val="en-US"/>
          </w:rPr>
          <w:lastRenderedPageBreak/>
          <w:t>Figure 2</w:t>
        </w:r>
      </w:ins>
    </w:p>
    <w:p w14:paraId="038586A5" w14:textId="59F49C8E" w:rsidR="00A54D9D" w:rsidRDefault="00993068" w:rsidP="00A54D9D">
      <w:pPr>
        <w:spacing w:after="0" w:line="480" w:lineRule="auto"/>
        <w:rPr>
          <w:ins w:id="739" w:author="Alicia" w:date="2016-05-10T15:47:00Z"/>
          <w:rFonts w:ascii="Times New Roman" w:hAnsi="Times New Roman" w:cs="Times New Roman"/>
          <w:sz w:val="24"/>
          <w:szCs w:val="24"/>
          <w:lang w:val="en-US"/>
        </w:rPr>
      </w:pPr>
      <w:ins w:id="740" w:author="Alicia" w:date="2016-05-17T17:21:00Z">
        <w:r>
          <w:rPr>
            <w:rFonts w:ascii="Times New Roman" w:hAnsi="Times New Roman" w:cs="Times New Roman"/>
            <w:noProof/>
            <w:sz w:val="24"/>
            <w:szCs w:val="24"/>
            <w:lang w:val="sv-SE" w:eastAsia="sv-SE"/>
          </w:rPr>
          <w:drawing>
            <wp:inline distT="0" distB="0" distL="0" distR="0" wp14:anchorId="3F81C5F5" wp14:editId="71C77030">
              <wp:extent cx="5950800" cy="594000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0800" cy="5940000"/>
                      </a:xfrm>
                      <a:prstGeom prst="rect">
                        <a:avLst/>
                      </a:prstGeom>
                      <a:noFill/>
                    </pic:spPr>
                  </pic:pic>
                </a:graphicData>
              </a:graphic>
            </wp:inline>
          </w:drawing>
        </w:r>
      </w:ins>
    </w:p>
    <w:p w14:paraId="3615049A" w14:textId="77777777" w:rsidR="00A54D9D" w:rsidRDefault="00A54D9D">
      <w:pPr>
        <w:spacing w:after="0" w:line="240" w:lineRule="auto"/>
        <w:rPr>
          <w:ins w:id="741" w:author="Alicia" w:date="2016-05-10T15:48:00Z"/>
          <w:rFonts w:ascii="Times New Roman" w:hAnsi="Times New Roman" w:cs="Times New Roman"/>
          <w:sz w:val="24"/>
          <w:szCs w:val="24"/>
          <w:lang w:val="en-US"/>
        </w:rPr>
      </w:pPr>
      <w:ins w:id="742" w:author="Alicia" w:date="2016-05-10T15:48:00Z">
        <w:r>
          <w:rPr>
            <w:rFonts w:ascii="Times New Roman" w:hAnsi="Times New Roman" w:cs="Times New Roman"/>
            <w:sz w:val="24"/>
            <w:szCs w:val="24"/>
            <w:lang w:val="en-US"/>
          </w:rPr>
          <w:br w:type="page"/>
        </w:r>
      </w:ins>
    </w:p>
    <w:p w14:paraId="491D07B4" w14:textId="78C49B62" w:rsidR="00D43E10" w:rsidDel="00633CD7" w:rsidRDefault="00D43E10">
      <w:pPr>
        <w:rPr>
          <w:del w:id="743" w:author="Alicia" w:date="2016-05-02T11:49:00Z"/>
          <w:rFonts w:ascii="Times New Roman" w:hAnsi="Times New Roman" w:cs="Times New Roman"/>
          <w:sz w:val="24"/>
          <w:szCs w:val="24"/>
          <w:lang w:val="en-US"/>
        </w:rPr>
      </w:pPr>
      <w:del w:id="744" w:author="Alicia" w:date="2016-05-02T11:50:00Z">
        <w:r w:rsidDel="00633CD7">
          <w:rPr>
            <w:rFonts w:ascii="Times New Roman" w:hAnsi="Times New Roman" w:cs="Times New Roman"/>
            <w:sz w:val="24"/>
            <w:szCs w:val="24"/>
            <w:lang w:val="en-US"/>
          </w:rPr>
          <w:lastRenderedPageBreak/>
          <w:br w:type="page"/>
        </w:r>
      </w:del>
      <w:r>
        <w:rPr>
          <w:rFonts w:ascii="Times New Roman" w:hAnsi="Times New Roman" w:cs="Times New Roman"/>
          <w:sz w:val="24"/>
          <w:szCs w:val="24"/>
          <w:lang w:val="en-US"/>
        </w:rPr>
        <w:t xml:space="preserve">Figure </w:t>
      </w:r>
      <w:del w:id="745" w:author="Alicia" w:date="2016-05-10T15:48:00Z">
        <w:r w:rsidDel="00A54D9D">
          <w:rPr>
            <w:rFonts w:ascii="Times New Roman" w:hAnsi="Times New Roman" w:cs="Times New Roman"/>
            <w:sz w:val="24"/>
            <w:szCs w:val="24"/>
            <w:lang w:val="en-US"/>
          </w:rPr>
          <w:delText>2</w:delText>
        </w:r>
      </w:del>
      <w:ins w:id="746" w:author="Alicia" w:date="2016-05-10T15:48:00Z">
        <w:r w:rsidR="00A54D9D">
          <w:rPr>
            <w:rFonts w:ascii="Times New Roman" w:hAnsi="Times New Roman" w:cs="Times New Roman"/>
            <w:sz w:val="24"/>
            <w:szCs w:val="24"/>
            <w:lang w:val="en-US"/>
          </w:rPr>
          <w:t>3</w:t>
        </w:r>
      </w:ins>
    </w:p>
    <w:p w14:paraId="1D794556" w14:textId="77181B2E" w:rsidR="00633CD7" w:rsidRDefault="00633CD7">
      <w:pPr>
        <w:rPr>
          <w:ins w:id="747" w:author="Alicia" w:date="2016-05-02T11:48:00Z"/>
          <w:rFonts w:ascii="Times New Roman" w:hAnsi="Times New Roman" w:cs="Times New Roman"/>
          <w:sz w:val="24"/>
          <w:szCs w:val="24"/>
          <w:lang w:val="en-US"/>
        </w:rPr>
        <w:pPrChange w:id="748" w:author="Alicia" w:date="2016-05-02T11:49:00Z">
          <w:pPr>
            <w:spacing w:after="0" w:line="240" w:lineRule="auto"/>
          </w:pPr>
        </w:pPrChange>
      </w:pPr>
    </w:p>
    <w:p w14:paraId="56240084" w14:textId="04A2B540" w:rsidR="00633CD7" w:rsidRDefault="00633CD7">
      <w:pPr>
        <w:spacing w:after="0" w:line="240" w:lineRule="auto"/>
        <w:rPr>
          <w:ins w:id="749" w:author="Alicia" w:date="2016-05-02T11:50:00Z"/>
          <w:rFonts w:ascii="Times New Roman" w:hAnsi="Times New Roman" w:cs="Times New Roman"/>
          <w:sz w:val="24"/>
          <w:szCs w:val="24"/>
          <w:lang w:val="en-US"/>
        </w:rPr>
      </w:pPr>
      <w:ins w:id="750" w:author="Alicia" w:date="2016-05-02T11:50:00Z">
        <w:r>
          <w:rPr>
            <w:rFonts w:ascii="Times New Roman" w:hAnsi="Times New Roman" w:cs="Times New Roman"/>
            <w:noProof/>
            <w:sz w:val="24"/>
            <w:szCs w:val="24"/>
            <w:lang w:val="sv-SE" w:eastAsia="sv-SE"/>
          </w:rPr>
          <w:drawing>
            <wp:anchor distT="0" distB="0" distL="114300" distR="114300" simplePos="0" relativeHeight="251659264" behindDoc="0" locked="0" layoutInCell="1" allowOverlap="1" wp14:anchorId="710FFFE2" wp14:editId="0DD884AE">
              <wp:simplePos x="0" y="0"/>
              <wp:positionH relativeFrom="column">
                <wp:posOffset>217805</wp:posOffset>
              </wp:positionH>
              <wp:positionV relativeFrom="paragraph">
                <wp:posOffset>123190</wp:posOffset>
              </wp:positionV>
              <wp:extent cx="4157345" cy="3731260"/>
              <wp:effectExtent l="0" t="0" r="0" b="2540"/>
              <wp:wrapTopAndBottom/>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nts_transp.tiff"/>
                      <pic:cNvPicPr/>
                    </pic:nvPicPr>
                    <pic:blipFill>
                      <a:blip r:embed="rId14">
                        <a:extLst>
                          <a:ext uri="{28A0092B-C50C-407E-A947-70E740481C1C}">
                            <a14:useLocalDpi xmlns:a14="http://schemas.microsoft.com/office/drawing/2010/main" val="0"/>
                          </a:ext>
                        </a:extLst>
                      </a:blip>
                      <a:stretch>
                        <a:fillRect/>
                      </a:stretch>
                    </pic:blipFill>
                    <pic:spPr>
                      <a:xfrm>
                        <a:off x="0" y="0"/>
                        <a:ext cx="4157345" cy="3731260"/>
                      </a:xfrm>
                      <a:prstGeom prst="rect">
                        <a:avLst/>
                      </a:prstGeom>
                    </pic:spPr>
                  </pic:pic>
                </a:graphicData>
              </a:graphic>
            </wp:anchor>
          </w:drawing>
        </w:r>
      </w:ins>
    </w:p>
    <w:p w14:paraId="6DDB4632" w14:textId="4FAB3214" w:rsidR="00633CD7" w:rsidRDefault="00633CD7">
      <w:pPr>
        <w:spacing w:after="0" w:line="240" w:lineRule="auto"/>
        <w:rPr>
          <w:ins w:id="751" w:author="Alicia" w:date="2016-05-02T11:50:00Z"/>
          <w:rFonts w:ascii="Times New Roman" w:hAnsi="Times New Roman" w:cs="Times New Roman"/>
          <w:sz w:val="24"/>
          <w:szCs w:val="24"/>
          <w:lang w:val="en-US"/>
        </w:rPr>
      </w:pPr>
    </w:p>
    <w:p w14:paraId="0890DDAB" w14:textId="77777777" w:rsidR="00A54D9D" w:rsidRDefault="00A54D9D" w:rsidP="004204EA">
      <w:pPr>
        <w:rPr>
          <w:ins w:id="752" w:author="Alicia" w:date="2016-05-10T15:48:00Z"/>
          <w:rFonts w:ascii="Times New Roman" w:hAnsi="Times New Roman" w:cs="Times New Roman"/>
          <w:sz w:val="24"/>
          <w:szCs w:val="24"/>
          <w:lang w:val="en-US"/>
        </w:rPr>
        <w:sectPr w:rsidR="00A54D9D" w:rsidSect="00A54D9D">
          <w:pgSz w:w="12242" w:h="15842" w:code="1"/>
          <w:pgMar w:top="1440" w:right="1440" w:bottom="1440" w:left="1440" w:header="709" w:footer="709" w:gutter="0"/>
          <w:cols w:space="708"/>
          <w:docGrid w:linePitch="360"/>
          <w:sectPrChange w:id="753" w:author="Alicia" w:date="2016-05-10T15:48:00Z">
            <w:sectPr w:rsidR="00A54D9D" w:rsidSect="00A54D9D">
              <w:pgSz w:w="15842" w:h="12242"/>
              <w:pgMar w:top="1440" w:right="1440" w:bottom="1440" w:left="1440" w:header="709" w:footer="709" w:gutter="0"/>
            </w:sectPr>
          </w:sectPrChange>
        </w:sectPr>
      </w:pPr>
    </w:p>
    <w:p w14:paraId="3AA28DC4" w14:textId="77777777" w:rsidR="00D43E10" w:rsidRDefault="008C2A32" w:rsidP="004204E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APPENDICES</w:t>
      </w:r>
    </w:p>
    <w:p w14:paraId="09255952" w14:textId="77777777"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t xml:space="preserve">Appendix S1: Description of the study populations. The </w:t>
      </w:r>
      <w:proofErr w:type="spellStart"/>
      <w:proofErr w:type="gramStart"/>
      <w:r>
        <w:rPr>
          <w:rFonts w:ascii="Times New Roman" w:hAnsi="Times New Roman" w:cs="Times New Roman"/>
          <w:sz w:val="24"/>
          <w:szCs w:val="24"/>
          <w:lang w:val="en-US"/>
        </w:rPr>
        <w:t>colum</w:t>
      </w:r>
      <w:proofErr w:type="spellEnd"/>
      <w:proofErr w:type="gram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Pa</w:t>
      </w:r>
      <w:r>
        <w:rPr>
          <w:rFonts w:ascii="Times New Roman" w:hAnsi="Times New Roman" w:cs="Times New Roman"/>
          <w:sz w:val="24"/>
          <w:szCs w:val="24"/>
          <w:lang w:val="en-US"/>
        </w:rPr>
        <w:t xml:space="preserve">” indicates if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is present (1) or absent (0). The columns “Mean n eggs” and “Prop. </w:t>
      </w:r>
      <w:proofErr w:type="gramStart"/>
      <w:r>
        <w:rPr>
          <w:rFonts w:ascii="Times New Roman" w:hAnsi="Times New Roman" w:cs="Times New Roman"/>
          <w:sz w:val="24"/>
          <w:szCs w:val="24"/>
          <w:lang w:val="en-US"/>
        </w:rPr>
        <w:t>attacked</w:t>
      </w:r>
      <w:proofErr w:type="gramEnd"/>
      <w:r>
        <w:rPr>
          <w:rFonts w:ascii="Times New Roman" w:hAnsi="Times New Roman" w:cs="Times New Roman"/>
          <w:sz w:val="24"/>
          <w:szCs w:val="24"/>
          <w:lang w:val="en-US"/>
        </w:rPr>
        <w:t xml:space="preserve">” indicate, respectively, the mean number of eggs per plant and the proportion of plants attacked, in each population where the predator is present. X and Y coordinates are given for the centroid of the population in Swedish grid (RT 90) coordinate system. </w:t>
      </w:r>
    </w:p>
    <w:tbl>
      <w:tblPr>
        <w:tblW w:w="13390" w:type="dxa"/>
        <w:tblInd w:w="-68" w:type="dxa"/>
        <w:tblCellMar>
          <w:left w:w="70" w:type="dxa"/>
          <w:right w:w="70" w:type="dxa"/>
        </w:tblCellMar>
        <w:tblLook w:val="0000" w:firstRow="0" w:lastRow="0" w:firstColumn="0" w:lastColumn="0" w:noHBand="0" w:noVBand="0"/>
      </w:tblPr>
      <w:tblGrid>
        <w:gridCol w:w="764"/>
        <w:gridCol w:w="1220"/>
        <w:gridCol w:w="2844"/>
        <w:gridCol w:w="2150"/>
        <w:gridCol w:w="434"/>
        <w:gridCol w:w="721"/>
        <w:gridCol w:w="680"/>
        <w:gridCol w:w="160"/>
        <w:gridCol w:w="684"/>
        <w:gridCol w:w="753"/>
        <w:gridCol w:w="1020"/>
        <w:gridCol w:w="980"/>
        <w:gridCol w:w="980"/>
      </w:tblGrid>
      <w:tr w:rsidR="008C2A32" w14:paraId="5AB637BE" w14:textId="77777777" w:rsidTr="008C2A32">
        <w:trPr>
          <w:cantSplit/>
          <w:trHeight w:val="300"/>
        </w:trPr>
        <w:tc>
          <w:tcPr>
            <w:tcW w:w="764" w:type="dxa"/>
            <w:vMerge w:val="restart"/>
            <w:tcBorders>
              <w:top w:val="single" w:sz="12" w:space="0" w:color="auto"/>
              <w:left w:val="nil"/>
              <w:bottom w:val="single" w:sz="4" w:space="0" w:color="auto"/>
              <w:right w:val="nil"/>
            </w:tcBorders>
            <w:vAlign w:val="center"/>
          </w:tcPr>
          <w:p w14:paraId="78E04C5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Pop. ID</w:t>
            </w:r>
          </w:p>
        </w:tc>
        <w:tc>
          <w:tcPr>
            <w:tcW w:w="1220" w:type="dxa"/>
            <w:vMerge w:val="restart"/>
            <w:tcBorders>
              <w:top w:val="single" w:sz="12" w:space="0" w:color="auto"/>
              <w:left w:val="nil"/>
              <w:bottom w:val="single" w:sz="4" w:space="0" w:color="auto"/>
              <w:right w:val="nil"/>
            </w:tcBorders>
            <w:noWrap/>
            <w:vAlign w:val="center"/>
          </w:tcPr>
          <w:p w14:paraId="4FDDB697" w14:textId="77777777" w:rsidR="008C2A32" w:rsidRDefault="008C2A32" w:rsidP="008C2A32">
            <w:pPr>
              <w:spacing w:after="0" w:line="240" w:lineRule="auto"/>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County</w:t>
            </w:r>
          </w:p>
        </w:tc>
        <w:tc>
          <w:tcPr>
            <w:tcW w:w="2844" w:type="dxa"/>
            <w:vMerge w:val="restart"/>
            <w:tcBorders>
              <w:top w:val="single" w:sz="12" w:space="0" w:color="auto"/>
              <w:left w:val="nil"/>
              <w:bottom w:val="single" w:sz="4" w:space="0" w:color="auto"/>
              <w:right w:val="nil"/>
            </w:tcBorders>
            <w:noWrap/>
            <w:vAlign w:val="center"/>
          </w:tcPr>
          <w:p w14:paraId="07B2AAFB" w14:textId="77777777" w:rsidR="008C2A32" w:rsidRDefault="008C2A32" w:rsidP="008C2A32">
            <w:pPr>
              <w:spacing w:after="0" w:line="240" w:lineRule="auto"/>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Population name</w:t>
            </w:r>
          </w:p>
        </w:tc>
        <w:tc>
          <w:tcPr>
            <w:tcW w:w="2150" w:type="dxa"/>
            <w:vMerge w:val="restart"/>
            <w:tcBorders>
              <w:top w:val="single" w:sz="12" w:space="0" w:color="auto"/>
              <w:left w:val="nil"/>
              <w:bottom w:val="single" w:sz="4" w:space="0" w:color="auto"/>
              <w:right w:val="nil"/>
            </w:tcBorders>
            <w:vAlign w:val="center"/>
          </w:tcPr>
          <w:p w14:paraId="6C5616C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Habitat type</w:t>
            </w:r>
          </w:p>
        </w:tc>
        <w:tc>
          <w:tcPr>
            <w:tcW w:w="434" w:type="dxa"/>
            <w:vMerge w:val="restart"/>
            <w:tcBorders>
              <w:top w:val="single" w:sz="12" w:space="0" w:color="auto"/>
              <w:left w:val="nil"/>
              <w:bottom w:val="single" w:sz="4" w:space="0" w:color="auto"/>
              <w:right w:val="nil"/>
            </w:tcBorders>
            <w:vAlign w:val="center"/>
          </w:tcPr>
          <w:p w14:paraId="3DB4C7F4" w14:textId="77777777" w:rsidR="008C2A32" w:rsidRDefault="008C2A32" w:rsidP="008C2A32">
            <w:pPr>
              <w:spacing w:after="0" w:line="240" w:lineRule="auto"/>
              <w:jc w:val="center"/>
              <w:rPr>
                <w:rFonts w:ascii="Times New Roman" w:hAnsi="Times New Roman" w:cs="Times New Roman"/>
                <w:i/>
                <w:iCs/>
                <w:color w:val="000000"/>
                <w:sz w:val="24"/>
                <w:szCs w:val="24"/>
                <w:lang w:val="en-US" w:eastAsia="es-ES"/>
              </w:rPr>
            </w:pPr>
            <w:r>
              <w:rPr>
                <w:rFonts w:ascii="Times New Roman" w:hAnsi="Times New Roman" w:cs="Times New Roman"/>
                <w:i/>
                <w:iCs/>
                <w:color w:val="000000"/>
                <w:sz w:val="24"/>
                <w:szCs w:val="24"/>
                <w:lang w:val="en-US" w:eastAsia="es-ES"/>
              </w:rPr>
              <w:t>Pa</w:t>
            </w:r>
          </w:p>
        </w:tc>
        <w:tc>
          <w:tcPr>
            <w:tcW w:w="1401" w:type="dxa"/>
            <w:gridSpan w:val="2"/>
            <w:tcBorders>
              <w:top w:val="single" w:sz="12" w:space="0" w:color="auto"/>
              <w:left w:val="nil"/>
              <w:bottom w:val="single" w:sz="4" w:space="0" w:color="auto"/>
              <w:right w:val="nil"/>
            </w:tcBorders>
            <w:vAlign w:val="center"/>
          </w:tcPr>
          <w:p w14:paraId="5B67B8A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Mean n eggs</w:t>
            </w:r>
          </w:p>
        </w:tc>
        <w:tc>
          <w:tcPr>
            <w:tcW w:w="160" w:type="dxa"/>
            <w:tcBorders>
              <w:top w:val="single" w:sz="12" w:space="0" w:color="auto"/>
              <w:left w:val="nil"/>
              <w:bottom w:val="nil"/>
              <w:right w:val="nil"/>
            </w:tcBorders>
          </w:tcPr>
          <w:p w14:paraId="3522BBED"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437" w:type="dxa"/>
            <w:gridSpan w:val="2"/>
            <w:tcBorders>
              <w:top w:val="single" w:sz="12" w:space="0" w:color="auto"/>
              <w:left w:val="nil"/>
              <w:bottom w:val="single" w:sz="4" w:space="0" w:color="auto"/>
              <w:right w:val="nil"/>
            </w:tcBorders>
          </w:tcPr>
          <w:p w14:paraId="109038DC"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Prop. attacked</w:t>
            </w:r>
          </w:p>
        </w:tc>
        <w:tc>
          <w:tcPr>
            <w:tcW w:w="1020" w:type="dxa"/>
            <w:vMerge w:val="restart"/>
            <w:tcBorders>
              <w:top w:val="single" w:sz="12" w:space="0" w:color="auto"/>
              <w:left w:val="nil"/>
              <w:bottom w:val="single" w:sz="4" w:space="0" w:color="auto"/>
              <w:right w:val="nil"/>
            </w:tcBorders>
            <w:noWrap/>
            <w:vAlign w:val="center"/>
          </w:tcPr>
          <w:p w14:paraId="07E2078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X</w:t>
            </w:r>
          </w:p>
        </w:tc>
        <w:tc>
          <w:tcPr>
            <w:tcW w:w="980" w:type="dxa"/>
            <w:vMerge w:val="restart"/>
            <w:tcBorders>
              <w:top w:val="single" w:sz="12" w:space="0" w:color="auto"/>
              <w:left w:val="nil"/>
              <w:bottom w:val="single" w:sz="4" w:space="0" w:color="auto"/>
              <w:right w:val="nil"/>
            </w:tcBorders>
            <w:vAlign w:val="center"/>
          </w:tcPr>
          <w:p w14:paraId="05474A9E"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Y</w:t>
            </w:r>
          </w:p>
        </w:tc>
        <w:tc>
          <w:tcPr>
            <w:tcW w:w="980" w:type="dxa"/>
            <w:vMerge w:val="restart"/>
            <w:tcBorders>
              <w:top w:val="single" w:sz="12" w:space="0" w:color="auto"/>
              <w:left w:val="nil"/>
              <w:bottom w:val="single" w:sz="4" w:space="0" w:color="auto"/>
              <w:right w:val="nil"/>
            </w:tcBorders>
            <w:vAlign w:val="center"/>
          </w:tcPr>
          <w:p w14:paraId="1B0645F3"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Area (Ha)</w:t>
            </w:r>
          </w:p>
        </w:tc>
      </w:tr>
      <w:tr w:rsidR="008C2A32" w14:paraId="76B9E624" w14:textId="77777777" w:rsidTr="008C2A32">
        <w:trPr>
          <w:cantSplit/>
          <w:trHeight w:val="300"/>
        </w:trPr>
        <w:tc>
          <w:tcPr>
            <w:tcW w:w="764" w:type="dxa"/>
            <w:vMerge/>
            <w:tcBorders>
              <w:top w:val="single" w:sz="4" w:space="0" w:color="auto"/>
              <w:left w:val="nil"/>
              <w:bottom w:val="single" w:sz="12" w:space="0" w:color="auto"/>
              <w:right w:val="nil"/>
            </w:tcBorders>
            <w:vAlign w:val="center"/>
          </w:tcPr>
          <w:p w14:paraId="1B856445"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220" w:type="dxa"/>
            <w:vMerge/>
            <w:tcBorders>
              <w:top w:val="single" w:sz="4" w:space="0" w:color="auto"/>
              <w:left w:val="nil"/>
              <w:bottom w:val="single" w:sz="12" w:space="0" w:color="auto"/>
              <w:right w:val="nil"/>
            </w:tcBorders>
            <w:noWrap/>
            <w:vAlign w:val="bottom"/>
          </w:tcPr>
          <w:p w14:paraId="67646249" w14:textId="77777777" w:rsidR="008C2A32" w:rsidRDefault="008C2A32" w:rsidP="008C2A32">
            <w:pPr>
              <w:spacing w:after="0" w:line="240" w:lineRule="auto"/>
              <w:rPr>
                <w:rFonts w:ascii="Times New Roman" w:hAnsi="Times New Roman" w:cs="Times New Roman"/>
                <w:color w:val="000000"/>
                <w:sz w:val="24"/>
                <w:szCs w:val="24"/>
                <w:lang w:val="en-US" w:eastAsia="es-ES"/>
              </w:rPr>
            </w:pPr>
          </w:p>
        </w:tc>
        <w:tc>
          <w:tcPr>
            <w:tcW w:w="2844" w:type="dxa"/>
            <w:vMerge/>
            <w:tcBorders>
              <w:top w:val="single" w:sz="4" w:space="0" w:color="auto"/>
              <w:left w:val="nil"/>
              <w:bottom w:val="single" w:sz="12" w:space="0" w:color="auto"/>
              <w:right w:val="nil"/>
            </w:tcBorders>
            <w:noWrap/>
            <w:vAlign w:val="bottom"/>
          </w:tcPr>
          <w:p w14:paraId="111B85B4" w14:textId="77777777" w:rsidR="008C2A32" w:rsidRDefault="008C2A32" w:rsidP="008C2A32">
            <w:pPr>
              <w:spacing w:after="0" w:line="240" w:lineRule="auto"/>
              <w:rPr>
                <w:rFonts w:ascii="Times New Roman" w:hAnsi="Times New Roman" w:cs="Times New Roman"/>
                <w:color w:val="000000"/>
                <w:sz w:val="24"/>
                <w:szCs w:val="24"/>
                <w:lang w:val="en-US" w:eastAsia="es-ES"/>
              </w:rPr>
            </w:pPr>
          </w:p>
        </w:tc>
        <w:tc>
          <w:tcPr>
            <w:tcW w:w="2150" w:type="dxa"/>
            <w:vMerge/>
            <w:tcBorders>
              <w:top w:val="single" w:sz="4" w:space="0" w:color="auto"/>
              <w:left w:val="nil"/>
              <w:bottom w:val="single" w:sz="12" w:space="0" w:color="auto"/>
              <w:right w:val="nil"/>
            </w:tcBorders>
          </w:tcPr>
          <w:p w14:paraId="67E5158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434" w:type="dxa"/>
            <w:vMerge/>
            <w:tcBorders>
              <w:top w:val="single" w:sz="4" w:space="0" w:color="auto"/>
              <w:left w:val="nil"/>
              <w:bottom w:val="single" w:sz="12" w:space="0" w:color="auto"/>
              <w:right w:val="nil"/>
            </w:tcBorders>
            <w:vAlign w:val="bottom"/>
          </w:tcPr>
          <w:p w14:paraId="5A785674" w14:textId="77777777" w:rsidR="008C2A32" w:rsidRDefault="008C2A32" w:rsidP="008C2A32">
            <w:pPr>
              <w:spacing w:after="0" w:line="240" w:lineRule="auto"/>
              <w:jc w:val="center"/>
              <w:rPr>
                <w:rFonts w:ascii="Times New Roman" w:hAnsi="Times New Roman" w:cs="Times New Roman"/>
                <w:i/>
                <w:iCs/>
                <w:color w:val="000000"/>
                <w:sz w:val="24"/>
                <w:szCs w:val="24"/>
                <w:lang w:val="en-US" w:eastAsia="es-ES"/>
              </w:rPr>
            </w:pPr>
          </w:p>
        </w:tc>
        <w:tc>
          <w:tcPr>
            <w:tcW w:w="721" w:type="dxa"/>
            <w:tcBorders>
              <w:top w:val="single" w:sz="4" w:space="0" w:color="auto"/>
              <w:left w:val="nil"/>
              <w:bottom w:val="single" w:sz="12" w:space="0" w:color="auto"/>
              <w:right w:val="nil"/>
            </w:tcBorders>
          </w:tcPr>
          <w:p w14:paraId="55997BA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2010</w:t>
            </w:r>
          </w:p>
        </w:tc>
        <w:tc>
          <w:tcPr>
            <w:tcW w:w="680" w:type="dxa"/>
            <w:tcBorders>
              <w:top w:val="single" w:sz="4" w:space="0" w:color="auto"/>
              <w:left w:val="nil"/>
              <w:bottom w:val="single" w:sz="12" w:space="0" w:color="auto"/>
              <w:right w:val="nil"/>
            </w:tcBorders>
          </w:tcPr>
          <w:p w14:paraId="7C28A102"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2011</w:t>
            </w:r>
          </w:p>
        </w:tc>
        <w:tc>
          <w:tcPr>
            <w:tcW w:w="160" w:type="dxa"/>
            <w:tcBorders>
              <w:top w:val="nil"/>
              <w:left w:val="nil"/>
              <w:bottom w:val="single" w:sz="12" w:space="0" w:color="auto"/>
              <w:right w:val="nil"/>
            </w:tcBorders>
          </w:tcPr>
          <w:p w14:paraId="3DB5BB8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684" w:type="dxa"/>
            <w:tcBorders>
              <w:top w:val="single" w:sz="4" w:space="0" w:color="auto"/>
              <w:left w:val="nil"/>
              <w:bottom w:val="single" w:sz="12" w:space="0" w:color="auto"/>
              <w:right w:val="nil"/>
            </w:tcBorders>
          </w:tcPr>
          <w:p w14:paraId="7FE89A09"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2010</w:t>
            </w:r>
          </w:p>
        </w:tc>
        <w:tc>
          <w:tcPr>
            <w:tcW w:w="753" w:type="dxa"/>
            <w:tcBorders>
              <w:top w:val="single" w:sz="4" w:space="0" w:color="auto"/>
              <w:left w:val="nil"/>
              <w:bottom w:val="single" w:sz="12" w:space="0" w:color="auto"/>
              <w:right w:val="nil"/>
            </w:tcBorders>
          </w:tcPr>
          <w:p w14:paraId="196A439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2011</w:t>
            </w:r>
          </w:p>
        </w:tc>
        <w:tc>
          <w:tcPr>
            <w:tcW w:w="1020" w:type="dxa"/>
            <w:vMerge/>
            <w:tcBorders>
              <w:top w:val="single" w:sz="4" w:space="0" w:color="auto"/>
              <w:left w:val="nil"/>
              <w:bottom w:val="single" w:sz="12" w:space="0" w:color="auto"/>
              <w:right w:val="nil"/>
            </w:tcBorders>
            <w:noWrap/>
            <w:vAlign w:val="bottom"/>
          </w:tcPr>
          <w:p w14:paraId="1CB0605C"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980" w:type="dxa"/>
            <w:vMerge/>
            <w:tcBorders>
              <w:top w:val="single" w:sz="4" w:space="0" w:color="auto"/>
              <w:left w:val="nil"/>
              <w:bottom w:val="single" w:sz="12" w:space="0" w:color="auto"/>
              <w:right w:val="nil"/>
            </w:tcBorders>
            <w:vAlign w:val="bottom"/>
          </w:tcPr>
          <w:p w14:paraId="356D751A"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980" w:type="dxa"/>
            <w:vMerge/>
            <w:tcBorders>
              <w:top w:val="single" w:sz="4" w:space="0" w:color="auto"/>
              <w:left w:val="nil"/>
              <w:bottom w:val="single" w:sz="12" w:space="0" w:color="auto"/>
              <w:right w:val="nil"/>
            </w:tcBorders>
            <w:vAlign w:val="bottom"/>
          </w:tcPr>
          <w:p w14:paraId="43322B74"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r>
      <w:tr w:rsidR="008C2A32" w14:paraId="23A2E725" w14:textId="77777777" w:rsidTr="008C2A32">
        <w:trPr>
          <w:trHeight w:val="300"/>
        </w:trPr>
        <w:tc>
          <w:tcPr>
            <w:tcW w:w="764" w:type="dxa"/>
            <w:tcBorders>
              <w:top w:val="single" w:sz="12" w:space="0" w:color="auto"/>
              <w:left w:val="nil"/>
              <w:bottom w:val="nil"/>
              <w:right w:val="nil"/>
            </w:tcBorders>
          </w:tcPr>
          <w:p w14:paraId="54BEED9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A</w:t>
            </w:r>
          </w:p>
        </w:tc>
        <w:tc>
          <w:tcPr>
            <w:tcW w:w="1220" w:type="dxa"/>
            <w:tcBorders>
              <w:top w:val="single" w:sz="12" w:space="0" w:color="auto"/>
              <w:left w:val="nil"/>
              <w:bottom w:val="nil"/>
              <w:right w:val="nil"/>
            </w:tcBorders>
            <w:noWrap/>
            <w:vAlign w:val="bottom"/>
          </w:tcPr>
          <w:p w14:paraId="3BAD6CBB" w14:textId="77777777" w:rsidR="008C2A32" w:rsidRDefault="008C2A32" w:rsidP="008C2A32">
            <w:pPr>
              <w:spacing w:after="0" w:line="240" w:lineRule="auto"/>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Ale</w:t>
            </w:r>
          </w:p>
        </w:tc>
        <w:tc>
          <w:tcPr>
            <w:tcW w:w="2844" w:type="dxa"/>
            <w:tcBorders>
              <w:top w:val="single" w:sz="12" w:space="0" w:color="auto"/>
              <w:left w:val="nil"/>
              <w:bottom w:val="nil"/>
              <w:right w:val="nil"/>
            </w:tcBorders>
            <w:noWrap/>
            <w:vAlign w:val="bottom"/>
          </w:tcPr>
          <w:p w14:paraId="07312897" w14:textId="77777777" w:rsidR="008C2A32" w:rsidRDefault="008C2A32" w:rsidP="008C2A32">
            <w:pPr>
              <w:spacing w:after="0" w:line="240" w:lineRule="auto"/>
              <w:rPr>
                <w:rFonts w:ascii="Times New Roman" w:hAnsi="Times New Roman" w:cs="Times New Roman"/>
                <w:color w:val="000000"/>
                <w:sz w:val="24"/>
                <w:szCs w:val="24"/>
                <w:lang w:val="en-US" w:eastAsia="es-ES"/>
              </w:rPr>
            </w:pPr>
            <w:proofErr w:type="spellStart"/>
            <w:r>
              <w:rPr>
                <w:rFonts w:ascii="Times New Roman" w:hAnsi="Times New Roman" w:cs="Times New Roman"/>
                <w:color w:val="000000"/>
                <w:sz w:val="24"/>
                <w:szCs w:val="24"/>
                <w:lang w:val="en-US" w:eastAsia="es-ES"/>
              </w:rPr>
              <w:t>Bockemossen</w:t>
            </w:r>
            <w:proofErr w:type="spellEnd"/>
          </w:p>
        </w:tc>
        <w:tc>
          <w:tcPr>
            <w:tcW w:w="2150" w:type="dxa"/>
            <w:tcBorders>
              <w:top w:val="single" w:sz="12" w:space="0" w:color="auto"/>
              <w:left w:val="nil"/>
              <w:bottom w:val="nil"/>
              <w:right w:val="nil"/>
            </w:tcBorders>
          </w:tcPr>
          <w:p w14:paraId="03EED67E"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Bog</w:t>
            </w:r>
          </w:p>
        </w:tc>
        <w:tc>
          <w:tcPr>
            <w:tcW w:w="434" w:type="dxa"/>
            <w:tcBorders>
              <w:top w:val="single" w:sz="12" w:space="0" w:color="auto"/>
              <w:left w:val="nil"/>
              <w:bottom w:val="nil"/>
              <w:right w:val="nil"/>
            </w:tcBorders>
            <w:vAlign w:val="bottom"/>
          </w:tcPr>
          <w:p w14:paraId="7CA744A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w:t>
            </w:r>
          </w:p>
        </w:tc>
        <w:tc>
          <w:tcPr>
            <w:tcW w:w="721" w:type="dxa"/>
            <w:tcBorders>
              <w:top w:val="single" w:sz="12" w:space="0" w:color="auto"/>
              <w:left w:val="nil"/>
              <w:bottom w:val="nil"/>
              <w:right w:val="nil"/>
            </w:tcBorders>
            <w:vAlign w:val="bottom"/>
          </w:tcPr>
          <w:p w14:paraId="3801092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0.51</w:t>
            </w:r>
          </w:p>
        </w:tc>
        <w:tc>
          <w:tcPr>
            <w:tcW w:w="680" w:type="dxa"/>
            <w:tcBorders>
              <w:top w:val="single" w:sz="12" w:space="0" w:color="auto"/>
              <w:left w:val="nil"/>
              <w:bottom w:val="nil"/>
              <w:right w:val="nil"/>
            </w:tcBorders>
            <w:vAlign w:val="bottom"/>
          </w:tcPr>
          <w:p w14:paraId="1AC88186"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2.17</w:t>
            </w:r>
          </w:p>
        </w:tc>
        <w:tc>
          <w:tcPr>
            <w:tcW w:w="160" w:type="dxa"/>
            <w:tcBorders>
              <w:top w:val="single" w:sz="12" w:space="0" w:color="auto"/>
              <w:left w:val="nil"/>
              <w:bottom w:val="nil"/>
              <w:right w:val="nil"/>
            </w:tcBorders>
          </w:tcPr>
          <w:p w14:paraId="191DA42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p>
        </w:tc>
        <w:tc>
          <w:tcPr>
            <w:tcW w:w="684" w:type="dxa"/>
            <w:tcBorders>
              <w:top w:val="single" w:sz="12" w:space="0" w:color="auto"/>
              <w:left w:val="nil"/>
              <w:bottom w:val="nil"/>
              <w:right w:val="nil"/>
            </w:tcBorders>
            <w:vAlign w:val="bottom"/>
          </w:tcPr>
          <w:p w14:paraId="213062E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0.19</w:t>
            </w:r>
          </w:p>
        </w:tc>
        <w:tc>
          <w:tcPr>
            <w:tcW w:w="753" w:type="dxa"/>
            <w:tcBorders>
              <w:top w:val="single" w:sz="12" w:space="0" w:color="auto"/>
              <w:left w:val="nil"/>
              <w:bottom w:val="nil"/>
              <w:right w:val="nil"/>
            </w:tcBorders>
            <w:vAlign w:val="bottom"/>
          </w:tcPr>
          <w:p w14:paraId="584E60B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0.46</w:t>
            </w:r>
          </w:p>
        </w:tc>
        <w:tc>
          <w:tcPr>
            <w:tcW w:w="1020" w:type="dxa"/>
            <w:tcBorders>
              <w:top w:val="single" w:sz="12" w:space="0" w:color="auto"/>
              <w:left w:val="nil"/>
              <w:bottom w:val="nil"/>
              <w:right w:val="nil"/>
            </w:tcBorders>
            <w:noWrap/>
            <w:vAlign w:val="bottom"/>
          </w:tcPr>
          <w:p w14:paraId="51E0A2B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1277444</w:t>
            </w:r>
          </w:p>
        </w:tc>
        <w:tc>
          <w:tcPr>
            <w:tcW w:w="980" w:type="dxa"/>
            <w:tcBorders>
              <w:top w:val="single" w:sz="12" w:space="0" w:color="auto"/>
              <w:left w:val="nil"/>
              <w:bottom w:val="nil"/>
              <w:right w:val="nil"/>
            </w:tcBorders>
            <w:vAlign w:val="bottom"/>
          </w:tcPr>
          <w:p w14:paraId="31D04C8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6420758</w:t>
            </w:r>
          </w:p>
        </w:tc>
        <w:tc>
          <w:tcPr>
            <w:tcW w:w="980" w:type="dxa"/>
            <w:tcBorders>
              <w:top w:val="single" w:sz="12" w:space="0" w:color="auto"/>
              <w:left w:val="nil"/>
              <w:bottom w:val="nil"/>
              <w:right w:val="nil"/>
            </w:tcBorders>
            <w:vAlign w:val="bottom"/>
          </w:tcPr>
          <w:p w14:paraId="1F15D541"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10.16</w:t>
            </w:r>
          </w:p>
        </w:tc>
      </w:tr>
      <w:tr w:rsidR="008C2A32" w14:paraId="02CC6C53" w14:textId="77777777" w:rsidTr="008C2A32">
        <w:trPr>
          <w:trHeight w:val="300"/>
        </w:trPr>
        <w:tc>
          <w:tcPr>
            <w:tcW w:w="764" w:type="dxa"/>
            <w:tcBorders>
              <w:top w:val="nil"/>
              <w:left w:val="nil"/>
              <w:bottom w:val="nil"/>
              <w:right w:val="nil"/>
            </w:tcBorders>
          </w:tcPr>
          <w:p w14:paraId="3B8A49B0"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B</w:t>
            </w:r>
          </w:p>
        </w:tc>
        <w:tc>
          <w:tcPr>
            <w:tcW w:w="1220" w:type="dxa"/>
            <w:tcBorders>
              <w:top w:val="nil"/>
              <w:left w:val="nil"/>
              <w:bottom w:val="nil"/>
              <w:right w:val="nil"/>
            </w:tcBorders>
            <w:noWrap/>
            <w:vAlign w:val="bottom"/>
          </w:tcPr>
          <w:p w14:paraId="4339B735"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Göteborg</w:t>
            </w:r>
          </w:p>
        </w:tc>
        <w:tc>
          <w:tcPr>
            <w:tcW w:w="2844" w:type="dxa"/>
            <w:tcBorders>
              <w:top w:val="nil"/>
              <w:left w:val="nil"/>
              <w:bottom w:val="nil"/>
              <w:right w:val="nil"/>
            </w:tcBorders>
            <w:noWrap/>
            <w:vAlign w:val="bottom"/>
          </w:tcPr>
          <w:p w14:paraId="18365708"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Högsjön, Vättlefjäll, pop. 1</w:t>
            </w:r>
          </w:p>
        </w:tc>
        <w:tc>
          <w:tcPr>
            <w:tcW w:w="2150" w:type="dxa"/>
            <w:tcBorders>
              <w:top w:val="nil"/>
              <w:left w:val="nil"/>
              <w:bottom w:val="nil"/>
              <w:right w:val="nil"/>
            </w:tcBorders>
          </w:tcPr>
          <w:p w14:paraId="77B57B29"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Lake shore</w:t>
            </w:r>
          </w:p>
        </w:tc>
        <w:tc>
          <w:tcPr>
            <w:tcW w:w="434" w:type="dxa"/>
            <w:tcBorders>
              <w:top w:val="nil"/>
              <w:left w:val="nil"/>
              <w:bottom w:val="nil"/>
              <w:right w:val="nil"/>
            </w:tcBorders>
            <w:vAlign w:val="bottom"/>
          </w:tcPr>
          <w:p w14:paraId="0842C903"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w:t>
            </w:r>
          </w:p>
        </w:tc>
        <w:tc>
          <w:tcPr>
            <w:tcW w:w="721" w:type="dxa"/>
            <w:tcBorders>
              <w:top w:val="nil"/>
              <w:left w:val="nil"/>
              <w:bottom w:val="nil"/>
              <w:right w:val="nil"/>
            </w:tcBorders>
            <w:vAlign w:val="bottom"/>
          </w:tcPr>
          <w:p w14:paraId="052627F9"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0.32</w:t>
            </w:r>
          </w:p>
        </w:tc>
        <w:tc>
          <w:tcPr>
            <w:tcW w:w="680" w:type="dxa"/>
            <w:tcBorders>
              <w:top w:val="nil"/>
              <w:left w:val="nil"/>
              <w:bottom w:val="nil"/>
              <w:right w:val="nil"/>
            </w:tcBorders>
            <w:vAlign w:val="bottom"/>
          </w:tcPr>
          <w:p w14:paraId="23D8318F"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1.88</w:t>
            </w:r>
          </w:p>
        </w:tc>
        <w:tc>
          <w:tcPr>
            <w:tcW w:w="160" w:type="dxa"/>
            <w:tcBorders>
              <w:top w:val="nil"/>
              <w:left w:val="nil"/>
              <w:bottom w:val="nil"/>
              <w:right w:val="nil"/>
            </w:tcBorders>
          </w:tcPr>
          <w:p w14:paraId="37F1F3F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684" w:type="dxa"/>
            <w:tcBorders>
              <w:top w:val="nil"/>
              <w:left w:val="nil"/>
              <w:bottom w:val="nil"/>
              <w:right w:val="nil"/>
            </w:tcBorders>
            <w:vAlign w:val="bottom"/>
          </w:tcPr>
          <w:p w14:paraId="582953B3"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0.15</w:t>
            </w:r>
          </w:p>
        </w:tc>
        <w:tc>
          <w:tcPr>
            <w:tcW w:w="753" w:type="dxa"/>
            <w:tcBorders>
              <w:top w:val="nil"/>
              <w:left w:val="nil"/>
              <w:bottom w:val="nil"/>
              <w:right w:val="nil"/>
            </w:tcBorders>
            <w:vAlign w:val="bottom"/>
          </w:tcPr>
          <w:p w14:paraId="447CD55D"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0.51</w:t>
            </w:r>
          </w:p>
        </w:tc>
        <w:tc>
          <w:tcPr>
            <w:tcW w:w="1020" w:type="dxa"/>
            <w:tcBorders>
              <w:top w:val="nil"/>
              <w:left w:val="nil"/>
              <w:bottom w:val="nil"/>
              <w:right w:val="nil"/>
            </w:tcBorders>
            <w:noWrap/>
            <w:vAlign w:val="bottom"/>
          </w:tcPr>
          <w:p w14:paraId="04123AB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val="en-US" w:eastAsia="es-ES"/>
              </w:rPr>
              <w:t>1284183</w:t>
            </w:r>
          </w:p>
        </w:tc>
        <w:tc>
          <w:tcPr>
            <w:tcW w:w="980" w:type="dxa"/>
            <w:tcBorders>
              <w:top w:val="nil"/>
              <w:left w:val="nil"/>
              <w:bottom w:val="nil"/>
              <w:right w:val="nil"/>
            </w:tcBorders>
            <w:vAlign w:val="bottom"/>
          </w:tcPr>
          <w:p w14:paraId="4A6411FE"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6418711</w:t>
            </w:r>
          </w:p>
        </w:tc>
        <w:tc>
          <w:tcPr>
            <w:tcW w:w="980" w:type="dxa"/>
            <w:tcBorders>
              <w:top w:val="nil"/>
              <w:left w:val="nil"/>
              <w:bottom w:val="nil"/>
              <w:right w:val="nil"/>
            </w:tcBorders>
            <w:vAlign w:val="bottom"/>
          </w:tcPr>
          <w:p w14:paraId="7C1312F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0.20</w:t>
            </w:r>
          </w:p>
        </w:tc>
      </w:tr>
      <w:tr w:rsidR="008C2A32" w14:paraId="46F0C02E" w14:textId="77777777" w:rsidTr="008C2A32">
        <w:trPr>
          <w:trHeight w:val="300"/>
        </w:trPr>
        <w:tc>
          <w:tcPr>
            <w:tcW w:w="764" w:type="dxa"/>
            <w:tcBorders>
              <w:top w:val="nil"/>
              <w:left w:val="nil"/>
              <w:bottom w:val="nil"/>
              <w:right w:val="nil"/>
            </w:tcBorders>
          </w:tcPr>
          <w:p w14:paraId="77645BB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C</w:t>
            </w:r>
          </w:p>
        </w:tc>
        <w:tc>
          <w:tcPr>
            <w:tcW w:w="1220" w:type="dxa"/>
            <w:tcBorders>
              <w:top w:val="nil"/>
              <w:left w:val="nil"/>
              <w:bottom w:val="nil"/>
              <w:right w:val="nil"/>
            </w:tcBorders>
            <w:noWrap/>
            <w:vAlign w:val="bottom"/>
          </w:tcPr>
          <w:p w14:paraId="601FFBE3"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Göteborg</w:t>
            </w:r>
          </w:p>
        </w:tc>
        <w:tc>
          <w:tcPr>
            <w:tcW w:w="2844" w:type="dxa"/>
            <w:tcBorders>
              <w:top w:val="nil"/>
              <w:left w:val="nil"/>
              <w:bottom w:val="nil"/>
              <w:right w:val="nil"/>
            </w:tcBorders>
            <w:noWrap/>
            <w:vAlign w:val="bottom"/>
          </w:tcPr>
          <w:p w14:paraId="460F140C"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Högsjön, Vättlefjäll, pop. 2</w:t>
            </w:r>
          </w:p>
        </w:tc>
        <w:tc>
          <w:tcPr>
            <w:tcW w:w="2150" w:type="dxa"/>
            <w:tcBorders>
              <w:top w:val="nil"/>
              <w:left w:val="nil"/>
              <w:bottom w:val="nil"/>
              <w:right w:val="nil"/>
            </w:tcBorders>
          </w:tcPr>
          <w:p w14:paraId="4B80EF5E"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Lake shore</w:t>
            </w:r>
          </w:p>
        </w:tc>
        <w:tc>
          <w:tcPr>
            <w:tcW w:w="434" w:type="dxa"/>
            <w:tcBorders>
              <w:top w:val="nil"/>
              <w:left w:val="nil"/>
              <w:bottom w:val="nil"/>
              <w:right w:val="nil"/>
            </w:tcBorders>
            <w:vAlign w:val="bottom"/>
          </w:tcPr>
          <w:p w14:paraId="2C6BCF4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w:t>
            </w:r>
          </w:p>
        </w:tc>
        <w:tc>
          <w:tcPr>
            <w:tcW w:w="721" w:type="dxa"/>
            <w:tcBorders>
              <w:top w:val="nil"/>
              <w:left w:val="nil"/>
              <w:bottom w:val="nil"/>
              <w:right w:val="nil"/>
            </w:tcBorders>
            <w:vAlign w:val="bottom"/>
          </w:tcPr>
          <w:p w14:paraId="3EFBA05F"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0.02</w:t>
            </w:r>
          </w:p>
        </w:tc>
        <w:tc>
          <w:tcPr>
            <w:tcW w:w="680" w:type="dxa"/>
            <w:tcBorders>
              <w:top w:val="nil"/>
              <w:left w:val="nil"/>
              <w:bottom w:val="nil"/>
              <w:right w:val="nil"/>
            </w:tcBorders>
            <w:vAlign w:val="bottom"/>
          </w:tcPr>
          <w:p w14:paraId="5644449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0.92</w:t>
            </w:r>
          </w:p>
        </w:tc>
        <w:tc>
          <w:tcPr>
            <w:tcW w:w="160" w:type="dxa"/>
            <w:tcBorders>
              <w:top w:val="nil"/>
              <w:left w:val="nil"/>
              <w:bottom w:val="nil"/>
              <w:right w:val="nil"/>
            </w:tcBorders>
          </w:tcPr>
          <w:p w14:paraId="140813C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4EC42C4"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0.01</w:t>
            </w:r>
          </w:p>
        </w:tc>
        <w:tc>
          <w:tcPr>
            <w:tcW w:w="753" w:type="dxa"/>
            <w:tcBorders>
              <w:top w:val="nil"/>
              <w:left w:val="nil"/>
              <w:bottom w:val="nil"/>
              <w:right w:val="nil"/>
            </w:tcBorders>
            <w:vAlign w:val="bottom"/>
          </w:tcPr>
          <w:p w14:paraId="46CA21E2"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0.33</w:t>
            </w:r>
          </w:p>
        </w:tc>
        <w:tc>
          <w:tcPr>
            <w:tcW w:w="1020" w:type="dxa"/>
            <w:tcBorders>
              <w:top w:val="nil"/>
              <w:left w:val="nil"/>
              <w:bottom w:val="nil"/>
              <w:right w:val="nil"/>
            </w:tcBorders>
            <w:noWrap/>
            <w:vAlign w:val="bottom"/>
          </w:tcPr>
          <w:p w14:paraId="5382BC4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1283548</w:t>
            </w:r>
          </w:p>
        </w:tc>
        <w:tc>
          <w:tcPr>
            <w:tcW w:w="980" w:type="dxa"/>
            <w:tcBorders>
              <w:top w:val="nil"/>
              <w:left w:val="nil"/>
              <w:bottom w:val="nil"/>
              <w:right w:val="nil"/>
            </w:tcBorders>
            <w:vAlign w:val="bottom"/>
          </w:tcPr>
          <w:p w14:paraId="597E068C"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6418770</w:t>
            </w:r>
          </w:p>
        </w:tc>
        <w:tc>
          <w:tcPr>
            <w:tcW w:w="980" w:type="dxa"/>
            <w:tcBorders>
              <w:top w:val="nil"/>
              <w:left w:val="nil"/>
              <w:bottom w:val="nil"/>
              <w:right w:val="nil"/>
            </w:tcBorders>
            <w:vAlign w:val="bottom"/>
          </w:tcPr>
          <w:p w14:paraId="52CE146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0.20</w:t>
            </w:r>
          </w:p>
        </w:tc>
      </w:tr>
      <w:tr w:rsidR="008C2A32" w14:paraId="1EF86F81" w14:textId="77777777" w:rsidTr="008C2A32">
        <w:trPr>
          <w:trHeight w:val="300"/>
        </w:trPr>
        <w:tc>
          <w:tcPr>
            <w:tcW w:w="764" w:type="dxa"/>
            <w:tcBorders>
              <w:top w:val="nil"/>
              <w:left w:val="nil"/>
              <w:bottom w:val="nil"/>
              <w:right w:val="nil"/>
            </w:tcBorders>
          </w:tcPr>
          <w:p w14:paraId="1D09709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D</w:t>
            </w:r>
          </w:p>
        </w:tc>
        <w:tc>
          <w:tcPr>
            <w:tcW w:w="1220" w:type="dxa"/>
            <w:tcBorders>
              <w:top w:val="nil"/>
              <w:left w:val="nil"/>
              <w:bottom w:val="nil"/>
              <w:right w:val="nil"/>
            </w:tcBorders>
            <w:noWrap/>
            <w:vAlign w:val="bottom"/>
          </w:tcPr>
          <w:p w14:paraId="0E3210F4"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Göteborg</w:t>
            </w:r>
            <w:proofErr w:type="spellEnd"/>
          </w:p>
        </w:tc>
        <w:tc>
          <w:tcPr>
            <w:tcW w:w="2844" w:type="dxa"/>
            <w:tcBorders>
              <w:top w:val="nil"/>
              <w:left w:val="nil"/>
              <w:bottom w:val="nil"/>
              <w:right w:val="nil"/>
            </w:tcBorders>
            <w:noWrap/>
            <w:vAlign w:val="bottom"/>
          </w:tcPr>
          <w:p w14:paraId="31C112EB"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Orremossen</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Vättlefjäll</w:t>
            </w:r>
            <w:proofErr w:type="spellEnd"/>
          </w:p>
        </w:tc>
        <w:tc>
          <w:tcPr>
            <w:tcW w:w="2150" w:type="dxa"/>
            <w:tcBorders>
              <w:top w:val="nil"/>
              <w:left w:val="nil"/>
              <w:bottom w:val="nil"/>
              <w:right w:val="nil"/>
            </w:tcBorders>
          </w:tcPr>
          <w:p w14:paraId="56FF96A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2642E02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6E9F0CF0"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0.27</w:t>
            </w:r>
          </w:p>
        </w:tc>
        <w:tc>
          <w:tcPr>
            <w:tcW w:w="680" w:type="dxa"/>
            <w:tcBorders>
              <w:top w:val="nil"/>
              <w:left w:val="nil"/>
              <w:bottom w:val="nil"/>
              <w:right w:val="nil"/>
            </w:tcBorders>
            <w:vAlign w:val="bottom"/>
          </w:tcPr>
          <w:p w14:paraId="66C05749"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0.32</w:t>
            </w:r>
          </w:p>
        </w:tc>
        <w:tc>
          <w:tcPr>
            <w:tcW w:w="160" w:type="dxa"/>
            <w:tcBorders>
              <w:top w:val="nil"/>
              <w:left w:val="nil"/>
              <w:bottom w:val="nil"/>
              <w:right w:val="nil"/>
            </w:tcBorders>
          </w:tcPr>
          <w:p w14:paraId="7BE16E5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2533C9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0.09</w:t>
            </w:r>
          </w:p>
        </w:tc>
        <w:tc>
          <w:tcPr>
            <w:tcW w:w="753" w:type="dxa"/>
            <w:tcBorders>
              <w:top w:val="nil"/>
              <w:left w:val="nil"/>
              <w:bottom w:val="nil"/>
              <w:right w:val="nil"/>
            </w:tcBorders>
            <w:vAlign w:val="bottom"/>
          </w:tcPr>
          <w:p w14:paraId="1E47B12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0.12</w:t>
            </w:r>
          </w:p>
        </w:tc>
        <w:tc>
          <w:tcPr>
            <w:tcW w:w="1020" w:type="dxa"/>
            <w:tcBorders>
              <w:top w:val="nil"/>
              <w:left w:val="nil"/>
              <w:bottom w:val="nil"/>
              <w:right w:val="nil"/>
            </w:tcBorders>
            <w:noWrap/>
            <w:vAlign w:val="bottom"/>
          </w:tcPr>
          <w:p w14:paraId="3F636E78"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1278600</w:t>
            </w:r>
          </w:p>
        </w:tc>
        <w:tc>
          <w:tcPr>
            <w:tcW w:w="980" w:type="dxa"/>
            <w:tcBorders>
              <w:top w:val="nil"/>
              <w:left w:val="nil"/>
              <w:bottom w:val="nil"/>
              <w:right w:val="nil"/>
            </w:tcBorders>
            <w:vAlign w:val="bottom"/>
          </w:tcPr>
          <w:p w14:paraId="6491DAD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6416407</w:t>
            </w:r>
          </w:p>
        </w:tc>
        <w:tc>
          <w:tcPr>
            <w:tcW w:w="980" w:type="dxa"/>
            <w:tcBorders>
              <w:top w:val="nil"/>
              <w:left w:val="nil"/>
              <w:bottom w:val="nil"/>
              <w:right w:val="nil"/>
            </w:tcBorders>
            <w:vAlign w:val="bottom"/>
          </w:tcPr>
          <w:p w14:paraId="4A86585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10.30</w:t>
            </w:r>
          </w:p>
        </w:tc>
      </w:tr>
      <w:tr w:rsidR="008C2A32" w14:paraId="6E0DA811" w14:textId="77777777" w:rsidTr="008C2A32">
        <w:trPr>
          <w:trHeight w:val="300"/>
        </w:trPr>
        <w:tc>
          <w:tcPr>
            <w:tcW w:w="764" w:type="dxa"/>
            <w:tcBorders>
              <w:top w:val="nil"/>
              <w:left w:val="nil"/>
              <w:bottom w:val="nil"/>
              <w:right w:val="nil"/>
            </w:tcBorders>
          </w:tcPr>
          <w:p w14:paraId="3BDA768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E</w:t>
            </w:r>
          </w:p>
        </w:tc>
        <w:tc>
          <w:tcPr>
            <w:tcW w:w="1220" w:type="dxa"/>
            <w:tcBorders>
              <w:top w:val="nil"/>
              <w:left w:val="nil"/>
              <w:bottom w:val="nil"/>
              <w:right w:val="nil"/>
            </w:tcBorders>
            <w:noWrap/>
            <w:vAlign w:val="bottom"/>
          </w:tcPr>
          <w:p w14:paraId="47025B55"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Herrljunga</w:t>
            </w:r>
            <w:proofErr w:type="spellEnd"/>
          </w:p>
        </w:tc>
        <w:tc>
          <w:tcPr>
            <w:tcW w:w="2844" w:type="dxa"/>
            <w:tcBorders>
              <w:top w:val="nil"/>
              <w:left w:val="nil"/>
              <w:bottom w:val="nil"/>
              <w:right w:val="nil"/>
            </w:tcBorders>
            <w:noWrap/>
            <w:vAlign w:val="bottom"/>
          </w:tcPr>
          <w:p w14:paraId="4076A57E"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Remmene skjutfält, pop. 1</w:t>
            </w:r>
          </w:p>
        </w:tc>
        <w:tc>
          <w:tcPr>
            <w:tcW w:w="2150" w:type="dxa"/>
            <w:tcBorders>
              <w:top w:val="nil"/>
              <w:left w:val="nil"/>
              <w:bottom w:val="nil"/>
              <w:right w:val="nil"/>
            </w:tcBorders>
          </w:tcPr>
          <w:p w14:paraId="22B7B5E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7CCA44A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76B94795"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0.94</w:t>
            </w:r>
          </w:p>
        </w:tc>
        <w:tc>
          <w:tcPr>
            <w:tcW w:w="680" w:type="dxa"/>
            <w:tcBorders>
              <w:top w:val="nil"/>
              <w:left w:val="nil"/>
              <w:bottom w:val="nil"/>
              <w:right w:val="nil"/>
            </w:tcBorders>
            <w:vAlign w:val="bottom"/>
          </w:tcPr>
          <w:p w14:paraId="3CFC1BE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2.16</w:t>
            </w:r>
          </w:p>
        </w:tc>
        <w:tc>
          <w:tcPr>
            <w:tcW w:w="160" w:type="dxa"/>
            <w:tcBorders>
              <w:top w:val="nil"/>
              <w:left w:val="nil"/>
              <w:bottom w:val="nil"/>
              <w:right w:val="nil"/>
            </w:tcBorders>
          </w:tcPr>
          <w:p w14:paraId="2EC6979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3B1C08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0.35</w:t>
            </w:r>
          </w:p>
        </w:tc>
        <w:tc>
          <w:tcPr>
            <w:tcW w:w="753" w:type="dxa"/>
            <w:tcBorders>
              <w:top w:val="nil"/>
              <w:left w:val="nil"/>
              <w:bottom w:val="nil"/>
              <w:right w:val="nil"/>
            </w:tcBorders>
            <w:vAlign w:val="bottom"/>
          </w:tcPr>
          <w:p w14:paraId="253340D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0.44</w:t>
            </w:r>
          </w:p>
        </w:tc>
        <w:tc>
          <w:tcPr>
            <w:tcW w:w="1020" w:type="dxa"/>
            <w:tcBorders>
              <w:top w:val="nil"/>
              <w:left w:val="nil"/>
              <w:bottom w:val="nil"/>
              <w:right w:val="nil"/>
            </w:tcBorders>
            <w:noWrap/>
            <w:vAlign w:val="bottom"/>
          </w:tcPr>
          <w:p w14:paraId="3A4AB35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1332333</w:t>
            </w:r>
          </w:p>
        </w:tc>
        <w:tc>
          <w:tcPr>
            <w:tcW w:w="980" w:type="dxa"/>
            <w:tcBorders>
              <w:top w:val="nil"/>
              <w:left w:val="nil"/>
              <w:bottom w:val="nil"/>
              <w:right w:val="nil"/>
            </w:tcBorders>
            <w:vAlign w:val="bottom"/>
          </w:tcPr>
          <w:p w14:paraId="5ECE345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6439185</w:t>
            </w:r>
          </w:p>
        </w:tc>
        <w:tc>
          <w:tcPr>
            <w:tcW w:w="980" w:type="dxa"/>
            <w:tcBorders>
              <w:top w:val="nil"/>
              <w:left w:val="nil"/>
              <w:bottom w:val="nil"/>
              <w:right w:val="nil"/>
            </w:tcBorders>
            <w:vAlign w:val="bottom"/>
          </w:tcPr>
          <w:p w14:paraId="27BBE35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0.90</w:t>
            </w:r>
          </w:p>
        </w:tc>
      </w:tr>
      <w:tr w:rsidR="008C2A32" w14:paraId="396F7B18" w14:textId="77777777" w:rsidTr="008C2A32">
        <w:trPr>
          <w:trHeight w:val="300"/>
        </w:trPr>
        <w:tc>
          <w:tcPr>
            <w:tcW w:w="764" w:type="dxa"/>
            <w:tcBorders>
              <w:top w:val="nil"/>
              <w:left w:val="nil"/>
              <w:bottom w:val="nil"/>
              <w:right w:val="nil"/>
            </w:tcBorders>
          </w:tcPr>
          <w:p w14:paraId="1CF5931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F</w:t>
            </w:r>
          </w:p>
        </w:tc>
        <w:tc>
          <w:tcPr>
            <w:tcW w:w="1220" w:type="dxa"/>
            <w:tcBorders>
              <w:top w:val="nil"/>
              <w:left w:val="nil"/>
              <w:bottom w:val="nil"/>
              <w:right w:val="nil"/>
            </w:tcBorders>
            <w:noWrap/>
            <w:vAlign w:val="bottom"/>
          </w:tcPr>
          <w:p w14:paraId="14194143"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Herrljunga</w:t>
            </w:r>
            <w:proofErr w:type="spellEnd"/>
          </w:p>
        </w:tc>
        <w:tc>
          <w:tcPr>
            <w:tcW w:w="2844" w:type="dxa"/>
            <w:tcBorders>
              <w:top w:val="nil"/>
              <w:left w:val="nil"/>
              <w:bottom w:val="nil"/>
              <w:right w:val="nil"/>
            </w:tcBorders>
            <w:noWrap/>
            <w:vAlign w:val="bottom"/>
          </w:tcPr>
          <w:p w14:paraId="27E961A3"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Remmene</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skjutfält</w:t>
            </w:r>
            <w:proofErr w:type="spellEnd"/>
            <w:r>
              <w:rPr>
                <w:rFonts w:ascii="Times New Roman" w:hAnsi="Times New Roman" w:cs="Times New Roman"/>
                <w:color w:val="000000"/>
                <w:sz w:val="24"/>
                <w:szCs w:val="24"/>
                <w:lang w:eastAsia="es-ES"/>
              </w:rPr>
              <w:t>, pop. 2</w:t>
            </w:r>
          </w:p>
        </w:tc>
        <w:tc>
          <w:tcPr>
            <w:tcW w:w="2150" w:type="dxa"/>
            <w:tcBorders>
              <w:top w:val="nil"/>
              <w:left w:val="nil"/>
              <w:bottom w:val="nil"/>
              <w:right w:val="nil"/>
            </w:tcBorders>
          </w:tcPr>
          <w:p w14:paraId="3F5369D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7E0FCC0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3F12CC22"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2.68</w:t>
            </w:r>
          </w:p>
        </w:tc>
        <w:tc>
          <w:tcPr>
            <w:tcW w:w="680" w:type="dxa"/>
            <w:tcBorders>
              <w:top w:val="nil"/>
              <w:left w:val="nil"/>
              <w:bottom w:val="nil"/>
              <w:right w:val="nil"/>
            </w:tcBorders>
            <w:vAlign w:val="bottom"/>
          </w:tcPr>
          <w:p w14:paraId="4F2E18F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3.32</w:t>
            </w:r>
          </w:p>
        </w:tc>
        <w:tc>
          <w:tcPr>
            <w:tcW w:w="160" w:type="dxa"/>
            <w:tcBorders>
              <w:top w:val="nil"/>
              <w:left w:val="nil"/>
              <w:bottom w:val="nil"/>
              <w:right w:val="nil"/>
            </w:tcBorders>
          </w:tcPr>
          <w:p w14:paraId="36812CD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4A26E9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0.46</w:t>
            </w:r>
          </w:p>
        </w:tc>
        <w:tc>
          <w:tcPr>
            <w:tcW w:w="753" w:type="dxa"/>
            <w:tcBorders>
              <w:top w:val="nil"/>
              <w:left w:val="nil"/>
              <w:bottom w:val="nil"/>
              <w:right w:val="nil"/>
            </w:tcBorders>
            <w:vAlign w:val="bottom"/>
          </w:tcPr>
          <w:p w14:paraId="3679E7C2"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0.47</w:t>
            </w:r>
          </w:p>
        </w:tc>
        <w:tc>
          <w:tcPr>
            <w:tcW w:w="1020" w:type="dxa"/>
            <w:tcBorders>
              <w:top w:val="nil"/>
              <w:left w:val="nil"/>
              <w:bottom w:val="nil"/>
              <w:right w:val="nil"/>
            </w:tcBorders>
            <w:noWrap/>
            <w:vAlign w:val="bottom"/>
          </w:tcPr>
          <w:p w14:paraId="7DBCC0D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1332388</w:t>
            </w:r>
          </w:p>
        </w:tc>
        <w:tc>
          <w:tcPr>
            <w:tcW w:w="980" w:type="dxa"/>
            <w:tcBorders>
              <w:top w:val="nil"/>
              <w:left w:val="nil"/>
              <w:bottom w:val="nil"/>
              <w:right w:val="nil"/>
            </w:tcBorders>
            <w:vAlign w:val="bottom"/>
          </w:tcPr>
          <w:p w14:paraId="4D3EB6E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6438949</w:t>
            </w:r>
          </w:p>
        </w:tc>
        <w:tc>
          <w:tcPr>
            <w:tcW w:w="980" w:type="dxa"/>
            <w:tcBorders>
              <w:top w:val="nil"/>
              <w:left w:val="nil"/>
              <w:bottom w:val="nil"/>
              <w:right w:val="nil"/>
            </w:tcBorders>
            <w:vAlign w:val="bottom"/>
          </w:tcPr>
          <w:p w14:paraId="79FB516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0.95</w:t>
            </w:r>
          </w:p>
        </w:tc>
      </w:tr>
      <w:tr w:rsidR="008C2A32" w14:paraId="52A224A3" w14:textId="77777777" w:rsidTr="008C2A32">
        <w:trPr>
          <w:trHeight w:val="300"/>
        </w:trPr>
        <w:tc>
          <w:tcPr>
            <w:tcW w:w="764" w:type="dxa"/>
            <w:tcBorders>
              <w:top w:val="nil"/>
              <w:left w:val="nil"/>
              <w:bottom w:val="nil"/>
              <w:right w:val="nil"/>
            </w:tcBorders>
          </w:tcPr>
          <w:p w14:paraId="04D2201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G</w:t>
            </w:r>
          </w:p>
        </w:tc>
        <w:tc>
          <w:tcPr>
            <w:tcW w:w="1220" w:type="dxa"/>
            <w:tcBorders>
              <w:top w:val="nil"/>
              <w:left w:val="nil"/>
              <w:bottom w:val="nil"/>
              <w:right w:val="nil"/>
            </w:tcBorders>
            <w:noWrap/>
            <w:vAlign w:val="bottom"/>
          </w:tcPr>
          <w:p w14:paraId="0C24BF36"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Herrljunga</w:t>
            </w:r>
            <w:proofErr w:type="spellEnd"/>
          </w:p>
        </w:tc>
        <w:tc>
          <w:tcPr>
            <w:tcW w:w="2844" w:type="dxa"/>
            <w:tcBorders>
              <w:top w:val="nil"/>
              <w:left w:val="nil"/>
              <w:bottom w:val="nil"/>
              <w:right w:val="nil"/>
            </w:tcBorders>
            <w:noWrap/>
            <w:vAlign w:val="bottom"/>
          </w:tcPr>
          <w:p w14:paraId="78C83356"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Remmene</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skjutfält</w:t>
            </w:r>
            <w:proofErr w:type="spellEnd"/>
            <w:r>
              <w:rPr>
                <w:rFonts w:ascii="Times New Roman" w:hAnsi="Times New Roman" w:cs="Times New Roman"/>
                <w:color w:val="000000"/>
                <w:sz w:val="24"/>
                <w:szCs w:val="24"/>
                <w:lang w:eastAsia="es-ES"/>
              </w:rPr>
              <w:t>, pop. 3</w:t>
            </w:r>
          </w:p>
        </w:tc>
        <w:tc>
          <w:tcPr>
            <w:tcW w:w="2150" w:type="dxa"/>
            <w:tcBorders>
              <w:top w:val="nil"/>
              <w:left w:val="nil"/>
              <w:bottom w:val="nil"/>
              <w:right w:val="nil"/>
            </w:tcBorders>
          </w:tcPr>
          <w:p w14:paraId="3366575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78316A1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1ABED04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0.87</w:t>
            </w:r>
          </w:p>
        </w:tc>
        <w:tc>
          <w:tcPr>
            <w:tcW w:w="680" w:type="dxa"/>
            <w:tcBorders>
              <w:top w:val="nil"/>
              <w:left w:val="nil"/>
              <w:bottom w:val="nil"/>
              <w:right w:val="nil"/>
            </w:tcBorders>
            <w:vAlign w:val="bottom"/>
          </w:tcPr>
          <w:p w14:paraId="25487C46"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1.72</w:t>
            </w:r>
          </w:p>
        </w:tc>
        <w:tc>
          <w:tcPr>
            <w:tcW w:w="160" w:type="dxa"/>
            <w:tcBorders>
              <w:top w:val="nil"/>
              <w:left w:val="nil"/>
              <w:bottom w:val="nil"/>
              <w:right w:val="nil"/>
            </w:tcBorders>
          </w:tcPr>
          <w:p w14:paraId="68D44C6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3384672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0.27</w:t>
            </w:r>
          </w:p>
        </w:tc>
        <w:tc>
          <w:tcPr>
            <w:tcW w:w="753" w:type="dxa"/>
            <w:tcBorders>
              <w:top w:val="nil"/>
              <w:left w:val="nil"/>
              <w:bottom w:val="nil"/>
              <w:right w:val="nil"/>
            </w:tcBorders>
            <w:vAlign w:val="bottom"/>
          </w:tcPr>
          <w:p w14:paraId="79774665"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0.31</w:t>
            </w:r>
          </w:p>
        </w:tc>
        <w:tc>
          <w:tcPr>
            <w:tcW w:w="1020" w:type="dxa"/>
            <w:tcBorders>
              <w:top w:val="nil"/>
              <w:left w:val="nil"/>
              <w:bottom w:val="nil"/>
              <w:right w:val="nil"/>
            </w:tcBorders>
            <w:noWrap/>
            <w:vAlign w:val="bottom"/>
          </w:tcPr>
          <w:p w14:paraId="6FD4861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1332460</w:t>
            </w:r>
          </w:p>
        </w:tc>
        <w:tc>
          <w:tcPr>
            <w:tcW w:w="980" w:type="dxa"/>
            <w:tcBorders>
              <w:top w:val="nil"/>
              <w:left w:val="nil"/>
              <w:bottom w:val="nil"/>
              <w:right w:val="nil"/>
            </w:tcBorders>
            <w:vAlign w:val="bottom"/>
          </w:tcPr>
          <w:p w14:paraId="4729859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6439135</w:t>
            </w:r>
          </w:p>
        </w:tc>
        <w:tc>
          <w:tcPr>
            <w:tcW w:w="980" w:type="dxa"/>
            <w:tcBorders>
              <w:top w:val="nil"/>
              <w:left w:val="nil"/>
              <w:bottom w:val="nil"/>
              <w:right w:val="nil"/>
            </w:tcBorders>
            <w:vAlign w:val="bottom"/>
          </w:tcPr>
          <w:p w14:paraId="1EF5B15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0.49</w:t>
            </w:r>
          </w:p>
        </w:tc>
      </w:tr>
      <w:tr w:rsidR="008C2A32" w14:paraId="7749FB1A" w14:textId="77777777" w:rsidTr="008C2A32">
        <w:trPr>
          <w:trHeight w:val="300"/>
        </w:trPr>
        <w:tc>
          <w:tcPr>
            <w:tcW w:w="764" w:type="dxa"/>
            <w:tcBorders>
              <w:top w:val="nil"/>
              <w:left w:val="nil"/>
              <w:bottom w:val="nil"/>
              <w:right w:val="nil"/>
            </w:tcBorders>
          </w:tcPr>
          <w:p w14:paraId="3164519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H</w:t>
            </w:r>
          </w:p>
        </w:tc>
        <w:tc>
          <w:tcPr>
            <w:tcW w:w="1220" w:type="dxa"/>
            <w:tcBorders>
              <w:top w:val="nil"/>
              <w:left w:val="nil"/>
              <w:bottom w:val="nil"/>
              <w:right w:val="nil"/>
            </w:tcBorders>
            <w:noWrap/>
            <w:vAlign w:val="bottom"/>
          </w:tcPr>
          <w:p w14:paraId="709BCA0D"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Lerum</w:t>
            </w:r>
            <w:proofErr w:type="spellEnd"/>
          </w:p>
        </w:tc>
        <w:tc>
          <w:tcPr>
            <w:tcW w:w="2844" w:type="dxa"/>
            <w:tcBorders>
              <w:top w:val="nil"/>
              <w:left w:val="nil"/>
              <w:bottom w:val="nil"/>
              <w:right w:val="nil"/>
            </w:tcBorders>
            <w:noWrap/>
            <w:vAlign w:val="bottom"/>
          </w:tcPr>
          <w:p w14:paraId="23A342A5"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Vite </w:t>
            </w:r>
            <w:proofErr w:type="spellStart"/>
            <w:r>
              <w:rPr>
                <w:rFonts w:ascii="Times New Roman" w:hAnsi="Times New Roman" w:cs="Times New Roman"/>
                <w:color w:val="000000"/>
                <w:sz w:val="24"/>
                <w:szCs w:val="24"/>
                <w:lang w:eastAsia="es-ES"/>
              </w:rPr>
              <w:t>mosse</w:t>
            </w:r>
            <w:proofErr w:type="spellEnd"/>
          </w:p>
        </w:tc>
        <w:tc>
          <w:tcPr>
            <w:tcW w:w="2150" w:type="dxa"/>
            <w:tcBorders>
              <w:top w:val="nil"/>
              <w:left w:val="nil"/>
              <w:bottom w:val="nil"/>
              <w:right w:val="nil"/>
            </w:tcBorders>
          </w:tcPr>
          <w:p w14:paraId="4940796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497E268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079804A6"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3.22</w:t>
            </w:r>
          </w:p>
        </w:tc>
        <w:tc>
          <w:tcPr>
            <w:tcW w:w="680" w:type="dxa"/>
            <w:tcBorders>
              <w:top w:val="nil"/>
              <w:left w:val="nil"/>
              <w:bottom w:val="nil"/>
              <w:right w:val="nil"/>
            </w:tcBorders>
            <w:vAlign w:val="bottom"/>
          </w:tcPr>
          <w:p w14:paraId="6DF7095A"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5.4</w:t>
            </w:r>
          </w:p>
        </w:tc>
        <w:tc>
          <w:tcPr>
            <w:tcW w:w="160" w:type="dxa"/>
            <w:tcBorders>
              <w:top w:val="nil"/>
              <w:left w:val="nil"/>
              <w:bottom w:val="nil"/>
              <w:right w:val="nil"/>
            </w:tcBorders>
          </w:tcPr>
          <w:p w14:paraId="392EB29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4F8700A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0.61</w:t>
            </w:r>
          </w:p>
        </w:tc>
        <w:tc>
          <w:tcPr>
            <w:tcW w:w="753" w:type="dxa"/>
            <w:tcBorders>
              <w:top w:val="nil"/>
              <w:left w:val="nil"/>
              <w:bottom w:val="nil"/>
              <w:right w:val="nil"/>
            </w:tcBorders>
            <w:vAlign w:val="bottom"/>
          </w:tcPr>
          <w:p w14:paraId="093216A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0.58</w:t>
            </w:r>
          </w:p>
        </w:tc>
        <w:tc>
          <w:tcPr>
            <w:tcW w:w="1020" w:type="dxa"/>
            <w:tcBorders>
              <w:top w:val="nil"/>
              <w:left w:val="nil"/>
              <w:bottom w:val="nil"/>
              <w:right w:val="nil"/>
            </w:tcBorders>
            <w:noWrap/>
            <w:vAlign w:val="bottom"/>
          </w:tcPr>
          <w:p w14:paraId="619B359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1286925</w:t>
            </w:r>
          </w:p>
        </w:tc>
        <w:tc>
          <w:tcPr>
            <w:tcW w:w="980" w:type="dxa"/>
            <w:tcBorders>
              <w:top w:val="nil"/>
              <w:left w:val="nil"/>
              <w:bottom w:val="nil"/>
              <w:right w:val="nil"/>
            </w:tcBorders>
            <w:vAlign w:val="bottom"/>
          </w:tcPr>
          <w:p w14:paraId="1A64D66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6421701</w:t>
            </w:r>
          </w:p>
        </w:tc>
        <w:tc>
          <w:tcPr>
            <w:tcW w:w="980" w:type="dxa"/>
            <w:tcBorders>
              <w:top w:val="nil"/>
              <w:left w:val="nil"/>
              <w:bottom w:val="nil"/>
              <w:right w:val="nil"/>
            </w:tcBorders>
            <w:vAlign w:val="bottom"/>
          </w:tcPr>
          <w:p w14:paraId="2981E56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2.71</w:t>
            </w:r>
          </w:p>
        </w:tc>
      </w:tr>
      <w:tr w:rsidR="008C2A32" w14:paraId="374FB4DF" w14:textId="77777777" w:rsidTr="008C2A32">
        <w:trPr>
          <w:trHeight w:val="300"/>
        </w:trPr>
        <w:tc>
          <w:tcPr>
            <w:tcW w:w="764" w:type="dxa"/>
            <w:tcBorders>
              <w:top w:val="nil"/>
              <w:left w:val="nil"/>
              <w:bottom w:val="nil"/>
              <w:right w:val="nil"/>
            </w:tcBorders>
          </w:tcPr>
          <w:p w14:paraId="6C33031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I</w:t>
            </w:r>
          </w:p>
        </w:tc>
        <w:tc>
          <w:tcPr>
            <w:tcW w:w="1220" w:type="dxa"/>
            <w:tcBorders>
              <w:top w:val="nil"/>
              <w:left w:val="nil"/>
              <w:bottom w:val="nil"/>
              <w:right w:val="nil"/>
            </w:tcBorders>
            <w:noWrap/>
            <w:vAlign w:val="bottom"/>
          </w:tcPr>
          <w:p w14:paraId="7C0B544F"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Partille</w:t>
            </w:r>
            <w:proofErr w:type="spellEnd"/>
          </w:p>
        </w:tc>
        <w:tc>
          <w:tcPr>
            <w:tcW w:w="2844" w:type="dxa"/>
            <w:tcBorders>
              <w:top w:val="nil"/>
              <w:left w:val="nil"/>
              <w:bottom w:val="nil"/>
              <w:right w:val="nil"/>
            </w:tcBorders>
            <w:noWrap/>
            <w:vAlign w:val="bottom"/>
          </w:tcPr>
          <w:p w14:paraId="59AE66BD"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Maderna-Haketjärn</w:t>
            </w:r>
            <w:proofErr w:type="spellEnd"/>
          </w:p>
        </w:tc>
        <w:tc>
          <w:tcPr>
            <w:tcW w:w="2150" w:type="dxa"/>
            <w:tcBorders>
              <w:top w:val="nil"/>
              <w:left w:val="nil"/>
              <w:bottom w:val="nil"/>
              <w:right w:val="nil"/>
            </w:tcBorders>
          </w:tcPr>
          <w:p w14:paraId="12A84D3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5DA7B1D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055E640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4.6</w:t>
            </w:r>
          </w:p>
        </w:tc>
        <w:tc>
          <w:tcPr>
            <w:tcW w:w="680" w:type="dxa"/>
            <w:tcBorders>
              <w:top w:val="nil"/>
              <w:left w:val="nil"/>
              <w:bottom w:val="nil"/>
              <w:right w:val="nil"/>
            </w:tcBorders>
            <w:vAlign w:val="bottom"/>
          </w:tcPr>
          <w:p w14:paraId="1130B2CC"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12.47</w:t>
            </w:r>
          </w:p>
        </w:tc>
        <w:tc>
          <w:tcPr>
            <w:tcW w:w="160" w:type="dxa"/>
            <w:tcBorders>
              <w:top w:val="nil"/>
              <w:left w:val="nil"/>
              <w:bottom w:val="nil"/>
              <w:right w:val="nil"/>
            </w:tcBorders>
          </w:tcPr>
          <w:p w14:paraId="1447E37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24ED741E"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0.64</w:t>
            </w:r>
          </w:p>
        </w:tc>
        <w:tc>
          <w:tcPr>
            <w:tcW w:w="753" w:type="dxa"/>
            <w:tcBorders>
              <w:top w:val="nil"/>
              <w:left w:val="nil"/>
              <w:bottom w:val="nil"/>
              <w:right w:val="nil"/>
            </w:tcBorders>
            <w:vAlign w:val="bottom"/>
          </w:tcPr>
          <w:p w14:paraId="448C655C"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0.61</w:t>
            </w:r>
          </w:p>
        </w:tc>
        <w:tc>
          <w:tcPr>
            <w:tcW w:w="1020" w:type="dxa"/>
            <w:tcBorders>
              <w:top w:val="nil"/>
              <w:left w:val="nil"/>
              <w:bottom w:val="nil"/>
              <w:right w:val="nil"/>
            </w:tcBorders>
            <w:noWrap/>
            <w:vAlign w:val="bottom"/>
          </w:tcPr>
          <w:p w14:paraId="591958A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1282891</w:t>
            </w:r>
          </w:p>
        </w:tc>
        <w:tc>
          <w:tcPr>
            <w:tcW w:w="980" w:type="dxa"/>
            <w:tcBorders>
              <w:top w:val="nil"/>
              <w:left w:val="nil"/>
              <w:bottom w:val="nil"/>
              <w:right w:val="nil"/>
            </w:tcBorders>
            <w:vAlign w:val="bottom"/>
          </w:tcPr>
          <w:p w14:paraId="3C6BF86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6404125</w:t>
            </w:r>
          </w:p>
        </w:tc>
        <w:tc>
          <w:tcPr>
            <w:tcW w:w="980" w:type="dxa"/>
            <w:tcBorders>
              <w:top w:val="nil"/>
              <w:left w:val="nil"/>
              <w:bottom w:val="nil"/>
              <w:right w:val="nil"/>
            </w:tcBorders>
            <w:vAlign w:val="bottom"/>
          </w:tcPr>
          <w:p w14:paraId="1524940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5.80</w:t>
            </w:r>
          </w:p>
        </w:tc>
      </w:tr>
      <w:tr w:rsidR="008C2A32" w14:paraId="654FB231" w14:textId="77777777" w:rsidTr="008C2A32">
        <w:trPr>
          <w:trHeight w:val="300"/>
        </w:trPr>
        <w:tc>
          <w:tcPr>
            <w:tcW w:w="764" w:type="dxa"/>
            <w:tcBorders>
              <w:top w:val="nil"/>
              <w:left w:val="nil"/>
              <w:bottom w:val="nil"/>
              <w:right w:val="nil"/>
            </w:tcBorders>
          </w:tcPr>
          <w:p w14:paraId="07DAB12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J</w:t>
            </w:r>
          </w:p>
        </w:tc>
        <w:tc>
          <w:tcPr>
            <w:tcW w:w="1220" w:type="dxa"/>
            <w:tcBorders>
              <w:top w:val="nil"/>
              <w:left w:val="nil"/>
              <w:bottom w:val="nil"/>
              <w:right w:val="nil"/>
            </w:tcBorders>
            <w:noWrap/>
            <w:vAlign w:val="bottom"/>
          </w:tcPr>
          <w:p w14:paraId="6BCB9682"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Vårgårda</w:t>
            </w:r>
            <w:proofErr w:type="spellEnd"/>
          </w:p>
        </w:tc>
        <w:tc>
          <w:tcPr>
            <w:tcW w:w="2844" w:type="dxa"/>
            <w:tcBorders>
              <w:top w:val="nil"/>
              <w:left w:val="nil"/>
              <w:bottom w:val="nil"/>
              <w:right w:val="nil"/>
            </w:tcBorders>
            <w:noWrap/>
            <w:vAlign w:val="bottom"/>
          </w:tcPr>
          <w:p w14:paraId="7C59FBE6"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Lida</w:t>
            </w:r>
          </w:p>
        </w:tc>
        <w:tc>
          <w:tcPr>
            <w:tcW w:w="2150" w:type="dxa"/>
            <w:tcBorders>
              <w:top w:val="nil"/>
              <w:left w:val="nil"/>
              <w:bottom w:val="nil"/>
              <w:right w:val="nil"/>
            </w:tcBorders>
          </w:tcPr>
          <w:p w14:paraId="23219E5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Pasture</w:t>
            </w:r>
          </w:p>
        </w:tc>
        <w:tc>
          <w:tcPr>
            <w:tcW w:w="434" w:type="dxa"/>
            <w:tcBorders>
              <w:top w:val="nil"/>
              <w:left w:val="nil"/>
              <w:bottom w:val="nil"/>
              <w:right w:val="nil"/>
            </w:tcBorders>
            <w:vAlign w:val="bottom"/>
          </w:tcPr>
          <w:p w14:paraId="5BC540B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39504150"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3.99</w:t>
            </w:r>
          </w:p>
        </w:tc>
        <w:tc>
          <w:tcPr>
            <w:tcW w:w="680" w:type="dxa"/>
            <w:tcBorders>
              <w:top w:val="nil"/>
              <w:left w:val="nil"/>
              <w:bottom w:val="nil"/>
              <w:right w:val="nil"/>
            </w:tcBorders>
            <w:vAlign w:val="bottom"/>
          </w:tcPr>
          <w:p w14:paraId="56E66092"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7.7</w:t>
            </w:r>
          </w:p>
        </w:tc>
        <w:tc>
          <w:tcPr>
            <w:tcW w:w="160" w:type="dxa"/>
            <w:tcBorders>
              <w:top w:val="nil"/>
              <w:left w:val="nil"/>
              <w:bottom w:val="nil"/>
              <w:right w:val="nil"/>
            </w:tcBorders>
          </w:tcPr>
          <w:p w14:paraId="5F1397F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0DB96075"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0.57</w:t>
            </w:r>
          </w:p>
        </w:tc>
        <w:tc>
          <w:tcPr>
            <w:tcW w:w="753" w:type="dxa"/>
            <w:tcBorders>
              <w:top w:val="nil"/>
              <w:left w:val="nil"/>
              <w:bottom w:val="nil"/>
              <w:right w:val="nil"/>
            </w:tcBorders>
            <w:vAlign w:val="bottom"/>
          </w:tcPr>
          <w:p w14:paraId="1BB622CD"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0.67</w:t>
            </w:r>
          </w:p>
        </w:tc>
        <w:tc>
          <w:tcPr>
            <w:tcW w:w="1020" w:type="dxa"/>
            <w:tcBorders>
              <w:top w:val="nil"/>
              <w:left w:val="nil"/>
              <w:bottom w:val="nil"/>
              <w:right w:val="nil"/>
            </w:tcBorders>
            <w:noWrap/>
            <w:vAlign w:val="bottom"/>
          </w:tcPr>
          <w:p w14:paraId="3561D21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1322251</w:t>
            </w:r>
          </w:p>
        </w:tc>
        <w:tc>
          <w:tcPr>
            <w:tcW w:w="980" w:type="dxa"/>
            <w:tcBorders>
              <w:top w:val="nil"/>
              <w:left w:val="nil"/>
              <w:bottom w:val="nil"/>
              <w:right w:val="nil"/>
            </w:tcBorders>
            <w:vAlign w:val="bottom"/>
          </w:tcPr>
          <w:p w14:paraId="04C5780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6423501</w:t>
            </w:r>
          </w:p>
        </w:tc>
        <w:tc>
          <w:tcPr>
            <w:tcW w:w="980" w:type="dxa"/>
            <w:tcBorders>
              <w:top w:val="nil"/>
              <w:left w:val="nil"/>
              <w:bottom w:val="nil"/>
              <w:right w:val="nil"/>
            </w:tcBorders>
            <w:vAlign w:val="bottom"/>
          </w:tcPr>
          <w:p w14:paraId="269961F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0.92</w:t>
            </w:r>
          </w:p>
        </w:tc>
      </w:tr>
      <w:tr w:rsidR="008C2A32" w14:paraId="49628077" w14:textId="77777777" w:rsidTr="008C2A32">
        <w:trPr>
          <w:trHeight w:val="300"/>
        </w:trPr>
        <w:tc>
          <w:tcPr>
            <w:tcW w:w="764" w:type="dxa"/>
            <w:tcBorders>
              <w:top w:val="nil"/>
              <w:left w:val="nil"/>
              <w:bottom w:val="nil"/>
              <w:right w:val="nil"/>
            </w:tcBorders>
          </w:tcPr>
          <w:p w14:paraId="3D73F8D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K</w:t>
            </w:r>
          </w:p>
        </w:tc>
        <w:tc>
          <w:tcPr>
            <w:tcW w:w="1220" w:type="dxa"/>
            <w:tcBorders>
              <w:top w:val="nil"/>
              <w:left w:val="nil"/>
              <w:bottom w:val="nil"/>
              <w:right w:val="nil"/>
            </w:tcBorders>
            <w:noWrap/>
            <w:vAlign w:val="bottom"/>
          </w:tcPr>
          <w:p w14:paraId="251F01D1"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Vårgårda</w:t>
            </w:r>
            <w:proofErr w:type="spellEnd"/>
          </w:p>
        </w:tc>
        <w:tc>
          <w:tcPr>
            <w:tcW w:w="2844" w:type="dxa"/>
            <w:tcBorders>
              <w:top w:val="nil"/>
              <w:left w:val="nil"/>
              <w:bottom w:val="nil"/>
              <w:right w:val="nil"/>
            </w:tcBorders>
            <w:noWrap/>
            <w:vAlign w:val="bottom"/>
          </w:tcPr>
          <w:p w14:paraId="31956600"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Tånga</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hed</w:t>
            </w:r>
            <w:proofErr w:type="spellEnd"/>
          </w:p>
        </w:tc>
        <w:tc>
          <w:tcPr>
            <w:tcW w:w="2150" w:type="dxa"/>
            <w:tcBorders>
              <w:top w:val="nil"/>
              <w:left w:val="nil"/>
              <w:bottom w:val="nil"/>
              <w:right w:val="nil"/>
            </w:tcBorders>
          </w:tcPr>
          <w:p w14:paraId="4B76D4E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Pasture</w:t>
            </w:r>
          </w:p>
        </w:tc>
        <w:tc>
          <w:tcPr>
            <w:tcW w:w="434" w:type="dxa"/>
            <w:tcBorders>
              <w:top w:val="nil"/>
              <w:left w:val="nil"/>
              <w:bottom w:val="nil"/>
              <w:right w:val="nil"/>
            </w:tcBorders>
            <w:vAlign w:val="bottom"/>
          </w:tcPr>
          <w:p w14:paraId="28D1B58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102CA959"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1.18</w:t>
            </w:r>
          </w:p>
        </w:tc>
        <w:tc>
          <w:tcPr>
            <w:tcW w:w="680" w:type="dxa"/>
            <w:tcBorders>
              <w:top w:val="nil"/>
              <w:left w:val="nil"/>
              <w:bottom w:val="nil"/>
              <w:right w:val="nil"/>
            </w:tcBorders>
            <w:vAlign w:val="bottom"/>
          </w:tcPr>
          <w:p w14:paraId="1C697780" w14:textId="77777777" w:rsidR="008C2A32" w:rsidRDefault="008C2A32" w:rsidP="008C2A32">
            <w:pPr>
              <w:spacing w:after="0" w:line="240" w:lineRule="auto"/>
              <w:jc w:val="center"/>
              <w:rPr>
                <w:rFonts w:ascii="Times New Roman" w:hAnsi="Times New Roman" w:cs="Times New Roman"/>
                <w:color w:val="000000"/>
              </w:rPr>
            </w:pPr>
            <w:r>
              <w:rPr>
                <w:rFonts w:ascii="Times New Roman" w:hAnsi="Times New Roman" w:cs="Times New Roman"/>
                <w:color w:val="000000"/>
                <w:sz w:val="24"/>
                <w:szCs w:val="24"/>
                <w:lang w:val="sv-SE" w:eastAsia="es-ES"/>
              </w:rPr>
              <w:t>3.24</w:t>
            </w:r>
          </w:p>
        </w:tc>
        <w:tc>
          <w:tcPr>
            <w:tcW w:w="160" w:type="dxa"/>
            <w:tcBorders>
              <w:top w:val="nil"/>
              <w:left w:val="nil"/>
              <w:bottom w:val="nil"/>
              <w:right w:val="nil"/>
            </w:tcBorders>
          </w:tcPr>
          <w:p w14:paraId="151A3DD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2AC45BB8"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0.34</w:t>
            </w:r>
          </w:p>
        </w:tc>
        <w:tc>
          <w:tcPr>
            <w:tcW w:w="753" w:type="dxa"/>
            <w:tcBorders>
              <w:top w:val="nil"/>
              <w:left w:val="nil"/>
              <w:bottom w:val="nil"/>
              <w:right w:val="nil"/>
            </w:tcBorders>
            <w:vAlign w:val="bottom"/>
          </w:tcPr>
          <w:p w14:paraId="49FF752A"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0.45</w:t>
            </w:r>
          </w:p>
        </w:tc>
        <w:tc>
          <w:tcPr>
            <w:tcW w:w="1020" w:type="dxa"/>
            <w:tcBorders>
              <w:top w:val="nil"/>
              <w:left w:val="nil"/>
              <w:bottom w:val="nil"/>
              <w:right w:val="nil"/>
            </w:tcBorders>
            <w:noWrap/>
            <w:vAlign w:val="bottom"/>
          </w:tcPr>
          <w:p w14:paraId="683EA57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1324202</w:t>
            </w:r>
          </w:p>
        </w:tc>
        <w:tc>
          <w:tcPr>
            <w:tcW w:w="980" w:type="dxa"/>
            <w:tcBorders>
              <w:top w:val="nil"/>
              <w:left w:val="nil"/>
              <w:bottom w:val="nil"/>
              <w:right w:val="nil"/>
            </w:tcBorders>
            <w:vAlign w:val="bottom"/>
          </w:tcPr>
          <w:p w14:paraId="465FDFC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6437602</w:t>
            </w:r>
          </w:p>
        </w:tc>
        <w:tc>
          <w:tcPr>
            <w:tcW w:w="980" w:type="dxa"/>
            <w:tcBorders>
              <w:top w:val="nil"/>
              <w:left w:val="nil"/>
              <w:bottom w:val="nil"/>
              <w:right w:val="nil"/>
            </w:tcBorders>
            <w:vAlign w:val="bottom"/>
          </w:tcPr>
          <w:p w14:paraId="67191C6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5.35</w:t>
            </w:r>
          </w:p>
        </w:tc>
      </w:tr>
      <w:tr w:rsidR="008C2A32" w14:paraId="56051E6C" w14:textId="77777777" w:rsidTr="008C2A32">
        <w:trPr>
          <w:trHeight w:val="300"/>
        </w:trPr>
        <w:tc>
          <w:tcPr>
            <w:tcW w:w="764" w:type="dxa"/>
            <w:tcBorders>
              <w:top w:val="nil"/>
              <w:left w:val="nil"/>
              <w:bottom w:val="nil"/>
              <w:right w:val="nil"/>
            </w:tcBorders>
          </w:tcPr>
          <w:p w14:paraId="62E73D2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w:t>
            </w:r>
          </w:p>
        </w:tc>
        <w:tc>
          <w:tcPr>
            <w:tcW w:w="1220" w:type="dxa"/>
            <w:tcBorders>
              <w:top w:val="nil"/>
              <w:left w:val="nil"/>
              <w:bottom w:val="nil"/>
              <w:right w:val="nil"/>
            </w:tcBorders>
            <w:noWrap/>
            <w:vAlign w:val="bottom"/>
          </w:tcPr>
          <w:p w14:paraId="5C21FEE5"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Ale</w:t>
            </w:r>
          </w:p>
        </w:tc>
        <w:tc>
          <w:tcPr>
            <w:tcW w:w="2844" w:type="dxa"/>
            <w:tcBorders>
              <w:top w:val="nil"/>
              <w:left w:val="nil"/>
              <w:bottom w:val="nil"/>
              <w:right w:val="nil"/>
            </w:tcBorders>
            <w:noWrap/>
            <w:vAlign w:val="bottom"/>
          </w:tcPr>
          <w:p w14:paraId="1F3C8F74"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Stora</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Kroksjön</w:t>
            </w:r>
            <w:proofErr w:type="spellEnd"/>
          </w:p>
        </w:tc>
        <w:tc>
          <w:tcPr>
            <w:tcW w:w="2150" w:type="dxa"/>
            <w:tcBorders>
              <w:top w:val="nil"/>
              <w:left w:val="nil"/>
              <w:bottom w:val="nil"/>
              <w:right w:val="nil"/>
            </w:tcBorders>
          </w:tcPr>
          <w:p w14:paraId="71581D1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5C6023C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6F48E32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5A3F3D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4736FF7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23F360A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4AD0D4F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4887EFB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1291750</w:t>
            </w:r>
          </w:p>
        </w:tc>
        <w:tc>
          <w:tcPr>
            <w:tcW w:w="980" w:type="dxa"/>
            <w:tcBorders>
              <w:top w:val="nil"/>
              <w:left w:val="nil"/>
              <w:bottom w:val="nil"/>
              <w:right w:val="nil"/>
            </w:tcBorders>
            <w:vAlign w:val="bottom"/>
          </w:tcPr>
          <w:p w14:paraId="2202FD7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6432023</w:t>
            </w:r>
          </w:p>
        </w:tc>
        <w:tc>
          <w:tcPr>
            <w:tcW w:w="980" w:type="dxa"/>
            <w:tcBorders>
              <w:top w:val="nil"/>
              <w:left w:val="nil"/>
              <w:bottom w:val="nil"/>
              <w:right w:val="nil"/>
            </w:tcBorders>
            <w:vAlign w:val="bottom"/>
          </w:tcPr>
          <w:p w14:paraId="67C39A5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0.68</w:t>
            </w:r>
          </w:p>
        </w:tc>
      </w:tr>
      <w:tr w:rsidR="008C2A32" w14:paraId="323ADE91" w14:textId="77777777" w:rsidTr="008C2A32">
        <w:trPr>
          <w:trHeight w:val="300"/>
        </w:trPr>
        <w:tc>
          <w:tcPr>
            <w:tcW w:w="764" w:type="dxa"/>
            <w:tcBorders>
              <w:top w:val="nil"/>
              <w:left w:val="nil"/>
              <w:bottom w:val="nil"/>
              <w:right w:val="nil"/>
            </w:tcBorders>
          </w:tcPr>
          <w:p w14:paraId="1D6D0A2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M</w:t>
            </w:r>
          </w:p>
        </w:tc>
        <w:tc>
          <w:tcPr>
            <w:tcW w:w="1220" w:type="dxa"/>
            <w:tcBorders>
              <w:top w:val="nil"/>
              <w:left w:val="nil"/>
              <w:bottom w:val="nil"/>
              <w:right w:val="nil"/>
            </w:tcBorders>
            <w:noWrap/>
            <w:vAlign w:val="bottom"/>
          </w:tcPr>
          <w:p w14:paraId="7B2A2EE2"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Borås</w:t>
            </w:r>
            <w:proofErr w:type="spellEnd"/>
          </w:p>
        </w:tc>
        <w:tc>
          <w:tcPr>
            <w:tcW w:w="2844" w:type="dxa"/>
            <w:tcBorders>
              <w:top w:val="nil"/>
              <w:left w:val="nil"/>
              <w:bottom w:val="nil"/>
              <w:right w:val="nil"/>
            </w:tcBorders>
            <w:noWrap/>
            <w:vAlign w:val="bottom"/>
          </w:tcPr>
          <w:p w14:paraId="1C559C53"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Näsudden i Frisjön</w:t>
            </w:r>
          </w:p>
        </w:tc>
        <w:tc>
          <w:tcPr>
            <w:tcW w:w="2150" w:type="dxa"/>
            <w:tcBorders>
              <w:top w:val="nil"/>
              <w:left w:val="nil"/>
              <w:bottom w:val="nil"/>
              <w:right w:val="nil"/>
            </w:tcBorders>
          </w:tcPr>
          <w:p w14:paraId="1B5AD85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0729962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61726A9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7D70694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5C832EF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2FACBA4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107310C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2956A99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1328934</w:t>
            </w:r>
          </w:p>
        </w:tc>
        <w:tc>
          <w:tcPr>
            <w:tcW w:w="980" w:type="dxa"/>
            <w:tcBorders>
              <w:top w:val="nil"/>
              <w:left w:val="nil"/>
              <w:bottom w:val="nil"/>
              <w:right w:val="nil"/>
            </w:tcBorders>
            <w:vAlign w:val="bottom"/>
          </w:tcPr>
          <w:p w14:paraId="7CB4A16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6388474</w:t>
            </w:r>
          </w:p>
        </w:tc>
        <w:tc>
          <w:tcPr>
            <w:tcW w:w="980" w:type="dxa"/>
            <w:tcBorders>
              <w:top w:val="nil"/>
              <w:left w:val="nil"/>
              <w:bottom w:val="nil"/>
              <w:right w:val="nil"/>
            </w:tcBorders>
            <w:vAlign w:val="bottom"/>
          </w:tcPr>
          <w:p w14:paraId="38A1CCC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0.07</w:t>
            </w:r>
          </w:p>
        </w:tc>
      </w:tr>
      <w:tr w:rsidR="008C2A32" w14:paraId="648BF11A" w14:textId="77777777" w:rsidTr="008C2A32">
        <w:trPr>
          <w:trHeight w:val="300"/>
        </w:trPr>
        <w:tc>
          <w:tcPr>
            <w:tcW w:w="764" w:type="dxa"/>
            <w:tcBorders>
              <w:top w:val="nil"/>
              <w:left w:val="nil"/>
              <w:bottom w:val="nil"/>
              <w:right w:val="nil"/>
            </w:tcBorders>
          </w:tcPr>
          <w:p w14:paraId="1779317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N</w:t>
            </w:r>
          </w:p>
        </w:tc>
        <w:tc>
          <w:tcPr>
            <w:tcW w:w="1220" w:type="dxa"/>
            <w:tcBorders>
              <w:top w:val="nil"/>
              <w:left w:val="nil"/>
              <w:bottom w:val="nil"/>
              <w:right w:val="nil"/>
            </w:tcBorders>
            <w:noWrap/>
            <w:vAlign w:val="bottom"/>
          </w:tcPr>
          <w:p w14:paraId="1F6ADB47"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Mark</w:t>
            </w:r>
          </w:p>
        </w:tc>
        <w:tc>
          <w:tcPr>
            <w:tcW w:w="2844" w:type="dxa"/>
            <w:tcBorders>
              <w:top w:val="nil"/>
              <w:left w:val="nil"/>
              <w:bottom w:val="nil"/>
              <w:right w:val="nil"/>
            </w:tcBorders>
            <w:noWrap/>
            <w:vAlign w:val="bottom"/>
          </w:tcPr>
          <w:p w14:paraId="616AE5BE"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Härsnäs</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Härsjön</w:t>
            </w:r>
            <w:proofErr w:type="spellEnd"/>
          </w:p>
        </w:tc>
        <w:tc>
          <w:tcPr>
            <w:tcW w:w="2150" w:type="dxa"/>
            <w:tcBorders>
              <w:top w:val="nil"/>
              <w:left w:val="nil"/>
              <w:bottom w:val="nil"/>
              <w:right w:val="nil"/>
            </w:tcBorders>
          </w:tcPr>
          <w:p w14:paraId="5CFC97A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615264D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30F2718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5FFA2C7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1B87FA8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4AA353E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76D6A19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2302853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1300990</w:t>
            </w:r>
          </w:p>
        </w:tc>
        <w:tc>
          <w:tcPr>
            <w:tcW w:w="980" w:type="dxa"/>
            <w:tcBorders>
              <w:top w:val="nil"/>
              <w:left w:val="nil"/>
              <w:bottom w:val="nil"/>
              <w:right w:val="nil"/>
            </w:tcBorders>
            <w:vAlign w:val="bottom"/>
          </w:tcPr>
          <w:p w14:paraId="32BE250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6387807</w:t>
            </w:r>
          </w:p>
        </w:tc>
        <w:tc>
          <w:tcPr>
            <w:tcW w:w="980" w:type="dxa"/>
            <w:tcBorders>
              <w:top w:val="nil"/>
              <w:left w:val="nil"/>
              <w:bottom w:val="nil"/>
              <w:right w:val="nil"/>
            </w:tcBorders>
            <w:vAlign w:val="bottom"/>
          </w:tcPr>
          <w:p w14:paraId="439FCD1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0.02</w:t>
            </w:r>
          </w:p>
        </w:tc>
      </w:tr>
      <w:tr w:rsidR="008C2A32" w14:paraId="6603AA66" w14:textId="77777777" w:rsidTr="008C2A32">
        <w:trPr>
          <w:trHeight w:val="300"/>
        </w:trPr>
        <w:tc>
          <w:tcPr>
            <w:tcW w:w="764" w:type="dxa"/>
            <w:tcBorders>
              <w:top w:val="nil"/>
              <w:left w:val="nil"/>
              <w:bottom w:val="nil"/>
              <w:right w:val="nil"/>
            </w:tcBorders>
          </w:tcPr>
          <w:p w14:paraId="67AD550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O</w:t>
            </w:r>
          </w:p>
        </w:tc>
        <w:tc>
          <w:tcPr>
            <w:tcW w:w="1220" w:type="dxa"/>
            <w:tcBorders>
              <w:top w:val="nil"/>
              <w:left w:val="nil"/>
              <w:bottom w:val="nil"/>
              <w:right w:val="nil"/>
            </w:tcBorders>
            <w:noWrap/>
            <w:vAlign w:val="bottom"/>
          </w:tcPr>
          <w:p w14:paraId="7FA4AF0F"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14:paraId="6BDCBC65"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Hjort</w:t>
            </w:r>
            <w:proofErr w:type="spellStart"/>
            <w:r>
              <w:rPr>
                <w:rFonts w:ascii="Times New Roman" w:hAnsi="Times New Roman" w:cs="Times New Roman"/>
                <w:color w:val="000000"/>
                <w:sz w:val="24"/>
                <w:szCs w:val="24"/>
                <w:lang w:eastAsia="es-ES"/>
              </w:rPr>
              <w:t>ås</w:t>
            </w:r>
            <w:proofErr w:type="spellEnd"/>
          </w:p>
        </w:tc>
        <w:tc>
          <w:tcPr>
            <w:tcW w:w="2150" w:type="dxa"/>
            <w:tcBorders>
              <w:top w:val="nil"/>
              <w:left w:val="nil"/>
              <w:bottom w:val="nil"/>
              <w:right w:val="nil"/>
            </w:tcBorders>
          </w:tcPr>
          <w:p w14:paraId="0E3468E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meadow</w:t>
            </w:r>
            <w:proofErr w:type="spellEnd"/>
          </w:p>
        </w:tc>
        <w:tc>
          <w:tcPr>
            <w:tcW w:w="434" w:type="dxa"/>
            <w:tcBorders>
              <w:top w:val="nil"/>
              <w:left w:val="nil"/>
              <w:bottom w:val="nil"/>
              <w:right w:val="nil"/>
            </w:tcBorders>
            <w:vAlign w:val="bottom"/>
          </w:tcPr>
          <w:p w14:paraId="0BA9234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72BB784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1D02A7B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09E9FD6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70AB99B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02358D0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5B70F7C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1335103</w:t>
            </w:r>
          </w:p>
        </w:tc>
        <w:tc>
          <w:tcPr>
            <w:tcW w:w="980" w:type="dxa"/>
            <w:tcBorders>
              <w:top w:val="nil"/>
              <w:left w:val="nil"/>
              <w:bottom w:val="nil"/>
              <w:right w:val="nil"/>
            </w:tcBorders>
            <w:vAlign w:val="bottom"/>
          </w:tcPr>
          <w:p w14:paraId="17DE4EC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6348447</w:t>
            </w:r>
          </w:p>
        </w:tc>
        <w:tc>
          <w:tcPr>
            <w:tcW w:w="980" w:type="dxa"/>
            <w:tcBorders>
              <w:top w:val="nil"/>
              <w:left w:val="nil"/>
              <w:bottom w:val="nil"/>
              <w:right w:val="nil"/>
            </w:tcBorders>
            <w:vAlign w:val="bottom"/>
          </w:tcPr>
          <w:p w14:paraId="4681360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0.13</w:t>
            </w:r>
          </w:p>
        </w:tc>
      </w:tr>
      <w:tr w:rsidR="008C2A32" w14:paraId="6FF0B910" w14:textId="77777777" w:rsidTr="008C2A32">
        <w:trPr>
          <w:trHeight w:val="300"/>
        </w:trPr>
        <w:tc>
          <w:tcPr>
            <w:tcW w:w="764" w:type="dxa"/>
            <w:tcBorders>
              <w:top w:val="nil"/>
              <w:left w:val="nil"/>
              <w:bottom w:val="nil"/>
              <w:right w:val="nil"/>
            </w:tcBorders>
          </w:tcPr>
          <w:p w14:paraId="35ACF9C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w:t>
            </w:r>
          </w:p>
        </w:tc>
        <w:tc>
          <w:tcPr>
            <w:tcW w:w="1220" w:type="dxa"/>
            <w:tcBorders>
              <w:top w:val="nil"/>
              <w:left w:val="nil"/>
              <w:bottom w:val="nil"/>
              <w:right w:val="nil"/>
            </w:tcBorders>
            <w:noWrap/>
            <w:vAlign w:val="bottom"/>
          </w:tcPr>
          <w:p w14:paraId="47F7F2C8"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14:paraId="0E29BD2C"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Tovhult, Kalvsjön</w:t>
            </w:r>
          </w:p>
        </w:tc>
        <w:tc>
          <w:tcPr>
            <w:tcW w:w="2150" w:type="dxa"/>
            <w:tcBorders>
              <w:top w:val="nil"/>
              <w:left w:val="nil"/>
              <w:bottom w:val="nil"/>
              <w:right w:val="nil"/>
            </w:tcBorders>
          </w:tcPr>
          <w:p w14:paraId="724B04A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meadow</w:t>
            </w:r>
            <w:proofErr w:type="spellEnd"/>
          </w:p>
        </w:tc>
        <w:tc>
          <w:tcPr>
            <w:tcW w:w="434" w:type="dxa"/>
            <w:tcBorders>
              <w:top w:val="nil"/>
              <w:left w:val="nil"/>
              <w:bottom w:val="nil"/>
              <w:right w:val="nil"/>
            </w:tcBorders>
            <w:vAlign w:val="bottom"/>
          </w:tcPr>
          <w:p w14:paraId="42FE089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269CF40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6E4B9D7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65E3E88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735C028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2BD977B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50D37C2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1333221</w:t>
            </w:r>
          </w:p>
        </w:tc>
        <w:tc>
          <w:tcPr>
            <w:tcW w:w="980" w:type="dxa"/>
            <w:tcBorders>
              <w:top w:val="nil"/>
              <w:left w:val="nil"/>
              <w:bottom w:val="nil"/>
              <w:right w:val="nil"/>
            </w:tcBorders>
            <w:vAlign w:val="bottom"/>
          </w:tcPr>
          <w:p w14:paraId="5C4FC77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6344766</w:t>
            </w:r>
          </w:p>
        </w:tc>
        <w:tc>
          <w:tcPr>
            <w:tcW w:w="980" w:type="dxa"/>
            <w:tcBorders>
              <w:top w:val="nil"/>
              <w:left w:val="nil"/>
              <w:bottom w:val="nil"/>
              <w:right w:val="nil"/>
            </w:tcBorders>
            <w:vAlign w:val="bottom"/>
          </w:tcPr>
          <w:p w14:paraId="7BA47A3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0.43</w:t>
            </w:r>
          </w:p>
        </w:tc>
      </w:tr>
      <w:tr w:rsidR="008C2A32" w14:paraId="14808D4D" w14:textId="77777777" w:rsidTr="008C2A32">
        <w:trPr>
          <w:trHeight w:val="300"/>
        </w:trPr>
        <w:tc>
          <w:tcPr>
            <w:tcW w:w="764" w:type="dxa"/>
            <w:tcBorders>
              <w:top w:val="nil"/>
              <w:left w:val="nil"/>
              <w:bottom w:val="nil"/>
              <w:right w:val="nil"/>
            </w:tcBorders>
          </w:tcPr>
          <w:p w14:paraId="00F8800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Q</w:t>
            </w:r>
          </w:p>
        </w:tc>
        <w:tc>
          <w:tcPr>
            <w:tcW w:w="1220" w:type="dxa"/>
            <w:tcBorders>
              <w:top w:val="nil"/>
              <w:left w:val="nil"/>
              <w:bottom w:val="nil"/>
              <w:right w:val="nil"/>
            </w:tcBorders>
            <w:noWrap/>
            <w:vAlign w:val="bottom"/>
          </w:tcPr>
          <w:p w14:paraId="5854E8C2"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14:paraId="4C722E3F"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Kalv</w:t>
            </w:r>
            <w:proofErr w:type="spellEnd"/>
            <w:r>
              <w:rPr>
                <w:rFonts w:ascii="Times New Roman" w:hAnsi="Times New Roman" w:cs="Times New Roman"/>
                <w:color w:val="000000"/>
                <w:sz w:val="24"/>
                <w:szCs w:val="24"/>
                <w:lang w:eastAsia="es-ES"/>
              </w:rPr>
              <w:t xml:space="preserve"> Camping</w:t>
            </w:r>
          </w:p>
        </w:tc>
        <w:tc>
          <w:tcPr>
            <w:tcW w:w="2150" w:type="dxa"/>
            <w:tcBorders>
              <w:top w:val="nil"/>
              <w:left w:val="nil"/>
              <w:bottom w:val="nil"/>
              <w:right w:val="nil"/>
            </w:tcBorders>
          </w:tcPr>
          <w:p w14:paraId="53650F0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66FEB88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54FA720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26F565F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2F556C0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7B1E245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4E6497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0424A6F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1334890</w:t>
            </w:r>
          </w:p>
        </w:tc>
        <w:tc>
          <w:tcPr>
            <w:tcW w:w="980" w:type="dxa"/>
            <w:tcBorders>
              <w:top w:val="nil"/>
              <w:left w:val="nil"/>
              <w:bottom w:val="nil"/>
              <w:right w:val="nil"/>
            </w:tcBorders>
            <w:vAlign w:val="bottom"/>
          </w:tcPr>
          <w:p w14:paraId="0D269CC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6349681</w:t>
            </w:r>
          </w:p>
        </w:tc>
        <w:tc>
          <w:tcPr>
            <w:tcW w:w="980" w:type="dxa"/>
            <w:tcBorders>
              <w:top w:val="nil"/>
              <w:left w:val="nil"/>
              <w:bottom w:val="nil"/>
              <w:right w:val="nil"/>
            </w:tcBorders>
            <w:vAlign w:val="bottom"/>
          </w:tcPr>
          <w:p w14:paraId="1D59AE4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0.01</w:t>
            </w:r>
          </w:p>
        </w:tc>
      </w:tr>
      <w:tr w:rsidR="008C2A32" w14:paraId="3CC494F0" w14:textId="77777777" w:rsidTr="008C2A32">
        <w:trPr>
          <w:trHeight w:val="300"/>
        </w:trPr>
        <w:tc>
          <w:tcPr>
            <w:tcW w:w="764" w:type="dxa"/>
            <w:tcBorders>
              <w:top w:val="nil"/>
              <w:left w:val="nil"/>
              <w:bottom w:val="nil"/>
              <w:right w:val="nil"/>
            </w:tcBorders>
          </w:tcPr>
          <w:p w14:paraId="22B987D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R</w:t>
            </w:r>
          </w:p>
        </w:tc>
        <w:tc>
          <w:tcPr>
            <w:tcW w:w="1220" w:type="dxa"/>
            <w:tcBorders>
              <w:top w:val="nil"/>
              <w:left w:val="nil"/>
              <w:bottom w:val="nil"/>
              <w:right w:val="nil"/>
            </w:tcBorders>
            <w:noWrap/>
            <w:vAlign w:val="bottom"/>
          </w:tcPr>
          <w:p w14:paraId="429CCD72"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14:paraId="14826ACE"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Olshult</w:t>
            </w:r>
            <w:proofErr w:type="spellEnd"/>
          </w:p>
        </w:tc>
        <w:tc>
          <w:tcPr>
            <w:tcW w:w="2150" w:type="dxa"/>
            <w:tcBorders>
              <w:top w:val="nil"/>
              <w:left w:val="nil"/>
              <w:bottom w:val="nil"/>
              <w:right w:val="nil"/>
            </w:tcBorders>
          </w:tcPr>
          <w:p w14:paraId="6A4812E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meadow</w:t>
            </w:r>
            <w:proofErr w:type="spellEnd"/>
          </w:p>
        </w:tc>
        <w:tc>
          <w:tcPr>
            <w:tcW w:w="434" w:type="dxa"/>
            <w:tcBorders>
              <w:top w:val="nil"/>
              <w:left w:val="nil"/>
              <w:bottom w:val="nil"/>
              <w:right w:val="nil"/>
            </w:tcBorders>
            <w:vAlign w:val="bottom"/>
          </w:tcPr>
          <w:p w14:paraId="6A09753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07E1B3C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78BA2D4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1969180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6FCA8BD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4863C12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35F4B29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1342387</w:t>
            </w:r>
          </w:p>
        </w:tc>
        <w:tc>
          <w:tcPr>
            <w:tcW w:w="980" w:type="dxa"/>
            <w:tcBorders>
              <w:top w:val="nil"/>
              <w:left w:val="nil"/>
              <w:bottom w:val="nil"/>
              <w:right w:val="nil"/>
            </w:tcBorders>
            <w:vAlign w:val="bottom"/>
          </w:tcPr>
          <w:p w14:paraId="0773BC5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6395122</w:t>
            </w:r>
          </w:p>
        </w:tc>
        <w:tc>
          <w:tcPr>
            <w:tcW w:w="980" w:type="dxa"/>
            <w:tcBorders>
              <w:top w:val="nil"/>
              <w:left w:val="nil"/>
              <w:bottom w:val="nil"/>
              <w:right w:val="nil"/>
            </w:tcBorders>
            <w:vAlign w:val="bottom"/>
          </w:tcPr>
          <w:p w14:paraId="7E0C667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0.65</w:t>
            </w:r>
          </w:p>
        </w:tc>
      </w:tr>
      <w:tr w:rsidR="008C2A32" w14:paraId="5F908A08" w14:textId="77777777" w:rsidTr="008C2A32">
        <w:trPr>
          <w:trHeight w:val="300"/>
        </w:trPr>
        <w:tc>
          <w:tcPr>
            <w:tcW w:w="764" w:type="dxa"/>
            <w:tcBorders>
              <w:top w:val="nil"/>
              <w:left w:val="nil"/>
              <w:bottom w:val="nil"/>
              <w:right w:val="nil"/>
            </w:tcBorders>
          </w:tcPr>
          <w:p w14:paraId="5C92989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S</w:t>
            </w:r>
          </w:p>
        </w:tc>
        <w:tc>
          <w:tcPr>
            <w:tcW w:w="1220" w:type="dxa"/>
            <w:tcBorders>
              <w:top w:val="nil"/>
              <w:left w:val="nil"/>
              <w:bottom w:val="nil"/>
              <w:right w:val="nil"/>
            </w:tcBorders>
            <w:noWrap/>
            <w:vAlign w:val="bottom"/>
          </w:tcPr>
          <w:p w14:paraId="7EF5F901"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Tranemo</w:t>
            </w:r>
            <w:proofErr w:type="spellEnd"/>
          </w:p>
        </w:tc>
        <w:tc>
          <w:tcPr>
            <w:tcW w:w="2844" w:type="dxa"/>
            <w:tcBorders>
              <w:top w:val="nil"/>
              <w:left w:val="nil"/>
              <w:bottom w:val="nil"/>
              <w:right w:val="nil"/>
            </w:tcBorders>
            <w:noWrap/>
            <w:vAlign w:val="bottom"/>
          </w:tcPr>
          <w:p w14:paraId="3D5E951F"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Blåbo</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Marjebosjön</w:t>
            </w:r>
            <w:proofErr w:type="spellEnd"/>
          </w:p>
        </w:tc>
        <w:tc>
          <w:tcPr>
            <w:tcW w:w="2150" w:type="dxa"/>
            <w:tcBorders>
              <w:top w:val="nil"/>
              <w:left w:val="nil"/>
              <w:bottom w:val="nil"/>
              <w:right w:val="nil"/>
            </w:tcBorders>
          </w:tcPr>
          <w:p w14:paraId="708BA68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38810BF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49B605E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670C9D8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6A04D3A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5638BF0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5A05581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1A106CE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1361234</w:t>
            </w:r>
          </w:p>
        </w:tc>
        <w:tc>
          <w:tcPr>
            <w:tcW w:w="980" w:type="dxa"/>
            <w:tcBorders>
              <w:top w:val="nil"/>
              <w:left w:val="nil"/>
              <w:bottom w:val="nil"/>
              <w:right w:val="nil"/>
            </w:tcBorders>
            <w:vAlign w:val="bottom"/>
          </w:tcPr>
          <w:p w14:paraId="032F976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6371331</w:t>
            </w:r>
          </w:p>
        </w:tc>
        <w:tc>
          <w:tcPr>
            <w:tcW w:w="980" w:type="dxa"/>
            <w:tcBorders>
              <w:top w:val="nil"/>
              <w:left w:val="nil"/>
              <w:bottom w:val="nil"/>
              <w:right w:val="nil"/>
            </w:tcBorders>
            <w:vAlign w:val="bottom"/>
          </w:tcPr>
          <w:p w14:paraId="53CFA24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2.51</w:t>
            </w:r>
          </w:p>
        </w:tc>
      </w:tr>
      <w:tr w:rsidR="008C2A32" w14:paraId="0DB2C92F" w14:textId="77777777" w:rsidTr="008C2A32">
        <w:trPr>
          <w:trHeight w:val="300"/>
        </w:trPr>
        <w:tc>
          <w:tcPr>
            <w:tcW w:w="764" w:type="dxa"/>
            <w:tcBorders>
              <w:top w:val="nil"/>
              <w:left w:val="nil"/>
              <w:bottom w:val="single" w:sz="12" w:space="0" w:color="auto"/>
              <w:right w:val="nil"/>
            </w:tcBorders>
          </w:tcPr>
          <w:p w14:paraId="470C2D6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T</w:t>
            </w:r>
          </w:p>
        </w:tc>
        <w:tc>
          <w:tcPr>
            <w:tcW w:w="1220" w:type="dxa"/>
            <w:tcBorders>
              <w:top w:val="nil"/>
              <w:left w:val="nil"/>
              <w:bottom w:val="single" w:sz="12" w:space="0" w:color="auto"/>
              <w:right w:val="nil"/>
            </w:tcBorders>
            <w:noWrap/>
            <w:vAlign w:val="bottom"/>
          </w:tcPr>
          <w:p w14:paraId="39366963"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Tranemo</w:t>
            </w:r>
            <w:proofErr w:type="spellEnd"/>
          </w:p>
        </w:tc>
        <w:tc>
          <w:tcPr>
            <w:tcW w:w="2844" w:type="dxa"/>
            <w:tcBorders>
              <w:top w:val="nil"/>
              <w:left w:val="nil"/>
              <w:bottom w:val="single" w:sz="12" w:space="0" w:color="auto"/>
              <w:right w:val="nil"/>
            </w:tcBorders>
            <w:noWrap/>
            <w:vAlign w:val="bottom"/>
          </w:tcPr>
          <w:p w14:paraId="7775D1CE"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Algutstorpasjön</w:t>
            </w:r>
            <w:proofErr w:type="spellEnd"/>
          </w:p>
        </w:tc>
        <w:tc>
          <w:tcPr>
            <w:tcW w:w="2150" w:type="dxa"/>
            <w:tcBorders>
              <w:top w:val="nil"/>
              <w:left w:val="nil"/>
              <w:bottom w:val="single" w:sz="12" w:space="0" w:color="auto"/>
              <w:right w:val="nil"/>
            </w:tcBorders>
          </w:tcPr>
          <w:p w14:paraId="7DFEB9A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single" w:sz="12" w:space="0" w:color="auto"/>
              <w:right w:val="nil"/>
            </w:tcBorders>
            <w:vAlign w:val="bottom"/>
          </w:tcPr>
          <w:p w14:paraId="30262D2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single" w:sz="12" w:space="0" w:color="auto"/>
              <w:right w:val="nil"/>
            </w:tcBorders>
          </w:tcPr>
          <w:p w14:paraId="439E8B5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single" w:sz="12" w:space="0" w:color="auto"/>
              <w:right w:val="nil"/>
            </w:tcBorders>
          </w:tcPr>
          <w:p w14:paraId="3453F9C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single" w:sz="12" w:space="0" w:color="auto"/>
              <w:right w:val="nil"/>
            </w:tcBorders>
          </w:tcPr>
          <w:p w14:paraId="14A1D5C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single" w:sz="12" w:space="0" w:color="auto"/>
              <w:right w:val="nil"/>
            </w:tcBorders>
          </w:tcPr>
          <w:p w14:paraId="1F92292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single" w:sz="12" w:space="0" w:color="auto"/>
              <w:right w:val="nil"/>
            </w:tcBorders>
          </w:tcPr>
          <w:p w14:paraId="45408C9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single" w:sz="12" w:space="0" w:color="auto"/>
              <w:right w:val="nil"/>
            </w:tcBorders>
            <w:noWrap/>
            <w:vAlign w:val="bottom"/>
          </w:tcPr>
          <w:p w14:paraId="585D454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1357106</w:t>
            </w:r>
          </w:p>
        </w:tc>
        <w:tc>
          <w:tcPr>
            <w:tcW w:w="980" w:type="dxa"/>
            <w:tcBorders>
              <w:top w:val="nil"/>
              <w:left w:val="nil"/>
              <w:bottom w:val="single" w:sz="12" w:space="0" w:color="auto"/>
              <w:right w:val="nil"/>
            </w:tcBorders>
            <w:vAlign w:val="bottom"/>
          </w:tcPr>
          <w:p w14:paraId="0D37B44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6379112</w:t>
            </w:r>
          </w:p>
        </w:tc>
        <w:tc>
          <w:tcPr>
            <w:tcW w:w="980" w:type="dxa"/>
            <w:tcBorders>
              <w:top w:val="nil"/>
              <w:left w:val="nil"/>
              <w:bottom w:val="single" w:sz="12" w:space="0" w:color="auto"/>
              <w:right w:val="nil"/>
            </w:tcBorders>
            <w:vAlign w:val="bottom"/>
          </w:tcPr>
          <w:p w14:paraId="2D0AAD9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0.13</w:t>
            </w:r>
          </w:p>
        </w:tc>
      </w:tr>
    </w:tbl>
    <w:p w14:paraId="1EDCDA8E" w14:textId="77777777" w:rsidR="008C2A32" w:rsidRDefault="008C2A32" w:rsidP="008C2A32">
      <w:pPr>
        <w:rPr>
          <w:rFonts w:ascii="Times New Roman" w:hAnsi="Times New Roman" w:cs="Times New Roman"/>
          <w:sz w:val="24"/>
          <w:szCs w:val="24"/>
          <w:lang w:val="en-US"/>
        </w:rPr>
        <w:sectPr w:rsidR="008C2A32" w:rsidSect="00AD4822">
          <w:pgSz w:w="15842" w:h="12242" w:code="1"/>
          <w:pgMar w:top="1440" w:right="1440" w:bottom="1440" w:left="1440" w:header="709" w:footer="709" w:gutter="0"/>
          <w:cols w:space="708"/>
          <w:docGrid w:linePitch="360"/>
        </w:sectPr>
      </w:pPr>
    </w:p>
    <w:p w14:paraId="19B94232" w14:textId="702896E4"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Appendix S2: Selection gradient analyses for three traits, flowering phenology, flower number, and shoot height, of the plant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in 2010 (N = 2000 plants in 20 populations) and 2011 (N = 1598 plants in 16 populations), using the mean flower developmental stage (rather than the stage of the most advanced flower) as the estimate of phenology. Results are from linear models with Type II sums of squares, including: A) only linear effects, B) linear, quadratic and interaction effects. All models included effects of population × trait interactions. Estimates from a model without interaction terms are given for significant main effects where the population × trait interaction is not significant. Fitness was estimated by the number of intact fruits. Traits were standardized and fitness relativized </w:t>
      </w:r>
      <w:ins w:id="754" w:author="ehrlen" w:date="2016-05-31T09:53:00Z">
        <w:r w:rsidR="001A3F46">
          <w:rPr>
            <w:rFonts w:ascii="Times New Roman" w:hAnsi="Times New Roman" w:cs="Times New Roman"/>
            <w:sz w:val="24"/>
            <w:szCs w:val="24"/>
            <w:lang w:val="en-US"/>
          </w:rPr>
          <w:t xml:space="preserve">within populations </w:t>
        </w:r>
      </w:ins>
      <w:r>
        <w:rPr>
          <w:rFonts w:ascii="Times New Roman" w:hAnsi="Times New Roman" w:cs="Times New Roman"/>
          <w:sz w:val="24"/>
          <w:szCs w:val="24"/>
          <w:lang w:val="en-US"/>
        </w:rPr>
        <w:t>before analyses.</w:t>
      </w:r>
      <w:r w:rsidR="00F16AC6" w:rsidRPr="00F16AC6">
        <w:rPr>
          <w:rFonts w:ascii="Times New Roman" w:hAnsi="Times New Roman" w:cs="Times New Roman"/>
          <w:sz w:val="24"/>
          <w:szCs w:val="24"/>
          <w:lang w:val="en-US"/>
        </w:rPr>
        <w:t xml:space="preserve"> </w:t>
      </w:r>
      <w:ins w:id="755" w:author="Alicia" w:date="2016-05-02T10:59:00Z">
        <w:r w:rsidR="00F16AC6" w:rsidRPr="00F16AC6">
          <w:rPr>
            <w:rFonts w:ascii="Times New Roman" w:hAnsi="Times New Roman" w:cs="Times New Roman"/>
            <w:sz w:val="24"/>
            <w:szCs w:val="24"/>
            <w:lang w:val="en-US"/>
          </w:rPr>
          <w:t xml:space="preserve">Quadratic regression coefficients were doubled to properly estimate non-linear selection </w:t>
        </w:r>
        <w:r w:rsidR="00F16AC6" w:rsidRPr="00F16AC6">
          <w:rPr>
            <w:rFonts w:ascii="Times New Roman" w:hAnsi="Times New Roman" w:cs="Times New Roman"/>
            <w:sz w:val="24"/>
            <w:szCs w:val="24"/>
            <w:lang w:val="en-US"/>
          </w:rPr>
          <w:fldChar w:fldCharType="begin"/>
        </w:r>
        <w:r w:rsidR="00F16AC6" w:rsidRPr="00F16AC6">
          <w:rPr>
            <w:rFonts w:ascii="Times New Roman" w:hAnsi="Times New Roman" w:cs="Times New Roman"/>
            <w:sz w:val="24"/>
            <w:szCs w:val="24"/>
            <w:lang w:val="en-US"/>
          </w:rPr>
          <w:instrText xml:space="preserve"> ADDIN ZOTERO_ITEM CSL_CITATION {"citationID":"18uhje5umt","properties":{"formattedCitation":"{\\rtf (Stinchcombe {\\i{}et al.}, 2008)}","plainCitation":"(Stinchcombe et al., 2008)"},"citationItems":[{"id":3473,"uris":["http://zotero.org/users/624279/items/TUWRBSHK"],"uri":["http://zotero.org/users/624279/items/TUWRBSHK"],"itemData":{"id":3473,"type":"article-journal","title":"Estimating nonlinear selection gradients using quadratic regression coefficients: double or nothing?","container-title":"Evolution","page":"2435-2440","volume":"62","issue":"9","source":"Wiley Online Library","abstract":"The use of regression analysis has been instrumental in allowing evolutionary biologists to estimate the strength and mode of natural selection. Although directional and correlational selection gradients are equal to their corresponding regression coefficients, quadratic regression coefficients must be doubled to estimate stabilizing/disruptive selection gradients. Based on a sample of 33 papers published in Evolution between 2002 and 2007, at least 78% of papers have not doubled quadratic regression coefficients, leading to an appreciable underestimate of the strength of stabilizing and disruptive selection. Proper treatment of quadratic regression coefficients is necessary for estimation of fitness surfaces and contour plots, canonical analysis of the γ matrix, and modeling the evolution of populations on an adaptive landscape.","DOI":"10.1111/j.1558-5646.2008.00449.x","ISSN":"1558-5646","shortTitle":"Estimating Nonlinear Selection Gradients Using Quadratic Regression Coefficients","language":"en","author":[{"family":"Stinchcombe","given":"John R."},{"family":"Agrawal","given":"Aneil F."},{"family":"Hohenlohe","given":"Paul A."},{"family":"Arnold","given":"Stevan J."},{"family":"Blows","given":"Mark W."}],"issued":{"date-parts":[["2008",9,1]]}}}],"schema":"https://github.com/citation-style-language/schema/raw/master/csl-citation.json"} </w:instrText>
        </w:r>
        <w:r w:rsidR="00F16AC6" w:rsidRPr="00F16AC6">
          <w:rPr>
            <w:rFonts w:ascii="Times New Roman" w:hAnsi="Times New Roman" w:cs="Times New Roman"/>
            <w:sz w:val="24"/>
            <w:szCs w:val="24"/>
            <w:lang w:val="en-US"/>
          </w:rPr>
          <w:fldChar w:fldCharType="separate"/>
        </w:r>
        <w:r w:rsidR="00F16AC6" w:rsidRPr="00F16AC6">
          <w:rPr>
            <w:rFonts w:ascii="Times New Roman" w:hAnsi="Times New Roman" w:cs="Times New Roman"/>
            <w:sz w:val="24"/>
            <w:szCs w:val="24"/>
            <w:lang w:val="en-US"/>
          </w:rPr>
          <w:t xml:space="preserve">(Stinchcombe </w:t>
        </w:r>
        <w:r w:rsidR="00F16AC6" w:rsidRPr="00F16AC6">
          <w:rPr>
            <w:rFonts w:ascii="Times New Roman" w:hAnsi="Times New Roman" w:cs="Times New Roman"/>
            <w:i/>
            <w:iCs/>
            <w:sz w:val="24"/>
            <w:szCs w:val="24"/>
            <w:lang w:val="en-US"/>
          </w:rPr>
          <w:t>et al.</w:t>
        </w:r>
        <w:r w:rsidR="00F16AC6" w:rsidRPr="00F16AC6">
          <w:rPr>
            <w:rFonts w:ascii="Times New Roman" w:hAnsi="Times New Roman" w:cs="Times New Roman"/>
            <w:sz w:val="24"/>
            <w:szCs w:val="24"/>
            <w:lang w:val="en-US"/>
          </w:rPr>
          <w:t>, 2008)</w:t>
        </w:r>
        <w:r w:rsidR="00F16AC6" w:rsidRPr="00F16AC6">
          <w:rPr>
            <w:rFonts w:ascii="Times New Roman" w:hAnsi="Times New Roman" w:cs="Times New Roman"/>
            <w:sz w:val="24"/>
            <w:szCs w:val="24"/>
            <w:lang w:val="en-US"/>
          </w:rPr>
          <w:fldChar w:fldCharType="end"/>
        </w:r>
        <w:r w:rsidR="00F16AC6" w:rsidRPr="00F16AC6">
          <w:rPr>
            <w:rFonts w:ascii="Times New Roman" w:hAnsi="Times New Roman" w:cs="Times New Roman"/>
            <w:sz w:val="24"/>
            <w:szCs w:val="24"/>
            <w:lang w:val="en-US"/>
          </w:rPr>
          <w:t>.</w:t>
        </w:r>
      </w:ins>
    </w:p>
    <w:tbl>
      <w:tblPr>
        <w:tblW w:w="9234" w:type="dxa"/>
        <w:tblInd w:w="-106" w:type="dxa"/>
        <w:tblLook w:val="0000" w:firstRow="0" w:lastRow="0" w:firstColumn="0" w:lastColumn="0" w:noHBand="0" w:noVBand="0"/>
      </w:tblPr>
      <w:tblGrid>
        <w:gridCol w:w="236"/>
        <w:gridCol w:w="3974"/>
        <w:gridCol w:w="456"/>
        <w:gridCol w:w="1465"/>
        <w:gridCol w:w="884"/>
        <w:gridCol w:w="236"/>
        <w:gridCol w:w="518"/>
        <w:gridCol w:w="1465"/>
      </w:tblGrid>
      <w:tr w:rsidR="008C2A32" w14:paraId="12D10162" w14:textId="77777777" w:rsidTr="008C2A32">
        <w:trPr>
          <w:cantSplit/>
        </w:trPr>
        <w:tc>
          <w:tcPr>
            <w:tcW w:w="4210" w:type="dxa"/>
            <w:gridSpan w:val="2"/>
            <w:vMerge w:val="restart"/>
            <w:tcBorders>
              <w:top w:val="single" w:sz="18" w:space="0" w:color="auto"/>
              <w:left w:val="nil"/>
              <w:bottom w:val="nil"/>
              <w:right w:val="nil"/>
            </w:tcBorders>
            <w:vAlign w:val="center"/>
          </w:tcPr>
          <w:p w14:paraId="732D2C03"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456" w:type="dxa"/>
            <w:tcBorders>
              <w:top w:val="single" w:sz="18" w:space="0" w:color="auto"/>
              <w:left w:val="nil"/>
              <w:bottom w:val="single" w:sz="2" w:space="0" w:color="auto"/>
              <w:right w:val="nil"/>
            </w:tcBorders>
            <w:vAlign w:val="center"/>
          </w:tcPr>
          <w:p w14:paraId="26FE639B" w14:textId="77777777" w:rsidR="008C2A32" w:rsidRDefault="008C2A32" w:rsidP="008C2A32">
            <w:pPr>
              <w:spacing w:after="0"/>
              <w:jc w:val="center"/>
              <w:rPr>
                <w:rFonts w:ascii="Times New Roman" w:hAnsi="Times New Roman" w:cs="Times New Roman"/>
                <w:sz w:val="24"/>
                <w:szCs w:val="24"/>
                <w:lang w:val="en-US"/>
              </w:rPr>
            </w:pPr>
          </w:p>
        </w:tc>
        <w:tc>
          <w:tcPr>
            <w:tcW w:w="1465" w:type="dxa"/>
            <w:tcBorders>
              <w:top w:val="single" w:sz="18" w:space="0" w:color="auto"/>
              <w:left w:val="nil"/>
              <w:bottom w:val="single" w:sz="2" w:space="0" w:color="auto"/>
              <w:right w:val="nil"/>
            </w:tcBorders>
          </w:tcPr>
          <w:p w14:paraId="083FF62C"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884" w:type="dxa"/>
            <w:tcBorders>
              <w:top w:val="single" w:sz="18" w:space="0" w:color="auto"/>
              <w:left w:val="nil"/>
              <w:bottom w:val="single" w:sz="2" w:space="0" w:color="auto"/>
              <w:right w:val="nil"/>
            </w:tcBorders>
          </w:tcPr>
          <w:p w14:paraId="18D3A6B1"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236" w:type="dxa"/>
            <w:tcBorders>
              <w:top w:val="single" w:sz="18" w:space="0" w:color="auto"/>
              <w:left w:val="nil"/>
              <w:bottom w:val="nil"/>
              <w:right w:val="nil"/>
            </w:tcBorders>
          </w:tcPr>
          <w:p w14:paraId="0AAE8A54"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single" w:sz="18" w:space="0" w:color="auto"/>
              <w:left w:val="nil"/>
              <w:bottom w:val="single" w:sz="2" w:space="0" w:color="auto"/>
              <w:right w:val="nil"/>
            </w:tcBorders>
          </w:tcPr>
          <w:p w14:paraId="64FD6A91" w14:textId="77777777" w:rsidR="008C2A32" w:rsidRDefault="008C2A32" w:rsidP="008C2A32">
            <w:pPr>
              <w:spacing w:after="0"/>
              <w:jc w:val="center"/>
              <w:rPr>
                <w:rFonts w:ascii="Times New Roman" w:hAnsi="Times New Roman" w:cs="Times New Roman"/>
                <w:sz w:val="24"/>
                <w:szCs w:val="24"/>
                <w:lang w:val="en-US"/>
              </w:rPr>
            </w:pPr>
          </w:p>
        </w:tc>
        <w:tc>
          <w:tcPr>
            <w:tcW w:w="1465" w:type="dxa"/>
            <w:tcBorders>
              <w:top w:val="single" w:sz="18" w:space="0" w:color="auto"/>
              <w:left w:val="nil"/>
              <w:bottom w:val="single" w:sz="2" w:space="0" w:color="auto"/>
              <w:right w:val="nil"/>
            </w:tcBorders>
          </w:tcPr>
          <w:p w14:paraId="68EE2366"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8C2A32" w14:paraId="24B5750C" w14:textId="77777777" w:rsidTr="008C2A32">
        <w:trPr>
          <w:cantSplit/>
        </w:trPr>
        <w:tc>
          <w:tcPr>
            <w:tcW w:w="4210" w:type="dxa"/>
            <w:gridSpan w:val="2"/>
            <w:vMerge/>
            <w:tcBorders>
              <w:top w:val="nil"/>
              <w:left w:val="nil"/>
              <w:bottom w:val="single" w:sz="18" w:space="0" w:color="auto"/>
              <w:right w:val="nil"/>
            </w:tcBorders>
          </w:tcPr>
          <w:p w14:paraId="772ED3B5" w14:textId="77777777" w:rsidR="008C2A32" w:rsidRDefault="008C2A32" w:rsidP="008C2A32">
            <w:pPr>
              <w:spacing w:after="0"/>
              <w:rPr>
                <w:rFonts w:ascii="Times New Roman" w:hAnsi="Times New Roman" w:cs="Times New Roman"/>
                <w:sz w:val="24"/>
                <w:szCs w:val="24"/>
                <w:lang w:val="en-US"/>
              </w:rPr>
            </w:pPr>
          </w:p>
        </w:tc>
        <w:tc>
          <w:tcPr>
            <w:tcW w:w="0" w:type="auto"/>
            <w:tcBorders>
              <w:top w:val="single" w:sz="2" w:space="0" w:color="auto"/>
              <w:left w:val="nil"/>
              <w:bottom w:val="single" w:sz="2" w:space="0" w:color="auto"/>
              <w:right w:val="nil"/>
            </w:tcBorders>
            <w:vAlign w:val="center"/>
          </w:tcPr>
          <w:p w14:paraId="5A7CAF0E" w14:textId="77777777" w:rsidR="008C2A32" w:rsidRDefault="008C2A32" w:rsidP="008C2A32">
            <w:pPr>
              <w:spacing w:after="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465" w:type="dxa"/>
            <w:tcBorders>
              <w:top w:val="single" w:sz="2" w:space="0" w:color="auto"/>
              <w:left w:val="nil"/>
              <w:bottom w:val="single" w:sz="2" w:space="0" w:color="auto"/>
              <w:right w:val="nil"/>
            </w:tcBorders>
            <w:vAlign w:val="center"/>
          </w:tcPr>
          <w:p w14:paraId="7C547FED"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884" w:type="dxa"/>
            <w:tcBorders>
              <w:top w:val="single" w:sz="2" w:space="0" w:color="auto"/>
              <w:left w:val="nil"/>
              <w:bottom w:val="single" w:sz="2" w:space="0" w:color="auto"/>
              <w:right w:val="nil"/>
            </w:tcBorders>
            <w:vAlign w:val="center"/>
          </w:tcPr>
          <w:p w14:paraId="50BCB11D" w14:textId="77777777" w:rsidR="008C2A32" w:rsidRDefault="008C2A32" w:rsidP="008C2A32">
            <w:pPr>
              <w:spacing w:after="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Estim</w:t>
            </w:r>
            <w:proofErr w:type="spellEnd"/>
          </w:p>
        </w:tc>
        <w:tc>
          <w:tcPr>
            <w:tcW w:w="236" w:type="dxa"/>
            <w:tcBorders>
              <w:top w:val="nil"/>
              <w:left w:val="nil"/>
              <w:bottom w:val="single" w:sz="2" w:space="0" w:color="auto"/>
              <w:right w:val="nil"/>
            </w:tcBorders>
          </w:tcPr>
          <w:p w14:paraId="71E395DA"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single" w:sz="2" w:space="0" w:color="auto"/>
              <w:left w:val="nil"/>
              <w:bottom w:val="single" w:sz="2" w:space="0" w:color="auto"/>
              <w:right w:val="nil"/>
            </w:tcBorders>
          </w:tcPr>
          <w:p w14:paraId="42F8B0C0" w14:textId="77777777" w:rsidR="008C2A32" w:rsidRDefault="008C2A32" w:rsidP="008C2A32">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465" w:type="dxa"/>
            <w:tcBorders>
              <w:top w:val="single" w:sz="2" w:space="0" w:color="auto"/>
              <w:left w:val="nil"/>
              <w:bottom w:val="single" w:sz="2" w:space="0" w:color="auto"/>
              <w:right w:val="nil"/>
            </w:tcBorders>
            <w:vAlign w:val="center"/>
          </w:tcPr>
          <w:p w14:paraId="59A18699"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r>
      <w:tr w:rsidR="008C2A32" w14:paraId="7A418A1D" w14:textId="77777777" w:rsidTr="008C2A32">
        <w:tc>
          <w:tcPr>
            <w:tcW w:w="4210" w:type="dxa"/>
            <w:gridSpan w:val="2"/>
            <w:tcBorders>
              <w:top w:val="single" w:sz="18" w:space="0" w:color="auto"/>
              <w:left w:val="nil"/>
              <w:bottom w:val="single" w:sz="4" w:space="0" w:color="auto"/>
              <w:right w:val="nil"/>
            </w:tcBorders>
          </w:tcPr>
          <w:p w14:paraId="6058228D"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A) Linear terms</w:t>
            </w:r>
          </w:p>
        </w:tc>
        <w:tc>
          <w:tcPr>
            <w:tcW w:w="0" w:type="auto"/>
            <w:tcBorders>
              <w:top w:val="single" w:sz="18" w:space="0" w:color="auto"/>
              <w:left w:val="nil"/>
              <w:bottom w:val="single" w:sz="4" w:space="0" w:color="auto"/>
              <w:right w:val="nil"/>
            </w:tcBorders>
            <w:vAlign w:val="center"/>
          </w:tcPr>
          <w:p w14:paraId="30326938" w14:textId="77777777" w:rsidR="008C2A32" w:rsidRDefault="008C2A32" w:rsidP="008C2A32">
            <w:pPr>
              <w:spacing w:after="0"/>
              <w:jc w:val="center"/>
              <w:rPr>
                <w:rFonts w:ascii="Times New Roman" w:hAnsi="Times New Roman" w:cs="Times New Roman"/>
                <w:sz w:val="24"/>
                <w:szCs w:val="24"/>
                <w:lang w:val="en-US"/>
              </w:rPr>
            </w:pPr>
          </w:p>
        </w:tc>
        <w:tc>
          <w:tcPr>
            <w:tcW w:w="1465" w:type="dxa"/>
            <w:tcBorders>
              <w:top w:val="single" w:sz="18" w:space="0" w:color="auto"/>
              <w:left w:val="nil"/>
              <w:bottom w:val="single" w:sz="4" w:space="0" w:color="auto"/>
              <w:right w:val="nil"/>
            </w:tcBorders>
            <w:vAlign w:val="center"/>
          </w:tcPr>
          <w:p w14:paraId="18FB55B3" w14:textId="77777777" w:rsidR="008C2A32" w:rsidRDefault="008C2A32" w:rsidP="008C2A32">
            <w:pPr>
              <w:spacing w:after="0"/>
              <w:rPr>
                <w:rFonts w:ascii="Times New Roman" w:hAnsi="Times New Roman" w:cs="Times New Roman"/>
                <w:sz w:val="24"/>
                <w:szCs w:val="24"/>
                <w:lang w:val="en-US"/>
              </w:rPr>
            </w:pPr>
          </w:p>
        </w:tc>
        <w:tc>
          <w:tcPr>
            <w:tcW w:w="884" w:type="dxa"/>
            <w:tcBorders>
              <w:top w:val="single" w:sz="18" w:space="0" w:color="auto"/>
              <w:left w:val="nil"/>
              <w:bottom w:val="single" w:sz="4" w:space="0" w:color="auto"/>
              <w:right w:val="nil"/>
            </w:tcBorders>
            <w:vAlign w:val="center"/>
          </w:tcPr>
          <w:p w14:paraId="7D136B05" w14:textId="77777777" w:rsidR="008C2A32" w:rsidRDefault="008C2A32" w:rsidP="008C2A32">
            <w:pPr>
              <w:spacing w:after="0"/>
              <w:rPr>
                <w:rFonts w:ascii="Times New Roman" w:hAnsi="Times New Roman" w:cs="Times New Roman"/>
                <w:sz w:val="24"/>
                <w:szCs w:val="24"/>
                <w:lang w:val="en-US"/>
              </w:rPr>
            </w:pPr>
          </w:p>
        </w:tc>
        <w:tc>
          <w:tcPr>
            <w:tcW w:w="236" w:type="dxa"/>
            <w:tcBorders>
              <w:top w:val="single" w:sz="18" w:space="0" w:color="auto"/>
              <w:left w:val="nil"/>
              <w:bottom w:val="single" w:sz="4" w:space="0" w:color="auto"/>
              <w:right w:val="nil"/>
            </w:tcBorders>
          </w:tcPr>
          <w:p w14:paraId="6CFDAB74"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single" w:sz="18" w:space="0" w:color="auto"/>
              <w:left w:val="nil"/>
              <w:bottom w:val="single" w:sz="4" w:space="0" w:color="auto"/>
              <w:right w:val="nil"/>
            </w:tcBorders>
          </w:tcPr>
          <w:p w14:paraId="5AA77F18"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1465" w:type="dxa"/>
            <w:tcBorders>
              <w:top w:val="single" w:sz="18" w:space="0" w:color="auto"/>
              <w:left w:val="nil"/>
              <w:bottom w:val="single" w:sz="4" w:space="0" w:color="auto"/>
              <w:right w:val="nil"/>
            </w:tcBorders>
            <w:vAlign w:val="center"/>
          </w:tcPr>
          <w:p w14:paraId="66C3A298" w14:textId="77777777" w:rsidR="008C2A32" w:rsidRDefault="008C2A32" w:rsidP="008C2A32">
            <w:pPr>
              <w:spacing w:after="0"/>
              <w:rPr>
                <w:rFonts w:ascii="Times New Roman" w:hAnsi="Times New Roman" w:cs="Times New Roman"/>
                <w:sz w:val="24"/>
                <w:szCs w:val="24"/>
                <w:lang w:val="en-US"/>
              </w:rPr>
            </w:pPr>
          </w:p>
        </w:tc>
      </w:tr>
      <w:tr w:rsidR="008C2A32" w14:paraId="0DF6F560" w14:textId="77777777" w:rsidTr="008C2A32">
        <w:tc>
          <w:tcPr>
            <w:tcW w:w="236" w:type="dxa"/>
            <w:tcBorders>
              <w:top w:val="single" w:sz="4" w:space="0" w:color="auto"/>
              <w:left w:val="nil"/>
              <w:bottom w:val="nil"/>
              <w:right w:val="nil"/>
            </w:tcBorders>
          </w:tcPr>
          <w:p w14:paraId="3F5C8620" w14:textId="77777777" w:rsidR="008C2A32" w:rsidRDefault="008C2A32" w:rsidP="008C2A32">
            <w:pPr>
              <w:spacing w:after="0"/>
              <w:rPr>
                <w:rFonts w:ascii="Times New Roman" w:hAnsi="Times New Roman" w:cs="Times New Roman"/>
                <w:sz w:val="24"/>
                <w:szCs w:val="24"/>
                <w:lang w:val="en-US"/>
              </w:rPr>
            </w:pPr>
          </w:p>
        </w:tc>
        <w:tc>
          <w:tcPr>
            <w:tcW w:w="3974" w:type="dxa"/>
            <w:tcBorders>
              <w:top w:val="single" w:sz="4" w:space="0" w:color="auto"/>
              <w:left w:val="nil"/>
              <w:bottom w:val="nil"/>
              <w:right w:val="nil"/>
            </w:tcBorders>
          </w:tcPr>
          <w:p w14:paraId="5B9262BF"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0" w:type="auto"/>
            <w:tcBorders>
              <w:top w:val="single" w:sz="4" w:space="0" w:color="auto"/>
              <w:left w:val="nil"/>
              <w:bottom w:val="nil"/>
              <w:right w:val="nil"/>
            </w:tcBorders>
            <w:vAlign w:val="center"/>
          </w:tcPr>
          <w:p w14:paraId="19E33386"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4" w:space="0" w:color="auto"/>
              <w:left w:val="nil"/>
              <w:bottom w:val="nil"/>
              <w:right w:val="nil"/>
            </w:tcBorders>
            <w:vAlign w:val="center"/>
          </w:tcPr>
          <w:p w14:paraId="3C3C5201"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0.42</w:t>
            </w:r>
          </w:p>
        </w:tc>
        <w:tc>
          <w:tcPr>
            <w:tcW w:w="884" w:type="dxa"/>
            <w:tcBorders>
              <w:top w:val="single" w:sz="4" w:space="0" w:color="auto"/>
              <w:left w:val="nil"/>
              <w:bottom w:val="nil"/>
              <w:right w:val="nil"/>
            </w:tcBorders>
            <w:vAlign w:val="center"/>
          </w:tcPr>
          <w:p w14:paraId="7122BE49" w14:textId="77777777" w:rsidR="008C2A32" w:rsidRDefault="008C2A32" w:rsidP="008C2A32">
            <w:pPr>
              <w:spacing w:after="0"/>
              <w:rPr>
                <w:rFonts w:ascii="Times New Roman" w:hAnsi="Times New Roman" w:cs="Times New Roman"/>
                <w:sz w:val="24"/>
                <w:szCs w:val="24"/>
                <w:lang w:val="en-US"/>
              </w:rPr>
            </w:pPr>
          </w:p>
        </w:tc>
        <w:tc>
          <w:tcPr>
            <w:tcW w:w="236" w:type="dxa"/>
            <w:tcBorders>
              <w:top w:val="single" w:sz="4" w:space="0" w:color="auto"/>
              <w:left w:val="nil"/>
              <w:bottom w:val="nil"/>
              <w:right w:val="nil"/>
            </w:tcBorders>
          </w:tcPr>
          <w:p w14:paraId="5CEAF320"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single" w:sz="4" w:space="0" w:color="auto"/>
              <w:left w:val="nil"/>
              <w:bottom w:val="nil"/>
              <w:right w:val="nil"/>
            </w:tcBorders>
          </w:tcPr>
          <w:p w14:paraId="3C7DEF29"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4" w:space="0" w:color="auto"/>
              <w:left w:val="nil"/>
              <w:bottom w:val="nil"/>
              <w:right w:val="nil"/>
            </w:tcBorders>
            <w:vAlign w:val="center"/>
          </w:tcPr>
          <w:p w14:paraId="464CDE3F"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2.45</w:t>
            </w:r>
          </w:p>
        </w:tc>
      </w:tr>
      <w:tr w:rsidR="008C2A32" w14:paraId="21FAAC7E" w14:textId="77777777" w:rsidTr="008C2A32">
        <w:tc>
          <w:tcPr>
            <w:tcW w:w="236" w:type="dxa"/>
            <w:tcBorders>
              <w:top w:val="nil"/>
              <w:left w:val="nil"/>
              <w:bottom w:val="nil"/>
              <w:right w:val="nil"/>
            </w:tcBorders>
          </w:tcPr>
          <w:p w14:paraId="56301939"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0E448623"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0" w:type="auto"/>
            <w:tcBorders>
              <w:top w:val="nil"/>
              <w:left w:val="nil"/>
              <w:bottom w:val="nil"/>
              <w:right w:val="nil"/>
            </w:tcBorders>
            <w:vAlign w:val="center"/>
          </w:tcPr>
          <w:p w14:paraId="75DAABCD"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60FDD56D"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207.08***</w:t>
            </w:r>
          </w:p>
        </w:tc>
        <w:tc>
          <w:tcPr>
            <w:tcW w:w="884" w:type="dxa"/>
            <w:tcBorders>
              <w:top w:val="nil"/>
              <w:left w:val="nil"/>
              <w:bottom w:val="nil"/>
              <w:right w:val="nil"/>
            </w:tcBorders>
            <w:vAlign w:val="center"/>
          </w:tcPr>
          <w:p w14:paraId="04F19D7A"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443313DB"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14:paraId="768D9DC9"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31EB1112"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69.87***</w:t>
            </w:r>
          </w:p>
        </w:tc>
      </w:tr>
      <w:tr w:rsidR="008C2A32" w14:paraId="7A02D212" w14:textId="77777777" w:rsidTr="008C2A32">
        <w:tc>
          <w:tcPr>
            <w:tcW w:w="236" w:type="dxa"/>
            <w:tcBorders>
              <w:top w:val="nil"/>
              <w:left w:val="nil"/>
              <w:bottom w:val="nil"/>
              <w:right w:val="nil"/>
            </w:tcBorders>
          </w:tcPr>
          <w:p w14:paraId="28B82628"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3B9C91D7"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0" w:type="auto"/>
            <w:tcBorders>
              <w:top w:val="nil"/>
              <w:left w:val="nil"/>
              <w:bottom w:val="nil"/>
              <w:right w:val="nil"/>
            </w:tcBorders>
            <w:vAlign w:val="center"/>
          </w:tcPr>
          <w:p w14:paraId="0093BF9F"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3F2AFA6C"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6.25 *</w:t>
            </w:r>
          </w:p>
        </w:tc>
        <w:tc>
          <w:tcPr>
            <w:tcW w:w="884" w:type="dxa"/>
            <w:tcBorders>
              <w:top w:val="nil"/>
              <w:left w:val="nil"/>
              <w:bottom w:val="nil"/>
              <w:right w:val="nil"/>
            </w:tcBorders>
            <w:vAlign w:val="center"/>
          </w:tcPr>
          <w:p w14:paraId="6ED5DBE5"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0.122</w:t>
            </w:r>
          </w:p>
        </w:tc>
        <w:tc>
          <w:tcPr>
            <w:tcW w:w="236" w:type="dxa"/>
            <w:tcBorders>
              <w:top w:val="nil"/>
              <w:left w:val="nil"/>
              <w:bottom w:val="nil"/>
              <w:right w:val="nil"/>
            </w:tcBorders>
          </w:tcPr>
          <w:p w14:paraId="1D61E39E"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14:paraId="4F65EEF4"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148CD638"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0.41</w:t>
            </w:r>
          </w:p>
        </w:tc>
      </w:tr>
      <w:tr w:rsidR="008C2A32" w14:paraId="3F0D7C72" w14:textId="77777777" w:rsidTr="008C2A32">
        <w:tc>
          <w:tcPr>
            <w:tcW w:w="236" w:type="dxa"/>
            <w:tcBorders>
              <w:top w:val="nil"/>
              <w:left w:val="nil"/>
              <w:bottom w:val="nil"/>
              <w:right w:val="nil"/>
            </w:tcBorders>
          </w:tcPr>
          <w:p w14:paraId="5941F16D"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51D7CA39"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w:t>
            </w:r>
          </w:p>
        </w:tc>
        <w:tc>
          <w:tcPr>
            <w:tcW w:w="0" w:type="auto"/>
            <w:tcBorders>
              <w:top w:val="nil"/>
              <w:left w:val="nil"/>
              <w:bottom w:val="nil"/>
              <w:right w:val="nil"/>
            </w:tcBorders>
            <w:vAlign w:val="center"/>
          </w:tcPr>
          <w:p w14:paraId="5E75CE90"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68824CB1"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3.10***</w:t>
            </w:r>
          </w:p>
        </w:tc>
        <w:tc>
          <w:tcPr>
            <w:tcW w:w="884" w:type="dxa"/>
            <w:tcBorders>
              <w:top w:val="nil"/>
              <w:left w:val="nil"/>
              <w:bottom w:val="nil"/>
              <w:right w:val="nil"/>
            </w:tcBorders>
            <w:vAlign w:val="center"/>
          </w:tcPr>
          <w:p w14:paraId="69C50F18"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47E10208"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14:paraId="1E17BF7B"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10198B9B"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1.63*</w:t>
            </w:r>
          </w:p>
        </w:tc>
      </w:tr>
      <w:tr w:rsidR="008C2A32" w14:paraId="3B18BA2F" w14:textId="77777777" w:rsidTr="008C2A32">
        <w:tc>
          <w:tcPr>
            <w:tcW w:w="236" w:type="dxa"/>
            <w:tcBorders>
              <w:top w:val="nil"/>
              <w:left w:val="nil"/>
              <w:bottom w:val="nil"/>
              <w:right w:val="nil"/>
            </w:tcBorders>
          </w:tcPr>
          <w:p w14:paraId="036BF1AB"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5F22CED6"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w:t>
            </w:r>
          </w:p>
        </w:tc>
        <w:tc>
          <w:tcPr>
            <w:tcW w:w="0" w:type="auto"/>
            <w:tcBorders>
              <w:top w:val="nil"/>
              <w:left w:val="nil"/>
              <w:bottom w:val="nil"/>
              <w:right w:val="nil"/>
            </w:tcBorders>
            <w:vAlign w:val="center"/>
          </w:tcPr>
          <w:p w14:paraId="5565DDE7"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3FFED1EA"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4.78***</w:t>
            </w:r>
          </w:p>
        </w:tc>
        <w:tc>
          <w:tcPr>
            <w:tcW w:w="884" w:type="dxa"/>
            <w:tcBorders>
              <w:top w:val="nil"/>
              <w:left w:val="nil"/>
              <w:bottom w:val="nil"/>
              <w:right w:val="nil"/>
            </w:tcBorders>
            <w:vAlign w:val="center"/>
          </w:tcPr>
          <w:p w14:paraId="2DC7E689"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68E3D827"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14:paraId="07E84DD4"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75FE6294"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2.56***</w:t>
            </w:r>
          </w:p>
        </w:tc>
      </w:tr>
      <w:tr w:rsidR="008C2A32" w14:paraId="5BFD2717" w14:textId="77777777" w:rsidTr="008C2A32">
        <w:tc>
          <w:tcPr>
            <w:tcW w:w="236" w:type="dxa"/>
            <w:tcBorders>
              <w:top w:val="nil"/>
              <w:left w:val="nil"/>
              <w:bottom w:val="nil"/>
              <w:right w:val="nil"/>
            </w:tcBorders>
          </w:tcPr>
          <w:p w14:paraId="3EAB5EA3"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4F5A6A95"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Shoot height</w:t>
            </w:r>
          </w:p>
        </w:tc>
        <w:tc>
          <w:tcPr>
            <w:tcW w:w="0" w:type="auto"/>
            <w:tcBorders>
              <w:top w:val="nil"/>
              <w:left w:val="nil"/>
              <w:bottom w:val="nil"/>
              <w:right w:val="nil"/>
            </w:tcBorders>
            <w:vAlign w:val="center"/>
          </w:tcPr>
          <w:p w14:paraId="5AB7A806"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52B5DC79"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1.12</w:t>
            </w:r>
          </w:p>
        </w:tc>
        <w:tc>
          <w:tcPr>
            <w:tcW w:w="884" w:type="dxa"/>
            <w:tcBorders>
              <w:top w:val="nil"/>
              <w:left w:val="nil"/>
              <w:bottom w:val="nil"/>
              <w:right w:val="nil"/>
            </w:tcBorders>
            <w:vAlign w:val="center"/>
          </w:tcPr>
          <w:p w14:paraId="25D7F62F"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690C35F3"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14:paraId="147E930E"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56DC4984"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2.63**</w:t>
            </w:r>
          </w:p>
        </w:tc>
      </w:tr>
      <w:tr w:rsidR="008C2A32" w14:paraId="655E9129" w14:textId="77777777" w:rsidTr="008C2A32">
        <w:tc>
          <w:tcPr>
            <w:tcW w:w="236" w:type="dxa"/>
            <w:tcBorders>
              <w:top w:val="nil"/>
              <w:left w:val="nil"/>
              <w:bottom w:val="nil"/>
              <w:right w:val="nil"/>
            </w:tcBorders>
          </w:tcPr>
          <w:p w14:paraId="19D18AE7" w14:textId="77777777" w:rsidR="008C2A32" w:rsidRDefault="008C2A32" w:rsidP="008C2A32">
            <w:pPr>
              <w:spacing w:after="0" w:line="240" w:lineRule="auto"/>
              <w:rPr>
                <w:rFonts w:ascii="Times New Roman" w:hAnsi="Times New Roman" w:cs="Times New Roman"/>
                <w:sz w:val="24"/>
                <w:szCs w:val="24"/>
                <w:lang w:val="en-US"/>
              </w:rPr>
            </w:pPr>
          </w:p>
        </w:tc>
        <w:tc>
          <w:tcPr>
            <w:tcW w:w="3974" w:type="dxa"/>
            <w:tcBorders>
              <w:top w:val="nil"/>
              <w:left w:val="nil"/>
              <w:bottom w:val="nil"/>
              <w:right w:val="nil"/>
            </w:tcBorders>
          </w:tcPr>
          <w:p w14:paraId="16CA88D3" w14:textId="77777777" w:rsidR="008C2A32" w:rsidRDefault="008C2A32" w:rsidP="008C2A32">
            <w:pPr>
              <w:spacing w:after="0" w:line="240" w:lineRule="auto"/>
              <w:rPr>
                <w:rFonts w:ascii="Times New Roman" w:hAnsi="Times New Roman" w:cs="Times New Roman"/>
                <w:sz w:val="24"/>
                <w:szCs w:val="24"/>
                <w:lang w:val="en-US"/>
              </w:rPr>
            </w:pPr>
          </w:p>
        </w:tc>
        <w:tc>
          <w:tcPr>
            <w:tcW w:w="0" w:type="auto"/>
            <w:tcBorders>
              <w:top w:val="nil"/>
              <w:left w:val="nil"/>
              <w:bottom w:val="nil"/>
              <w:right w:val="nil"/>
            </w:tcBorders>
            <w:vAlign w:val="center"/>
          </w:tcPr>
          <w:p w14:paraId="72EFD660"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1465" w:type="dxa"/>
            <w:tcBorders>
              <w:top w:val="nil"/>
              <w:left w:val="nil"/>
              <w:bottom w:val="nil"/>
              <w:right w:val="nil"/>
            </w:tcBorders>
            <w:vAlign w:val="center"/>
          </w:tcPr>
          <w:p w14:paraId="760004E7" w14:textId="77777777" w:rsidR="008C2A32" w:rsidRDefault="008C2A32" w:rsidP="008C2A32">
            <w:pPr>
              <w:tabs>
                <w:tab w:val="decimal" w:pos="-7922"/>
              </w:tabs>
              <w:spacing w:after="0" w:line="240" w:lineRule="auto"/>
              <w:rPr>
                <w:rFonts w:ascii="Times New Roman" w:hAnsi="Times New Roman" w:cs="Times New Roman"/>
                <w:sz w:val="24"/>
                <w:szCs w:val="24"/>
                <w:lang w:val="en-US"/>
              </w:rPr>
            </w:pPr>
          </w:p>
        </w:tc>
        <w:tc>
          <w:tcPr>
            <w:tcW w:w="884" w:type="dxa"/>
            <w:tcBorders>
              <w:top w:val="nil"/>
              <w:left w:val="nil"/>
              <w:bottom w:val="nil"/>
              <w:right w:val="nil"/>
            </w:tcBorders>
            <w:vAlign w:val="center"/>
          </w:tcPr>
          <w:p w14:paraId="79C8FEA3" w14:textId="77777777" w:rsidR="008C2A32" w:rsidRDefault="008C2A32" w:rsidP="008C2A32">
            <w:pPr>
              <w:spacing w:after="0" w:line="240" w:lineRule="auto"/>
              <w:rPr>
                <w:rFonts w:ascii="Times New Roman" w:hAnsi="Times New Roman" w:cs="Times New Roman"/>
                <w:sz w:val="24"/>
                <w:szCs w:val="24"/>
                <w:lang w:val="en-US"/>
              </w:rPr>
            </w:pPr>
          </w:p>
        </w:tc>
        <w:tc>
          <w:tcPr>
            <w:tcW w:w="236" w:type="dxa"/>
            <w:tcBorders>
              <w:top w:val="nil"/>
              <w:left w:val="nil"/>
              <w:bottom w:val="nil"/>
              <w:right w:val="nil"/>
            </w:tcBorders>
          </w:tcPr>
          <w:p w14:paraId="2EDDA2A2"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14:paraId="07B4FE97"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1465" w:type="dxa"/>
            <w:tcBorders>
              <w:top w:val="nil"/>
              <w:left w:val="nil"/>
              <w:bottom w:val="nil"/>
              <w:right w:val="nil"/>
            </w:tcBorders>
            <w:vAlign w:val="center"/>
          </w:tcPr>
          <w:p w14:paraId="4597A33F" w14:textId="77777777" w:rsidR="008C2A32" w:rsidRDefault="008C2A32" w:rsidP="008C2A32">
            <w:pPr>
              <w:spacing w:after="0" w:line="240" w:lineRule="auto"/>
              <w:rPr>
                <w:rFonts w:ascii="Times New Roman" w:hAnsi="Times New Roman" w:cs="Times New Roman"/>
                <w:sz w:val="24"/>
                <w:szCs w:val="24"/>
                <w:lang w:val="en-US"/>
              </w:rPr>
            </w:pPr>
          </w:p>
        </w:tc>
      </w:tr>
      <w:tr w:rsidR="008C2A32" w14:paraId="75591810" w14:textId="77777777" w:rsidTr="008C2A32">
        <w:tc>
          <w:tcPr>
            <w:tcW w:w="4210" w:type="dxa"/>
            <w:gridSpan w:val="2"/>
            <w:tcBorders>
              <w:top w:val="nil"/>
              <w:left w:val="nil"/>
              <w:bottom w:val="single" w:sz="4" w:space="0" w:color="auto"/>
              <w:right w:val="nil"/>
            </w:tcBorders>
          </w:tcPr>
          <w:p w14:paraId="77F3B399"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B) Non-linear terms</w:t>
            </w:r>
          </w:p>
        </w:tc>
        <w:tc>
          <w:tcPr>
            <w:tcW w:w="0" w:type="auto"/>
            <w:tcBorders>
              <w:top w:val="nil"/>
              <w:left w:val="nil"/>
              <w:bottom w:val="single" w:sz="4" w:space="0" w:color="auto"/>
              <w:right w:val="nil"/>
            </w:tcBorders>
            <w:vAlign w:val="center"/>
          </w:tcPr>
          <w:p w14:paraId="5B3DEF63" w14:textId="77777777" w:rsidR="008C2A32" w:rsidRDefault="008C2A32" w:rsidP="008C2A32">
            <w:pPr>
              <w:spacing w:after="0"/>
              <w:jc w:val="center"/>
              <w:rPr>
                <w:rFonts w:ascii="Times New Roman" w:hAnsi="Times New Roman" w:cs="Times New Roman"/>
                <w:sz w:val="24"/>
                <w:szCs w:val="24"/>
                <w:lang w:val="en-US"/>
              </w:rPr>
            </w:pPr>
          </w:p>
        </w:tc>
        <w:tc>
          <w:tcPr>
            <w:tcW w:w="1465" w:type="dxa"/>
            <w:tcBorders>
              <w:top w:val="nil"/>
              <w:left w:val="nil"/>
              <w:bottom w:val="single" w:sz="4" w:space="0" w:color="auto"/>
              <w:right w:val="nil"/>
            </w:tcBorders>
            <w:vAlign w:val="center"/>
          </w:tcPr>
          <w:p w14:paraId="72159E13" w14:textId="77777777" w:rsidR="008C2A32" w:rsidRDefault="008C2A32" w:rsidP="008C2A32">
            <w:pPr>
              <w:tabs>
                <w:tab w:val="decimal" w:pos="-7922"/>
              </w:tabs>
              <w:spacing w:after="0"/>
              <w:rPr>
                <w:rFonts w:ascii="Times New Roman" w:hAnsi="Times New Roman" w:cs="Times New Roman"/>
                <w:sz w:val="24"/>
                <w:szCs w:val="24"/>
                <w:lang w:val="en-US"/>
              </w:rPr>
            </w:pPr>
          </w:p>
        </w:tc>
        <w:tc>
          <w:tcPr>
            <w:tcW w:w="884" w:type="dxa"/>
            <w:tcBorders>
              <w:top w:val="nil"/>
              <w:left w:val="nil"/>
              <w:bottom w:val="single" w:sz="4" w:space="0" w:color="auto"/>
              <w:right w:val="nil"/>
            </w:tcBorders>
            <w:vAlign w:val="center"/>
          </w:tcPr>
          <w:p w14:paraId="425E3B6F"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single" w:sz="4" w:space="0" w:color="auto"/>
              <w:right w:val="nil"/>
            </w:tcBorders>
          </w:tcPr>
          <w:p w14:paraId="341AE6F8"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single" w:sz="4" w:space="0" w:color="auto"/>
              <w:right w:val="nil"/>
            </w:tcBorders>
          </w:tcPr>
          <w:p w14:paraId="071B832D" w14:textId="77777777" w:rsidR="008C2A32" w:rsidRDefault="008C2A32" w:rsidP="008C2A32">
            <w:pPr>
              <w:spacing w:after="0"/>
              <w:jc w:val="center"/>
              <w:rPr>
                <w:rFonts w:ascii="Times New Roman" w:hAnsi="Times New Roman" w:cs="Times New Roman"/>
                <w:sz w:val="24"/>
                <w:szCs w:val="24"/>
                <w:lang w:val="en-US"/>
              </w:rPr>
            </w:pPr>
          </w:p>
        </w:tc>
        <w:tc>
          <w:tcPr>
            <w:tcW w:w="1465" w:type="dxa"/>
            <w:tcBorders>
              <w:top w:val="nil"/>
              <w:left w:val="nil"/>
              <w:bottom w:val="single" w:sz="4" w:space="0" w:color="auto"/>
              <w:right w:val="nil"/>
            </w:tcBorders>
            <w:vAlign w:val="center"/>
          </w:tcPr>
          <w:p w14:paraId="458408F9" w14:textId="77777777" w:rsidR="008C2A32" w:rsidRDefault="008C2A32" w:rsidP="008C2A32">
            <w:pPr>
              <w:spacing w:after="0"/>
              <w:rPr>
                <w:rFonts w:ascii="Times New Roman" w:hAnsi="Times New Roman" w:cs="Times New Roman"/>
                <w:sz w:val="24"/>
                <w:szCs w:val="24"/>
                <w:lang w:val="en-US"/>
              </w:rPr>
            </w:pPr>
          </w:p>
        </w:tc>
      </w:tr>
      <w:tr w:rsidR="008C2A32" w14:paraId="5AFE5178" w14:textId="77777777" w:rsidTr="008C2A32">
        <w:tc>
          <w:tcPr>
            <w:tcW w:w="0" w:type="auto"/>
            <w:tcBorders>
              <w:top w:val="single" w:sz="4" w:space="0" w:color="auto"/>
              <w:left w:val="nil"/>
              <w:bottom w:val="nil"/>
              <w:right w:val="nil"/>
            </w:tcBorders>
          </w:tcPr>
          <w:p w14:paraId="75FD1552" w14:textId="77777777" w:rsidR="008C2A32" w:rsidRDefault="008C2A32" w:rsidP="008C2A32">
            <w:pPr>
              <w:spacing w:after="0"/>
              <w:rPr>
                <w:rFonts w:ascii="Times New Roman" w:hAnsi="Times New Roman" w:cs="Times New Roman"/>
                <w:sz w:val="24"/>
                <w:szCs w:val="24"/>
                <w:lang w:val="en-US"/>
              </w:rPr>
            </w:pPr>
          </w:p>
        </w:tc>
        <w:tc>
          <w:tcPr>
            <w:tcW w:w="3974" w:type="dxa"/>
            <w:tcBorders>
              <w:top w:val="single" w:sz="4" w:space="0" w:color="auto"/>
              <w:left w:val="nil"/>
              <w:bottom w:val="nil"/>
              <w:right w:val="nil"/>
            </w:tcBorders>
          </w:tcPr>
          <w:p w14:paraId="0927E035"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Phenology </w:t>
            </w:r>
            <w:r>
              <w:rPr>
                <w:rFonts w:ascii="Times New Roman" w:hAnsi="Times New Roman" w:cs="Times New Roman"/>
                <w:sz w:val="24"/>
                <w:szCs w:val="24"/>
                <w:vertAlign w:val="superscript"/>
                <w:lang w:val="en-US"/>
              </w:rPr>
              <w:t>2</w:t>
            </w:r>
          </w:p>
        </w:tc>
        <w:tc>
          <w:tcPr>
            <w:tcW w:w="0" w:type="auto"/>
            <w:tcBorders>
              <w:top w:val="single" w:sz="4" w:space="0" w:color="auto"/>
              <w:left w:val="nil"/>
              <w:bottom w:val="nil"/>
              <w:right w:val="nil"/>
            </w:tcBorders>
            <w:vAlign w:val="center"/>
          </w:tcPr>
          <w:p w14:paraId="59D0F6A4"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4" w:space="0" w:color="auto"/>
              <w:left w:val="nil"/>
              <w:bottom w:val="nil"/>
              <w:right w:val="nil"/>
            </w:tcBorders>
            <w:vAlign w:val="center"/>
          </w:tcPr>
          <w:p w14:paraId="4092E3EB"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0.56</w:t>
            </w:r>
          </w:p>
        </w:tc>
        <w:tc>
          <w:tcPr>
            <w:tcW w:w="884" w:type="dxa"/>
            <w:tcBorders>
              <w:top w:val="single" w:sz="4" w:space="0" w:color="auto"/>
              <w:left w:val="nil"/>
              <w:bottom w:val="nil"/>
              <w:right w:val="nil"/>
            </w:tcBorders>
            <w:vAlign w:val="center"/>
          </w:tcPr>
          <w:p w14:paraId="5E3E8F40" w14:textId="77777777" w:rsidR="008C2A32" w:rsidRDefault="008C2A32" w:rsidP="008C2A32">
            <w:pPr>
              <w:spacing w:after="0"/>
              <w:rPr>
                <w:rFonts w:ascii="Times New Roman" w:hAnsi="Times New Roman" w:cs="Times New Roman"/>
                <w:sz w:val="24"/>
                <w:szCs w:val="24"/>
                <w:lang w:val="en-US"/>
              </w:rPr>
            </w:pPr>
          </w:p>
        </w:tc>
        <w:tc>
          <w:tcPr>
            <w:tcW w:w="236" w:type="dxa"/>
            <w:tcBorders>
              <w:top w:val="single" w:sz="4" w:space="0" w:color="auto"/>
              <w:left w:val="nil"/>
              <w:bottom w:val="nil"/>
              <w:right w:val="nil"/>
            </w:tcBorders>
          </w:tcPr>
          <w:p w14:paraId="210A8522"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single" w:sz="4" w:space="0" w:color="auto"/>
              <w:left w:val="nil"/>
              <w:bottom w:val="nil"/>
              <w:right w:val="nil"/>
            </w:tcBorders>
          </w:tcPr>
          <w:p w14:paraId="2BA23EFF"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4" w:space="0" w:color="auto"/>
              <w:left w:val="nil"/>
              <w:bottom w:val="nil"/>
              <w:right w:val="nil"/>
            </w:tcBorders>
            <w:vAlign w:val="center"/>
          </w:tcPr>
          <w:p w14:paraId="0A5787B8"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0.52</w:t>
            </w:r>
          </w:p>
        </w:tc>
      </w:tr>
      <w:tr w:rsidR="008C2A32" w14:paraId="225252AB" w14:textId="77777777" w:rsidTr="008C2A32">
        <w:tc>
          <w:tcPr>
            <w:tcW w:w="0" w:type="auto"/>
            <w:tcBorders>
              <w:top w:val="nil"/>
              <w:left w:val="nil"/>
              <w:bottom w:val="nil"/>
              <w:right w:val="nil"/>
            </w:tcBorders>
          </w:tcPr>
          <w:p w14:paraId="69884833"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2C46C40A"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Flower number </w:t>
            </w:r>
            <w:r>
              <w:rPr>
                <w:rFonts w:ascii="Times New Roman" w:hAnsi="Times New Roman" w:cs="Times New Roman"/>
                <w:sz w:val="24"/>
                <w:szCs w:val="24"/>
                <w:vertAlign w:val="superscript"/>
                <w:lang w:val="en-US"/>
              </w:rPr>
              <w:t>2</w:t>
            </w:r>
          </w:p>
        </w:tc>
        <w:tc>
          <w:tcPr>
            <w:tcW w:w="0" w:type="auto"/>
            <w:tcBorders>
              <w:top w:val="nil"/>
              <w:left w:val="nil"/>
              <w:bottom w:val="nil"/>
              <w:right w:val="nil"/>
            </w:tcBorders>
            <w:vAlign w:val="center"/>
          </w:tcPr>
          <w:p w14:paraId="31DB829C"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4D2E5F61"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1.58</w:t>
            </w:r>
          </w:p>
        </w:tc>
        <w:tc>
          <w:tcPr>
            <w:tcW w:w="884" w:type="dxa"/>
            <w:tcBorders>
              <w:top w:val="nil"/>
              <w:left w:val="nil"/>
              <w:bottom w:val="nil"/>
              <w:right w:val="nil"/>
            </w:tcBorders>
            <w:vAlign w:val="center"/>
          </w:tcPr>
          <w:p w14:paraId="070DFBBC"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3E7F1990"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2D0480FB"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20D4E498"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0.83</w:t>
            </w:r>
          </w:p>
        </w:tc>
      </w:tr>
      <w:tr w:rsidR="008C2A32" w14:paraId="0320C34D" w14:textId="77777777" w:rsidTr="008C2A32">
        <w:tc>
          <w:tcPr>
            <w:tcW w:w="0" w:type="auto"/>
            <w:tcBorders>
              <w:top w:val="nil"/>
              <w:left w:val="nil"/>
              <w:bottom w:val="nil"/>
              <w:right w:val="nil"/>
            </w:tcBorders>
          </w:tcPr>
          <w:p w14:paraId="4B3A2D7B"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11EFACD7"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Shoot height </w:t>
            </w:r>
            <w:r>
              <w:rPr>
                <w:rFonts w:ascii="Times New Roman" w:hAnsi="Times New Roman" w:cs="Times New Roman"/>
                <w:sz w:val="24"/>
                <w:szCs w:val="24"/>
                <w:vertAlign w:val="superscript"/>
                <w:lang w:val="en-US"/>
              </w:rPr>
              <w:t>2</w:t>
            </w:r>
          </w:p>
        </w:tc>
        <w:tc>
          <w:tcPr>
            <w:tcW w:w="0" w:type="auto"/>
            <w:tcBorders>
              <w:top w:val="nil"/>
              <w:left w:val="nil"/>
              <w:bottom w:val="nil"/>
              <w:right w:val="nil"/>
            </w:tcBorders>
            <w:vAlign w:val="center"/>
          </w:tcPr>
          <w:p w14:paraId="32C66FD3"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1BCC294"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0.57</w:t>
            </w:r>
          </w:p>
        </w:tc>
        <w:tc>
          <w:tcPr>
            <w:tcW w:w="884" w:type="dxa"/>
            <w:tcBorders>
              <w:top w:val="nil"/>
              <w:left w:val="nil"/>
              <w:bottom w:val="nil"/>
              <w:right w:val="nil"/>
            </w:tcBorders>
            <w:vAlign w:val="center"/>
          </w:tcPr>
          <w:p w14:paraId="418161D6"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1B931FD2"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763873EF"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6EC47DF3"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0.01</w:t>
            </w:r>
          </w:p>
        </w:tc>
      </w:tr>
      <w:tr w:rsidR="008C2A32" w14:paraId="390A6E43" w14:textId="77777777" w:rsidTr="008C2A32">
        <w:tc>
          <w:tcPr>
            <w:tcW w:w="0" w:type="auto"/>
            <w:tcBorders>
              <w:top w:val="nil"/>
              <w:left w:val="nil"/>
              <w:bottom w:val="nil"/>
              <w:right w:val="nil"/>
            </w:tcBorders>
          </w:tcPr>
          <w:p w14:paraId="1AF1035E"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2B1AEEF0"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 × Phenology </w:t>
            </w:r>
            <w:r>
              <w:rPr>
                <w:rFonts w:ascii="Times New Roman" w:hAnsi="Times New Roman" w:cs="Times New Roman"/>
                <w:sz w:val="24"/>
                <w:szCs w:val="24"/>
                <w:vertAlign w:val="superscript"/>
                <w:lang w:val="en-US"/>
              </w:rPr>
              <w:t>2</w:t>
            </w:r>
          </w:p>
        </w:tc>
        <w:tc>
          <w:tcPr>
            <w:tcW w:w="0" w:type="auto"/>
            <w:tcBorders>
              <w:top w:val="nil"/>
              <w:left w:val="nil"/>
              <w:bottom w:val="nil"/>
              <w:right w:val="nil"/>
            </w:tcBorders>
            <w:vAlign w:val="center"/>
          </w:tcPr>
          <w:p w14:paraId="434D4A19"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072083EB"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0.63</w:t>
            </w:r>
          </w:p>
        </w:tc>
        <w:tc>
          <w:tcPr>
            <w:tcW w:w="884" w:type="dxa"/>
            <w:tcBorders>
              <w:top w:val="nil"/>
              <w:left w:val="nil"/>
              <w:bottom w:val="nil"/>
              <w:right w:val="nil"/>
            </w:tcBorders>
            <w:vAlign w:val="center"/>
          </w:tcPr>
          <w:p w14:paraId="057171E4"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6C2AEF0C"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46219A8B"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123291A7"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0.92</w:t>
            </w:r>
          </w:p>
        </w:tc>
      </w:tr>
      <w:tr w:rsidR="008C2A32" w14:paraId="0B5B6AC8" w14:textId="77777777" w:rsidTr="008C2A32">
        <w:tc>
          <w:tcPr>
            <w:tcW w:w="0" w:type="auto"/>
            <w:tcBorders>
              <w:top w:val="nil"/>
              <w:left w:val="nil"/>
              <w:bottom w:val="nil"/>
              <w:right w:val="nil"/>
            </w:tcBorders>
          </w:tcPr>
          <w:p w14:paraId="6034DBD3"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66E22589"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 × Flower number </w:t>
            </w:r>
            <w:r>
              <w:rPr>
                <w:rFonts w:ascii="Times New Roman" w:hAnsi="Times New Roman" w:cs="Times New Roman"/>
                <w:sz w:val="24"/>
                <w:szCs w:val="24"/>
                <w:vertAlign w:val="superscript"/>
                <w:lang w:val="en-US"/>
              </w:rPr>
              <w:t>2</w:t>
            </w:r>
          </w:p>
        </w:tc>
        <w:tc>
          <w:tcPr>
            <w:tcW w:w="0" w:type="auto"/>
            <w:tcBorders>
              <w:top w:val="nil"/>
              <w:left w:val="nil"/>
              <w:bottom w:val="nil"/>
              <w:right w:val="nil"/>
            </w:tcBorders>
            <w:vAlign w:val="center"/>
          </w:tcPr>
          <w:p w14:paraId="0CC6EA97"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462252F6"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1.81*</w:t>
            </w:r>
          </w:p>
        </w:tc>
        <w:tc>
          <w:tcPr>
            <w:tcW w:w="884" w:type="dxa"/>
            <w:tcBorders>
              <w:top w:val="nil"/>
              <w:left w:val="nil"/>
              <w:bottom w:val="nil"/>
              <w:right w:val="nil"/>
            </w:tcBorders>
            <w:vAlign w:val="center"/>
          </w:tcPr>
          <w:p w14:paraId="2DD5725F"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70917988"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17F03A23"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75F3218F"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2.09 ***</w:t>
            </w:r>
          </w:p>
        </w:tc>
      </w:tr>
      <w:tr w:rsidR="008C2A32" w14:paraId="25BF7BCF" w14:textId="77777777" w:rsidTr="008C2A32">
        <w:tc>
          <w:tcPr>
            <w:tcW w:w="0" w:type="auto"/>
            <w:tcBorders>
              <w:top w:val="nil"/>
              <w:left w:val="nil"/>
              <w:bottom w:val="nil"/>
              <w:right w:val="nil"/>
            </w:tcBorders>
          </w:tcPr>
          <w:p w14:paraId="4D1C29A3"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4C7627C8"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 × Shoot height </w:t>
            </w:r>
            <w:r>
              <w:rPr>
                <w:rFonts w:ascii="Times New Roman" w:hAnsi="Times New Roman" w:cs="Times New Roman"/>
                <w:sz w:val="24"/>
                <w:szCs w:val="24"/>
                <w:vertAlign w:val="superscript"/>
                <w:lang w:val="en-US"/>
              </w:rPr>
              <w:t>2</w:t>
            </w:r>
          </w:p>
        </w:tc>
        <w:tc>
          <w:tcPr>
            <w:tcW w:w="0" w:type="auto"/>
            <w:tcBorders>
              <w:top w:val="nil"/>
              <w:left w:val="nil"/>
              <w:bottom w:val="nil"/>
              <w:right w:val="nil"/>
            </w:tcBorders>
            <w:vAlign w:val="center"/>
          </w:tcPr>
          <w:p w14:paraId="6BE10E21"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33E7E619"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1.06</w:t>
            </w:r>
          </w:p>
        </w:tc>
        <w:tc>
          <w:tcPr>
            <w:tcW w:w="884" w:type="dxa"/>
            <w:tcBorders>
              <w:top w:val="nil"/>
              <w:left w:val="nil"/>
              <w:bottom w:val="nil"/>
              <w:right w:val="nil"/>
            </w:tcBorders>
            <w:vAlign w:val="center"/>
          </w:tcPr>
          <w:p w14:paraId="62732C50"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7777F417"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4FDC204C"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4ACFECE2"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0.36</w:t>
            </w:r>
          </w:p>
        </w:tc>
      </w:tr>
      <w:tr w:rsidR="008C2A32" w14:paraId="17B2E746" w14:textId="77777777" w:rsidTr="008C2A32">
        <w:tc>
          <w:tcPr>
            <w:tcW w:w="0" w:type="auto"/>
            <w:tcBorders>
              <w:top w:val="nil"/>
              <w:left w:val="nil"/>
              <w:bottom w:val="nil"/>
              <w:right w:val="nil"/>
            </w:tcBorders>
          </w:tcPr>
          <w:p w14:paraId="3DFD88A5"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426FF09E"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Flower number</w:t>
            </w:r>
          </w:p>
        </w:tc>
        <w:tc>
          <w:tcPr>
            <w:tcW w:w="0" w:type="auto"/>
            <w:tcBorders>
              <w:top w:val="nil"/>
              <w:left w:val="nil"/>
              <w:bottom w:val="nil"/>
              <w:right w:val="nil"/>
            </w:tcBorders>
            <w:vAlign w:val="center"/>
          </w:tcPr>
          <w:p w14:paraId="5B6EAC99"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3FE04332"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1.50</w:t>
            </w:r>
          </w:p>
        </w:tc>
        <w:tc>
          <w:tcPr>
            <w:tcW w:w="884" w:type="dxa"/>
            <w:tcBorders>
              <w:top w:val="nil"/>
              <w:left w:val="nil"/>
              <w:bottom w:val="nil"/>
              <w:right w:val="nil"/>
            </w:tcBorders>
            <w:vAlign w:val="center"/>
          </w:tcPr>
          <w:p w14:paraId="197EB84C"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2D70FB00"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6259FC19"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312947C4"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0.30</w:t>
            </w:r>
          </w:p>
        </w:tc>
      </w:tr>
      <w:tr w:rsidR="008C2A32" w14:paraId="68F41F7D" w14:textId="77777777" w:rsidTr="008C2A32">
        <w:tc>
          <w:tcPr>
            <w:tcW w:w="0" w:type="auto"/>
            <w:tcBorders>
              <w:top w:val="nil"/>
              <w:left w:val="nil"/>
              <w:bottom w:val="nil"/>
              <w:right w:val="nil"/>
            </w:tcBorders>
          </w:tcPr>
          <w:p w14:paraId="455F1D54"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6CF5027E"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Shoot height</w:t>
            </w:r>
          </w:p>
        </w:tc>
        <w:tc>
          <w:tcPr>
            <w:tcW w:w="0" w:type="auto"/>
            <w:tcBorders>
              <w:top w:val="nil"/>
              <w:left w:val="nil"/>
              <w:bottom w:val="nil"/>
              <w:right w:val="nil"/>
            </w:tcBorders>
            <w:vAlign w:val="center"/>
          </w:tcPr>
          <w:p w14:paraId="0E6D99F5"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1DB7FAFD"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1.54</w:t>
            </w:r>
          </w:p>
        </w:tc>
        <w:tc>
          <w:tcPr>
            <w:tcW w:w="884" w:type="dxa"/>
            <w:tcBorders>
              <w:top w:val="nil"/>
              <w:left w:val="nil"/>
              <w:bottom w:val="nil"/>
              <w:right w:val="nil"/>
            </w:tcBorders>
            <w:vAlign w:val="center"/>
          </w:tcPr>
          <w:p w14:paraId="36246B1E"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2E2E2202"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3ADB84D6"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1283E4FB"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1.18</w:t>
            </w:r>
          </w:p>
        </w:tc>
      </w:tr>
      <w:tr w:rsidR="008C2A32" w14:paraId="2A4E72E7" w14:textId="77777777" w:rsidTr="008C2A32">
        <w:tc>
          <w:tcPr>
            <w:tcW w:w="0" w:type="auto"/>
            <w:tcBorders>
              <w:top w:val="nil"/>
              <w:left w:val="nil"/>
              <w:bottom w:val="nil"/>
              <w:right w:val="nil"/>
            </w:tcBorders>
          </w:tcPr>
          <w:p w14:paraId="7868E1FD"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6AB2901B"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 × Shoot height</w:t>
            </w:r>
          </w:p>
        </w:tc>
        <w:tc>
          <w:tcPr>
            <w:tcW w:w="0" w:type="auto"/>
            <w:tcBorders>
              <w:top w:val="nil"/>
              <w:left w:val="nil"/>
              <w:bottom w:val="nil"/>
              <w:right w:val="nil"/>
            </w:tcBorders>
            <w:vAlign w:val="center"/>
          </w:tcPr>
          <w:p w14:paraId="5F4F5CE9"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2AC2F37"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1.36</w:t>
            </w:r>
          </w:p>
        </w:tc>
        <w:tc>
          <w:tcPr>
            <w:tcW w:w="884" w:type="dxa"/>
            <w:tcBorders>
              <w:top w:val="nil"/>
              <w:left w:val="nil"/>
              <w:bottom w:val="nil"/>
              <w:right w:val="nil"/>
            </w:tcBorders>
            <w:vAlign w:val="center"/>
          </w:tcPr>
          <w:p w14:paraId="229BF8EB"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54A92218"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778DD193"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16ADF2F6"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0.66</w:t>
            </w:r>
          </w:p>
        </w:tc>
      </w:tr>
      <w:tr w:rsidR="008C2A32" w14:paraId="1E46BD1F" w14:textId="77777777" w:rsidTr="008C2A32">
        <w:tc>
          <w:tcPr>
            <w:tcW w:w="0" w:type="auto"/>
            <w:tcBorders>
              <w:top w:val="nil"/>
              <w:left w:val="nil"/>
              <w:bottom w:val="nil"/>
              <w:right w:val="nil"/>
            </w:tcBorders>
          </w:tcPr>
          <w:p w14:paraId="1E9ACFDA"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3424A00F"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 × Phenology × Flower number</w:t>
            </w:r>
          </w:p>
        </w:tc>
        <w:tc>
          <w:tcPr>
            <w:tcW w:w="0" w:type="auto"/>
            <w:tcBorders>
              <w:top w:val="nil"/>
              <w:left w:val="nil"/>
              <w:bottom w:val="nil"/>
              <w:right w:val="nil"/>
            </w:tcBorders>
            <w:vAlign w:val="center"/>
          </w:tcPr>
          <w:p w14:paraId="7C1D2C53"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063A53EF"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2.38 ***</w:t>
            </w:r>
          </w:p>
        </w:tc>
        <w:tc>
          <w:tcPr>
            <w:tcW w:w="884" w:type="dxa"/>
            <w:tcBorders>
              <w:top w:val="nil"/>
              <w:left w:val="nil"/>
              <w:bottom w:val="nil"/>
              <w:right w:val="nil"/>
            </w:tcBorders>
            <w:vAlign w:val="center"/>
          </w:tcPr>
          <w:p w14:paraId="06B29AF8"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0CEFD6D7"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6811B92A"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0AF96FE8"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2.41**</w:t>
            </w:r>
          </w:p>
        </w:tc>
      </w:tr>
      <w:tr w:rsidR="008C2A32" w14:paraId="68EB90C4" w14:textId="77777777" w:rsidTr="008C2A32">
        <w:tc>
          <w:tcPr>
            <w:tcW w:w="0" w:type="auto"/>
            <w:tcBorders>
              <w:top w:val="nil"/>
              <w:left w:val="nil"/>
              <w:bottom w:val="nil"/>
              <w:right w:val="nil"/>
            </w:tcBorders>
          </w:tcPr>
          <w:p w14:paraId="1AD21DB0"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09C9B119"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 × Phenology × Shoot height</w:t>
            </w:r>
          </w:p>
        </w:tc>
        <w:tc>
          <w:tcPr>
            <w:tcW w:w="0" w:type="auto"/>
            <w:tcBorders>
              <w:top w:val="nil"/>
              <w:left w:val="nil"/>
              <w:bottom w:val="nil"/>
              <w:right w:val="nil"/>
            </w:tcBorders>
            <w:vAlign w:val="center"/>
          </w:tcPr>
          <w:p w14:paraId="199BBC7D"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069AC7ED"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0.80</w:t>
            </w:r>
          </w:p>
        </w:tc>
        <w:tc>
          <w:tcPr>
            <w:tcW w:w="884" w:type="dxa"/>
            <w:tcBorders>
              <w:top w:val="nil"/>
              <w:left w:val="nil"/>
              <w:bottom w:val="nil"/>
              <w:right w:val="nil"/>
            </w:tcBorders>
            <w:vAlign w:val="center"/>
          </w:tcPr>
          <w:p w14:paraId="7AF491A1"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1383D915"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442BBD64"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5D0D7919"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0.57</w:t>
            </w:r>
          </w:p>
        </w:tc>
      </w:tr>
      <w:tr w:rsidR="008C2A32" w14:paraId="45987829" w14:textId="77777777" w:rsidTr="008C2A32">
        <w:tc>
          <w:tcPr>
            <w:tcW w:w="0" w:type="auto"/>
            <w:tcBorders>
              <w:top w:val="nil"/>
              <w:left w:val="nil"/>
              <w:bottom w:val="single" w:sz="18" w:space="0" w:color="auto"/>
              <w:right w:val="nil"/>
            </w:tcBorders>
          </w:tcPr>
          <w:p w14:paraId="301DA37E"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single" w:sz="18" w:space="0" w:color="auto"/>
              <w:right w:val="nil"/>
            </w:tcBorders>
          </w:tcPr>
          <w:p w14:paraId="7C15EF03"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 × Flower number × Shoot height</w:t>
            </w:r>
          </w:p>
        </w:tc>
        <w:tc>
          <w:tcPr>
            <w:tcW w:w="0" w:type="auto"/>
            <w:tcBorders>
              <w:top w:val="nil"/>
              <w:left w:val="nil"/>
              <w:bottom w:val="single" w:sz="18" w:space="0" w:color="auto"/>
              <w:right w:val="nil"/>
            </w:tcBorders>
            <w:vAlign w:val="center"/>
          </w:tcPr>
          <w:p w14:paraId="707F48E9"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single" w:sz="18" w:space="0" w:color="auto"/>
              <w:right w:val="nil"/>
            </w:tcBorders>
            <w:vAlign w:val="center"/>
          </w:tcPr>
          <w:p w14:paraId="5E1D188A" w14:textId="77777777" w:rsidR="008C2A32" w:rsidRDefault="008C2A32" w:rsidP="002E105E">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1.03</w:t>
            </w:r>
          </w:p>
        </w:tc>
        <w:tc>
          <w:tcPr>
            <w:tcW w:w="884" w:type="dxa"/>
            <w:tcBorders>
              <w:top w:val="nil"/>
              <w:left w:val="nil"/>
              <w:bottom w:val="single" w:sz="18" w:space="0" w:color="auto"/>
              <w:right w:val="nil"/>
            </w:tcBorders>
            <w:vAlign w:val="center"/>
          </w:tcPr>
          <w:p w14:paraId="1D4356C1"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single" w:sz="18" w:space="0" w:color="auto"/>
              <w:right w:val="nil"/>
            </w:tcBorders>
          </w:tcPr>
          <w:p w14:paraId="3B63DDD0" w14:textId="77777777" w:rsidR="008C2A32" w:rsidRDefault="008C2A32" w:rsidP="008C2A32">
            <w:pPr>
              <w:spacing w:after="0"/>
              <w:rPr>
                <w:rFonts w:ascii="Times New Roman" w:hAnsi="Times New Roman" w:cs="Times New Roman"/>
                <w:sz w:val="24"/>
                <w:szCs w:val="24"/>
                <w:lang w:val="en-US"/>
              </w:rPr>
            </w:pPr>
          </w:p>
        </w:tc>
        <w:tc>
          <w:tcPr>
            <w:tcW w:w="518" w:type="dxa"/>
            <w:tcBorders>
              <w:top w:val="nil"/>
              <w:left w:val="nil"/>
              <w:bottom w:val="single" w:sz="18" w:space="0" w:color="auto"/>
              <w:right w:val="nil"/>
            </w:tcBorders>
          </w:tcPr>
          <w:p w14:paraId="01415B25"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single" w:sz="18" w:space="0" w:color="auto"/>
              <w:right w:val="nil"/>
            </w:tcBorders>
            <w:vAlign w:val="center"/>
          </w:tcPr>
          <w:p w14:paraId="4352411B"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2.21 **</w:t>
            </w:r>
          </w:p>
        </w:tc>
      </w:tr>
    </w:tbl>
    <w:p w14:paraId="0546898D" w14:textId="77777777" w:rsidR="008C2A32" w:rsidRDefault="008C2A32" w:rsidP="008C2A32">
      <w:pPr>
        <w:spacing w:line="480" w:lineRule="auto"/>
        <w:rPr>
          <w:rFonts w:ascii="Times New Roman" w:hAnsi="Times New Roman" w:cs="Times New Roman"/>
          <w:sz w:val="24"/>
          <w:szCs w:val="24"/>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48216245" w14:textId="77777777" w:rsidR="00391598" w:rsidRDefault="00391598">
      <w:pPr>
        <w:spacing w:after="0" w:line="240" w:lineRule="auto"/>
        <w:rPr>
          <w:ins w:id="756" w:author="Alicia" w:date="2016-05-17T11:23:00Z"/>
          <w:rFonts w:ascii="Times New Roman" w:hAnsi="Times New Roman" w:cs="Times New Roman"/>
          <w:sz w:val="24"/>
          <w:szCs w:val="24"/>
          <w:lang w:val="en-US"/>
        </w:rPr>
      </w:pPr>
      <w:ins w:id="757" w:author="Alicia" w:date="2016-05-17T11:23:00Z">
        <w:r>
          <w:rPr>
            <w:rFonts w:ascii="Times New Roman" w:hAnsi="Times New Roman" w:cs="Times New Roman"/>
            <w:sz w:val="24"/>
            <w:szCs w:val="24"/>
            <w:lang w:val="en-US"/>
          </w:rPr>
          <w:br w:type="page"/>
        </w:r>
      </w:ins>
    </w:p>
    <w:p w14:paraId="7263F30A" w14:textId="0572A0E5" w:rsidR="00245AFD" w:rsidRDefault="006223D7" w:rsidP="00245AFD">
      <w:pPr>
        <w:rPr>
          <w:ins w:id="758" w:author="Alicia" w:date="2016-05-17T17:24:00Z"/>
          <w:rFonts w:ascii="Times New Roman" w:hAnsi="Times New Roman" w:cs="Times New Roman"/>
          <w:sz w:val="24"/>
          <w:lang w:val="en-US"/>
        </w:rPr>
      </w:pPr>
      <w:commentRangeStart w:id="759"/>
      <w:ins w:id="760" w:author="Alicia" w:date="2016-05-18T15:51:00Z">
        <w:r>
          <w:rPr>
            <w:rFonts w:ascii="Times New Roman" w:hAnsi="Times New Roman" w:cs="Times New Roman"/>
            <w:sz w:val="24"/>
            <w:szCs w:val="24"/>
            <w:lang w:val="en-US"/>
          </w:rPr>
          <w:lastRenderedPageBreak/>
          <w:t>Appendix S3</w:t>
        </w:r>
      </w:ins>
      <w:ins w:id="761" w:author="Alicia" w:date="2016-05-17T17:24:00Z">
        <w:r w:rsidR="00245AFD">
          <w:rPr>
            <w:rFonts w:ascii="Times New Roman" w:hAnsi="Times New Roman" w:cs="Times New Roman"/>
            <w:sz w:val="24"/>
            <w:szCs w:val="24"/>
            <w:lang w:val="en-US"/>
          </w:rPr>
          <w:t xml:space="preserve">: </w:t>
        </w:r>
        <w:r w:rsidR="00245AFD">
          <w:rPr>
            <w:rFonts w:ascii="Times New Roman" w:hAnsi="Times New Roman" w:cs="Times New Roman"/>
            <w:sz w:val="24"/>
            <w:lang w:val="en-US"/>
          </w:rPr>
          <w:t xml:space="preserve">Path analyses of reproductive traits (flowering phenology, shoot height and number of flowers) and </w:t>
        </w:r>
      </w:ins>
      <w:ins w:id="762" w:author="Alicia" w:date="2016-05-17T17:25:00Z">
        <w:r w:rsidR="00245AFD">
          <w:rPr>
            <w:rFonts w:ascii="Times New Roman" w:hAnsi="Times New Roman" w:cs="Times New Roman"/>
            <w:sz w:val="24"/>
            <w:szCs w:val="24"/>
            <w:lang w:val="en-US"/>
          </w:rPr>
          <w:t>probability of attack</w:t>
        </w:r>
      </w:ins>
      <w:ins w:id="763" w:author="Alicia" w:date="2016-05-17T17:24:00Z">
        <w:r w:rsidR="00245AFD">
          <w:rPr>
            <w:rFonts w:ascii="Times New Roman" w:hAnsi="Times New Roman" w:cs="Times New Roman"/>
            <w:sz w:val="24"/>
            <w:lang w:val="en-US"/>
          </w:rPr>
          <w:t xml:space="preserve"> by </w:t>
        </w:r>
        <w:r w:rsidR="00245AFD">
          <w:rPr>
            <w:rFonts w:ascii="Times New Roman" w:hAnsi="Times New Roman" w:cs="Times New Roman"/>
            <w:i/>
            <w:sz w:val="24"/>
            <w:lang w:val="en-US"/>
          </w:rPr>
          <w:t>P. alcon</w:t>
        </w:r>
        <w:r w:rsidR="00245AFD">
          <w:rPr>
            <w:rFonts w:ascii="Times New Roman" w:hAnsi="Times New Roman" w:cs="Times New Roman"/>
            <w:sz w:val="24"/>
            <w:lang w:val="en-US"/>
          </w:rPr>
          <w:t xml:space="preserve"> as predictors of fitness of </w:t>
        </w:r>
        <w:r w:rsidR="00245AFD">
          <w:rPr>
            <w:rFonts w:ascii="Times New Roman" w:hAnsi="Times New Roman" w:cs="Times New Roman"/>
            <w:i/>
            <w:sz w:val="24"/>
            <w:lang w:val="en-US"/>
          </w:rPr>
          <w:t>G. pneumonanthe</w:t>
        </w:r>
        <w:r w:rsidR="00245AFD">
          <w:rPr>
            <w:rFonts w:ascii="Times New Roman" w:hAnsi="Times New Roman" w:cs="Times New Roman"/>
            <w:sz w:val="24"/>
            <w:lang w:val="en-US"/>
          </w:rPr>
          <w:t xml:space="preserve"> (number of intact fruits) in 2010 (A) and 2011 (B). The model with the lowest </w:t>
        </w:r>
        <w:proofErr w:type="spellStart"/>
        <w:r w:rsidR="00245AFD">
          <w:rPr>
            <w:rFonts w:ascii="Times New Roman" w:hAnsi="Times New Roman" w:cs="Times New Roman"/>
            <w:sz w:val="24"/>
            <w:lang w:val="en-US"/>
          </w:rPr>
          <w:t>AICc</w:t>
        </w:r>
        <w:proofErr w:type="spellEnd"/>
        <w:r w:rsidR="00245AFD">
          <w:rPr>
            <w:rFonts w:ascii="Times New Roman" w:hAnsi="Times New Roman" w:cs="Times New Roman"/>
            <w:sz w:val="24"/>
            <w:lang w:val="en-US"/>
          </w:rPr>
          <w:t xml:space="preserve"> is shown in each case. Dashed arrows indicate non-significant path coefficients. </w:t>
        </w:r>
        <w:r w:rsidR="00245AFD" w:rsidRPr="001A4509">
          <w:rPr>
            <w:rFonts w:ascii="Times New Roman" w:hAnsi="Times New Roman" w:cs="Times New Roman"/>
            <w:sz w:val="24"/>
            <w:lang w:val="en-US"/>
          </w:rPr>
          <w:t>R</w:t>
        </w:r>
        <w:r w:rsidR="00245AFD" w:rsidRPr="00680D70">
          <w:rPr>
            <w:rFonts w:ascii="Times New Roman" w:hAnsi="Times New Roman" w:cs="Times New Roman"/>
            <w:sz w:val="24"/>
            <w:vertAlign w:val="superscript"/>
            <w:lang w:val="en-US"/>
          </w:rPr>
          <w:t>2</w:t>
        </w:r>
        <w:r w:rsidR="00245AFD">
          <w:rPr>
            <w:rFonts w:ascii="Times New Roman" w:hAnsi="Times New Roman" w:cs="Times New Roman"/>
            <w:sz w:val="24"/>
            <w:lang w:val="en-US"/>
          </w:rPr>
          <w:t>s are shown in the boxes of endogenous variables. A</w:t>
        </w:r>
        <w:r w:rsidR="00245AFD">
          <w:rPr>
            <w:rFonts w:ascii="Times New Roman" w:hAnsi="Times New Roman" w:cs="Times New Roman"/>
            <w:sz w:val="24"/>
            <w:szCs w:val="24"/>
            <w:lang w:val="en-US"/>
          </w:rPr>
          <w:t xml:space="preserve">ll data were standardized within populations before performing the analyses. Number of samples, </w:t>
        </w:r>
        <w:r w:rsidR="00245AFD">
          <w:rPr>
            <w:rFonts w:ascii="Symbol" w:hAnsi="Symbol" w:cs="Times New Roman"/>
            <w:sz w:val="24"/>
            <w:szCs w:val="24"/>
            <w:lang w:val="en-US"/>
          </w:rPr>
          <w:t></w:t>
        </w:r>
        <w:r w:rsidR="00245AFD" w:rsidRPr="00FB5D05">
          <w:rPr>
            <w:rFonts w:ascii="Times New Roman" w:hAnsi="Times New Roman" w:cs="Times New Roman"/>
            <w:sz w:val="24"/>
            <w:szCs w:val="24"/>
            <w:vertAlign w:val="superscript"/>
            <w:lang w:val="en-US"/>
          </w:rPr>
          <w:t>2</w:t>
        </w:r>
        <w:r w:rsidR="00245AFD">
          <w:rPr>
            <w:rFonts w:ascii="Times New Roman" w:hAnsi="Times New Roman" w:cs="Times New Roman"/>
            <w:sz w:val="24"/>
            <w:szCs w:val="24"/>
            <w:lang w:val="en-US"/>
          </w:rPr>
          <w:t xml:space="preserve"> and </w:t>
        </w:r>
        <w:proofErr w:type="spellStart"/>
        <w:r w:rsidR="00245AFD">
          <w:rPr>
            <w:rFonts w:ascii="Times New Roman" w:hAnsi="Times New Roman" w:cs="Times New Roman"/>
            <w:sz w:val="24"/>
            <w:szCs w:val="24"/>
            <w:lang w:val="en-US"/>
          </w:rPr>
          <w:t>Bollen-stine</w:t>
        </w:r>
        <w:proofErr w:type="spellEnd"/>
        <w:r w:rsidR="00245AFD">
          <w:rPr>
            <w:rFonts w:ascii="Times New Roman" w:hAnsi="Times New Roman" w:cs="Times New Roman"/>
            <w:sz w:val="24"/>
            <w:szCs w:val="24"/>
            <w:lang w:val="en-US"/>
          </w:rPr>
          <w:t xml:space="preserve"> p-value are shown. </w:t>
        </w:r>
      </w:ins>
      <w:commentRangeEnd w:id="759"/>
      <w:r w:rsidR="001A3F46">
        <w:rPr>
          <w:rStyle w:val="CommentReference"/>
        </w:rPr>
        <w:commentReference w:id="759"/>
      </w:r>
    </w:p>
    <w:p w14:paraId="7746A95E" w14:textId="10F7B733" w:rsidR="00245AFD" w:rsidRDefault="00245AFD" w:rsidP="00391598">
      <w:pPr>
        <w:rPr>
          <w:ins w:id="764" w:author="Alicia" w:date="2016-05-17T11:23:00Z"/>
          <w:rFonts w:ascii="Times New Roman" w:hAnsi="Times New Roman" w:cs="Times New Roman"/>
          <w:sz w:val="24"/>
          <w:szCs w:val="24"/>
          <w:lang w:val="en-US"/>
        </w:rPr>
        <w:sectPr w:rsidR="00245AFD" w:rsidSect="000167C7">
          <w:pgSz w:w="12242" w:h="15842" w:code="1"/>
          <w:pgMar w:top="1440" w:right="1440" w:bottom="1440" w:left="1440" w:header="708" w:footer="708" w:gutter="0"/>
          <w:cols w:space="708"/>
          <w:docGrid w:linePitch="360"/>
        </w:sectPr>
      </w:pPr>
      <w:ins w:id="765" w:author="Alicia" w:date="2016-05-17T17:24:00Z">
        <w:r>
          <w:rPr>
            <w:rFonts w:ascii="Times New Roman" w:hAnsi="Times New Roman" w:cs="Times New Roman"/>
            <w:noProof/>
            <w:sz w:val="24"/>
            <w:szCs w:val="24"/>
            <w:lang w:val="sv-SE" w:eastAsia="sv-SE"/>
          </w:rPr>
          <w:drawing>
            <wp:inline distT="0" distB="0" distL="0" distR="0" wp14:anchorId="74483D2C" wp14:editId="13C36781">
              <wp:extent cx="5961600" cy="5940000"/>
              <wp:effectExtent l="0" t="0" r="127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1600" cy="5940000"/>
                      </a:xfrm>
                      <a:prstGeom prst="rect">
                        <a:avLst/>
                      </a:prstGeom>
                      <a:noFill/>
                    </pic:spPr>
                  </pic:pic>
                </a:graphicData>
              </a:graphic>
            </wp:inline>
          </w:drawing>
        </w:r>
      </w:ins>
    </w:p>
    <w:p w14:paraId="5A31112F" w14:textId="0D1D790B" w:rsidR="00391598" w:rsidRDefault="00136EFC" w:rsidP="00391598">
      <w:pPr>
        <w:rPr>
          <w:ins w:id="766" w:author="Alicia" w:date="2016-05-17T11:23:00Z"/>
          <w:rFonts w:ascii="Times New Roman" w:hAnsi="Times New Roman" w:cs="Times New Roman"/>
          <w:sz w:val="24"/>
          <w:szCs w:val="24"/>
          <w:lang w:val="en-US"/>
        </w:rPr>
      </w:pPr>
      <w:commentRangeStart w:id="767"/>
      <w:ins w:id="768" w:author="Alicia" w:date="2016-05-19T13:24:00Z">
        <w:r w:rsidRPr="00A93B52">
          <w:rPr>
            <w:rFonts w:ascii="Times New Roman" w:hAnsi="Times New Roman" w:cs="Times New Roman"/>
            <w:sz w:val="24"/>
            <w:szCs w:val="24"/>
            <w:lang w:val="en-US"/>
          </w:rPr>
          <w:lastRenderedPageBreak/>
          <w:t>Appendix S</w:t>
        </w:r>
        <w:r>
          <w:rPr>
            <w:rFonts w:ascii="Times New Roman" w:hAnsi="Times New Roman" w:cs="Times New Roman"/>
            <w:sz w:val="24"/>
            <w:szCs w:val="24"/>
            <w:lang w:val="en-US"/>
          </w:rPr>
          <w:t>4</w:t>
        </w:r>
        <w:r w:rsidRPr="00A93B52">
          <w:rPr>
            <w:rFonts w:ascii="Times New Roman" w:hAnsi="Times New Roman" w:cs="Times New Roman"/>
            <w:sz w:val="24"/>
            <w:szCs w:val="24"/>
            <w:lang w:val="en-US"/>
          </w:rPr>
          <w:t xml:space="preserve">: </w:t>
        </w:r>
        <w:r w:rsidRPr="006223D7">
          <w:rPr>
            <w:rFonts w:ascii="Times New Roman" w:hAnsi="Times New Roman" w:cs="Times New Roman"/>
            <w:sz w:val="24"/>
            <w:szCs w:val="24"/>
            <w:lang w:val="en-US"/>
          </w:rPr>
          <w:t>Standardized path coefficients for the path analyses of reproductive traits (</w:t>
        </w:r>
        <w:proofErr w:type="spellStart"/>
        <w:r w:rsidRPr="006223D7">
          <w:rPr>
            <w:rFonts w:ascii="Times New Roman" w:hAnsi="Times New Roman" w:cs="Times New Roman"/>
            <w:sz w:val="24"/>
            <w:szCs w:val="24"/>
            <w:lang w:val="en-US"/>
          </w:rPr>
          <w:t>Phen</w:t>
        </w:r>
        <w:proofErr w:type="spellEnd"/>
        <w:r w:rsidRPr="006223D7">
          <w:rPr>
            <w:rFonts w:ascii="Times New Roman" w:hAnsi="Times New Roman" w:cs="Times New Roman"/>
            <w:sz w:val="24"/>
            <w:szCs w:val="24"/>
            <w:lang w:val="en-US"/>
          </w:rPr>
          <w:t xml:space="preserve"> = flowering phenology, Shoot h = shoot height and N </w:t>
        </w:r>
        <w:proofErr w:type="spellStart"/>
        <w:r w:rsidRPr="006223D7">
          <w:rPr>
            <w:rFonts w:ascii="Times New Roman" w:hAnsi="Times New Roman" w:cs="Times New Roman"/>
            <w:sz w:val="24"/>
            <w:szCs w:val="24"/>
            <w:lang w:val="en-US"/>
          </w:rPr>
          <w:t>fl</w:t>
        </w:r>
        <w:proofErr w:type="spellEnd"/>
        <w:r w:rsidRPr="006223D7">
          <w:rPr>
            <w:rFonts w:ascii="Times New Roman" w:hAnsi="Times New Roman" w:cs="Times New Roman"/>
            <w:sz w:val="24"/>
            <w:szCs w:val="24"/>
            <w:lang w:val="en-US"/>
          </w:rPr>
          <w:t xml:space="preserve"> = number of flowers) and </w:t>
        </w:r>
        <w:r>
          <w:rPr>
            <w:rFonts w:ascii="Times New Roman" w:hAnsi="Times New Roman" w:cs="Times New Roman"/>
            <w:sz w:val="24"/>
            <w:szCs w:val="24"/>
            <w:lang w:val="en-US"/>
          </w:rPr>
          <w:t>probability of attack</w:t>
        </w:r>
        <w:r w:rsidRPr="006223D7">
          <w:rPr>
            <w:rFonts w:ascii="Times New Roman" w:hAnsi="Times New Roman" w:cs="Times New Roman"/>
            <w:sz w:val="24"/>
            <w:szCs w:val="24"/>
            <w:lang w:val="en-US"/>
          </w:rPr>
          <w:t xml:space="preserve"> by </w:t>
        </w:r>
        <w:r w:rsidRPr="00D21DC9">
          <w:rPr>
            <w:rFonts w:ascii="Times New Roman" w:hAnsi="Times New Roman" w:cs="Times New Roman"/>
            <w:i/>
            <w:sz w:val="24"/>
            <w:szCs w:val="24"/>
            <w:lang w:val="en-US"/>
          </w:rPr>
          <w:t>P. alcon</w:t>
        </w:r>
        <w:r w:rsidRPr="006223D7">
          <w:rPr>
            <w:rFonts w:ascii="Times New Roman" w:hAnsi="Times New Roman" w:cs="Times New Roman"/>
            <w:sz w:val="24"/>
            <w:szCs w:val="24"/>
            <w:lang w:val="en-US"/>
          </w:rPr>
          <w:t xml:space="preserve"> (</w:t>
        </w:r>
        <w:r>
          <w:rPr>
            <w:rFonts w:ascii="Times New Roman" w:hAnsi="Times New Roman" w:cs="Times New Roman"/>
            <w:sz w:val="24"/>
            <w:lang w:val="en-US"/>
          </w:rPr>
          <w:t>Attack = probability of attack</w:t>
        </w:r>
        <w:r w:rsidRPr="006223D7">
          <w:rPr>
            <w:rFonts w:ascii="Times New Roman" w:hAnsi="Times New Roman" w:cs="Times New Roman"/>
            <w:sz w:val="24"/>
            <w:szCs w:val="24"/>
            <w:lang w:val="en-US"/>
          </w:rPr>
          <w:t xml:space="preserve">) as predictors of fitness of </w:t>
        </w:r>
        <w:r w:rsidRPr="00D21DC9">
          <w:rPr>
            <w:rFonts w:ascii="Times New Roman" w:hAnsi="Times New Roman" w:cs="Times New Roman"/>
            <w:i/>
            <w:sz w:val="24"/>
            <w:szCs w:val="24"/>
            <w:lang w:val="en-US"/>
          </w:rPr>
          <w:t xml:space="preserve">G. </w:t>
        </w:r>
        <w:proofErr w:type="spellStart"/>
        <w:r w:rsidRPr="00D21DC9">
          <w:rPr>
            <w:rFonts w:ascii="Times New Roman" w:hAnsi="Times New Roman" w:cs="Times New Roman"/>
            <w:i/>
            <w:sz w:val="24"/>
            <w:szCs w:val="24"/>
            <w:lang w:val="en-US"/>
          </w:rPr>
          <w:t>pneumonanthe</w:t>
        </w:r>
        <w:proofErr w:type="spellEnd"/>
        <w:r w:rsidRPr="006223D7">
          <w:rPr>
            <w:rFonts w:ascii="Times New Roman" w:hAnsi="Times New Roman" w:cs="Times New Roman"/>
            <w:sz w:val="24"/>
            <w:szCs w:val="24"/>
            <w:lang w:val="en-US"/>
          </w:rPr>
          <w:t xml:space="preserve"> (N </w:t>
        </w:r>
        <w:proofErr w:type="spellStart"/>
        <w:r w:rsidRPr="006223D7">
          <w:rPr>
            <w:rFonts w:ascii="Times New Roman" w:hAnsi="Times New Roman" w:cs="Times New Roman"/>
            <w:sz w:val="24"/>
            <w:szCs w:val="24"/>
            <w:lang w:val="en-US"/>
          </w:rPr>
          <w:t>int</w:t>
        </w:r>
        <w:proofErr w:type="spellEnd"/>
        <w:r w:rsidRPr="006223D7">
          <w:rPr>
            <w:rFonts w:ascii="Times New Roman" w:hAnsi="Times New Roman" w:cs="Times New Roman"/>
            <w:sz w:val="24"/>
            <w:szCs w:val="24"/>
            <w:lang w:val="en-US"/>
          </w:rPr>
          <w:t xml:space="preserve"> </w:t>
        </w:r>
        <w:proofErr w:type="spellStart"/>
        <w:r w:rsidRPr="006223D7">
          <w:rPr>
            <w:rFonts w:ascii="Times New Roman" w:hAnsi="Times New Roman" w:cs="Times New Roman"/>
            <w:sz w:val="24"/>
            <w:szCs w:val="24"/>
            <w:lang w:val="en-US"/>
          </w:rPr>
          <w:t>fr</w:t>
        </w:r>
        <w:proofErr w:type="spellEnd"/>
        <w:r w:rsidRPr="006223D7">
          <w:rPr>
            <w:rFonts w:ascii="Times New Roman" w:hAnsi="Times New Roman" w:cs="Times New Roman"/>
            <w:sz w:val="24"/>
            <w:szCs w:val="24"/>
            <w:lang w:val="en-US"/>
          </w:rPr>
          <w:t xml:space="preserve"> = number of intact fruits) resulting from fitting the saturated model to each population and year. Significant coefficients (bootstrap-corrected p &lt; 0.05) are depicted in bold, and marginally significant coefficients (bootstrap-corrected p &lt; 0.1) are depicted in italics.</w:t>
        </w:r>
      </w:ins>
      <w:commentRangeEnd w:id="767"/>
      <w:r w:rsidR="00CF51E4">
        <w:rPr>
          <w:rStyle w:val="CommentReference"/>
        </w:rPr>
        <w:commentReference w:id="767"/>
      </w:r>
    </w:p>
    <w:tbl>
      <w:tblPr>
        <w:tblW w:w="13580" w:type="dxa"/>
        <w:tblInd w:w="55" w:type="dxa"/>
        <w:tblCellMar>
          <w:left w:w="70" w:type="dxa"/>
          <w:right w:w="70" w:type="dxa"/>
        </w:tblCellMar>
        <w:tblLook w:val="04A0" w:firstRow="1" w:lastRow="0" w:firstColumn="1" w:lastColumn="0" w:noHBand="0" w:noVBand="1"/>
      </w:tblPr>
      <w:tblGrid>
        <w:gridCol w:w="1094"/>
        <w:gridCol w:w="580"/>
        <w:gridCol w:w="1200"/>
        <w:gridCol w:w="1200"/>
        <w:gridCol w:w="1200"/>
        <w:gridCol w:w="1200"/>
        <w:gridCol w:w="1200"/>
        <w:gridCol w:w="1200"/>
        <w:gridCol w:w="1200"/>
        <w:gridCol w:w="1200"/>
        <w:gridCol w:w="1200"/>
        <w:gridCol w:w="1200"/>
      </w:tblGrid>
      <w:tr w:rsidR="0069614C" w:rsidRPr="0069614C" w14:paraId="79F3C429" w14:textId="77777777" w:rsidTr="0069614C">
        <w:trPr>
          <w:trHeight w:val="315"/>
        </w:trPr>
        <w:tc>
          <w:tcPr>
            <w:tcW w:w="1020" w:type="dxa"/>
            <w:vMerge w:val="restart"/>
            <w:tcBorders>
              <w:top w:val="single" w:sz="12" w:space="0" w:color="auto"/>
              <w:left w:val="nil"/>
              <w:bottom w:val="single" w:sz="12" w:space="0" w:color="000000"/>
              <w:right w:val="nil"/>
            </w:tcBorders>
            <w:shd w:val="clear" w:color="auto" w:fill="auto"/>
            <w:noWrap/>
            <w:vAlign w:val="center"/>
            <w:hideMark/>
          </w:tcPr>
          <w:p w14:paraId="7D471477"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proofErr w:type="spellStart"/>
            <w:r w:rsidRPr="0069614C">
              <w:rPr>
                <w:rFonts w:ascii="Times New Roman" w:eastAsia="Times New Roman" w:hAnsi="Times New Roman" w:cs="Times New Roman"/>
                <w:color w:val="000000"/>
                <w:lang w:eastAsia="es-ES"/>
              </w:rPr>
              <w:t>Population</w:t>
            </w:r>
            <w:proofErr w:type="spellEnd"/>
          </w:p>
        </w:tc>
        <w:tc>
          <w:tcPr>
            <w:tcW w:w="560" w:type="dxa"/>
            <w:vMerge w:val="restart"/>
            <w:tcBorders>
              <w:top w:val="single" w:sz="12" w:space="0" w:color="auto"/>
              <w:left w:val="nil"/>
              <w:bottom w:val="single" w:sz="12" w:space="0" w:color="000000"/>
              <w:right w:val="nil"/>
            </w:tcBorders>
            <w:shd w:val="clear" w:color="auto" w:fill="auto"/>
            <w:noWrap/>
            <w:vAlign w:val="center"/>
            <w:hideMark/>
          </w:tcPr>
          <w:p w14:paraId="2AE925B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proofErr w:type="spellStart"/>
            <w:r w:rsidRPr="0069614C">
              <w:rPr>
                <w:rFonts w:ascii="Times New Roman" w:eastAsia="Times New Roman" w:hAnsi="Times New Roman" w:cs="Times New Roman"/>
                <w:color w:val="000000"/>
                <w:lang w:eastAsia="es-ES"/>
              </w:rPr>
              <w:t>Year</w:t>
            </w:r>
            <w:proofErr w:type="spellEnd"/>
          </w:p>
        </w:tc>
        <w:tc>
          <w:tcPr>
            <w:tcW w:w="1200" w:type="dxa"/>
            <w:tcBorders>
              <w:top w:val="single" w:sz="12" w:space="0" w:color="auto"/>
              <w:left w:val="nil"/>
              <w:bottom w:val="nil"/>
              <w:right w:val="nil"/>
            </w:tcBorders>
            <w:shd w:val="clear" w:color="auto" w:fill="auto"/>
            <w:vAlign w:val="center"/>
            <w:hideMark/>
          </w:tcPr>
          <w:p w14:paraId="4D58FF40"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Phen</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6A451A4E"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fl</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780F1D4A"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Shoot</w:t>
            </w:r>
            <w:proofErr w:type="spellEnd"/>
            <w:r w:rsidRPr="0069614C">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76E3A2DB"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Attack</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15EB98E2"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Shoot</w:t>
            </w:r>
            <w:proofErr w:type="spellEnd"/>
            <w:r w:rsidRPr="0069614C">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0A54CA2E"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Phen</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71DD0366"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fl</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46D86534"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Phen</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6AF4D2F"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fl</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3E310759"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Phen</w:t>
            </w:r>
            <w:proofErr w:type="spellEnd"/>
            <w:r w:rsidRPr="0069614C">
              <w:rPr>
                <w:rFonts w:ascii="Times" w:eastAsia="Times New Roman" w:hAnsi="Times" w:cs="Times New Roman"/>
                <w:color w:val="000000"/>
                <w:lang w:eastAsia="es-ES"/>
              </w:rPr>
              <w:t xml:space="preserve"> ↔</w:t>
            </w:r>
          </w:p>
        </w:tc>
      </w:tr>
      <w:tr w:rsidR="0069614C" w:rsidRPr="0069614C" w14:paraId="0D1C5736" w14:textId="77777777" w:rsidTr="0069614C">
        <w:trPr>
          <w:trHeight w:val="315"/>
        </w:trPr>
        <w:tc>
          <w:tcPr>
            <w:tcW w:w="1020" w:type="dxa"/>
            <w:vMerge/>
            <w:tcBorders>
              <w:top w:val="single" w:sz="12" w:space="0" w:color="auto"/>
              <w:left w:val="nil"/>
              <w:bottom w:val="single" w:sz="12" w:space="0" w:color="000000"/>
              <w:right w:val="nil"/>
            </w:tcBorders>
            <w:vAlign w:val="center"/>
            <w:hideMark/>
          </w:tcPr>
          <w:p w14:paraId="17B94924"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60" w:type="dxa"/>
            <w:vMerge/>
            <w:tcBorders>
              <w:top w:val="single" w:sz="12" w:space="0" w:color="auto"/>
              <w:left w:val="nil"/>
              <w:bottom w:val="single" w:sz="12" w:space="0" w:color="000000"/>
              <w:right w:val="nil"/>
            </w:tcBorders>
            <w:vAlign w:val="center"/>
            <w:hideMark/>
          </w:tcPr>
          <w:p w14:paraId="3A37A14D"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0333DBCC"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7783C5E5"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154BE984"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1C4A3902"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int</w:t>
            </w:r>
            <w:proofErr w:type="spellEnd"/>
            <w:r w:rsidRPr="0069614C">
              <w:rPr>
                <w:rFonts w:ascii="Times" w:eastAsia="Times New Roman" w:hAnsi="Times" w:cs="Times New Roman"/>
                <w:color w:val="000000"/>
                <w:lang w:eastAsia="es-ES"/>
              </w:rPr>
              <w:t xml:space="preserve"> </w:t>
            </w:r>
            <w:proofErr w:type="spellStart"/>
            <w:r w:rsidRPr="0069614C">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6679C336"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int</w:t>
            </w:r>
            <w:proofErr w:type="spellEnd"/>
            <w:r w:rsidRPr="0069614C">
              <w:rPr>
                <w:rFonts w:ascii="Times" w:eastAsia="Times New Roman" w:hAnsi="Times" w:cs="Times New Roman"/>
                <w:color w:val="000000"/>
                <w:lang w:eastAsia="es-ES"/>
              </w:rPr>
              <w:t xml:space="preserve"> </w:t>
            </w:r>
            <w:proofErr w:type="spellStart"/>
            <w:r w:rsidRPr="0069614C">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6842E560"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int</w:t>
            </w:r>
            <w:proofErr w:type="spellEnd"/>
            <w:r w:rsidRPr="0069614C">
              <w:rPr>
                <w:rFonts w:ascii="Times" w:eastAsia="Times New Roman" w:hAnsi="Times" w:cs="Times New Roman"/>
                <w:color w:val="000000"/>
                <w:lang w:eastAsia="es-ES"/>
              </w:rPr>
              <w:t xml:space="preserve"> </w:t>
            </w:r>
            <w:proofErr w:type="spellStart"/>
            <w:r w:rsidRPr="0069614C">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69669041"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int</w:t>
            </w:r>
            <w:proofErr w:type="spellEnd"/>
            <w:r w:rsidRPr="0069614C">
              <w:rPr>
                <w:rFonts w:ascii="Times" w:eastAsia="Times New Roman" w:hAnsi="Times" w:cs="Times New Roman"/>
                <w:color w:val="000000"/>
                <w:lang w:eastAsia="es-ES"/>
              </w:rPr>
              <w:t xml:space="preserve"> </w:t>
            </w:r>
            <w:proofErr w:type="spellStart"/>
            <w:r w:rsidRPr="0069614C">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vAlign w:val="center"/>
            <w:hideMark/>
          </w:tcPr>
          <w:p w14:paraId="1EB8FB89"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Shoot</w:t>
            </w:r>
            <w:proofErr w:type="spellEnd"/>
            <w:r w:rsidRPr="0069614C">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39967C27"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Shoot</w:t>
            </w:r>
            <w:proofErr w:type="spellEnd"/>
            <w:r w:rsidRPr="0069614C">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5D25C5A6"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fl</w:t>
            </w:r>
            <w:proofErr w:type="spellEnd"/>
          </w:p>
        </w:tc>
      </w:tr>
      <w:tr w:rsidR="0069614C" w:rsidRPr="0069614C" w14:paraId="59F713EC" w14:textId="77777777" w:rsidTr="00136EFC">
        <w:trPr>
          <w:trHeight w:val="315"/>
        </w:trPr>
        <w:tc>
          <w:tcPr>
            <w:tcW w:w="1020" w:type="dxa"/>
            <w:vMerge w:val="restart"/>
            <w:tcBorders>
              <w:top w:val="nil"/>
              <w:left w:val="nil"/>
              <w:bottom w:val="single" w:sz="12" w:space="0" w:color="000000"/>
              <w:right w:val="nil"/>
            </w:tcBorders>
            <w:shd w:val="clear" w:color="auto" w:fill="auto"/>
            <w:noWrap/>
            <w:vAlign w:val="center"/>
            <w:hideMark/>
          </w:tcPr>
          <w:p w14:paraId="134A674B"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A</w:t>
            </w:r>
          </w:p>
        </w:tc>
        <w:tc>
          <w:tcPr>
            <w:tcW w:w="560" w:type="dxa"/>
            <w:tcBorders>
              <w:top w:val="nil"/>
              <w:left w:val="nil"/>
              <w:right w:val="nil"/>
            </w:tcBorders>
            <w:shd w:val="clear" w:color="auto" w:fill="auto"/>
            <w:noWrap/>
            <w:vAlign w:val="center"/>
            <w:hideMark/>
          </w:tcPr>
          <w:p w14:paraId="2869765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right w:val="nil"/>
            </w:tcBorders>
            <w:shd w:val="clear" w:color="auto" w:fill="auto"/>
            <w:vAlign w:val="center"/>
            <w:hideMark/>
          </w:tcPr>
          <w:p w14:paraId="70ED0BF7" w14:textId="65C1CDD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right w:val="nil"/>
            </w:tcBorders>
            <w:shd w:val="clear" w:color="auto" w:fill="auto"/>
            <w:vAlign w:val="center"/>
            <w:hideMark/>
          </w:tcPr>
          <w:p w14:paraId="50F0FD50" w14:textId="57028EEA" w:rsidR="0069614C" w:rsidRPr="0069614C" w:rsidRDefault="0069614C" w:rsidP="0069614C">
            <w:pPr>
              <w:spacing w:after="0" w:line="240" w:lineRule="auto"/>
              <w:jc w:val="center"/>
              <w:rPr>
                <w:rFonts w:ascii="Times" w:eastAsia="Times New Roman" w:hAnsi="Times" w:cs="Times New Roman"/>
                <w:i/>
                <w:iCs/>
                <w:color w:val="000000"/>
                <w:lang w:eastAsia="es-ES"/>
              </w:rPr>
            </w:pPr>
            <w:r w:rsidRPr="0069614C">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69614C">
              <w:rPr>
                <w:rFonts w:ascii="Times" w:eastAsia="Times New Roman" w:hAnsi="Times" w:cs="Times New Roman"/>
                <w:i/>
                <w:iCs/>
                <w:color w:val="000000"/>
                <w:lang w:eastAsia="es-ES"/>
              </w:rPr>
              <w:t>24</w:t>
            </w:r>
          </w:p>
        </w:tc>
        <w:tc>
          <w:tcPr>
            <w:tcW w:w="1200" w:type="dxa"/>
            <w:tcBorders>
              <w:top w:val="nil"/>
              <w:left w:val="nil"/>
              <w:right w:val="nil"/>
            </w:tcBorders>
            <w:shd w:val="clear" w:color="auto" w:fill="auto"/>
            <w:vAlign w:val="center"/>
            <w:hideMark/>
          </w:tcPr>
          <w:p w14:paraId="4832C632" w14:textId="183190BC"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05</w:t>
            </w:r>
          </w:p>
        </w:tc>
        <w:tc>
          <w:tcPr>
            <w:tcW w:w="1200" w:type="dxa"/>
            <w:tcBorders>
              <w:top w:val="nil"/>
              <w:left w:val="nil"/>
              <w:right w:val="nil"/>
            </w:tcBorders>
            <w:shd w:val="clear" w:color="auto" w:fill="auto"/>
            <w:noWrap/>
            <w:vAlign w:val="center"/>
            <w:hideMark/>
          </w:tcPr>
          <w:p w14:paraId="5EEA47BA" w14:textId="408A3B16"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right w:val="nil"/>
            </w:tcBorders>
            <w:shd w:val="clear" w:color="auto" w:fill="auto"/>
            <w:noWrap/>
            <w:vAlign w:val="center"/>
            <w:hideMark/>
          </w:tcPr>
          <w:p w14:paraId="5CCE830F" w14:textId="12099D14"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right w:val="nil"/>
            </w:tcBorders>
            <w:shd w:val="clear" w:color="auto" w:fill="auto"/>
            <w:noWrap/>
            <w:vAlign w:val="center"/>
            <w:hideMark/>
          </w:tcPr>
          <w:p w14:paraId="7986C424" w14:textId="15DBB2D4"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13</w:t>
            </w:r>
          </w:p>
        </w:tc>
        <w:tc>
          <w:tcPr>
            <w:tcW w:w="1200" w:type="dxa"/>
            <w:tcBorders>
              <w:top w:val="nil"/>
              <w:left w:val="nil"/>
              <w:right w:val="nil"/>
            </w:tcBorders>
            <w:shd w:val="clear" w:color="auto" w:fill="auto"/>
            <w:noWrap/>
            <w:vAlign w:val="center"/>
            <w:hideMark/>
          </w:tcPr>
          <w:p w14:paraId="421F9649" w14:textId="2868291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68</w:t>
            </w:r>
          </w:p>
        </w:tc>
        <w:tc>
          <w:tcPr>
            <w:tcW w:w="1200" w:type="dxa"/>
            <w:tcBorders>
              <w:top w:val="nil"/>
              <w:left w:val="nil"/>
              <w:right w:val="nil"/>
            </w:tcBorders>
            <w:shd w:val="clear" w:color="auto" w:fill="auto"/>
            <w:noWrap/>
            <w:vAlign w:val="center"/>
            <w:hideMark/>
          </w:tcPr>
          <w:p w14:paraId="50D53613" w14:textId="3EFD021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25</w:t>
            </w:r>
          </w:p>
        </w:tc>
        <w:tc>
          <w:tcPr>
            <w:tcW w:w="1200" w:type="dxa"/>
            <w:tcBorders>
              <w:top w:val="nil"/>
              <w:left w:val="nil"/>
              <w:right w:val="nil"/>
            </w:tcBorders>
            <w:shd w:val="clear" w:color="auto" w:fill="auto"/>
            <w:noWrap/>
            <w:vAlign w:val="center"/>
            <w:hideMark/>
          </w:tcPr>
          <w:p w14:paraId="1E8862A7" w14:textId="0B450E2F"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63</w:t>
            </w:r>
          </w:p>
        </w:tc>
        <w:tc>
          <w:tcPr>
            <w:tcW w:w="1200" w:type="dxa"/>
            <w:tcBorders>
              <w:top w:val="nil"/>
              <w:left w:val="nil"/>
              <w:right w:val="nil"/>
            </w:tcBorders>
            <w:shd w:val="clear" w:color="auto" w:fill="auto"/>
            <w:noWrap/>
            <w:vAlign w:val="center"/>
            <w:hideMark/>
          </w:tcPr>
          <w:p w14:paraId="713D5BC9" w14:textId="733DE9E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33</w:t>
            </w:r>
          </w:p>
        </w:tc>
      </w:tr>
      <w:tr w:rsidR="0069614C" w:rsidRPr="0069614C" w14:paraId="67DF4AFE" w14:textId="77777777" w:rsidTr="00136EFC">
        <w:trPr>
          <w:trHeight w:val="315"/>
        </w:trPr>
        <w:tc>
          <w:tcPr>
            <w:tcW w:w="1020" w:type="dxa"/>
            <w:vMerge/>
            <w:tcBorders>
              <w:top w:val="nil"/>
              <w:left w:val="nil"/>
              <w:bottom w:val="single" w:sz="2" w:space="0" w:color="auto"/>
              <w:right w:val="nil"/>
            </w:tcBorders>
            <w:vAlign w:val="center"/>
            <w:hideMark/>
          </w:tcPr>
          <w:p w14:paraId="76C41FC5"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60" w:type="dxa"/>
            <w:tcBorders>
              <w:top w:val="nil"/>
              <w:left w:val="nil"/>
              <w:bottom w:val="single" w:sz="2" w:space="0" w:color="auto"/>
              <w:right w:val="nil"/>
            </w:tcBorders>
            <w:shd w:val="clear" w:color="auto" w:fill="auto"/>
            <w:noWrap/>
            <w:vAlign w:val="center"/>
            <w:hideMark/>
          </w:tcPr>
          <w:p w14:paraId="5D03BD01"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7376B38A" w14:textId="2943320A"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39</w:t>
            </w:r>
          </w:p>
        </w:tc>
        <w:tc>
          <w:tcPr>
            <w:tcW w:w="1200" w:type="dxa"/>
            <w:tcBorders>
              <w:top w:val="nil"/>
              <w:left w:val="nil"/>
              <w:bottom w:val="single" w:sz="2" w:space="0" w:color="auto"/>
              <w:right w:val="nil"/>
            </w:tcBorders>
            <w:shd w:val="clear" w:color="auto" w:fill="auto"/>
            <w:noWrap/>
            <w:vAlign w:val="center"/>
            <w:hideMark/>
          </w:tcPr>
          <w:p w14:paraId="2BD2AFB8" w14:textId="11E36B7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2" w:space="0" w:color="auto"/>
              <w:right w:val="nil"/>
            </w:tcBorders>
            <w:shd w:val="clear" w:color="auto" w:fill="auto"/>
            <w:noWrap/>
            <w:vAlign w:val="center"/>
            <w:hideMark/>
          </w:tcPr>
          <w:p w14:paraId="4CABDF9D" w14:textId="5C9FB403"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2" w:space="0" w:color="auto"/>
              <w:right w:val="nil"/>
            </w:tcBorders>
            <w:shd w:val="clear" w:color="auto" w:fill="auto"/>
            <w:noWrap/>
            <w:vAlign w:val="center"/>
            <w:hideMark/>
          </w:tcPr>
          <w:p w14:paraId="78AE6598" w14:textId="75C9BED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20</w:t>
            </w:r>
          </w:p>
        </w:tc>
        <w:tc>
          <w:tcPr>
            <w:tcW w:w="1200" w:type="dxa"/>
            <w:tcBorders>
              <w:top w:val="nil"/>
              <w:left w:val="nil"/>
              <w:bottom w:val="single" w:sz="2" w:space="0" w:color="auto"/>
              <w:right w:val="nil"/>
            </w:tcBorders>
            <w:shd w:val="clear" w:color="auto" w:fill="auto"/>
            <w:noWrap/>
            <w:vAlign w:val="center"/>
            <w:hideMark/>
          </w:tcPr>
          <w:p w14:paraId="557C7712" w14:textId="57AC141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41</w:t>
            </w:r>
          </w:p>
        </w:tc>
        <w:tc>
          <w:tcPr>
            <w:tcW w:w="1200" w:type="dxa"/>
            <w:tcBorders>
              <w:top w:val="nil"/>
              <w:left w:val="nil"/>
              <w:bottom w:val="single" w:sz="2" w:space="0" w:color="auto"/>
              <w:right w:val="nil"/>
            </w:tcBorders>
            <w:shd w:val="clear" w:color="auto" w:fill="auto"/>
            <w:noWrap/>
            <w:vAlign w:val="center"/>
            <w:hideMark/>
          </w:tcPr>
          <w:p w14:paraId="22F0DB50" w14:textId="7F8B1D6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2" w:space="0" w:color="auto"/>
              <w:right w:val="nil"/>
            </w:tcBorders>
            <w:shd w:val="clear" w:color="auto" w:fill="auto"/>
            <w:noWrap/>
            <w:vAlign w:val="center"/>
            <w:hideMark/>
          </w:tcPr>
          <w:p w14:paraId="0D1A4383" w14:textId="16F3E5F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92</w:t>
            </w:r>
          </w:p>
        </w:tc>
        <w:tc>
          <w:tcPr>
            <w:tcW w:w="1200" w:type="dxa"/>
            <w:tcBorders>
              <w:top w:val="nil"/>
              <w:left w:val="nil"/>
              <w:bottom w:val="single" w:sz="2" w:space="0" w:color="auto"/>
              <w:right w:val="nil"/>
            </w:tcBorders>
            <w:shd w:val="clear" w:color="auto" w:fill="auto"/>
            <w:noWrap/>
            <w:vAlign w:val="center"/>
            <w:hideMark/>
          </w:tcPr>
          <w:p w14:paraId="439CBBF3" w14:textId="25C9FDA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38</w:t>
            </w:r>
          </w:p>
        </w:tc>
        <w:tc>
          <w:tcPr>
            <w:tcW w:w="1200" w:type="dxa"/>
            <w:tcBorders>
              <w:top w:val="nil"/>
              <w:left w:val="nil"/>
              <w:bottom w:val="single" w:sz="2" w:space="0" w:color="auto"/>
              <w:right w:val="nil"/>
            </w:tcBorders>
            <w:shd w:val="clear" w:color="auto" w:fill="auto"/>
            <w:noWrap/>
            <w:vAlign w:val="center"/>
            <w:hideMark/>
          </w:tcPr>
          <w:p w14:paraId="6EE33E6E" w14:textId="511425F0"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71</w:t>
            </w:r>
          </w:p>
        </w:tc>
        <w:tc>
          <w:tcPr>
            <w:tcW w:w="1200" w:type="dxa"/>
            <w:tcBorders>
              <w:top w:val="nil"/>
              <w:left w:val="nil"/>
              <w:bottom w:val="single" w:sz="2" w:space="0" w:color="auto"/>
              <w:right w:val="nil"/>
            </w:tcBorders>
            <w:shd w:val="clear" w:color="auto" w:fill="auto"/>
            <w:noWrap/>
            <w:vAlign w:val="center"/>
            <w:hideMark/>
          </w:tcPr>
          <w:p w14:paraId="1EDEE40B" w14:textId="0D004C3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61</w:t>
            </w:r>
          </w:p>
        </w:tc>
      </w:tr>
      <w:tr w:rsidR="0069614C" w:rsidRPr="0069614C" w14:paraId="3A5FFA2C" w14:textId="77777777" w:rsidTr="00136EFC">
        <w:trPr>
          <w:trHeight w:val="315"/>
        </w:trPr>
        <w:tc>
          <w:tcPr>
            <w:tcW w:w="1020" w:type="dxa"/>
            <w:vMerge w:val="restart"/>
            <w:tcBorders>
              <w:top w:val="single" w:sz="2" w:space="0" w:color="auto"/>
              <w:left w:val="nil"/>
              <w:bottom w:val="single" w:sz="12" w:space="0" w:color="000000"/>
              <w:right w:val="nil"/>
            </w:tcBorders>
            <w:shd w:val="clear" w:color="auto" w:fill="auto"/>
            <w:noWrap/>
            <w:vAlign w:val="center"/>
            <w:hideMark/>
          </w:tcPr>
          <w:p w14:paraId="7C4CD9AC"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B</w:t>
            </w:r>
          </w:p>
        </w:tc>
        <w:tc>
          <w:tcPr>
            <w:tcW w:w="560" w:type="dxa"/>
            <w:tcBorders>
              <w:top w:val="single" w:sz="2" w:space="0" w:color="auto"/>
              <w:left w:val="nil"/>
              <w:right w:val="nil"/>
            </w:tcBorders>
            <w:shd w:val="clear" w:color="auto" w:fill="auto"/>
            <w:noWrap/>
            <w:vAlign w:val="center"/>
            <w:hideMark/>
          </w:tcPr>
          <w:p w14:paraId="2B478ECD"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right w:val="nil"/>
            </w:tcBorders>
            <w:shd w:val="clear" w:color="auto" w:fill="auto"/>
            <w:vAlign w:val="center"/>
            <w:hideMark/>
          </w:tcPr>
          <w:p w14:paraId="733E16ED" w14:textId="5F78C6A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02</w:t>
            </w:r>
          </w:p>
        </w:tc>
        <w:tc>
          <w:tcPr>
            <w:tcW w:w="1200" w:type="dxa"/>
            <w:tcBorders>
              <w:top w:val="single" w:sz="2" w:space="0" w:color="auto"/>
              <w:left w:val="nil"/>
              <w:right w:val="nil"/>
            </w:tcBorders>
            <w:shd w:val="clear" w:color="auto" w:fill="auto"/>
            <w:vAlign w:val="center"/>
            <w:hideMark/>
          </w:tcPr>
          <w:p w14:paraId="300274BD" w14:textId="3768D080"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32</w:t>
            </w:r>
          </w:p>
        </w:tc>
        <w:tc>
          <w:tcPr>
            <w:tcW w:w="1200" w:type="dxa"/>
            <w:tcBorders>
              <w:top w:val="single" w:sz="2" w:space="0" w:color="auto"/>
              <w:left w:val="nil"/>
              <w:right w:val="nil"/>
            </w:tcBorders>
            <w:shd w:val="clear" w:color="auto" w:fill="auto"/>
            <w:vAlign w:val="center"/>
            <w:hideMark/>
          </w:tcPr>
          <w:p w14:paraId="69454D0D" w14:textId="4B13995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single" w:sz="2" w:space="0" w:color="auto"/>
              <w:left w:val="nil"/>
              <w:right w:val="nil"/>
            </w:tcBorders>
            <w:shd w:val="clear" w:color="auto" w:fill="auto"/>
            <w:noWrap/>
            <w:vAlign w:val="center"/>
            <w:hideMark/>
          </w:tcPr>
          <w:p w14:paraId="22A9D61F" w14:textId="49ED7199"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30</w:t>
            </w:r>
          </w:p>
        </w:tc>
        <w:tc>
          <w:tcPr>
            <w:tcW w:w="1200" w:type="dxa"/>
            <w:tcBorders>
              <w:top w:val="single" w:sz="2" w:space="0" w:color="auto"/>
              <w:left w:val="nil"/>
              <w:right w:val="nil"/>
            </w:tcBorders>
            <w:shd w:val="clear" w:color="auto" w:fill="auto"/>
            <w:noWrap/>
            <w:vAlign w:val="center"/>
            <w:hideMark/>
          </w:tcPr>
          <w:p w14:paraId="68883A67" w14:textId="352BC4C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10</w:t>
            </w:r>
          </w:p>
        </w:tc>
        <w:tc>
          <w:tcPr>
            <w:tcW w:w="1200" w:type="dxa"/>
            <w:tcBorders>
              <w:top w:val="single" w:sz="2" w:space="0" w:color="auto"/>
              <w:left w:val="nil"/>
              <w:right w:val="nil"/>
            </w:tcBorders>
            <w:shd w:val="clear" w:color="auto" w:fill="auto"/>
            <w:noWrap/>
            <w:vAlign w:val="center"/>
            <w:hideMark/>
          </w:tcPr>
          <w:p w14:paraId="4D3564C6" w14:textId="6B283FEF"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24</w:t>
            </w:r>
          </w:p>
        </w:tc>
        <w:tc>
          <w:tcPr>
            <w:tcW w:w="1200" w:type="dxa"/>
            <w:tcBorders>
              <w:top w:val="single" w:sz="2" w:space="0" w:color="auto"/>
              <w:left w:val="nil"/>
              <w:right w:val="nil"/>
            </w:tcBorders>
            <w:shd w:val="clear" w:color="auto" w:fill="auto"/>
            <w:noWrap/>
            <w:vAlign w:val="center"/>
            <w:hideMark/>
          </w:tcPr>
          <w:p w14:paraId="1467D43A" w14:textId="02299E8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c>
          <w:tcPr>
            <w:tcW w:w="1200" w:type="dxa"/>
            <w:tcBorders>
              <w:top w:val="single" w:sz="2" w:space="0" w:color="auto"/>
              <w:left w:val="nil"/>
              <w:right w:val="nil"/>
            </w:tcBorders>
            <w:shd w:val="clear" w:color="auto" w:fill="auto"/>
            <w:noWrap/>
            <w:vAlign w:val="center"/>
            <w:hideMark/>
          </w:tcPr>
          <w:p w14:paraId="6E4575CE" w14:textId="11B3475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40</w:t>
            </w:r>
          </w:p>
        </w:tc>
        <w:tc>
          <w:tcPr>
            <w:tcW w:w="1200" w:type="dxa"/>
            <w:tcBorders>
              <w:top w:val="single" w:sz="2" w:space="0" w:color="auto"/>
              <w:left w:val="nil"/>
              <w:right w:val="nil"/>
            </w:tcBorders>
            <w:shd w:val="clear" w:color="auto" w:fill="auto"/>
            <w:noWrap/>
            <w:vAlign w:val="center"/>
            <w:hideMark/>
          </w:tcPr>
          <w:p w14:paraId="79C55DA3" w14:textId="25C45AC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c>
          <w:tcPr>
            <w:tcW w:w="1200" w:type="dxa"/>
            <w:tcBorders>
              <w:top w:val="single" w:sz="2" w:space="0" w:color="auto"/>
              <w:left w:val="nil"/>
              <w:right w:val="nil"/>
            </w:tcBorders>
            <w:shd w:val="clear" w:color="auto" w:fill="auto"/>
            <w:noWrap/>
            <w:vAlign w:val="center"/>
            <w:hideMark/>
          </w:tcPr>
          <w:p w14:paraId="23A63585" w14:textId="78DA648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48</w:t>
            </w:r>
          </w:p>
        </w:tc>
      </w:tr>
      <w:tr w:rsidR="0069614C" w:rsidRPr="0069614C" w14:paraId="21B1BBB6" w14:textId="77777777" w:rsidTr="00136EFC">
        <w:trPr>
          <w:trHeight w:val="315"/>
        </w:trPr>
        <w:tc>
          <w:tcPr>
            <w:tcW w:w="1020" w:type="dxa"/>
            <w:vMerge/>
            <w:tcBorders>
              <w:top w:val="nil"/>
              <w:left w:val="nil"/>
              <w:bottom w:val="single" w:sz="2" w:space="0" w:color="auto"/>
              <w:right w:val="nil"/>
            </w:tcBorders>
            <w:vAlign w:val="center"/>
            <w:hideMark/>
          </w:tcPr>
          <w:p w14:paraId="0F0D2F12"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60" w:type="dxa"/>
            <w:tcBorders>
              <w:top w:val="nil"/>
              <w:left w:val="nil"/>
              <w:bottom w:val="single" w:sz="2" w:space="0" w:color="auto"/>
              <w:right w:val="nil"/>
            </w:tcBorders>
            <w:shd w:val="clear" w:color="auto" w:fill="auto"/>
            <w:noWrap/>
            <w:vAlign w:val="center"/>
            <w:hideMark/>
          </w:tcPr>
          <w:p w14:paraId="07D38B27"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598E00D4" w14:textId="6D501EC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16</w:t>
            </w:r>
          </w:p>
        </w:tc>
        <w:tc>
          <w:tcPr>
            <w:tcW w:w="1200" w:type="dxa"/>
            <w:tcBorders>
              <w:top w:val="nil"/>
              <w:left w:val="nil"/>
              <w:bottom w:val="single" w:sz="2" w:space="0" w:color="auto"/>
              <w:right w:val="nil"/>
            </w:tcBorders>
            <w:shd w:val="clear" w:color="auto" w:fill="auto"/>
            <w:noWrap/>
            <w:vAlign w:val="center"/>
            <w:hideMark/>
          </w:tcPr>
          <w:p w14:paraId="37C29E8E" w14:textId="35BABDD9"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2" w:space="0" w:color="auto"/>
              <w:right w:val="nil"/>
            </w:tcBorders>
            <w:shd w:val="clear" w:color="auto" w:fill="auto"/>
            <w:noWrap/>
            <w:vAlign w:val="center"/>
            <w:hideMark/>
          </w:tcPr>
          <w:p w14:paraId="404989BF" w14:textId="5811EECB"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2" w:space="0" w:color="auto"/>
              <w:right w:val="nil"/>
            </w:tcBorders>
            <w:shd w:val="clear" w:color="auto" w:fill="auto"/>
            <w:noWrap/>
            <w:vAlign w:val="center"/>
            <w:hideMark/>
          </w:tcPr>
          <w:p w14:paraId="60364E42" w14:textId="4302CE1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c>
          <w:tcPr>
            <w:tcW w:w="1200" w:type="dxa"/>
            <w:tcBorders>
              <w:top w:val="nil"/>
              <w:left w:val="nil"/>
              <w:bottom w:val="single" w:sz="2" w:space="0" w:color="auto"/>
              <w:right w:val="nil"/>
            </w:tcBorders>
            <w:shd w:val="clear" w:color="auto" w:fill="auto"/>
            <w:noWrap/>
            <w:vAlign w:val="center"/>
            <w:hideMark/>
          </w:tcPr>
          <w:p w14:paraId="1E652D12" w14:textId="5DA93B3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2" w:space="0" w:color="auto"/>
              <w:right w:val="nil"/>
            </w:tcBorders>
            <w:shd w:val="clear" w:color="auto" w:fill="auto"/>
            <w:noWrap/>
            <w:vAlign w:val="center"/>
            <w:hideMark/>
          </w:tcPr>
          <w:p w14:paraId="2A7EBF04" w14:textId="4051BEA4"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2" w:space="0" w:color="auto"/>
              <w:right w:val="nil"/>
            </w:tcBorders>
            <w:shd w:val="clear" w:color="auto" w:fill="auto"/>
            <w:noWrap/>
            <w:vAlign w:val="center"/>
            <w:hideMark/>
          </w:tcPr>
          <w:p w14:paraId="5B72CE20" w14:textId="1B0B77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51</w:t>
            </w:r>
          </w:p>
        </w:tc>
        <w:tc>
          <w:tcPr>
            <w:tcW w:w="1200" w:type="dxa"/>
            <w:tcBorders>
              <w:top w:val="nil"/>
              <w:left w:val="nil"/>
              <w:bottom w:val="single" w:sz="2" w:space="0" w:color="auto"/>
              <w:right w:val="nil"/>
            </w:tcBorders>
            <w:shd w:val="clear" w:color="auto" w:fill="auto"/>
            <w:noWrap/>
            <w:vAlign w:val="center"/>
            <w:hideMark/>
          </w:tcPr>
          <w:p w14:paraId="5E5A7B03" w14:textId="21F89A4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30</w:t>
            </w:r>
          </w:p>
        </w:tc>
        <w:tc>
          <w:tcPr>
            <w:tcW w:w="1200" w:type="dxa"/>
            <w:tcBorders>
              <w:top w:val="nil"/>
              <w:left w:val="nil"/>
              <w:bottom w:val="single" w:sz="2" w:space="0" w:color="auto"/>
              <w:right w:val="nil"/>
            </w:tcBorders>
            <w:shd w:val="clear" w:color="auto" w:fill="auto"/>
            <w:noWrap/>
            <w:vAlign w:val="center"/>
            <w:hideMark/>
          </w:tcPr>
          <w:p w14:paraId="502E16AD" w14:textId="594454C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53</w:t>
            </w:r>
          </w:p>
        </w:tc>
        <w:tc>
          <w:tcPr>
            <w:tcW w:w="1200" w:type="dxa"/>
            <w:tcBorders>
              <w:top w:val="nil"/>
              <w:left w:val="nil"/>
              <w:bottom w:val="single" w:sz="2" w:space="0" w:color="auto"/>
              <w:right w:val="nil"/>
            </w:tcBorders>
            <w:shd w:val="clear" w:color="auto" w:fill="auto"/>
            <w:noWrap/>
            <w:vAlign w:val="center"/>
            <w:hideMark/>
          </w:tcPr>
          <w:p w14:paraId="1328DCF7" w14:textId="2D74A00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61</w:t>
            </w:r>
          </w:p>
        </w:tc>
      </w:tr>
      <w:tr w:rsidR="0069614C" w:rsidRPr="0069614C" w14:paraId="6F7D73D8" w14:textId="77777777" w:rsidTr="00136EFC">
        <w:trPr>
          <w:trHeight w:val="315"/>
        </w:trPr>
        <w:tc>
          <w:tcPr>
            <w:tcW w:w="1020" w:type="dxa"/>
            <w:vMerge w:val="restart"/>
            <w:tcBorders>
              <w:top w:val="single" w:sz="2" w:space="0" w:color="auto"/>
              <w:left w:val="nil"/>
              <w:bottom w:val="single" w:sz="12" w:space="0" w:color="auto"/>
              <w:right w:val="nil"/>
            </w:tcBorders>
            <w:shd w:val="clear" w:color="auto" w:fill="auto"/>
            <w:noWrap/>
            <w:vAlign w:val="center"/>
            <w:hideMark/>
          </w:tcPr>
          <w:p w14:paraId="3A7AEFA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C</w:t>
            </w:r>
          </w:p>
        </w:tc>
        <w:tc>
          <w:tcPr>
            <w:tcW w:w="560" w:type="dxa"/>
            <w:tcBorders>
              <w:top w:val="single" w:sz="2" w:space="0" w:color="auto"/>
              <w:left w:val="nil"/>
              <w:right w:val="nil"/>
            </w:tcBorders>
            <w:shd w:val="clear" w:color="auto" w:fill="auto"/>
            <w:noWrap/>
            <w:vAlign w:val="center"/>
            <w:hideMark/>
          </w:tcPr>
          <w:p w14:paraId="194814BD"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right w:val="nil"/>
            </w:tcBorders>
            <w:shd w:val="clear" w:color="auto" w:fill="auto"/>
            <w:vAlign w:val="center"/>
            <w:hideMark/>
          </w:tcPr>
          <w:p w14:paraId="7D5045F0" w14:textId="6E2CB2B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25</w:t>
            </w:r>
          </w:p>
        </w:tc>
        <w:tc>
          <w:tcPr>
            <w:tcW w:w="1200" w:type="dxa"/>
            <w:tcBorders>
              <w:top w:val="single" w:sz="2" w:space="0" w:color="auto"/>
              <w:left w:val="nil"/>
              <w:right w:val="nil"/>
            </w:tcBorders>
            <w:shd w:val="clear" w:color="auto" w:fill="auto"/>
            <w:vAlign w:val="center"/>
            <w:hideMark/>
          </w:tcPr>
          <w:p w14:paraId="0B97F9A2" w14:textId="43D105D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06</w:t>
            </w:r>
          </w:p>
        </w:tc>
        <w:tc>
          <w:tcPr>
            <w:tcW w:w="1200" w:type="dxa"/>
            <w:tcBorders>
              <w:top w:val="single" w:sz="2" w:space="0" w:color="auto"/>
              <w:left w:val="nil"/>
              <w:right w:val="nil"/>
            </w:tcBorders>
            <w:shd w:val="clear" w:color="auto" w:fill="auto"/>
            <w:vAlign w:val="center"/>
            <w:hideMark/>
          </w:tcPr>
          <w:p w14:paraId="60506F7A" w14:textId="44D9465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26</w:t>
            </w:r>
          </w:p>
        </w:tc>
        <w:tc>
          <w:tcPr>
            <w:tcW w:w="1200" w:type="dxa"/>
            <w:tcBorders>
              <w:top w:val="single" w:sz="2" w:space="0" w:color="auto"/>
              <w:left w:val="nil"/>
              <w:right w:val="nil"/>
            </w:tcBorders>
            <w:shd w:val="clear" w:color="auto" w:fill="auto"/>
            <w:noWrap/>
            <w:vAlign w:val="center"/>
            <w:hideMark/>
          </w:tcPr>
          <w:p w14:paraId="08D17AEF" w14:textId="5E6C7DE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10</w:t>
            </w:r>
          </w:p>
        </w:tc>
        <w:tc>
          <w:tcPr>
            <w:tcW w:w="1200" w:type="dxa"/>
            <w:tcBorders>
              <w:top w:val="single" w:sz="2" w:space="0" w:color="auto"/>
              <w:left w:val="nil"/>
              <w:right w:val="nil"/>
            </w:tcBorders>
            <w:shd w:val="clear" w:color="auto" w:fill="auto"/>
            <w:noWrap/>
            <w:vAlign w:val="center"/>
            <w:hideMark/>
          </w:tcPr>
          <w:p w14:paraId="6765CD9B" w14:textId="0325E766"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04</w:t>
            </w:r>
          </w:p>
        </w:tc>
        <w:tc>
          <w:tcPr>
            <w:tcW w:w="1200" w:type="dxa"/>
            <w:tcBorders>
              <w:top w:val="single" w:sz="2" w:space="0" w:color="auto"/>
              <w:left w:val="nil"/>
              <w:right w:val="nil"/>
            </w:tcBorders>
            <w:shd w:val="clear" w:color="auto" w:fill="auto"/>
            <w:noWrap/>
            <w:vAlign w:val="center"/>
            <w:hideMark/>
          </w:tcPr>
          <w:p w14:paraId="478DA8A5" w14:textId="602AF28B"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single" w:sz="2" w:space="0" w:color="auto"/>
              <w:left w:val="nil"/>
              <w:right w:val="nil"/>
            </w:tcBorders>
            <w:shd w:val="clear" w:color="auto" w:fill="auto"/>
            <w:noWrap/>
            <w:vAlign w:val="center"/>
            <w:hideMark/>
          </w:tcPr>
          <w:p w14:paraId="208BAD04" w14:textId="6AA7AB1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78</w:t>
            </w:r>
          </w:p>
        </w:tc>
        <w:tc>
          <w:tcPr>
            <w:tcW w:w="1200" w:type="dxa"/>
            <w:tcBorders>
              <w:top w:val="single" w:sz="2" w:space="0" w:color="auto"/>
              <w:left w:val="nil"/>
              <w:right w:val="nil"/>
            </w:tcBorders>
            <w:shd w:val="clear" w:color="auto" w:fill="auto"/>
            <w:noWrap/>
            <w:vAlign w:val="center"/>
            <w:hideMark/>
          </w:tcPr>
          <w:p w14:paraId="29793B96" w14:textId="3D5AA39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48</w:t>
            </w:r>
          </w:p>
        </w:tc>
        <w:tc>
          <w:tcPr>
            <w:tcW w:w="1200" w:type="dxa"/>
            <w:tcBorders>
              <w:top w:val="single" w:sz="2" w:space="0" w:color="auto"/>
              <w:left w:val="nil"/>
              <w:right w:val="nil"/>
            </w:tcBorders>
            <w:shd w:val="clear" w:color="auto" w:fill="auto"/>
            <w:noWrap/>
            <w:vAlign w:val="center"/>
            <w:hideMark/>
          </w:tcPr>
          <w:p w14:paraId="2AEFA7C2" w14:textId="5942875C"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37</w:t>
            </w:r>
          </w:p>
        </w:tc>
        <w:tc>
          <w:tcPr>
            <w:tcW w:w="1200" w:type="dxa"/>
            <w:tcBorders>
              <w:top w:val="single" w:sz="2" w:space="0" w:color="auto"/>
              <w:left w:val="nil"/>
              <w:right w:val="nil"/>
            </w:tcBorders>
            <w:shd w:val="clear" w:color="auto" w:fill="auto"/>
            <w:noWrap/>
            <w:vAlign w:val="center"/>
            <w:hideMark/>
          </w:tcPr>
          <w:p w14:paraId="47039524" w14:textId="684FB46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r>
      <w:tr w:rsidR="0069614C" w:rsidRPr="0069614C" w14:paraId="4430E7CC" w14:textId="77777777" w:rsidTr="00136EFC">
        <w:trPr>
          <w:trHeight w:val="315"/>
        </w:trPr>
        <w:tc>
          <w:tcPr>
            <w:tcW w:w="1020" w:type="dxa"/>
            <w:vMerge/>
            <w:tcBorders>
              <w:top w:val="single" w:sz="8" w:space="0" w:color="000000"/>
              <w:left w:val="nil"/>
              <w:bottom w:val="single" w:sz="2" w:space="0" w:color="auto"/>
              <w:right w:val="nil"/>
            </w:tcBorders>
            <w:vAlign w:val="center"/>
            <w:hideMark/>
          </w:tcPr>
          <w:p w14:paraId="3AD229A5"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60" w:type="dxa"/>
            <w:tcBorders>
              <w:top w:val="nil"/>
              <w:left w:val="nil"/>
              <w:bottom w:val="single" w:sz="2" w:space="0" w:color="auto"/>
              <w:right w:val="nil"/>
            </w:tcBorders>
            <w:shd w:val="clear" w:color="auto" w:fill="auto"/>
            <w:noWrap/>
            <w:vAlign w:val="center"/>
            <w:hideMark/>
          </w:tcPr>
          <w:p w14:paraId="2B94624E"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768C091F" w14:textId="54C8C76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2" w:space="0" w:color="auto"/>
              <w:right w:val="nil"/>
            </w:tcBorders>
            <w:shd w:val="clear" w:color="auto" w:fill="auto"/>
            <w:noWrap/>
            <w:vAlign w:val="center"/>
            <w:hideMark/>
          </w:tcPr>
          <w:p w14:paraId="7546F2B4" w14:textId="3596C18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51</w:t>
            </w:r>
          </w:p>
        </w:tc>
        <w:tc>
          <w:tcPr>
            <w:tcW w:w="1200" w:type="dxa"/>
            <w:tcBorders>
              <w:top w:val="nil"/>
              <w:left w:val="nil"/>
              <w:bottom w:val="single" w:sz="2" w:space="0" w:color="auto"/>
              <w:right w:val="nil"/>
            </w:tcBorders>
            <w:shd w:val="clear" w:color="auto" w:fill="auto"/>
            <w:noWrap/>
            <w:vAlign w:val="center"/>
            <w:hideMark/>
          </w:tcPr>
          <w:p w14:paraId="3DD9DAC0" w14:textId="738AAB8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2" w:space="0" w:color="auto"/>
              <w:right w:val="nil"/>
            </w:tcBorders>
            <w:shd w:val="clear" w:color="auto" w:fill="auto"/>
            <w:noWrap/>
            <w:vAlign w:val="center"/>
            <w:hideMark/>
          </w:tcPr>
          <w:p w14:paraId="69A9DF39" w14:textId="29E384A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2" w:space="0" w:color="auto"/>
              <w:right w:val="nil"/>
            </w:tcBorders>
            <w:shd w:val="clear" w:color="auto" w:fill="auto"/>
            <w:noWrap/>
            <w:vAlign w:val="center"/>
            <w:hideMark/>
          </w:tcPr>
          <w:p w14:paraId="34E587FE" w14:textId="1864EB70"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25</w:t>
            </w:r>
          </w:p>
        </w:tc>
        <w:tc>
          <w:tcPr>
            <w:tcW w:w="1200" w:type="dxa"/>
            <w:tcBorders>
              <w:top w:val="nil"/>
              <w:left w:val="nil"/>
              <w:bottom w:val="single" w:sz="2" w:space="0" w:color="auto"/>
              <w:right w:val="nil"/>
            </w:tcBorders>
            <w:shd w:val="clear" w:color="auto" w:fill="auto"/>
            <w:noWrap/>
            <w:vAlign w:val="center"/>
            <w:hideMark/>
          </w:tcPr>
          <w:p w14:paraId="649EDF88" w14:textId="72A8E952"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01</w:t>
            </w:r>
          </w:p>
        </w:tc>
        <w:tc>
          <w:tcPr>
            <w:tcW w:w="1200" w:type="dxa"/>
            <w:tcBorders>
              <w:top w:val="nil"/>
              <w:left w:val="nil"/>
              <w:bottom w:val="single" w:sz="2" w:space="0" w:color="auto"/>
              <w:right w:val="nil"/>
            </w:tcBorders>
            <w:shd w:val="clear" w:color="auto" w:fill="auto"/>
            <w:noWrap/>
            <w:vAlign w:val="center"/>
            <w:hideMark/>
          </w:tcPr>
          <w:p w14:paraId="3DF25074" w14:textId="550BF37C"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27</w:t>
            </w:r>
          </w:p>
        </w:tc>
        <w:tc>
          <w:tcPr>
            <w:tcW w:w="1200" w:type="dxa"/>
            <w:tcBorders>
              <w:top w:val="nil"/>
              <w:left w:val="nil"/>
              <w:bottom w:val="single" w:sz="2" w:space="0" w:color="auto"/>
              <w:right w:val="nil"/>
            </w:tcBorders>
            <w:shd w:val="clear" w:color="auto" w:fill="auto"/>
            <w:noWrap/>
            <w:vAlign w:val="center"/>
            <w:hideMark/>
          </w:tcPr>
          <w:p w14:paraId="14054923" w14:textId="4688D04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58</w:t>
            </w:r>
          </w:p>
        </w:tc>
        <w:tc>
          <w:tcPr>
            <w:tcW w:w="1200" w:type="dxa"/>
            <w:tcBorders>
              <w:top w:val="nil"/>
              <w:left w:val="nil"/>
              <w:bottom w:val="single" w:sz="2" w:space="0" w:color="auto"/>
              <w:right w:val="nil"/>
            </w:tcBorders>
            <w:shd w:val="clear" w:color="auto" w:fill="auto"/>
            <w:noWrap/>
            <w:vAlign w:val="center"/>
            <w:hideMark/>
          </w:tcPr>
          <w:p w14:paraId="29D372C6" w14:textId="09AA69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81</w:t>
            </w:r>
          </w:p>
        </w:tc>
        <w:tc>
          <w:tcPr>
            <w:tcW w:w="1200" w:type="dxa"/>
            <w:tcBorders>
              <w:top w:val="nil"/>
              <w:left w:val="nil"/>
              <w:bottom w:val="single" w:sz="2" w:space="0" w:color="auto"/>
              <w:right w:val="nil"/>
            </w:tcBorders>
            <w:shd w:val="clear" w:color="auto" w:fill="auto"/>
            <w:noWrap/>
            <w:vAlign w:val="center"/>
            <w:hideMark/>
          </w:tcPr>
          <w:p w14:paraId="2FE6CC1B" w14:textId="69A28C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53</w:t>
            </w:r>
          </w:p>
        </w:tc>
      </w:tr>
      <w:tr w:rsidR="0069614C" w:rsidRPr="0069614C" w14:paraId="0408AF4B" w14:textId="77777777" w:rsidTr="00136EFC">
        <w:trPr>
          <w:trHeight w:val="315"/>
        </w:trPr>
        <w:tc>
          <w:tcPr>
            <w:tcW w:w="1020" w:type="dxa"/>
            <w:tcBorders>
              <w:top w:val="single" w:sz="2" w:space="0" w:color="auto"/>
              <w:left w:val="nil"/>
              <w:bottom w:val="single" w:sz="2" w:space="0" w:color="auto"/>
              <w:right w:val="nil"/>
            </w:tcBorders>
            <w:shd w:val="clear" w:color="auto" w:fill="auto"/>
            <w:noWrap/>
            <w:vAlign w:val="center"/>
            <w:hideMark/>
          </w:tcPr>
          <w:p w14:paraId="23395B9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D</w:t>
            </w:r>
          </w:p>
        </w:tc>
        <w:tc>
          <w:tcPr>
            <w:tcW w:w="560" w:type="dxa"/>
            <w:tcBorders>
              <w:top w:val="single" w:sz="2" w:space="0" w:color="auto"/>
              <w:left w:val="nil"/>
              <w:bottom w:val="single" w:sz="2" w:space="0" w:color="auto"/>
              <w:right w:val="nil"/>
            </w:tcBorders>
            <w:shd w:val="clear" w:color="auto" w:fill="auto"/>
            <w:noWrap/>
            <w:vAlign w:val="center"/>
            <w:hideMark/>
          </w:tcPr>
          <w:p w14:paraId="6A7BB1EE"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single" w:sz="2" w:space="0" w:color="auto"/>
              <w:left w:val="nil"/>
              <w:bottom w:val="single" w:sz="2" w:space="0" w:color="auto"/>
              <w:right w:val="nil"/>
            </w:tcBorders>
            <w:shd w:val="clear" w:color="auto" w:fill="auto"/>
            <w:noWrap/>
            <w:vAlign w:val="center"/>
            <w:hideMark/>
          </w:tcPr>
          <w:p w14:paraId="2665DDE4" w14:textId="1BF9686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22</w:t>
            </w:r>
          </w:p>
        </w:tc>
        <w:tc>
          <w:tcPr>
            <w:tcW w:w="1200" w:type="dxa"/>
            <w:tcBorders>
              <w:top w:val="single" w:sz="2" w:space="0" w:color="auto"/>
              <w:left w:val="nil"/>
              <w:bottom w:val="single" w:sz="2" w:space="0" w:color="auto"/>
              <w:right w:val="nil"/>
            </w:tcBorders>
            <w:shd w:val="clear" w:color="auto" w:fill="auto"/>
            <w:noWrap/>
            <w:vAlign w:val="center"/>
            <w:hideMark/>
          </w:tcPr>
          <w:p w14:paraId="2CFE32EB" w14:textId="4A2743E9"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26</w:t>
            </w:r>
          </w:p>
        </w:tc>
        <w:tc>
          <w:tcPr>
            <w:tcW w:w="1200" w:type="dxa"/>
            <w:tcBorders>
              <w:top w:val="single" w:sz="2" w:space="0" w:color="auto"/>
              <w:left w:val="nil"/>
              <w:bottom w:val="single" w:sz="2" w:space="0" w:color="auto"/>
              <w:right w:val="nil"/>
            </w:tcBorders>
            <w:shd w:val="clear" w:color="auto" w:fill="auto"/>
            <w:noWrap/>
            <w:vAlign w:val="center"/>
            <w:hideMark/>
          </w:tcPr>
          <w:p w14:paraId="2EF438F7" w14:textId="5F650B3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07</w:t>
            </w:r>
          </w:p>
        </w:tc>
        <w:tc>
          <w:tcPr>
            <w:tcW w:w="1200" w:type="dxa"/>
            <w:tcBorders>
              <w:top w:val="single" w:sz="2" w:space="0" w:color="auto"/>
              <w:left w:val="nil"/>
              <w:bottom w:val="single" w:sz="2" w:space="0" w:color="auto"/>
              <w:right w:val="nil"/>
            </w:tcBorders>
            <w:shd w:val="clear" w:color="auto" w:fill="auto"/>
            <w:noWrap/>
            <w:vAlign w:val="center"/>
            <w:hideMark/>
          </w:tcPr>
          <w:p w14:paraId="6A3A1C2B" w14:textId="426C71C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26</w:t>
            </w:r>
          </w:p>
        </w:tc>
        <w:tc>
          <w:tcPr>
            <w:tcW w:w="1200" w:type="dxa"/>
            <w:tcBorders>
              <w:top w:val="single" w:sz="2" w:space="0" w:color="auto"/>
              <w:left w:val="nil"/>
              <w:bottom w:val="single" w:sz="2" w:space="0" w:color="auto"/>
              <w:right w:val="nil"/>
            </w:tcBorders>
            <w:shd w:val="clear" w:color="auto" w:fill="auto"/>
            <w:noWrap/>
            <w:vAlign w:val="center"/>
            <w:hideMark/>
          </w:tcPr>
          <w:p w14:paraId="52577F8D" w14:textId="5555EAF5"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02</w:t>
            </w:r>
          </w:p>
        </w:tc>
        <w:tc>
          <w:tcPr>
            <w:tcW w:w="1200" w:type="dxa"/>
            <w:tcBorders>
              <w:top w:val="single" w:sz="2" w:space="0" w:color="auto"/>
              <w:left w:val="nil"/>
              <w:bottom w:val="single" w:sz="2" w:space="0" w:color="auto"/>
              <w:right w:val="nil"/>
            </w:tcBorders>
            <w:shd w:val="clear" w:color="auto" w:fill="auto"/>
            <w:noWrap/>
            <w:vAlign w:val="center"/>
            <w:hideMark/>
          </w:tcPr>
          <w:p w14:paraId="01C52D93" w14:textId="5C23A905"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single" w:sz="2" w:space="0" w:color="auto"/>
              <w:left w:val="nil"/>
              <w:bottom w:val="single" w:sz="2" w:space="0" w:color="auto"/>
              <w:right w:val="nil"/>
            </w:tcBorders>
            <w:shd w:val="clear" w:color="auto" w:fill="auto"/>
            <w:noWrap/>
            <w:vAlign w:val="center"/>
            <w:hideMark/>
          </w:tcPr>
          <w:p w14:paraId="047222B8" w14:textId="5F1813DC"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15</w:t>
            </w:r>
          </w:p>
        </w:tc>
        <w:tc>
          <w:tcPr>
            <w:tcW w:w="1200" w:type="dxa"/>
            <w:tcBorders>
              <w:top w:val="single" w:sz="2" w:space="0" w:color="auto"/>
              <w:left w:val="nil"/>
              <w:bottom w:val="single" w:sz="2" w:space="0" w:color="auto"/>
              <w:right w:val="nil"/>
            </w:tcBorders>
            <w:shd w:val="clear" w:color="auto" w:fill="auto"/>
            <w:noWrap/>
            <w:vAlign w:val="center"/>
            <w:hideMark/>
          </w:tcPr>
          <w:p w14:paraId="29AA96CF" w14:textId="39BEC01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28</w:t>
            </w:r>
          </w:p>
        </w:tc>
        <w:tc>
          <w:tcPr>
            <w:tcW w:w="1200" w:type="dxa"/>
            <w:tcBorders>
              <w:top w:val="single" w:sz="2" w:space="0" w:color="auto"/>
              <w:left w:val="nil"/>
              <w:bottom w:val="single" w:sz="2" w:space="0" w:color="auto"/>
              <w:right w:val="nil"/>
            </w:tcBorders>
            <w:shd w:val="clear" w:color="auto" w:fill="auto"/>
            <w:noWrap/>
            <w:vAlign w:val="center"/>
            <w:hideMark/>
          </w:tcPr>
          <w:p w14:paraId="106842E3" w14:textId="65DC95D6"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42</w:t>
            </w:r>
          </w:p>
        </w:tc>
        <w:tc>
          <w:tcPr>
            <w:tcW w:w="1200" w:type="dxa"/>
            <w:tcBorders>
              <w:top w:val="single" w:sz="2" w:space="0" w:color="auto"/>
              <w:left w:val="nil"/>
              <w:bottom w:val="single" w:sz="2" w:space="0" w:color="auto"/>
              <w:right w:val="nil"/>
            </w:tcBorders>
            <w:shd w:val="clear" w:color="auto" w:fill="auto"/>
            <w:noWrap/>
            <w:vAlign w:val="center"/>
            <w:hideMark/>
          </w:tcPr>
          <w:p w14:paraId="0ADAB970" w14:textId="5A6D1E4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59</w:t>
            </w:r>
          </w:p>
        </w:tc>
      </w:tr>
      <w:tr w:rsidR="0069614C" w:rsidRPr="0069614C" w14:paraId="704C590E" w14:textId="77777777" w:rsidTr="00136EFC">
        <w:trPr>
          <w:trHeight w:val="315"/>
        </w:trPr>
        <w:tc>
          <w:tcPr>
            <w:tcW w:w="1020" w:type="dxa"/>
            <w:vMerge w:val="restart"/>
            <w:tcBorders>
              <w:top w:val="single" w:sz="2" w:space="0" w:color="auto"/>
              <w:left w:val="nil"/>
              <w:bottom w:val="single" w:sz="12" w:space="0" w:color="000000"/>
              <w:right w:val="nil"/>
            </w:tcBorders>
            <w:shd w:val="clear" w:color="auto" w:fill="auto"/>
            <w:noWrap/>
            <w:vAlign w:val="center"/>
            <w:hideMark/>
          </w:tcPr>
          <w:p w14:paraId="5C398D2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E</w:t>
            </w:r>
          </w:p>
        </w:tc>
        <w:tc>
          <w:tcPr>
            <w:tcW w:w="560" w:type="dxa"/>
            <w:tcBorders>
              <w:top w:val="single" w:sz="2" w:space="0" w:color="auto"/>
              <w:left w:val="nil"/>
              <w:bottom w:val="nil"/>
              <w:right w:val="nil"/>
            </w:tcBorders>
            <w:shd w:val="clear" w:color="auto" w:fill="auto"/>
            <w:noWrap/>
            <w:vAlign w:val="center"/>
            <w:hideMark/>
          </w:tcPr>
          <w:p w14:paraId="26E95196"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bottom w:val="nil"/>
              <w:right w:val="nil"/>
            </w:tcBorders>
            <w:shd w:val="clear" w:color="auto" w:fill="auto"/>
            <w:vAlign w:val="center"/>
            <w:hideMark/>
          </w:tcPr>
          <w:p w14:paraId="5FEBAC5A" w14:textId="272EE34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30</w:t>
            </w:r>
          </w:p>
        </w:tc>
        <w:tc>
          <w:tcPr>
            <w:tcW w:w="1200" w:type="dxa"/>
            <w:tcBorders>
              <w:top w:val="single" w:sz="2" w:space="0" w:color="auto"/>
              <w:left w:val="nil"/>
              <w:bottom w:val="nil"/>
              <w:right w:val="nil"/>
            </w:tcBorders>
            <w:shd w:val="clear" w:color="auto" w:fill="auto"/>
            <w:vAlign w:val="center"/>
            <w:hideMark/>
          </w:tcPr>
          <w:p w14:paraId="6F3FCFC2" w14:textId="4CD20D0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13</w:t>
            </w:r>
          </w:p>
        </w:tc>
        <w:tc>
          <w:tcPr>
            <w:tcW w:w="1200" w:type="dxa"/>
            <w:tcBorders>
              <w:top w:val="single" w:sz="2" w:space="0" w:color="auto"/>
              <w:left w:val="nil"/>
              <w:bottom w:val="nil"/>
              <w:right w:val="nil"/>
            </w:tcBorders>
            <w:shd w:val="clear" w:color="auto" w:fill="auto"/>
            <w:vAlign w:val="center"/>
            <w:hideMark/>
          </w:tcPr>
          <w:p w14:paraId="7E124839" w14:textId="314BD25D"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05</w:t>
            </w:r>
          </w:p>
        </w:tc>
        <w:tc>
          <w:tcPr>
            <w:tcW w:w="1200" w:type="dxa"/>
            <w:tcBorders>
              <w:top w:val="single" w:sz="2" w:space="0" w:color="auto"/>
              <w:left w:val="nil"/>
              <w:bottom w:val="nil"/>
              <w:right w:val="nil"/>
            </w:tcBorders>
            <w:shd w:val="clear" w:color="auto" w:fill="auto"/>
            <w:noWrap/>
            <w:vAlign w:val="center"/>
            <w:hideMark/>
          </w:tcPr>
          <w:p w14:paraId="1E69B190" w14:textId="44D2126D"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01</w:t>
            </w:r>
          </w:p>
        </w:tc>
        <w:tc>
          <w:tcPr>
            <w:tcW w:w="1200" w:type="dxa"/>
            <w:tcBorders>
              <w:top w:val="single" w:sz="2" w:space="0" w:color="auto"/>
              <w:left w:val="nil"/>
              <w:bottom w:val="nil"/>
              <w:right w:val="nil"/>
            </w:tcBorders>
            <w:shd w:val="clear" w:color="auto" w:fill="auto"/>
            <w:noWrap/>
            <w:vAlign w:val="center"/>
            <w:hideMark/>
          </w:tcPr>
          <w:p w14:paraId="57CDA8B8" w14:textId="4A19B4DE"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09</w:t>
            </w:r>
          </w:p>
        </w:tc>
        <w:tc>
          <w:tcPr>
            <w:tcW w:w="1200" w:type="dxa"/>
            <w:tcBorders>
              <w:top w:val="single" w:sz="2" w:space="0" w:color="auto"/>
              <w:left w:val="nil"/>
              <w:bottom w:val="nil"/>
              <w:right w:val="nil"/>
            </w:tcBorders>
            <w:shd w:val="clear" w:color="auto" w:fill="auto"/>
            <w:noWrap/>
            <w:vAlign w:val="center"/>
            <w:hideMark/>
          </w:tcPr>
          <w:p w14:paraId="07CE78A8" w14:textId="573C773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15</w:t>
            </w:r>
          </w:p>
        </w:tc>
        <w:tc>
          <w:tcPr>
            <w:tcW w:w="1200" w:type="dxa"/>
            <w:tcBorders>
              <w:top w:val="single" w:sz="2" w:space="0" w:color="auto"/>
              <w:left w:val="nil"/>
              <w:bottom w:val="nil"/>
              <w:right w:val="nil"/>
            </w:tcBorders>
            <w:shd w:val="clear" w:color="auto" w:fill="auto"/>
            <w:noWrap/>
            <w:vAlign w:val="center"/>
            <w:hideMark/>
          </w:tcPr>
          <w:p w14:paraId="16F78865" w14:textId="45B79A7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47</w:t>
            </w:r>
          </w:p>
        </w:tc>
        <w:tc>
          <w:tcPr>
            <w:tcW w:w="1200" w:type="dxa"/>
            <w:tcBorders>
              <w:top w:val="single" w:sz="2" w:space="0" w:color="auto"/>
              <w:left w:val="nil"/>
              <w:bottom w:val="nil"/>
              <w:right w:val="nil"/>
            </w:tcBorders>
            <w:shd w:val="clear" w:color="auto" w:fill="auto"/>
            <w:noWrap/>
            <w:vAlign w:val="center"/>
            <w:hideMark/>
          </w:tcPr>
          <w:p w14:paraId="3138497C" w14:textId="2FAE3E6C"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52</w:t>
            </w:r>
          </w:p>
        </w:tc>
        <w:tc>
          <w:tcPr>
            <w:tcW w:w="1200" w:type="dxa"/>
            <w:tcBorders>
              <w:top w:val="single" w:sz="2" w:space="0" w:color="auto"/>
              <w:left w:val="nil"/>
              <w:bottom w:val="nil"/>
              <w:right w:val="nil"/>
            </w:tcBorders>
            <w:shd w:val="clear" w:color="auto" w:fill="auto"/>
            <w:noWrap/>
            <w:vAlign w:val="center"/>
            <w:hideMark/>
          </w:tcPr>
          <w:p w14:paraId="5767D5C3" w14:textId="4A9D71A0"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73</w:t>
            </w:r>
          </w:p>
        </w:tc>
        <w:tc>
          <w:tcPr>
            <w:tcW w:w="1200" w:type="dxa"/>
            <w:tcBorders>
              <w:top w:val="single" w:sz="2" w:space="0" w:color="auto"/>
              <w:left w:val="nil"/>
              <w:bottom w:val="nil"/>
              <w:right w:val="nil"/>
            </w:tcBorders>
            <w:shd w:val="clear" w:color="auto" w:fill="auto"/>
            <w:noWrap/>
            <w:vAlign w:val="center"/>
            <w:hideMark/>
          </w:tcPr>
          <w:p w14:paraId="45809120" w14:textId="151CF06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67</w:t>
            </w:r>
          </w:p>
        </w:tc>
      </w:tr>
      <w:tr w:rsidR="0069614C" w:rsidRPr="0069614C" w14:paraId="170D5711" w14:textId="77777777" w:rsidTr="00136EFC">
        <w:trPr>
          <w:trHeight w:val="315"/>
        </w:trPr>
        <w:tc>
          <w:tcPr>
            <w:tcW w:w="1020" w:type="dxa"/>
            <w:vMerge/>
            <w:tcBorders>
              <w:top w:val="single" w:sz="12" w:space="0" w:color="auto"/>
              <w:left w:val="nil"/>
              <w:bottom w:val="single" w:sz="2" w:space="0" w:color="auto"/>
              <w:right w:val="nil"/>
            </w:tcBorders>
            <w:vAlign w:val="center"/>
            <w:hideMark/>
          </w:tcPr>
          <w:p w14:paraId="3C016586"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60" w:type="dxa"/>
            <w:tcBorders>
              <w:top w:val="nil"/>
              <w:left w:val="nil"/>
              <w:bottom w:val="single" w:sz="8" w:space="0" w:color="auto"/>
              <w:right w:val="nil"/>
            </w:tcBorders>
            <w:shd w:val="clear" w:color="auto" w:fill="auto"/>
            <w:noWrap/>
            <w:vAlign w:val="center"/>
            <w:hideMark/>
          </w:tcPr>
          <w:p w14:paraId="1CA08DB0"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566861C4" w14:textId="123F5AC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7D7B8B51" w14:textId="2389BF49"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079CB0F1" w14:textId="767C2231"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213CD376" w14:textId="1338A75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35891B67" w14:textId="7F79747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67ED0779" w14:textId="7176300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0B448A9F" w14:textId="5E1E6AB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5F86AB2F" w14:textId="4FF0E265"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4C621778" w14:textId="672A167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6A2B37EC" w14:textId="54AC5135"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46</w:t>
            </w:r>
          </w:p>
        </w:tc>
      </w:tr>
      <w:tr w:rsidR="0069614C" w:rsidRPr="0069614C" w14:paraId="4304E709" w14:textId="77777777" w:rsidTr="00136EFC">
        <w:trPr>
          <w:trHeight w:val="315"/>
        </w:trPr>
        <w:tc>
          <w:tcPr>
            <w:tcW w:w="1020" w:type="dxa"/>
            <w:vMerge w:val="restart"/>
            <w:tcBorders>
              <w:top w:val="single" w:sz="2" w:space="0" w:color="auto"/>
              <w:left w:val="nil"/>
              <w:bottom w:val="single" w:sz="12" w:space="0" w:color="000000"/>
              <w:right w:val="nil"/>
            </w:tcBorders>
            <w:shd w:val="clear" w:color="auto" w:fill="auto"/>
            <w:noWrap/>
            <w:vAlign w:val="center"/>
            <w:hideMark/>
          </w:tcPr>
          <w:p w14:paraId="75D1E417"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F</w:t>
            </w:r>
          </w:p>
        </w:tc>
        <w:tc>
          <w:tcPr>
            <w:tcW w:w="560" w:type="dxa"/>
            <w:tcBorders>
              <w:top w:val="nil"/>
              <w:left w:val="nil"/>
              <w:bottom w:val="nil"/>
              <w:right w:val="nil"/>
            </w:tcBorders>
            <w:shd w:val="clear" w:color="auto" w:fill="auto"/>
            <w:noWrap/>
            <w:vAlign w:val="center"/>
            <w:hideMark/>
          </w:tcPr>
          <w:p w14:paraId="10283A0C"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7247A337" w14:textId="71B43BC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vAlign w:val="center"/>
            <w:hideMark/>
          </w:tcPr>
          <w:p w14:paraId="414D7269" w14:textId="2A659C0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vAlign w:val="center"/>
            <w:hideMark/>
          </w:tcPr>
          <w:p w14:paraId="532B0288" w14:textId="1720947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340CF3D3" w14:textId="57EB4DE0" w:rsidR="0069614C" w:rsidRPr="0069614C" w:rsidRDefault="0069614C" w:rsidP="0069614C">
            <w:pPr>
              <w:spacing w:after="0" w:line="240" w:lineRule="auto"/>
              <w:jc w:val="center"/>
              <w:rPr>
                <w:rFonts w:ascii="Times" w:eastAsia="Times New Roman" w:hAnsi="Times" w:cs="Times New Roman"/>
                <w:i/>
                <w:iCs/>
                <w:color w:val="000000"/>
                <w:lang w:eastAsia="es-ES"/>
              </w:rPr>
            </w:pPr>
            <w:r w:rsidRPr="0069614C">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69614C">
              <w:rPr>
                <w:rFonts w:ascii="Times" w:eastAsia="Times New Roman" w:hAnsi="Times" w:cs="Times New Roman"/>
                <w:i/>
                <w:iCs/>
                <w:color w:val="000000"/>
                <w:lang w:eastAsia="es-ES"/>
              </w:rPr>
              <w:t>21</w:t>
            </w:r>
          </w:p>
        </w:tc>
        <w:tc>
          <w:tcPr>
            <w:tcW w:w="1200" w:type="dxa"/>
            <w:tcBorders>
              <w:top w:val="nil"/>
              <w:left w:val="nil"/>
              <w:bottom w:val="nil"/>
              <w:right w:val="nil"/>
            </w:tcBorders>
            <w:shd w:val="clear" w:color="auto" w:fill="auto"/>
            <w:noWrap/>
            <w:vAlign w:val="center"/>
            <w:hideMark/>
          </w:tcPr>
          <w:p w14:paraId="6FF2A603" w14:textId="7917654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4AD7C26A" w14:textId="1194A1D8"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11</w:t>
            </w:r>
          </w:p>
        </w:tc>
        <w:tc>
          <w:tcPr>
            <w:tcW w:w="1200" w:type="dxa"/>
            <w:tcBorders>
              <w:top w:val="nil"/>
              <w:left w:val="nil"/>
              <w:bottom w:val="nil"/>
              <w:right w:val="nil"/>
            </w:tcBorders>
            <w:shd w:val="clear" w:color="auto" w:fill="auto"/>
            <w:noWrap/>
            <w:vAlign w:val="center"/>
            <w:hideMark/>
          </w:tcPr>
          <w:p w14:paraId="524A49FA" w14:textId="0E11A18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44</w:t>
            </w:r>
          </w:p>
        </w:tc>
        <w:tc>
          <w:tcPr>
            <w:tcW w:w="1200" w:type="dxa"/>
            <w:tcBorders>
              <w:top w:val="nil"/>
              <w:left w:val="nil"/>
              <w:bottom w:val="nil"/>
              <w:right w:val="nil"/>
            </w:tcBorders>
            <w:shd w:val="clear" w:color="auto" w:fill="auto"/>
            <w:noWrap/>
            <w:vAlign w:val="center"/>
            <w:hideMark/>
          </w:tcPr>
          <w:p w14:paraId="0704E420" w14:textId="556E8B8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61B04D1B" w14:textId="0CEB07C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67</w:t>
            </w:r>
          </w:p>
        </w:tc>
        <w:tc>
          <w:tcPr>
            <w:tcW w:w="1200" w:type="dxa"/>
            <w:tcBorders>
              <w:top w:val="nil"/>
              <w:left w:val="nil"/>
              <w:bottom w:val="nil"/>
              <w:right w:val="nil"/>
            </w:tcBorders>
            <w:shd w:val="clear" w:color="auto" w:fill="auto"/>
            <w:noWrap/>
            <w:vAlign w:val="center"/>
            <w:hideMark/>
          </w:tcPr>
          <w:p w14:paraId="438AE877" w14:textId="2F95C89D"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55</w:t>
            </w:r>
          </w:p>
        </w:tc>
      </w:tr>
      <w:tr w:rsidR="0069614C" w:rsidRPr="0069614C" w14:paraId="665488D1" w14:textId="77777777" w:rsidTr="00136EFC">
        <w:trPr>
          <w:trHeight w:val="315"/>
        </w:trPr>
        <w:tc>
          <w:tcPr>
            <w:tcW w:w="1020" w:type="dxa"/>
            <w:vMerge/>
            <w:tcBorders>
              <w:top w:val="nil"/>
              <w:left w:val="nil"/>
              <w:bottom w:val="single" w:sz="2" w:space="0" w:color="auto"/>
              <w:right w:val="nil"/>
            </w:tcBorders>
            <w:vAlign w:val="center"/>
            <w:hideMark/>
          </w:tcPr>
          <w:p w14:paraId="2E201AE3"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60" w:type="dxa"/>
            <w:tcBorders>
              <w:top w:val="nil"/>
              <w:left w:val="nil"/>
              <w:bottom w:val="single" w:sz="8" w:space="0" w:color="auto"/>
              <w:right w:val="nil"/>
            </w:tcBorders>
            <w:shd w:val="clear" w:color="auto" w:fill="auto"/>
            <w:noWrap/>
            <w:vAlign w:val="center"/>
            <w:hideMark/>
          </w:tcPr>
          <w:p w14:paraId="20B44F68"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057138F" w14:textId="203E03C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6796396D" w14:textId="0623D3D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8" w:space="0" w:color="auto"/>
              <w:right w:val="nil"/>
            </w:tcBorders>
            <w:shd w:val="clear" w:color="auto" w:fill="auto"/>
            <w:noWrap/>
            <w:vAlign w:val="center"/>
            <w:hideMark/>
          </w:tcPr>
          <w:p w14:paraId="0925FAB2" w14:textId="2782C430"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110F27F4" w14:textId="5EAD1A2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26</w:t>
            </w:r>
          </w:p>
        </w:tc>
        <w:tc>
          <w:tcPr>
            <w:tcW w:w="1200" w:type="dxa"/>
            <w:tcBorders>
              <w:top w:val="nil"/>
              <w:left w:val="nil"/>
              <w:bottom w:val="single" w:sz="8" w:space="0" w:color="auto"/>
              <w:right w:val="nil"/>
            </w:tcBorders>
            <w:shd w:val="clear" w:color="auto" w:fill="auto"/>
            <w:noWrap/>
            <w:vAlign w:val="center"/>
            <w:hideMark/>
          </w:tcPr>
          <w:p w14:paraId="0D7C7257" w14:textId="31D2787B"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7A3B3E02" w14:textId="7264E6BD"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4DC6BABA" w14:textId="23F4DB9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35</w:t>
            </w:r>
          </w:p>
        </w:tc>
        <w:tc>
          <w:tcPr>
            <w:tcW w:w="1200" w:type="dxa"/>
            <w:tcBorders>
              <w:top w:val="nil"/>
              <w:left w:val="nil"/>
              <w:bottom w:val="single" w:sz="8" w:space="0" w:color="auto"/>
              <w:right w:val="nil"/>
            </w:tcBorders>
            <w:shd w:val="clear" w:color="auto" w:fill="auto"/>
            <w:noWrap/>
            <w:vAlign w:val="center"/>
            <w:hideMark/>
          </w:tcPr>
          <w:p w14:paraId="5BF64FE7" w14:textId="039A191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56</w:t>
            </w:r>
          </w:p>
        </w:tc>
        <w:tc>
          <w:tcPr>
            <w:tcW w:w="1200" w:type="dxa"/>
            <w:tcBorders>
              <w:top w:val="nil"/>
              <w:left w:val="nil"/>
              <w:bottom w:val="single" w:sz="8" w:space="0" w:color="auto"/>
              <w:right w:val="nil"/>
            </w:tcBorders>
            <w:shd w:val="clear" w:color="auto" w:fill="auto"/>
            <w:noWrap/>
            <w:vAlign w:val="center"/>
            <w:hideMark/>
          </w:tcPr>
          <w:p w14:paraId="1364450F" w14:textId="49C12EE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67</w:t>
            </w:r>
          </w:p>
        </w:tc>
        <w:tc>
          <w:tcPr>
            <w:tcW w:w="1200" w:type="dxa"/>
            <w:tcBorders>
              <w:top w:val="nil"/>
              <w:left w:val="nil"/>
              <w:bottom w:val="single" w:sz="8" w:space="0" w:color="auto"/>
              <w:right w:val="nil"/>
            </w:tcBorders>
            <w:shd w:val="clear" w:color="auto" w:fill="auto"/>
            <w:noWrap/>
            <w:vAlign w:val="center"/>
            <w:hideMark/>
          </w:tcPr>
          <w:p w14:paraId="08BA18C2" w14:textId="1331C3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62</w:t>
            </w:r>
          </w:p>
        </w:tc>
      </w:tr>
      <w:tr w:rsidR="0069614C" w:rsidRPr="0069614C" w14:paraId="31504F5D" w14:textId="77777777" w:rsidTr="00136EFC">
        <w:trPr>
          <w:trHeight w:val="315"/>
        </w:trPr>
        <w:tc>
          <w:tcPr>
            <w:tcW w:w="1020" w:type="dxa"/>
            <w:vMerge w:val="restart"/>
            <w:tcBorders>
              <w:top w:val="single" w:sz="2" w:space="0" w:color="auto"/>
              <w:left w:val="nil"/>
              <w:bottom w:val="single" w:sz="12" w:space="0" w:color="000000"/>
              <w:right w:val="nil"/>
            </w:tcBorders>
            <w:shd w:val="clear" w:color="auto" w:fill="auto"/>
            <w:noWrap/>
            <w:vAlign w:val="center"/>
            <w:hideMark/>
          </w:tcPr>
          <w:p w14:paraId="5411988F"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G</w:t>
            </w:r>
          </w:p>
        </w:tc>
        <w:tc>
          <w:tcPr>
            <w:tcW w:w="560" w:type="dxa"/>
            <w:tcBorders>
              <w:top w:val="nil"/>
              <w:left w:val="nil"/>
              <w:bottom w:val="nil"/>
              <w:right w:val="nil"/>
            </w:tcBorders>
            <w:shd w:val="clear" w:color="auto" w:fill="auto"/>
            <w:noWrap/>
            <w:vAlign w:val="center"/>
            <w:hideMark/>
          </w:tcPr>
          <w:p w14:paraId="42168F9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768FBEC4" w14:textId="772A3A7E"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vAlign w:val="center"/>
            <w:hideMark/>
          </w:tcPr>
          <w:p w14:paraId="03964B69" w14:textId="2A12F98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vAlign w:val="center"/>
            <w:hideMark/>
          </w:tcPr>
          <w:p w14:paraId="37D7A554" w14:textId="34FB45F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66EE6B78" w14:textId="26B929F2"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639DC045" w14:textId="288AE861"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5E60390" w14:textId="7401A54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542385C0" w14:textId="7E2F99E4"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41</w:t>
            </w:r>
          </w:p>
        </w:tc>
        <w:tc>
          <w:tcPr>
            <w:tcW w:w="1200" w:type="dxa"/>
            <w:tcBorders>
              <w:top w:val="nil"/>
              <w:left w:val="nil"/>
              <w:bottom w:val="nil"/>
              <w:right w:val="nil"/>
            </w:tcBorders>
            <w:shd w:val="clear" w:color="auto" w:fill="auto"/>
            <w:noWrap/>
            <w:vAlign w:val="center"/>
            <w:hideMark/>
          </w:tcPr>
          <w:p w14:paraId="71CEF9CD" w14:textId="032FCA1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2C52329F" w14:textId="5B67F352"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54</w:t>
            </w:r>
          </w:p>
        </w:tc>
        <w:tc>
          <w:tcPr>
            <w:tcW w:w="1200" w:type="dxa"/>
            <w:tcBorders>
              <w:top w:val="nil"/>
              <w:left w:val="nil"/>
              <w:bottom w:val="nil"/>
              <w:right w:val="nil"/>
            </w:tcBorders>
            <w:shd w:val="clear" w:color="auto" w:fill="auto"/>
            <w:noWrap/>
            <w:vAlign w:val="center"/>
            <w:hideMark/>
          </w:tcPr>
          <w:p w14:paraId="686CCF0F" w14:textId="3DEE886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51</w:t>
            </w:r>
          </w:p>
        </w:tc>
      </w:tr>
      <w:tr w:rsidR="0069614C" w:rsidRPr="0069614C" w14:paraId="4D8C198A" w14:textId="77777777" w:rsidTr="00136EFC">
        <w:trPr>
          <w:trHeight w:val="315"/>
        </w:trPr>
        <w:tc>
          <w:tcPr>
            <w:tcW w:w="1020" w:type="dxa"/>
            <w:vMerge/>
            <w:tcBorders>
              <w:top w:val="nil"/>
              <w:left w:val="nil"/>
              <w:bottom w:val="single" w:sz="2" w:space="0" w:color="auto"/>
              <w:right w:val="nil"/>
            </w:tcBorders>
            <w:vAlign w:val="center"/>
            <w:hideMark/>
          </w:tcPr>
          <w:p w14:paraId="71015F40"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60" w:type="dxa"/>
            <w:tcBorders>
              <w:top w:val="nil"/>
              <w:left w:val="nil"/>
              <w:bottom w:val="single" w:sz="8" w:space="0" w:color="auto"/>
              <w:right w:val="nil"/>
            </w:tcBorders>
            <w:shd w:val="clear" w:color="auto" w:fill="auto"/>
            <w:noWrap/>
            <w:vAlign w:val="center"/>
            <w:hideMark/>
          </w:tcPr>
          <w:p w14:paraId="5CB00A7E"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88F615B" w14:textId="02F2B7D3"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F96DB3D" w14:textId="3482D12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46</w:t>
            </w:r>
          </w:p>
        </w:tc>
        <w:tc>
          <w:tcPr>
            <w:tcW w:w="1200" w:type="dxa"/>
            <w:tcBorders>
              <w:top w:val="nil"/>
              <w:left w:val="nil"/>
              <w:bottom w:val="single" w:sz="8" w:space="0" w:color="auto"/>
              <w:right w:val="nil"/>
            </w:tcBorders>
            <w:shd w:val="clear" w:color="auto" w:fill="auto"/>
            <w:noWrap/>
            <w:vAlign w:val="center"/>
            <w:hideMark/>
          </w:tcPr>
          <w:p w14:paraId="3965A4AD" w14:textId="199F75A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0B6B61CF" w14:textId="157265E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3193F753" w14:textId="60BB687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1483FCAD" w14:textId="10A47800"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2681444D" w14:textId="109C63C1"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48261471" w14:textId="5AABAF1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77EAFE0D" w14:textId="0768E63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0D21321C" w14:textId="5E5586A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54</w:t>
            </w:r>
          </w:p>
        </w:tc>
      </w:tr>
      <w:tr w:rsidR="0069614C" w:rsidRPr="0069614C" w14:paraId="5B364CBD" w14:textId="77777777" w:rsidTr="00136EFC">
        <w:trPr>
          <w:trHeight w:val="315"/>
        </w:trPr>
        <w:tc>
          <w:tcPr>
            <w:tcW w:w="1020" w:type="dxa"/>
            <w:vMerge w:val="restart"/>
            <w:tcBorders>
              <w:top w:val="single" w:sz="2" w:space="0" w:color="auto"/>
              <w:left w:val="nil"/>
              <w:bottom w:val="single" w:sz="12" w:space="0" w:color="000000"/>
              <w:right w:val="nil"/>
            </w:tcBorders>
            <w:shd w:val="clear" w:color="auto" w:fill="auto"/>
            <w:noWrap/>
            <w:vAlign w:val="center"/>
            <w:hideMark/>
          </w:tcPr>
          <w:p w14:paraId="12BC93E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H</w:t>
            </w:r>
          </w:p>
        </w:tc>
        <w:tc>
          <w:tcPr>
            <w:tcW w:w="560" w:type="dxa"/>
            <w:tcBorders>
              <w:top w:val="nil"/>
              <w:left w:val="nil"/>
              <w:bottom w:val="nil"/>
              <w:right w:val="nil"/>
            </w:tcBorders>
            <w:shd w:val="clear" w:color="auto" w:fill="auto"/>
            <w:noWrap/>
            <w:vAlign w:val="center"/>
            <w:hideMark/>
          </w:tcPr>
          <w:p w14:paraId="6782FDC6"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274E949C" w14:textId="121C96DB"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vAlign w:val="center"/>
            <w:hideMark/>
          </w:tcPr>
          <w:p w14:paraId="0CA7EBEF" w14:textId="6DD41AA2"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41</w:t>
            </w:r>
          </w:p>
        </w:tc>
        <w:tc>
          <w:tcPr>
            <w:tcW w:w="1200" w:type="dxa"/>
            <w:tcBorders>
              <w:top w:val="nil"/>
              <w:left w:val="nil"/>
              <w:bottom w:val="nil"/>
              <w:right w:val="nil"/>
            </w:tcBorders>
            <w:shd w:val="clear" w:color="auto" w:fill="auto"/>
            <w:vAlign w:val="center"/>
            <w:hideMark/>
          </w:tcPr>
          <w:p w14:paraId="2112D956" w14:textId="7D0EB93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6B2883D8" w14:textId="38E3DF9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22</w:t>
            </w:r>
          </w:p>
        </w:tc>
        <w:tc>
          <w:tcPr>
            <w:tcW w:w="1200" w:type="dxa"/>
            <w:tcBorders>
              <w:top w:val="nil"/>
              <w:left w:val="nil"/>
              <w:bottom w:val="nil"/>
              <w:right w:val="nil"/>
            </w:tcBorders>
            <w:shd w:val="clear" w:color="auto" w:fill="auto"/>
            <w:noWrap/>
            <w:vAlign w:val="center"/>
            <w:hideMark/>
          </w:tcPr>
          <w:p w14:paraId="0C56D9E0" w14:textId="1904E298"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7AF12922" w14:textId="6B75B30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10C3F77D" w14:textId="1D626DF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39</w:t>
            </w:r>
          </w:p>
        </w:tc>
        <w:tc>
          <w:tcPr>
            <w:tcW w:w="1200" w:type="dxa"/>
            <w:tcBorders>
              <w:top w:val="nil"/>
              <w:left w:val="nil"/>
              <w:bottom w:val="nil"/>
              <w:right w:val="nil"/>
            </w:tcBorders>
            <w:shd w:val="clear" w:color="auto" w:fill="auto"/>
            <w:noWrap/>
            <w:vAlign w:val="center"/>
            <w:hideMark/>
          </w:tcPr>
          <w:p w14:paraId="48FA2CBC" w14:textId="64213C6C"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4092F639" w14:textId="6A17F51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60FCBEF3" w14:textId="3421745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28</w:t>
            </w:r>
          </w:p>
        </w:tc>
      </w:tr>
      <w:tr w:rsidR="0069614C" w:rsidRPr="0069614C" w14:paraId="35AB8699" w14:textId="77777777" w:rsidTr="00136EFC">
        <w:trPr>
          <w:trHeight w:val="315"/>
        </w:trPr>
        <w:tc>
          <w:tcPr>
            <w:tcW w:w="1020" w:type="dxa"/>
            <w:vMerge/>
            <w:tcBorders>
              <w:top w:val="nil"/>
              <w:left w:val="nil"/>
              <w:bottom w:val="single" w:sz="2" w:space="0" w:color="auto"/>
              <w:right w:val="nil"/>
            </w:tcBorders>
            <w:vAlign w:val="center"/>
            <w:hideMark/>
          </w:tcPr>
          <w:p w14:paraId="4D2ACE0B"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60" w:type="dxa"/>
            <w:tcBorders>
              <w:top w:val="nil"/>
              <w:left w:val="nil"/>
              <w:bottom w:val="single" w:sz="8" w:space="0" w:color="auto"/>
              <w:right w:val="nil"/>
            </w:tcBorders>
            <w:shd w:val="clear" w:color="auto" w:fill="auto"/>
            <w:noWrap/>
            <w:vAlign w:val="center"/>
            <w:hideMark/>
          </w:tcPr>
          <w:p w14:paraId="7E2F5E9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A4D1548" w14:textId="02797F1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24</w:t>
            </w:r>
          </w:p>
        </w:tc>
        <w:tc>
          <w:tcPr>
            <w:tcW w:w="1200" w:type="dxa"/>
            <w:tcBorders>
              <w:top w:val="nil"/>
              <w:left w:val="nil"/>
              <w:bottom w:val="single" w:sz="8" w:space="0" w:color="auto"/>
              <w:right w:val="nil"/>
            </w:tcBorders>
            <w:shd w:val="clear" w:color="auto" w:fill="auto"/>
            <w:noWrap/>
            <w:vAlign w:val="center"/>
            <w:hideMark/>
          </w:tcPr>
          <w:p w14:paraId="7A36552D" w14:textId="0A0E038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21</w:t>
            </w:r>
          </w:p>
        </w:tc>
        <w:tc>
          <w:tcPr>
            <w:tcW w:w="1200" w:type="dxa"/>
            <w:tcBorders>
              <w:top w:val="nil"/>
              <w:left w:val="nil"/>
              <w:bottom w:val="single" w:sz="8" w:space="0" w:color="auto"/>
              <w:right w:val="nil"/>
            </w:tcBorders>
            <w:shd w:val="clear" w:color="auto" w:fill="auto"/>
            <w:noWrap/>
            <w:vAlign w:val="center"/>
            <w:hideMark/>
          </w:tcPr>
          <w:p w14:paraId="116EA074" w14:textId="56AB22C6"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5C0E346B" w14:textId="7E61DBA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55</w:t>
            </w:r>
          </w:p>
        </w:tc>
        <w:tc>
          <w:tcPr>
            <w:tcW w:w="1200" w:type="dxa"/>
            <w:tcBorders>
              <w:top w:val="nil"/>
              <w:left w:val="nil"/>
              <w:bottom w:val="single" w:sz="8" w:space="0" w:color="auto"/>
              <w:right w:val="nil"/>
            </w:tcBorders>
            <w:shd w:val="clear" w:color="auto" w:fill="auto"/>
            <w:noWrap/>
            <w:vAlign w:val="center"/>
            <w:hideMark/>
          </w:tcPr>
          <w:p w14:paraId="27FDC224" w14:textId="0B33E55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4D0DADAD" w14:textId="60F20E73"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0CCB472" w14:textId="4121356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683330C9" w14:textId="320BAD21"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0EE371C7" w14:textId="04FDA19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4690A234" w14:textId="112D9040"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44</w:t>
            </w:r>
          </w:p>
        </w:tc>
      </w:tr>
      <w:tr w:rsidR="0069614C" w:rsidRPr="0069614C" w14:paraId="2CD7213E" w14:textId="77777777" w:rsidTr="00136EFC">
        <w:trPr>
          <w:trHeight w:val="315"/>
        </w:trPr>
        <w:tc>
          <w:tcPr>
            <w:tcW w:w="1020" w:type="dxa"/>
            <w:vMerge w:val="restart"/>
            <w:tcBorders>
              <w:top w:val="single" w:sz="2" w:space="0" w:color="auto"/>
              <w:left w:val="nil"/>
              <w:bottom w:val="single" w:sz="12" w:space="0" w:color="000000"/>
              <w:right w:val="nil"/>
            </w:tcBorders>
            <w:shd w:val="clear" w:color="auto" w:fill="auto"/>
            <w:noWrap/>
            <w:vAlign w:val="center"/>
            <w:hideMark/>
          </w:tcPr>
          <w:p w14:paraId="10577008"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I</w:t>
            </w:r>
          </w:p>
        </w:tc>
        <w:tc>
          <w:tcPr>
            <w:tcW w:w="560" w:type="dxa"/>
            <w:tcBorders>
              <w:top w:val="nil"/>
              <w:left w:val="nil"/>
              <w:bottom w:val="nil"/>
              <w:right w:val="nil"/>
            </w:tcBorders>
            <w:shd w:val="clear" w:color="auto" w:fill="auto"/>
            <w:noWrap/>
            <w:vAlign w:val="center"/>
            <w:hideMark/>
          </w:tcPr>
          <w:p w14:paraId="05718B3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6FF6B28A" w14:textId="1C03B20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vAlign w:val="center"/>
            <w:hideMark/>
          </w:tcPr>
          <w:p w14:paraId="662C581C" w14:textId="54D19B0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vAlign w:val="center"/>
            <w:hideMark/>
          </w:tcPr>
          <w:p w14:paraId="4E3D0D4D" w14:textId="0834FEE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173428BA" w14:textId="7424004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18</w:t>
            </w:r>
          </w:p>
        </w:tc>
        <w:tc>
          <w:tcPr>
            <w:tcW w:w="1200" w:type="dxa"/>
            <w:tcBorders>
              <w:top w:val="nil"/>
              <w:left w:val="nil"/>
              <w:bottom w:val="nil"/>
              <w:right w:val="nil"/>
            </w:tcBorders>
            <w:shd w:val="clear" w:color="auto" w:fill="auto"/>
            <w:noWrap/>
            <w:vAlign w:val="center"/>
            <w:hideMark/>
          </w:tcPr>
          <w:p w14:paraId="470B34AC" w14:textId="242C1A4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13F080CE" w14:textId="4AFA131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0C8A1BE8" w14:textId="76BBB471"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295D482F" w14:textId="1A0657C0"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32</w:t>
            </w:r>
          </w:p>
        </w:tc>
        <w:tc>
          <w:tcPr>
            <w:tcW w:w="1200" w:type="dxa"/>
            <w:tcBorders>
              <w:top w:val="nil"/>
              <w:left w:val="nil"/>
              <w:bottom w:val="nil"/>
              <w:right w:val="nil"/>
            </w:tcBorders>
            <w:shd w:val="clear" w:color="auto" w:fill="auto"/>
            <w:noWrap/>
            <w:vAlign w:val="center"/>
            <w:hideMark/>
          </w:tcPr>
          <w:p w14:paraId="7AA6EFB0" w14:textId="00612E9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7146311D" w14:textId="2B459939"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39</w:t>
            </w:r>
          </w:p>
        </w:tc>
      </w:tr>
      <w:tr w:rsidR="0069614C" w:rsidRPr="0069614C" w14:paraId="4AD065B0" w14:textId="77777777" w:rsidTr="00136EFC">
        <w:trPr>
          <w:trHeight w:val="315"/>
        </w:trPr>
        <w:tc>
          <w:tcPr>
            <w:tcW w:w="1020" w:type="dxa"/>
            <w:vMerge/>
            <w:tcBorders>
              <w:top w:val="nil"/>
              <w:left w:val="nil"/>
              <w:bottom w:val="single" w:sz="2" w:space="0" w:color="auto"/>
              <w:right w:val="nil"/>
            </w:tcBorders>
            <w:vAlign w:val="center"/>
            <w:hideMark/>
          </w:tcPr>
          <w:p w14:paraId="54231D2A"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60" w:type="dxa"/>
            <w:tcBorders>
              <w:top w:val="nil"/>
              <w:left w:val="nil"/>
              <w:bottom w:val="single" w:sz="8" w:space="0" w:color="auto"/>
              <w:right w:val="nil"/>
            </w:tcBorders>
            <w:shd w:val="clear" w:color="auto" w:fill="auto"/>
            <w:noWrap/>
            <w:vAlign w:val="center"/>
            <w:hideMark/>
          </w:tcPr>
          <w:p w14:paraId="6222C5B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B073E04" w14:textId="2813D9E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49</w:t>
            </w:r>
          </w:p>
        </w:tc>
        <w:tc>
          <w:tcPr>
            <w:tcW w:w="1200" w:type="dxa"/>
            <w:tcBorders>
              <w:top w:val="nil"/>
              <w:left w:val="nil"/>
              <w:bottom w:val="single" w:sz="8" w:space="0" w:color="auto"/>
              <w:right w:val="nil"/>
            </w:tcBorders>
            <w:shd w:val="clear" w:color="auto" w:fill="auto"/>
            <w:noWrap/>
            <w:vAlign w:val="center"/>
            <w:hideMark/>
          </w:tcPr>
          <w:p w14:paraId="0FE2FF11" w14:textId="1C9C467F"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125FD9F7" w14:textId="3249311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02398159" w14:textId="3CEDB0C6"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7323D1AD" w14:textId="05A37F3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402FC958" w14:textId="6C5407F1"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044C0A2B" w14:textId="6EC193C5"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742EB4E3" w14:textId="134EEA1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33</w:t>
            </w:r>
          </w:p>
        </w:tc>
        <w:tc>
          <w:tcPr>
            <w:tcW w:w="1200" w:type="dxa"/>
            <w:tcBorders>
              <w:top w:val="nil"/>
              <w:left w:val="nil"/>
              <w:bottom w:val="single" w:sz="8" w:space="0" w:color="auto"/>
              <w:right w:val="nil"/>
            </w:tcBorders>
            <w:shd w:val="clear" w:color="auto" w:fill="auto"/>
            <w:noWrap/>
            <w:vAlign w:val="center"/>
            <w:hideMark/>
          </w:tcPr>
          <w:p w14:paraId="3EDE5B2E" w14:textId="557697F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735CD125" w14:textId="41B0E05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39</w:t>
            </w:r>
          </w:p>
        </w:tc>
      </w:tr>
      <w:tr w:rsidR="0069614C" w:rsidRPr="0069614C" w14:paraId="79E8A7E9" w14:textId="77777777" w:rsidTr="00136EFC">
        <w:trPr>
          <w:trHeight w:val="315"/>
        </w:trPr>
        <w:tc>
          <w:tcPr>
            <w:tcW w:w="1020" w:type="dxa"/>
            <w:vMerge w:val="restart"/>
            <w:tcBorders>
              <w:top w:val="single" w:sz="2" w:space="0" w:color="auto"/>
              <w:left w:val="nil"/>
              <w:bottom w:val="single" w:sz="12" w:space="0" w:color="000000"/>
              <w:right w:val="nil"/>
            </w:tcBorders>
            <w:shd w:val="clear" w:color="auto" w:fill="auto"/>
            <w:noWrap/>
            <w:vAlign w:val="center"/>
            <w:hideMark/>
          </w:tcPr>
          <w:p w14:paraId="37D9E455"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J</w:t>
            </w:r>
          </w:p>
        </w:tc>
        <w:tc>
          <w:tcPr>
            <w:tcW w:w="560" w:type="dxa"/>
            <w:tcBorders>
              <w:top w:val="nil"/>
              <w:left w:val="nil"/>
              <w:right w:val="nil"/>
            </w:tcBorders>
            <w:shd w:val="clear" w:color="auto" w:fill="auto"/>
            <w:noWrap/>
            <w:vAlign w:val="center"/>
            <w:hideMark/>
          </w:tcPr>
          <w:p w14:paraId="3D197116"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right w:val="nil"/>
            </w:tcBorders>
            <w:shd w:val="clear" w:color="auto" w:fill="auto"/>
            <w:vAlign w:val="center"/>
            <w:hideMark/>
          </w:tcPr>
          <w:p w14:paraId="14143B87" w14:textId="399BE60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right w:val="nil"/>
            </w:tcBorders>
            <w:shd w:val="clear" w:color="auto" w:fill="auto"/>
            <w:vAlign w:val="center"/>
            <w:hideMark/>
          </w:tcPr>
          <w:p w14:paraId="673C580C" w14:textId="2CD4E57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right w:val="nil"/>
            </w:tcBorders>
            <w:shd w:val="clear" w:color="auto" w:fill="auto"/>
            <w:vAlign w:val="center"/>
            <w:hideMark/>
          </w:tcPr>
          <w:p w14:paraId="110AB26F" w14:textId="7E73421E"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right w:val="nil"/>
            </w:tcBorders>
            <w:shd w:val="clear" w:color="auto" w:fill="auto"/>
            <w:noWrap/>
            <w:vAlign w:val="center"/>
            <w:hideMark/>
          </w:tcPr>
          <w:p w14:paraId="626BF948" w14:textId="26BC74D5"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13</w:t>
            </w:r>
          </w:p>
        </w:tc>
        <w:tc>
          <w:tcPr>
            <w:tcW w:w="1200" w:type="dxa"/>
            <w:tcBorders>
              <w:top w:val="nil"/>
              <w:left w:val="nil"/>
              <w:right w:val="nil"/>
            </w:tcBorders>
            <w:shd w:val="clear" w:color="auto" w:fill="auto"/>
            <w:noWrap/>
            <w:vAlign w:val="center"/>
            <w:hideMark/>
          </w:tcPr>
          <w:p w14:paraId="63471865" w14:textId="26DAD37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right w:val="nil"/>
            </w:tcBorders>
            <w:shd w:val="clear" w:color="auto" w:fill="auto"/>
            <w:noWrap/>
            <w:vAlign w:val="center"/>
            <w:hideMark/>
          </w:tcPr>
          <w:p w14:paraId="397FC158" w14:textId="33F04085"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07</w:t>
            </w:r>
          </w:p>
        </w:tc>
        <w:tc>
          <w:tcPr>
            <w:tcW w:w="1200" w:type="dxa"/>
            <w:tcBorders>
              <w:top w:val="nil"/>
              <w:left w:val="nil"/>
              <w:right w:val="nil"/>
            </w:tcBorders>
            <w:shd w:val="clear" w:color="auto" w:fill="auto"/>
            <w:noWrap/>
            <w:vAlign w:val="center"/>
            <w:hideMark/>
          </w:tcPr>
          <w:p w14:paraId="752920F6" w14:textId="22E80D8D"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10</w:t>
            </w:r>
          </w:p>
        </w:tc>
        <w:tc>
          <w:tcPr>
            <w:tcW w:w="1200" w:type="dxa"/>
            <w:tcBorders>
              <w:top w:val="nil"/>
              <w:left w:val="nil"/>
              <w:right w:val="nil"/>
            </w:tcBorders>
            <w:shd w:val="clear" w:color="auto" w:fill="auto"/>
            <w:noWrap/>
            <w:vAlign w:val="center"/>
            <w:hideMark/>
          </w:tcPr>
          <w:p w14:paraId="45E26EF5" w14:textId="3B5CAEE4"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10</w:t>
            </w:r>
          </w:p>
        </w:tc>
        <w:tc>
          <w:tcPr>
            <w:tcW w:w="1200" w:type="dxa"/>
            <w:tcBorders>
              <w:top w:val="nil"/>
              <w:left w:val="nil"/>
              <w:right w:val="nil"/>
            </w:tcBorders>
            <w:shd w:val="clear" w:color="auto" w:fill="auto"/>
            <w:noWrap/>
            <w:vAlign w:val="center"/>
            <w:hideMark/>
          </w:tcPr>
          <w:p w14:paraId="1AC794EF" w14:textId="6DAE446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58</w:t>
            </w:r>
          </w:p>
        </w:tc>
        <w:tc>
          <w:tcPr>
            <w:tcW w:w="1200" w:type="dxa"/>
            <w:tcBorders>
              <w:top w:val="nil"/>
              <w:left w:val="nil"/>
              <w:right w:val="nil"/>
            </w:tcBorders>
            <w:shd w:val="clear" w:color="auto" w:fill="auto"/>
            <w:noWrap/>
            <w:vAlign w:val="center"/>
            <w:hideMark/>
          </w:tcPr>
          <w:p w14:paraId="75A945D3" w14:textId="518332F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24</w:t>
            </w:r>
          </w:p>
        </w:tc>
      </w:tr>
      <w:tr w:rsidR="0069614C" w:rsidRPr="0069614C" w14:paraId="34E8915E" w14:textId="77777777" w:rsidTr="00136EFC">
        <w:trPr>
          <w:trHeight w:val="315"/>
        </w:trPr>
        <w:tc>
          <w:tcPr>
            <w:tcW w:w="1020" w:type="dxa"/>
            <w:vMerge/>
            <w:tcBorders>
              <w:top w:val="nil"/>
              <w:left w:val="nil"/>
              <w:bottom w:val="single" w:sz="2" w:space="0" w:color="auto"/>
              <w:right w:val="nil"/>
            </w:tcBorders>
            <w:vAlign w:val="center"/>
            <w:hideMark/>
          </w:tcPr>
          <w:p w14:paraId="6D7E8403"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60" w:type="dxa"/>
            <w:tcBorders>
              <w:top w:val="nil"/>
              <w:left w:val="nil"/>
              <w:bottom w:val="single" w:sz="2" w:space="0" w:color="auto"/>
              <w:right w:val="nil"/>
            </w:tcBorders>
            <w:shd w:val="clear" w:color="auto" w:fill="auto"/>
            <w:noWrap/>
            <w:vAlign w:val="center"/>
            <w:hideMark/>
          </w:tcPr>
          <w:p w14:paraId="299B565C"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474CD738" w14:textId="3147A1E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23</w:t>
            </w:r>
          </w:p>
        </w:tc>
        <w:tc>
          <w:tcPr>
            <w:tcW w:w="1200" w:type="dxa"/>
            <w:tcBorders>
              <w:top w:val="nil"/>
              <w:left w:val="nil"/>
              <w:bottom w:val="single" w:sz="2" w:space="0" w:color="auto"/>
              <w:right w:val="nil"/>
            </w:tcBorders>
            <w:shd w:val="clear" w:color="auto" w:fill="auto"/>
            <w:noWrap/>
            <w:vAlign w:val="center"/>
            <w:hideMark/>
          </w:tcPr>
          <w:p w14:paraId="69E96A57" w14:textId="241BB34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33</w:t>
            </w:r>
          </w:p>
        </w:tc>
        <w:tc>
          <w:tcPr>
            <w:tcW w:w="1200" w:type="dxa"/>
            <w:tcBorders>
              <w:top w:val="nil"/>
              <w:left w:val="nil"/>
              <w:bottom w:val="single" w:sz="2" w:space="0" w:color="auto"/>
              <w:right w:val="nil"/>
            </w:tcBorders>
            <w:shd w:val="clear" w:color="auto" w:fill="auto"/>
            <w:noWrap/>
            <w:vAlign w:val="center"/>
            <w:hideMark/>
          </w:tcPr>
          <w:p w14:paraId="3AA17422" w14:textId="55BA5F46"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10</w:t>
            </w:r>
          </w:p>
        </w:tc>
        <w:tc>
          <w:tcPr>
            <w:tcW w:w="1200" w:type="dxa"/>
            <w:tcBorders>
              <w:top w:val="nil"/>
              <w:left w:val="nil"/>
              <w:bottom w:val="single" w:sz="2" w:space="0" w:color="auto"/>
              <w:right w:val="nil"/>
            </w:tcBorders>
            <w:shd w:val="clear" w:color="auto" w:fill="auto"/>
            <w:noWrap/>
            <w:vAlign w:val="center"/>
            <w:hideMark/>
          </w:tcPr>
          <w:p w14:paraId="5EF0FEBD" w14:textId="69E5D326"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02</w:t>
            </w:r>
          </w:p>
        </w:tc>
        <w:tc>
          <w:tcPr>
            <w:tcW w:w="1200" w:type="dxa"/>
            <w:tcBorders>
              <w:top w:val="nil"/>
              <w:left w:val="nil"/>
              <w:bottom w:val="single" w:sz="2" w:space="0" w:color="auto"/>
              <w:right w:val="nil"/>
            </w:tcBorders>
            <w:shd w:val="clear" w:color="auto" w:fill="auto"/>
            <w:noWrap/>
            <w:vAlign w:val="center"/>
            <w:hideMark/>
          </w:tcPr>
          <w:p w14:paraId="5E696FF3" w14:textId="30E2470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08</w:t>
            </w:r>
          </w:p>
        </w:tc>
        <w:tc>
          <w:tcPr>
            <w:tcW w:w="1200" w:type="dxa"/>
            <w:tcBorders>
              <w:top w:val="nil"/>
              <w:left w:val="nil"/>
              <w:bottom w:val="single" w:sz="2" w:space="0" w:color="auto"/>
              <w:right w:val="nil"/>
            </w:tcBorders>
            <w:shd w:val="clear" w:color="auto" w:fill="auto"/>
            <w:noWrap/>
            <w:vAlign w:val="center"/>
            <w:hideMark/>
          </w:tcPr>
          <w:p w14:paraId="0DF8AE93" w14:textId="73CB926F"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05</w:t>
            </w:r>
          </w:p>
        </w:tc>
        <w:tc>
          <w:tcPr>
            <w:tcW w:w="1200" w:type="dxa"/>
            <w:tcBorders>
              <w:top w:val="nil"/>
              <w:left w:val="nil"/>
              <w:bottom w:val="single" w:sz="2" w:space="0" w:color="auto"/>
              <w:right w:val="nil"/>
            </w:tcBorders>
            <w:shd w:val="clear" w:color="auto" w:fill="auto"/>
            <w:noWrap/>
            <w:vAlign w:val="center"/>
            <w:hideMark/>
          </w:tcPr>
          <w:p w14:paraId="184DE318" w14:textId="63BDA3AF"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2" w:space="0" w:color="auto"/>
              <w:right w:val="nil"/>
            </w:tcBorders>
            <w:shd w:val="clear" w:color="auto" w:fill="auto"/>
            <w:noWrap/>
            <w:vAlign w:val="center"/>
            <w:hideMark/>
          </w:tcPr>
          <w:p w14:paraId="7F0DD134" w14:textId="7D3D580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23</w:t>
            </w:r>
          </w:p>
        </w:tc>
        <w:tc>
          <w:tcPr>
            <w:tcW w:w="1200" w:type="dxa"/>
            <w:tcBorders>
              <w:top w:val="nil"/>
              <w:left w:val="nil"/>
              <w:bottom w:val="single" w:sz="2" w:space="0" w:color="auto"/>
              <w:right w:val="nil"/>
            </w:tcBorders>
            <w:shd w:val="clear" w:color="auto" w:fill="auto"/>
            <w:noWrap/>
            <w:vAlign w:val="center"/>
            <w:hideMark/>
          </w:tcPr>
          <w:p w14:paraId="501FAEA7" w14:textId="3567BEA5"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44</w:t>
            </w:r>
          </w:p>
        </w:tc>
        <w:tc>
          <w:tcPr>
            <w:tcW w:w="1200" w:type="dxa"/>
            <w:tcBorders>
              <w:top w:val="nil"/>
              <w:left w:val="nil"/>
              <w:bottom w:val="single" w:sz="2" w:space="0" w:color="auto"/>
              <w:right w:val="nil"/>
            </w:tcBorders>
            <w:shd w:val="clear" w:color="auto" w:fill="auto"/>
            <w:noWrap/>
            <w:vAlign w:val="center"/>
            <w:hideMark/>
          </w:tcPr>
          <w:p w14:paraId="6A7C12C2" w14:textId="6809843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r>
      <w:tr w:rsidR="0069614C" w:rsidRPr="0069614C" w14:paraId="4DC175B8" w14:textId="77777777" w:rsidTr="00136EFC">
        <w:trPr>
          <w:trHeight w:val="315"/>
        </w:trPr>
        <w:tc>
          <w:tcPr>
            <w:tcW w:w="1020" w:type="dxa"/>
            <w:vMerge w:val="restart"/>
            <w:tcBorders>
              <w:top w:val="single" w:sz="2" w:space="0" w:color="auto"/>
              <w:left w:val="nil"/>
              <w:bottom w:val="single" w:sz="8" w:space="0" w:color="000000"/>
              <w:right w:val="nil"/>
            </w:tcBorders>
            <w:shd w:val="clear" w:color="auto" w:fill="auto"/>
            <w:noWrap/>
            <w:vAlign w:val="center"/>
            <w:hideMark/>
          </w:tcPr>
          <w:p w14:paraId="591D846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K</w:t>
            </w:r>
          </w:p>
        </w:tc>
        <w:tc>
          <w:tcPr>
            <w:tcW w:w="560" w:type="dxa"/>
            <w:tcBorders>
              <w:top w:val="single" w:sz="2" w:space="0" w:color="auto"/>
              <w:left w:val="nil"/>
              <w:bottom w:val="nil"/>
              <w:right w:val="nil"/>
            </w:tcBorders>
            <w:shd w:val="clear" w:color="auto" w:fill="auto"/>
            <w:noWrap/>
            <w:vAlign w:val="center"/>
            <w:hideMark/>
          </w:tcPr>
          <w:p w14:paraId="5C6D9200"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bottom w:val="nil"/>
              <w:right w:val="nil"/>
            </w:tcBorders>
            <w:shd w:val="clear" w:color="auto" w:fill="auto"/>
            <w:vAlign w:val="center"/>
            <w:hideMark/>
          </w:tcPr>
          <w:p w14:paraId="7286EC61" w14:textId="5021849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39</w:t>
            </w:r>
          </w:p>
        </w:tc>
        <w:tc>
          <w:tcPr>
            <w:tcW w:w="1200" w:type="dxa"/>
            <w:tcBorders>
              <w:top w:val="single" w:sz="2" w:space="0" w:color="auto"/>
              <w:left w:val="nil"/>
              <w:bottom w:val="nil"/>
              <w:right w:val="nil"/>
            </w:tcBorders>
            <w:shd w:val="clear" w:color="auto" w:fill="auto"/>
            <w:vAlign w:val="center"/>
            <w:hideMark/>
          </w:tcPr>
          <w:p w14:paraId="3D273209" w14:textId="30E7D26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single" w:sz="2" w:space="0" w:color="auto"/>
              <w:left w:val="nil"/>
              <w:bottom w:val="nil"/>
              <w:right w:val="nil"/>
            </w:tcBorders>
            <w:shd w:val="clear" w:color="auto" w:fill="auto"/>
            <w:vAlign w:val="center"/>
            <w:hideMark/>
          </w:tcPr>
          <w:p w14:paraId="23B75338" w14:textId="487F421C"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11</w:t>
            </w:r>
          </w:p>
        </w:tc>
        <w:tc>
          <w:tcPr>
            <w:tcW w:w="1200" w:type="dxa"/>
            <w:tcBorders>
              <w:top w:val="single" w:sz="2" w:space="0" w:color="auto"/>
              <w:left w:val="nil"/>
              <w:bottom w:val="nil"/>
              <w:right w:val="nil"/>
            </w:tcBorders>
            <w:shd w:val="clear" w:color="auto" w:fill="auto"/>
            <w:noWrap/>
            <w:vAlign w:val="center"/>
            <w:hideMark/>
          </w:tcPr>
          <w:p w14:paraId="4B005DEA" w14:textId="551808B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18</w:t>
            </w:r>
          </w:p>
        </w:tc>
        <w:tc>
          <w:tcPr>
            <w:tcW w:w="1200" w:type="dxa"/>
            <w:tcBorders>
              <w:top w:val="single" w:sz="2" w:space="0" w:color="auto"/>
              <w:left w:val="nil"/>
              <w:bottom w:val="nil"/>
              <w:right w:val="nil"/>
            </w:tcBorders>
            <w:shd w:val="clear" w:color="auto" w:fill="auto"/>
            <w:noWrap/>
            <w:vAlign w:val="center"/>
            <w:hideMark/>
          </w:tcPr>
          <w:p w14:paraId="681FBA4A" w14:textId="1612EE1C"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03</w:t>
            </w:r>
          </w:p>
        </w:tc>
        <w:tc>
          <w:tcPr>
            <w:tcW w:w="1200" w:type="dxa"/>
            <w:tcBorders>
              <w:top w:val="single" w:sz="2" w:space="0" w:color="auto"/>
              <w:left w:val="nil"/>
              <w:bottom w:val="nil"/>
              <w:right w:val="nil"/>
            </w:tcBorders>
            <w:shd w:val="clear" w:color="auto" w:fill="auto"/>
            <w:noWrap/>
            <w:vAlign w:val="center"/>
            <w:hideMark/>
          </w:tcPr>
          <w:p w14:paraId="243A9262" w14:textId="6F45604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02</w:t>
            </w:r>
          </w:p>
        </w:tc>
        <w:tc>
          <w:tcPr>
            <w:tcW w:w="1200" w:type="dxa"/>
            <w:tcBorders>
              <w:top w:val="single" w:sz="2" w:space="0" w:color="auto"/>
              <w:left w:val="nil"/>
              <w:bottom w:val="nil"/>
              <w:right w:val="nil"/>
            </w:tcBorders>
            <w:shd w:val="clear" w:color="auto" w:fill="auto"/>
            <w:noWrap/>
            <w:vAlign w:val="center"/>
            <w:hideMark/>
          </w:tcPr>
          <w:p w14:paraId="760E89D9" w14:textId="538BF8F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78</w:t>
            </w:r>
          </w:p>
        </w:tc>
        <w:tc>
          <w:tcPr>
            <w:tcW w:w="1200" w:type="dxa"/>
            <w:tcBorders>
              <w:top w:val="single" w:sz="2" w:space="0" w:color="auto"/>
              <w:left w:val="nil"/>
              <w:bottom w:val="nil"/>
              <w:right w:val="nil"/>
            </w:tcBorders>
            <w:shd w:val="clear" w:color="auto" w:fill="auto"/>
            <w:noWrap/>
            <w:vAlign w:val="center"/>
            <w:hideMark/>
          </w:tcPr>
          <w:p w14:paraId="26CB3847" w14:textId="3BDAB56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57</w:t>
            </w:r>
          </w:p>
        </w:tc>
        <w:tc>
          <w:tcPr>
            <w:tcW w:w="1200" w:type="dxa"/>
            <w:tcBorders>
              <w:top w:val="single" w:sz="2" w:space="0" w:color="auto"/>
              <w:left w:val="nil"/>
              <w:bottom w:val="nil"/>
              <w:right w:val="nil"/>
            </w:tcBorders>
            <w:shd w:val="clear" w:color="auto" w:fill="auto"/>
            <w:noWrap/>
            <w:vAlign w:val="center"/>
            <w:hideMark/>
          </w:tcPr>
          <w:p w14:paraId="5D3ACB97" w14:textId="506F226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70</w:t>
            </w:r>
          </w:p>
        </w:tc>
        <w:tc>
          <w:tcPr>
            <w:tcW w:w="1200" w:type="dxa"/>
            <w:tcBorders>
              <w:top w:val="single" w:sz="2" w:space="0" w:color="auto"/>
              <w:left w:val="nil"/>
              <w:bottom w:val="nil"/>
              <w:right w:val="nil"/>
            </w:tcBorders>
            <w:shd w:val="clear" w:color="auto" w:fill="auto"/>
            <w:noWrap/>
            <w:vAlign w:val="center"/>
            <w:hideMark/>
          </w:tcPr>
          <w:p w14:paraId="33A14ADB" w14:textId="52881419"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58</w:t>
            </w:r>
          </w:p>
        </w:tc>
      </w:tr>
      <w:tr w:rsidR="0069614C" w:rsidRPr="0069614C" w14:paraId="24E936BC" w14:textId="77777777" w:rsidTr="00136EFC">
        <w:trPr>
          <w:trHeight w:val="315"/>
        </w:trPr>
        <w:tc>
          <w:tcPr>
            <w:tcW w:w="1020" w:type="dxa"/>
            <w:vMerge/>
            <w:tcBorders>
              <w:top w:val="nil"/>
              <w:left w:val="nil"/>
              <w:bottom w:val="single" w:sz="12" w:space="0" w:color="auto"/>
              <w:right w:val="nil"/>
            </w:tcBorders>
            <w:vAlign w:val="center"/>
            <w:hideMark/>
          </w:tcPr>
          <w:p w14:paraId="11CDFC99"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60" w:type="dxa"/>
            <w:tcBorders>
              <w:top w:val="nil"/>
              <w:left w:val="nil"/>
              <w:bottom w:val="single" w:sz="12" w:space="0" w:color="auto"/>
              <w:right w:val="nil"/>
            </w:tcBorders>
            <w:shd w:val="clear" w:color="auto" w:fill="auto"/>
            <w:noWrap/>
            <w:vAlign w:val="center"/>
            <w:hideMark/>
          </w:tcPr>
          <w:p w14:paraId="26602A8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12" w:space="0" w:color="auto"/>
              <w:right w:val="nil"/>
            </w:tcBorders>
            <w:shd w:val="clear" w:color="auto" w:fill="auto"/>
            <w:noWrap/>
            <w:vAlign w:val="center"/>
            <w:hideMark/>
          </w:tcPr>
          <w:p w14:paraId="524BAE84" w14:textId="4977E9E2"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27</w:t>
            </w:r>
          </w:p>
        </w:tc>
        <w:tc>
          <w:tcPr>
            <w:tcW w:w="1200" w:type="dxa"/>
            <w:tcBorders>
              <w:top w:val="nil"/>
              <w:left w:val="nil"/>
              <w:bottom w:val="single" w:sz="12" w:space="0" w:color="auto"/>
              <w:right w:val="nil"/>
            </w:tcBorders>
            <w:shd w:val="clear" w:color="auto" w:fill="auto"/>
            <w:noWrap/>
            <w:vAlign w:val="center"/>
            <w:hideMark/>
          </w:tcPr>
          <w:p w14:paraId="3C72F05F" w14:textId="18546509"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22</w:t>
            </w:r>
          </w:p>
        </w:tc>
        <w:tc>
          <w:tcPr>
            <w:tcW w:w="1200" w:type="dxa"/>
            <w:tcBorders>
              <w:top w:val="nil"/>
              <w:left w:val="nil"/>
              <w:bottom w:val="single" w:sz="12" w:space="0" w:color="auto"/>
              <w:right w:val="nil"/>
            </w:tcBorders>
            <w:shd w:val="clear" w:color="auto" w:fill="auto"/>
            <w:noWrap/>
            <w:vAlign w:val="center"/>
            <w:hideMark/>
          </w:tcPr>
          <w:p w14:paraId="207C2E00" w14:textId="78B4CD41"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23</w:t>
            </w:r>
          </w:p>
        </w:tc>
        <w:tc>
          <w:tcPr>
            <w:tcW w:w="1200" w:type="dxa"/>
            <w:tcBorders>
              <w:top w:val="nil"/>
              <w:left w:val="nil"/>
              <w:bottom w:val="single" w:sz="12" w:space="0" w:color="auto"/>
              <w:right w:val="nil"/>
            </w:tcBorders>
            <w:shd w:val="clear" w:color="auto" w:fill="auto"/>
            <w:noWrap/>
            <w:vAlign w:val="center"/>
            <w:hideMark/>
          </w:tcPr>
          <w:p w14:paraId="56FD8666" w14:textId="4B331F4A"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12" w:space="0" w:color="auto"/>
              <w:right w:val="nil"/>
            </w:tcBorders>
            <w:shd w:val="clear" w:color="auto" w:fill="auto"/>
            <w:noWrap/>
            <w:vAlign w:val="center"/>
            <w:hideMark/>
          </w:tcPr>
          <w:p w14:paraId="5719CD12" w14:textId="03442A4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12" w:space="0" w:color="auto"/>
              <w:right w:val="nil"/>
            </w:tcBorders>
            <w:shd w:val="clear" w:color="auto" w:fill="auto"/>
            <w:noWrap/>
            <w:vAlign w:val="center"/>
            <w:hideMark/>
          </w:tcPr>
          <w:p w14:paraId="13DD1976" w14:textId="6916E22C"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12" w:space="0" w:color="auto"/>
              <w:right w:val="nil"/>
            </w:tcBorders>
            <w:shd w:val="clear" w:color="auto" w:fill="auto"/>
            <w:noWrap/>
            <w:vAlign w:val="center"/>
            <w:hideMark/>
          </w:tcPr>
          <w:p w14:paraId="24268941" w14:textId="2DEF9FE8"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84</w:t>
            </w:r>
          </w:p>
        </w:tc>
        <w:tc>
          <w:tcPr>
            <w:tcW w:w="1200" w:type="dxa"/>
            <w:tcBorders>
              <w:top w:val="nil"/>
              <w:left w:val="nil"/>
              <w:bottom w:val="single" w:sz="12" w:space="0" w:color="auto"/>
              <w:right w:val="nil"/>
            </w:tcBorders>
            <w:shd w:val="clear" w:color="auto" w:fill="auto"/>
            <w:noWrap/>
            <w:vAlign w:val="center"/>
            <w:hideMark/>
          </w:tcPr>
          <w:p w14:paraId="756C3DBB" w14:textId="5CD663A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61</w:t>
            </w:r>
          </w:p>
        </w:tc>
        <w:tc>
          <w:tcPr>
            <w:tcW w:w="1200" w:type="dxa"/>
            <w:tcBorders>
              <w:top w:val="nil"/>
              <w:left w:val="nil"/>
              <w:bottom w:val="single" w:sz="12" w:space="0" w:color="auto"/>
              <w:right w:val="nil"/>
            </w:tcBorders>
            <w:shd w:val="clear" w:color="auto" w:fill="auto"/>
            <w:noWrap/>
            <w:vAlign w:val="center"/>
            <w:hideMark/>
          </w:tcPr>
          <w:p w14:paraId="548914D6" w14:textId="27BA6F8A"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71</w:t>
            </w:r>
          </w:p>
        </w:tc>
        <w:tc>
          <w:tcPr>
            <w:tcW w:w="1200" w:type="dxa"/>
            <w:tcBorders>
              <w:top w:val="nil"/>
              <w:left w:val="nil"/>
              <w:bottom w:val="single" w:sz="12" w:space="0" w:color="auto"/>
              <w:right w:val="nil"/>
            </w:tcBorders>
            <w:shd w:val="clear" w:color="auto" w:fill="auto"/>
            <w:noWrap/>
            <w:vAlign w:val="center"/>
            <w:hideMark/>
          </w:tcPr>
          <w:p w14:paraId="29F130C8" w14:textId="3655C17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75</w:t>
            </w:r>
          </w:p>
        </w:tc>
      </w:tr>
    </w:tbl>
    <w:p w14:paraId="65670BA2" w14:textId="77777777" w:rsidR="006223D7" w:rsidRDefault="006223D7" w:rsidP="006223D7">
      <w:pPr>
        <w:rPr>
          <w:ins w:id="769" w:author="Alicia" w:date="2016-05-18T15:52:00Z"/>
          <w:rFonts w:ascii="Times New Roman" w:hAnsi="Times New Roman" w:cs="Times New Roman"/>
          <w:sz w:val="24"/>
          <w:szCs w:val="24"/>
          <w:lang w:val="en-US"/>
        </w:rPr>
        <w:sectPr w:rsidR="006223D7" w:rsidSect="00391598">
          <w:pgSz w:w="15842" w:h="12242" w:orient="landscape" w:code="1"/>
          <w:pgMar w:top="1440" w:right="1440" w:bottom="1440" w:left="1440" w:header="708" w:footer="708" w:gutter="0"/>
          <w:cols w:space="708"/>
          <w:docGrid w:linePitch="360"/>
        </w:sectPr>
      </w:pPr>
    </w:p>
    <w:p w14:paraId="5F429552" w14:textId="59E5383E" w:rsidR="006223D7" w:rsidRDefault="00136EFC" w:rsidP="006223D7">
      <w:pPr>
        <w:rPr>
          <w:ins w:id="770" w:author="Alicia" w:date="2016-05-18T15:54:00Z"/>
          <w:rFonts w:ascii="Times New Roman" w:hAnsi="Times New Roman" w:cs="Times New Roman"/>
          <w:sz w:val="24"/>
          <w:szCs w:val="24"/>
          <w:lang w:val="en-US"/>
        </w:rPr>
      </w:pPr>
      <w:commentRangeStart w:id="771"/>
      <w:ins w:id="772" w:author="Alicia" w:date="2016-05-19T13:25:00Z">
        <w:r w:rsidRPr="00A93B52">
          <w:rPr>
            <w:rFonts w:ascii="Times New Roman" w:hAnsi="Times New Roman" w:cs="Times New Roman"/>
            <w:sz w:val="24"/>
            <w:szCs w:val="24"/>
            <w:lang w:val="en-US"/>
          </w:rPr>
          <w:lastRenderedPageBreak/>
          <w:t>Appendix S</w:t>
        </w:r>
        <w:r>
          <w:rPr>
            <w:rFonts w:ascii="Times New Roman" w:hAnsi="Times New Roman" w:cs="Times New Roman"/>
            <w:sz w:val="24"/>
            <w:szCs w:val="24"/>
            <w:lang w:val="en-US"/>
          </w:rPr>
          <w:t>5</w:t>
        </w:r>
        <w:r w:rsidRPr="00A93B52">
          <w:rPr>
            <w:rFonts w:ascii="Times New Roman" w:hAnsi="Times New Roman" w:cs="Times New Roman"/>
            <w:sz w:val="24"/>
            <w:szCs w:val="24"/>
            <w:lang w:val="en-US"/>
          </w:rPr>
          <w:t xml:space="preserve">: </w:t>
        </w:r>
        <w:r>
          <w:rPr>
            <w:rFonts w:ascii="Times New Roman" w:hAnsi="Times New Roman" w:cs="Times New Roman"/>
            <w:sz w:val="24"/>
            <w:szCs w:val="24"/>
            <w:lang w:val="en-US"/>
          </w:rPr>
          <w:t>Uns</w:t>
        </w:r>
        <w:r w:rsidRPr="006223D7">
          <w:rPr>
            <w:rFonts w:ascii="Times New Roman" w:hAnsi="Times New Roman" w:cs="Times New Roman"/>
            <w:sz w:val="24"/>
            <w:szCs w:val="24"/>
            <w:lang w:val="en-US"/>
          </w:rPr>
          <w:t>tandardized path coefficients for the path analyses of reproductive traits (</w:t>
        </w:r>
        <w:proofErr w:type="spellStart"/>
        <w:r w:rsidRPr="006223D7">
          <w:rPr>
            <w:rFonts w:ascii="Times New Roman" w:hAnsi="Times New Roman" w:cs="Times New Roman"/>
            <w:sz w:val="24"/>
            <w:szCs w:val="24"/>
            <w:lang w:val="en-US"/>
          </w:rPr>
          <w:t>Phen</w:t>
        </w:r>
        <w:proofErr w:type="spellEnd"/>
        <w:r w:rsidRPr="006223D7">
          <w:rPr>
            <w:rFonts w:ascii="Times New Roman" w:hAnsi="Times New Roman" w:cs="Times New Roman"/>
            <w:sz w:val="24"/>
            <w:szCs w:val="24"/>
            <w:lang w:val="en-US"/>
          </w:rPr>
          <w:t xml:space="preserve"> = flowering phenology, Shoot h = shoot height and N </w:t>
        </w:r>
        <w:proofErr w:type="spellStart"/>
        <w:r w:rsidRPr="006223D7">
          <w:rPr>
            <w:rFonts w:ascii="Times New Roman" w:hAnsi="Times New Roman" w:cs="Times New Roman"/>
            <w:sz w:val="24"/>
            <w:szCs w:val="24"/>
            <w:lang w:val="en-US"/>
          </w:rPr>
          <w:t>fl</w:t>
        </w:r>
        <w:proofErr w:type="spellEnd"/>
        <w:r w:rsidRPr="006223D7">
          <w:rPr>
            <w:rFonts w:ascii="Times New Roman" w:hAnsi="Times New Roman" w:cs="Times New Roman"/>
            <w:sz w:val="24"/>
            <w:szCs w:val="24"/>
            <w:lang w:val="en-US"/>
          </w:rPr>
          <w:t xml:space="preserve"> = number of flowers) and </w:t>
        </w:r>
        <w:r>
          <w:rPr>
            <w:rFonts w:ascii="Times New Roman" w:hAnsi="Times New Roman" w:cs="Times New Roman"/>
            <w:sz w:val="24"/>
            <w:szCs w:val="24"/>
            <w:lang w:val="en-US"/>
          </w:rPr>
          <w:t>probability of attack</w:t>
        </w:r>
        <w:r w:rsidRPr="006223D7">
          <w:rPr>
            <w:rFonts w:ascii="Times New Roman" w:hAnsi="Times New Roman" w:cs="Times New Roman"/>
            <w:sz w:val="24"/>
            <w:szCs w:val="24"/>
            <w:lang w:val="en-US"/>
          </w:rPr>
          <w:t xml:space="preserve"> by </w:t>
        </w:r>
        <w:r w:rsidRPr="002A10BE">
          <w:rPr>
            <w:rFonts w:ascii="Times New Roman" w:hAnsi="Times New Roman" w:cs="Times New Roman"/>
            <w:i/>
            <w:sz w:val="24"/>
            <w:szCs w:val="24"/>
            <w:lang w:val="en-US"/>
          </w:rPr>
          <w:t>P. alcon</w:t>
        </w:r>
        <w:r w:rsidRPr="006223D7">
          <w:rPr>
            <w:rFonts w:ascii="Times New Roman" w:hAnsi="Times New Roman" w:cs="Times New Roman"/>
            <w:sz w:val="24"/>
            <w:szCs w:val="24"/>
            <w:lang w:val="en-US"/>
          </w:rPr>
          <w:t xml:space="preserve"> (</w:t>
        </w:r>
        <w:r>
          <w:rPr>
            <w:rFonts w:ascii="Times New Roman" w:hAnsi="Times New Roman" w:cs="Times New Roman"/>
            <w:sz w:val="24"/>
            <w:lang w:val="en-US"/>
          </w:rPr>
          <w:t>Attack = probability of attack</w:t>
        </w:r>
        <w:r w:rsidRPr="006223D7">
          <w:rPr>
            <w:rFonts w:ascii="Times New Roman" w:hAnsi="Times New Roman" w:cs="Times New Roman"/>
            <w:sz w:val="24"/>
            <w:szCs w:val="24"/>
            <w:lang w:val="en-US"/>
          </w:rPr>
          <w:t xml:space="preserve">) as predictors of fitness of </w:t>
        </w:r>
        <w:r w:rsidRPr="002A10BE">
          <w:rPr>
            <w:rFonts w:ascii="Times New Roman" w:hAnsi="Times New Roman" w:cs="Times New Roman"/>
            <w:i/>
            <w:sz w:val="24"/>
            <w:szCs w:val="24"/>
            <w:lang w:val="en-US"/>
          </w:rPr>
          <w:t xml:space="preserve">G. </w:t>
        </w:r>
        <w:proofErr w:type="spellStart"/>
        <w:r w:rsidRPr="002A10BE">
          <w:rPr>
            <w:rFonts w:ascii="Times New Roman" w:hAnsi="Times New Roman" w:cs="Times New Roman"/>
            <w:i/>
            <w:sz w:val="24"/>
            <w:szCs w:val="24"/>
            <w:lang w:val="en-US"/>
          </w:rPr>
          <w:t>pneumonanthe</w:t>
        </w:r>
        <w:proofErr w:type="spellEnd"/>
        <w:r w:rsidRPr="006223D7">
          <w:rPr>
            <w:rFonts w:ascii="Times New Roman" w:hAnsi="Times New Roman" w:cs="Times New Roman"/>
            <w:sz w:val="24"/>
            <w:szCs w:val="24"/>
            <w:lang w:val="en-US"/>
          </w:rPr>
          <w:t xml:space="preserve"> (N </w:t>
        </w:r>
        <w:proofErr w:type="spellStart"/>
        <w:r w:rsidRPr="006223D7">
          <w:rPr>
            <w:rFonts w:ascii="Times New Roman" w:hAnsi="Times New Roman" w:cs="Times New Roman"/>
            <w:sz w:val="24"/>
            <w:szCs w:val="24"/>
            <w:lang w:val="en-US"/>
          </w:rPr>
          <w:t>int</w:t>
        </w:r>
        <w:proofErr w:type="spellEnd"/>
        <w:r w:rsidRPr="006223D7">
          <w:rPr>
            <w:rFonts w:ascii="Times New Roman" w:hAnsi="Times New Roman" w:cs="Times New Roman"/>
            <w:sz w:val="24"/>
            <w:szCs w:val="24"/>
            <w:lang w:val="en-US"/>
          </w:rPr>
          <w:t xml:space="preserve"> </w:t>
        </w:r>
        <w:proofErr w:type="spellStart"/>
        <w:r w:rsidRPr="006223D7">
          <w:rPr>
            <w:rFonts w:ascii="Times New Roman" w:hAnsi="Times New Roman" w:cs="Times New Roman"/>
            <w:sz w:val="24"/>
            <w:szCs w:val="24"/>
            <w:lang w:val="en-US"/>
          </w:rPr>
          <w:t>fr</w:t>
        </w:r>
        <w:proofErr w:type="spellEnd"/>
        <w:r w:rsidRPr="006223D7">
          <w:rPr>
            <w:rFonts w:ascii="Times New Roman" w:hAnsi="Times New Roman" w:cs="Times New Roman"/>
            <w:sz w:val="24"/>
            <w:szCs w:val="24"/>
            <w:lang w:val="en-US"/>
          </w:rPr>
          <w:t xml:space="preserve"> = number of intact fruits) resulting from fitting the saturated model to each population and year. Significant coefficients (bootstrap-corrected p &lt; 0.05) are depicted in bold, and marginally significant coefficients (bootstrap-corrected p &lt; 0.1) are depicted in italics.</w:t>
        </w:r>
      </w:ins>
      <w:r w:rsidR="003D1A99">
        <w:rPr>
          <w:rFonts w:ascii="Times New Roman" w:hAnsi="Times New Roman" w:cs="Times New Roman"/>
          <w:sz w:val="24"/>
          <w:szCs w:val="24"/>
          <w:lang w:val="en-US"/>
        </w:rPr>
        <w:t xml:space="preserve"> </w:t>
      </w:r>
      <w:ins w:id="773" w:author="Alicia" w:date="2016-05-19T14:12:00Z">
        <w:r w:rsidR="003D1A99">
          <w:rPr>
            <w:rFonts w:ascii="Times New Roman" w:hAnsi="Times New Roman" w:cs="Times New Roman"/>
            <w:sz w:val="24"/>
            <w:szCs w:val="24"/>
            <w:lang w:val="en-US"/>
          </w:rPr>
          <w:t>Average values are included in the last row.</w:t>
        </w:r>
      </w:ins>
      <w:commentRangeEnd w:id="771"/>
      <w:r w:rsidR="009353DA">
        <w:rPr>
          <w:rStyle w:val="CommentReference"/>
        </w:rPr>
        <w:commentReference w:id="771"/>
      </w:r>
    </w:p>
    <w:tbl>
      <w:tblPr>
        <w:tblW w:w="13674" w:type="dxa"/>
        <w:tblInd w:w="55" w:type="dxa"/>
        <w:tblCellMar>
          <w:left w:w="70" w:type="dxa"/>
          <w:right w:w="70" w:type="dxa"/>
        </w:tblCellMar>
        <w:tblLook w:val="04A0" w:firstRow="1" w:lastRow="0" w:firstColumn="1" w:lastColumn="0" w:noHBand="0" w:noVBand="1"/>
      </w:tblPr>
      <w:tblGrid>
        <w:gridCol w:w="1094"/>
        <w:gridCol w:w="580"/>
        <w:gridCol w:w="1200"/>
        <w:gridCol w:w="1200"/>
        <w:gridCol w:w="1200"/>
        <w:gridCol w:w="1200"/>
        <w:gridCol w:w="1200"/>
        <w:gridCol w:w="1200"/>
        <w:gridCol w:w="1200"/>
        <w:gridCol w:w="1200"/>
        <w:gridCol w:w="1200"/>
        <w:gridCol w:w="1200"/>
        <w:tblGridChange w:id="774">
          <w:tblGrid>
            <w:gridCol w:w="1094"/>
            <w:gridCol w:w="580"/>
            <w:gridCol w:w="1200"/>
            <w:gridCol w:w="1200"/>
            <w:gridCol w:w="1200"/>
            <w:gridCol w:w="1200"/>
            <w:gridCol w:w="1200"/>
            <w:gridCol w:w="1200"/>
            <w:gridCol w:w="1200"/>
            <w:gridCol w:w="1200"/>
            <w:gridCol w:w="1200"/>
            <w:gridCol w:w="1200"/>
          </w:tblGrid>
        </w:tblGridChange>
      </w:tblGrid>
      <w:tr w:rsidR="00C07F28" w:rsidRPr="00C07F28" w14:paraId="5C814013" w14:textId="77777777" w:rsidTr="00C07F28">
        <w:trPr>
          <w:trHeight w:val="315"/>
        </w:trPr>
        <w:tc>
          <w:tcPr>
            <w:tcW w:w="1094" w:type="dxa"/>
            <w:vMerge w:val="restart"/>
            <w:tcBorders>
              <w:top w:val="single" w:sz="12" w:space="0" w:color="auto"/>
              <w:left w:val="nil"/>
              <w:bottom w:val="single" w:sz="12" w:space="0" w:color="000000"/>
              <w:right w:val="nil"/>
            </w:tcBorders>
            <w:shd w:val="clear" w:color="auto" w:fill="auto"/>
            <w:noWrap/>
            <w:vAlign w:val="center"/>
            <w:hideMark/>
          </w:tcPr>
          <w:p w14:paraId="2E859D05"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proofErr w:type="spellStart"/>
            <w:r w:rsidRPr="00C07F28">
              <w:rPr>
                <w:rFonts w:ascii="Times New Roman" w:eastAsia="Times New Roman" w:hAnsi="Times New Roman" w:cs="Times New Roman"/>
                <w:color w:val="000000"/>
                <w:lang w:eastAsia="es-ES"/>
              </w:rPr>
              <w:t>Population</w:t>
            </w:r>
            <w:proofErr w:type="spellEnd"/>
          </w:p>
        </w:tc>
        <w:tc>
          <w:tcPr>
            <w:tcW w:w="580" w:type="dxa"/>
            <w:vMerge w:val="restart"/>
            <w:tcBorders>
              <w:top w:val="single" w:sz="12" w:space="0" w:color="auto"/>
              <w:left w:val="nil"/>
              <w:bottom w:val="single" w:sz="12" w:space="0" w:color="000000"/>
              <w:right w:val="nil"/>
            </w:tcBorders>
            <w:shd w:val="clear" w:color="auto" w:fill="auto"/>
            <w:noWrap/>
            <w:vAlign w:val="center"/>
            <w:hideMark/>
          </w:tcPr>
          <w:p w14:paraId="56E5A3B4"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proofErr w:type="spellStart"/>
            <w:r w:rsidRPr="00C07F28">
              <w:rPr>
                <w:rFonts w:ascii="Times New Roman" w:eastAsia="Times New Roman" w:hAnsi="Times New Roman" w:cs="Times New Roman"/>
                <w:color w:val="000000"/>
                <w:lang w:eastAsia="es-ES"/>
              </w:rPr>
              <w:t>Year</w:t>
            </w:r>
            <w:proofErr w:type="spellEnd"/>
          </w:p>
        </w:tc>
        <w:tc>
          <w:tcPr>
            <w:tcW w:w="1200" w:type="dxa"/>
            <w:tcBorders>
              <w:top w:val="single" w:sz="12" w:space="0" w:color="auto"/>
              <w:left w:val="nil"/>
              <w:bottom w:val="nil"/>
              <w:right w:val="nil"/>
            </w:tcBorders>
            <w:shd w:val="clear" w:color="auto" w:fill="auto"/>
            <w:vAlign w:val="center"/>
            <w:hideMark/>
          </w:tcPr>
          <w:p w14:paraId="42C616E5"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Phen</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44691540"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fl</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0E610BB9"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Shoot</w:t>
            </w:r>
            <w:proofErr w:type="spellEnd"/>
            <w:r w:rsidRPr="00C07F28">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3C0B7905"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Attack</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1F2E933A"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Shoot</w:t>
            </w:r>
            <w:proofErr w:type="spellEnd"/>
            <w:r w:rsidRPr="00C07F28">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58D2ECD0"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Phen</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2ED3D21D"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fl</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0F306141"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Phen</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4E0FAF5D"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fl</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4AC757D4"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Phen</w:t>
            </w:r>
            <w:proofErr w:type="spellEnd"/>
            <w:r w:rsidRPr="00C07F28">
              <w:rPr>
                <w:rFonts w:ascii="Times" w:eastAsia="Times New Roman" w:hAnsi="Times" w:cs="Times New Roman"/>
                <w:color w:val="000000"/>
                <w:lang w:eastAsia="es-ES"/>
              </w:rPr>
              <w:t xml:space="preserve"> ↔</w:t>
            </w:r>
          </w:p>
        </w:tc>
      </w:tr>
      <w:tr w:rsidR="00C07F28" w:rsidRPr="00C07F28" w14:paraId="02DBB526" w14:textId="77777777" w:rsidTr="00C07F28">
        <w:trPr>
          <w:trHeight w:val="315"/>
        </w:trPr>
        <w:tc>
          <w:tcPr>
            <w:tcW w:w="1094" w:type="dxa"/>
            <w:vMerge/>
            <w:tcBorders>
              <w:top w:val="single" w:sz="12" w:space="0" w:color="auto"/>
              <w:left w:val="nil"/>
              <w:bottom w:val="single" w:sz="12" w:space="0" w:color="000000"/>
              <w:right w:val="nil"/>
            </w:tcBorders>
            <w:vAlign w:val="center"/>
            <w:hideMark/>
          </w:tcPr>
          <w:p w14:paraId="6583ED7F"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vMerge/>
            <w:tcBorders>
              <w:top w:val="single" w:sz="12" w:space="0" w:color="auto"/>
              <w:left w:val="nil"/>
              <w:bottom w:val="single" w:sz="12" w:space="0" w:color="000000"/>
              <w:right w:val="nil"/>
            </w:tcBorders>
            <w:vAlign w:val="center"/>
            <w:hideMark/>
          </w:tcPr>
          <w:p w14:paraId="113AFDC0"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1F2575B6"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7B217B1D"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4E7D09FC"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2DF4EB87"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int</w:t>
            </w:r>
            <w:proofErr w:type="spellEnd"/>
            <w:r w:rsidRPr="00C07F28">
              <w:rPr>
                <w:rFonts w:ascii="Times" w:eastAsia="Times New Roman" w:hAnsi="Times" w:cs="Times New Roman"/>
                <w:color w:val="000000"/>
                <w:lang w:eastAsia="es-ES"/>
              </w:rPr>
              <w:t xml:space="preserve"> </w:t>
            </w:r>
            <w:proofErr w:type="spellStart"/>
            <w:r w:rsidRPr="00C07F28">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27FC71DC"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int</w:t>
            </w:r>
            <w:proofErr w:type="spellEnd"/>
            <w:r w:rsidRPr="00C07F28">
              <w:rPr>
                <w:rFonts w:ascii="Times" w:eastAsia="Times New Roman" w:hAnsi="Times" w:cs="Times New Roman"/>
                <w:color w:val="000000"/>
                <w:lang w:eastAsia="es-ES"/>
              </w:rPr>
              <w:t xml:space="preserve"> </w:t>
            </w:r>
            <w:proofErr w:type="spellStart"/>
            <w:r w:rsidRPr="00C07F28">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1AA8DA45"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int</w:t>
            </w:r>
            <w:proofErr w:type="spellEnd"/>
            <w:r w:rsidRPr="00C07F28">
              <w:rPr>
                <w:rFonts w:ascii="Times" w:eastAsia="Times New Roman" w:hAnsi="Times" w:cs="Times New Roman"/>
                <w:color w:val="000000"/>
                <w:lang w:eastAsia="es-ES"/>
              </w:rPr>
              <w:t xml:space="preserve"> </w:t>
            </w:r>
            <w:proofErr w:type="spellStart"/>
            <w:r w:rsidRPr="00C07F28">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5ACA3845"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int</w:t>
            </w:r>
            <w:proofErr w:type="spellEnd"/>
            <w:r w:rsidRPr="00C07F28">
              <w:rPr>
                <w:rFonts w:ascii="Times" w:eastAsia="Times New Roman" w:hAnsi="Times" w:cs="Times New Roman"/>
                <w:color w:val="000000"/>
                <w:lang w:eastAsia="es-ES"/>
              </w:rPr>
              <w:t xml:space="preserve"> </w:t>
            </w:r>
            <w:proofErr w:type="spellStart"/>
            <w:r w:rsidRPr="00C07F28">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vAlign w:val="center"/>
            <w:hideMark/>
          </w:tcPr>
          <w:p w14:paraId="1ADD998B"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Shoot</w:t>
            </w:r>
            <w:proofErr w:type="spellEnd"/>
            <w:r w:rsidRPr="00C07F28">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4258213E"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Shoot</w:t>
            </w:r>
            <w:proofErr w:type="spellEnd"/>
            <w:r w:rsidRPr="00C07F28">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4A0026C2"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fl</w:t>
            </w:r>
            <w:proofErr w:type="spellEnd"/>
          </w:p>
        </w:tc>
      </w:tr>
      <w:tr w:rsidR="00C07F28" w:rsidRPr="00C07F28" w14:paraId="5EB64BA1" w14:textId="77777777" w:rsidTr="00C07F28">
        <w:trPr>
          <w:trHeight w:val="315"/>
        </w:trPr>
        <w:tc>
          <w:tcPr>
            <w:tcW w:w="1094" w:type="dxa"/>
            <w:vMerge w:val="restart"/>
            <w:tcBorders>
              <w:top w:val="nil"/>
              <w:left w:val="nil"/>
              <w:bottom w:val="single" w:sz="12" w:space="0" w:color="000000"/>
              <w:right w:val="nil"/>
            </w:tcBorders>
            <w:shd w:val="clear" w:color="auto" w:fill="auto"/>
            <w:noWrap/>
            <w:vAlign w:val="center"/>
            <w:hideMark/>
          </w:tcPr>
          <w:p w14:paraId="41C13005"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A</w:t>
            </w:r>
          </w:p>
        </w:tc>
        <w:tc>
          <w:tcPr>
            <w:tcW w:w="580" w:type="dxa"/>
            <w:tcBorders>
              <w:top w:val="nil"/>
              <w:left w:val="nil"/>
              <w:bottom w:val="nil"/>
              <w:right w:val="nil"/>
            </w:tcBorders>
            <w:shd w:val="clear" w:color="auto" w:fill="auto"/>
            <w:noWrap/>
            <w:vAlign w:val="center"/>
            <w:hideMark/>
          </w:tcPr>
          <w:p w14:paraId="2B5C1905"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0738A033" w14:textId="2929AC8E"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vAlign w:val="center"/>
            <w:hideMark/>
          </w:tcPr>
          <w:p w14:paraId="22666DAA" w14:textId="6D883986" w:rsidR="00C07F28" w:rsidRPr="00C07F28" w:rsidRDefault="00C07F28" w:rsidP="00C07F28">
            <w:pPr>
              <w:spacing w:after="0" w:line="240" w:lineRule="auto"/>
              <w:jc w:val="center"/>
              <w:rPr>
                <w:rFonts w:ascii="Times" w:eastAsia="Times New Roman" w:hAnsi="Times" w:cs="Times New Roman"/>
                <w:i/>
                <w:iCs/>
                <w:color w:val="000000"/>
                <w:lang w:eastAsia="es-ES"/>
              </w:rPr>
            </w:pPr>
            <w:r w:rsidRPr="00C07F28">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C07F28">
              <w:rPr>
                <w:rFonts w:ascii="Times" w:eastAsia="Times New Roman" w:hAnsi="Times" w:cs="Times New Roman"/>
                <w:i/>
                <w:iCs/>
                <w:color w:val="000000"/>
                <w:lang w:eastAsia="es-ES"/>
              </w:rPr>
              <w:t>06</w:t>
            </w:r>
          </w:p>
        </w:tc>
        <w:tc>
          <w:tcPr>
            <w:tcW w:w="1200" w:type="dxa"/>
            <w:tcBorders>
              <w:top w:val="nil"/>
              <w:left w:val="nil"/>
              <w:bottom w:val="nil"/>
              <w:right w:val="nil"/>
            </w:tcBorders>
            <w:shd w:val="clear" w:color="auto" w:fill="auto"/>
            <w:vAlign w:val="center"/>
            <w:hideMark/>
          </w:tcPr>
          <w:p w14:paraId="4E89E1E2" w14:textId="73ED860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1AAB6DC0" w14:textId="76FB5FC2"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47</w:t>
            </w:r>
          </w:p>
        </w:tc>
        <w:tc>
          <w:tcPr>
            <w:tcW w:w="1200" w:type="dxa"/>
            <w:tcBorders>
              <w:top w:val="nil"/>
              <w:left w:val="nil"/>
              <w:bottom w:val="nil"/>
              <w:right w:val="nil"/>
            </w:tcBorders>
            <w:shd w:val="clear" w:color="auto" w:fill="auto"/>
            <w:noWrap/>
            <w:vAlign w:val="center"/>
            <w:hideMark/>
          </w:tcPr>
          <w:p w14:paraId="3D9E1FA3" w14:textId="175D1FD3"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76309597" w14:textId="4B1AD95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noWrap/>
            <w:vAlign w:val="center"/>
            <w:hideMark/>
          </w:tcPr>
          <w:p w14:paraId="40E7B8D8" w14:textId="76C3E12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14AAFB08" w14:textId="0F3BCE37"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7E6D1D19" w14:textId="5FA6E15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5</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66</w:t>
            </w:r>
          </w:p>
        </w:tc>
        <w:tc>
          <w:tcPr>
            <w:tcW w:w="1200" w:type="dxa"/>
            <w:tcBorders>
              <w:top w:val="nil"/>
              <w:left w:val="nil"/>
              <w:bottom w:val="nil"/>
              <w:right w:val="nil"/>
            </w:tcBorders>
            <w:shd w:val="clear" w:color="auto" w:fill="auto"/>
            <w:noWrap/>
            <w:vAlign w:val="center"/>
            <w:hideMark/>
          </w:tcPr>
          <w:p w14:paraId="3B0234F4" w14:textId="0AF0510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53</w:t>
            </w:r>
          </w:p>
        </w:tc>
      </w:tr>
      <w:tr w:rsidR="00C07F28" w:rsidRPr="00C07F28" w14:paraId="18678111" w14:textId="77777777" w:rsidTr="00136EFC">
        <w:trPr>
          <w:trHeight w:val="315"/>
        </w:trPr>
        <w:tc>
          <w:tcPr>
            <w:tcW w:w="1094" w:type="dxa"/>
            <w:vMerge/>
            <w:tcBorders>
              <w:top w:val="nil"/>
              <w:left w:val="nil"/>
              <w:bottom w:val="single" w:sz="4" w:space="0" w:color="auto"/>
              <w:right w:val="nil"/>
            </w:tcBorders>
            <w:vAlign w:val="center"/>
            <w:hideMark/>
          </w:tcPr>
          <w:p w14:paraId="12805B46"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13A429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319F44D" w14:textId="1474ED6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65BDE618" w14:textId="610DC0B4"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4131026E" w14:textId="7C62707D"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10371C64" w14:textId="1330432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2D48E76B" w14:textId="5A98CDE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60E2CB76" w14:textId="715A6F7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77A454AA" w14:textId="2914DB0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7651060D" w14:textId="38B517ED"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1D620A26" w14:textId="0B5E797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7</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552C1D29" w14:textId="186933D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35</w:t>
            </w:r>
          </w:p>
        </w:tc>
      </w:tr>
      <w:tr w:rsidR="00C07F28" w:rsidRPr="00C07F28" w14:paraId="3578944D"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55CF347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B</w:t>
            </w:r>
          </w:p>
        </w:tc>
        <w:tc>
          <w:tcPr>
            <w:tcW w:w="580" w:type="dxa"/>
            <w:tcBorders>
              <w:top w:val="nil"/>
              <w:left w:val="nil"/>
              <w:bottom w:val="nil"/>
              <w:right w:val="nil"/>
            </w:tcBorders>
            <w:shd w:val="clear" w:color="auto" w:fill="auto"/>
            <w:noWrap/>
            <w:vAlign w:val="center"/>
            <w:hideMark/>
          </w:tcPr>
          <w:p w14:paraId="091D1B38"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3CA9E03A" w14:textId="156350DD"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vAlign w:val="center"/>
            <w:hideMark/>
          </w:tcPr>
          <w:p w14:paraId="5C0BE357" w14:textId="14ADE9B7"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10</w:t>
            </w:r>
          </w:p>
        </w:tc>
        <w:tc>
          <w:tcPr>
            <w:tcW w:w="1200" w:type="dxa"/>
            <w:tcBorders>
              <w:top w:val="nil"/>
              <w:left w:val="nil"/>
              <w:bottom w:val="nil"/>
              <w:right w:val="nil"/>
            </w:tcBorders>
            <w:shd w:val="clear" w:color="auto" w:fill="auto"/>
            <w:vAlign w:val="center"/>
            <w:hideMark/>
          </w:tcPr>
          <w:p w14:paraId="4F1D6B61" w14:textId="64DEA8F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6AD3BDC" w14:textId="4B4798F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55</w:t>
            </w:r>
          </w:p>
        </w:tc>
        <w:tc>
          <w:tcPr>
            <w:tcW w:w="1200" w:type="dxa"/>
            <w:tcBorders>
              <w:top w:val="nil"/>
              <w:left w:val="nil"/>
              <w:bottom w:val="nil"/>
              <w:right w:val="nil"/>
            </w:tcBorders>
            <w:shd w:val="clear" w:color="auto" w:fill="auto"/>
            <w:noWrap/>
            <w:vAlign w:val="center"/>
            <w:hideMark/>
          </w:tcPr>
          <w:p w14:paraId="2EDE35AC" w14:textId="6B24B3E9"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DBDDDA8" w14:textId="5A2407C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14</w:t>
            </w:r>
          </w:p>
        </w:tc>
        <w:tc>
          <w:tcPr>
            <w:tcW w:w="1200" w:type="dxa"/>
            <w:tcBorders>
              <w:top w:val="nil"/>
              <w:left w:val="nil"/>
              <w:bottom w:val="nil"/>
              <w:right w:val="nil"/>
            </w:tcBorders>
            <w:shd w:val="clear" w:color="auto" w:fill="auto"/>
            <w:noWrap/>
            <w:vAlign w:val="center"/>
            <w:hideMark/>
          </w:tcPr>
          <w:p w14:paraId="17ED252A" w14:textId="7A3E0DD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7FB77965" w14:textId="12C730B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3CB92049" w14:textId="389045B1"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25186F75" w14:textId="34A6E87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67</w:t>
            </w:r>
          </w:p>
        </w:tc>
      </w:tr>
      <w:tr w:rsidR="00C07F28" w:rsidRPr="00C07F28" w14:paraId="54618AE3" w14:textId="77777777" w:rsidTr="00136EFC">
        <w:trPr>
          <w:trHeight w:val="315"/>
        </w:trPr>
        <w:tc>
          <w:tcPr>
            <w:tcW w:w="1094" w:type="dxa"/>
            <w:vMerge/>
            <w:tcBorders>
              <w:top w:val="nil"/>
              <w:left w:val="nil"/>
              <w:bottom w:val="single" w:sz="4" w:space="0" w:color="auto"/>
              <w:right w:val="nil"/>
            </w:tcBorders>
            <w:vAlign w:val="center"/>
            <w:hideMark/>
          </w:tcPr>
          <w:p w14:paraId="6DDE1BAC"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CD87D2F"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8475CE7" w14:textId="3F9C97B8"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04C3C1E5" w14:textId="2D9700E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64F2159A" w14:textId="53D9978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3633A39E" w14:textId="5CFCB2B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7618A2BC" w14:textId="5D2815C6"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A280B4C" w14:textId="31AD15B8"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5D4625F8" w14:textId="6DD47DC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32</w:t>
            </w:r>
          </w:p>
        </w:tc>
        <w:tc>
          <w:tcPr>
            <w:tcW w:w="1200" w:type="dxa"/>
            <w:tcBorders>
              <w:top w:val="nil"/>
              <w:left w:val="nil"/>
              <w:bottom w:val="single" w:sz="8" w:space="0" w:color="auto"/>
              <w:right w:val="nil"/>
            </w:tcBorders>
            <w:shd w:val="clear" w:color="auto" w:fill="auto"/>
            <w:noWrap/>
            <w:vAlign w:val="center"/>
            <w:hideMark/>
          </w:tcPr>
          <w:p w14:paraId="672B803F" w14:textId="31C5E23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99</w:t>
            </w:r>
          </w:p>
        </w:tc>
        <w:tc>
          <w:tcPr>
            <w:tcW w:w="1200" w:type="dxa"/>
            <w:tcBorders>
              <w:top w:val="nil"/>
              <w:left w:val="nil"/>
              <w:bottom w:val="single" w:sz="8" w:space="0" w:color="auto"/>
              <w:right w:val="nil"/>
            </w:tcBorders>
            <w:shd w:val="clear" w:color="auto" w:fill="auto"/>
            <w:noWrap/>
            <w:vAlign w:val="center"/>
            <w:hideMark/>
          </w:tcPr>
          <w:p w14:paraId="0AE3D2F9" w14:textId="75C19F3A"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5</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61214504" w14:textId="308DEB4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21</w:t>
            </w:r>
          </w:p>
        </w:tc>
      </w:tr>
      <w:tr w:rsidR="00C07F28" w:rsidRPr="00C07F28" w14:paraId="334F55E4" w14:textId="77777777" w:rsidTr="00136EFC">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3D19F78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C</w:t>
            </w:r>
          </w:p>
        </w:tc>
        <w:tc>
          <w:tcPr>
            <w:tcW w:w="580" w:type="dxa"/>
            <w:tcBorders>
              <w:top w:val="nil"/>
              <w:left w:val="nil"/>
              <w:bottom w:val="nil"/>
              <w:right w:val="nil"/>
            </w:tcBorders>
            <w:shd w:val="clear" w:color="auto" w:fill="auto"/>
            <w:noWrap/>
            <w:vAlign w:val="center"/>
            <w:hideMark/>
          </w:tcPr>
          <w:p w14:paraId="283A3124"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5B7BFAE8" w14:textId="36179B0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07</w:t>
            </w:r>
          </w:p>
        </w:tc>
        <w:tc>
          <w:tcPr>
            <w:tcW w:w="1200" w:type="dxa"/>
            <w:tcBorders>
              <w:top w:val="nil"/>
              <w:left w:val="nil"/>
              <w:bottom w:val="nil"/>
              <w:right w:val="nil"/>
            </w:tcBorders>
            <w:shd w:val="clear" w:color="auto" w:fill="auto"/>
            <w:vAlign w:val="center"/>
            <w:hideMark/>
          </w:tcPr>
          <w:p w14:paraId="3E558566" w14:textId="2B9A224E"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vAlign w:val="center"/>
            <w:hideMark/>
          </w:tcPr>
          <w:p w14:paraId="71EB8234" w14:textId="7CE60086"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01</w:t>
            </w:r>
          </w:p>
        </w:tc>
        <w:tc>
          <w:tcPr>
            <w:tcW w:w="1200" w:type="dxa"/>
            <w:tcBorders>
              <w:top w:val="nil"/>
              <w:left w:val="nil"/>
              <w:bottom w:val="nil"/>
              <w:right w:val="nil"/>
            </w:tcBorders>
            <w:shd w:val="clear" w:color="auto" w:fill="auto"/>
            <w:noWrap/>
            <w:vAlign w:val="center"/>
            <w:hideMark/>
          </w:tcPr>
          <w:p w14:paraId="72EEF129" w14:textId="3E424DF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50</w:t>
            </w:r>
          </w:p>
        </w:tc>
        <w:tc>
          <w:tcPr>
            <w:tcW w:w="1200" w:type="dxa"/>
            <w:tcBorders>
              <w:top w:val="nil"/>
              <w:left w:val="nil"/>
              <w:bottom w:val="nil"/>
              <w:right w:val="nil"/>
            </w:tcBorders>
            <w:shd w:val="clear" w:color="auto" w:fill="auto"/>
            <w:noWrap/>
            <w:vAlign w:val="center"/>
            <w:hideMark/>
          </w:tcPr>
          <w:p w14:paraId="53A69DDE" w14:textId="1A994D2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A031DBF" w14:textId="265E050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249908E5" w14:textId="3A80077C"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59</w:t>
            </w:r>
          </w:p>
        </w:tc>
        <w:tc>
          <w:tcPr>
            <w:tcW w:w="1200" w:type="dxa"/>
            <w:tcBorders>
              <w:top w:val="nil"/>
              <w:left w:val="nil"/>
              <w:bottom w:val="nil"/>
              <w:right w:val="nil"/>
            </w:tcBorders>
            <w:shd w:val="clear" w:color="auto" w:fill="auto"/>
            <w:noWrap/>
            <w:vAlign w:val="center"/>
            <w:hideMark/>
          </w:tcPr>
          <w:p w14:paraId="1DF7113C" w14:textId="4CDD884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43</w:t>
            </w:r>
          </w:p>
        </w:tc>
        <w:tc>
          <w:tcPr>
            <w:tcW w:w="1200" w:type="dxa"/>
            <w:tcBorders>
              <w:top w:val="nil"/>
              <w:left w:val="nil"/>
              <w:bottom w:val="nil"/>
              <w:right w:val="nil"/>
            </w:tcBorders>
            <w:shd w:val="clear" w:color="auto" w:fill="auto"/>
            <w:noWrap/>
            <w:vAlign w:val="center"/>
            <w:hideMark/>
          </w:tcPr>
          <w:p w14:paraId="2A5CEEAF" w14:textId="636A597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4A3D78C7" w14:textId="2828C01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93</w:t>
            </w:r>
          </w:p>
        </w:tc>
      </w:tr>
      <w:tr w:rsidR="00C07F28" w:rsidRPr="00C07F28" w14:paraId="1653B08B" w14:textId="77777777" w:rsidTr="00C07F28">
        <w:trPr>
          <w:trHeight w:val="315"/>
        </w:trPr>
        <w:tc>
          <w:tcPr>
            <w:tcW w:w="1094" w:type="dxa"/>
            <w:vMerge/>
            <w:tcBorders>
              <w:top w:val="nil"/>
              <w:left w:val="nil"/>
              <w:bottom w:val="single" w:sz="8" w:space="0" w:color="000000"/>
              <w:right w:val="nil"/>
            </w:tcBorders>
            <w:vAlign w:val="center"/>
            <w:hideMark/>
          </w:tcPr>
          <w:p w14:paraId="059EDF61"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3AEC2DA8"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1A06053" w14:textId="4601AD5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509BFEE8" w14:textId="0FCBAF6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0B8EF150" w14:textId="08065D6D"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5CC342D" w14:textId="2515E60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21</w:t>
            </w:r>
          </w:p>
        </w:tc>
        <w:tc>
          <w:tcPr>
            <w:tcW w:w="1200" w:type="dxa"/>
            <w:tcBorders>
              <w:top w:val="nil"/>
              <w:left w:val="nil"/>
              <w:bottom w:val="single" w:sz="8" w:space="0" w:color="auto"/>
              <w:right w:val="nil"/>
            </w:tcBorders>
            <w:shd w:val="clear" w:color="auto" w:fill="auto"/>
            <w:noWrap/>
            <w:vAlign w:val="center"/>
            <w:hideMark/>
          </w:tcPr>
          <w:p w14:paraId="05FA58F9" w14:textId="6ADFC2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70340BE4" w14:textId="625F6C8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17B915F4" w14:textId="7E7FC224"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328BE950" w14:textId="0B6AF6F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3</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3C827A54" w14:textId="04EAE67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7</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749BC14E" w14:textId="3E66CE9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93</w:t>
            </w:r>
          </w:p>
        </w:tc>
      </w:tr>
      <w:tr w:rsidR="00C07F28" w:rsidRPr="00C07F28" w14:paraId="35FBD147" w14:textId="77777777" w:rsidTr="00136EFC">
        <w:trPr>
          <w:trHeight w:val="315"/>
        </w:trPr>
        <w:tc>
          <w:tcPr>
            <w:tcW w:w="1094" w:type="dxa"/>
            <w:tcBorders>
              <w:top w:val="nil"/>
              <w:left w:val="nil"/>
              <w:bottom w:val="single" w:sz="4" w:space="0" w:color="auto"/>
              <w:right w:val="nil"/>
            </w:tcBorders>
            <w:shd w:val="clear" w:color="auto" w:fill="auto"/>
            <w:noWrap/>
            <w:vAlign w:val="center"/>
            <w:hideMark/>
          </w:tcPr>
          <w:p w14:paraId="23A88AD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D</w:t>
            </w:r>
          </w:p>
        </w:tc>
        <w:tc>
          <w:tcPr>
            <w:tcW w:w="580" w:type="dxa"/>
            <w:tcBorders>
              <w:top w:val="nil"/>
              <w:left w:val="nil"/>
              <w:bottom w:val="single" w:sz="8" w:space="0" w:color="auto"/>
              <w:right w:val="nil"/>
            </w:tcBorders>
            <w:shd w:val="clear" w:color="auto" w:fill="auto"/>
            <w:noWrap/>
            <w:vAlign w:val="center"/>
            <w:hideMark/>
          </w:tcPr>
          <w:p w14:paraId="13E3BC8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2C4D0D4" w14:textId="7BCDCC56"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738C0E8F" w14:textId="214382CA"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5F1770F8" w14:textId="507D721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2155BF06" w14:textId="45643E6A"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47</w:t>
            </w:r>
          </w:p>
        </w:tc>
        <w:tc>
          <w:tcPr>
            <w:tcW w:w="1200" w:type="dxa"/>
            <w:tcBorders>
              <w:top w:val="nil"/>
              <w:left w:val="nil"/>
              <w:bottom w:val="single" w:sz="8" w:space="0" w:color="auto"/>
              <w:right w:val="nil"/>
            </w:tcBorders>
            <w:shd w:val="clear" w:color="auto" w:fill="auto"/>
            <w:noWrap/>
            <w:vAlign w:val="center"/>
            <w:hideMark/>
          </w:tcPr>
          <w:p w14:paraId="718E165A" w14:textId="771E2B5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72FC7E57" w14:textId="088F80D1"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5B87D55A" w14:textId="2F73560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0510C061" w14:textId="0F7E4A9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84</w:t>
            </w:r>
          </w:p>
        </w:tc>
        <w:tc>
          <w:tcPr>
            <w:tcW w:w="1200" w:type="dxa"/>
            <w:tcBorders>
              <w:top w:val="nil"/>
              <w:left w:val="nil"/>
              <w:bottom w:val="single" w:sz="8" w:space="0" w:color="auto"/>
              <w:right w:val="nil"/>
            </w:tcBorders>
            <w:shd w:val="clear" w:color="auto" w:fill="auto"/>
            <w:noWrap/>
            <w:vAlign w:val="center"/>
            <w:hideMark/>
          </w:tcPr>
          <w:p w14:paraId="6EB1052E" w14:textId="78CBAFED"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3</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80</w:t>
            </w:r>
          </w:p>
        </w:tc>
        <w:tc>
          <w:tcPr>
            <w:tcW w:w="1200" w:type="dxa"/>
            <w:tcBorders>
              <w:top w:val="nil"/>
              <w:left w:val="nil"/>
              <w:bottom w:val="single" w:sz="8" w:space="0" w:color="auto"/>
              <w:right w:val="nil"/>
            </w:tcBorders>
            <w:shd w:val="clear" w:color="auto" w:fill="auto"/>
            <w:noWrap/>
            <w:vAlign w:val="center"/>
            <w:hideMark/>
          </w:tcPr>
          <w:p w14:paraId="18209B8B" w14:textId="768CCC7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91</w:t>
            </w:r>
          </w:p>
        </w:tc>
      </w:tr>
      <w:tr w:rsidR="00C07F28" w:rsidRPr="00C07F28" w14:paraId="53C1EA51"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189869F6"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E</w:t>
            </w:r>
          </w:p>
        </w:tc>
        <w:tc>
          <w:tcPr>
            <w:tcW w:w="580" w:type="dxa"/>
            <w:tcBorders>
              <w:top w:val="nil"/>
              <w:left w:val="nil"/>
              <w:bottom w:val="nil"/>
              <w:right w:val="nil"/>
            </w:tcBorders>
            <w:shd w:val="clear" w:color="auto" w:fill="auto"/>
            <w:noWrap/>
            <w:vAlign w:val="center"/>
            <w:hideMark/>
          </w:tcPr>
          <w:p w14:paraId="2A25BBB0"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049E270F" w14:textId="22D79FE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11</w:t>
            </w:r>
          </w:p>
        </w:tc>
        <w:tc>
          <w:tcPr>
            <w:tcW w:w="1200" w:type="dxa"/>
            <w:tcBorders>
              <w:top w:val="nil"/>
              <w:left w:val="nil"/>
              <w:bottom w:val="nil"/>
              <w:right w:val="nil"/>
            </w:tcBorders>
            <w:shd w:val="clear" w:color="auto" w:fill="auto"/>
            <w:vAlign w:val="center"/>
            <w:hideMark/>
          </w:tcPr>
          <w:p w14:paraId="424D0EF1" w14:textId="5C5E0260"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vAlign w:val="center"/>
            <w:hideMark/>
          </w:tcPr>
          <w:p w14:paraId="2142F8A3" w14:textId="6CCB1EC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1494AD3" w14:textId="2C32233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3C850AE" w14:textId="5507142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06CBD664" w14:textId="4F1E38F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54EC7020" w14:textId="14EFC3F4"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noWrap/>
            <w:vAlign w:val="center"/>
            <w:hideMark/>
          </w:tcPr>
          <w:p w14:paraId="0D966581" w14:textId="3C997BD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noWrap/>
            <w:vAlign w:val="center"/>
            <w:hideMark/>
          </w:tcPr>
          <w:p w14:paraId="5DC0AC3A" w14:textId="36ED4911"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6</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439C06E9" w14:textId="7ED1AC1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76</w:t>
            </w:r>
          </w:p>
        </w:tc>
      </w:tr>
      <w:tr w:rsidR="00C07F28" w:rsidRPr="00C07F28" w14:paraId="46939481" w14:textId="77777777" w:rsidTr="00136EFC">
        <w:trPr>
          <w:trHeight w:val="315"/>
        </w:trPr>
        <w:tc>
          <w:tcPr>
            <w:tcW w:w="1094" w:type="dxa"/>
            <w:vMerge/>
            <w:tcBorders>
              <w:top w:val="single" w:sz="12" w:space="0" w:color="auto"/>
              <w:left w:val="nil"/>
              <w:bottom w:val="single" w:sz="4" w:space="0" w:color="auto"/>
              <w:right w:val="nil"/>
            </w:tcBorders>
            <w:vAlign w:val="center"/>
            <w:hideMark/>
          </w:tcPr>
          <w:p w14:paraId="5146FED1"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2BAA6627"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1DB1EC" w14:textId="69183FA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653F76B6" w14:textId="6BBE8C1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4EBA0500" w14:textId="34968EE3"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515EA585" w14:textId="541E7A7F"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3700B4F6" w14:textId="45A2532B"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312B0C72" w14:textId="41A62BE4"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5B894B67" w14:textId="4157C7D5"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3D1E8E07" w14:textId="3319D54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49</w:t>
            </w:r>
          </w:p>
        </w:tc>
        <w:tc>
          <w:tcPr>
            <w:tcW w:w="1200" w:type="dxa"/>
            <w:tcBorders>
              <w:top w:val="nil"/>
              <w:left w:val="nil"/>
              <w:bottom w:val="single" w:sz="8" w:space="0" w:color="auto"/>
              <w:right w:val="nil"/>
            </w:tcBorders>
            <w:shd w:val="clear" w:color="auto" w:fill="auto"/>
            <w:noWrap/>
            <w:vAlign w:val="center"/>
            <w:hideMark/>
          </w:tcPr>
          <w:p w14:paraId="583B73B0" w14:textId="09D654C5"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96</w:t>
            </w:r>
          </w:p>
        </w:tc>
        <w:tc>
          <w:tcPr>
            <w:tcW w:w="1200" w:type="dxa"/>
            <w:tcBorders>
              <w:top w:val="nil"/>
              <w:left w:val="nil"/>
              <w:bottom w:val="single" w:sz="8" w:space="0" w:color="auto"/>
              <w:right w:val="nil"/>
            </w:tcBorders>
            <w:shd w:val="clear" w:color="auto" w:fill="auto"/>
            <w:noWrap/>
            <w:vAlign w:val="center"/>
            <w:hideMark/>
          </w:tcPr>
          <w:p w14:paraId="7BD21C46" w14:textId="61D34D6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99</w:t>
            </w:r>
          </w:p>
        </w:tc>
      </w:tr>
      <w:tr w:rsidR="00C07F28" w:rsidRPr="00C07F28" w14:paraId="5E5694EB"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26B4E212"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F</w:t>
            </w:r>
          </w:p>
        </w:tc>
        <w:tc>
          <w:tcPr>
            <w:tcW w:w="580" w:type="dxa"/>
            <w:tcBorders>
              <w:top w:val="nil"/>
              <w:left w:val="nil"/>
              <w:bottom w:val="nil"/>
              <w:right w:val="nil"/>
            </w:tcBorders>
            <w:shd w:val="clear" w:color="auto" w:fill="auto"/>
            <w:noWrap/>
            <w:vAlign w:val="center"/>
            <w:hideMark/>
          </w:tcPr>
          <w:p w14:paraId="045191C7"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48522C79" w14:textId="56950339"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vAlign w:val="center"/>
            <w:hideMark/>
          </w:tcPr>
          <w:p w14:paraId="13810C1B" w14:textId="5E28A22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13</w:t>
            </w:r>
          </w:p>
        </w:tc>
        <w:tc>
          <w:tcPr>
            <w:tcW w:w="1200" w:type="dxa"/>
            <w:tcBorders>
              <w:top w:val="nil"/>
              <w:left w:val="nil"/>
              <w:bottom w:val="nil"/>
              <w:right w:val="nil"/>
            </w:tcBorders>
            <w:shd w:val="clear" w:color="auto" w:fill="auto"/>
            <w:vAlign w:val="center"/>
            <w:hideMark/>
          </w:tcPr>
          <w:p w14:paraId="58BA1BBC" w14:textId="17542D9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76C6D06A" w14:textId="576E2AE7" w:rsidR="00C07F28" w:rsidRPr="00C07F28" w:rsidRDefault="00C07F28" w:rsidP="00C07F28">
            <w:pPr>
              <w:spacing w:after="0" w:line="240" w:lineRule="auto"/>
              <w:jc w:val="center"/>
              <w:rPr>
                <w:rFonts w:ascii="Times" w:eastAsia="Times New Roman" w:hAnsi="Times" w:cs="Times New Roman"/>
                <w:i/>
                <w:iCs/>
                <w:color w:val="000000"/>
                <w:lang w:eastAsia="es-ES"/>
              </w:rPr>
            </w:pPr>
            <w:r w:rsidRPr="00C07F28">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C07F28">
              <w:rPr>
                <w:rFonts w:ascii="Times" w:eastAsia="Times New Roman" w:hAnsi="Times" w:cs="Times New Roman"/>
                <w:i/>
                <w:iCs/>
                <w:color w:val="000000"/>
                <w:lang w:eastAsia="es-ES"/>
              </w:rPr>
              <w:t>34</w:t>
            </w:r>
          </w:p>
        </w:tc>
        <w:tc>
          <w:tcPr>
            <w:tcW w:w="1200" w:type="dxa"/>
            <w:tcBorders>
              <w:top w:val="nil"/>
              <w:left w:val="nil"/>
              <w:bottom w:val="nil"/>
              <w:right w:val="nil"/>
            </w:tcBorders>
            <w:shd w:val="clear" w:color="auto" w:fill="auto"/>
            <w:noWrap/>
            <w:vAlign w:val="center"/>
            <w:hideMark/>
          </w:tcPr>
          <w:p w14:paraId="44365989" w14:textId="5AC0948C"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7415AD51" w14:textId="59C315C5"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7EA6E060" w14:textId="730A5C2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62FACEEA" w14:textId="31D6718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91</w:t>
            </w:r>
          </w:p>
        </w:tc>
        <w:tc>
          <w:tcPr>
            <w:tcW w:w="1200" w:type="dxa"/>
            <w:tcBorders>
              <w:top w:val="nil"/>
              <w:left w:val="nil"/>
              <w:bottom w:val="nil"/>
              <w:right w:val="nil"/>
            </w:tcBorders>
            <w:shd w:val="clear" w:color="auto" w:fill="auto"/>
            <w:noWrap/>
            <w:vAlign w:val="center"/>
            <w:hideMark/>
          </w:tcPr>
          <w:p w14:paraId="4AE0D394" w14:textId="4E4822D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2E21B62C" w14:textId="1B12E76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05</w:t>
            </w:r>
          </w:p>
        </w:tc>
      </w:tr>
      <w:tr w:rsidR="00C07F28" w:rsidRPr="00C07F28" w14:paraId="4FF23C6D" w14:textId="77777777" w:rsidTr="00136EFC">
        <w:trPr>
          <w:trHeight w:val="315"/>
        </w:trPr>
        <w:tc>
          <w:tcPr>
            <w:tcW w:w="1094" w:type="dxa"/>
            <w:vMerge/>
            <w:tcBorders>
              <w:top w:val="nil"/>
              <w:left w:val="nil"/>
              <w:bottom w:val="single" w:sz="4" w:space="0" w:color="auto"/>
              <w:right w:val="nil"/>
            </w:tcBorders>
            <w:vAlign w:val="center"/>
            <w:hideMark/>
          </w:tcPr>
          <w:p w14:paraId="3A9BDA88"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081B611C"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D693083" w14:textId="14E61DA1"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6776D40D" w14:textId="5F6FF09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54B1D4FB" w14:textId="5E5CBEC8"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45448E5B" w14:textId="29F6638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7216057C" w14:textId="7C04D6AB"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1DD4A60" w14:textId="4E58372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317B271B" w14:textId="6EBE5D2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5C9815AB" w14:textId="491C3C4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85</w:t>
            </w:r>
          </w:p>
        </w:tc>
        <w:tc>
          <w:tcPr>
            <w:tcW w:w="1200" w:type="dxa"/>
            <w:tcBorders>
              <w:top w:val="nil"/>
              <w:left w:val="nil"/>
              <w:bottom w:val="single" w:sz="8" w:space="0" w:color="auto"/>
              <w:right w:val="nil"/>
            </w:tcBorders>
            <w:shd w:val="clear" w:color="auto" w:fill="auto"/>
            <w:noWrap/>
            <w:vAlign w:val="center"/>
            <w:hideMark/>
          </w:tcPr>
          <w:p w14:paraId="51841950" w14:textId="4F8A927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5</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53CBE3E2" w14:textId="122750E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r>
      <w:tr w:rsidR="00C07F28" w:rsidRPr="00C07F28" w14:paraId="6525ED23"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1B050DF2"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G</w:t>
            </w:r>
          </w:p>
        </w:tc>
        <w:tc>
          <w:tcPr>
            <w:tcW w:w="580" w:type="dxa"/>
            <w:tcBorders>
              <w:top w:val="nil"/>
              <w:left w:val="nil"/>
              <w:bottom w:val="nil"/>
              <w:right w:val="nil"/>
            </w:tcBorders>
            <w:shd w:val="clear" w:color="auto" w:fill="auto"/>
            <w:noWrap/>
            <w:vAlign w:val="center"/>
            <w:hideMark/>
          </w:tcPr>
          <w:p w14:paraId="2BF4C96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68DFD2CE" w14:textId="7E47CBE9"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vAlign w:val="center"/>
            <w:hideMark/>
          </w:tcPr>
          <w:p w14:paraId="6DA706DE" w14:textId="364C4776"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10</w:t>
            </w:r>
          </w:p>
        </w:tc>
        <w:tc>
          <w:tcPr>
            <w:tcW w:w="1200" w:type="dxa"/>
            <w:tcBorders>
              <w:top w:val="nil"/>
              <w:left w:val="nil"/>
              <w:bottom w:val="nil"/>
              <w:right w:val="nil"/>
            </w:tcBorders>
            <w:shd w:val="clear" w:color="auto" w:fill="auto"/>
            <w:vAlign w:val="center"/>
            <w:hideMark/>
          </w:tcPr>
          <w:p w14:paraId="3BBF7147" w14:textId="64EFA44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A698995" w14:textId="688B1165"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7DCFFC55" w14:textId="0FC3C64A"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2F10359A" w14:textId="223FE953"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1BE51E01" w14:textId="1A57E6E5"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24</w:t>
            </w:r>
          </w:p>
        </w:tc>
        <w:tc>
          <w:tcPr>
            <w:tcW w:w="1200" w:type="dxa"/>
            <w:tcBorders>
              <w:top w:val="nil"/>
              <w:left w:val="nil"/>
              <w:bottom w:val="nil"/>
              <w:right w:val="nil"/>
            </w:tcBorders>
            <w:shd w:val="clear" w:color="auto" w:fill="auto"/>
            <w:noWrap/>
            <w:vAlign w:val="center"/>
            <w:hideMark/>
          </w:tcPr>
          <w:p w14:paraId="3FBCC3A9" w14:textId="238A9CF5"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52</w:t>
            </w:r>
          </w:p>
        </w:tc>
        <w:tc>
          <w:tcPr>
            <w:tcW w:w="1200" w:type="dxa"/>
            <w:tcBorders>
              <w:top w:val="nil"/>
              <w:left w:val="nil"/>
              <w:bottom w:val="nil"/>
              <w:right w:val="nil"/>
            </w:tcBorders>
            <w:shd w:val="clear" w:color="auto" w:fill="auto"/>
            <w:noWrap/>
            <w:vAlign w:val="center"/>
            <w:hideMark/>
          </w:tcPr>
          <w:p w14:paraId="47AB062E" w14:textId="784CDF1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92</w:t>
            </w:r>
          </w:p>
        </w:tc>
        <w:tc>
          <w:tcPr>
            <w:tcW w:w="1200" w:type="dxa"/>
            <w:tcBorders>
              <w:top w:val="nil"/>
              <w:left w:val="nil"/>
              <w:bottom w:val="nil"/>
              <w:right w:val="nil"/>
            </w:tcBorders>
            <w:shd w:val="clear" w:color="auto" w:fill="auto"/>
            <w:noWrap/>
            <w:vAlign w:val="center"/>
            <w:hideMark/>
          </w:tcPr>
          <w:p w14:paraId="0719001C" w14:textId="1667F72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84</w:t>
            </w:r>
          </w:p>
        </w:tc>
      </w:tr>
      <w:tr w:rsidR="00C07F28" w:rsidRPr="00C07F28" w14:paraId="75CB8421" w14:textId="77777777" w:rsidTr="00136EFC">
        <w:trPr>
          <w:trHeight w:val="315"/>
        </w:trPr>
        <w:tc>
          <w:tcPr>
            <w:tcW w:w="1094" w:type="dxa"/>
            <w:vMerge/>
            <w:tcBorders>
              <w:top w:val="nil"/>
              <w:left w:val="nil"/>
              <w:bottom w:val="single" w:sz="4" w:space="0" w:color="auto"/>
              <w:right w:val="nil"/>
            </w:tcBorders>
            <w:vAlign w:val="center"/>
            <w:hideMark/>
          </w:tcPr>
          <w:p w14:paraId="7B07560A"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37CC746"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4F5BC32" w14:textId="5D86E62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224195FE" w14:textId="301749E5"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49240438" w14:textId="63C8EB35"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5C2B51C" w14:textId="0F86184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33</w:t>
            </w:r>
          </w:p>
        </w:tc>
        <w:tc>
          <w:tcPr>
            <w:tcW w:w="1200" w:type="dxa"/>
            <w:tcBorders>
              <w:top w:val="nil"/>
              <w:left w:val="nil"/>
              <w:bottom w:val="single" w:sz="8" w:space="0" w:color="auto"/>
              <w:right w:val="nil"/>
            </w:tcBorders>
            <w:shd w:val="clear" w:color="auto" w:fill="auto"/>
            <w:noWrap/>
            <w:vAlign w:val="center"/>
            <w:hideMark/>
          </w:tcPr>
          <w:p w14:paraId="19AAA1B4" w14:textId="7FBF0FC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420A4883" w14:textId="649BE084"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1F8CA66E" w14:textId="05A24164"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71D97F75" w14:textId="436005F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48</w:t>
            </w:r>
          </w:p>
        </w:tc>
        <w:tc>
          <w:tcPr>
            <w:tcW w:w="1200" w:type="dxa"/>
            <w:tcBorders>
              <w:top w:val="nil"/>
              <w:left w:val="nil"/>
              <w:bottom w:val="single" w:sz="8" w:space="0" w:color="auto"/>
              <w:right w:val="nil"/>
            </w:tcBorders>
            <w:shd w:val="clear" w:color="auto" w:fill="auto"/>
            <w:noWrap/>
            <w:vAlign w:val="center"/>
            <w:hideMark/>
          </w:tcPr>
          <w:p w14:paraId="3FFB9FDE" w14:textId="05BEF3A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87</w:t>
            </w:r>
          </w:p>
        </w:tc>
        <w:tc>
          <w:tcPr>
            <w:tcW w:w="1200" w:type="dxa"/>
            <w:tcBorders>
              <w:top w:val="nil"/>
              <w:left w:val="nil"/>
              <w:bottom w:val="single" w:sz="8" w:space="0" w:color="auto"/>
              <w:right w:val="nil"/>
            </w:tcBorders>
            <w:shd w:val="clear" w:color="auto" w:fill="auto"/>
            <w:noWrap/>
            <w:vAlign w:val="center"/>
            <w:hideMark/>
          </w:tcPr>
          <w:p w14:paraId="3330E4EF" w14:textId="0713DB2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95</w:t>
            </w:r>
          </w:p>
        </w:tc>
      </w:tr>
      <w:tr w:rsidR="00C07F28" w:rsidRPr="00C07F28" w14:paraId="6A6C5F02"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1B98E7FE"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H</w:t>
            </w:r>
          </w:p>
        </w:tc>
        <w:tc>
          <w:tcPr>
            <w:tcW w:w="580" w:type="dxa"/>
            <w:tcBorders>
              <w:top w:val="nil"/>
              <w:left w:val="nil"/>
              <w:bottom w:val="nil"/>
              <w:right w:val="nil"/>
            </w:tcBorders>
            <w:shd w:val="clear" w:color="auto" w:fill="auto"/>
            <w:noWrap/>
            <w:vAlign w:val="center"/>
            <w:hideMark/>
          </w:tcPr>
          <w:p w14:paraId="5408B471"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6CFF4397" w14:textId="4B48FA7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vAlign w:val="center"/>
            <w:hideMark/>
          </w:tcPr>
          <w:p w14:paraId="17D0F151" w14:textId="747ACB9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16</w:t>
            </w:r>
          </w:p>
        </w:tc>
        <w:tc>
          <w:tcPr>
            <w:tcW w:w="1200" w:type="dxa"/>
            <w:tcBorders>
              <w:top w:val="nil"/>
              <w:left w:val="nil"/>
              <w:bottom w:val="nil"/>
              <w:right w:val="nil"/>
            </w:tcBorders>
            <w:shd w:val="clear" w:color="auto" w:fill="auto"/>
            <w:vAlign w:val="center"/>
            <w:hideMark/>
          </w:tcPr>
          <w:p w14:paraId="45C674D6" w14:textId="6406839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697D095C" w14:textId="7FAAA616"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7CDD0388" w14:textId="6D7C3139"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45DD74F0" w14:textId="58DE0672"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5BDBF0AE" w14:textId="1464536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1FAD26B8" w14:textId="4CE2DFA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50B31CB6" w14:textId="5D5B4284"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80</w:t>
            </w:r>
          </w:p>
        </w:tc>
        <w:tc>
          <w:tcPr>
            <w:tcW w:w="1200" w:type="dxa"/>
            <w:tcBorders>
              <w:top w:val="nil"/>
              <w:left w:val="nil"/>
              <w:bottom w:val="nil"/>
              <w:right w:val="nil"/>
            </w:tcBorders>
            <w:shd w:val="clear" w:color="auto" w:fill="auto"/>
            <w:noWrap/>
            <w:vAlign w:val="center"/>
            <w:hideMark/>
          </w:tcPr>
          <w:p w14:paraId="026150FB" w14:textId="38DF25D3"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41</w:t>
            </w:r>
          </w:p>
        </w:tc>
      </w:tr>
      <w:tr w:rsidR="00C07F28" w:rsidRPr="00C07F28" w14:paraId="3764D5A7" w14:textId="77777777" w:rsidTr="00136EFC">
        <w:trPr>
          <w:trHeight w:val="315"/>
        </w:trPr>
        <w:tc>
          <w:tcPr>
            <w:tcW w:w="1094" w:type="dxa"/>
            <w:vMerge/>
            <w:tcBorders>
              <w:top w:val="nil"/>
              <w:left w:val="nil"/>
              <w:bottom w:val="single" w:sz="4" w:space="0" w:color="auto"/>
              <w:right w:val="nil"/>
            </w:tcBorders>
            <w:vAlign w:val="center"/>
            <w:hideMark/>
          </w:tcPr>
          <w:p w14:paraId="5A85C7EA"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595333F9"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7FDBABC" w14:textId="11CAD8E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0BF1B1FD" w14:textId="6E45982A"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5245FBC5" w14:textId="2A3F0D23"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61D88BA2" w14:textId="0AF78AEB"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4B71A23D" w14:textId="6AB9FC12"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6169D693" w14:textId="62FFD4D5"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3459AC21" w14:textId="686ADED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6F2D48F3" w14:textId="156D35E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76</w:t>
            </w:r>
          </w:p>
        </w:tc>
        <w:tc>
          <w:tcPr>
            <w:tcW w:w="1200" w:type="dxa"/>
            <w:tcBorders>
              <w:top w:val="nil"/>
              <w:left w:val="nil"/>
              <w:bottom w:val="single" w:sz="8" w:space="0" w:color="auto"/>
              <w:right w:val="nil"/>
            </w:tcBorders>
            <w:shd w:val="clear" w:color="auto" w:fill="auto"/>
            <w:noWrap/>
            <w:vAlign w:val="center"/>
            <w:hideMark/>
          </w:tcPr>
          <w:p w14:paraId="37547FC0" w14:textId="7D04577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43</w:t>
            </w:r>
          </w:p>
        </w:tc>
        <w:tc>
          <w:tcPr>
            <w:tcW w:w="1200" w:type="dxa"/>
            <w:tcBorders>
              <w:top w:val="nil"/>
              <w:left w:val="nil"/>
              <w:bottom w:val="single" w:sz="8" w:space="0" w:color="auto"/>
              <w:right w:val="nil"/>
            </w:tcBorders>
            <w:shd w:val="clear" w:color="auto" w:fill="auto"/>
            <w:noWrap/>
            <w:vAlign w:val="center"/>
            <w:hideMark/>
          </w:tcPr>
          <w:p w14:paraId="3FB5AAC3" w14:textId="36963850"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73</w:t>
            </w:r>
          </w:p>
        </w:tc>
      </w:tr>
      <w:tr w:rsidR="00C07F28" w:rsidRPr="00C07F28" w14:paraId="4A05538B"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32654734"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I</w:t>
            </w:r>
          </w:p>
        </w:tc>
        <w:tc>
          <w:tcPr>
            <w:tcW w:w="580" w:type="dxa"/>
            <w:tcBorders>
              <w:top w:val="nil"/>
              <w:left w:val="nil"/>
              <w:bottom w:val="nil"/>
              <w:right w:val="nil"/>
            </w:tcBorders>
            <w:shd w:val="clear" w:color="auto" w:fill="auto"/>
            <w:noWrap/>
            <w:vAlign w:val="center"/>
            <w:hideMark/>
          </w:tcPr>
          <w:p w14:paraId="72696011"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4F9765A2" w14:textId="2C185E8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13</w:t>
            </w:r>
          </w:p>
        </w:tc>
        <w:tc>
          <w:tcPr>
            <w:tcW w:w="1200" w:type="dxa"/>
            <w:tcBorders>
              <w:top w:val="nil"/>
              <w:left w:val="nil"/>
              <w:bottom w:val="nil"/>
              <w:right w:val="nil"/>
            </w:tcBorders>
            <w:shd w:val="clear" w:color="auto" w:fill="auto"/>
            <w:vAlign w:val="center"/>
            <w:hideMark/>
          </w:tcPr>
          <w:p w14:paraId="7E22E29F" w14:textId="3E9626F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vAlign w:val="center"/>
            <w:hideMark/>
          </w:tcPr>
          <w:p w14:paraId="1B5CE7BF" w14:textId="4E4193E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56335923" w14:textId="24B2F133"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0AEF69E3" w14:textId="33153BB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DBDD899" w14:textId="3FEBA16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noWrap/>
            <w:vAlign w:val="center"/>
            <w:hideMark/>
          </w:tcPr>
          <w:p w14:paraId="172B22BA" w14:textId="443AEE7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CDFF570" w14:textId="57DA1B79"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24</w:t>
            </w:r>
          </w:p>
        </w:tc>
        <w:tc>
          <w:tcPr>
            <w:tcW w:w="1200" w:type="dxa"/>
            <w:tcBorders>
              <w:top w:val="nil"/>
              <w:left w:val="nil"/>
              <w:bottom w:val="nil"/>
              <w:right w:val="nil"/>
            </w:tcBorders>
            <w:shd w:val="clear" w:color="auto" w:fill="auto"/>
            <w:noWrap/>
            <w:vAlign w:val="center"/>
            <w:hideMark/>
          </w:tcPr>
          <w:p w14:paraId="66D7A88B" w14:textId="35BFB00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7A69DB0C" w14:textId="2FA533A7"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60</w:t>
            </w:r>
          </w:p>
        </w:tc>
      </w:tr>
      <w:tr w:rsidR="00C07F28" w:rsidRPr="00C07F28" w14:paraId="5A5E42DA" w14:textId="77777777" w:rsidTr="00136EFC">
        <w:trPr>
          <w:trHeight w:val="315"/>
        </w:trPr>
        <w:tc>
          <w:tcPr>
            <w:tcW w:w="1094" w:type="dxa"/>
            <w:vMerge/>
            <w:tcBorders>
              <w:top w:val="nil"/>
              <w:left w:val="nil"/>
              <w:bottom w:val="single" w:sz="4" w:space="0" w:color="auto"/>
              <w:right w:val="nil"/>
            </w:tcBorders>
            <w:vAlign w:val="center"/>
            <w:hideMark/>
          </w:tcPr>
          <w:p w14:paraId="4962E2D2"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1A47EA2"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E9AFFB7" w14:textId="7EF56C24"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2B50FADB" w14:textId="216B3F4C"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CB46232" w14:textId="771F140B"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0F2812AD" w14:textId="7E24BB80"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0F6129A7" w14:textId="6C63FF2F"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1D87A4FE" w14:textId="18719ADB"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77D15606" w14:textId="36A8D2DC"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34DE1566" w14:textId="00DF56D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46E7AF37" w14:textId="1152006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41399D8F" w14:textId="2C84C4E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64</w:t>
            </w:r>
          </w:p>
        </w:tc>
      </w:tr>
      <w:tr w:rsidR="00C07F28" w:rsidRPr="00C07F28" w14:paraId="7E7298A2"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6D377F1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J</w:t>
            </w:r>
          </w:p>
        </w:tc>
        <w:tc>
          <w:tcPr>
            <w:tcW w:w="580" w:type="dxa"/>
            <w:tcBorders>
              <w:top w:val="nil"/>
              <w:left w:val="nil"/>
              <w:bottom w:val="nil"/>
              <w:right w:val="nil"/>
            </w:tcBorders>
            <w:shd w:val="clear" w:color="auto" w:fill="auto"/>
            <w:noWrap/>
            <w:vAlign w:val="center"/>
            <w:hideMark/>
          </w:tcPr>
          <w:p w14:paraId="05142DD1"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722E59E7" w14:textId="53A562F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12</w:t>
            </w:r>
          </w:p>
        </w:tc>
        <w:tc>
          <w:tcPr>
            <w:tcW w:w="1200" w:type="dxa"/>
            <w:tcBorders>
              <w:top w:val="nil"/>
              <w:left w:val="nil"/>
              <w:bottom w:val="nil"/>
              <w:right w:val="nil"/>
            </w:tcBorders>
            <w:shd w:val="clear" w:color="auto" w:fill="auto"/>
            <w:vAlign w:val="center"/>
            <w:hideMark/>
          </w:tcPr>
          <w:p w14:paraId="773BEED9" w14:textId="60A8092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vAlign w:val="center"/>
            <w:hideMark/>
          </w:tcPr>
          <w:p w14:paraId="5146E54E" w14:textId="03564C1D"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7D7BF86" w14:textId="00D30D8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30</w:t>
            </w:r>
          </w:p>
        </w:tc>
        <w:tc>
          <w:tcPr>
            <w:tcW w:w="1200" w:type="dxa"/>
            <w:tcBorders>
              <w:top w:val="nil"/>
              <w:left w:val="nil"/>
              <w:bottom w:val="nil"/>
              <w:right w:val="nil"/>
            </w:tcBorders>
            <w:shd w:val="clear" w:color="auto" w:fill="auto"/>
            <w:noWrap/>
            <w:vAlign w:val="center"/>
            <w:hideMark/>
          </w:tcPr>
          <w:p w14:paraId="1ADB3785" w14:textId="179BFA7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noWrap/>
            <w:vAlign w:val="center"/>
            <w:hideMark/>
          </w:tcPr>
          <w:p w14:paraId="66EDB9DD" w14:textId="1A7FEE8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900373D" w14:textId="5D2EC423"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285404D7" w14:textId="0C7457F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53</w:t>
            </w:r>
          </w:p>
        </w:tc>
        <w:tc>
          <w:tcPr>
            <w:tcW w:w="1200" w:type="dxa"/>
            <w:tcBorders>
              <w:top w:val="nil"/>
              <w:left w:val="nil"/>
              <w:bottom w:val="nil"/>
              <w:right w:val="nil"/>
            </w:tcBorders>
            <w:shd w:val="clear" w:color="auto" w:fill="auto"/>
            <w:noWrap/>
            <w:vAlign w:val="center"/>
            <w:hideMark/>
          </w:tcPr>
          <w:p w14:paraId="3A4A723D" w14:textId="0488161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78</w:t>
            </w:r>
          </w:p>
        </w:tc>
        <w:tc>
          <w:tcPr>
            <w:tcW w:w="1200" w:type="dxa"/>
            <w:tcBorders>
              <w:top w:val="nil"/>
              <w:left w:val="nil"/>
              <w:bottom w:val="nil"/>
              <w:right w:val="nil"/>
            </w:tcBorders>
            <w:shd w:val="clear" w:color="auto" w:fill="auto"/>
            <w:noWrap/>
            <w:vAlign w:val="center"/>
            <w:hideMark/>
          </w:tcPr>
          <w:p w14:paraId="550D6899" w14:textId="72169F6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46</w:t>
            </w:r>
          </w:p>
        </w:tc>
      </w:tr>
      <w:tr w:rsidR="00C07F28" w:rsidRPr="00C07F28" w14:paraId="071039A1" w14:textId="77777777" w:rsidTr="00136EFC">
        <w:trPr>
          <w:trHeight w:val="315"/>
        </w:trPr>
        <w:tc>
          <w:tcPr>
            <w:tcW w:w="1094" w:type="dxa"/>
            <w:vMerge/>
            <w:tcBorders>
              <w:top w:val="nil"/>
              <w:left w:val="nil"/>
              <w:bottom w:val="single" w:sz="4" w:space="0" w:color="auto"/>
              <w:right w:val="nil"/>
            </w:tcBorders>
            <w:vAlign w:val="center"/>
            <w:hideMark/>
          </w:tcPr>
          <w:p w14:paraId="0D568401"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4B12C54C"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A27D186" w14:textId="3882F79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549DBE25" w14:textId="37E7FA1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429481AF" w14:textId="38A4BC7D"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563FF429" w14:textId="7FCE9D11"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6E869DB6" w14:textId="45EA8D8E"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3D5D40A2" w14:textId="4A09B50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3D8567E2" w14:textId="30DA7E6C"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41EF2B8F" w14:textId="6E4037B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70</w:t>
            </w:r>
          </w:p>
        </w:tc>
        <w:tc>
          <w:tcPr>
            <w:tcW w:w="1200" w:type="dxa"/>
            <w:tcBorders>
              <w:top w:val="nil"/>
              <w:left w:val="nil"/>
              <w:bottom w:val="single" w:sz="8" w:space="0" w:color="auto"/>
              <w:right w:val="nil"/>
            </w:tcBorders>
            <w:shd w:val="clear" w:color="auto" w:fill="auto"/>
            <w:noWrap/>
            <w:vAlign w:val="center"/>
            <w:hideMark/>
          </w:tcPr>
          <w:p w14:paraId="0F66DA5A" w14:textId="5C59D61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27</w:t>
            </w:r>
          </w:p>
        </w:tc>
        <w:tc>
          <w:tcPr>
            <w:tcW w:w="1200" w:type="dxa"/>
            <w:tcBorders>
              <w:top w:val="nil"/>
              <w:left w:val="nil"/>
              <w:bottom w:val="single" w:sz="8" w:space="0" w:color="auto"/>
              <w:right w:val="nil"/>
            </w:tcBorders>
            <w:shd w:val="clear" w:color="auto" w:fill="auto"/>
            <w:noWrap/>
            <w:vAlign w:val="center"/>
            <w:hideMark/>
          </w:tcPr>
          <w:p w14:paraId="77D37A85" w14:textId="571D3C6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18</w:t>
            </w:r>
          </w:p>
        </w:tc>
      </w:tr>
      <w:tr w:rsidR="00C07F28" w:rsidRPr="00C07F28" w14:paraId="263B2835" w14:textId="77777777" w:rsidTr="00136EFC">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147F8BF7"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K</w:t>
            </w:r>
          </w:p>
        </w:tc>
        <w:tc>
          <w:tcPr>
            <w:tcW w:w="580" w:type="dxa"/>
            <w:tcBorders>
              <w:top w:val="nil"/>
              <w:left w:val="nil"/>
              <w:bottom w:val="nil"/>
              <w:right w:val="nil"/>
            </w:tcBorders>
            <w:shd w:val="clear" w:color="auto" w:fill="auto"/>
            <w:noWrap/>
            <w:vAlign w:val="center"/>
            <w:hideMark/>
          </w:tcPr>
          <w:p w14:paraId="7C29383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545EFD6F" w14:textId="4B9D4BB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18</w:t>
            </w:r>
          </w:p>
        </w:tc>
        <w:tc>
          <w:tcPr>
            <w:tcW w:w="1200" w:type="dxa"/>
            <w:tcBorders>
              <w:top w:val="nil"/>
              <w:left w:val="nil"/>
              <w:bottom w:val="nil"/>
              <w:right w:val="nil"/>
            </w:tcBorders>
            <w:shd w:val="clear" w:color="auto" w:fill="auto"/>
            <w:vAlign w:val="center"/>
            <w:hideMark/>
          </w:tcPr>
          <w:p w14:paraId="5B2D689C" w14:textId="07E9714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06</w:t>
            </w:r>
          </w:p>
        </w:tc>
        <w:tc>
          <w:tcPr>
            <w:tcW w:w="1200" w:type="dxa"/>
            <w:tcBorders>
              <w:top w:val="nil"/>
              <w:left w:val="nil"/>
              <w:bottom w:val="nil"/>
              <w:right w:val="nil"/>
            </w:tcBorders>
            <w:shd w:val="clear" w:color="auto" w:fill="auto"/>
            <w:vAlign w:val="center"/>
            <w:hideMark/>
          </w:tcPr>
          <w:p w14:paraId="781307FA" w14:textId="4D1A78B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0D2603D3" w14:textId="0C87E39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80</w:t>
            </w:r>
          </w:p>
        </w:tc>
        <w:tc>
          <w:tcPr>
            <w:tcW w:w="1200" w:type="dxa"/>
            <w:tcBorders>
              <w:top w:val="nil"/>
              <w:left w:val="nil"/>
              <w:bottom w:val="nil"/>
              <w:right w:val="nil"/>
            </w:tcBorders>
            <w:shd w:val="clear" w:color="auto" w:fill="auto"/>
            <w:noWrap/>
            <w:vAlign w:val="center"/>
            <w:hideMark/>
          </w:tcPr>
          <w:p w14:paraId="066D6ED4" w14:textId="54ADEDAC"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F415ED5" w14:textId="6AA5FF9E"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79DFE479" w14:textId="6FAC646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65</w:t>
            </w:r>
          </w:p>
        </w:tc>
        <w:tc>
          <w:tcPr>
            <w:tcW w:w="1200" w:type="dxa"/>
            <w:tcBorders>
              <w:top w:val="nil"/>
              <w:left w:val="nil"/>
              <w:bottom w:val="nil"/>
              <w:right w:val="nil"/>
            </w:tcBorders>
            <w:shd w:val="clear" w:color="auto" w:fill="auto"/>
            <w:noWrap/>
            <w:vAlign w:val="center"/>
            <w:hideMark/>
          </w:tcPr>
          <w:p w14:paraId="1D4CE0A8" w14:textId="64A7B54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17</w:t>
            </w:r>
          </w:p>
        </w:tc>
        <w:tc>
          <w:tcPr>
            <w:tcW w:w="1200" w:type="dxa"/>
            <w:tcBorders>
              <w:top w:val="nil"/>
              <w:left w:val="nil"/>
              <w:bottom w:val="nil"/>
              <w:right w:val="nil"/>
            </w:tcBorders>
            <w:shd w:val="clear" w:color="auto" w:fill="auto"/>
            <w:noWrap/>
            <w:vAlign w:val="center"/>
            <w:hideMark/>
          </w:tcPr>
          <w:p w14:paraId="295359AF" w14:textId="588B7955"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9</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7DA46171" w14:textId="0788A13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52</w:t>
            </w:r>
          </w:p>
        </w:tc>
      </w:tr>
      <w:tr w:rsidR="00C07F28" w:rsidRPr="00C07F28" w14:paraId="0EB85983" w14:textId="77777777" w:rsidTr="003D1A99">
        <w:tblPrEx>
          <w:tblW w:w="13674" w:type="dxa"/>
          <w:tblInd w:w="55" w:type="dxa"/>
          <w:tblCellMar>
            <w:left w:w="70" w:type="dxa"/>
            <w:right w:w="70" w:type="dxa"/>
          </w:tblCellMar>
          <w:tblPrExChange w:id="775" w:author="Alicia" w:date="2016-05-19T14:10:00Z">
            <w:tblPrEx>
              <w:tblW w:w="13674" w:type="dxa"/>
              <w:tblInd w:w="55" w:type="dxa"/>
              <w:tblCellMar>
                <w:left w:w="70" w:type="dxa"/>
                <w:right w:w="70" w:type="dxa"/>
              </w:tblCellMar>
            </w:tblPrEx>
          </w:tblPrExChange>
        </w:tblPrEx>
        <w:trPr>
          <w:trHeight w:val="315"/>
          <w:trPrChange w:id="776" w:author="Alicia" w:date="2016-05-19T14:10:00Z">
            <w:trPr>
              <w:trHeight w:val="315"/>
            </w:trPr>
          </w:trPrChange>
        </w:trPr>
        <w:tc>
          <w:tcPr>
            <w:tcW w:w="1094" w:type="dxa"/>
            <w:vMerge/>
            <w:tcBorders>
              <w:top w:val="nil"/>
              <w:left w:val="nil"/>
              <w:bottom w:val="single" w:sz="12" w:space="0" w:color="auto"/>
              <w:right w:val="nil"/>
            </w:tcBorders>
            <w:vAlign w:val="center"/>
            <w:hideMark/>
            <w:tcPrChange w:id="777" w:author="Alicia" w:date="2016-05-19T14:10:00Z">
              <w:tcPr>
                <w:tcW w:w="1094" w:type="dxa"/>
                <w:vMerge/>
                <w:tcBorders>
                  <w:top w:val="nil"/>
                  <w:left w:val="nil"/>
                  <w:bottom w:val="single" w:sz="12" w:space="0" w:color="auto"/>
                  <w:right w:val="nil"/>
                </w:tcBorders>
                <w:vAlign w:val="center"/>
                <w:hideMark/>
              </w:tcPr>
            </w:tcPrChange>
          </w:tcPr>
          <w:p w14:paraId="46825258"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12" w:space="0" w:color="auto"/>
              <w:right w:val="nil"/>
            </w:tcBorders>
            <w:shd w:val="clear" w:color="auto" w:fill="auto"/>
            <w:noWrap/>
            <w:vAlign w:val="center"/>
            <w:hideMark/>
            <w:tcPrChange w:id="778" w:author="Alicia" w:date="2016-05-19T14:10:00Z">
              <w:tcPr>
                <w:tcW w:w="580" w:type="dxa"/>
                <w:tcBorders>
                  <w:top w:val="nil"/>
                  <w:left w:val="nil"/>
                  <w:bottom w:val="single" w:sz="12" w:space="0" w:color="auto"/>
                  <w:right w:val="nil"/>
                </w:tcBorders>
                <w:shd w:val="clear" w:color="auto" w:fill="auto"/>
                <w:noWrap/>
                <w:vAlign w:val="center"/>
                <w:hideMark/>
              </w:tcPr>
            </w:tcPrChange>
          </w:tcPr>
          <w:p w14:paraId="109DD2B0"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12" w:space="0" w:color="auto"/>
              <w:right w:val="nil"/>
            </w:tcBorders>
            <w:shd w:val="clear" w:color="auto" w:fill="auto"/>
            <w:noWrap/>
            <w:vAlign w:val="center"/>
            <w:hideMark/>
            <w:tcPrChange w:id="779" w:author="Alicia" w:date="2016-05-19T14:10:00Z">
              <w:tcPr>
                <w:tcW w:w="1200" w:type="dxa"/>
                <w:tcBorders>
                  <w:top w:val="nil"/>
                  <w:left w:val="nil"/>
                  <w:bottom w:val="single" w:sz="12" w:space="0" w:color="auto"/>
                  <w:right w:val="nil"/>
                </w:tcBorders>
                <w:shd w:val="clear" w:color="auto" w:fill="auto"/>
                <w:noWrap/>
                <w:vAlign w:val="center"/>
                <w:hideMark/>
              </w:tcPr>
            </w:tcPrChange>
          </w:tcPr>
          <w:p w14:paraId="11A85FD0" w14:textId="26A39BCD"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10</w:t>
            </w:r>
          </w:p>
        </w:tc>
        <w:tc>
          <w:tcPr>
            <w:tcW w:w="1200" w:type="dxa"/>
            <w:tcBorders>
              <w:top w:val="nil"/>
              <w:left w:val="nil"/>
              <w:bottom w:val="single" w:sz="12" w:space="0" w:color="auto"/>
              <w:right w:val="nil"/>
            </w:tcBorders>
            <w:shd w:val="clear" w:color="auto" w:fill="auto"/>
            <w:noWrap/>
            <w:vAlign w:val="center"/>
            <w:hideMark/>
            <w:tcPrChange w:id="780" w:author="Alicia" w:date="2016-05-19T14:10:00Z">
              <w:tcPr>
                <w:tcW w:w="1200" w:type="dxa"/>
                <w:tcBorders>
                  <w:top w:val="nil"/>
                  <w:left w:val="nil"/>
                  <w:bottom w:val="single" w:sz="12" w:space="0" w:color="auto"/>
                  <w:right w:val="nil"/>
                </w:tcBorders>
                <w:shd w:val="clear" w:color="auto" w:fill="auto"/>
                <w:noWrap/>
                <w:vAlign w:val="center"/>
                <w:hideMark/>
              </w:tcPr>
            </w:tcPrChange>
          </w:tcPr>
          <w:p w14:paraId="0370790C" w14:textId="31E200C2"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04</w:t>
            </w:r>
          </w:p>
        </w:tc>
        <w:tc>
          <w:tcPr>
            <w:tcW w:w="1200" w:type="dxa"/>
            <w:tcBorders>
              <w:top w:val="nil"/>
              <w:left w:val="nil"/>
              <w:bottom w:val="single" w:sz="12" w:space="0" w:color="auto"/>
              <w:right w:val="nil"/>
            </w:tcBorders>
            <w:shd w:val="clear" w:color="auto" w:fill="auto"/>
            <w:noWrap/>
            <w:vAlign w:val="center"/>
            <w:hideMark/>
            <w:tcPrChange w:id="781" w:author="Alicia" w:date="2016-05-19T14:10:00Z">
              <w:tcPr>
                <w:tcW w:w="1200" w:type="dxa"/>
                <w:tcBorders>
                  <w:top w:val="nil"/>
                  <w:left w:val="nil"/>
                  <w:bottom w:val="single" w:sz="12" w:space="0" w:color="auto"/>
                  <w:right w:val="nil"/>
                </w:tcBorders>
                <w:shd w:val="clear" w:color="auto" w:fill="auto"/>
                <w:noWrap/>
                <w:vAlign w:val="center"/>
                <w:hideMark/>
              </w:tcPr>
            </w:tcPrChange>
          </w:tcPr>
          <w:p w14:paraId="0CE0639B" w14:textId="36FBAF07"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02</w:t>
            </w:r>
          </w:p>
        </w:tc>
        <w:tc>
          <w:tcPr>
            <w:tcW w:w="1200" w:type="dxa"/>
            <w:tcBorders>
              <w:top w:val="nil"/>
              <w:left w:val="nil"/>
              <w:bottom w:val="single" w:sz="12" w:space="0" w:color="auto"/>
              <w:right w:val="nil"/>
            </w:tcBorders>
            <w:shd w:val="clear" w:color="auto" w:fill="auto"/>
            <w:noWrap/>
            <w:vAlign w:val="center"/>
            <w:hideMark/>
            <w:tcPrChange w:id="782" w:author="Alicia" w:date="2016-05-19T14:10:00Z">
              <w:tcPr>
                <w:tcW w:w="1200" w:type="dxa"/>
                <w:tcBorders>
                  <w:top w:val="nil"/>
                  <w:left w:val="nil"/>
                  <w:bottom w:val="single" w:sz="12" w:space="0" w:color="auto"/>
                  <w:right w:val="nil"/>
                </w:tcBorders>
                <w:shd w:val="clear" w:color="auto" w:fill="auto"/>
                <w:noWrap/>
                <w:vAlign w:val="center"/>
                <w:hideMark/>
              </w:tcPr>
            </w:tcPrChange>
          </w:tcPr>
          <w:p w14:paraId="1759E529" w14:textId="0DA8246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01</w:t>
            </w:r>
          </w:p>
        </w:tc>
        <w:tc>
          <w:tcPr>
            <w:tcW w:w="1200" w:type="dxa"/>
            <w:tcBorders>
              <w:top w:val="nil"/>
              <w:left w:val="nil"/>
              <w:bottom w:val="single" w:sz="12" w:space="0" w:color="auto"/>
              <w:right w:val="nil"/>
            </w:tcBorders>
            <w:shd w:val="clear" w:color="auto" w:fill="auto"/>
            <w:noWrap/>
            <w:vAlign w:val="center"/>
            <w:hideMark/>
            <w:tcPrChange w:id="783" w:author="Alicia" w:date="2016-05-19T14:10:00Z">
              <w:tcPr>
                <w:tcW w:w="1200" w:type="dxa"/>
                <w:tcBorders>
                  <w:top w:val="nil"/>
                  <w:left w:val="nil"/>
                  <w:bottom w:val="single" w:sz="12" w:space="0" w:color="auto"/>
                  <w:right w:val="nil"/>
                </w:tcBorders>
                <w:shd w:val="clear" w:color="auto" w:fill="auto"/>
                <w:noWrap/>
                <w:vAlign w:val="center"/>
                <w:hideMark/>
              </w:tcPr>
            </w:tcPrChange>
          </w:tcPr>
          <w:p w14:paraId="6EB9240B" w14:textId="023B668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12" w:space="0" w:color="auto"/>
              <w:right w:val="nil"/>
            </w:tcBorders>
            <w:shd w:val="clear" w:color="auto" w:fill="auto"/>
            <w:noWrap/>
            <w:vAlign w:val="center"/>
            <w:hideMark/>
            <w:tcPrChange w:id="784" w:author="Alicia" w:date="2016-05-19T14:10:00Z">
              <w:tcPr>
                <w:tcW w:w="1200" w:type="dxa"/>
                <w:tcBorders>
                  <w:top w:val="nil"/>
                  <w:left w:val="nil"/>
                  <w:bottom w:val="single" w:sz="12" w:space="0" w:color="auto"/>
                  <w:right w:val="nil"/>
                </w:tcBorders>
                <w:shd w:val="clear" w:color="auto" w:fill="auto"/>
                <w:noWrap/>
                <w:vAlign w:val="center"/>
                <w:hideMark/>
              </w:tcPr>
            </w:tcPrChange>
          </w:tcPr>
          <w:p w14:paraId="4FA8A525" w14:textId="65EA5DD2"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06</w:t>
            </w:r>
          </w:p>
        </w:tc>
        <w:tc>
          <w:tcPr>
            <w:tcW w:w="1200" w:type="dxa"/>
            <w:tcBorders>
              <w:top w:val="nil"/>
              <w:left w:val="nil"/>
              <w:bottom w:val="single" w:sz="12" w:space="0" w:color="auto"/>
              <w:right w:val="nil"/>
            </w:tcBorders>
            <w:shd w:val="clear" w:color="auto" w:fill="auto"/>
            <w:noWrap/>
            <w:vAlign w:val="center"/>
            <w:hideMark/>
            <w:tcPrChange w:id="785" w:author="Alicia" w:date="2016-05-19T14:10:00Z">
              <w:tcPr>
                <w:tcW w:w="1200" w:type="dxa"/>
                <w:tcBorders>
                  <w:top w:val="nil"/>
                  <w:left w:val="nil"/>
                  <w:bottom w:val="single" w:sz="12" w:space="0" w:color="auto"/>
                  <w:right w:val="nil"/>
                </w:tcBorders>
                <w:shd w:val="clear" w:color="auto" w:fill="auto"/>
                <w:noWrap/>
                <w:vAlign w:val="center"/>
                <w:hideMark/>
              </w:tcPr>
            </w:tcPrChange>
          </w:tcPr>
          <w:p w14:paraId="13D44C8B" w14:textId="00031022"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45</w:t>
            </w:r>
          </w:p>
        </w:tc>
        <w:tc>
          <w:tcPr>
            <w:tcW w:w="1200" w:type="dxa"/>
            <w:tcBorders>
              <w:top w:val="nil"/>
              <w:left w:val="nil"/>
              <w:bottom w:val="single" w:sz="12" w:space="0" w:color="auto"/>
              <w:right w:val="nil"/>
            </w:tcBorders>
            <w:shd w:val="clear" w:color="auto" w:fill="auto"/>
            <w:noWrap/>
            <w:vAlign w:val="center"/>
            <w:hideMark/>
            <w:tcPrChange w:id="786" w:author="Alicia" w:date="2016-05-19T14:10:00Z">
              <w:tcPr>
                <w:tcW w:w="1200" w:type="dxa"/>
                <w:tcBorders>
                  <w:top w:val="nil"/>
                  <w:left w:val="nil"/>
                  <w:bottom w:val="single" w:sz="12" w:space="0" w:color="auto"/>
                  <w:right w:val="nil"/>
                </w:tcBorders>
                <w:shd w:val="clear" w:color="auto" w:fill="auto"/>
                <w:noWrap/>
                <w:vAlign w:val="center"/>
                <w:hideMark/>
              </w:tcPr>
            </w:tcPrChange>
          </w:tcPr>
          <w:p w14:paraId="52892AA4" w14:textId="4BC3114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5</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40</w:t>
            </w:r>
          </w:p>
        </w:tc>
        <w:tc>
          <w:tcPr>
            <w:tcW w:w="1200" w:type="dxa"/>
            <w:tcBorders>
              <w:top w:val="nil"/>
              <w:left w:val="nil"/>
              <w:bottom w:val="single" w:sz="12" w:space="0" w:color="auto"/>
              <w:right w:val="nil"/>
            </w:tcBorders>
            <w:shd w:val="clear" w:color="auto" w:fill="auto"/>
            <w:noWrap/>
            <w:vAlign w:val="center"/>
            <w:hideMark/>
            <w:tcPrChange w:id="787" w:author="Alicia" w:date="2016-05-19T14:10:00Z">
              <w:tcPr>
                <w:tcW w:w="1200" w:type="dxa"/>
                <w:tcBorders>
                  <w:top w:val="nil"/>
                  <w:left w:val="nil"/>
                  <w:bottom w:val="single" w:sz="12" w:space="0" w:color="auto"/>
                  <w:right w:val="nil"/>
                </w:tcBorders>
                <w:shd w:val="clear" w:color="auto" w:fill="auto"/>
                <w:noWrap/>
                <w:vAlign w:val="center"/>
                <w:hideMark/>
              </w:tcPr>
            </w:tcPrChange>
          </w:tcPr>
          <w:p w14:paraId="7335AD9E" w14:textId="7D9C76E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05</w:t>
            </w:r>
          </w:p>
        </w:tc>
        <w:tc>
          <w:tcPr>
            <w:tcW w:w="1200" w:type="dxa"/>
            <w:tcBorders>
              <w:top w:val="nil"/>
              <w:left w:val="nil"/>
              <w:bottom w:val="single" w:sz="12" w:space="0" w:color="auto"/>
              <w:right w:val="nil"/>
            </w:tcBorders>
            <w:shd w:val="clear" w:color="auto" w:fill="auto"/>
            <w:noWrap/>
            <w:vAlign w:val="center"/>
            <w:hideMark/>
            <w:tcPrChange w:id="788" w:author="Alicia" w:date="2016-05-19T14:10:00Z">
              <w:tcPr>
                <w:tcW w:w="1200" w:type="dxa"/>
                <w:tcBorders>
                  <w:top w:val="nil"/>
                  <w:left w:val="nil"/>
                  <w:bottom w:val="single" w:sz="12" w:space="0" w:color="auto"/>
                  <w:right w:val="nil"/>
                </w:tcBorders>
                <w:shd w:val="clear" w:color="auto" w:fill="auto"/>
                <w:noWrap/>
                <w:vAlign w:val="center"/>
                <w:hideMark/>
              </w:tcPr>
            </w:tcPrChange>
          </w:tcPr>
          <w:p w14:paraId="6D5270A5" w14:textId="35EBAF7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57</w:t>
            </w:r>
          </w:p>
        </w:tc>
      </w:tr>
      <w:tr w:rsidR="003D1A99" w:rsidRPr="00C07F28" w14:paraId="0CA0ADC7" w14:textId="77777777" w:rsidTr="003D1A99">
        <w:trPr>
          <w:trHeight w:val="315"/>
        </w:trPr>
        <w:tc>
          <w:tcPr>
            <w:tcW w:w="1674" w:type="dxa"/>
            <w:gridSpan w:val="2"/>
            <w:tcBorders>
              <w:top w:val="single" w:sz="12" w:space="0" w:color="auto"/>
              <w:left w:val="nil"/>
              <w:bottom w:val="single" w:sz="12" w:space="0" w:color="auto"/>
              <w:right w:val="nil"/>
            </w:tcBorders>
            <w:vAlign w:val="center"/>
          </w:tcPr>
          <w:p w14:paraId="5AD731B5" w14:textId="1DDBC857" w:rsidR="003D1A99" w:rsidRPr="00C07F28" w:rsidRDefault="003D1A99" w:rsidP="00C07F28">
            <w:pPr>
              <w:spacing w:after="0" w:line="240" w:lineRule="auto"/>
              <w:jc w:val="center"/>
              <w:rPr>
                <w:rFonts w:ascii="Times New Roman" w:eastAsia="Times New Roman" w:hAnsi="Times New Roman" w:cs="Times New Roman"/>
                <w:color w:val="000000"/>
                <w:lang w:eastAsia="es-ES"/>
              </w:rPr>
            </w:pPr>
            <w:proofErr w:type="spellStart"/>
            <w:r>
              <w:rPr>
                <w:rFonts w:ascii="Times New Roman" w:eastAsia="Times New Roman" w:hAnsi="Times New Roman" w:cs="Times New Roman"/>
                <w:color w:val="000000"/>
                <w:lang w:eastAsia="es-ES"/>
              </w:rPr>
              <w:t>Averages</w:t>
            </w:r>
            <w:proofErr w:type="spellEnd"/>
          </w:p>
        </w:tc>
        <w:tc>
          <w:tcPr>
            <w:tcW w:w="1200" w:type="dxa"/>
            <w:tcBorders>
              <w:top w:val="single" w:sz="12" w:space="0" w:color="auto"/>
              <w:left w:val="nil"/>
              <w:bottom w:val="single" w:sz="12" w:space="0" w:color="auto"/>
              <w:right w:val="nil"/>
            </w:tcBorders>
            <w:shd w:val="clear" w:color="auto" w:fill="auto"/>
            <w:noWrap/>
            <w:vAlign w:val="center"/>
          </w:tcPr>
          <w:p w14:paraId="0C9ACACB" w14:textId="305F6F72"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0.09</w:t>
            </w:r>
          </w:p>
        </w:tc>
        <w:tc>
          <w:tcPr>
            <w:tcW w:w="1200" w:type="dxa"/>
            <w:tcBorders>
              <w:top w:val="single" w:sz="12" w:space="0" w:color="auto"/>
              <w:left w:val="nil"/>
              <w:bottom w:val="single" w:sz="12" w:space="0" w:color="auto"/>
              <w:right w:val="nil"/>
            </w:tcBorders>
            <w:shd w:val="clear" w:color="auto" w:fill="auto"/>
            <w:noWrap/>
            <w:vAlign w:val="center"/>
          </w:tcPr>
          <w:p w14:paraId="29627FA6" w14:textId="26B09087" w:rsidR="003D1A99" w:rsidRPr="00C07F28" w:rsidRDefault="003D1A99" w:rsidP="003D1A99">
            <w:pPr>
              <w:spacing w:after="0" w:line="240" w:lineRule="auto"/>
              <w:jc w:val="center"/>
              <w:rPr>
                <w:rFonts w:ascii="Times New Roman" w:eastAsia="Times New Roman" w:hAnsi="Times New Roman" w:cs="Times New Roman"/>
                <w:i/>
                <w:iCs/>
                <w:color w:val="000000"/>
                <w:lang w:eastAsia="es-ES"/>
              </w:rPr>
            </w:pPr>
            <w:r>
              <w:rPr>
                <w:rFonts w:ascii="Times" w:hAnsi="Times"/>
                <w:color w:val="000000"/>
              </w:rPr>
              <w:t>0.08</w:t>
            </w:r>
          </w:p>
        </w:tc>
        <w:tc>
          <w:tcPr>
            <w:tcW w:w="1200" w:type="dxa"/>
            <w:tcBorders>
              <w:top w:val="single" w:sz="12" w:space="0" w:color="auto"/>
              <w:left w:val="nil"/>
              <w:bottom w:val="single" w:sz="12" w:space="0" w:color="auto"/>
              <w:right w:val="nil"/>
            </w:tcBorders>
            <w:shd w:val="clear" w:color="auto" w:fill="auto"/>
            <w:noWrap/>
            <w:vAlign w:val="center"/>
          </w:tcPr>
          <w:p w14:paraId="42C7DC18" w14:textId="0A21C385" w:rsidR="003D1A99" w:rsidRPr="00C07F28" w:rsidRDefault="003D1A99" w:rsidP="003D1A99">
            <w:pPr>
              <w:spacing w:after="0" w:line="240" w:lineRule="auto"/>
              <w:jc w:val="center"/>
              <w:rPr>
                <w:rFonts w:ascii="Times New Roman" w:eastAsia="Times New Roman" w:hAnsi="Times New Roman" w:cs="Times New Roman"/>
                <w:i/>
                <w:iCs/>
                <w:color w:val="000000"/>
                <w:lang w:eastAsia="es-ES"/>
              </w:rPr>
            </w:pPr>
            <w:r>
              <w:rPr>
                <w:rFonts w:ascii="Times" w:hAnsi="Times"/>
                <w:color w:val="000000"/>
              </w:rPr>
              <w:t>0.00</w:t>
            </w:r>
          </w:p>
        </w:tc>
        <w:tc>
          <w:tcPr>
            <w:tcW w:w="1200" w:type="dxa"/>
            <w:tcBorders>
              <w:top w:val="single" w:sz="12" w:space="0" w:color="auto"/>
              <w:left w:val="nil"/>
              <w:bottom w:val="single" w:sz="12" w:space="0" w:color="auto"/>
              <w:right w:val="nil"/>
            </w:tcBorders>
            <w:shd w:val="clear" w:color="auto" w:fill="auto"/>
            <w:noWrap/>
            <w:vAlign w:val="center"/>
          </w:tcPr>
          <w:p w14:paraId="085367ED" w14:textId="2B17646C"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-0.36</w:t>
            </w:r>
          </w:p>
        </w:tc>
        <w:tc>
          <w:tcPr>
            <w:tcW w:w="1200" w:type="dxa"/>
            <w:tcBorders>
              <w:top w:val="single" w:sz="12" w:space="0" w:color="auto"/>
              <w:left w:val="nil"/>
              <w:bottom w:val="single" w:sz="12" w:space="0" w:color="auto"/>
              <w:right w:val="nil"/>
            </w:tcBorders>
            <w:shd w:val="clear" w:color="auto" w:fill="auto"/>
            <w:noWrap/>
            <w:vAlign w:val="center"/>
          </w:tcPr>
          <w:p w14:paraId="02C6B576" w14:textId="76F8D80B" w:rsidR="003D1A99" w:rsidRPr="00C07F28" w:rsidRDefault="003D1A99" w:rsidP="003D1A99">
            <w:pPr>
              <w:spacing w:after="0" w:line="240" w:lineRule="auto"/>
              <w:jc w:val="center"/>
              <w:rPr>
                <w:rFonts w:ascii="Times New Roman" w:eastAsia="Times New Roman" w:hAnsi="Times New Roman" w:cs="Times New Roman"/>
                <w:color w:val="000000"/>
                <w:lang w:eastAsia="es-ES"/>
              </w:rPr>
            </w:pPr>
            <w:r>
              <w:rPr>
                <w:rFonts w:ascii="Times" w:hAnsi="Times"/>
                <w:color w:val="000000"/>
              </w:rPr>
              <w:t>0.00</w:t>
            </w:r>
          </w:p>
        </w:tc>
        <w:tc>
          <w:tcPr>
            <w:tcW w:w="1200" w:type="dxa"/>
            <w:tcBorders>
              <w:top w:val="single" w:sz="12" w:space="0" w:color="auto"/>
              <w:left w:val="nil"/>
              <w:bottom w:val="single" w:sz="12" w:space="0" w:color="auto"/>
              <w:right w:val="nil"/>
            </w:tcBorders>
            <w:shd w:val="clear" w:color="auto" w:fill="auto"/>
            <w:noWrap/>
            <w:vAlign w:val="center"/>
          </w:tcPr>
          <w:p w14:paraId="1C2C127D" w14:textId="60C28BDD" w:rsidR="003D1A99" w:rsidRPr="00C07F28" w:rsidRDefault="003D1A99" w:rsidP="003D1A99">
            <w:pPr>
              <w:spacing w:after="0" w:line="240" w:lineRule="auto"/>
              <w:jc w:val="center"/>
              <w:rPr>
                <w:rFonts w:ascii="Times New Roman" w:eastAsia="Times New Roman" w:hAnsi="Times New Roman" w:cs="Times New Roman"/>
                <w:color w:val="000000"/>
                <w:lang w:eastAsia="es-ES"/>
              </w:rPr>
            </w:pPr>
            <w:r>
              <w:rPr>
                <w:rFonts w:ascii="Times" w:hAnsi="Times"/>
                <w:color w:val="000000"/>
              </w:rPr>
              <w:t>-0.02</w:t>
            </w:r>
          </w:p>
        </w:tc>
        <w:tc>
          <w:tcPr>
            <w:tcW w:w="1200" w:type="dxa"/>
            <w:tcBorders>
              <w:top w:val="single" w:sz="12" w:space="0" w:color="auto"/>
              <w:left w:val="nil"/>
              <w:bottom w:val="single" w:sz="12" w:space="0" w:color="auto"/>
              <w:right w:val="nil"/>
            </w:tcBorders>
            <w:shd w:val="clear" w:color="auto" w:fill="auto"/>
            <w:noWrap/>
            <w:vAlign w:val="center"/>
          </w:tcPr>
          <w:p w14:paraId="61CDF5BD" w14:textId="1FFAC9DF" w:rsidR="003D1A99" w:rsidRPr="00C07F28" w:rsidRDefault="003D1A99" w:rsidP="003D1A99">
            <w:pPr>
              <w:spacing w:after="0" w:line="240" w:lineRule="auto"/>
              <w:jc w:val="center"/>
              <w:rPr>
                <w:rFonts w:ascii="Times New Roman" w:eastAsia="Times New Roman" w:hAnsi="Times New Roman" w:cs="Times New Roman"/>
                <w:i/>
                <w:iCs/>
                <w:color w:val="000000"/>
                <w:lang w:eastAsia="es-ES"/>
              </w:rPr>
            </w:pPr>
            <w:r>
              <w:rPr>
                <w:rFonts w:ascii="Times" w:hAnsi="Times"/>
                <w:color w:val="000000"/>
              </w:rPr>
              <w:t>0.26</w:t>
            </w:r>
          </w:p>
        </w:tc>
        <w:tc>
          <w:tcPr>
            <w:tcW w:w="1200" w:type="dxa"/>
            <w:tcBorders>
              <w:top w:val="single" w:sz="12" w:space="0" w:color="auto"/>
              <w:left w:val="nil"/>
              <w:bottom w:val="single" w:sz="12" w:space="0" w:color="auto"/>
              <w:right w:val="nil"/>
            </w:tcBorders>
            <w:shd w:val="clear" w:color="auto" w:fill="auto"/>
            <w:noWrap/>
            <w:vAlign w:val="center"/>
          </w:tcPr>
          <w:p w14:paraId="35594A93" w14:textId="0F110806"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2.42</w:t>
            </w:r>
          </w:p>
        </w:tc>
        <w:tc>
          <w:tcPr>
            <w:tcW w:w="1200" w:type="dxa"/>
            <w:tcBorders>
              <w:top w:val="single" w:sz="12" w:space="0" w:color="auto"/>
              <w:left w:val="nil"/>
              <w:bottom w:val="single" w:sz="12" w:space="0" w:color="auto"/>
              <w:right w:val="nil"/>
            </w:tcBorders>
            <w:shd w:val="clear" w:color="auto" w:fill="auto"/>
            <w:noWrap/>
            <w:vAlign w:val="center"/>
          </w:tcPr>
          <w:p w14:paraId="3D8EA6FE" w14:textId="513C70E9"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5.27</w:t>
            </w:r>
          </w:p>
        </w:tc>
        <w:tc>
          <w:tcPr>
            <w:tcW w:w="1200" w:type="dxa"/>
            <w:tcBorders>
              <w:top w:val="single" w:sz="12" w:space="0" w:color="auto"/>
              <w:left w:val="nil"/>
              <w:bottom w:val="single" w:sz="12" w:space="0" w:color="auto"/>
              <w:right w:val="nil"/>
            </w:tcBorders>
            <w:shd w:val="clear" w:color="auto" w:fill="auto"/>
            <w:noWrap/>
            <w:vAlign w:val="center"/>
          </w:tcPr>
          <w:p w14:paraId="24A943F4" w14:textId="0D30A2A2"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1.02</w:t>
            </w:r>
          </w:p>
        </w:tc>
      </w:tr>
    </w:tbl>
    <w:p w14:paraId="0D1A1FC8" w14:textId="77777777" w:rsidR="00C07F28" w:rsidRDefault="00C07F28" w:rsidP="006223D7">
      <w:pPr>
        <w:rPr>
          <w:rFonts w:ascii="Times New Roman" w:hAnsi="Times New Roman" w:cs="Times New Roman"/>
          <w:sz w:val="24"/>
          <w:szCs w:val="24"/>
          <w:lang w:val="en-US"/>
        </w:rPr>
        <w:sectPr w:rsidR="00C07F28" w:rsidSect="00391598">
          <w:pgSz w:w="15842" w:h="12242" w:orient="landscape" w:code="1"/>
          <w:pgMar w:top="1440" w:right="1440" w:bottom="1440" w:left="1440" w:header="708" w:footer="708" w:gutter="0"/>
          <w:cols w:space="708"/>
          <w:docGrid w:linePitch="360"/>
        </w:sectPr>
      </w:pPr>
    </w:p>
    <w:p w14:paraId="70C8F129" w14:textId="114FB9C2" w:rsidR="00C0430A" w:rsidRDefault="0063728F" w:rsidP="001211F0">
      <w:pPr>
        <w:rPr>
          <w:rFonts w:ascii="Times New Roman" w:hAnsi="Times New Roman" w:cs="Times New Roman"/>
          <w:sz w:val="24"/>
          <w:szCs w:val="24"/>
          <w:lang w:val="en-US" w:eastAsia="es-ES"/>
        </w:rPr>
      </w:pPr>
      <w:commentRangeStart w:id="789"/>
      <w:r>
        <w:rPr>
          <w:rFonts w:ascii="Times New Roman" w:hAnsi="Times New Roman" w:cs="Times New Roman"/>
          <w:sz w:val="24"/>
          <w:szCs w:val="24"/>
          <w:lang w:val="en-US"/>
        </w:rPr>
        <w:lastRenderedPageBreak/>
        <w:t>Appendix S</w:t>
      </w:r>
      <w:r w:rsidR="006702A0">
        <w:rPr>
          <w:rFonts w:ascii="Times New Roman" w:hAnsi="Times New Roman" w:cs="Times New Roman"/>
          <w:sz w:val="24"/>
          <w:szCs w:val="24"/>
          <w:lang w:val="en-US"/>
        </w:rPr>
        <w:t>6</w:t>
      </w:r>
      <w:r>
        <w:rPr>
          <w:rFonts w:ascii="Times New Roman" w:hAnsi="Times New Roman" w:cs="Times New Roman"/>
          <w:sz w:val="24"/>
          <w:szCs w:val="24"/>
          <w:lang w:val="en-US"/>
        </w:rPr>
        <w:t xml:space="preserve">: Results of the multigroup </w:t>
      </w:r>
      <w:r w:rsidR="001211F0">
        <w:rPr>
          <w:rFonts w:ascii="Times New Roman" w:hAnsi="Times New Roman" w:cs="Times New Roman"/>
          <w:sz w:val="24"/>
          <w:szCs w:val="24"/>
          <w:lang w:val="en-US"/>
        </w:rPr>
        <w:t xml:space="preserve">path </w:t>
      </w:r>
      <w:r>
        <w:rPr>
          <w:rFonts w:ascii="Times New Roman" w:hAnsi="Times New Roman" w:cs="Times New Roman"/>
          <w:sz w:val="24"/>
          <w:szCs w:val="24"/>
          <w:lang w:val="en-US"/>
        </w:rPr>
        <w:t>analyses for the model</w:t>
      </w:r>
      <w:r w:rsidR="001211F0">
        <w:rPr>
          <w:rFonts w:ascii="Times New Roman" w:hAnsi="Times New Roman" w:cs="Times New Roman"/>
          <w:sz w:val="24"/>
          <w:szCs w:val="24"/>
          <w:lang w:val="en-US"/>
        </w:rPr>
        <w:t>s</w:t>
      </w:r>
      <w:r>
        <w:rPr>
          <w:rFonts w:ascii="Times New Roman" w:hAnsi="Times New Roman" w:cs="Times New Roman"/>
          <w:sz w:val="24"/>
          <w:szCs w:val="24"/>
          <w:lang w:val="en-US"/>
        </w:rPr>
        <w:t xml:space="preserve"> with </w:t>
      </w:r>
      <w:r w:rsidR="001211F0">
        <w:rPr>
          <w:rFonts w:ascii="Times New Roman" w:hAnsi="Times New Roman" w:cs="Times New Roman"/>
          <w:sz w:val="24"/>
          <w:szCs w:val="24"/>
          <w:lang w:val="en-US"/>
        </w:rPr>
        <w:t>indirect effects mediated by (A) intensity of predation (number of eggs), and (B) probability of predator attack,</w:t>
      </w:r>
      <w:r>
        <w:rPr>
          <w:rFonts w:ascii="Times New Roman" w:hAnsi="Times New Roman" w:cs="Times New Roman"/>
          <w:sz w:val="24"/>
          <w:szCs w:val="24"/>
          <w:lang w:val="en-US"/>
        </w:rPr>
        <w:t xml:space="preserve"> in both years. </w:t>
      </w:r>
      <w:r>
        <w:rPr>
          <w:rFonts w:ascii="Symbol" w:hAnsi="Symbol" w:cs="Symbol"/>
          <w:sz w:val="24"/>
          <w:szCs w:val="24"/>
          <w:lang w:eastAsia="es-ES"/>
        </w:rPr>
        <w:t></w:t>
      </w:r>
      <w:r>
        <w:rPr>
          <w:rFonts w:ascii="Times New Roman" w:hAnsi="Times New Roman" w:cs="Times New Roman"/>
          <w:sz w:val="24"/>
          <w:szCs w:val="24"/>
          <w:vertAlign w:val="superscript"/>
          <w:lang w:val="en-US" w:eastAsia="es-ES"/>
        </w:rPr>
        <w:t>2</w:t>
      </w:r>
      <w:r>
        <w:rPr>
          <w:rFonts w:ascii="Times New Roman" w:hAnsi="Times New Roman" w:cs="Times New Roman"/>
          <w:sz w:val="24"/>
          <w:szCs w:val="24"/>
          <w:lang w:val="en-US" w:eastAsia="es-ES"/>
        </w:rPr>
        <w:t xml:space="preserve"> and P for the models with different paths constrained to be equal are shown. A significant </w:t>
      </w:r>
      <w:r>
        <w:rPr>
          <w:rFonts w:ascii="Symbol" w:hAnsi="Symbol" w:cs="Symbol"/>
          <w:sz w:val="24"/>
          <w:szCs w:val="24"/>
          <w:lang w:eastAsia="es-ES"/>
        </w:rPr>
        <w:t></w:t>
      </w:r>
      <w:r>
        <w:rPr>
          <w:rFonts w:ascii="Times New Roman" w:hAnsi="Times New Roman" w:cs="Times New Roman"/>
          <w:sz w:val="24"/>
          <w:szCs w:val="24"/>
          <w:vertAlign w:val="superscript"/>
          <w:lang w:val="en-US" w:eastAsia="es-ES"/>
        </w:rPr>
        <w:t>2</w:t>
      </w:r>
      <w:r>
        <w:rPr>
          <w:rFonts w:ascii="Times New Roman" w:hAnsi="Times New Roman" w:cs="Times New Roman"/>
          <w:sz w:val="24"/>
          <w:szCs w:val="24"/>
          <w:lang w:val="en-US" w:eastAsia="es-ES"/>
        </w:rPr>
        <w:t xml:space="preserve"> (P&lt;0.05) indicates that the path coefficient differs significantly among populations. </w:t>
      </w:r>
      <w:commentRangeEnd w:id="789"/>
      <w:r w:rsidR="009353DA">
        <w:rPr>
          <w:rStyle w:val="CommentReference"/>
        </w:rPr>
        <w:commentReference w:id="789"/>
      </w:r>
    </w:p>
    <w:tbl>
      <w:tblPr>
        <w:tblW w:w="8583" w:type="dxa"/>
        <w:tblInd w:w="-13"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000" w:firstRow="0" w:lastRow="0" w:firstColumn="0" w:lastColumn="0" w:noHBand="0" w:noVBand="0"/>
      </w:tblPr>
      <w:tblGrid>
        <w:gridCol w:w="4515"/>
        <w:gridCol w:w="1080"/>
        <w:gridCol w:w="1138"/>
        <w:gridCol w:w="50"/>
        <w:gridCol w:w="900"/>
        <w:gridCol w:w="900"/>
      </w:tblGrid>
      <w:tr w:rsidR="0063728F" w:rsidRPr="00AA07B4" w14:paraId="4C8CDF1C" w14:textId="77777777" w:rsidTr="006223D7">
        <w:trPr>
          <w:cantSplit/>
          <w:tblHeader/>
        </w:trPr>
        <w:tc>
          <w:tcPr>
            <w:tcW w:w="4515" w:type="dxa"/>
            <w:vMerge w:val="restart"/>
            <w:tcBorders>
              <w:top w:val="single" w:sz="12" w:space="0" w:color="auto"/>
              <w:left w:val="nil"/>
              <w:bottom w:val="nil"/>
              <w:right w:val="nil"/>
            </w:tcBorders>
            <w:tcMar>
              <w:top w:w="15" w:type="dxa"/>
              <w:left w:w="140" w:type="dxa"/>
              <w:bottom w:w="15" w:type="dxa"/>
              <w:right w:w="140" w:type="dxa"/>
            </w:tcMar>
            <w:vAlign w:val="center"/>
          </w:tcPr>
          <w:p w14:paraId="2223C8E7" w14:textId="77777777" w:rsidR="0063728F" w:rsidRDefault="0063728F"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Paths constrained to be equal</w:t>
            </w:r>
          </w:p>
        </w:tc>
        <w:tc>
          <w:tcPr>
            <w:tcW w:w="2218" w:type="dxa"/>
            <w:gridSpan w:val="2"/>
            <w:tcBorders>
              <w:top w:val="single" w:sz="12" w:space="0" w:color="auto"/>
              <w:left w:val="nil"/>
              <w:bottom w:val="single" w:sz="6" w:space="0" w:color="auto"/>
              <w:right w:val="nil"/>
            </w:tcBorders>
            <w:tcMar>
              <w:top w:w="15" w:type="dxa"/>
              <w:left w:w="140" w:type="dxa"/>
              <w:bottom w:w="15" w:type="dxa"/>
              <w:right w:w="140" w:type="dxa"/>
            </w:tcMar>
            <w:vAlign w:val="center"/>
          </w:tcPr>
          <w:p w14:paraId="51DF1B8F" w14:textId="77777777" w:rsidR="0063728F" w:rsidRDefault="0063728F"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2010</w:t>
            </w:r>
          </w:p>
        </w:tc>
        <w:tc>
          <w:tcPr>
            <w:tcW w:w="50" w:type="dxa"/>
            <w:tcBorders>
              <w:top w:val="single" w:sz="12" w:space="0" w:color="auto"/>
              <w:left w:val="nil"/>
              <w:bottom w:val="nil"/>
              <w:right w:val="nil"/>
            </w:tcBorders>
          </w:tcPr>
          <w:p w14:paraId="77312E63" w14:textId="77777777" w:rsidR="0063728F" w:rsidRDefault="0063728F" w:rsidP="006223D7">
            <w:pPr>
              <w:spacing w:after="0" w:line="240" w:lineRule="auto"/>
              <w:jc w:val="center"/>
              <w:rPr>
                <w:rFonts w:ascii="Symbol" w:hAnsi="Symbol" w:cs="Symbol"/>
                <w:sz w:val="24"/>
                <w:szCs w:val="24"/>
                <w:lang w:val="en-US" w:eastAsia="es-ES"/>
              </w:rPr>
            </w:pPr>
          </w:p>
        </w:tc>
        <w:tc>
          <w:tcPr>
            <w:tcW w:w="1800" w:type="dxa"/>
            <w:gridSpan w:val="2"/>
            <w:tcBorders>
              <w:top w:val="single" w:sz="12" w:space="0" w:color="auto"/>
              <w:left w:val="nil"/>
              <w:bottom w:val="single" w:sz="6" w:space="0" w:color="auto"/>
              <w:right w:val="nil"/>
            </w:tcBorders>
            <w:vAlign w:val="center"/>
          </w:tcPr>
          <w:p w14:paraId="34CD8C51" w14:textId="77777777" w:rsidR="0063728F" w:rsidRDefault="0063728F"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2011</w:t>
            </w:r>
          </w:p>
        </w:tc>
      </w:tr>
      <w:tr w:rsidR="0063728F" w:rsidRPr="00AA07B4" w14:paraId="7D50ABFC" w14:textId="77777777" w:rsidTr="006223D7">
        <w:trPr>
          <w:cantSplit/>
          <w:tblHeader/>
        </w:trPr>
        <w:tc>
          <w:tcPr>
            <w:tcW w:w="4515" w:type="dxa"/>
            <w:vMerge/>
            <w:tcBorders>
              <w:top w:val="nil"/>
              <w:left w:val="nil"/>
              <w:bottom w:val="single" w:sz="12" w:space="0" w:color="auto"/>
              <w:right w:val="nil"/>
            </w:tcBorders>
            <w:tcMar>
              <w:top w:w="15" w:type="dxa"/>
              <w:left w:w="140" w:type="dxa"/>
              <w:bottom w:w="15" w:type="dxa"/>
              <w:right w:w="140" w:type="dxa"/>
            </w:tcMar>
            <w:vAlign w:val="center"/>
          </w:tcPr>
          <w:p w14:paraId="53580D49" w14:textId="77777777" w:rsidR="0063728F" w:rsidRDefault="0063728F" w:rsidP="006223D7">
            <w:pPr>
              <w:spacing w:after="0" w:line="240" w:lineRule="auto"/>
              <w:rPr>
                <w:rFonts w:ascii="Times New Roman" w:hAnsi="Times New Roman" w:cs="Times New Roman"/>
                <w:sz w:val="24"/>
                <w:szCs w:val="24"/>
                <w:lang w:val="en-US" w:eastAsia="es-ES"/>
              </w:rPr>
            </w:pPr>
          </w:p>
        </w:tc>
        <w:tc>
          <w:tcPr>
            <w:tcW w:w="1080" w:type="dxa"/>
            <w:tcBorders>
              <w:top w:val="nil"/>
              <w:left w:val="nil"/>
              <w:bottom w:val="single" w:sz="12" w:space="0" w:color="auto"/>
              <w:right w:val="nil"/>
            </w:tcBorders>
            <w:tcMar>
              <w:top w:w="15" w:type="dxa"/>
              <w:left w:w="140" w:type="dxa"/>
              <w:bottom w:w="15" w:type="dxa"/>
              <w:right w:w="140" w:type="dxa"/>
            </w:tcMar>
            <w:vAlign w:val="center"/>
          </w:tcPr>
          <w:p w14:paraId="74029ABC"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Pr>
                <w:rFonts w:ascii="Symbol" w:hAnsi="Symbol" w:cs="Symbol"/>
                <w:sz w:val="24"/>
                <w:szCs w:val="24"/>
                <w:lang w:eastAsia="es-ES"/>
              </w:rPr>
              <w:t></w:t>
            </w:r>
            <w:r w:rsidRPr="006E5FF5">
              <w:rPr>
                <w:rFonts w:ascii="Times New Roman" w:hAnsi="Times New Roman" w:cs="Times New Roman"/>
                <w:sz w:val="24"/>
                <w:szCs w:val="24"/>
                <w:vertAlign w:val="superscript"/>
                <w:lang w:eastAsia="es-ES"/>
              </w:rPr>
              <w:t>2</w:t>
            </w:r>
          </w:p>
        </w:tc>
        <w:tc>
          <w:tcPr>
            <w:tcW w:w="1138" w:type="dxa"/>
            <w:tcBorders>
              <w:top w:val="nil"/>
              <w:left w:val="nil"/>
              <w:bottom w:val="single" w:sz="12" w:space="0" w:color="auto"/>
              <w:right w:val="nil"/>
            </w:tcBorders>
            <w:tcMar>
              <w:top w:w="15" w:type="dxa"/>
              <w:left w:w="140" w:type="dxa"/>
              <w:bottom w:w="15" w:type="dxa"/>
              <w:right w:w="140" w:type="dxa"/>
            </w:tcMar>
            <w:vAlign w:val="center"/>
          </w:tcPr>
          <w:p w14:paraId="22F709BF"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P</w:t>
            </w:r>
          </w:p>
        </w:tc>
        <w:tc>
          <w:tcPr>
            <w:tcW w:w="50" w:type="dxa"/>
            <w:tcBorders>
              <w:top w:val="nil"/>
              <w:left w:val="nil"/>
              <w:bottom w:val="single" w:sz="12" w:space="0" w:color="auto"/>
              <w:right w:val="nil"/>
            </w:tcBorders>
          </w:tcPr>
          <w:p w14:paraId="7A3DA9FE" w14:textId="77777777" w:rsidR="0063728F" w:rsidRPr="006E5FF5" w:rsidRDefault="0063728F" w:rsidP="006223D7">
            <w:pPr>
              <w:spacing w:after="0" w:line="240" w:lineRule="auto"/>
              <w:jc w:val="center"/>
              <w:rPr>
                <w:rFonts w:ascii="Symbol" w:hAnsi="Symbol" w:cs="Symbol"/>
                <w:sz w:val="24"/>
                <w:szCs w:val="24"/>
                <w:lang w:eastAsia="es-ES"/>
              </w:rPr>
            </w:pPr>
          </w:p>
        </w:tc>
        <w:tc>
          <w:tcPr>
            <w:tcW w:w="900" w:type="dxa"/>
            <w:tcBorders>
              <w:top w:val="nil"/>
              <w:left w:val="nil"/>
              <w:bottom w:val="single" w:sz="12" w:space="0" w:color="auto"/>
              <w:right w:val="nil"/>
            </w:tcBorders>
            <w:vAlign w:val="center"/>
          </w:tcPr>
          <w:p w14:paraId="2AAF6BA9"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Pr>
                <w:rFonts w:ascii="Symbol" w:hAnsi="Symbol" w:cs="Symbol"/>
                <w:sz w:val="24"/>
                <w:szCs w:val="24"/>
                <w:lang w:eastAsia="es-ES"/>
              </w:rPr>
              <w:t></w:t>
            </w:r>
            <w:r w:rsidRPr="006E5FF5">
              <w:rPr>
                <w:rFonts w:ascii="Times New Roman" w:hAnsi="Times New Roman" w:cs="Times New Roman"/>
                <w:sz w:val="24"/>
                <w:szCs w:val="24"/>
                <w:vertAlign w:val="superscript"/>
                <w:lang w:eastAsia="es-ES"/>
              </w:rPr>
              <w:t>2</w:t>
            </w:r>
          </w:p>
        </w:tc>
        <w:tc>
          <w:tcPr>
            <w:tcW w:w="900" w:type="dxa"/>
            <w:tcBorders>
              <w:top w:val="nil"/>
              <w:left w:val="nil"/>
              <w:bottom w:val="single" w:sz="12" w:space="0" w:color="auto"/>
              <w:right w:val="nil"/>
            </w:tcBorders>
            <w:vAlign w:val="center"/>
          </w:tcPr>
          <w:p w14:paraId="26C20BF0"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P</w:t>
            </w:r>
          </w:p>
        </w:tc>
      </w:tr>
      <w:tr w:rsidR="001211F0" w:rsidRPr="00AA07B4" w14:paraId="24476798" w14:textId="77777777" w:rsidTr="006223D7">
        <w:tc>
          <w:tcPr>
            <w:tcW w:w="4515" w:type="dxa"/>
            <w:tcBorders>
              <w:top w:val="nil"/>
              <w:left w:val="nil"/>
              <w:bottom w:val="single" w:sz="4" w:space="0" w:color="auto"/>
              <w:right w:val="nil"/>
            </w:tcBorders>
            <w:tcMar>
              <w:top w:w="15" w:type="dxa"/>
              <w:left w:w="140" w:type="dxa"/>
              <w:bottom w:w="15" w:type="dxa"/>
              <w:right w:w="140" w:type="dxa"/>
            </w:tcMar>
            <w:vAlign w:val="center"/>
          </w:tcPr>
          <w:p w14:paraId="285051E6" w14:textId="5AB349EE" w:rsidR="001211F0" w:rsidRDefault="001211F0" w:rsidP="001211F0">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sv-SE" w:eastAsia="es-ES"/>
              </w:rPr>
              <w:t>A</w:t>
            </w:r>
            <w:r w:rsidRPr="006E5FF5">
              <w:rPr>
                <w:rFonts w:ascii="Times New Roman" w:hAnsi="Times New Roman" w:cs="Times New Roman"/>
                <w:sz w:val="24"/>
                <w:szCs w:val="24"/>
                <w:lang w:val="sv-SE" w:eastAsia="es-ES"/>
              </w:rPr>
              <w:t xml:space="preserve">) </w:t>
            </w:r>
          </w:p>
        </w:tc>
        <w:tc>
          <w:tcPr>
            <w:tcW w:w="1080" w:type="dxa"/>
            <w:tcBorders>
              <w:top w:val="nil"/>
              <w:left w:val="nil"/>
              <w:bottom w:val="nil"/>
              <w:right w:val="nil"/>
            </w:tcBorders>
            <w:tcMar>
              <w:top w:w="15" w:type="dxa"/>
              <w:left w:w="140" w:type="dxa"/>
              <w:bottom w:w="15" w:type="dxa"/>
              <w:right w:w="140" w:type="dxa"/>
            </w:tcMar>
            <w:vAlign w:val="center"/>
          </w:tcPr>
          <w:p w14:paraId="2C62B986"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1138" w:type="dxa"/>
            <w:tcBorders>
              <w:top w:val="nil"/>
              <w:left w:val="nil"/>
              <w:bottom w:val="nil"/>
              <w:right w:val="nil"/>
            </w:tcBorders>
            <w:tcMar>
              <w:top w:w="15" w:type="dxa"/>
              <w:left w:w="140" w:type="dxa"/>
              <w:bottom w:w="15" w:type="dxa"/>
              <w:right w:w="140" w:type="dxa"/>
            </w:tcMar>
            <w:vAlign w:val="center"/>
          </w:tcPr>
          <w:p w14:paraId="627422C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50" w:type="dxa"/>
            <w:tcBorders>
              <w:top w:val="nil"/>
              <w:left w:val="nil"/>
              <w:bottom w:val="nil"/>
              <w:right w:val="nil"/>
            </w:tcBorders>
          </w:tcPr>
          <w:p w14:paraId="1C66B849"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2BB87E65"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900" w:type="dxa"/>
            <w:tcBorders>
              <w:top w:val="nil"/>
              <w:left w:val="nil"/>
              <w:bottom w:val="nil"/>
              <w:right w:val="nil"/>
            </w:tcBorders>
            <w:vAlign w:val="center"/>
          </w:tcPr>
          <w:p w14:paraId="5FD5B32B"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r>
      <w:tr w:rsidR="001211F0" w:rsidRPr="00AA07B4" w14:paraId="2680D767"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625DE611" w14:textId="70F85B5B"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All</w:t>
            </w:r>
          </w:p>
        </w:tc>
        <w:tc>
          <w:tcPr>
            <w:tcW w:w="1080" w:type="dxa"/>
            <w:tcBorders>
              <w:top w:val="nil"/>
              <w:left w:val="nil"/>
              <w:bottom w:val="nil"/>
              <w:right w:val="nil"/>
            </w:tcBorders>
            <w:tcMar>
              <w:top w:w="15" w:type="dxa"/>
              <w:left w:w="140" w:type="dxa"/>
              <w:bottom w:w="15" w:type="dxa"/>
              <w:right w:w="140" w:type="dxa"/>
            </w:tcMar>
            <w:vAlign w:val="center"/>
          </w:tcPr>
          <w:p w14:paraId="47500EB0" w14:textId="02D5B8A2"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254.92</w:t>
            </w:r>
          </w:p>
        </w:tc>
        <w:tc>
          <w:tcPr>
            <w:tcW w:w="1138" w:type="dxa"/>
            <w:tcBorders>
              <w:top w:val="nil"/>
              <w:left w:val="nil"/>
              <w:bottom w:val="nil"/>
              <w:right w:val="nil"/>
            </w:tcBorders>
            <w:tcMar>
              <w:top w:w="15" w:type="dxa"/>
              <w:left w:w="140" w:type="dxa"/>
              <w:bottom w:w="15" w:type="dxa"/>
              <w:right w:w="140" w:type="dxa"/>
            </w:tcMar>
            <w:vAlign w:val="center"/>
          </w:tcPr>
          <w:p w14:paraId="65506115" w14:textId="5C18DB05"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57A95917"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6CBA7DE" w14:textId="73205F45"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240.49</w:t>
            </w:r>
          </w:p>
        </w:tc>
        <w:tc>
          <w:tcPr>
            <w:tcW w:w="900" w:type="dxa"/>
            <w:tcBorders>
              <w:top w:val="nil"/>
              <w:left w:val="nil"/>
              <w:bottom w:val="nil"/>
              <w:right w:val="nil"/>
            </w:tcBorders>
            <w:vAlign w:val="center"/>
          </w:tcPr>
          <w:p w14:paraId="1DF3A154" w14:textId="012DC72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2351D067"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37D453A0" w14:textId="543DC70F"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Number of eggs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6798E65B" w14:textId="610A6483"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22.46</w:t>
            </w:r>
          </w:p>
        </w:tc>
        <w:tc>
          <w:tcPr>
            <w:tcW w:w="1138" w:type="dxa"/>
            <w:tcBorders>
              <w:top w:val="nil"/>
              <w:left w:val="nil"/>
              <w:bottom w:val="nil"/>
              <w:right w:val="nil"/>
            </w:tcBorders>
            <w:tcMar>
              <w:top w:w="15" w:type="dxa"/>
              <w:left w:w="140" w:type="dxa"/>
              <w:bottom w:w="15" w:type="dxa"/>
              <w:right w:w="140" w:type="dxa"/>
            </w:tcMar>
            <w:vAlign w:val="center"/>
          </w:tcPr>
          <w:p w14:paraId="6FCA2AF7" w14:textId="66BEE7A1"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Pr>
                <w:rFonts w:ascii="Times New Roman" w:hAnsi="Times New Roman" w:cs="Times New Roman"/>
                <w:sz w:val="24"/>
                <w:szCs w:val="24"/>
                <w:lang w:eastAsia="es-ES"/>
              </w:rPr>
              <w:t>8</w:t>
            </w:r>
          </w:p>
        </w:tc>
        <w:tc>
          <w:tcPr>
            <w:tcW w:w="50" w:type="dxa"/>
            <w:tcBorders>
              <w:top w:val="nil"/>
              <w:left w:val="nil"/>
              <w:bottom w:val="nil"/>
              <w:right w:val="nil"/>
            </w:tcBorders>
          </w:tcPr>
          <w:p w14:paraId="39DF33E0"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2D5F2AA" w14:textId="4AA29C29"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53.14</w:t>
            </w:r>
          </w:p>
        </w:tc>
        <w:tc>
          <w:tcPr>
            <w:tcW w:w="900" w:type="dxa"/>
            <w:tcBorders>
              <w:top w:val="nil"/>
              <w:left w:val="nil"/>
              <w:bottom w:val="nil"/>
              <w:right w:val="nil"/>
            </w:tcBorders>
            <w:vAlign w:val="center"/>
          </w:tcPr>
          <w:p w14:paraId="24CB38E1" w14:textId="6CB33AEC"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002A0C63"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14B4CFE5" w14:textId="32E86A3E"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7983AD0" w14:textId="1940A5C4"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16.47</w:t>
            </w:r>
          </w:p>
        </w:tc>
        <w:tc>
          <w:tcPr>
            <w:tcW w:w="1138" w:type="dxa"/>
            <w:tcBorders>
              <w:top w:val="nil"/>
              <w:left w:val="nil"/>
              <w:bottom w:val="nil"/>
              <w:right w:val="nil"/>
            </w:tcBorders>
            <w:tcMar>
              <w:top w:w="15" w:type="dxa"/>
              <w:left w:w="140" w:type="dxa"/>
              <w:bottom w:w="15" w:type="dxa"/>
              <w:right w:w="140" w:type="dxa"/>
            </w:tcMar>
            <w:vAlign w:val="center"/>
          </w:tcPr>
          <w:p w14:paraId="2615275D" w14:textId="6024107D"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Pr>
                <w:rFonts w:ascii="Times New Roman" w:hAnsi="Times New Roman" w:cs="Times New Roman"/>
                <w:sz w:val="24"/>
                <w:szCs w:val="24"/>
                <w:lang w:eastAsia="es-ES"/>
              </w:rPr>
              <w:t>058</w:t>
            </w:r>
          </w:p>
        </w:tc>
        <w:tc>
          <w:tcPr>
            <w:tcW w:w="50" w:type="dxa"/>
            <w:tcBorders>
              <w:top w:val="nil"/>
              <w:left w:val="nil"/>
              <w:bottom w:val="nil"/>
              <w:right w:val="nil"/>
            </w:tcBorders>
          </w:tcPr>
          <w:p w14:paraId="1493E08C"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81A1276" w14:textId="4F5B3993" w:rsidR="001211F0" w:rsidRDefault="001211F0" w:rsidP="00C0430A">
            <w:pPr>
              <w:spacing w:after="0" w:line="240" w:lineRule="auto"/>
              <w:jc w:val="center"/>
              <w:rPr>
                <w:rFonts w:ascii="Times New Roman" w:hAnsi="Times New Roman" w:cs="Times New Roman"/>
                <w:sz w:val="24"/>
                <w:szCs w:val="24"/>
                <w:lang w:val="en-US" w:eastAsia="es-ES"/>
              </w:rPr>
            </w:pPr>
            <w:r w:rsidRPr="006E5FF5">
              <w:rPr>
                <w:rFonts w:ascii="Times New Roman" w:hAnsi="Times New Roman" w:cs="Times New Roman"/>
                <w:sz w:val="24"/>
                <w:szCs w:val="24"/>
                <w:lang w:eastAsia="es-ES"/>
              </w:rPr>
              <w:t>8.</w:t>
            </w:r>
            <w:r w:rsidR="00C0430A">
              <w:rPr>
                <w:rFonts w:ascii="Times New Roman" w:hAnsi="Times New Roman" w:cs="Times New Roman"/>
                <w:sz w:val="24"/>
                <w:szCs w:val="24"/>
                <w:lang w:eastAsia="es-ES"/>
              </w:rPr>
              <w:t>47</w:t>
            </w:r>
          </w:p>
        </w:tc>
        <w:tc>
          <w:tcPr>
            <w:tcW w:w="900" w:type="dxa"/>
            <w:tcBorders>
              <w:top w:val="nil"/>
              <w:left w:val="nil"/>
              <w:bottom w:val="nil"/>
              <w:right w:val="nil"/>
            </w:tcBorders>
            <w:vAlign w:val="center"/>
          </w:tcPr>
          <w:p w14:paraId="6B42E3CC" w14:textId="570D5D4B" w:rsidR="001211F0" w:rsidRPr="006E5FF5" w:rsidRDefault="00C0430A"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0.583</w:t>
            </w:r>
          </w:p>
        </w:tc>
      </w:tr>
      <w:tr w:rsidR="001211F0" w:rsidRPr="00AA07B4" w14:paraId="4C66D9AA"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6829EE6E" w14:textId="3E24D0AC"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Number of eggs</w:t>
            </w:r>
          </w:p>
        </w:tc>
        <w:tc>
          <w:tcPr>
            <w:tcW w:w="1080" w:type="dxa"/>
            <w:tcBorders>
              <w:top w:val="nil"/>
              <w:left w:val="nil"/>
              <w:bottom w:val="nil"/>
              <w:right w:val="nil"/>
            </w:tcBorders>
            <w:tcMar>
              <w:top w:w="15" w:type="dxa"/>
              <w:left w:w="140" w:type="dxa"/>
              <w:bottom w:w="15" w:type="dxa"/>
              <w:right w:w="140" w:type="dxa"/>
            </w:tcMar>
            <w:vAlign w:val="center"/>
          </w:tcPr>
          <w:p w14:paraId="2BACE235" w14:textId="25662DDA"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16.91</w:t>
            </w:r>
          </w:p>
        </w:tc>
        <w:tc>
          <w:tcPr>
            <w:tcW w:w="1138" w:type="dxa"/>
            <w:tcBorders>
              <w:top w:val="nil"/>
              <w:left w:val="nil"/>
              <w:bottom w:val="nil"/>
              <w:right w:val="nil"/>
            </w:tcBorders>
            <w:tcMar>
              <w:top w:w="15" w:type="dxa"/>
              <w:left w:w="140" w:type="dxa"/>
              <w:bottom w:w="15" w:type="dxa"/>
              <w:right w:w="140" w:type="dxa"/>
            </w:tcMar>
            <w:vAlign w:val="center"/>
          </w:tcPr>
          <w:p w14:paraId="226ED0DD" w14:textId="5BF9D61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Pr>
                <w:rFonts w:ascii="Times New Roman" w:hAnsi="Times New Roman" w:cs="Times New Roman"/>
                <w:sz w:val="24"/>
                <w:szCs w:val="24"/>
                <w:lang w:eastAsia="es-ES"/>
              </w:rPr>
              <w:t>50</w:t>
            </w:r>
          </w:p>
        </w:tc>
        <w:tc>
          <w:tcPr>
            <w:tcW w:w="50" w:type="dxa"/>
            <w:tcBorders>
              <w:top w:val="nil"/>
              <w:left w:val="nil"/>
              <w:bottom w:val="nil"/>
              <w:right w:val="nil"/>
            </w:tcBorders>
          </w:tcPr>
          <w:p w14:paraId="104F7E50"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54AD763D" w14:textId="499C6717"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8.08</w:t>
            </w:r>
          </w:p>
        </w:tc>
        <w:tc>
          <w:tcPr>
            <w:tcW w:w="900" w:type="dxa"/>
            <w:tcBorders>
              <w:top w:val="nil"/>
              <w:left w:val="nil"/>
              <w:bottom w:val="nil"/>
              <w:right w:val="nil"/>
            </w:tcBorders>
            <w:vAlign w:val="center"/>
          </w:tcPr>
          <w:p w14:paraId="1D9DDE53" w14:textId="571804DD"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62</w:t>
            </w:r>
            <w:r w:rsidRPr="006E5FF5">
              <w:rPr>
                <w:rFonts w:ascii="Times New Roman" w:hAnsi="Times New Roman" w:cs="Times New Roman"/>
                <w:sz w:val="24"/>
                <w:szCs w:val="24"/>
                <w:lang w:eastAsia="es-ES"/>
              </w:rPr>
              <w:t>1</w:t>
            </w:r>
          </w:p>
        </w:tc>
      </w:tr>
      <w:tr w:rsidR="001211F0" w:rsidRPr="00AA07B4" w14:paraId="2F320B28"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20B91B7D" w14:textId="67576448"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Shoot height → Number of eggs</w:t>
            </w:r>
          </w:p>
        </w:tc>
        <w:tc>
          <w:tcPr>
            <w:tcW w:w="1080" w:type="dxa"/>
            <w:tcBorders>
              <w:top w:val="nil"/>
              <w:left w:val="nil"/>
              <w:bottom w:val="nil"/>
              <w:right w:val="nil"/>
            </w:tcBorders>
            <w:tcMar>
              <w:top w:w="15" w:type="dxa"/>
              <w:left w:w="140" w:type="dxa"/>
              <w:bottom w:w="15" w:type="dxa"/>
              <w:right w:w="140" w:type="dxa"/>
            </w:tcMar>
            <w:vAlign w:val="center"/>
          </w:tcPr>
          <w:p w14:paraId="78603DE2" w14:textId="1EAF05EF"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13.94</w:t>
            </w:r>
          </w:p>
        </w:tc>
        <w:tc>
          <w:tcPr>
            <w:tcW w:w="1138" w:type="dxa"/>
            <w:tcBorders>
              <w:top w:val="nil"/>
              <w:left w:val="nil"/>
              <w:bottom w:val="nil"/>
              <w:right w:val="nil"/>
            </w:tcBorders>
            <w:tcMar>
              <w:top w:w="15" w:type="dxa"/>
              <w:left w:w="140" w:type="dxa"/>
              <w:bottom w:w="15" w:type="dxa"/>
              <w:right w:w="140" w:type="dxa"/>
            </w:tcMar>
            <w:vAlign w:val="center"/>
          </w:tcPr>
          <w:p w14:paraId="1F32FF24" w14:textId="3B836B41"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Pr>
                <w:rFonts w:ascii="Times New Roman" w:hAnsi="Times New Roman" w:cs="Times New Roman"/>
                <w:sz w:val="24"/>
                <w:szCs w:val="24"/>
                <w:lang w:eastAsia="es-ES"/>
              </w:rPr>
              <w:t>125</w:t>
            </w:r>
          </w:p>
        </w:tc>
        <w:tc>
          <w:tcPr>
            <w:tcW w:w="50" w:type="dxa"/>
            <w:tcBorders>
              <w:top w:val="nil"/>
              <w:left w:val="nil"/>
              <w:bottom w:val="nil"/>
              <w:right w:val="nil"/>
            </w:tcBorders>
          </w:tcPr>
          <w:p w14:paraId="0272BB1C"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680C90A" w14:textId="33CE9BC1" w:rsidR="001211F0" w:rsidRDefault="001211F0" w:rsidP="00C0430A">
            <w:pPr>
              <w:spacing w:after="0" w:line="240" w:lineRule="auto"/>
              <w:jc w:val="center"/>
              <w:rPr>
                <w:rFonts w:ascii="Times New Roman" w:hAnsi="Times New Roman" w:cs="Times New Roman"/>
                <w:sz w:val="24"/>
                <w:szCs w:val="24"/>
                <w:lang w:val="en-US" w:eastAsia="es-ES"/>
              </w:rPr>
            </w:pPr>
            <w:r w:rsidRPr="006E5FF5">
              <w:rPr>
                <w:rFonts w:ascii="Times New Roman" w:hAnsi="Times New Roman" w:cs="Times New Roman"/>
                <w:sz w:val="24"/>
                <w:szCs w:val="24"/>
                <w:lang w:eastAsia="es-ES"/>
              </w:rPr>
              <w:t>9.3</w:t>
            </w:r>
            <w:r w:rsidR="00C0430A">
              <w:rPr>
                <w:rFonts w:ascii="Times New Roman" w:hAnsi="Times New Roman" w:cs="Times New Roman"/>
                <w:sz w:val="24"/>
                <w:szCs w:val="24"/>
                <w:lang w:eastAsia="es-ES"/>
              </w:rPr>
              <w:t>4</w:t>
            </w:r>
          </w:p>
        </w:tc>
        <w:tc>
          <w:tcPr>
            <w:tcW w:w="900" w:type="dxa"/>
            <w:tcBorders>
              <w:top w:val="nil"/>
              <w:left w:val="nil"/>
              <w:bottom w:val="nil"/>
              <w:right w:val="nil"/>
            </w:tcBorders>
            <w:vAlign w:val="center"/>
          </w:tcPr>
          <w:p w14:paraId="15AD2A07" w14:textId="6B70C23B"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500</w:t>
            </w:r>
          </w:p>
        </w:tc>
      </w:tr>
      <w:tr w:rsidR="001211F0" w:rsidRPr="00AA07B4" w14:paraId="29AB9F3A"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2DE2CDBA" w14:textId="4B30D984"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Shoot height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0FB11DA" w14:textId="2C156CAE"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10.62</w:t>
            </w:r>
          </w:p>
        </w:tc>
        <w:tc>
          <w:tcPr>
            <w:tcW w:w="1138" w:type="dxa"/>
            <w:tcBorders>
              <w:top w:val="nil"/>
              <w:left w:val="nil"/>
              <w:bottom w:val="nil"/>
              <w:right w:val="nil"/>
            </w:tcBorders>
            <w:tcMar>
              <w:top w:w="15" w:type="dxa"/>
              <w:left w:w="140" w:type="dxa"/>
              <w:bottom w:w="15" w:type="dxa"/>
              <w:right w:w="140" w:type="dxa"/>
            </w:tcMar>
            <w:vAlign w:val="center"/>
          </w:tcPr>
          <w:p w14:paraId="6AE8C002" w14:textId="4CF70CE0" w:rsidR="001211F0" w:rsidRPr="006E5FF5" w:rsidRDefault="001211F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0.303</w:t>
            </w:r>
          </w:p>
        </w:tc>
        <w:tc>
          <w:tcPr>
            <w:tcW w:w="50" w:type="dxa"/>
            <w:tcBorders>
              <w:top w:val="nil"/>
              <w:left w:val="nil"/>
              <w:bottom w:val="nil"/>
              <w:right w:val="nil"/>
            </w:tcBorders>
          </w:tcPr>
          <w:p w14:paraId="7E1AECDB"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9FD8F8F" w14:textId="38F3D0E8" w:rsidR="001211F0" w:rsidRDefault="001211F0" w:rsidP="00C0430A">
            <w:pPr>
              <w:spacing w:after="0" w:line="240" w:lineRule="auto"/>
              <w:jc w:val="center"/>
              <w:rPr>
                <w:rFonts w:ascii="Times New Roman" w:hAnsi="Times New Roman" w:cs="Times New Roman"/>
                <w:sz w:val="24"/>
                <w:szCs w:val="24"/>
                <w:lang w:val="en-US" w:eastAsia="es-ES"/>
              </w:rPr>
            </w:pPr>
            <w:r w:rsidRPr="006E5FF5">
              <w:rPr>
                <w:rFonts w:ascii="Times New Roman" w:hAnsi="Times New Roman" w:cs="Times New Roman"/>
                <w:sz w:val="24"/>
                <w:szCs w:val="24"/>
                <w:lang w:eastAsia="es-ES"/>
              </w:rPr>
              <w:t>1</w:t>
            </w:r>
            <w:r w:rsidR="00C0430A">
              <w:rPr>
                <w:rFonts w:ascii="Times New Roman" w:hAnsi="Times New Roman" w:cs="Times New Roman"/>
                <w:sz w:val="24"/>
                <w:szCs w:val="24"/>
                <w:lang w:eastAsia="es-ES"/>
              </w:rPr>
              <w:t>8</w:t>
            </w:r>
            <w:r w:rsidRPr="006E5FF5">
              <w:rPr>
                <w:rFonts w:ascii="Times New Roman" w:hAnsi="Times New Roman" w:cs="Times New Roman"/>
                <w:sz w:val="24"/>
                <w:szCs w:val="24"/>
                <w:lang w:eastAsia="es-ES"/>
              </w:rPr>
              <w:t>.</w:t>
            </w:r>
            <w:r w:rsidR="00C0430A">
              <w:rPr>
                <w:rFonts w:ascii="Times New Roman" w:hAnsi="Times New Roman" w:cs="Times New Roman"/>
                <w:sz w:val="24"/>
                <w:szCs w:val="24"/>
                <w:lang w:eastAsia="es-ES"/>
              </w:rPr>
              <w:t>56</w:t>
            </w:r>
          </w:p>
        </w:tc>
        <w:tc>
          <w:tcPr>
            <w:tcW w:w="900" w:type="dxa"/>
            <w:tcBorders>
              <w:top w:val="nil"/>
              <w:left w:val="nil"/>
              <w:bottom w:val="nil"/>
              <w:right w:val="nil"/>
            </w:tcBorders>
            <w:vAlign w:val="center"/>
          </w:tcPr>
          <w:p w14:paraId="3F79407C" w14:textId="30B3BA2F"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sidR="00C0430A">
              <w:rPr>
                <w:rFonts w:ascii="Times New Roman" w:hAnsi="Times New Roman" w:cs="Times New Roman"/>
                <w:sz w:val="24"/>
                <w:szCs w:val="24"/>
                <w:lang w:eastAsia="es-ES"/>
              </w:rPr>
              <w:t>46</w:t>
            </w:r>
          </w:p>
        </w:tc>
      </w:tr>
      <w:tr w:rsidR="001211F0" w:rsidRPr="00AA07B4" w14:paraId="44B16619"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3808472B" w14:textId="08B4649E"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Flower number → Number of eggs</w:t>
            </w:r>
          </w:p>
        </w:tc>
        <w:tc>
          <w:tcPr>
            <w:tcW w:w="1080" w:type="dxa"/>
            <w:tcBorders>
              <w:top w:val="nil"/>
              <w:left w:val="nil"/>
              <w:bottom w:val="nil"/>
              <w:right w:val="nil"/>
            </w:tcBorders>
            <w:tcMar>
              <w:top w:w="15" w:type="dxa"/>
              <w:left w:w="140" w:type="dxa"/>
              <w:bottom w:w="15" w:type="dxa"/>
              <w:right w:w="140" w:type="dxa"/>
            </w:tcMar>
            <w:vAlign w:val="center"/>
          </w:tcPr>
          <w:p w14:paraId="309F00F5" w14:textId="0B84BA92"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36.73</w:t>
            </w:r>
          </w:p>
        </w:tc>
        <w:tc>
          <w:tcPr>
            <w:tcW w:w="1138" w:type="dxa"/>
            <w:tcBorders>
              <w:top w:val="nil"/>
              <w:left w:val="nil"/>
              <w:bottom w:val="nil"/>
              <w:right w:val="nil"/>
            </w:tcBorders>
            <w:tcMar>
              <w:top w:w="15" w:type="dxa"/>
              <w:left w:w="140" w:type="dxa"/>
              <w:bottom w:w="15" w:type="dxa"/>
              <w:right w:w="140" w:type="dxa"/>
            </w:tcMar>
            <w:vAlign w:val="center"/>
          </w:tcPr>
          <w:p w14:paraId="5EF483A7" w14:textId="7DF63D3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656B96E6"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B88F1B5" w14:textId="150C8B78"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27.33</w:t>
            </w:r>
          </w:p>
        </w:tc>
        <w:tc>
          <w:tcPr>
            <w:tcW w:w="900" w:type="dxa"/>
            <w:tcBorders>
              <w:top w:val="nil"/>
              <w:left w:val="nil"/>
              <w:bottom w:val="nil"/>
              <w:right w:val="nil"/>
            </w:tcBorders>
            <w:vAlign w:val="center"/>
          </w:tcPr>
          <w:p w14:paraId="7FADAC21" w14:textId="07A99A50"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sidR="00C0430A">
              <w:rPr>
                <w:rFonts w:ascii="Times New Roman" w:hAnsi="Times New Roman" w:cs="Times New Roman"/>
                <w:sz w:val="24"/>
                <w:szCs w:val="24"/>
                <w:lang w:eastAsia="es-ES"/>
              </w:rPr>
              <w:t>2</w:t>
            </w:r>
          </w:p>
        </w:tc>
      </w:tr>
      <w:tr w:rsidR="001211F0" w:rsidRPr="00AA07B4" w14:paraId="7F7722E2"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64A6AD83" w14:textId="7034E97C"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Flower number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695B7206" w14:textId="38EE2F29"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60.32</w:t>
            </w:r>
          </w:p>
        </w:tc>
        <w:tc>
          <w:tcPr>
            <w:tcW w:w="1138" w:type="dxa"/>
            <w:tcBorders>
              <w:top w:val="nil"/>
              <w:left w:val="nil"/>
              <w:bottom w:val="nil"/>
              <w:right w:val="nil"/>
            </w:tcBorders>
            <w:tcMar>
              <w:top w:w="15" w:type="dxa"/>
              <w:left w:w="140" w:type="dxa"/>
              <w:bottom w:w="15" w:type="dxa"/>
              <w:right w:w="140" w:type="dxa"/>
            </w:tcMar>
            <w:vAlign w:val="center"/>
          </w:tcPr>
          <w:p w14:paraId="74323E8C" w14:textId="24940E24"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4696700E"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45591D8" w14:textId="573B1B18"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52.00</w:t>
            </w:r>
          </w:p>
        </w:tc>
        <w:tc>
          <w:tcPr>
            <w:tcW w:w="900" w:type="dxa"/>
            <w:tcBorders>
              <w:top w:val="nil"/>
              <w:left w:val="nil"/>
              <w:bottom w:val="nil"/>
              <w:right w:val="nil"/>
            </w:tcBorders>
            <w:vAlign w:val="center"/>
          </w:tcPr>
          <w:p w14:paraId="31C8CD42" w14:textId="193E6ABC"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7F4AF64C"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18822400" w14:textId="0A916A8B" w:rsidR="001211F0" w:rsidRDefault="001211F0" w:rsidP="006223D7">
            <w:pPr>
              <w:spacing w:after="0" w:line="240" w:lineRule="auto"/>
              <w:rPr>
                <w:rFonts w:ascii="Times New Roman" w:hAnsi="Times New Roman" w:cs="Times New Roman"/>
                <w:sz w:val="24"/>
                <w:szCs w:val="24"/>
                <w:lang w:val="en-US" w:eastAsia="es-ES"/>
              </w:rPr>
            </w:pPr>
            <w:proofErr w:type="spellStart"/>
            <w:r w:rsidRPr="006E5FF5">
              <w:rPr>
                <w:rFonts w:ascii="Times New Roman" w:hAnsi="Times New Roman" w:cs="Times New Roman"/>
                <w:sz w:val="24"/>
                <w:szCs w:val="24"/>
                <w:lang w:eastAsia="es-ES"/>
              </w:rPr>
              <w:t>Phenology</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53ABDD0E" w14:textId="07B10B79"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13.70</w:t>
            </w:r>
          </w:p>
        </w:tc>
        <w:tc>
          <w:tcPr>
            <w:tcW w:w="1138" w:type="dxa"/>
            <w:tcBorders>
              <w:top w:val="nil"/>
              <w:left w:val="nil"/>
              <w:bottom w:val="nil"/>
              <w:right w:val="nil"/>
            </w:tcBorders>
            <w:tcMar>
              <w:top w:w="15" w:type="dxa"/>
              <w:left w:w="140" w:type="dxa"/>
              <w:bottom w:w="15" w:type="dxa"/>
              <w:right w:w="140" w:type="dxa"/>
            </w:tcMar>
            <w:vAlign w:val="center"/>
          </w:tcPr>
          <w:p w14:paraId="034C3FC0" w14:textId="2E11E48B" w:rsidR="001211F0" w:rsidRPr="006E5FF5" w:rsidRDefault="001211F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0.133</w:t>
            </w:r>
          </w:p>
        </w:tc>
        <w:tc>
          <w:tcPr>
            <w:tcW w:w="50" w:type="dxa"/>
            <w:tcBorders>
              <w:top w:val="nil"/>
              <w:left w:val="nil"/>
              <w:bottom w:val="nil"/>
              <w:right w:val="nil"/>
            </w:tcBorders>
          </w:tcPr>
          <w:p w14:paraId="1F365E2D"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3C7AB63" w14:textId="0E589086"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7.80</w:t>
            </w:r>
          </w:p>
        </w:tc>
        <w:tc>
          <w:tcPr>
            <w:tcW w:w="900" w:type="dxa"/>
            <w:tcBorders>
              <w:top w:val="nil"/>
              <w:left w:val="nil"/>
              <w:bottom w:val="nil"/>
              <w:right w:val="nil"/>
            </w:tcBorders>
            <w:vAlign w:val="center"/>
          </w:tcPr>
          <w:p w14:paraId="1E06A093" w14:textId="4B1176C3"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648</w:t>
            </w:r>
          </w:p>
        </w:tc>
      </w:tr>
      <w:tr w:rsidR="001211F0" w:rsidRPr="00AA07B4" w14:paraId="3529A217"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79D7CC13" w14:textId="3B11755D" w:rsidR="001211F0" w:rsidRDefault="001211F0" w:rsidP="006223D7">
            <w:pPr>
              <w:spacing w:after="0" w:line="240" w:lineRule="auto"/>
              <w:rPr>
                <w:rFonts w:ascii="Times New Roman" w:hAnsi="Times New Roman" w:cs="Times New Roman"/>
                <w:sz w:val="24"/>
                <w:szCs w:val="24"/>
                <w:lang w:val="en-US" w:eastAsia="es-ES"/>
              </w:rPr>
            </w:pPr>
            <w:proofErr w:type="spellStart"/>
            <w:r w:rsidRPr="006E5FF5">
              <w:rPr>
                <w:rFonts w:ascii="Times New Roman" w:hAnsi="Times New Roman" w:cs="Times New Roman"/>
                <w:sz w:val="24"/>
                <w:szCs w:val="24"/>
                <w:lang w:eastAsia="es-ES"/>
              </w:rPr>
              <w:t>Phenology</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66BCE884" w14:textId="27D046BB"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15.57</w:t>
            </w:r>
          </w:p>
        </w:tc>
        <w:tc>
          <w:tcPr>
            <w:tcW w:w="1138" w:type="dxa"/>
            <w:tcBorders>
              <w:top w:val="nil"/>
              <w:left w:val="nil"/>
              <w:bottom w:val="nil"/>
              <w:right w:val="nil"/>
            </w:tcBorders>
            <w:tcMar>
              <w:top w:w="15" w:type="dxa"/>
              <w:left w:w="140" w:type="dxa"/>
              <w:bottom w:w="15" w:type="dxa"/>
              <w:right w:w="140" w:type="dxa"/>
            </w:tcMar>
            <w:vAlign w:val="center"/>
          </w:tcPr>
          <w:p w14:paraId="7830F447" w14:textId="7C363485"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Pr>
                <w:rFonts w:ascii="Times New Roman" w:hAnsi="Times New Roman" w:cs="Times New Roman"/>
                <w:sz w:val="24"/>
                <w:szCs w:val="24"/>
                <w:lang w:eastAsia="es-ES"/>
              </w:rPr>
              <w:t>76</w:t>
            </w:r>
          </w:p>
        </w:tc>
        <w:tc>
          <w:tcPr>
            <w:tcW w:w="50" w:type="dxa"/>
            <w:tcBorders>
              <w:top w:val="nil"/>
              <w:left w:val="nil"/>
              <w:bottom w:val="nil"/>
              <w:right w:val="nil"/>
            </w:tcBorders>
          </w:tcPr>
          <w:p w14:paraId="09185051"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4CDE4F5" w14:textId="45CB4176"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24.90</w:t>
            </w:r>
          </w:p>
        </w:tc>
        <w:tc>
          <w:tcPr>
            <w:tcW w:w="900" w:type="dxa"/>
            <w:tcBorders>
              <w:top w:val="nil"/>
              <w:left w:val="nil"/>
              <w:bottom w:val="nil"/>
              <w:right w:val="nil"/>
            </w:tcBorders>
            <w:vAlign w:val="center"/>
          </w:tcPr>
          <w:p w14:paraId="69D540F3" w14:textId="476B8A6F"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sidR="00C0430A">
              <w:rPr>
                <w:rFonts w:ascii="Times New Roman" w:hAnsi="Times New Roman" w:cs="Times New Roman"/>
                <w:sz w:val="24"/>
                <w:szCs w:val="24"/>
                <w:lang w:eastAsia="es-ES"/>
              </w:rPr>
              <w:t>6</w:t>
            </w:r>
          </w:p>
        </w:tc>
      </w:tr>
      <w:tr w:rsidR="001211F0" w:rsidRPr="00AA07B4" w14:paraId="2B9B771C"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193C10D8" w14:textId="3ABEBC02" w:rsidR="001211F0" w:rsidRDefault="001211F0" w:rsidP="006223D7">
            <w:pPr>
              <w:spacing w:after="0" w:line="240" w:lineRule="auto"/>
              <w:rPr>
                <w:rFonts w:ascii="Times New Roman" w:hAnsi="Times New Roman" w:cs="Times New Roman"/>
                <w:sz w:val="24"/>
                <w:szCs w:val="24"/>
                <w:lang w:val="en-US" w:eastAsia="es-ES"/>
              </w:rPr>
            </w:pP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305EE2B2" w14:textId="423F5DE3"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11.27</w:t>
            </w:r>
          </w:p>
        </w:tc>
        <w:tc>
          <w:tcPr>
            <w:tcW w:w="1138" w:type="dxa"/>
            <w:tcBorders>
              <w:top w:val="nil"/>
              <w:left w:val="nil"/>
              <w:bottom w:val="nil"/>
              <w:right w:val="nil"/>
            </w:tcBorders>
            <w:tcMar>
              <w:top w:w="15" w:type="dxa"/>
              <w:left w:w="140" w:type="dxa"/>
              <w:bottom w:w="15" w:type="dxa"/>
              <w:right w:w="140" w:type="dxa"/>
            </w:tcMar>
            <w:vAlign w:val="center"/>
          </w:tcPr>
          <w:p w14:paraId="432B914B" w14:textId="14019A0B" w:rsidR="001211F0" w:rsidRPr="006E5FF5" w:rsidRDefault="001211F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0.258</w:t>
            </w:r>
          </w:p>
        </w:tc>
        <w:tc>
          <w:tcPr>
            <w:tcW w:w="50" w:type="dxa"/>
            <w:tcBorders>
              <w:top w:val="nil"/>
              <w:left w:val="nil"/>
              <w:bottom w:val="nil"/>
              <w:right w:val="nil"/>
            </w:tcBorders>
          </w:tcPr>
          <w:p w14:paraId="7971C0C9"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BFDD75B" w14:textId="4B57DB80"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10.89</w:t>
            </w:r>
          </w:p>
        </w:tc>
        <w:tc>
          <w:tcPr>
            <w:tcW w:w="900" w:type="dxa"/>
            <w:tcBorders>
              <w:top w:val="nil"/>
              <w:left w:val="nil"/>
              <w:bottom w:val="nil"/>
              <w:right w:val="nil"/>
            </w:tcBorders>
            <w:vAlign w:val="center"/>
          </w:tcPr>
          <w:p w14:paraId="743B8CF5" w14:textId="25B8BEBB"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366</w:t>
            </w:r>
          </w:p>
        </w:tc>
      </w:tr>
      <w:tr w:rsidR="001211F0" w:rsidRPr="001211F0" w14:paraId="319F3D1D" w14:textId="77777777" w:rsidTr="001211F0">
        <w:trPr>
          <w:trHeight w:val="59"/>
        </w:trPr>
        <w:tc>
          <w:tcPr>
            <w:tcW w:w="4515" w:type="dxa"/>
            <w:tcBorders>
              <w:top w:val="nil"/>
              <w:left w:val="nil"/>
              <w:bottom w:val="nil"/>
              <w:right w:val="nil"/>
            </w:tcBorders>
            <w:tcMar>
              <w:top w:w="15" w:type="dxa"/>
              <w:left w:w="140" w:type="dxa"/>
              <w:bottom w:w="15" w:type="dxa"/>
              <w:right w:w="140" w:type="dxa"/>
            </w:tcMar>
            <w:vAlign w:val="center"/>
          </w:tcPr>
          <w:p w14:paraId="0516A333" w14:textId="77777777" w:rsidR="001211F0" w:rsidRPr="001211F0" w:rsidRDefault="001211F0" w:rsidP="001211F0">
            <w:pPr>
              <w:spacing w:after="0" w:line="240" w:lineRule="auto"/>
              <w:rPr>
                <w:rFonts w:ascii="Times New Roman" w:hAnsi="Times New Roman" w:cs="Times New Roman"/>
                <w:sz w:val="8"/>
                <w:szCs w:val="8"/>
                <w:lang w:val="en-US" w:eastAsia="es-ES"/>
              </w:rPr>
            </w:pPr>
          </w:p>
        </w:tc>
        <w:tc>
          <w:tcPr>
            <w:tcW w:w="1080" w:type="dxa"/>
            <w:tcBorders>
              <w:top w:val="nil"/>
              <w:left w:val="nil"/>
              <w:bottom w:val="nil"/>
              <w:right w:val="nil"/>
            </w:tcBorders>
            <w:tcMar>
              <w:top w:w="15" w:type="dxa"/>
              <w:left w:w="140" w:type="dxa"/>
              <w:bottom w:w="15" w:type="dxa"/>
              <w:right w:w="140" w:type="dxa"/>
            </w:tcMar>
            <w:vAlign w:val="center"/>
          </w:tcPr>
          <w:p w14:paraId="507FA089" w14:textId="77777777" w:rsidR="001211F0" w:rsidRPr="001211F0" w:rsidRDefault="001211F0" w:rsidP="006223D7">
            <w:pPr>
              <w:spacing w:after="0" w:line="240" w:lineRule="auto"/>
              <w:jc w:val="center"/>
              <w:rPr>
                <w:rFonts w:ascii="Times New Roman" w:hAnsi="Times New Roman" w:cs="Times New Roman"/>
                <w:sz w:val="8"/>
                <w:szCs w:val="8"/>
                <w:lang w:val="en-US" w:eastAsia="es-ES"/>
              </w:rPr>
            </w:pPr>
          </w:p>
        </w:tc>
        <w:tc>
          <w:tcPr>
            <w:tcW w:w="1138" w:type="dxa"/>
            <w:tcBorders>
              <w:top w:val="nil"/>
              <w:left w:val="nil"/>
              <w:bottom w:val="nil"/>
              <w:right w:val="nil"/>
            </w:tcBorders>
            <w:tcMar>
              <w:top w:w="15" w:type="dxa"/>
              <w:left w:w="140" w:type="dxa"/>
              <w:bottom w:w="15" w:type="dxa"/>
              <w:right w:w="140" w:type="dxa"/>
            </w:tcMar>
            <w:vAlign w:val="center"/>
          </w:tcPr>
          <w:p w14:paraId="4B3E8CC6" w14:textId="77777777" w:rsidR="001211F0" w:rsidRPr="001211F0" w:rsidRDefault="001211F0" w:rsidP="006223D7">
            <w:pPr>
              <w:spacing w:after="0" w:line="240" w:lineRule="auto"/>
              <w:jc w:val="center"/>
              <w:rPr>
                <w:rFonts w:ascii="Times New Roman" w:hAnsi="Times New Roman" w:cs="Times New Roman"/>
                <w:sz w:val="8"/>
                <w:szCs w:val="8"/>
                <w:lang w:eastAsia="es-ES"/>
              </w:rPr>
            </w:pPr>
          </w:p>
        </w:tc>
        <w:tc>
          <w:tcPr>
            <w:tcW w:w="50" w:type="dxa"/>
            <w:tcBorders>
              <w:top w:val="nil"/>
              <w:left w:val="nil"/>
              <w:bottom w:val="nil"/>
              <w:right w:val="nil"/>
            </w:tcBorders>
          </w:tcPr>
          <w:p w14:paraId="39AB5C13" w14:textId="77777777" w:rsidR="001211F0" w:rsidRPr="001211F0" w:rsidRDefault="001211F0" w:rsidP="006223D7">
            <w:pPr>
              <w:spacing w:after="0" w:line="240" w:lineRule="auto"/>
              <w:jc w:val="center"/>
              <w:rPr>
                <w:rFonts w:ascii="Times New Roman" w:hAnsi="Times New Roman" w:cs="Times New Roman"/>
                <w:sz w:val="8"/>
                <w:szCs w:val="8"/>
                <w:lang w:eastAsia="es-ES"/>
              </w:rPr>
            </w:pPr>
          </w:p>
        </w:tc>
        <w:tc>
          <w:tcPr>
            <w:tcW w:w="900" w:type="dxa"/>
            <w:tcBorders>
              <w:top w:val="nil"/>
              <w:left w:val="nil"/>
              <w:bottom w:val="nil"/>
              <w:right w:val="nil"/>
            </w:tcBorders>
            <w:vAlign w:val="center"/>
          </w:tcPr>
          <w:p w14:paraId="7DF81E10" w14:textId="77777777" w:rsidR="001211F0" w:rsidRPr="001211F0" w:rsidRDefault="001211F0" w:rsidP="006223D7">
            <w:pPr>
              <w:spacing w:after="0" w:line="240" w:lineRule="auto"/>
              <w:jc w:val="center"/>
              <w:rPr>
                <w:rFonts w:ascii="Times New Roman" w:hAnsi="Times New Roman" w:cs="Times New Roman"/>
                <w:sz w:val="8"/>
                <w:szCs w:val="8"/>
                <w:lang w:val="en-US" w:eastAsia="es-ES"/>
              </w:rPr>
            </w:pPr>
          </w:p>
        </w:tc>
        <w:tc>
          <w:tcPr>
            <w:tcW w:w="900" w:type="dxa"/>
            <w:tcBorders>
              <w:top w:val="nil"/>
              <w:left w:val="nil"/>
              <w:bottom w:val="nil"/>
              <w:right w:val="nil"/>
            </w:tcBorders>
            <w:vAlign w:val="center"/>
          </w:tcPr>
          <w:p w14:paraId="32A651DC" w14:textId="77777777" w:rsidR="001211F0" w:rsidRPr="001211F0" w:rsidRDefault="001211F0" w:rsidP="006223D7">
            <w:pPr>
              <w:spacing w:after="0" w:line="240" w:lineRule="auto"/>
              <w:jc w:val="center"/>
              <w:rPr>
                <w:rFonts w:ascii="Times New Roman" w:hAnsi="Times New Roman" w:cs="Times New Roman"/>
                <w:sz w:val="8"/>
                <w:szCs w:val="8"/>
                <w:lang w:eastAsia="es-ES"/>
              </w:rPr>
            </w:pPr>
          </w:p>
        </w:tc>
      </w:tr>
      <w:tr w:rsidR="001211F0" w:rsidRPr="00AA07B4" w14:paraId="77A83A2B" w14:textId="77777777" w:rsidTr="006223D7">
        <w:tc>
          <w:tcPr>
            <w:tcW w:w="4515" w:type="dxa"/>
            <w:tcBorders>
              <w:top w:val="nil"/>
              <w:left w:val="nil"/>
              <w:bottom w:val="single" w:sz="4" w:space="0" w:color="auto"/>
              <w:right w:val="nil"/>
            </w:tcBorders>
            <w:tcMar>
              <w:top w:w="15" w:type="dxa"/>
              <w:left w:w="140" w:type="dxa"/>
              <w:bottom w:w="15" w:type="dxa"/>
              <w:right w:w="140" w:type="dxa"/>
            </w:tcMar>
            <w:vAlign w:val="center"/>
          </w:tcPr>
          <w:p w14:paraId="1AE2CC6C" w14:textId="4938D43B" w:rsidR="001211F0" w:rsidRDefault="001211F0" w:rsidP="001211F0">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 xml:space="preserve">B) </w:t>
            </w:r>
          </w:p>
        </w:tc>
        <w:tc>
          <w:tcPr>
            <w:tcW w:w="1080" w:type="dxa"/>
            <w:tcBorders>
              <w:top w:val="nil"/>
              <w:left w:val="nil"/>
              <w:bottom w:val="nil"/>
              <w:right w:val="nil"/>
            </w:tcBorders>
            <w:tcMar>
              <w:top w:w="15" w:type="dxa"/>
              <w:left w:w="140" w:type="dxa"/>
              <w:bottom w:w="15" w:type="dxa"/>
              <w:right w:w="140" w:type="dxa"/>
            </w:tcMar>
            <w:vAlign w:val="center"/>
          </w:tcPr>
          <w:p w14:paraId="09C9180A"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1138" w:type="dxa"/>
            <w:tcBorders>
              <w:top w:val="nil"/>
              <w:left w:val="nil"/>
              <w:bottom w:val="nil"/>
              <w:right w:val="nil"/>
            </w:tcBorders>
            <w:tcMar>
              <w:top w:w="15" w:type="dxa"/>
              <w:left w:w="140" w:type="dxa"/>
              <w:bottom w:w="15" w:type="dxa"/>
              <w:right w:w="140" w:type="dxa"/>
            </w:tcMar>
            <w:vAlign w:val="center"/>
          </w:tcPr>
          <w:p w14:paraId="02ABF21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50" w:type="dxa"/>
            <w:tcBorders>
              <w:top w:val="nil"/>
              <w:left w:val="nil"/>
              <w:bottom w:val="nil"/>
              <w:right w:val="nil"/>
            </w:tcBorders>
          </w:tcPr>
          <w:p w14:paraId="1972B6D2"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0DC49B1"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900" w:type="dxa"/>
            <w:tcBorders>
              <w:top w:val="nil"/>
              <w:left w:val="nil"/>
              <w:bottom w:val="nil"/>
              <w:right w:val="nil"/>
            </w:tcBorders>
            <w:vAlign w:val="center"/>
          </w:tcPr>
          <w:p w14:paraId="7E03ED01"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r>
      <w:tr w:rsidR="001211F0" w:rsidRPr="00AA07B4" w14:paraId="3EED83E6" w14:textId="77777777" w:rsidTr="006223D7">
        <w:tc>
          <w:tcPr>
            <w:tcW w:w="4515" w:type="dxa"/>
            <w:tcBorders>
              <w:top w:val="single" w:sz="4" w:space="0" w:color="auto"/>
              <w:left w:val="nil"/>
              <w:bottom w:val="nil"/>
              <w:right w:val="nil"/>
            </w:tcBorders>
            <w:tcMar>
              <w:top w:w="15" w:type="dxa"/>
              <w:left w:w="140" w:type="dxa"/>
              <w:bottom w:w="15" w:type="dxa"/>
              <w:right w:w="140" w:type="dxa"/>
            </w:tcMar>
            <w:vAlign w:val="center"/>
          </w:tcPr>
          <w:p w14:paraId="0BCC78BD"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All</w:t>
            </w:r>
          </w:p>
        </w:tc>
        <w:tc>
          <w:tcPr>
            <w:tcW w:w="1080" w:type="dxa"/>
            <w:tcBorders>
              <w:top w:val="nil"/>
              <w:left w:val="nil"/>
              <w:bottom w:val="nil"/>
              <w:right w:val="nil"/>
            </w:tcBorders>
            <w:tcMar>
              <w:top w:w="15" w:type="dxa"/>
              <w:left w:w="140" w:type="dxa"/>
              <w:bottom w:w="15" w:type="dxa"/>
              <w:right w:w="140" w:type="dxa"/>
            </w:tcMar>
            <w:vAlign w:val="center"/>
          </w:tcPr>
          <w:p w14:paraId="3E409A8A" w14:textId="7B1E09D6" w:rsidR="001211F0" w:rsidRPr="006E5FF5" w:rsidRDefault="008E1A80" w:rsidP="008E1A80">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val="en-US" w:eastAsia="es-ES"/>
              </w:rPr>
              <w:t>233.28</w:t>
            </w:r>
          </w:p>
        </w:tc>
        <w:tc>
          <w:tcPr>
            <w:tcW w:w="1138" w:type="dxa"/>
            <w:tcBorders>
              <w:top w:val="nil"/>
              <w:left w:val="nil"/>
              <w:bottom w:val="nil"/>
              <w:right w:val="nil"/>
            </w:tcBorders>
            <w:tcMar>
              <w:top w:w="15" w:type="dxa"/>
              <w:left w:w="140" w:type="dxa"/>
              <w:bottom w:w="15" w:type="dxa"/>
              <w:right w:w="140" w:type="dxa"/>
            </w:tcMar>
            <w:vAlign w:val="center"/>
          </w:tcPr>
          <w:p w14:paraId="4F757C98"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6939B29A"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585A08D" w14:textId="797698BE"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val="en-US" w:eastAsia="es-ES"/>
              </w:rPr>
              <w:t>269.55</w:t>
            </w:r>
          </w:p>
        </w:tc>
        <w:tc>
          <w:tcPr>
            <w:tcW w:w="900" w:type="dxa"/>
            <w:tcBorders>
              <w:top w:val="nil"/>
              <w:left w:val="nil"/>
              <w:bottom w:val="nil"/>
              <w:right w:val="nil"/>
            </w:tcBorders>
            <w:vAlign w:val="center"/>
          </w:tcPr>
          <w:p w14:paraId="526D1C8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169C8DA6"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38E9E240"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Attack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F9986F7" w14:textId="1D9D27F4" w:rsidR="001211F0" w:rsidRPr="006E5FF5" w:rsidRDefault="008E1A80" w:rsidP="008E1A80">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14.50</w:t>
            </w:r>
          </w:p>
        </w:tc>
        <w:tc>
          <w:tcPr>
            <w:tcW w:w="1138" w:type="dxa"/>
            <w:tcBorders>
              <w:top w:val="nil"/>
              <w:left w:val="nil"/>
              <w:bottom w:val="nil"/>
              <w:right w:val="nil"/>
            </w:tcBorders>
            <w:tcMar>
              <w:top w:w="15" w:type="dxa"/>
              <w:left w:w="140" w:type="dxa"/>
              <w:bottom w:w="15" w:type="dxa"/>
              <w:right w:w="140" w:type="dxa"/>
            </w:tcMar>
            <w:vAlign w:val="center"/>
          </w:tcPr>
          <w:p w14:paraId="3FDBAA24" w14:textId="45D9FA78"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106</w:t>
            </w:r>
          </w:p>
        </w:tc>
        <w:tc>
          <w:tcPr>
            <w:tcW w:w="50" w:type="dxa"/>
            <w:tcBorders>
              <w:top w:val="nil"/>
              <w:left w:val="nil"/>
              <w:bottom w:val="nil"/>
              <w:right w:val="nil"/>
            </w:tcBorders>
          </w:tcPr>
          <w:p w14:paraId="691AFD0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B698FC4" w14:textId="47E089D9"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62.06</w:t>
            </w:r>
          </w:p>
        </w:tc>
        <w:tc>
          <w:tcPr>
            <w:tcW w:w="900" w:type="dxa"/>
            <w:tcBorders>
              <w:top w:val="nil"/>
              <w:left w:val="nil"/>
              <w:bottom w:val="nil"/>
              <w:right w:val="nil"/>
            </w:tcBorders>
            <w:vAlign w:val="center"/>
          </w:tcPr>
          <w:p w14:paraId="2BBD4213"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2CAFA7E8"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0EF2DC5E"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15FCCB6E" w14:textId="034A149B"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18.35</w:t>
            </w:r>
          </w:p>
        </w:tc>
        <w:tc>
          <w:tcPr>
            <w:tcW w:w="1138" w:type="dxa"/>
            <w:tcBorders>
              <w:top w:val="nil"/>
              <w:left w:val="nil"/>
              <w:bottom w:val="nil"/>
              <w:right w:val="nil"/>
            </w:tcBorders>
            <w:tcMar>
              <w:top w:w="15" w:type="dxa"/>
              <w:left w:w="140" w:type="dxa"/>
              <w:bottom w:w="15" w:type="dxa"/>
              <w:right w:w="140" w:type="dxa"/>
            </w:tcMar>
            <w:vAlign w:val="center"/>
          </w:tcPr>
          <w:p w14:paraId="1E15072A" w14:textId="358E3AA0"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031</w:t>
            </w:r>
          </w:p>
        </w:tc>
        <w:tc>
          <w:tcPr>
            <w:tcW w:w="50" w:type="dxa"/>
            <w:tcBorders>
              <w:top w:val="nil"/>
              <w:left w:val="nil"/>
              <w:bottom w:val="nil"/>
              <w:right w:val="nil"/>
            </w:tcBorders>
          </w:tcPr>
          <w:p w14:paraId="27C0A5A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24A0F2BB" w14:textId="656E892A"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5.</w:t>
            </w:r>
            <w:r w:rsidR="007801DC">
              <w:rPr>
                <w:rFonts w:ascii="Times New Roman" w:hAnsi="Times New Roman" w:cs="Times New Roman"/>
                <w:sz w:val="24"/>
                <w:szCs w:val="24"/>
                <w:lang w:eastAsia="es-ES"/>
              </w:rPr>
              <w:t>15</w:t>
            </w:r>
            <w:r w:rsidRPr="006E5FF5">
              <w:rPr>
                <w:rFonts w:ascii="Times New Roman" w:hAnsi="Times New Roman" w:cs="Times New Roman"/>
                <w:sz w:val="24"/>
                <w:szCs w:val="24"/>
                <w:lang w:eastAsia="es-ES"/>
              </w:rPr>
              <w:t>3</w:t>
            </w:r>
          </w:p>
        </w:tc>
        <w:tc>
          <w:tcPr>
            <w:tcW w:w="900" w:type="dxa"/>
            <w:tcBorders>
              <w:top w:val="nil"/>
              <w:left w:val="nil"/>
              <w:bottom w:val="nil"/>
              <w:right w:val="nil"/>
            </w:tcBorders>
            <w:vAlign w:val="center"/>
          </w:tcPr>
          <w:p w14:paraId="4D8CC6B3" w14:textId="6E8FDC19"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0.881</w:t>
            </w:r>
          </w:p>
        </w:tc>
      </w:tr>
      <w:tr w:rsidR="001211F0" w:rsidRPr="00AA07B4" w14:paraId="36C9EC3D"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69C931D1"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Attack</w:t>
            </w:r>
          </w:p>
        </w:tc>
        <w:tc>
          <w:tcPr>
            <w:tcW w:w="1080" w:type="dxa"/>
            <w:tcBorders>
              <w:top w:val="nil"/>
              <w:left w:val="nil"/>
              <w:bottom w:val="nil"/>
              <w:right w:val="nil"/>
            </w:tcBorders>
            <w:tcMar>
              <w:top w:w="15" w:type="dxa"/>
              <w:left w:w="140" w:type="dxa"/>
              <w:bottom w:w="15" w:type="dxa"/>
              <w:right w:w="140" w:type="dxa"/>
            </w:tcMar>
            <w:vAlign w:val="center"/>
          </w:tcPr>
          <w:p w14:paraId="66890427" w14:textId="33AFFC20"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11.63</w:t>
            </w:r>
          </w:p>
        </w:tc>
        <w:tc>
          <w:tcPr>
            <w:tcW w:w="1138" w:type="dxa"/>
            <w:tcBorders>
              <w:top w:val="nil"/>
              <w:left w:val="nil"/>
              <w:bottom w:val="nil"/>
              <w:right w:val="nil"/>
            </w:tcBorders>
            <w:tcMar>
              <w:top w:w="15" w:type="dxa"/>
              <w:left w:w="140" w:type="dxa"/>
              <w:bottom w:w="15" w:type="dxa"/>
              <w:right w:w="140" w:type="dxa"/>
            </w:tcMar>
            <w:vAlign w:val="center"/>
          </w:tcPr>
          <w:p w14:paraId="31713538" w14:textId="2F3F02B7"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235</w:t>
            </w:r>
          </w:p>
        </w:tc>
        <w:tc>
          <w:tcPr>
            <w:tcW w:w="50" w:type="dxa"/>
            <w:tcBorders>
              <w:top w:val="nil"/>
              <w:left w:val="nil"/>
              <w:bottom w:val="nil"/>
              <w:right w:val="nil"/>
            </w:tcBorders>
          </w:tcPr>
          <w:p w14:paraId="5F13722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80ED641" w14:textId="3C318AAD"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19.04</w:t>
            </w:r>
          </w:p>
        </w:tc>
        <w:tc>
          <w:tcPr>
            <w:tcW w:w="900" w:type="dxa"/>
            <w:tcBorders>
              <w:top w:val="nil"/>
              <w:left w:val="nil"/>
              <w:bottom w:val="nil"/>
              <w:right w:val="nil"/>
            </w:tcBorders>
            <w:vAlign w:val="center"/>
          </w:tcPr>
          <w:p w14:paraId="3C3E22CD" w14:textId="5498D727"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0.040</w:t>
            </w:r>
          </w:p>
        </w:tc>
      </w:tr>
      <w:tr w:rsidR="001211F0" w:rsidRPr="00AA07B4" w14:paraId="555D930B"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7B78AADC"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r w:rsidRPr="006E5FF5">
              <w:rPr>
                <w:rFonts w:ascii="Times New Roman" w:hAnsi="Times New Roman" w:cs="Times New Roman"/>
                <w:sz w:val="24"/>
                <w:szCs w:val="24"/>
                <w:lang w:eastAsia="es-ES"/>
              </w:rPr>
              <w:t xml:space="preserve"> </w:t>
            </w:r>
            <w:r>
              <w:rPr>
                <w:rFonts w:ascii="Times New Roman" w:hAnsi="Times New Roman" w:cs="Times New Roman"/>
                <w:sz w:val="24"/>
                <w:szCs w:val="24"/>
                <w:lang w:val="en-US" w:eastAsia="es-ES"/>
              </w:rPr>
              <w:t>→</w:t>
            </w:r>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Attack</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5F3FBDCB" w14:textId="0BEC4D7B"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8.82</w:t>
            </w:r>
          </w:p>
        </w:tc>
        <w:tc>
          <w:tcPr>
            <w:tcW w:w="1138" w:type="dxa"/>
            <w:tcBorders>
              <w:top w:val="nil"/>
              <w:left w:val="nil"/>
              <w:bottom w:val="nil"/>
              <w:right w:val="nil"/>
            </w:tcBorders>
            <w:tcMar>
              <w:top w:w="15" w:type="dxa"/>
              <w:left w:w="140" w:type="dxa"/>
              <w:bottom w:w="15" w:type="dxa"/>
              <w:right w:w="140" w:type="dxa"/>
            </w:tcMar>
            <w:vAlign w:val="center"/>
          </w:tcPr>
          <w:p w14:paraId="2B6108F6" w14:textId="325B1404"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454</w:t>
            </w:r>
          </w:p>
        </w:tc>
        <w:tc>
          <w:tcPr>
            <w:tcW w:w="50" w:type="dxa"/>
            <w:tcBorders>
              <w:top w:val="nil"/>
              <w:left w:val="nil"/>
              <w:bottom w:val="nil"/>
              <w:right w:val="nil"/>
            </w:tcBorders>
          </w:tcPr>
          <w:p w14:paraId="44A194A4"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5D0382A" w14:textId="26434264"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24.03</w:t>
            </w:r>
          </w:p>
        </w:tc>
        <w:tc>
          <w:tcPr>
            <w:tcW w:w="900" w:type="dxa"/>
            <w:tcBorders>
              <w:top w:val="nil"/>
              <w:left w:val="nil"/>
              <w:bottom w:val="nil"/>
              <w:right w:val="nil"/>
            </w:tcBorders>
            <w:vAlign w:val="center"/>
          </w:tcPr>
          <w:p w14:paraId="20075BE8"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0.008</w:t>
            </w:r>
          </w:p>
        </w:tc>
      </w:tr>
      <w:tr w:rsidR="001211F0" w:rsidRPr="00AA07B4" w14:paraId="34C10EF6"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01DEFCF1"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Shoot height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629A6B43" w14:textId="05F7ED54"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9.40</w:t>
            </w:r>
          </w:p>
        </w:tc>
        <w:tc>
          <w:tcPr>
            <w:tcW w:w="1138" w:type="dxa"/>
            <w:tcBorders>
              <w:top w:val="nil"/>
              <w:left w:val="nil"/>
              <w:bottom w:val="nil"/>
              <w:right w:val="nil"/>
            </w:tcBorders>
            <w:tcMar>
              <w:top w:w="15" w:type="dxa"/>
              <w:left w:w="140" w:type="dxa"/>
              <w:bottom w:w="15" w:type="dxa"/>
              <w:right w:w="140" w:type="dxa"/>
            </w:tcMar>
            <w:vAlign w:val="center"/>
          </w:tcPr>
          <w:p w14:paraId="5911CEA5" w14:textId="1089A552"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0.4</w:t>
            </w:r>
            <w:r w:rsidR="008E1A80">
              <w:rPr>
                <w:rFonts w:ascii="Times New Roman" w:hAnsi="Times New Roman" w:cs="Times New Roman"/>
                <w:sz w:val="24"/>
                <w:szCs w:val="24"/>
                <w:lang w:eastAsia="es-ES"/>
              </w:rPr>
              <w:t>01</w:t>
            </w:r>
          </w:p>
        </w:tc>
        <w:tc>
          <w:tcPr>
            <w:tcW w:w="50" w:type="dxa"/>
            <w:tcBorders>
              <w:top w:val="nil"/>
              <w:left w:val="nil"/>
              <w:bottom w:val="nil"/>
              <w:right w:val="nil"/>
            </w:tcBorders>
          </w:tcPr>
          <w:p w14:paraId="1B31709A"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52B9838F" w14:textId="19E8C151"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19.32</w:t>
            </w:r>
          </w:p>
        </w:tc>
        <w:tc>
          <w:tcPr>
            <w:tcW w:w="900" w:type="dxa"/>
            <w:tcBorders>
              <w:top w:val="nil"/>
              <w:left w:val="nil"/>
              <w:bottom w:val="nil"/>
              <w:right w:val="nil"/>
            </w:tcBorders>
            <w:vAlign w:val="center"/>
          </w:tcPr>
          <w:p w14:paraId="31F8E6F5" w14:textId="54921C40"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0.036</w:t>
            </w:r>
          </w:p>
        </w:tc>
      </w:tr>
      <w:tr w:rsidR="001211F0" w:rsidRPr="00AA07B4" w14:paraId="27F4E0AB"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6D67B18E"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r w:rsidRPr="006E5FF5">
              <w:rPr>
                <w:rFonts w:ascii="Times New Roman" w:hAnsi="Times New Roman" w:cs="Times New Roman"/>
                <w:sz w:val="24"/>
                <w:szCs w:val="24"/>
                <w:lang w:eastAsia="es-ES"/>
              </w:rPr>
              <w:t xml:space="preserve"> </w:t>
            </w:r>
            <w:r>
              <w:rPr>
                <w:rFonts w:ascii="Times New Roman" w:hAnsi="Times New Roman" w:cs="Times New Roman"/>
                <w:sz w:val="24"/>
                <w:szCs w:val="24"/>
                <w:lang w:val="en-US" w:eastAsia="es-ES"/>
              </w:rPr>
              <w:t xml:space="preserve">→ </w:t>
            </w:r>
            <w:proofErr w:type="spellStart"/>
            <w:r w:rsidRPr="006E5FF5">
              <w:rPr>
                <w:rFonts w:ascii="Times New Roman" w:hAnsi="Times New Roman" w:cs="Times New Roman"/>
                <w:sz w:val="24"/>
                <w:szCs w:val="24"/>
                <w:lang w:eastAsia="es-ES"/>
              </w:rPr>
              <w:t>Attack</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3E138BA6" w14:textId="75210FF3"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28.86</w:t>
            </w:r>
          </w:p>
        </w:tc>
        <w:tc>
          <w:tcPr>
            <w:tcW w:w="1138" w:type="dxa"/>
            <w:tcBorders>
              <w:top w:val="nil"/>
              <w:left w:val="nil"/>
              <w:bottom w:val="nil"/>
              <w:right w:val="nil"/>
            </w:tcBorders>
            <w:tcMar>
              <w:top w:w="15" w:type="dxa"/>
              <w:left w:w="140" w:type="dxa"/>
              <w:bottom w:w="15" w:type="dxa"/>
              <w:right w:w="140" w:type="dxa"/>
            </w:tcMar>
            <w:vAlign w:val="center"/>
          </w:tcPr>
          <w:p w14:paraId="0EE12AE9" w14:textId="62ED7CFB"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0.001</w:t>
            </w:r>
          </w:p>
        </w:tc>
        <w:tc>
          <w:tcPr>
            <w:tcW w:w="50" w:type="dxa"/>
            <w:tcBorders>
              <w:top w:val="nil"/>
              <w:left w:val="nil"/>
              <w:bottom w:val="nil"/>
              <w:right w:val="nil"/>
            </w:tcBorders>
          </w:tcPr>
          <w:p w14:paraId="6F37EAA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F3324B3" w14:textId="100ACE80"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18.65</w:t>
            </w:r>
          </w:p>
        </w:tc>
        <w:tc>
          <w:tcPr>
            <w:tcW w:w="900" w:type="dxa"/>
            <w:tcBorders>
              <w:top w:val="nil"/>
              <w:left w:val="nil"/>
              <w:bottom w:val="nil"/>
              <w:right w:val="nil"/>
            </w:tcBorders>
            <w:vAlign w:val="center"/>
          </w:tcPr>
          <w:p w14:paraId="7813BADE" w14:textId="4D572A71"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sidR="007801DC">
              <w:rPr>
                <w:rFonts w:ascii="Times New Roman" w:hAnsi="Times New Roman" w:cs="Times New Roman"/>
                <w:sz w:val="24"/>
                <w:szCs w:val="24"/>
                <w:lang w:eastAsia="es-ES"/>
              </w:rPr>
              <w:t>45</w:t>
            </w:r>
          </w:p>
        </w:tc>
      </w:tr>
      <w:tr w:rsidR="001211F0" w:rsidRPr="00AA07B4" w14:paraId="72A4E06A"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785BC9EC"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Flower number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45E5FB6" w14:textId="32EBA84A"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62.38</w:t>
            </w:r>
          </w:p>
        </w:tc>
        <w:tc>
          <w:tcPr>
            <w:tcW w:w="1138" w:type="dxa"/>
            <w:tcBorders>
              <w:top w:val="nil"/>
              <w:left w:val="nil"/>
              <w:bottom w:val="nil"/>
              <w:right w:val="nil"/>
            </w:tcBorders>
            <w:tcMar>
              <w:top w:w="15" w:type="dxa"/>
              <w:left w:w="140" w:type="dxa"/>
              <w:bottom w:w="15" w:type="dxa"/>
              <w:right w:w="140" w:type="dxa"/>
            </w:tcMar>
            <w:vAlign w:val="center"/>
          </w:tcPr>
          <w:p w14:paraId="638AC86B"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5E37A216"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7521171" w14:textId="4308CD8B"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57.01</w:t>
            </w:r>
          </w:p>
        </w:tc>
        <w:tc>
          <w:tcPr>
            <w:tcW w:w="900" w:type="dxa"/>
            <w:tcBorders>
              <w:top w:val="nil"/>
              <w:left w:val="nil"/>
              <w:bottom w:val="nil"/>
              <w:right w:val="nil"/>
            </w:tcBorders>
            <w:vAlign w:val="center"/>
          </w:tcPr>
          <w:p w14:paraId="4273E1A9"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3F20AE4F"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3A424269"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Phenology</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1AFA9262" w14:textId="6CCFC696"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13.70</w:t>
            </w:r>
          </w:p>
        </w:tc>
        <w:tc>
          <w:tcPr>
            <w:tcW w:w="1138" w:type="dxa"/>
            <w:tcBorders>
              <w:top w:val="nil"/>
              <w:left w:val="nil"/>
              <w:bottom w:val="nil"/>
              <w:right w:val="nil"/>
            </w:tcBorders>
            <w:tcMar>
              <w:top w:w="15" w:type="dxa"/>
              <w:left w:w="140" w:type="dxa"/>
              <w:bottom w:w="15" w:type="dxa"/>
              <w:right w:w="140" w:type="dxa"/>
            </w:tcMar>
            <w:vAlign w:val="center"/>
          </w:tcPr>
          <w:p w14:paraId="19CE8415" w14:textId="56210060"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0.133</w:t>
            </w:r>
          </w:p>
        </w:tc>
        <w:tc>
          <w:tcPr>
            <w:tcW w:w="50" w:type="dxa"/>
            <w:tcBorders>
              <w:top w:val="nil"/>
              <w:left w:val="nil"/>
              <w:bottom w:val="nil"/>
              <w:right w:val="nil"/>
            </w:tcBorders>
          </w:tcPr>
          <w:p w14:paraId="22ADE23D"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3CCF204" w14:textId="0775E779"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7.80</w:t>
            </w:r>
          </w:p>
        </w:tc>
        <w:tc>
          <w:tcPr>
            <w:tcW w:w="900" w:type="dxa"/>
            <w:tcBorders>
              <w:top w:val="nil"/>
              <w:left w:val="nil"/>
              <w:bottom w:val="nil"/>
              <w:right w:val="nil"/>
            </w:tcBorders>
            <w:vAlign w:val="center"/>
          </w:tcPr>
          <w:p w14:paraId="686D2B3D" w14:textId="22C932DB"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0.648</w:t>
            </w:r>
          </w:p>
        </w:tc>
      </w:tr>
      <w:tr w:rsidR="001211F0" w:rsidRPr="00AA07B4" w14:paraId="533517A4"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63CBDCCC"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Phenology</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1EE25E9F" w14:textId="13DCC62F"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15.57</w:t>
            </w:r>
          </w:p>
        </w:tc>
        <w:tc>
          <w:tcPr>
            <w:tcW w:w="1138" w:type="dxa"/>
            <w:tcBorders>
              <w:top w:val="nil"/>
              <w:left w:val="nil"/>
              <w:bottom w:val="nil"/>
              <w:right w:val="nil"/>
            </w:tcBorders>
            <w:tcMar>
              <w:top w:w="15" w:type="dxa"/>
              <w:left w:w="140" w:type="dxa"/>
              <w:bottom w:w="15" w:type="dxa"/>
              <w:right w:w="140" w:type="dxa"/>
            </w:tcMar>
            <w:vAlign w:val="center"/>
          </w:tcPr>
          <w:p w14:paraId="6D54AB70" w14:textId="32CA32DD"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sidR="008E1A80">
              <w:rPr>
                <w:rFonts w:ascii="Times New Roman" w:hAnsi="Times New Roman" w:cs="Times New Roman"/>
                <w:sz w:val="24"/>
                <w:szCs w:val="24"/>
                <w:lang w:eastAsia="es-ES"/>
              </w:rPr>
              <w:t>76</w:t>
            </w:r>
          </w:p>
        </w:tc>
        <w:tc>
          <w:tcPr>
            <w:tcW w:w="50" w:type="dxa"/>
            <w:tcBorders>
              <w:top w:val="nil"/>
              <w:left w:val="nil"/>
              <w:bottom w:val="nil"/>
              <w:right w:val="nil"/>
            </w:tcBorders>
          </w:tcPr>
          <w:p w14:paraId="6441D1E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C1FAD64" w14:textId="672C00B1"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24.90</w:t>
            </w:r>
          </w:p>
        </w:tc>
        <w:tc>
          <w:tcPr>
            <w:tcW w:w="900" w:type="dxa"/>
            <w:tcBorders>
              <w:top w:val="nil"/>
              <w:left w:val="nil"/>
              <w:bottom w:val="nil"/>
              <w:right w:val="nil"/>
            </w:tcBorders>
            <w:vAlign w:val="center"/>
          </w:tcPr>
          <w:p w14:paraId="764BC0EC" w14:textId="7F8C860D"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sidR="007801DC">
              <w:rPr>
                <w:rFonts w:ascii="Times New Roman" w:hAnsi="Times New Roman" w:cs="Times New Roman"/>
                <w:sz w:val="24"/>
                <w:szCs w:val="24"/>
                <w:lang w:eastAsia="es-ES"/>
              </w:rPr>
              <w:t>6</w:t>
            </w:r>
          </w:p>
        </w:tc>
      </w:tr>
      <w:tr w:rsidR="001211F0" w:rsidRPr="00AA07B4" w14:paraId="537B94A7" w14:textId="77777777" w:rsidTr="001211F0">
        <w:tc>
          <w:tcPr>
            <w:tcW w:w="4515" w:type="dxa"/>
            <w:tcBorders>
              <w:top w:val="nil"/>
              <w:left w:val="nil"/>
              <w:bottom w:val="single" w:sz="12" w:space="0" w:color="auto"/>
              <w:right w:val="nil"/>
            </w:tcBorders>
            <w:tcMar>
              <w:top w:w="15" w:type="dxa"/>
              <w:left w:w="140" w:type="dxa"/>
              <w:bottom w:w="15" w:type="dxa"/>
              <w:right w:w="140" w:type="dxa"/>
            </w:tcMar>
            <w:vAlign w:val="center"/>
          </w:tcPr>
          <w:p w14:paraId="36D8DCCC"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p>
        </w:tc>
        <w:tc>
          <w:tcPr>
            <w:tcW w:w="1080" w:type="dxa"/>
            <w:tcBorders>
              <w:top w:val="nil"/>
              <w:left w:val="nil"/>
              <w:bottom w:val="single" w:sz="12" w:space="0" w:color="auto"/>
              <w:right w:val="nil"/>
            </w:tcBorders>
            <w:tcMar>
              <w:top w:w="15" w:type="dxa"/>
              <w:left w:w="140" w:type="dxa"/>
              <w:bottom w:w="15" w:type="dxa"/>
              <w:right w:w="140" w:type="dxa"/>
            </w:tcMar>
            <w:vAlign w:val="center"/>
          </w:tcPr>
          <w:p w14:paraId="389B5F5E" w14:textId="5957CAF2"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11.27</w:t>
            </w:r>
          </w:p>
        </w:tc>
        <w:tc>
          <w:tcPr>
            <w:tcW w:w="1138" w:type="dxa"/>
            <w:tcBorders>
              <w:top w:val="nil"/>
              <w:left w:val="nil"/>
              <w:bottom w:val="single" w:sz="12" w:space="0" w:color="auto"/>
              <w:right w:val="nil"/>
            </w:tcBorders>
            <w:tcMar>
              <w:top w:w="15" w:type="dxa"/>
              <w:left w:w="140" w:type="dxa"/>
              <w:bottom w:w="15" w:type="dxa"/>
              <w:right w:w="140" w:type="dxa"/>
            </w:tcMar>
            <w:vAlign w:val="center"/>
          </w:tcPr>
          <w:p w14:paraId="3BA66A26" w14:textId="0D41AB3E"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0.258</w:t>
            </w:r>
          </w:p>
        </w:tc>
        <w:tc>
          <w:tcPr>
            <w:tcW w:w="50" w:type="dxa"/>
            <w:tcBorders>
              <w:top w:val="nil"/>
              <w:left w:val="nil"/>
              <w:bottom w:val="single" w:sz="12" w:space="0" w:color="auto"/>
              <w:right w:val="nil"/>
            </w:tcBorders>
          </w:tcPr>
          <w:p w14:paraId="7A42F4D7"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single" w:sz="12" w:space="0" w:color="auto"/>
              <w:right w:val="nil"/>
            </w:tcBorders>
            <w:vAlign w:val="center"/>
          </w:tcPr>
          <w:p w14:paraId="75B7CF6B" w14:textId="05BFFF1C"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10.893</w:t>
            </w:r>
          </w:p>
        </w:tc>
        <w:tc>
          <w:tcPr>
            <w:tcW w:w="900" w:type="dxa"/>
            <w:tcBorders>
              <w:top w:val="nil"/>
              <w:left w:val="nil"/>
              <w:bottom w:val="single" w:sz="12" w:space="0" w:color="auto"/>
              <w:right w:val="nil"/>
            </w:tcBorders>
            <w:vAlign w:val="center"/>
          </w:tcPr>
          <w:p w14:paraId="279D2AB1" w14:textId="6B01CD4D"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7801DC">
              <w:rPr>
                <w:rFonts w:ascii="Times New Roman" w:hAnsi="Times New Roman" w:cs="Times New Roman"/>
                <w:sz w:val="24"/>
                <w:szCs w:val="24"/>
                <w:lang w:eastAsia="es-ES"/>
              </w:rPr>
              <w:t>366</w:t>
            </w:r>
          </w:p>
        </w:tc>
      </w:tr>
    </w:tbl>
    <w:p w14:paraId="1520506B" w14:textId="77777777" w:rsidR="008E1A80" w:rsidRDefault="008E1A80">
      <w:pPr>
        <w:spacing w:after="0" w:line="240" w:lineRule="auto"/>
        <w:rPr>
          <w:rFonts w:ascii="Times New Roman" w:hAnsi="Times New Roman" w:cs="Times New Roman"/>
          <w:sz w:val="24"/>
          <w:szCs w:val="24"/>
          <w:lang w:val="en-US"/>
        </w:rPr>
      </w:pPr>
    </w:p>
    <w:p w14:paraId="16B66D15" w14:textId="560F05BD" w:rsidR="001211F0" w:rsidRDefault="008E1A8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211F0">
        <w:rPr>
          <w:rFonts w:ascii="Times New Roman" w:hAnsi="Times New Roman" w:cs="Times New Roman"/>
          <w:sz w:val="24"/>
          <w:szCs w:val="24"/>
          <w:lang w:val="en-US"/>
        </w:rPr>
        <w:br w:type="page"/>
      </w:r>
    </w:p>
    <w:p w14:paraId="5ECDE9A9" w14:textId="741162ED"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Appendix </w:t>
      </w:r>
      <w:del w:id="790" w:author="Alicia" w:date="2016-05-03T11:13:00Z">
        <w:r w:rsidDel="002A3221">
          <w:rPr>
            <w:rFonts w:ascii="Times New Roman" w:hAnsi="Times New Roman" w:cs="Times New Roman"/>
            <w:sz w:val="24"/>
            <w:szCs w:val="24"/>
            <w:lang w:val="en-US"/>
          </w:rPr>
          <w:delText>S4</w:delText>
        </w:r>
      </w:del>
      <w:ins w:id="791" w:author="Alicia" w:date="2016-05-03T11:13:00Z">
        <w:r w:rsidR="002A3221">
          <w:rPr>
            <w:rFonts w:ascii="Times New Roman" w:hAnsi="Times New Roman" w:cs="Times New Roman"/>
            <w:sz w:val="24"/>
            <w:szCs w:val="24"/>
            <w:lang w:val="en-US"/>
          </w:rPr>
          <w:t>S</w:t>
        </w:r>
      </w:ins>
      <w:ins w:id="792" w:author="Alicia" w:date="2016-05-18T15:55:00Z">
        <w:r w:rsidR="006702A0">
          <w:rPr>
            <w:rFonts w:ascii="Times New Roman" w:hAnsi="Times New Roman" w:cs="Times New Roman"/>
            <w:sz w:val="24"/>
            <w:szCs w:val="24"/>
            <w:lang w:val="en-US"/>
          </w:rPr>
          <w:t>7</w:t>
        </w:r>
      </w:ins>
      <w:r>
        <w:rPr>
          <w:rFonts w:ascii="Times New Roman" w:hAnsi="Times New Roman" w:cs="Times New Roman"/>
          <w:sz w:val="24"/>
          <w:szCs w:val="24"/>
          <w:lang w:val="en-US"/>
        </w:rPr>
        <w:t xml:space="preserve">: </w:t>
      </w:r>
      <w:commentRangeStart w:id="793"/>
      <w:r>
        <w:rPr>
          <w:rFonts w:ascii="Times New Roman" w:hAnsi="Times New Roman" w:cs="Times New Roman"/>
          <w:sz w:val="24"/>
          <w:szCs w:val="24"/>
          <w:lang w:val="en-US"/>
        </w:rPr>
        <w:t>Linear selection gradients (</w:t>
      </w:r>
      <w:r>
        <w:rPr>
          <w:rFonts w:ascii="Symbol" w:hAnsi="Symbol" w:cs="Symbol"/>
          <w:sz w:val="24"/>
          <w:szCs w:val="24"/>
          <w:lang w:val="en-US"/>
        </w:rPr>
        <w:t></w:t>
      </w:r>
      <w:r>
        <w:rPr>
          <w:rFonts w:ascii="Times New Roman" w:hAnsi="Times New Roman" w:cs="Times New Roman"/>
          <w:sz w:val="24"/>
          <w:szCs w:val="24"/>
          <w:lang w:val="en-US"/>
        </w:rPr>
        <w:t xml:space="preserve">’s from multiple regressions of relative fitness on standardized reproductive traits) for each population in 2010 and 2011. </w:t>
      </w:r>
      <w:commentRangeEnd w:id="793"/>
      <w:r w:rsidR="009353DA">
        <w:rPr>
          <w:rStyle w:val="CommentReference"/>
        </w:rPr>
        <w:commentReference w:id="793"/>
      </w:r>
    </w:p>
    <w:tbl>
      <w:tblPr>
        <w:tblW w:w="10294" w:type="dxa"/>
        <w:tblInd w:w="-68" w:type="dxa"/>
        <w:tblLayout w:type="fixed"/>
        <w:tblCellMar>
          <w:left w:w="70" w:type="dxa"/>
          <w:right w:w="70" w:type="dxa"/>
        </w:tblCellMar>
        <w:tblLook w:val="0000" w:firstRow="0" w:lastRow="0" w:firstColumn="0" w:lastColumn="0" w:noHBand="0" w:noVBand="0"/>
      </w:tblPr>
      <w:tblGrid>
        <w:gridCol w:w="160"/>
        <w:gridCol w:w="1021"/>
        <w:gridCol w:w="160"/>
        <w:gridCol w:w="1507"/>
        <w:gridCol w:w="1507"/>
        <w:gridCol w:w="1475"/>
        <w:gridCol w:w="192"/>
        <w:gridCol w:w="1455"/>
        <w:gridCol w:w="1507"/>
        <w:gridCol w:w="1310"/>
      </w:tblGrid>
      <w:tr w:rsidR="008C2A32" w14:paraId="3EAE8EE3" w14:textId="77777777" w:rsidTr="008C2A32">
        <w:trPr>
          <w:cantSplit/>
          <w:trHeight w:val="170"/>
        </w:trPr>
        <w:tc>
          <w:tcPr>
            <w:tcW w:w="1181" w:type="dxa"/>
            <w:gridSpan w:val="2"/>
            <w:vMerge w:val="restart"/>
            <w:tcBorders>
              <w:top w:val="single" w:sz="18" w:space="0" w:color="auto"/>
              <w:left w:val="nil"/>
              <w:bottom w:val="nil"/>
              <w:right w:val="nil"/>
            </w:tcBorders>
            <w:vAlign w:val="center"/>
          </w:tcPr>
          <w:p w14:paraId="1C89D11D"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Population ID</w:t>
            </w:r>
          </w:p>
        </w:tc>
        <w:tc>
          <w:tcPr>
            <w:tcW w:w="160" w:type="dxa"/>
            <w:vMerge w:val="restart"/>
            <w:tcBorders>
              <w:top w:val="single" w:sz="18" w:space="0" w:color="auto"/>
              <w:left w:val="nil"/>
              <w:bottom w:val="nil"/>
              <w:right w:val="nil"/>
            </w:tcBorders>
            <w:vAlign w:val="center"/>
          </w:tcPr>
          <w:p w14:paraId="6E27FB6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4489" w:type="dxa"/>
            <w:gridSpan w:val="3"/>
            <w:tcBorders>
              <w:top w:val="single" w:sz="18" w:space="0" w:color="auto"/>
              <w:left w:val="nil"/>
              <w:bottom w:val="single" w:sz="2" w:space="0" w:color="auto"/>
              <w:right w:val="nil"/>
            </w:tcBorders>
            <w:vAlign w:val="center"/>
          </w:tcPr>
          <w:p w14:paraId="0EE4B5A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2010</w:t>
            </w:r>
          </w:p>
        </w:tc>
        <w:tc>
          <w:tcPr>
            <w:tcW w:w="192" w:type="dxa"/>
            <w:tcBorders>
              <w:top w:val="single" w:sz="18" w:space="0" w:color="auto"/>
              <w:left w:val="nil"/>
              <w:bottom w:val="nil"/>
              <w:right w:val="nil"/>
            </w:tcBorders>
            <w:vAlign w:val="center"/>
          </w:tcPr>
          <w:p w14:paraId="771883E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4272" w:type="dxa"/>
            <w:gridSpan w:val="3"/>
            <w:tcBorders>
              <w:top w:val="single" w:sz="18" w:space="0" w:color="auto"/>
              <w:left w:val="nil"/>
              <w:bottom w:val="single" w:sz="2" w:space="0" w:color="auto"/>
              <w:right w:val="nil"/>
            </w:tcBorders>
            <w:vAlign w:val="center"/>
          </w:tcPr>
          <w:p w14:paraId="028836E5"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2011</w:t>
            </w:r>
          </w:p>
        </w:tc>
      </w:tr>
      <w:tr w:rsidR="008C2A32" w14:paraId="5AE700E9" w14:textId="77777777" w:rsidTr="008C2A32">
        <w:trPr>
          <w:cantSplit/>
          <w:trHeight w:val="669"/>
        </w:trPr>
        <w:tc>
          <w:tcPr>
            <w:tcW w:w="1181" w:type="dxa"/>
            <w:gridSpan w:val="2"/>
            <w:vMerge/>
            <w:tcBorders>
              <w:top w:val="nil"/>
              <w:left w:val="nil"/>
              <w:bottom w:val="single" w:sz="18" w:space="0" w:color="auto"/>
              <w:right w:val="nil"/>
            </w:tcBorders>
            <w:vAlign w:val="center"/>
          </w:tcPr>
          <w:p w14:paraId="49AC6DF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60" w:type="dxa"/>
            <w:vMerge/>
            <w:tcBorders>
              <w:top w:val="nil"/>
              <w:left w:val="nil"/>
              <w:bottom w:val="single" w:sz="18" w:space="0" w:color="auto"/>
              <w:right w:val="nil"/>
            </w:tcBorders>
            <w:vAlign w:val="center"/>
          </w:tcPr>
          <w:p w14:paraId="7702680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507" w:type="dxa"/>
            <w:tcBorders>
              <w:top w:val="single" w:sz="2" w:space="0" w:color="auto"/>
              <w:left w:val="nil"/>
              <w:bottom w:val="single" w:sz="18" w:space="0" w:color="auto"/>
              <w:right w:val="nil"/>
            </w:tcBorders>
            <w:noWrap/>
            <w:vAlign w:val="center"/>
          </w:tcPr>
          <w:p w14:paraId="325CC3B5"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Phenology</w:t>
            </w:r>
          </w:p>
        </w:tc>
        <w:tc>
          <w:tcPr>
            <w:tcW w:w="1507" w:type="dxa"/>
            <w:tcBorders>
              <w:top w:val="single" w:sz="2" w:space="0" w:color="auto"/>
              <w:left w:val="nil"/>
              <w:bottom w:val="single" w:sz="18" w:space="0" w:color="auto"/>
              <w:right w:val="nil"/>
            </w:tcBorders>
            <w:noWrap/>
            <w:vAlign w:val="center"/>
          </w:tcPr>
          <w:p w14:paraId="2BCCCC6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Flower</w:t>
            </w:r>
          </w:p>
          <w:p w14:paraId="6ACA302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number</w:t>
            </w:r>
          </w:p>
        </w:tc>
        <w:tc>
          <w:tcPr>
            <w:tcW w:w="1475" w:type="dxa"/>
            <w:tcBorders>
              <w:top w:val="single" w:sz="2" w:space="0" w:color="auto"/>
              <w:left w:val="nil"/>
              <w:bottom w:val="single" w:sz="18" w:space="0" w:color="auto"/>
              <w:right w:val="nil"/>
            </w:tcBorders>
            <w:noWrap/>
            <w:vAlign w:val="center"/>
          </w:tcPr>
          <w:p w14:paraId="69A5625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Shoot</w:t>
            </w:r>
          </w:p>
          <w:p w14:paraId="08BA834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height</w:t>
            </w:r>
          </w:p>
        </w:tc>
        <w:tc>
          <w:tcPr>
            <w:tcW w:w="192" w:type="dxa"/>
            <w:tcBorders>
              <w:top w:val="nil"/>
              <w:left w:val="nil"/>
              <w:bottom w:val="single" w:sz="18" w:space="0" w:color="auto"/>
              <w:right w:val="nil"/>
            </w:tcBorders>
            <w:vAlign w:val="center"/>
          </w:tcPr>
          <w:p w14:paraId="764B85FF"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455" w:type="dxa"/>
            <w:tcBorders>
              <w:top w:val="single" w:sz="2" w:space="0" w:color="auto"/>
              <w:left w:val="nil"/>
              <w:bottom w:val="single" w:sz="18" w:space="0" w:color="auto"/>
              <w:right w:val="nil"/>
            </w:tcBorders>
            <w:noWrap/>
            <w:vAlign w:val="center"/>
          </w:tcPr>
          <w:p w14:paraId="4A6078DA"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Phenology</w:t>
            </w:r>
          </w:p>
        </w:tc>
        <w:tc>
          <w:tcPr>
            <w:tcW w:w="1507" w:type="dxa"/>
            <w:tcBorders>
              <w:top w:val="single" w:sz="2" w:space="0" w:color="auto"/>
              <w:left w:val="nil"/>
              <w:bottom w:val="single" w:sz="18" w:space="0" w:color="auto"/>
              <w:right w:val="nil"/>
            </w:tcBorders>
            <w:noWrap/>
            <w:vAlign w:val="center"/>
          </w:tcPr>
          <w:p w14:paraId="72092EB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Flower</w:t>
            </w:r>
          </w:p>
          <w:p w14:paraId="6552156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number</w:t>
            </w:r>
          </w:p>
        </w:tc>
        <w:tc>
          <w:tcPr>
            <w:tcW w:w="1310" w:type="dxa"/>
            <w:tcBorders>
              <w:top w:val="single" w:sz="2" w:space="0" w:color="auto"/>
              <w:left w:val="nil"/>
              <w:bottom w:val="single" w:sz="18" w:space="0" w:color="auto"/>
              <w:right w:val="nil"/>
            </w:tcBorders>
            <w:noWrap/>
            <w:vAlign w:val="center"/>
          </w:tcPr>
          <w:p w14:paraId="190C9C4A"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Shoot</w:t>
            </w:r>
          </w:p>
          <w:p w14:paraId="13D4846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val="en-US" w:eastAsia="es-ES"/>
              </w:rPr>
              <w:t>hei</w:t>
            </w:r>
            <w:r>
              <w:rPr>
                <w:rFonts w:ascii="Times New Roman" w:hAnsi="Times New Roman" w:cs="Times New Roman"/>
                <w:color w:val="000000"/>
                <w:sz w:val="24"/>
                <w:szCs w:val="24"/>
                <w:lang w:eastAsia="es-ES"/>
              </w:rPr>
              <w:t>ght</w:t>
            </w:r>
            <w:proofErr w:type="spellEnd"/>
          </w:p>
        </w:tc>
      </w:tr>
      <w:tr w:rsidR="008C2A32" w14:paraId="77CA44CA" w14:textId="77777777" w:rsidTr="008C2A32">
        <w:trPr>
          <w:cantSplit/>
          <w:trHeight w:val="300"/>
        </w:trPr>
        <w:tc>
          <w:tcPr>
            <w:tcW w:w="1181" w:type="dxa"/>
            <w:gridSpan w:val="2"/>
            <w:tcBorders>
              <w:top w:val="single" w:sz="18" w:space="0" w:color="auto"/>
              <w:left w:val="nil"/>
              <w:bottom w:val="nil"/>
              <w:right w:val="nil"/>
            </w:tcBorders>
          </w:tcPr>
          <w:p w14:paraId="6B1AC0A9"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With</w:t>
            </w:r>
            <w:proofErr w:type="spellEnd"/>
            <w:r>
              <w:rPr>
                <w:rFonts w:ascii="Times New Roman" w:hAnsi="Times New Roman" w:cs="Times New Roman"/>
                <w:color w:val="000000"/>
                <w:sz w:val="24"/>
                <w:szCs w:val="24"/>
                <w:lang w:eastAsia="es-ES"/>
              </w:rPr>
              <w:t xml:space="preserve"> </w:t>
            </w:r>
            <w:r>
              <w:rPr>
                <w:rFonts w:ascii="Times New Roman" w:hAnsi="Times New Roman" w:cs="Times New Roman"/>
                <w:i/>
                <w:iCs/>
                <w:color w:val="000000"/>
                <w:sz w:val="24"/>
                <w:szCs w:val="24"/>
                <w:lang w:eastAsia="es-ES"/>
              </w:rPr>
              <w:t>P. alcon</w:t>
            </w:r>
          </w:p>
        </w:tc>
        <w:tc>
          <w:tcPr>
            <w:tcW w:w="160" w:type="dxa"/>
            <w:tcBorders>
              <w:top w:val="single" w:sz="18" w:space="0" w:color="auto"/>
              <w:left w:val="nil"/>
              <w:bottom w:val="nil"/>
              <w:right w:val="nil"/>
            </w:tcBorders>
          </w:tcPr>
          <w:p w14:paraId="7C5E015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single" w:sz="18" w:space="0" w:color="auto"/>
              <w:left w:val="nil"/>
              <w:bottom w:val="nil"/>
              <w:right w:val="nil"/>
            </w:tcBorders>
            <w:noWrap/>
            <w:vAlign w:val="center"/>
          </w:tcPr>
          <w:p w14:paraId="3D6545E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507" w:type="dxa"/>
            <w:tcBorders>
              <w:top w:val="single" w:sz="18" w:space="0" w:color="auto"/>
              <w:left w:val="nil"/>
              <w:bottom w:val="nil"/>
              <w:right w:val="nil"/>
            </w:tcBorders>
            <w:noWrap/>
            <w:vAlign w:val="center"/>
          </w:tcPr>
          <w:p w14:paraId="7136D7A0"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75" w:type="dxa"/>
            <w:tcBorders>
              <w:top w:val="single" w:sz="18" w:space="0" w:color="auto"/>
              <w:left w:val="nil"/>
              <w:bottom w:val="nil"/>
              <w:right w:val="nil"/>
            </w:tcBorders>
            <w:vAlign w:val="center"/>
          </w:tcPr>
          <w:p w14:paraId="5FFAFDE0"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92" w:type="dxa"/>
            <w:tcBorders>
              <w:top w:val="single" w:sz="18" w:space="0" w:color="auto"/>
              <w:left w:val="nil"/>
              <w:bottom w:val="nil"/>
              <w:right w:val="nil"/>
            </w:tcBorders>
            <w:vAlign w:val="center"/>
          </w:tcPr>
          <w:p w14:paraId="3AEA51D1"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single" w:sz="18" w:space="0" w:color="auto"/>
              <w:left w:val="nil"/>
              <w:bottom w:val="nil"/>
              <w:right w:val="nil"/>
            </w:tcBorders>
            <w:noWrap/>
            <w:vAlign w:val="center"/>
          </w:tcPr>
          <w:p w14:paraId="4A5197CA"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507" w:type="dxa"/>
            <w:tcBorders>
              <w:top w:val="single" w:sz="18" w:space="0" w:color="auto"/>
              <w:left w:val="nil"/>
              <w:bottom w:val="nil"/>
              <w:right w:val="nil"/>
            </w:tcBorders>
            <w:noWrap/>
            <w:vAlign w:val="center"/>
          </w:tcPr>
          <w:p w14:paraId="37390A8F"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310" w:type="dxa"/>
            <w:tcBorders>
              <w:top w:val="single" w:sz="18" w:space="0" w:color="auto"/>
              <w:left w:val="nil"/>
              <w:bottom w:val="nil"/>
              <w:right w:val="nil"/>
            </w:tcBorders>
            <w:noWrap/>
            <w:vAlign w:val="center"/>
          </w:tcPr>
          <w:p w14:paraId="2256D230" w14:textId="77777777" w:rsidR="008C2A32" w:rsidRDefault="008C2A32" w:rsidP="008C2A32">
            <w:pPr>
              <w:spacing w:after="0" w:line="240" w:lineRule="auto"/>
              <w:rPr>
                <w:rFonts w:ascii="Times New Roman" w:hAnsi="Times New Roman" w:cs="Times New Roman"/>
                <w:color w:val="000000"/>
                <w:sz w:val="24"/>
                <w:szCs w:val="24"/>
                <w:lang w:eastAsia="es-ES"/>
              </w:rPr>
            </w:pPr>
          </w:p>
        </w:tc>
      </w:tr>
      <w:tr w:rsidR="008C2A32" w14:paraId="5BBE1462" w14:textId="77777777" w:rsidTr="008C2A32">
        <w:trPr>
          <w:trHeight w:val="300"/>
        </w:trPr>
        <w:tc>
          <w:tcPr>
            <w:tcW w:w="160" w:type="dxa"/>
            <w:tcBorders>
              <w:top w:val="nil"/>
              <w:left w:val="nil"/>
              <w:bottom w:val="nil"/>
              <w:right w:val="nil"/>
            </w:tcBorders>
            <w:vAlign w:val="bottom"/>
          </w:tcPr>
          <w:p w14:paraId="25BDF2EB"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031CECD4"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A</w:t>
            </w:r>
          </w:p>
        </w:tc>
        <w:tc>
          <w:tcPr>
            <w:tcW w:w="160" w:type="dxa"/>
            <w:tcBorders>
              <w:top w:val="nil"/>
              <w:left w:val="nil"/>
              <w:bottom w:val="nil"/>
              <w:right w:val="nil"/>
            </w:tcBorders>
          </w:tcPr>
          <w:p w14:paraId="07B6312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3873D4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-0.173</w:t>
            </w:r>
          </w:p>
        </w:tc>
        <w:tc>
          <w:tcPr>
            <w:tcW w:w="1507" w:type="dxa"/>
            <w:tcBorders>
              <w:top w:val="nil"/>
              <w:left w:val="nil"/>
              <w:bottom w:val="nil"/>
              <w:right w:val="nil"/>
            </w:tcBorders>
            <w:noWrap/>
            <w:vAlign w:val="center"/>
          </w:tcPr>
          <w:p w14:paraId="264643B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0.747***</w:t>
            </w:r>
          </w:p>
        </w:tc>
        <w:tc>
          <w:tcPr>
            <w:tcW w:w="1475" w:type="dxa"/>
            <w:tcBorders>
              <w:top w:val="nil"/>
              <w:left w:val="nil"/>
              <w:bottom w:val="nil"/>
              <w:right w:val="nil"/>
            </w:tcBorders>
            <w:noWrap/>
            <w:vAlign w:val="center"/>
          </w:tcPr>
          <w:p w14:paraId="70A0B54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-0.101</w:t>
            </w:r>
          </w:p>
        </w:tc>
        <w:tc>
          <w:tcPr>
            <w:tcW w:w="192" w:type="dxa"/>
            <w:tcBorders>
              <w:top w:val="nil"/>
              <w:left w:val="nil"/>
              <w:bottom w:val="nil"/>
              <w:right w:val="nil"/>
            </w:tcBorders>
            <w:vAlign w:val="center"/>
          </w:tcPr>
          <w:p w14:paraId="6057FB1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2A47F96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-0.129</w:t>
            </w:r>
          </w:p>
        </w:tc>
        <w:tc>
          <w:tcPr>
            <w:tcW w:w="1507" w:type="dxa"/>
            <w:tcBorders>
              <w:top w:val="nil"/>
              <w:left w:val="nil"/>
              <w:bottom w:val="nil"/>
              <w:right w:val="nil"/>
            </w:tcBorders>
            <w:noWrap/>
            <w:vAlign w:val="center"/>
          </w:tcPr>
          <w:p w14:paraId="26385ED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0.766***</w:t>
            </w:r>
          </w:p>
        </w:tc>
        <w:tc>
          <w:tcPr>
            <w:tcW w:w="1310" w:type="dxa"/>
            <w:tcBorders>
              <w:top w:val="nil"/>
              <w:left w:val="nil"/>
              <w:bottom w:val="nil"/>
              <w:right w:val="nil"/>
            </w:tcBorders>
            <w:noWrap/>
            <w:vAlign w:val="center"/>
          </w:tcPr>
          <w:p w14:paraId="5B9AC68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-0.346**</w:t>
            </w:r>
          </w:p>
        </w:tc>
      </w:tr>
      <w:tr w:rsidR="008C2A32" w14:paraId="2DC7560F" w14:textId="77777777" w:rsidTr="008C2A32">
        <w:trPr>
          <w:trHeight w:val="300"/>
        </w:trPr>
        <w:tc>
          <w:tcPr>
            <w:tcW w:w="160" w:type="dxa"/>
            <w:tcBorders>
              <w:top w:val="nil"/>
              <w:left w:val="nil"/>
              <w:bottom w:val="nil"/>
              <w:right w:val="nil"/>
            </w:tcBorders>
            <w:vAlign w:val="bottom"/>
          </w:tcPr>
          <w:p w14:paraId="2620E56B"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570E1056"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B</w:t>
            </w:r>
          </w:p>
        </w:tc>
        <w:tc>
          <w:tcPr>
            <w:tcW w:w="160" w:type="dxa"/>
            <w:tcBorders>
              <w:top w:val="nil"/>
              <w:left w:val="nil"/>
              <w:bottom w:val="nil"/>
              <w:right w:val="nil"/>
            </w:tcBorders>
          </w:tcPr>
          <w:p w14:paraId="5195A49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4D8C7B1"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-0.580*</w:t>
            </w:r>
          </w:p>
        </w:tc>
        <w:tc>
          <w:tcPr>
            <w:tcW w:w="1507" w:type="dxa"/>
            <w:tcBorders>
              <w:top w:val="nil"/>
              <w:left w:val="nil"/>
              <w:bottom w:val="nil"/>
              <w:right w:val="nil"/>
            </w:tcBorders>
            <w:noWrap/>
            <w:vAlign w:val="center"/>
          </w:tcPr>
          <w:p w14:paraId="3B71B5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0.950***</w:t>
            </w:r>
          </w:p>
        </w:tc>
        <w:tc>
          <w:tcPr>
            <w:tcW w:w="1475" w:type="dxa"/>
            <w:tcBorders>
              <w:top w:val="nil"/>
              <w:left w:val="nil"/>
              <w:bottom w:val="nil"/>
              <w:right w:val="nil"/>
            </w:tcBorders>
            <w:noWrap/>
            <w:vAlign w:val="center"/>
          </w:tcPr>
          <w:p w14:paraId="143AC4C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0.186</w:t>
            </w:r>
          </w:p>
        </w:tc>
        <w:tc>
          <w:tcPr>
            <w:tcW w:w="192" w:type="dxa"/>
            <w:tcBorders>
              <w:top w:val="nil"/>
              <w:left w:val="nil"/>
              <w:bottom w:val="nil"/>
              <w:right w:val="nil"/>
            </w:tcBorders>
            <w:vAlign w:val="center"/>
          </w:tcPr>
          <w:p w14:paraId="2D9AF994"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2D6577F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0.047</w:t>
            </w:r>
          </w:p>
        </w:tc>
        <w:tc>
          <w:tcPr>
            <w:tcW w:w="1507" w:type="dxa"/>
            <w:tcBorders>
              <w:top w:val="nil"/>
              <w:left w:val="nil"/>
              <w:bottom w:val="nil"/>
              <w:right w:val="nil"/>
            </w:tcBorders>
            <w:noWrap/>
            <w:vAlign w:val="center"/>
          </w:tcPr>
          <w:p w14:paraId="28B7E00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0.411*</w:t>
            </w:r>
          </w:p>
        </w:tc>
        <w:tc>
          <w:tcPr>
            <w:tcW w:w="1310" w:type="dxa"/>
            <w:tcBorders>
              <w:top w:val="nil"/>
              <w:left w:val="nil"/>
              <w:bottom w:val="nil"/>
              <w:right w:val="nil"/>
            </w:tcBorders>
            <w:noWrap/>
            <w:vAlign w:val="center"/>
          </w:tcPr>
          <w:p w14:paraId="31192C5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0.015</w:t>
            </w:r>
          </w:p>
        </w:tc>
      </w:tr>
      <w:tr w:rsidR="008C2A32" w14:paraId="095EB3AD" w14:textId="77777777" w:rsidTr="008C2A32">
        <w:trPr>
          <w:trHeight w:val="300"/>
        </w:trPr>
        <w:tc>
          <w:tcPr>
            <w:tcW w:w="160" w:type="dxa"/>
            <w:tcBorders>
              <w:top w:val="nil"/>
              <w:left w:val="nil"/>
              <w:bottom w:val="nil"/>
              <w:right w:val="nil"/>
            </w:tcBorders>
            <w:vAlign w:val="bottom"/>
          </w:tcPr>
          <w:p w14:paraId="533D3D5D"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6F67F04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C</w:t>
            </w:r>
          </w:p>
        </w:tc>
        <w:tc>
          <w:tcPr>
            <w:tcW w:w="160" w:type="dxa"/>
            <w:tcBorders>
              <w:top w:val="nil"/>
              <w:left w:val="nil"/>
              <w:bottom w:val="nil"/>
              <w:right w:val="nil"/>
            </w:tcBorders>
          </w:tcPr>
          <w:p w14:paraId="017A99C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576B59F6"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0.057</w:t>
            </w:r>
          </w:p>
        </w:tc>
        <w:tc>
          <w:tcPr>
            <w:tcW w:w="1507" w:type="dxa"/>
            <w:tcBorders>
              <w:top w:val="nil"/>
              <w:left w:val="nil"/>
              <w:bottom w:val="nil"/>
              <w:right w:val="nil"/>
            </w:tcBorders>
            <w:noWrap/>
            <w:vAlign w:val="center"/>
          </w:tcPr>
          <w:p w14:paraId="4C67225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0.872***</w:t>
            </w:r>
          </w:p>
        </w:tc>
        <w:tc>
          <w:tcPr>
            <w:tcW w:w="1475" w:type="dxa"/>
            <w:tcBorders>
              <w:top w:val="nil"/>
              <w:left w:val="nil"/>
              <w:bottom w:val="nil"/>
              <w:right w:val="nil"/>
            </w:tcBorders>
            <w:noWrap/>
            <w:vAlign w:val="center"/>
          </w:tcPr>
          <w:p w14:paraId="2B9C243D"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-0.068</w:t>
            </w:r>
          </w:p>
        </w:tc>
        <w:tc>
          <w:tcPr>
            <w:tcW w:w="192" w:type="dxa"/>
            <w:tcBorders>
              <w:top w:val="nil"/>
              <w:left w:val="nil"/>
              <w:bottom w:val="nil"/>
              <w:right w:val="nil"/>
            </w:tcBorders>
            <w:vAlign w:val="center"/>
          </w:tcPr>
          <w:p w14:paraId="2027157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66E95BA"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-0.003</w:t>
            </w:r>
          </w:p>
        </w:tc>
        <w:tc>
          <w:tcPr>
            <w:tcW w:w="1507" w:type="dxa"/>
            <w:tcBorders>
              <w:top w:val="nil"/>
              <w:left w:val="nil"/>
              <w:bottom w:val="nil"/>
              <w:right w:val="nil"/>
            </w:tcBorders>
            <w:noWrap/>
            <w:vAlign w:val="center"/>
          </w:tcPr>
          <w:p w14:paraId="2B72B5D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0.263</w:t>
            </w:r>
          </w:p>
        </w:tc>
        <w:tc>
          <w:tcPr>
            <w:tcW w:w="1310" w:type="dxa"/>
            <w:tcBorders>
              <w:top w:val="nil"/>
              <w:left w:val="nil"/>
              <w:bottom w:val="nil"/>
              <w:right w:val="nil"/>
            </w:tcBorders>
            <w:noWrap/>
            <w:vAlign w:val="center"/>
          </w:tcPr>
          <w:p w14:paraId="6AB6FEED"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0.305</w:t>
            </w:r>
          </w:p>
        </w:tc>
      </w:tr>
      <w:tr w:rsidR="008C2A32" w14:paraId="40B589AA" w14:textId="77777777" w:rsidTr="008C2A32">
        <w:trPr>
          <w:trHeight w:val="300"/>
        </w:trPr>
        <w:tc>
          <w:tcPr>
            <w:tcW w:w="160" w:type="dxa"/>
            <w:tcBorders>
              <w:top w:val="nil"/>
              <w:left w:val="nil"/>
              <w:bottom w:val="nil"/>
              <w:right w:val="nil"/>
            </w:tcBorders>
            <w:vAlign w:val="bottom"/>
          </w:tcPr>
          <w:p w14:paraId="111FA4B4"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05FE515B"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D</w:t>
            </w:r>
          </w:p>
        </w:tc>
        <w:tc>
          <w:tcPr>
            <w:tcW w:w="160" w:type="dxa"/>
            <w:tcBorders>
              <w:top w:val="nil"/>
              <w:left w:val="nil"/>
              <w:bottom w:val="nil"/>
              <w:right w:val="nil"/>
            </w:tcBorders>
          </w:tcPr>
          <w:p w14:paraId="0883B9D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407E612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0.004</w:t>
            </w:r>
          </w:p>
        </w:tc>
        <w:tc>
          <w:tcPr>
            <w:tcW w:w="1507" w:type="dxa"/>
            <w:tcBorders>
              <w:top w:val="nil"/>
              <w:left w:val="nil"/>
              <w:bottom w:val="nil"/>
              <w:right w:val="nil"/>
            </w:tcBorders>
            <w:noWrap/>
            <w:vAlign w:val="center"/>
          </w:tcPr>
          <w:p w14:paraId="4B60DC8B"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0.354*</w:t>
            </w:r>
          </w:p>
        </w:tc>
        <w:tc>
          <w:tcPr>
            <w:tcW w:w="1475" w:type="dxa"/>
            <w:tcBorders>
              <w:top w:val="nil"/>
              <w:left w:val="nil"/>
              <w:bottom w:val="nil"/>
              <w:right w:val="nil"/>
            </w:tcBorders>
            <w:noWrap/>
            <w:vAlign w:val="center"/>
          </w:tcPr>
          <w:p w14:paraId="5DF9AB1E"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0.222</w:t>
            </w:r>
          </w:p>
        </w:tc>
        <w:tc>
          <w:tcPr>
            <w:tcW w:w="192" w:type="dxa"/>
            <w:tcBorders>
              <w:top w:val="nil"/>
              <w:left w:val="nil"/>
              <w:bottom w:val="nil"/>
              <w:right w:val="nil"/>
            </w:tcBorders>
            <w:vAlign w:val="center"/>
          </w:tcPr>
          <w:p w14:paraId="4E2689F2"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3786DFE8"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-0.001</w:t>
            </w:r>
          </w:p>
        </w:tc>
        <w:tc>
          <w:tcPr>
            <w:tcW w:w="1507" w:type="dxa"/>
            <w:tcBorders>
              <w:top w:val="nil"/>
              <w:left w:val="nil"/>
              <w:bottom w:val="nil"/>
              <w:right w:val="nil"/>
            </w:tcBorders>
            <w:noWrap/>
            <w:vAlign w:val="center"/>
          </w:tcPr>
          <w:p w14:paraId="4C489CB3"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0.474</w:t>
            </w:r>
          </w:p>
        </w:tc>
        <w:tc>
          <w:tcPr>
            <w:tcW w:w="1310" w:type="dxa"/>
            <w:tcBorders>
              <w:top w:val="nil"/>
              <w:left w:val="nil"/>
              <w:bottom w:val="nil"/>
              <w:right w:val="nil"/>
            </w:tcBorders>
            <w:noWrap/>
            <w:vAlign w:val="center"/>
          </w:tcPr>
          <w:p w14:paraId="18B05B91"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-0.078</w:t>
            </w:r>
          </w:p>
        </w:tc>
      </w:tr>
      <w:tr w:rsidR="008C2A32" w14:paraId="7A61FEC0" w14:textId="77777777" w:rsidTr="008C2A32">
        <w:trPr>
          <w:trHeight w:val="300"/>
        </w:trPr>
        <w:tc>
          <w:tcPr>
            <w:tcW w:w="160" w:type="dxa"/>
            <w:tcBorders>
              <w:top w:val="nil"/>
              <w:left w:val="nil"/>
              <w:bottom w:val="nil"/>
              <w:right w:val="nil"/>
            </w:tcBorders>
            <w:vAlign w:val="bottom"/>
          </w:tcPr>
          <w:p w14:paraId="0F6F1D3F"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34C1AF3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E</w:t>
            </w:r>
          </w:p>
        </w:tc>
        <w:tc>
          <w:tcPr>
            <w:tcW w:w="160" w:type="dxa"/>
            <w:tcBorders>
              <w:top w:val="nil"/>
              <w:left w:val="nil"/>
              <w:bottom w:val="nil"/>
              <w:right w:val="nil"/>
            </w:tcBorders>
          </w:tcPr>
          <w:p w14:paraId="056C773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2D26AB2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-0.205</w:t>
            </w:r>
          </w:p>
        </w:tc>
        <w:tc>
          <w:tcPr>
            <w:tcW w:w="1507" w:type="dxa"/>
            <w:tcBorders>
              <w:top w:val="nil"/>
              <w:left w:val="nil"/>
              <w:bottom w:val="nil"/>
              <w:right w:val="nil"/>
            </w:tcBorders>
            <w:noWrap/>
            <w:vAlign w:val="center"/>
          </w:tcPr>
          <w:p w14:paraId="3F811B7C"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0.656**</w:t>
            </w:r>
          </w:p>
        </w:tc>
        <w:tc>
          <w:tcPr>
            <w:tcW w:w="1475" w:type="dxa"/>
            <w:tcBorders>
              <w:top w:val="nil"/>
              <w:left w:val="nil"/>
              <w:bottom w:val="nil"/>
              <w:right w:val="nil"/>
            </w:tcBorders>
            <w:noWrap/>
            <w:vAlign w:val="center"/>
          </w:tcPr>
          <w:p w14:paraId="57084AD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0.125</w:t>
            </w:r>
          </w:p>
        </w:tc>
        <w:tc>
          <w:tcPr>
            <w:tcW w:w="192" w:type="dxa"/>
            <w:tcBorders>
              <w:top w:val="nil"/>
              <w:left w:val="nil"/>
              <w:bottom w:val="nil"/>
              <w:right w:val="nil"/>
            </w:tcBorders>
            <w:vAlign w:val="center"/>
          </w:tcPr>
          <w:p w14:paraId="742C48C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1F04A3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-0.271</w:t>
            </w:r>
          </w:p>
        </w:tc>
        <w:tc>
          <w:tcPr>
            <w:tcW w:w="1507" w:type="dxa"/>
            <w:tcBorders>
              <w:top w:val="nil"/>
              <w:left w:val="nil"/>
              <w:bottom w:val="nil"/>
              <w:right w:val="nil"/>
            </w:tcBorders>
            <w:noWrap/>
            <w:vAlign w:val="center"/>
          </w:tcPr>
          <w:p w14:paraId="5A5AFC43"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1.076***</w:t>
            </w:r>
          </w:p>
        </w:tc>
        <w:tc>
          <w:tcPr>
            <w:tcW w:w="1310" w:type="dxa"/>
            <w:tcBorders>
              <w:top w:val="nil"/>
              <w:left w:val="nil"/>
              <w:bottom w:val="nil"/>
              <w:right w:val="nil"/>
            </w:tcBorders>
            <w:noWrap/>
            <w:vAlign w:val="center"/>
          </w:tcPr>
          <w:p w14:paraId="6F8C749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-0.157</w:t>
            </w:r>
          </w:p>
        </w:tc>
      </w:tr>
      <w:tr w:rsidR="008C2A32" w14:paraId="655BE58B" w14:textId="77777777" w:rsidTr="008C2A32">
        <w:trPr>
          <w:trHeight w:val="300"/>
        </w:trPr>
        <w:tc>
          <w:tcPr>
            <w:tcW w:w="160" w:type="dxa"/>
            <w:tcBorders>
              <w:top w:val="nil"/>
              <w:left w:val="nil"/>
              <w:bottom w:val="nil"/>
              <w:right w:val="nil"/>
            </w:tcBorders>
            <w:vAlign w:val="bottom"/>
          </w:tcPr>
          <w:p w14:paraId="1C76FE9E"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1C12B869"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F</w:t>
            </w:r>
          </w:p>
        </w:tc>
        <w:tc>
          <w:tcPr>
            <w:tcW w:w="160" w:type="dxa"/>
            <w:tcBorders>
              <w:top w:val="nil"/>
              <w:left w:val="nil"/>
              <w:bottom w:val="nil"/>
              <w:right w:val="nil"/>
            </w:tcBorders>
          </w:tcPr>
          <w:p w14:paraId="153952C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5329BD2A"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-0.235</w:t>
            </w:r>
          </w:p>
        </w:tc>
        <w:tc>
          <w:tcPr>
            <w:tcW w:w="1507" w:type="dxa"/>
            <w:tcBorders>
              <w:top w:val="nil"/>
              <w:left w:val="nil"/>
              <w:bottom w:val="nil"/>
              <w:right w:val="nil"/>
            </w:tcBorders>
            <w:noWrap/>
            <w:vAlign w:val="center"/>
          </w:tcPr>
          <w:p w14:paraId="034ACD6D"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0.541*</w:t>
            </w:r>
          </w:p>
        </w:tc>
        <w:tc>
          <w:tcPr>
            <w:tcW w:w="1475" w:type="dxa"/>
            <w:tcBorders>
              <w:top w:val="nil"/>
              <w:left w:val="nil"/>
              <w:bottom w:val="nil"/>
              <w:right w:val="nil"/>
            </w:tcBorders>
            <w:noWrap/>
            <w:vAlign w:val="center"/>
          </w:tcPr>
          <w:p w14:paraId="67B787EA"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-0.040</w:t>
            </w:r>
          </w:p>
        </w:tc>
        <w:tc>
          <w:tcPr>
            <w:tcW w:w="192" w:type="dxa"/>
            <w:tcBorders>
              <w:top w:val="nil"/>
              <w:left w:val="nil"/>
              <w:bottom w:val="nil"/>
              <w:right w:val="nil"/>
            </w:tcBorders>
            <w:vAlign w:val="center"/>
          </w:tcPr>
          <w:p w14:paraId="06E61A7E"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44930F44"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-0.287</w:t>
            </w:r>
          </w:p>
        </w:tc>
        <w:tc>
          <w:tcPr>
            <w:tcW w:w="1507" w:type="dxa"/>
            <w:tcBorders>
              <w:top w:val="nil"/>
              <w:left w:val="nil"/>
              <w:bottom w:val="nil"/>
              <w:right w:val="nil"/>
            </w:tcBorders>
            <w:noWrap/>
            <w:vAlign w:val="center"/>
          </w:tcPr>
          <w:p w14:paraId="58BD8615"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0.525</w:t>
            </w:r>
          </w:p>
        </w:tc>
        <w:tc>
          <w:tcPr>
            <w:tcW w:w="1310" w:type="dxa"/>
            <w:tcBorders>
              <w:top w:val="nil"/>
              <w:left w:val="nil"/>
              <w:bottom w:val="nil"/>
              <w:right w:val="nil"/>
            </w:tcBorders>
            <w:noWrap/>
            <w:vAlign w:val="center"/>
          </w:tcPr>
          <w:p w14:paraId="79CDC06C"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0.001</w:t>
            </w:r>
          </w:p>
        </w:tc>
      </w:tr>
      <w:tr w:rsidR="008C2A32" w14:paraId="1A6729AB" w14:textId="77777777" w:rsidTr="008C2A32">
        <w:trPr>
          <w:trHeight w:val="300"/>
        </w:trPr>
        <w:tc>
          <w:tcPr>
            <w:tcW w:w="160" w:type="dxa"/>
            <w:tcBorders>
              <w:top w:val="nil"/>
              <w:left w:val="nil"/>
              <w:bottom w:val="nil"/>
              <w:right w:val="nil"/>
            </w:tcBorders>
            <w:vAlign w:val="bottom"/>
          </w:tcPr>
          <w:p w14:paraId="1181FE82"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430D821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G</w:t>
            </w:r>
          </w:p>
        </w:tc>
        <w:tc>
          <w:tcPr>
            <w:tcW w:w="160" w:type="dxa"/>
            <w:tcBorders>
              <w:top w:val="nil"/>
              <w:left w:val="nil"/>
              <w:bottom w:val="nil"/>
              <w:right w:val="nil"/>
            </w:tcBorders>
          </w:tcPr>
          <w:p w14:paraId="784577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C161CA2"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-0.355**</w:t>
            </w:r>
          </w:p>
        </w:tc>
        <w:tc>
          <w:tcPr>
            <w:tcW w:w="1507" w:type="dxa"/>
            <w:tcBorders>
              <w:top w:val="nil"/>
              <w:left w:val="nil"/>
              <w:bottom w:val="nil"/>
              <w:right w:val="nil"/>
            </w:tcBorders>
            <w:noWrap/>
            <w:vAlign w:val="center"/>
          </w:tcPr>
          <w:p w14:paraId="1755376A"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0.436**</w:t>
            </w:r>
          </w:p>
        </w:tc>
        <w:tc>
          <w:tcPr>
            <w:tcW w:w="1475" w:type="dxa"/>
            <w:tcBorders>
              <w:top w:val="nil"/>
              <w:left w:val="nil"/>
              <w:bottom w:val="nil"/>
              <w:right w:val="nil"/>
            </w:tcBorders>
            <w:noWrap/>
            <w:vAlign w:val="center"/>
          </w:tcPr>
          <w:p w14:paraId="3B3B98B4"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-0.011</w:t>
            </w:r>
          </w:p>
        </w:tc>
        <w:tc>
          <w:tcPr>
            <w:tcW w:w="192" w:type="dxa"/>
            <w:tcBorders>
              <w:top w:val="nil"/>
              <w:left w:val="nil"/>
              <w:bottom w:val="nil"/>
              <w:right w:val="nil"/>
            </w:tcBorders>
            <w:vAlign w:val="center"/>
          </w:tcPr>
          <w:p w14:paraId="785DF7E5"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47FC0979"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0.215</w:t>
            </w:r>
          </w:p>
        </w:tc>
        <w:tc>
          <w:tcPr>
            <w:tcW w:w="1507" w:type="dxa"/>
            <w:tcBorders>
              <w:top w:val="nil"/>
              <w:left w:val="nil"/>
              <w:bottom w:val="nil"/>
              <w:right w:val="nil"/>
            </w:tcBorders>
            <w:noWrap/>
            <w:vAlign w:val="center"/>
          </w:tcPr>
          <w:p w14:paraId="2B043569"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0.222</w:t>
            </w:r>
          </w:p>
        </w:tc>
        <w:tc>
          <w:tcPr>
            <w:tcW w:w="1310" w:type="dxa"/>
            <w:tcBorders>
              <w:top w:val="nil"/>
              <w:left w:val="nil"/>
              <w:bottom w:val="nil"/>
              <w:right w:val="nil"/>
            </w:tcBorders>
            <w:noWrap/>
            <w:vAlign w:val="center"/>
          </w:tcPr>
          <w:p w14:paraId="5B81B770"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-0.467*</w:t>
            </w:r>
          </w:p>
        </w:tc>
      </w:tr>
      <w:tr w:rsidR="008C2A32" w14:paraId="6801448F" w14:textId="77777777" w:rsidTr="008C2A32">
        <w:trPr>
          <w:trHeight w:val="300"/>
        </w:trPr>
        <w:tc>
          <w:tcPr>
            <w:tcW w:w="160" w:type="dxa"/>
            <w:tcBorders>
              <w:top w:val="nil"/>
              <w:left w:val="nil"/>
              <w:bottom w:val="nil"/>
              <w:right w:val="nil"/>
            </w:tcBorders>
            <w:vAlign w:val="bottom"/>
          </w:tcPr>
          <w:p w14:paraId="02B640C5"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4DF6929"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H</w:t>
            </w:r>
          </w:p>
        </w:tc>
        <w:tc>
          <w:tcPr>
            <w:tcW w:w="160" w:type="dxa"/>
            <w:tcBorders>
              <w:top w:val="nil"/>
              <w:left w:val="nil"/>
              <w:bottom w:val="nil"/>
              <w:right w:val="nil"/>
            </w:tcBorders>
          </w:tcPr>
          <w:p w14:paraId="29D2081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98D1BB1"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-0.192</w:t>
            </w:r>
          </w:p>
        </w:tc>
        <w:tc>
          <w:tcPr>
            <w:tcW w:w="1507" w:type="dxa"/>
            <w:tcBorders>
              <w:top w:val="nil"/>
              <w:left w:val="nil"/>
              <w:bottom w:val="nil"/>
              <w:right w:val="nil"/>
            </w:tcBorders>
            <w:noWrap/>
            <w:vAlign w:val="center"/>
          </w:tcPr>
          <w:p w14:paraId="356C3E20"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0.479*</w:t>
            </w:r>
          </w:p>
        </w:tc>
        <w:tc>
          <w:tcPr>
            <w:tcW w:w="1475" w:type="dxa"/>
            <w:tcBorders>
              <w:top w:val="nil"/>
              <w:left w:val="nil"/>
              <w:bottom w:val="nil"/>
              <w:right w:val="nil"/>
            </w:tcBorders>
            <w:noWrap/>
            <w:vAlign w:val="center"/>
          </w:tcPr>
          <w:p w14:paraId="14982FF6"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0.119</w:t>
            </w:r>
          </w:p>
        </w:tc>
        <w:tc>
          <w:tcPr>
            <w:tcW w:w="192" w:type="dxa"/>
            <w:tcBorders>
              <w:top w:val="nil"/>
              <w:left w:val="nil"/>
              <w:bottom w:val="nil"/>
              <w:right w:val="nil"/>
            </w:tcBorders>
            <w:vAlign w:val="center"/>
          </w:tcPr>
          <w:p w14:paraId="2D74BE25"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72AF59BF"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-0.154</w:t>
            </w:r>
          </w:p>
        </w:tc>
        <w:tc>
          <w:tcPr>
            <w:tcW w:w="1507" w:type="dxa"/>
            <w:tcBorders>
              <w:top w:val="nil"/>
              <w:left w:val="nil"/>
              <w:bottom w:val="nil"/>
              <w:right w:val="nil"/>
            </w:tcBorders>
            <w:noWrap/>
            <w:vAlign w:val="center"/>
          </w:tcPr>
          <w:p w14:paraId="4C12D917"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0.668***</w:t>
            </w:r>
          </w:p>
        </w:tc>
        <w:tc>
          <w:tcPr>
            <w:tcW w:w="1310" w:type="dxa"/>
            <w:tcBorders>
              <w:top w:val="nil"/>
              <w:left w:val="nil"/>
              <w:bottom w:val="nil"/>
              <w:right w:val="nil"/>
            </w:tcBorders>
            <w:noWrap/>
            <w:vAlign w:val="center"/>
          </w:tcPr>
          <w:p w14:paraId="0A1F25FE"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-0.095</w:t>
            </w:r>
          </w:p>
        </w:tc>
      </w:tr>
      <w:tr w:rsidR="008C2A32" w14:paraId="194EFB8C" w14:textId="77777777" w:rsidTr="008C2A32">
        <w:trPr>
          <w:trHeight w:val="300"/>
        </w:trPr>
        <w:tc>
          <w:tcPr>
            <w:tcW w:w="160" w:type="dxa"/>
            <w:tcBorders>
              <w:top w:val="nil"/>
              <w:left w:val="nil"/>
              <w:bottom w:val="nil"/>
              <w:right w:val="nil"/>
            </w:tcBorders>
            <w:vAlign w:val="bottom"/>
          </w:tcPr>
          <w:p w14:paraId="13B00023"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6201FE8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I</w:t>
            </w:r>
          </w:p>
        </w:tc>
        <w:tc>
          <w:tcPr>
            <w:tcW w:w="160" w:type="dxa"/>
            <w:tcBorders>
              <w:top w:val="nil"/>
              <w:left w:val="nil"/>
              <w:bottom w:val="nil"/>
              <w:right w:val="nil"/>
            </w:tcBorders>
          </w:tcPr>
          <w:p w14:paraId="018F5E2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41B224E"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-0.469**</w:t>
            </w:r>
          </w:p>
        </w:tc>
        <w:tc>
          <w:tcPr>
            <w:tcW w:w="1507" w:type="dxa"/>
            <w:tcBorders>
              <w:top w:val="nil"/>
              <w:left w:val="nil"/>
              <w:bottom w:val="nil"/>
              <w:right w:val="nil"/>
            </w:tcBorders>
            <w:noWrap/>
            <w:vAlign w:val="center"/>
          </w:tcPr>
          <w:p w14:paraId="4FFFF00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-0.095</w:t>
            </w:r>
          </w:p>
        </w:tc>
        <w:tc>
          <w:tcPr>
            <w:tcW w:w="1475" w:type="dxa"/>
            <w:tcBorders>
              <w:top w:val="nil"/>
              <w:left w:val="nil"/>
              <w:bottom w:val="nil"/>
              <w:right w:val="nil"/>
            </w:tcBorders>
            <w:noWrap/>
            <w:vAlign w:val="center"/>
          </w:tcPr>
          <w:p w14:paraId="28A79B3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0.250</w:t>
            </w:r>
          </w:p>
        </w:tc>
        <w:tc>
          <w:tcPr>
            <w:tcW w:w="192" w:type="dxa"/>
            <w:tcBorders>
              <w:top w:val="nil"/>
              <w:left w:val="nil"/>
              <w:bottom w:val="nil"/>
              <w:right w:val="nil"/>
            </w:tcBorders>
            <w:vAlign w:val="center"/>
          </w:tcPr>
          <w:p w14:paraId="40F9D3E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4B42759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-0.473*</w:t>
            </w:r>
          </w:p>
        </w:tc>
        <w:tc>
          <w:tcPr>
            <w:tcW w:w="1507" w:type="dxa"/>
            <w:tcBorders>
              <w:top w:val="nil"/>
              <w:left w:val="nil"/>
              <w:bottom w:val="nil"/>
              <w:right w:val="nil"/>
            </w:tcBorders>
            <w:noWrap/>
            <w:vAlign w:val="center"/>
          </w:tcPr>
          <w:p w14:paraId="4FA52E2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0.000</w:t>
            </w:r>
          </w:p>
        </w:tc>
        <w:tc>
          <w:tcPr>
            <w:tcW w:w="1310" w:type="dxa"/>
            <w:tcBorders>
              <w:top w:val="nil"/>
              <w:left w:val="nil"/>
              <w:bottom w:val="nil"/>
              <w:right w:val="nil"/>
            </w:tcBorders>
            <w:noWrap/>
            <w:vAlign w:val="center"/>
          </w:tcPr>
          <w:p w14:paraId="0EE8F01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-0.418</w:t>
            </w:r>
          </w:p>
        </w:tc>
      </w:tr>
      <w:tr w:rsidR="008C2A32" w14:paraId="0320B6D5" w14:textId="77777777" w:rsidTr="008C2A32">
        <w:trPr>
          <w:trHeight w:val="300"/>
        </w:trPr>
        <w:tc>
          <w:tcPr>
            <w:tcW w:w="160" w:type="dxa"/>
            <w:tcBorders>
              <w:top w:val="nil"/>
              <w:left w:val="nil"/>
              <w:bottom w:val="nil"/>
              <w:right w:val="nil"/>
            </w:tcBorders>
            <w:vAlign w:val="bottom"/>
          </w:tcPr>
          <w:p w14:paraId="0614D9E4"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68F7C3DC"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J</w:t>
            </w:r>
          </w:p>
        </w:tc>
        <w:tc>
          <w:tcPr>
            <w:tcW w:w="160" w:type="dxa"/>
            <w:tcBorders>
              <w:top w:val="nil"/>
              <w:left w:val="nil"/>
              <w:bottom w:val="nil"/>
              <w:right w:val="nil"/>
            </w:tcBorders>
          </w:tcPr>
          <w:p w14:paraId="0421CC6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FAC54F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0.131</w:t>
            </w:r>
          </w:p>
        </w:tc>
        <w:tc>
          <w:tcPr>
            <w:tcW w:w="1507" w:type="dxa"/>
            <w:tcBorders>
              <w:top w:val="nil"/>
              <w:left w:val="nil"/>
              <w:bottom w:val="nil"/>
              <w:right w:val="nil"/>
            </w:tcBorders>
            <w:noWrap/>
            <w:vAlign w:val="center"/>
          </w:tcPr>
          <w:p w14:paraId="3143E8F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0.163</w:t>
            </w:r>
          </w:p>
        </w:tc>
        <w:tc>
          <w:tcPr>
            <w:tcW w:w="1475" w:type="dxa"/>
            <w:tcBorders>
              <w:top w:val="nil"/>
              <w:left w:val="nil"/>
              <w:bottom w:val="nil"/>
              <w:right w:val="nil"/>
            </w:tcBorders>
            <w:noWrap/>
            <w:vAlign w:val="center"/>
          </w:tcPr>
          <w:p w14:paraId="154BFFEE"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0.360*</w:t>
            </w:r>
          </w:p>
        </w:tc>
        <w:tc>
          <w:tcPr>
            <w:tcW w:w="192" w:type="dxa"/>
            <w:tcBorders>
              <w:top w:val="nil"/>
              <w:left w:val="nil"/>
              <w:bottom w:val="nil"/>
              <w:right w:val="nil"/>
            </w:tcBorders>
            <w:vAlign w:val="center"/>
          </w:tcPr>
          <w:p w14:paraId="1FA5FE8B"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3E22CD0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0.073</w:t>
            </w:r>
          </w:p>
        </w:tc>
        <w:tc>
          <w:tcPr>
            <w:tcW w:w="1507" w:type="dxa"/>
            <w:tcBorders>
              <w:top w:val="nil"/>
              <w:left w:val="nil"/>
              <w:bottom w:val="nil"/>
              <w:right w:val="nil"/>
            </w:tcBorders>
            <w:noWrap/>
            <w:vAlign w:val="center"/>
          </w:tcPr>
          <w:p w14:paraId="581F3CC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0.137</w:t>
            </w:r>
          </w:p>
        </w:tc>
        <w:tc>
          <w:tcPr>
            <w:tcW w:w="1310" w:type="dxa"/>
            <w:tcBorders>
              <w:top w:val="nil"/>
              <w:left w:val="nil"/>
              <w:bottom w:val="nil"/>
              <w:right w:val="nil"/>
            </w:tcBorders>
            <w:noWrap/>
            <w:vAlign w:val="center"/>
          </w:tcPr>
          <w:p w14:paraId="416CB9C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0.114</w:t>
            </w:r>
          </w:p>
        </w:tc>
      </w:tr>
      <w:tr w:rsidR="008C2A32" w14:paraId="7F41B0B5" w14:textId="77777777" w:rsidTr="008C2A32">
        <w:trPr>
          <w:trHeight w:val="300"/>
        </w:trPr>
        <w:tc>
          <w:tcPr>
            <w:tcW w:w="160" w:type="dxa"/>
            <w:tcBorders>
              <w:top w:val="nil"/>
              <w:left w:val="nil"/>
              <w:bottom w:val="single" w:sz="2" w:space="0" w:color="auto"/>
              <w:right w:val="nil"/>
            </w:tcBorders>
            <w:vAlign w:val="bottom"/>
          </w:tcPr>
          <w:p w14:paraId="1912B630"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single" w:sz="2" w:space="0" w:color="auto"/>
              <w:right w:val="nil"/>
            </w:tcBorders>
            <w:vAlign w:val="bottom"/>
          </w:tcPr>
          <w:p w14:paraId="7DE41AB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K</w:t>
            </w:r>
          </w:p>
        </w:tc>
        <w:tc>
          <w:tcPr>
            <w:tcW w:w="160" w:type="dxa"/>
            <w:tcBorders>
              <w:top w:val="nil"/>
              <w:left w:val="nil"/>
              <w:bottom w:val="single" w:sz="2" w:space="0" w:color="auto"/>
              <w:right w:val="nil"/>
            </w:tcBorders>
          </w:tcPr>
          <w:p w14:paraId="32E2CA8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single" w:sz="4" w:space="0" w:color="auto"/>
              <w:right w:val="nil"/>
            </w:tcBorders>
            <w:noWrap/>
            <w:vAlign w:val="center"/>
          </w:tcPr>
          <w:p w14:paraId="41819A3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-0.034</w:t>
            </w:r>
          </w:p>
        </w:tc>
        <w:tc>
          <w:tcPr>
            <w:tcW w:w="1507" w:type="dxa"/>
            <w:tcBorders>
              <w:top w:val="nil"/>
              <w:left w:val="nil"/>
              <w:bottom w:val="single" w:sz="4" w:space="0" w:color="auto"/>
              <w:right w:val="nil"/>
            </w:tcBorders>
            <w:noWrap/>
            <w:vAlign w:val="center"/>
          </w:tcPr>
          <w:p w14:paraId="240596F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0.651***</w:t>
            </w:r>
          </w:p>
        </w:tc>
        <w:tc>
          <w:tcPr>
            <w:tcW w:w="1475" w:type="dxa"/>
            <w:tcBorders>
              <w:top w:val="nil"/>
              <w:left w:val="nil"/>
              <w:bottom w:val="single" w:sz="4" w:space="0" w:color="auto"/>
              <w:right w:val="nil"/>
            </w:tcBorders>
            <w:noWrap/>
            <w:vAlign w:val="center"/>
          </w:tcPr>
          <w:p w14:paraId="057CF53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-0.005</w:t>
            </w:r>
          </w:p>
        </w:tc>
        <w:tc>
          <w:tcPr>
            <w:tcW w:w="192" w:type="dxa"/>
            <w:tcBorders>
              <w:top w:val="nil"/>
              <w:left w:val="nil"/>
              <w:bottom w:val="single" w:sz="4" w:space="0" w:color="auto"/>
              <w:right w:val="nil"/>
            </w:tcBorders>
            <w:vAlign w:val="center"/>
          </w:tcPr>
          <w:p w14:paraId="25D8325F"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single" w:sz="4" w:space="0" w:color="auto"/>
              <w:right w:val="nil"/>
            </w:tcBorders>
            <w:noWrap/>
            <w:vAlign w:val="center"/>
          </w:tcPr>
          <w:p w14:paraId="721135D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-0.077</w:t>
            </w:r>
          </w:p>
        </w:tc>
        <w:tc>
          <w:tcPr>
            <w:tcW w:w="1507" w:type="dxa"/>
            <w:tcBorders>
              <w:top w:val="nil"/>
              <w:left w:val="nil"/>
              <w:bottom w:val="single" w:sz="4" w:space="0" w:color="auto"/>
              <w:right w:val="nil"/>
            </w:tcBorders>
            <w:noWrap/>
            <w:vAlign w:val="center"/>
          </w:tcPr>
          <w:p w14:paraId="194C207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1.380***</w:t>
            </w:r>
          </w:p>
        </w:tc>
        <w:tc>
          <w:tcPr>
            <w:tcW w:w="1310" w:type="dxa"/>
            <w:tcBorders>
              <w:top w:val="nil"/>
              <w:left w:val="nil"/>
              <w:bottom w:val="single" w:sz="4" w:space="0" w:color="auto"/>
              <w:right w:val="nil"/>
            </w:tcBorders>
            <w:noWrap/>
            <w:vAlign w:val="center"/>
          </w:tcPr>
          <w:p w14:paraId="18869CF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-0.374</w:t>
            </w:r>
          </w:p>
        </w:tc>
      </w:tr>
      <w:tr w:rsidR="008C2A32" w14:paraId="20D0B6B6" w14:textId="77777777" w:rsidTr="008C2A32">
        <w:trPr>
          <w:trHeight w:val="300"/>
        </w:trPr>
        <w:tc>
          <w:tcPr>
            <w:tcW w:w="1181" w:type="dxa"/>
            <w:gridSpan w:val="2"/>
            <w:tcBorders>
              <w:top w:val="single" w:sz="2" w:space="0" w:color="auto"/>
              <w:left w:val="nil"/>
              <w:bottom w:val="nil"/>
              <w:right w:val="nil"/>
            </w:tcBorders>
          </w:tcPr>
          <w:p w14:paraId="16251A4D"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Without</w:t>
            </w:r>
            <w:proofErr w:type="spellEnd"/>
            <w:r>
              <w:rPr>
                <w:rFonts w:ascii="Times New Roman" w:hAnsi="Times New Roman" w:cs="Times New Roman"/>
                <w:color w:val="000000"/>
                <w:sz w:val="24"/>
                <w:szCs w:val="24"/>
                <w:lang w:eastAsia="es-ES"/>
              </w:rPr>
              <w:t xml:space="preserve"> </w:t>
            </w:r>
            <w:r>
              <w:rPr>
                <w:rFonts w:ascii="Times New Roman" w:hAnsi="Times New Roman" w:cs="Times New Roman"/>
                <w:i/>
                <w:iCs/>
                <w:color w:val="000000"/>
                <w:sz w:val="24"/>
                <w:szCs w:val="24"/>
                <w:lang w:eastAsia="es-ES"/>
              </w:rPr>
              <w:t>P. alcon</w:t>
            </w:r>
          </w:p>
        </w:tc>
        <w:tc>
          <w:tcPr>
            <w:tcW w:w="160" w:type="dxa"/>
            <w:tcBorders>
              <w:top w:val="single" w:sz="2" w:space="0" w:color="auto"/>
              <w:left w:val="nil"/>
              <w:bottom w:val="nil"/>
              <w:right w:val="nil"/>
            </w:tcBorders>
          </w:tcPr>
          <w:p w14:paraId="286EA9E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single" w:sz="4" w:space="0" w:color="auto"/>
              <w:left w:val="nil"/>
              <w:bottom w:val="nil"/>
              <w:right w:val="nil"/>
            </w:tcBorders>
            <w:noWrap/>
            <w:vAlign w:val="center"/>
          </w:tcPr>
          <w:p w14:paraId="3878EA0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507" w:type="dxa"/>
            <w:tcBorders>
              <w:top w:val="single" w:sz="4" w:space="0" w:color="auto"/>
              <w:left w:val="nil"/>
              <w:bottom w:val="nil"/>
              <w:right w:val="nil"/>
            </w:tcBorders>
            <w:noWrap/>
            <w:vAlign w:val="center"/>
          </w:tcPr>
          <w:p w14:paraId="11B69943"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475" w:type="dxa"/>
            <w:tcBorders>
              <w:top w:val="single" w:sz="4" w:space="0" w:color="auto"/>
              <w:left w:val="nil"/>
              <w:bottom w:val="nil"/>
              <w:right w:val="nil"/>
            </w:tcBorders>
            <w:noWrap/>
            <w:vAlign w:val="center"/>
          </w:tcPr>
          <w:p w14:paraId="252251D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92" w:type="dxa"/>
            <w:tcBorders>
              <w:top w:val="single" w:sz="4" w:space="0" w:color="auto"/>
              <w:left w:val="nil"/>
              <w:bottom w:val="nil"/>
              <w:right w:val="nil"/>
            </w:tcBorders>
            <w:vAlign w:val="center"/>
          </w:tcPr>
          <w:p w14:paraId="30AA8F48"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single" w:sz="4" w:space="0" w:color="auto"/>
              <w:left w:val="nil"/>
              <w:bottom w:val="nil"/>
              <w:right w:val="nil"/>
            </w:tcBorders>
            <w:noWrap/>
            <w:vAlign w:val="center"/>
          </w:tcPr>
          <w:p w14:paraId="1A477F6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507" w:type="dxa"/>
            <w:tcBorders>
              <w:top w:val="single" w:sz="4" w:space="0" w:color="auto"/>
              <w:left w:val="nil"/>
              <w:bottom w:val="nil"/>
              <w:right w:val="nil"/>
            </w:tcBorders>
            <w:noWrap/>
            <w:vAlign w:val="center"/>
          </w:tcPr>
          <w:p w14:paraId="43EF0F0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310" w:type="dxa"/>
            <w:tcBorders>
              <w:top w:val="single" w:sz="4" w:space="0" w:color="auto"/>
              <w:left w:val="nil"/>
              <w:bottom w:val="nil"/>
              <w:right w:val="nil"/>
            </w:tcBorders>
            <w:noWrap/>
            <w:vAlign w:val="center"/>
          </w:tcPr>
          <w:p w14:paraId="4521128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r>
      <w:tr w:rsidR="008C2A32" w14:paraId="13A9524D" w14:textId="77777777" w:rsidTr="008C2A32">
        <w:trPr>
          <w:trHeight w:val="300"/>
        </w:trPr>
        <w:tc>
          <w:tcPr>
            <w:tcW w:w="160" w:type="dxa"/>
            <w:tcBorders>
              <w:top w:val="nil"/>
              <w:left w:val="nil"/>
              <w:bottom w:val="nil"/>
              <w:right w:val="nil"/>
            </w:tcBorders>
            <w:vAlign w:val="bottom"/>
          </w:tcPr>
          <w:p w14:paraId="01FE2CA7"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0F03AF8E"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w:t>
            </w:r>
          </w:p>
        </w:tc>
        <w:tc>
          <w:tcPr>
            <w:tcW w:w="160" w:type="dxa"/>
            <w:tcBorders>
              <w:top w:val="nil"/>
              <w:left w:val="nil"/>
              <w:bottom w:val="nil"/>
              <w:right w:val="nil"/>
            </w:tcBorders>
          </w:tcPr>
          <w:p w14:paraId="1B72868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39E918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0.115</w:t>
            </w:r>
          </w:p>
        </w:tc>
        <w:tc>
          <w:tcPr>
            <w:tcW w:w="1507" w:type="dxa"/>
            <w:tcBorders>
              <w:top w:val="nil"/>
              <w:left w:val="nil"/>
              <w:bottom w:val="nil"/>
              <w:right w:val="nil"/>
            </w:tcBorders>
            <w:noWrap/>
            <w:vAlign w:val="center"/>
          </w:tcPr>
          <w:p w14:paraId="454298C7"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0.096</w:t>
            </w:r>
          </w:p>
        </w:tc>
        <w:tc>
          <w:tcPr>
            <w:tcW w:w="1475" w:type="dxa"/>
            <w:tcBorders>
              <w:top w:val="nil"/>
              <w:left w:val="nil"/>
              <w:bottom w:val="nil"/>
              <w:right w:val="nil"/>
            </w:tcBorders>
            <w:noWrap/>
            <w:vAlign w:val="center"/>
          </w:tcPr>
          <w:p w14:paraId="26EBD9DE"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0.357*</w:t>
            </w:r>
          </w:p>
        </w:tc>
        <w:tc>
          <w:tcPr>
            <w:tcW w:w="192" w:type="dxa"/>
            <w:tcBorders>
              <w:top w:val="nil"/>
              <w:left w:val="nil"/>
              <w:bottom w:val="nil"/>
              <w:right w:val="nil"/>
            </w:tcBorders>
            <w:vAlign w:val="center"/>
          </w:tcPr>
          <w:p w14:paraId="4111EFBE"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8271A8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0.368**</w:t>
            </w:r>
          </w:p>
        </w:tc>
        <w:tc>
          <w:tcPr>
            <w:tcW w:w="1507" w:type="dxa"/>
            <w:tcBorders>
              <w:top w:val="nil"/>
              <w:left w:val="nil"/>
              <w:bottom w:val="nil"/>
              <w:right w:val="nil"/>
            </w:tcBorders>
            <w:noWrap/>
            <w:vAlign w:val="center"/>
          </w:tcPr>
          <w:p w14:paraId="3F32547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0.247*</w:t>
            </w:r>
          </w:p>
        </w:tc>
        <w:tc>
          <w:tcPr>
            <w:tcW w:w="1310" w:type="dxa"/>
            <w:tcBorders>
              <w:top w:val="nil"/>
              <w:left w:val="nil"/>
              <w:bottom w:val="nil"/>
              <w:right w:val="nil"/>
            </w:tcBorders>
            <w:noWrap/>
            <w:vAlign w:val="center"/>
          </w:tcPr>
          <w:p w14:paraId="08DFFAE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0.156</w:t>
            </w:r>
          </w:p>
        </w:tc>
      </w:tr>
      <w:tr w:rsidR="008C2A32" w14:paraId="425E78A2" w14:textId="77777777" w:rsidTr="008C2A32">
        <w:trPr>
          <w:trHeight w:val="300"/>
        </w:trPr>
        <w:tc>
          <w:tcPr>
            <w:tcW w:w="160" w:type="dxa"/>
            <w:tcBorders>
              <w:top w:val="nil"/>
              <w:left w:val="nil"/>
              <w:bottom w:val="nil"/>
              <w:right w:val="nil"/>
            </w:tcBorders>
            <w:vAlign w:val="bottom"/>
          </w:tcPr>
          <w:p w14:paraId="61C71A67"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E4CD7BB"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M</w:t>
            </w:r>
          </w:p>
        </w:tc>
        <w:tc>
          <w:tcPr>
            <w:tcW w:w="160" w:type="dxa"/>
            <w:tcBorders>
              <w:top w:val="nil"/>
              <w:left w:val="nil"/>
              <w:bottom w:val="nil"/>
              <w:right w:val="nil"/>
            </w:tcBorders>
          </w:tcPr>
          <w:p w14:paraId="54FCF38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07167C2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0.197*</w:t>
            </w:r>
          </w:p>
        </w:tc>
        <w:tc>
          <w:tcPr>
            <w:tcW w:w="1507" w:type="dxa"/>
            <w:tcBorders>
              <w:top w:val="nil"/>
              <w:left w:val="nil"/>
              <w:bottom w:val="nil"/>
              <w:right w:val="nil"/>
            </w:tcBorders>
            <w:noWrap/>
            <w:vAlign w:val="center"/>
          </w:tcPr>
          <w:p w14:paraId="04A580F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-0.005</w:t>
            </w:r>
          </w:p>
        </w:tc>
        <w:tc>
          <w:tcPr>
            <w:tcW w:w="1475" w:type="dxa"/>
            <w:tcBorders>
              <w:top w:val="nil"/>
              <w:left w:val="nil"/>
              <w:bottom w:val="nil"/>
              <w:right w:val="nil"/>
            </w:tcBorders>
            <w:noWrap/>
            <w:vAlign w:val="center"/>
          </w:tcPr>
          <w:p w14:paraId="5C506DC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0.258**</w:t>
            </w:r>
          </w:p>
        </w:tc>
        <w:tc>
          <w:tcPr>
            <w:tcW w:w="192" w:type="dxa"/>
            <w:tcBorders>
              <w:top w:val="nil"/>
              <w:left w:val="nil"/>
              <w:bottom w:val="nil"/>
              <w:right w:val="nil"/>
            </w:tcBorders>
            <w:vAlign w:val="center"/>
          </w:tcPr>
          <w:p w14:paraId="1491198F"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D8E2C63"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0.234**</w:t>
            </w:r>
          </w:p>
        </w:tc>
        <w:tc>
          <w:tcPr>
            <w:tcW w:w="1507" w:type="dxa"/>
            <w:tcBorders>
              <w:top w:val="nil"/>
              <w:left w:val="nil"/>
              <w:bottom w:val="nil"/>
              <w:right w:val="nil"/>
            </w:tcBorders>
            <w:noWrap/>
            <w:vAlign w:val="center"/>
          </w:tcPr>
          <w:p w14:paraId="7249969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0.247**</w:t>
            </w:r>
          </w:p>
        </w:tc>
        <w:tc>
          <w:tcPr>
            <w:tcW w:w="1310" w:type="dxa"/>
            <w:tcBorders>
              <w:top w:val="nil"/>
              <w:left w:val="nil"/>
              <w:bottom w:val="nil"/>
              <w:right w:val="nil"/>
            </w:tcBorders>
            <w:noWrap/>
            <w:vAlign w:val="center"/>
          </w:tcPr>
          <w:p w14:paraId="0C23541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0.121</w:t>
            </w:r>
          </w:p>
        </w:tc>
      </w:tr>
      <w:tr w:rsidR="008C2A32" w14:paraId="4728FBB0" w14:textId="77777777" w:rsidTr="008C2A32">
        <w:trPr>
          <w:trHeight w:val="300"/>
        </w:trPr>
        <w:tc>
          <w:tcPr>
            <w:tcW w:w="160" w:type="dxa"/>
            <w:tcBorders>
              <w:top w:val="nil"/>
              <w:left w:val="nil"/>
              <w:bottom w:val="nil"/>
              <w:right w:val="nil"/>
            </w:tcBorders>
            <w:vAlign w:val="bottom"/>
          </w:tcPr>
          <w:p w14:paraId="3D46BD1D"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5DD1C857"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N</w:t>
            </w:r>
          </w:p>
        </w:tc>
        <w:tc>
          <w:tcPr>
            <w:tcW w:w="160" w:type="dxa"/>
            <w:tcBorders>
              <w:top w:val="nil"/>
              <w:left w:val="nil"/>
              <w:bottom w:val="nil"/>
              <w:right w:val="nil"/>
            </w:tcBorders>
          </w:tcPr>
          <w:p w14:paraId="53FFA46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1529B0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0.520***</w:t>
            </w:r>
          </w:p>
        </w:tc>
        <w:tc>
          <w:tcPr>
            <w:tcW w:w="1507" w:type="dxa"/>
            <w:tcBorders>
              <w:top w:val="nil"/>
              <w:left w:val="nil"/>
              <w:bottom w:val="nil"/>
              <w:right w:val="nil"/>
            </w:tcBorders>
            <w:noWrap/>
            <w:vAlign w:val="center"/>
          </w:tcPr>
          <w:p w14:paraId="2911F0F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0.830***</w:t>
            </w:r>
          </w:p>
        </w:tc>
        <w:tc>
          <w:tcPr>
            <w:tcW w:w="1475" w:type="dxa"/>
            <w:tcBorders>
              <w:top w:val="nil"/>
              <w:left w:val="nil"/>
              <w:bottom w:val="nil"/>
              <w:right w:val="nil"/>
            </w:tcBorders>
            <w:noWrap/>
            <w:vAlign w:val="center"/>
          </w:tcPr>
          <w:p w14:paraId="3056585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0.203</w:t>
            </w:r>
          </w:p>
        </w:tc>
        <w:tc>
          <w:tcPr>
            <w:tcW w:w="192" w:type="dxa"/>
            <w:tcBorders>
              <w:top w:val="nil"/>
              <w:left w:val="nil"/>
              <w:bottom w:val="nil"/>
              <w:right w:val="nil"/>
            </w:tcBorders>
            <w:vAlign w:val="center"/>
          </w:tcPr>
          <w:p w14:paraId="7B882AA4"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31D8CD6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654C39E3"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38559B0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1BC49A38" w14:textId="77777777" w:rsidTr="008C2A32">
        <w:trPr>
          <w:trHeight w:val="300"/>
        </w:trPr>
        <w:tc>
          <w:tcPr>
            <w:tcW w:w="160" w:type="dxa"/>
            <w:tcBorders>
              <w:top w:val="nil"/>
              <w:left w:val="nil"/>
              <w:bottom w:val="nil"/>
              <w:right w:val="nil"/>
            </w:tcBorders>
            <w:vAlign w:val="bottom"/>
          </w:tcPr>
          <w:p w14:paraId="0A4C65DC"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FEC5103"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O</w:t>
            </w:r>
          </w:p>
        </w:tc>
        <w:tc>
          <w:tcPr>
            <w:tcW w:w="160" w:type="dxa"/>
            <w:tcBorders>
              <w:top w:val="nil"/>
              <w:left w:val="nil"/>
              <w:bottom w:val="nil"/>
              <w:right w:val="nil"/>
            </w:tcBorders>
          </w:tcPr>
          <w:p w14:paraId="17EC9A6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6AEB879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0.059</w:t>
            </w:r>
          </w:p>
        </w:tc>
        <w:tc>
          <w:tcPr>
            <w:tcW w:w="1507" w:type="dxa"/>
            <w:tcBorders>
              <w:top w:val="nil"/>
              <w:left w:val="nil"/>
              <w:bottom w:val="nil"/>
              <w:right w:val="nil"/>
            </w:tcBorders>
            <w:noWrap/>
            <w:vAlign w:val="center"/>
          </w:tcPr>
          <w:p w14:paraId="68BD1AC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0.573***</w:t>
            </w:r>
          </w:p>
        </w:tc>
        <w:tc>
          <w:tcPr>
            <w:tcW w:w="1475" w:type="dxa"/>
            <w:tcBorders>
              <w:top w:val="nil"/>
              <w:left w:val="nil"/>
              <w:bottom w:val="nil"/>
              <w:right w:val="nil"/>
            </w:tcBorders>
            <w:noWrap/>
            <w:vAlign w:val="center"/>
          </w:tcPr>
          <w:p w14:paraId="39B8E7E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0.041</w:t>
            </w:r>
          </w:p>
        </w:tc>
        <w:tc>
          <w:tcPr>
            <w:tcW w:w="192" w:type="dxa"/>
            <w:tcBorders>
              <w:top w:val="nil"/>
              <w:left w:val="nil"/>
              <w:bottom w:val="nil"/>
              <w:right w:val="nil"/>
            </w:tcBorders>
            <w:vAlign w:val="center"/>
          </w:tcPr>
          <w:p w14:paraId="05A4ADA9"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9A6D6B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30888F7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01F47F4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77F65462" w14:textId="77777777" w:rsidTr="008C2A32">
        <w:trPr>
          <w:trHeight w:val="300"/>
        </w:trPr>
        <w:tc>
          <w:tcPr>
            <w:tcW w:w="160" w:type="dxa"/>
            <w:tcBorders>
              <w:top w:val="nil"/>
              <w:left w:val="nil"/>
              <w:bottom w:val="nil"/>
              <w:right w:val="nil"/>
            </w:tcBorders>
            <w:vAlign w:val="bottom"/>
          </w:tcPr>
          <w:p w14:paraId="605D29BD"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71172EDE"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w:t>
            </w:r>
          </w:p>
        </w:tc>
        <w:tc>
          <w:tcPr>
            <w:tcW w:w="160" w:type="dxa"/>
            <w:tcBorders>
              <w:top w:val="nil"/>
              <w:left w:val="nil"/>
              <w:bottom w:val="nil"/>
              <w:right w:val="nil"/>
            </w:tcBorders>
          </w:tcPr>
          <w:p w14:paraId="216DFA7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32EEFA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0.197</w:t>
            </w:r>
          </w:p>
        </w:tc>
        <w:tc>
          <w:tcPr>
            <w:tcW w:w="1507" w:type="dxa"/>
            <w:tcBorders>
              <w:top w:val="nil"/>
              <w:left w:val="nil"/>
              <w:bottom w:val="nil"/>
              <w:right w:val="nil"/>
            </w:tcBorders>
            <w:noWrap/>
            <w:vAlign w:val="center"/>
          </w:tcPr>
          <w:p w14:paraId="0AAD225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0.482**</w:t>
            </w:r>
          </w:p>
        </w:tc>
        <w:tc>
          <w:tcPr>
            <w:tcW w:w="1475" w:type="dxa"/>
            <w:tcBorders>
              <w:top w:val="nil"/>
              <w:left w:val="nil"/>
              <w:bottom w:val="nil"/>
              <w:right w:val="nil"/>
            </w:tcBorders>
            <w:noWrap/>
            <w:vAlign w:val="center"/>
          </w:tcPr>
          <w:p w14:paraId="2F0AB4A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-0.278</w:t>
            </w:r>
          </w:p>
        </w:tc>
        <w:tc>
          <w:tcPr>
            <w:tcW w:w="192" w:type="dxa"/>
            <w:tcBorders>
              <w:top w:val="nil"/>
              <w:left w:val="nil"/>
              <w:bottom w:val="nil"/>
              <w:right w:val="nil"/>
            </w:tcBorders>
            <w:vAlign w:val="center"/>
          </w:tcPr>
          <w:p w14:paraId="48C03C3C"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1D3A90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00086C9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5E3A26F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0BA4D6AB" w14:textId="77777777" w:rsidTr="008C2A32">
        <w:trPr>
          <w:trHeight w:val="300"/>
        </w:trPr>
        <w:tc>
          <w:tcPr>
            <w:tcW w:w="160" w:type="dxa"/>
            <w:tcBorders>
              <w:top w:val="nil"/>
              <w:left w:val="nil"/>
              <w:bottom w:val="nil"/>
              <w:right w:val="nil"/>
            </w:tcBorders>
            <w:vAlign w:val="bottom"/>
          </w:tcPr>
          <w:p w14:paraId="40101BFA"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450E20B5"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Q</w:t>
            </w:r>
          </w:p>
        </w:tc>
        <w:tc>
          <w:tcPr>
            <w:tcW w:w="160" w:type="dxa"/>
            <w:tcBorders>
              <w:top w:val="nil"/>
              <w:left w:val="nil"/>
              <w:bottom w:val="nil"/>
              <w:right w:val="nil"/>
            </w:tcBorders>
          </w:tcPr>
          <w:p w14:paraId="4A09A64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6F3BF8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0.079</w:t>
            </w:r>
          </w:p>
        </w:tc>
        <w:tc>
          <w:tcPr>
            <w:tcW w:w="1507" w:type="dxa"/>
            <w:tcBorders>
              <w:top w:val="nil"/>
              <w:left w:val="nil"/>
              <w:bottom w:val="nil"/>
              <w:right w:val="nil"/>
            </w:tcBorders>
            <w:noWrap/>
            <w:vAlign w:val="center"/>
          </w:tcPr>
          <w:p w14:paraId="6AA744B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0.558***</w:t>
            </w:r>
          </w:p>
        </w:tc>
        <w:tc>
          <w:tcPr>
            <w:tcW w:w="1475" w:type="dxa"/>
            <w:tcBorders>
              <w:top w:val="nil"/>
              <w:left w:val="nil"/>
              <w:bottom w:val="nil"/>
              <w:right w:val="nil"/>
            </w:tcBorders>
            <w:noWrap/>
            <w:vAlign w:val="center"/>
          </w:tcPr>
          <w:p w14:paraId="2E04EDF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0.058</w:t>
            </w:r>
          </w:p>
        </w:tc>
        <w:tc>
          <w:tcPr>
            <w:tcW w:w="192" w:type="dxa"/>
            <w:tcBorders>
              <w:top w:val="nil"/>
              <w:left w:val="nil"/>
              <w:bottom w:val="nil"/>
              <w:right w:val="nil"/>
            </w:tcBorders>
            <w:vAlign w:val="center"/>
          </w:tcPr>
          <w:p w14:paraId="0E2AC8E6"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A69C5B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66D2029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21BA859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2713DF82" w14:textId="77777777" w:rsidTr="008C2A32">
        <w:trPr>
          <w:trHeight w:val="300"/>
        </w:trPr>
        <w:tc>
          <w:tcPr>
            <w:tcW w:w="160" w:type="dxa"/>
            <w:tcBorders>
              <w:top w:val="nil"/>
              <w:left w:val="nil"/>
              <w:bottom w:val="nil"/>
              <w:right w:val="nil"/>
            </w:tcBorders>
            <w:vAlign w:val="bottom"/>
          </w:tcPr>
          <w:p w14:paraId="4DCC108C"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8A3AE11"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R</w:t>
            </w:r>
          </w:p>
        </w:tc>
        <w:tc>
          <w:tcPr>
            <w:tcW w:w="160" w:type="dxa"/>
            <w:tcBorders>
              <w:top w:val="nil"/>
              <w:left w:val="nil"/>
              <w:bottom w:val="nil"/>
              <w:right w:val="nil"/>
            </w:tcBorders>
          </w:tcPr>
          <w:p w14:paraId="2A59888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47D7B8C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0.581</w:t>
            </w:r>
          </w:p>
        </w:tc>
        <w:tc>
          <w:tcPr>
            <w:tcW w:w="1507" w:type="dxa"/>
            <w:tcBorders>
              <w:top w:val="nil"/>
              <w:left w:val="nil"/>
              <w:bottom w:val="nil"/>
              <w:right w:val="nil"/>
            </w:tcBorders>
            <w:noWrap/>
            <w:vAlign w:val="center"/>
          </w:tcPr>
          <w:p w14:paraId="39D77471"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0.344</w:t>
            </w:r>
          </w:p>
        </w:tc>
        <w:tc>
          <w:tcPr>
            <w:tcW w:w="1475" w:type="dxa"/>
            <w:tcBorders>
              <w:top w:val="nil"/>
              <w:left w:val="nil"/>
              <w:bottom w:val="nil"/>
              <w:right w:val="nil"/>
            </w:tcBorders>
            <w:noWrap/>
            <w:vAlign w:val="center"/>
          </w:tcPr>
          <w:p w14:paraId="199AF2F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0.120</w:t>
            </w:r>
          </w:p>
        </w:tc>
        <w:tc>
          <w:tcPr>
            <w:tcW w:w="192" w:type="dxa"/>
            <w:tcBorders>
              <w:top w:val="nil"/>
              <w:left w:val="nil"/>
              <w:bottom w:val="nil"/>
              <w:right w:val="nil"/>
            </w:tcBorders>
            <w:vAlign w:val="center"/>
          </w:tcPr>
          <w:p w14:paraId="68678E06"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7C061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0.440</w:t>
            </w:r>
          </w:p>
        </w:tc>
        <w:tc>
          <w:tcPr>
            <w:tcW w:w="1507" w:type="dxa"/>
            <w:tcBorders>
              <w:top w:val="nil"/>
              <w:left w:val="nil"/>
              <w:bottom w:val="nil"/>
              <w:right w:val="nil"/>
            </w:tcBorders>
            <w:noWrap/>
            <w:vAlign w:val="center"/>
          </w:tcPr>
          <w:p w14:paraId="5A575C7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-0.019</w:t>
            </w:r>
          </w:p>
        </w:tc>
        <w:tc>
          <w:tcPr>
            <w:tcW w:w="1310" w:type="dxa"/>
            <w:tcBorders>
              <w:top w:val="nil"/>
              <w:left w:val="nil"/>
              <w:bottom w:val="nil"/>
              <w:right w:val="nil"/>
            </w:tcBorders>
            <w:noWrap/>
            <w:vAlign w:val="center"/>
          </w:tcPr>
          <w:p w14:paraId="648395B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-0.244</w:t>
            </w:r>
          </w:p>
        </w:tc>
      </w:tr>
      <w:tr w:rsidR="008C2A32" w14:paraId="4A67F832" w14:textId="77777777" w:rsidTr="008C2A32">
        <w:trPr>
          <w:trHeight w:val="300"/>
        </w:trPr>
        <w:tc>
          <w:tcPr>
            <w:tcW w:w="160" w:type="dxa"/>
            <w:tcBorders>
              <w:top w:val="nil"/>
              <w:left w:val="nil"/>
              <w:bottom w:val="nil"/>
              <w:right w:val="nil"/>
            </w:tcBorders>
            <w:vAlign w:val="bottom"/>
          </w:tcPr>
          <w:p w14:paraId="40723706"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78B5AEE1"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S</w:t>
            </w:r>
          </w:p>
        </w:tc>
        <w:tc>
          <w:tcPr>
            <w:tcW w:w="160" w:type="dxa"/>
            <w:tcBorders>
              <w:top w:val="nil"/>
              <w:left w:val="nil"/>
              <w:bottom w:val="nil"/>
              <w:right w:val="nil"/>
            </w:tcBorders>
          </w:tcPr>
          <w:p w14:paraId="6D02D57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20C3128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0.155</w:t>
            </w:r>
          </w:p>
        </w:tc>
        <w:tc>
          <w:tcPr>
            <w:tcW w:w="1507" w:type="dxa"/>
            <w:tcBorders>
              <w:top w:val="nil"/>
              <w:left w:val="nil"/>
              <w:bottom w:val="nil"/>
              <w:right w:val="nil"/>
            </w:tcBorders>
            <w:noWrap/>
            <w:vAlign w:val="center"/>
          </w:tcPr>
          <w:p w14:paraId="76AA09E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0.952***</w:t>
            </w:r>
          </w:p>
        </w:tc>
        <w:tc>
          <w:tcPr>
            <w:tcW w:w="1475" w:type="dxa"/>
            <w:tcBorders>
              <w:top w:val="nil"/>
              <w:left w:val="nil"/>
              <w:bottom w:val="nil"/>
              <w:right w:val="nil"/>
            </w:tcBorders>
            <w:noWrap/>
            <w:vAlign w:val="center"/>
          </w:tcPr>
          <w:p w14:paraId="744B96D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0.104</w:t>
            </w:r>
          </w:p>
        </w:tc>
        <w:tc>
          <w:tcPr>
            <w:tcW w:w="192" w:type="dxa"/>
            <w:tcBorders>
              <w:top w:val="nil"/>
              <w:left w:val="nil"/>
              <w:bottom w:val="nil"/>
              <w:right w:val="nil"/>
            </w:tcBorders>
            <w:vAlign w:val="center"/>
          </w:tcPr>
          <w:p w14:paraId="12E7D7D5"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34FD2B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0.315</w:t>
            </w:r>
          </w:p>
        </w:tc>
        <w:tc>
          <w:tcPr>
            <w:tcW w:w="1507" w:type="dxa"/>
            <w:tcBorders>
              <w:top w:val="nil"/>
              <w:left w:val="nil"/>
              <w:bottom w:val="nil"/>
              <w:right w:val="nil"/>
            </w:tcBorders>
            <w:noWrap/>
            <w:vAlign w:val="center"/>
          </w:tcPr>
          <w:p w14:paraId="08542D4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0.053</w:t>
            </w:r>
          </w:p>
        </w:tc>
        <w:tc>
          <w:tcPr>
            <w:tcW w:w="1310" w:type="dxa"/>
            <w:tcBorders>
              <w:top w:val="nil"/>
              <w:left w:val="nil"/>
              <w:bottom w:val="nil"/>
              <w:right w:val="nil"/>
            </w:tcBorders>
            <w:noWrap/>
            <w:vAlign w:val="center"/>
          </w:tcPr>
          <w:p w14:paraId="205A7C87"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0.723*</w:t>
            </w:r>
          </w:p>
        </w:tc>
      </w:tr>
      <w:tr w:rsidR="008C2A32" w14:paraId="307D41A5" w14:textId="77777777" w:rsidTr="008C2A32">
        <w:trPr>
          <w:trHeight w:val="300"/>
        </w:trPr>
        <w:tc>
          <w:tcPr>
            <w:tcW w:w="160" w:type="dxa"/>
            <w:tcBorders>
              <w:top w:val="nil"/>
              <w:left w:val="nil"/>
              <w:bottom w:val="single" w:sz="18" w:space="0" w:color="auto"/>
              <w:right w:val="nil"/>
            </w:tcBorders>
            <w:vAlign w:val="bottom"/>
          </w:tcPr>
          <w:p w14:paraId="11A97600"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single" w:sz="18" w:space="0" w:color="auto"/>
              <w:right w:val="nil"/>
            </w:tcBorders>
            <w:vAlign w:val="bottom"/>
          </w:tcPr>
          <w:p w14:paraId="2D209DB1"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T</w:t>
            </w:r>
          </w:p>
        </w:tc>
        <w:tc>
          <w:tcPr>
            <w:tcW w:w="160" w:type="dxa"/>
            <w:tcBorders>
              <w:top w:val="nil"/>
              <w:left w:val="nil"/>
              <w:bottom w:val="single" w:sz="18" w:space="0" w:color="auto"/>
              <w:right w:val="nil"/>
            </w:tcBorders>
          </w:tcPr>
          <w:p w14:paraId="574E51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single" w:sz="18" w:space="0" w:color="auto"/>
              <w:right w:val="nil"/>
            </w:tcBorders>
            <w:noWrap/>
            <w:vAlign w:val="center"/>
          </w:tcPr>
          <w:p w14:paraId="72A943D7"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0.038</w:t>
            </w:r>
          </w:p>
        </w:tc>
        <w:tc>
          <w:tcPr>
            <w:tcW w:w="1507" w:type="dxa"/>
            <w:tcBorders>
              <w:top w:val="nil"/>
              <w:left w:val="nil"/>
              <w:bottom w:val="single" w:sz="18" w:space="0" w:color="auto"/>
              <w:right w:val="nil"/>
            </w:tcBorders>
            <w:noWrap/>
            <w:vAlign w:val="center"/>
          </w:tcPr>
          <w:p w14:paraId="629C74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0.827***</w:t>
            </w:r>
          </w:p>
        </w:tc>
        <w:tc>
          <w:tcPr>
            <w:tcW w:w="1475" w:type="dxa"/>
            <w:tcBorders>
              <w:top w:val="nil"/>
              <w:left w:val="nil"/>
              <w:bottom w:val="single" w:sz="18" w:space="0" w:color="auto"/>
              <w:right w:val="nil"/>
            </w:tcBorders>
            <w:noWrap/>
            <w:vAlign w:val="center"/>
          </w:tcPr>
          <w:p w14:paraId="271C4A8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-0.150*</w:t>
            </w:r>
          </w:p>
        </w:tc>
        <w:tc>
          <w:tcPr>
            <w:tcW w:w="192" w:type="dxa"/>
            <w:tcBorders>
              <w:top w:val="nil"/>
              <w:left w:val="nil"/>
              <w:bottom w:val="single" w:sz="18" w:space="0" w:color="auto"/>
              <w:right w:val="nil"/>
            </w:tcBorders>
            <w:vAlign w:val="center"/>
          </w:tcPr>
          <w:p w14:paraId="0363B49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single" w:sz="18" w:space="0" w:color="auto"/>
              <w:right w:val="nil"/>
            </w:tcBorders>
            <w:noWrap/>
            <w:vAlign w:val="center"/>
          </w:tcPr>
          <w:p w14:paraId="2313203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0.133</w:t>
            </w:r>
          </w:p>
        </w:tc>
        <w:tc>
          <w:tcPr>
            <w:tcW w:w="1507" w:type="dxa"/>
            <w:tcBorders>
              <w:top w:val="nil"/>
              <w:left w:val="nil"/>
              <w:bottom w:val="single" w:sz="18" w:space="0" w:color="auto"/>
              <w:right w:val="nil"/>
            </w:tcBorders>
            <w:noWrap/>
            <w:vAlign w:val="center"/>
          </w:tcPr>
          <w:p w14:paraId="2FC82D1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0.482***</w:t>
            </w:r>
          </w:p>
        </w:tc>
        <w:tc>
          <w:tcPr>
            <w:tcW w:w="1310" w:type="dxa"/>
            <w:tcBorders>
              <w:top w:val="nil"/>
              <w:left w:val="nil"/>
              <w:bottom w:val="single" w:sz="18" w:space="0" w:color="auto"/>
              <w:right w:val="nil"/>
            </w:tcBorders>
            <w:noWrap/>
            <w:vAlign w:val="center"/>
          </w:tcPr>
          <w:p w14:paraId="2D765A91"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0.200*</w:t>
            </w:r>
          </w:p>
        </w:tc>
      </w:tr>
    </w:tbl>
    <w:p w14:paraId="504C3008" w14:textId="77777777" w:rsidR="008C2A32" w:rsidRDefault="008C2A32" w:rsidP="008C2A32">
      <w:pPr>
        <w:rPr>
          <w:rFonts w:ascii="Times New Roman" w:hAnsi="Times New Roman" w:cs="Times New Roman"/>
          <w:sz w:val="24"/>
          <w:szCs w:val="24"/>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15DB7BA0" w14:textId="51AC27B1"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 xml:space="preserve">Appendix </w:t>
      </w:r>
      <w:del w:id="794" w:author="Alicia" w:date="2016-05-03T11:14:00Z">
        <w:r w:rsidDel="002A3221">
          <w:rPr>
            <w:rFonts w:ascii="Times New Roman" w:hAnsi="Times New Roman" w:cs="Times New Roman"/>
            <w:sz w:val="24"/>
            <w:szCs w:val="24"/>
            <w:lang w:val="en-US"/>
          </w:rPr>
          <w:delText>S5</w:delText>
        </w:r>
      </w:del>
      <w:ins w:id="795" w:author="Alicia" w:date="2016-05-03T11:14:00Z">
        <w:r w:rsidR="002A3221">
          <w:rPr>
            <w:rFonts w:ascii="Times New Roman" w:hAnsi="Times New Roman" w:cs="Times New Roman"/>
            <w:sz w:val="24"/>
            <w:szCs w:val="24"/>
            <w:lang w:val="en-US"/>
          </w:rPr>
          <w:t>S</w:t>
        </w:r>
      </w:ins>
      <w:ins w:id="796" w:author="Alicia" w:date="2016-05-18T15:55:00Z">
        <w:r w:rsidR="006702A0">
          <w:rPr>
            <w:rFonts w:ascii="Times New Roman" w:hAnsi="Times New Roman" w:cs="Times New Roman"/>
            <w:sz w:val="24"/>
            <w:szCs w:val="24"/>
            <w:lang w:val="en-US"/>
          </w:rPr>
          <w:t>8</w:t>
        </w:r>
      </w:ins>
      <w:r>
        <w:rPr>
          <w:rFonts w:ascii="Times New Roman" w:hAnsi="Times New Roman" w:cs="Times New Roman"/>
          <w:sz w:val="24"/>
          <w:szCs w:val="24"/>
          <w:lang w:val="en-US"/>
        </w:rPr>
        <w:t xml:space="preserve">: Among-population variation on the effect of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traits on </w:t>
      </w:r>
      <w:proofErr w:type="spellStart"/>
      <w:r>
        <w:rPr>
          <w:rFonts w:ascii="Times New Roman" w:hAnsi="Times New Roman" w:cs="Times New Roman"/>
          <w:sz w:val="24"/>
          <w:szCs w:val="24"/>
          <w:lang w:val="en-US"/>
        </w:rPr>
        <w:t>itensity</w:t>
      </w:r>
      <w:proofErr w:type="spellEnd"/>
      <w:r>
        <w:rPr>
          <w:rFonts w:ascii="Times New Roman" w:hAnsi="Times New Roman" w:cs="Times New Roman"/>
          <w:sz w:val="24"/>
          <w:szCs w:val="24"/>
          <w:lang w:val="en-US"/>
        </w:rPr>
        <w:t xml:space="preserve"> of predation by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Partial linear regression plots showing among-population variation on the effect of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flowering phenology on the number of eggs of </w:t>
      </w:r>
      <w:r>
        <w:rPr>
          <w:rFonts w:ascii="Times New Roman" w:hAnsi="Times New Roman" w:cs="Times New Roman"/>
          <w:i/>
          <w:iCs/>
          <w:sz w:val="24"/>
          <w:szCs w:val="24"/>
          <w:lang w:val="en-US"/>
        </w:rPr>
        <w:t xml:space="preserve">P. alcon </w:t>
      </w:r>
      <w:r>
        <w:rPr>
          <w:rFonts w:ascii="Times New Roman" w:hAnsi="Times New Roman" w:cs="Times New Roman"/>
          <w:sz w:val="24"/>
          <w:szCs w:val="24"/>
          <w:lang w:val="en-US"/>
        </w:rPr>
        <w:t xml:space="preserve">in 2010 and 2011. Populations are represented by different </w:t>
      </w:r>
      <w:proofErr w:type="spellStart"/>
      <w:r>
        <w:rPr>
          <w:rFonts w:ascii="Times New Roman" w:hAnsi="Times New Roman" w:cs="Times New Roman"/>
          <w:sz w:val="24"/>
          <w:szCs w:val="24"/>
          <w:lang w:val="en-US"/>
        </w:rPr>
        <w:t>colours</w:t>
      </w:r>
      <w:proofErr w:type="spellEnd"/>
      <w:r>
        <w:rPr>
          <w:rFonts w:ascii="Times New Roman" w:hAnsi="Times New Roman" w:cs="Times New Roman"/>
          <w:sz w:val="24"/>
          <w:szCs w:val="24"/>
          <w:lang w:val="en-US"/>
        </w:rPr>
        <w:t xml:space="preserve"> (N = 10 in 2010 and N = 11 in 2011). </w:t>
      </w:r>
    </w:p>
    <w:p w14:paraId="20225F00" w14:textId="7A40BB30" w:rsidR="008C2A32" w:rsidRDefault="008C2A32" w:rsidP="008C2A32">
      <w:pPr>
        <w:rPr>
          <w:ins w:id="797" w:author="Alicia" w:date="2016-05-17T11:26:00Z"/>
          <w:rFonts w:ascii="Times New Roman" w:hAnsi="Times New Roman" w:cs="Times New Roman"/>
          <w:sz w:val="24"/>
          <w:szCs w:val="24"/>
          <w:lang w:val="en-US"/>
        </w:rPr>
      </w:pPr>
      <w:r>
        <w:rPr>
          <w:noProof/>
          <w:lang w:val="sv-SE" w:eastAsia="sv-SE"/>
        </w:rPr>
        <w:drawing>
          <wp:inline distT="0" distB="0" distL="0" distR="0" wp14:anchorId="1D0D4DA2" wp14:editId="34ECC4A5">
            <wp:extent cx="5362575" cy="3038475"/>
            <wp:effectExtent l="0" t="0" r="952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2575" cy="3038475"/>
                    </a:xfrm>
                    <a:prstGeom prst="rect">
                      <a:avLst/>
                    </a:prstGeom>
                    <a:noFill/>
                    <a:ln>
                      <a:noFill/>
                    </a:ln>
                  </pic:spPr>
                </pic:pic>
              </a:graphicData>
            </a:graphic>
          </wp:inline>
        </w:drawing>
      </w:r>
    </w:p>
    <w:p w14:paraId="56F2C377" w14:textId="6AE4DDCA" w:rsidR="0063728F" w:rsidDel="0063728F" w:rsidRDefault="0063728F" w:rsidP="008C2A32">
      <w:pPr>
        <w:rPr>
          <w:del w:id="798" w:author="Alicia" w:date="2016-05-17T11:26:00Z"/>
          <w:rFonts w:ascii="Times New Roman" w:hAnsi="Times New Roman" w:cs="Times New Roman"/>
          <w:sz w:val="24"/>
          <w:szCs w:val="24"/>
          <w:lang w:val="en-US"/>
        </w:rPr>
      </w:pPr>
    </w:p>
    <w:p w14:paraId="61A34D7A" w14:textId="195DD2EA" w:rsidR="008C2A32" w:rsidDel="0063728F" w:rsidRDefault="008C2A32" w:rsidP="008C2A32">
      <w:pPr>
        <w:rPr>
          <w:del w:id="799" w:author="Alicia" w:date="2016-05-17T11:26:00Z"/>
          <w:rFonts w:ascii="Times New Roman" w:hAnsi="Times New Roman" w:cs="Times New Roman"/>
          <w:sz w:val="24"/>
          <w:szCs w:val="24"/>
          <w:lang w:val="en-US"/>
        </w:rPr>
      </w:pPr>
    </w:p>
    <w:p w14:paraId="50E0304A" w14:textId="6D780ABC" w:rsidR="008C2A32" w:rsidDel="0063728F" w:rsidRDefault="008C2A32">
      <w:pPr>
        <w:rPr>
          <w:del w:id="800" w:author="Alicia" w:date="2016-05-17T11:26:00Z"/>
          <w:rFonts w:ascii="Times New Roman" w:hAnsi="Times New Roman" w:cs="Times New Roman"/>
          <w:sz w:val="24"/>
          <w:szCs w:val="24"/>
          <w:lang w:val="en-US" w:eastAsia="es-ES"/>
        </w:rPr>
      </w:pPr>
      <w:del w:id="801" w:author="Alicia" w:date="2016-05-17T11:26:00Z">
        <w:r w:rsidDel="0063728F">
          <w:rPr>
            <w:rFonts w:ascii="Times New Roman" w:hAnsi="Times New Roman" w:cs="Times New Roman"/>
            <w:sz w:val="24"/>
            <w:szCs w:val="24"/>
            <w:lang w:val="en-US"/>
          </w:rPr>
          <w:br w:type="page"/>
          <w:delText>Appendix S</w:delText>
        </w:r>
      </w:del>
      <w:del w:id="802" w:author="Alicia" w:date="2016-05-16T16:36:00Z">
        <w:r w:rsidDel="006E5FF5">
          <w:rPr>
            <w:rFonts w:ascii="Times New Roman" w:hAnsi="Times New Roman" w:cs="Times New Roman"/>
            <w:sz w:val="24"/>
            <w:szCs w:val="24"/>
            <w:lang w:val="en-US"/>
          </w:rPr>
          <w:delText>6</w:delText>
        </w:r>
      </w:del>
      <w:del w:id="803" w:author="Alicia" w:date="2016-05-17T11:26:00Z">
        <w:r w:rsidDel="0063728F">
          <w:rPr>
            <w:rFonts w:ascii="Times New Roman" w:hAnsi="Times New Roman" w:cs="Times New Roman"/>
            <w:sz w:val="24"/>
            <w:szCs w:val="24"/>
            <w:lang w:val="en-US"/>
          </w:rPr>
          <w:delText xml:space="preserve">: Results of the multigroup analyses for the model with probability of attack (model_attack, A) and with number of eggs (model_eggs, B) in both years. </w:delText>
        </w:r>
        <w:r w:rsidDel="0063728F">
          <w:rPr>
            <w:rFonts w:ascii="Symbol" w:hAnsi="Symbol" w:cs="Symbol"/>
            <w:sz w:val="24"/>
            <w:szCs w:val="24"/>
            <w:lang w:eastAsia="es-ES"/>
          </w:rPr>
          <w:delText></w:delText>
        </w:r>
        <w:r w:rsidDel="0063728F">
          <w:rPr>
            <w:rFonts w:ascii="Times New Roman" w:hAnsi="Times New Roman" w:cs="Times New Roman"/>
            <w:sz w:val="24"/>
            <w:szCs w:val="24"/>
            <w:vertAlign w:val="superscript"/>
            <w:lang w:val="en-US" w:eastAsia="es-ES"/>
          </w:rPr>
          <w:delText>2</w:delText>
        </w:r>
        <w:r w:rsidDel="0063728F">
          <w:rPr>
            <w:rFonts w:ascii="Times New Roman" w:hAnsi="Times New Roman" w:cs="Times New Roman"/>
            <w:sz w:val="24"/>
            <w:szCs w:val="24"/>
            <w:lang w:val="en-US" w:eastAsia="es-ES"/>
          </w:rPr>
          <w:delText xml:space="preserve"> and P for the models with different paths constrained to be equal are shown. A significant </w:delText>
        </w:r>
        <w:r w:rsidDel="0063728F">
          <w:rPr>
            <w:rFonts w:ascii="Symbol" w:hAnsi="Symbol" w:cs="Symbol"/>
            <w:sz w:val="24"/>
            <w:szCs w:val="24"/>
            <w:lang w:eastAsia="es-ES"/>
          </w:rPr>
          <w:delText></w:delText>
        </w:r>
        <w:r w:rsidDel="0063728F">
          <w:rPr>
            <w:rFonts w:ascii="Times New Roman" w:hAnsi="Times New Roman" w:cs="Times New Roman"/>
            <w:sz w:val="24"/>
            <w:szCs w:val="24"/>
            <w:vertAlign w:val="superscript"/>
            <w:lang w:val="en-US" w:eastAsia="es-ES"/>
          </w:rPr>
          <w:delText>2</w:delText>
        </w:r>
        <w:r w:rsidDel="0063728F">
          <w:rPr>
            <w:rFonts w:ascii="Times New Roman" w:hAnsi="Times New Roman" w:cs="Times New Roman"/>
            <w:sz w:val="24"/>
            <w:szCs w:val="24"/>
            <w:lang w:val="en-US" w:eastAsia="es-ES"/>
          </w:rPr>
          <w:delText xml:space="preserve"> (P&lt;0.05) indicates that the path coefficient differs significantly among populations. </w:delText>
        </w:r>
      </w:del>
    </w:p>
    <w:tbl>
      <w:tblPr>
        <w:tblW w:w="8583" w:type="dxa"/>
        <w:tblInd w:w="-13"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000" w:firstRow="0" w:lastRow="0" w:firstColumn="0" w:lastColumn="0" w:noHBand="0" w:noVBand="0"/>
      </w:tblPr>
      <w:tblGrid>
        <w:gridCol w:w="4515"/>
        <w:gridCol w:w="1080"/>
        <w:gridCol w:w="1138"/>
        <w:gridCol w:w="50"/>
        <w:gridCol w:w="900"/>
        <w:gridCol w:w="900"/>
      </w:tblGrid>
      <w:tr w:rsidR="008C2A32" w:rsidRPr="00AA07B4" w:rsidDel="0063728F" w14:paraId="704AE9A6" w14:textId="72E9ED9C" w:rsidTr="008C2A32">
        <w:trPr>
          <w:cantSplit/>
          <w:tblHeader/>
          <w:del w:id="804" w:author="Alicia" w:date="2016-05-17T11:26:00Z"/>
        </w:trPr>
        <w:tc>
          <w:tcPr>
            <w:tcW w:w="4515" w:type="dxa"/>
            <w:vMerge w:val="restart"/>
            <w:tcBorders>
              <w:top w:val="single" w:sz="12" w:space="0" w:color="auto"/>
              <w:left w:val="nil"/>
              <w:bottom w:val="nil"/>
              <w:right w:val="nil"/>
            </w:tcBorders>
            <w:tcMar>
              <w:top w:w="15" w:type="dxa"/>
              <w:left w:w="140" w:type="dxa"/>
              <w:bottom w:w="15" w:type="dxa"/>
              <w:right w:w="140" w:type="dxa"/>
            </w:tcMar>
            <w:vAlign w:val="center"/>
          </w:tcPr>
          <w:p w14:paraId="43A96119" w14:textId="02235BE7" w:rsidR="008C2A32" w:rsidDel="0063728F" w:rsidRDefault="008C2A32">
            <w:pPr>
              <w:rPr>
                <w:del w:id="805" w:author="Alicia" w:date="2016-05-17T11:26:00Z"/>
                <w:rFonts w:ascii="Times New Roman" w:hAnsi="Times New Roman" w:cs="Times New Roman"/>
                <w:sz w:val="24"/>
                <w:szCs w:val="24"/>
                <w:lang w:val="en-US" w:eastAsia="es-ES"/>
              </w:rPr>
              <w:pPrChange w:id="806" w:author="Alicia" w:date="2016-05-17T11:26:00Z">
                <w:pPr>
                  <w:spacing w:after="0" w:line="240" w:lineRule="auto"/>
                </w:pPr>
              </w:pPrChange>
            </w:pPr>
            <w:del w:id="807" w:author="Alicia" w:date="2016-05-17T11:26:00Z">
              <w:r w:rsidDel="0063728F">
                <w:rPr>
                  <w:rFonts w:ascii="Times New Roman" w:hAnsi="Times New Roman" w:cs="Times New Roman"/>
                  <w:sz w:val="24"/>
                  <w:szCs w:val="24"/>
                  <w:lang w:val="en-US" w:eastAsia="es-ES"/>
                </w:rPr>
                <w:delText>Paths constrained to be equal</w:delText>
              </w:r>
            </w:del>
          </w:p>
        </w:tc>
        <w:tc>
          <w:tcPr>
            <w:tcW w:w="2218" w:type="dxa"/>
            <w:gridSpan w:val="2"/>
            <w:tcBorders>
              <w:top w:val="single" w:sz="12" w:space="0" w:color="auto"/>
              <w:left w:val="nil"/>
              <w:bottom w:val="single" w:sz="6" w:space="0" w:color="auto"/>
              <w:right w:val="nil"/>
            </w:tcBorders>
            <w:tcMar>
              <w:top w:w="15" w:type="dxa"/>
              <w:left w:w="140" w:type="dxa"/>
              <w:bottom w:w="15" w:type="dxa"/>
              <w:right w:w="140" w:type="dxa"/>
            </w:tcMar>
            <w:vAlign w:val="center"/>
          </w:tcPr>
          <w:p w14:paraId="53FECA3B" w14:textId="21894E90" w:rsidR="008C2A32" w:rsidDel="0063728F" w:rsidRDefault="008C2A32">
            <w:pPr>
              <w:rPr>
                <w:del w:id="808" w:author="Alicia" w:date="2016-05-17T11:26:00Z"/>
                <w:rFonts w:ascii="Times New Roman" w:hAnsi="Times New Roman" w:cs="Times New Roman"/>
                <w:sz w:val="24"/>
                <w:szCs w:val="24"/>
                <w:lang w:val="en-US" w:eastAsia="es-ES"/>
              </w:rPr>
              <w:pPrChange w:id="809" w:author="Alicia" w:date="2016-05-17T11:26:00Z">
                <w:pPr>
                  <w:spacing w:after="0" w:line="240" w:lineRule="auto"/>
                  <w:jc w:val="center"/>
                </w:pPr>
              </w:pPrChange>
            </w:pPr>
            <w:del w:id="810" w:author="Alicia" w:date="2016-05-17T11:26:00Z">
              <w:r w:rsidDel="0063728F">
                <w:rPr>
                  <w:rFonts w:ascii="Times New Roman" w:hAnsi="Times New Roman" w:cs="Times New Roman"/>
                  <w:sz w:val="24"/>
                  <w:szCs w:val="24"/>
                  <w:lang w:val="en-US" w:eastAsia="es-ES"/>
                </w:rPr>
                <w:delText>2010</w:delText>
              </w:r>
            </w:del>
          </w:p>
        </w:tc>
        <w:tc>
          <w:tcPr>
            <w:tcW w:w="50" w:type="dxa"/>
            <w:tcBorders>
              <w:top w:val="single" w:sz="12" w:space="0" w:color="auto"/>
              <w:left w:val="nil"/>
              <w:bottom w:val="nil"/>
              <w:right w:val="nil"/>
            </w:tcBorders>
          </w:tcPr>
          <w:p w14:paraId="70A12494" w14:textId="2B97B326" w:rsidR="008C2A32" w:rsidDel="0063728F" w:rsidRDefault="008C2A32">
            <w:pPr>
              <w:rPr>
                <w:del w:id="811" w:author="Alicia" w:date="2016-05-17T11:26:00Z"/>
                <w:rFonts w:ascii="Symbol" w:hAnsi="Symbol" w:cs="Symbol"/>
                <w:sz w:val="24"/>
                <w:szCs w:val="24"/>
                <w:lang w:val="en-US" w:eastAsia="es-ES"/>
              </w:rPr>
              <w:pPrChange w:id="812" w:author="Alicia" w:date="2016-05-17T11:26:00Z">
                <w:pPr>
                  <w:spacing w:after="0" w:line="240" w:lineRule="auto"/>
                  <w:jc w:val="center"/>
                </w:pPr>
              </w:pPrChange>
            </w:pPr>
          </w:p>
        </w:tc>
        <w:tc>
          <w:tcPr>
            <w:tcW w:w="1800" w:type="dxa"/>
            <w:gridSpan w:val="2"/>
            <w:tcBorders>
              <w:top w:val="single" w:sz="12" w:space="0" w:color="auto"/>
              <w:left w:val="nil"/>
              <w:bottom w:val="single" w:sz="6" w:space="0" w:color="auto"/>
              <w:right w:val="nil"/>
            </w:tcBorders>
            <w:vAlign w:val="center"/>
          </w:tcPr>
          <w:p w14:paraId="71053839" w14:textId="75C07232" w:rsidR="008C2A32" w:rsidDel="0063728F" w:rsidRDefault="008C2A32">
            <w:pPr>
              <w:rPr>
                <w:del w:id="813" w:author="Alicia" w:date="2016-05-17T11:26:00Z"/>
                <w:rFonts w:ascii="Times New Roman" w:hAnsi="Times New Roman" w:cs="Times New Roman"/>
                <w:sz w:val="24"/>
                <w:szCs w:val="24"/>
                <w:lang w:val="en-US" w:eastAsia="es-ES"/>
              </w:rPr>
              <w:pPrChange w:id="814" w:author="Alicia" w:date="2016-05-17T11:26:00Z">
                <w:pPr>
                  <w:spacing w:after="0" w:line="240" w:lineRule="auto"/>
                  <w:jc w:val="center"/>
                </w:pPr>
              </w:pPrChange>
            </w:pPr>
            <w:del w:id="815" w:author="Alicia" w:date="2016-05-17T11:26:00Z">
              <w:r w:rsidDel="0063728F">
                <w:rPr>
                  <w:rFonts w:ascii="Times New Roman" w:hAnsi="Times New Roman" w:cs="Times New Roman"/>
                  <w:sz w:val="24"/>
                  <w:szCs w:val="24"/>
                  <w:lang w:val="en-US" w:eastAsia="es-ES"/>
                </w:rPr>
                <w:delText>2011</w:delText>
              </w:r>
            </w:del>
          </w:p>
        </w:tc>
      </w:tr>
      <w:tr w:rsidR="008C2A32" w:rsidRPr="00AA07B4" w:rsidDel="0063728F" w14:paraId="18987FA9" w14:textId="7C49CE84" w:rsidTr="008C2A32">
        <w:trPr>
          <w:cantSplit/>
          <w:tblHeader/>
          <w:del w:id="816" w:author="Alicia" w:date="2016-05-17T11:26:00Z"/>
        </w:trPr>
        <w:tc>
          <w:tcPr>
            <w:tcW w:w="4515" w:type="dxa"/>
            <w:vMerge/>
            <w:tcBorders>
              <w:top w:val="nil"/>
              <w:left w:val="nil"/>
              <w:bottom w:val="single" w:sz="12" w:space="0" w:color="auto"/>
              <w:right w:val="nil"/>
            </w:tcBorders>
            <w:tcMar>
              <w:top w:w="15" w:type="dxa"/>
              <w:left w:w="140" w:type="dxa"/>
              <w:bottom w:w="15" w:type="dxa"/>
              <w:right w:w="140" w:type="dxa"/>
            </w:tcMar>
            <w:vAlign w:val="center"/>
          </w:tcPr>
          <w:p w14:paraId="04F28AC2" w14:textId="134D66D8" w:rsidR="008C2A32" w:rsidDel="0063728F" w:rsidRDefault="008C2A32">
            <w:pPr>
              <w:rPr>
                <w:del w:id="817" w:author="Alicia" w:date="2016-05-17T11:26:00Z"/>
                <w:rFonts w:ascii="Times New Roman" w:hAnsi="Times New Roman" w:cs="Times New Roman"/>
                <w:sz w:val="24"/>
                <w:szCs w:val="24"/>
                <w:lang w:val="en-US" w:eastAsia="es-ES"/>
              </w:rPr>
              <w:pPrChange w:id="818" w:author="Alicia" w:date="2016-05-17T11:26:00Z">
                <w:pPr>
                  <w:spacing w:after="0" w:line="240" w:lineRule="auto"/>
                </w:pPr>
              </w:pPrChange>
            </w:pPr>
          </w:p>
        </w:tc>
        <w:tc>
          <w:tcPr>
            <w:tcW w:w="1080" w:type="dxa"/>
            <w:tcBorders>
              <w:top w:val="nil"/>
              <w:left w:val="nil"/>
              <w:bottom w:val="single" w:sz="12" w:space="0" w:color="auto"/>
              <w:right w:val="nil"/>
            </w:tcBorders>
            <w:tcMar>
              <w:top w:w="15" w:type="dxa"/>
              <w:left w:w="140" w:type="dxa"/>
              <w:bottom w:w="15" w:type="dxa"/>
              <w:right w:w="140" w:type="dxa"/>
            </w:tcMar>
            <w:vAlign w:val="center"/>
          </w:tcPr>
          <w:p w14:paraId="67C1D4EB" w14:textId="5A16735D" w:rsidR="008C2A32" w:rsidRPr="006E5FF5" w:rsidDel="0063728F" w:rsidRDefault="008C2A32">
            <w:pPr>
              <w:rPr>
                <w:del w:id="819" w:author="Alicia" w:date="2016-05-17T11:26:00Z"/>
                <w:rFonts w:ascii="Times New Roman" w:hAnsi="Times New Roman" w:cs="Times New Roman"/>
                <w:sz w:val="24"/>
                <w:szCs w:val="24"/>
                <w:lang w:eastAsia="es-ES"/>
              </w:rPr>
              <w:pPrChange w:id="820" w:author="Alicia" w:date="2016-05-17T11:26:00Z">
                <w:pPr>
                  <w:spacing w:after="0" w:line="240" w:lineRule="auto"/>
                  <w:jc w:val="center"/>
                </w:pPr>
              </w:pPrChange>
            </w:pPr>
            <w:del w:id="821" w:author="Alicia" w:date="2016-05-17T11:26:00Z">
              <w:r w:rsidDel="0063728F">
                <w:rPr>
                  <w:rFonts w:ascii="Symbol" w:hAnsi="Symbol" w:cs="Symbol"/>
                  <w:sz w:val="24"/>
                  <w:szCs w:val="24"/>
                  <w:lang w:eastAsia="es-ES"/>
                </w:rPr>
                <w:delText></w:delText>
              </w:r>
              <w:r w:rsidRPr="006E5FF5" w:rsidDel="0063728F">
                <w:rPr>
                  <w:rFonts w:ascii="Times New Roman" w:hAnsi="Times New Roman" w:cs="Times New Roman"/>
                  <w:sz w:val="24"/>
                  <w:szCs w:val="24"/>
                  <w:vertAlign w:val="superscript"/>
                  <w:lang w:eastAsia="es-ES"/>
                </w:rPr>
                <w:delText>2</w:delText>
              </w:r>
            </w:del>
          </w:p>
        </w:tc>
        <w:tc>
          <w:tcPr>
            <w:tcW w:w="1138" w:type="dxa"/>
            <w:tcBorders>
              <w:top w:val="nil"/>
              <w:left w:val="nil"/>
              <w:bottom w:val="single" w:sz="12" w:space="0" w:color="auto"/>
              <w:right w:val="nil"/>
            </w:tcBorders>
            <w:tcMar>
              <w:top w:w="15" w:type="dxa"/>
              <w:left w:w="140" w:type="dxa"/>
              <w:bottom w:w="15" w:type="dxa"/>
              <w:right w:w="140" w:type="dxa"/>
            </w:tcMar>
            <w:vAlign w:val="center"/>
          </w:tcPr>
          <w:p w14:paraId="12122E2A" w14:textId="2A548F0D" w:rsidR="008C2A32" w:rsidRPr="006E5FF5" w:rsidDel="0063728F" w:rsidRDefault="008C2A32">
            <w:pPr>
              <w:rPr>
                <w:del w:id="822" w:author="Alicia" w:date="2016-05-17T11:26:00Z"/>
                <w:rFonts w:ascii="Times New Roman" w:hAnsi="Times New Roman" w:cs="Times New Roman"/>
                <w:sz w:val="24"/>
                <w:szCs w:val="24"/>
                <w:lang w:eastAsia="es-ES"/>
              </w:rPr>
              <w:pPrChange w:id="823" w:author="Alicia" w:date="2016-05-17T11:26:00Z">
                <w:pPr>
                  <w:spacing w:after="0" w:line="240" w:lineRule="auto"/>
                  <w:jc w:val="center"/>
                </w:pPr>
              </w:pPrChange>
            </w:pPr>
            <w:del w:id="824" w:author="Alicia" w:date="2016-05-17T11:26:00Z">
              <w:r w:rsidRPr="006E5FF5" w:rsidDel="0063728F">
                <w:rPr>
                  <w:rFonts w:ascii="Times New Roman" w:hAnsi="Times New Roman" w:cs="Times New Roman"/>
                  <w:sz w:val="24"/>
                  <w:szCs w:val="24"/>
                  <w:lang w:eastAsia="es-ES"/>
                </w:rPr>
                <w:delText>P</w:delText>
              </w:r>
            </w:del>
          </w:p>
        </w:tc>
        <w:tc>
          <w:tcPr>
            <w:tcW w:w="50" w:type="dxa"/>
            <w:tcBorders>
              <w:top w:val="nil"/>
              <w:left w:val="nil"/>
              <w:bottom w:val="single" w:sz="12" w:space="0" w:color="auto"/>
              <w:right w:val="nil"/>
            </w:tcBorders>
          </w:tcPr>
          <w:p w14:paraId="5E81BF39" w14:textId="0900BE84" w:rsidR="008C2A32" w:rsidRPr="006E5FF5" w:rsidDel="0063728F" w:rsidRDefault="008C2A32">
            <w:pPr>
              <w:rPr>
                <w:del w:id="825" w:author="Alicia" w:date="2016-05-17T11:26:00Z"/>
                <w:rFonts w:ascii="Symbol" w:hAnsi="Symbol" w:cs="Symbol"/>
                <w:sz w:val="24"/>
                <w:szCs w:val="24"/>
                <w:lang w:eastAsia="es-ES"/>
              </w:rPr>
              <w:pPrChange w:id="826" w:author="Alicia" w:date="2016-05-17T11:26:00Z">
                <w:pPr>
                  <w:spacing w:after="0" w:line="240" w:lineRule="auto"/>
                  <w:jc w:val="center"/>
                </w:pPr>
              </w:pPrChange>
            </w:pPr>
          </w:p>
        </w:tc>
        <w:tc>
          <w:tcPr>
            <w:tcW w:w="900" w:type="dxa"/>
            <w:tcBorders>
              <w:top w:val="nil"/>
              <w:left w:val="nil"/>
              <w:bottom w:val="single" w:sz="12" w:space="0" w:color="auto"/>
              <w:right w:val="nil"/>
            </w:tcBorders>
            <w:vAlign w:val="center"/>
          </w:tcPr>
          <w:p w14:paraId="3291CFDD" w14:textId="0E5D16A7" w:rsidR="008C2A32" w:rsidRPr="006E5FF5" w:rsidDel="0063728F" w:rsidRDefault="008C2A32">
            <w:pPr>
              <w:rPr>
                <w:del w:id="827" w:author="Alicia" w:date="2016-05-17T11:26:00Z"/>
                <w:rFonts w:ascii="Times New Roman" w:hAnsi="Times New Roman" w:cs="Times New Roman"/>
                <w:sz w:val="24"/>
                <w:szCs w:val="24"/>
                <w:lang w:eastAsia="es-ES"/>
              </w:rPr>
              <w:pPrChange w:id="828" w:author="Alicia" w:date="2016-05-17T11:26:00Z">
                <w:pPr>
                  <w:spacing w:after="0" w:line="240" w:lineRule="auto"/>
                  <w:jc w:val="center"/>
                </w:pPr>
              </w:pPrChange>
            </w:pPr>
            <w:del w:id="829" w:author="Alicia" w:date="2016-05-17T11:26:00Z">
              <w:r w:rsidDel="0063728F">
                <w:rPr>
                  <w:rFonts w:ascii="Symbol" w:hAnsi="Symbol" w:cs="Symbol"/>
                  <w:sz w:val="24"/>
                  <w:szCs w:val="24"/>
                  <w:lang w:eastAsia="es-ES"/>
                </w:rPr>
                <w:delText></w:delText>
              </w:r>
              <w:r w:rsidRPr="006E5FF5" w:rsidDel="0063728F">
                <w:rPr>
                  <w:rFonts w:ascii="Times New Roman" w:hAnsi="Times New Roman" w:cs="Times New Roman"/>
                  <w:sz w:val="24"/>
                  <w:szCs w:val="24"/>
                  <w:vertAlign w:val="superscript"/>
                  <w:lang w:eastAsia="es-ES"/>
                </w:rPr>
                <w:delText>2</w:delText>
              </w:r>
            </w:del>
          </w:p>
        </w:tc>
        <w:tc>
          <w:tcPr>
            <w:tcW w:w="900" w:type="dxa"/>
            <w:tcBorders>
              <w:top w:val="nil"/>
              <w:left w:val="nil"/>
              <w:bottom w:val="single" w:sz="12" w:space="0" w:color="auto"/>
              <w:right w:val="nil"/>
            </w:tcBorders>
            <w:vAlign w:val="center"/>
          </w:tcPr>
          <w:p w14:paraId="1EE0292E" w14:textId="243ABBF8" w:rsidR="008C2A32" w:rsidRPr="006E5FF5" w:rsidDel="0063728F" w:rsidRDefault="008C2A32">
            <w:pPr>
              <w:rPr>
                <w:del w:id="830" w:author="Alicia" w:date="2016-05-17T11:26:00Z"/>
                <w:rFonts w:ascii="Times New Roman" w:hAnsi="Times New Roman" w:cs="Times New Roman"/>
                <w:sz w:val="24"/>
                <w:szCs w:val="24"/>
                <w:lang w:eastAsia="es-ES"/>
              </w:rPr>
              <w:pPrChange w:id="831" w:author="Alicia" w:date="2016-05-17T11:26:00Z">
                <w:pPr>
                  <w:spacing w:after="0" w:line="240" w:lineRule="auto"/>
                  <w:jc w:val="center"/>
                </w:pPr>
              </w:pPrChange>
            </w:pPr>
            <w:del w:id="832" w:author="Alicia" w:date="2016-05-17T11:26:00Z">
              <w:r w:rsidRPr="006E5FF5" w:rsidDel="0063728F">
                <w:rPr>
                  <w:rFonts w:ascii="Times New Roman" w:hAnsi="Times New Roman" w:cs="Times New Roman"/>
                  <w:sz w:val="24"/>
                  <w:szCs w:val="24"/>
                  <w:lang w:eastAsia="es-ES"/>
                </w:rPr>
                <w:delText>P</w:delText>
              </w:r>
            </w:del>
          </w:p>
        </w:tc>
      </w:tr>
      <w:tr w:rsidR="008C2A32" w:rsidRPr="00AA07B4" w:rsidDel="0063728F" w14:paraId="62198CCE" w14:textId="1CB69EE3" w:rsidTr="008C2A32">
        <w:trPr>
          <w:del w:id="833" w:author="Alicia" w:date="2016-05-17T11:26:00Z"/>
        </w:trPr>
        <w:tc>
          <w:tcPr>
            <w:tcW w:w="4515" w:type="dxa"/>
            <w:tcBorders>
              <w:top w:val="nil"/>
              <w:left w:val="nil"/>
              <w:bottom w:val="single" w:sz="4" w:space="0" w:color="auto"/>
              <w:right w:val="nil"/>
            </w:tcBorders>
            <w:tcMar>
              <w:top w:w="15" w:type="dxa"/>
              <w:left w:w="140" w:type="dxa"/>
              <w:bottom w:w="15" w:type="dxa"/>
              <w:right w:w="140" w:type="dxa"/>
            </w:tcMar>
            <w:vAlign w:val="center"/>
          </w:tcPr>
          <w:p w14:paraId="2D6647D8" w14:textId="36848B59" w:rsidR="008C2A32" w:rsidDel="0063728F" w:rsidRDefault="008C2A32">
            <w:pPr>
              <w:rPr>
                <w:del w:id="834" w:author="Alicia" w:date="2016-05-17T11:26:00Z"/>
                <w:rFonts w:ascii="Times New Roman" w:hAnsi="Times New Roman" w:cs="Times New Roman"/>
                <w:sz w:val="24"/>
                <w:szCs w:val="24"/>
                <w:lang w:val="en-US" w:eastAsia="es-ES"/>
              </w:rPr>
              <w:pPrChange w:id="835" w:author="Alicia" w:date="2016-05-17T11:26:00Z">
                <w:pPr>
                  <w:spacing w:after="0" w:line="240" w:lineRule="auto"/>
                </w:pPr>
              </w:pPrChange>
            </w:pPr>
            <w:del w:id="836" w:author="Alicia" w:date="2016-05-17T11:26:00Z">
              <w:r w:rsidDel="0063728F">
                <w:rPr>
                  <w:rFonts w:ascii="Times New Roman" w:hAnsi="Times New Roman" w:cs="Times New Roman"/>
                  <w:sz w:val="24"/>
                  <w:szCs w:val="24"/>
                  <w:lang w:val="en-US" w:eastAsia="es-ES"/>
                </w:rPr>
                <w:delText>A) model_attack</w:delText>
              </w:r>
            </w:del>
          </w:p>
        </w:tc>
        <w:tc>
          <w:tcPr>
            <w:tcW w:w="1080" w:type="dxa"/>
            <w:tcBorders>
              <w:top w:val="nil"/>
              <w:left w:val="nil"/>
              <w:bottom w:val="nil"/>
              <w:right w:val="nil"/>
            </w:tcBorders>
            <w:tcMar>
              <w:top w:w="15" w:type="dxa"/>
              <w:left w:w="140" w:type="dxa"/>
              <w:bottom w:w="15" w:type="dxa"/>
              <w:right w:w="140" w:type="dxa"/>
            </w:tcMar>
            <w:vAlign w:val="center"/>
          </w:tcPr>
          <w:p w14:paraId="47DEEDF4" w14:textId="15E2B6AB" w:rsidR="008C2A32" w:rsidDel="0063728F" w:rsidRDefault="008C2A32">
            <w:pPr>
              <w:rPr>
                <w:del w:id="837" w:author="Alicia" w:date="2016-05-17T11:26:00Z"/>
                <w:rFonts w:ascii="Times New Roman" w:hAnsi="Times New Roman" w:cs="Times New Roman"/>
                <w:sz w:val="24"/>
                <w:szCs w:val="24"/>
                <w:lang w:val="en-US" w:eastAsia="es-ES"/>
              </w:rPr>
              <w:pPrChange w:id="838" w:author="Alicia" w:date="2016-05-17T11:26:00Z">
                <w:pPr>
                  <w:spacing w:after="0" w:line="240" w:lineRule="auto"/>
                  <w:jc w:val="center"/>
                </w:pPr>
              </w:pPrChange>
            </w:pPr>
          </w:p>
        </w:tc>
        <w:tc>
          <w:tcPr>
            <w:tcW w:w="1138" w:type="dxa"/>
            <w:tcBorders>
              <w:top w:val="nil"/>
              <w:left w:val="nil"/>
              <w:bottom w:val="nil"/>
              <w:right w:val="nil"/>
            </w:tcBorders>
            <w:tcMar>
              <w:top w:w="15" w:type="dxa"/>
              <w:left w:w="140" w:type="dxa"/>
              <w:bottom w:w="15" w:type="dxa"/>
              <w:right w:w="140" w:type="dxa"/>
            </w:tcMar>
            <w:vAlign w:val="center"/>
          </w:tcPr>
          <w:p w14:paraId="4E5B843A" w14:textId="35866FB9" w:rsidR="008C2A32" w:rsidRPr="006E5FF5" w:rsidDel="0063728F" w:rsidRDefault="008C2A32">
            <w:pPr>
              <w:rPr>
                <w:del w:id="839" w:author="Alicia" w:date="2016-05-17T11:26:00Z"/>
                <w:rFonts w:ascii="Times New Roman" w:hAnsi="Times New Roman" w:cs="Times New Roman"/>
                <w:sz w:val="24"/>
                <w:szCs w:val="24"/>
                <w:lang w:eastAsia="es-ES"/>
              </w:rPr>
              <w:pPrChange w:id="840" w:author="Alicia" w:date="2016-05-17T11:26:00Z">
                <w:pPr>
                  <w:spacing w:after="0" w:line="240" w:lineRule="auto"/>
                  <w:jc w:val="center"/>
                </w:pPr>
              </w:pPrChange>
            </w:pPr>
          </w:p>
        </w:tc>
        <w:tc>
          <w:tcPr>
            <w:tcW w:w="50" w:type="dxa"/>
            <w:tcBorders>
              <w:top w:val="nil"/>
              <w:left w:val="nil"/>
              <w:bottom w:val="nil"/>
              <w:right w:val="nil"/>
            </w:tcBorders>
          </w:tcPr>
          <w:p w14:paraId="27EC9610" w14:textId="0178EF7E" w:rsidR="008C2A32" w:rsidRPr="006E5FF5" w:rsidDel="0063728F" w:rsidRDefault="008C2A32">
            <w:pPr>
              <w:rPr>
                <w:del w:id="841" w:author="Alicia" w:date="2016-05-17T11:26:00Z"/>
                <w:rFonts w:ascii="Times New Roman" w:hAnsi="Times New Roman" w:cs="Times New Roman"/>
                <w:sz w:val="24"/>
                <w:szCs w:val="24"/>
                <w:lang w:eastAsia="es-ES"/>
              </w:rPr>
              <w:pPrChange w:id="842" w:author="Alicia" w:date="2016-05-17T11:26:00Z">
                <w:pPr>
                  <w:spacing w:after="0" w:line="240" w:lineRule="auto"/>
                  <w:jc w:val="center"/>
                </w:pPr>
              </w:pPrChange>
            </w:pPr>
          </w:p>
        </w:tc>
        <w:tc>
          <w:tcPr>
            <w:tcW w:w="900" w:type="dxa"/>
            <w:tcBorders>
              <w:top w:val="nil"/>
              <w:left w:val="nil"/>
              <w:bottom w:val="nil"/>
              <w:right w:val="nil"/>
            </w:tcBorders>
            <w:vAlign w:val="center"/>
          </w:tcPr>
          <w:p w14:paraId="3A45BA5B" w14:textId="17885BBD" w:rsidR="008C2A32" w:rsidDel="0063728F" w:rsidRDefault="008C2A32">
            <w:pPr>
              <w:rPr>
                <w:del w:id="843" w:author="Alicia" w:date="2016-05-17T11:26:00Z"/>
                <w:rFonts w:ascii="Times New Roman" w:hAnsi="Times New Roman" w:cs="Times New Roman"/>
                <w:sz w:val="24"/>
                <w:szCs w:val="24"/>
                <w:lang w:val="en-US" w:eastAsia="es-ES"/>
              </w:rPr>
              <w:pPrChange w:id="844" w:author="Alicia" w:date="2016-05-17T11:26:00Z">
                <w:pPr>
                  <w:spacing w:after="0" w:line="240" w:lineRule="auto"/>
                  <w:jc w:val="center"/>
                </w:pPr>
              </w:pPrChange>
            </w:pPr>
          </w:p>
        </w:tc>
        <w:tc>
          <w:tcPr>
            <w:tcW w:w="900" w:type="dxa"/>
            <w:tcBorders>
              <w:top w:val="nil"/>
              <w:left w:val="nil"/>
              <w:bottom w:val="nil"/>
              <w:right w:val="nil"/>
            </w:tcBorders>
            <w:vAlign w:val="center"/>
          </w:tcPr>
          <w:p w14:paraId="200B0708" w14:textId="65342685" w:rsidR="008C2A32" w:rsidRPr="006E5FF5" w:rsidDel="0063728F" w:rsidRDefault="008C2A32">
            <w:pPr>
              <w:rPr>
                <w:del w:id="845" w:author="Alicia" w:date="2016-05-17T11:26:00Z"/>
                <w:rFonts w:ascii="Times New Roman" w:hAnsi="Times New Roman" w:cs="Times New Roman"/>
                <w:sz w:val="24"/>
                <w:szCs w:val="24"/>
                <w:lang w:eastAsia="es-ES"/>
              </w:rPr>
              <w:pPrChange w:id="846" w:author="Alicia" w:date="2016-05-17T11:26:00Z">
                <w:pPr>
                  <w:spacing w:after="0" w:line="240" w:lineRule="auto"/>
                  <w:jc w:val="center"/>
                </w:pPr>
              </w:pPrChange>
            </w:pPr>
          </w:p>
        </w:tc>
      </w:tr>
      <w:tr w:rsidR="008C2A32" w:rsidRPr="00AA07B4" w:rsidDel="0063728F" w14:paraId="736CF24C" w14:textId="33DA667E" w:rsidTr="008C2A32">
        <w:trPr>
          <w:del w:id="847" w:author="Alicia" w:date="2016-05-17T11:26:00Z"/>
        </w:trPr>
        <w:tc>
          <w:tcPr>
            <w:tcW w:w="4515" w:type="dxa"/>
            <w:tcBorders>
              <w:top w:val="single" w:sz="4" w:space="0" w:color="auto"/>
              <w:left w:val="nil"/>
              <w:bottom w:val="nil"/>
              <w:right w:val="nil"/>
            </w:tcBorders>
            <w:tcMar>
              <w:top w:w="15" w:type="dxa"/>
              <w:left w:w="140" w:type="dxa"/>
              <w:bottom w:w="15" w:type="dxa"/>
              <w:right w:w="140" w:type="dxa"/>
            </w:tcMar>
            <w:vAlign w:val="center"/>
          </w:tcPr>
          <w:p w14:paraId="093B9EF2" w14:textId="24FA2F2D" w:rsidR="008C2A32" w:rsidDel="0063728F" w:rsidRDefault="008C2A32">
            <w:pPr>
              <w:rPr>
                <w:del w:id="848" w:author="Alicia" w:date="2016-05-17T11:26:00Z"/>
                <w:rFonts w:ascii="Times New Roman" w:hAnsi="Times New Roman" w:cs="Times New Roman"/>
                <w:sz w:val="24"/>
                <w:szCs w:val="24"/>
                <w:lang w:val="en-US" w:eastAsia="es-ES"/>
              </w:rPr>
              <w:pPrChange w:id="849" w:author="Alicia" w:date="2016-05-17T11:26:00Z">
                <w:pPr>
                  <w:spacing w:after="0" w:line="240" w:lineRule="auto"/>
                </w:pPr>
              </w:pPrChange>
            </w:pPr>
            <w:del w:id="850" w:author="Alicia" w:date="2016-05-17T11:26:00Z">
              <w:r w:rsidDel="0063728F">
                <w:rPr>
                  <w:rFonts w:ascii="Times New Roman" w:hAnsi="Times New Roman" w:cs="Times New Roman"/>
                  <w:sz w:val="24"/>
                  <w:szCs w:val="24"/>
                  <w:lang w:val="en-US" w:eastAsia="es-ES"/>
                </w:rPr>
                <w:delText>All</w:delText>
              </w:r>
            </w:del>
          </w:p>
        </w:tc>
        <w:tc>
          <w:tcPr>
            <w:tcW w:w="1080" w:type="dxa"/>
            <w:tcBorders>
              <w:top w:val="nil"/>
              <w:left w:val="nil"/>
              <w:bottom w:val="nil"/>
              <w:right w:val="nil"/>
            </w:tcBorders>
            <w:tcMar>
              <w:top w:w="15" w:type="dxa"/>
              <w:left w:w="140" w:type="dxa"/>
              <w:bottom w:w="15" w:type="dxa"/>
              <w:right w:w="140" w:type="dxa"/>
            </w:tcMar>
            <w:vAlign w:val="center"/>
          </w:tcPr>
          <w:p w14:paraId="4F4D50CD" w14:textId="25631EF3" w:rsidR="008C2A32" w:rsidRPr="006E5FF5" w:rsidDel="0063728F" w:rsidRDefault="008C2A32">
            <w:pPr>
              <w:rPr>
                <w:del w:id="851" w:author="Alicia" w:date="2016-05-17T11:26:00Z"/>
                <w:rFonts w:ascii="Times New Roman" w:hAnsi="Times New Roman" w:cs="Times New Roman"/>
                <w:sz w:val="24"/>
                <w:szCs w:val="24"/>
                <w:lang w:eastAsia="es-ES"/>
              </w:rPr>
              <w:pPrChange w:id="852" w:author="Alicia" w:date="2016-05-17T11:26:00Z">
                <w:pPr>
                  <w:spacing w:after="0" w:line="240" w:lineRule="auto"/>
                  <w:jc w:val="center"/>
                </w:pPr>
              </w:pPrChange>
            </w:pPr>
            <w:del w:id="853" w:author="Alicia" w:date="2016-05-17T11:26:00Z">
              <w:r w:rsidDel="0063728F">
                <w:rPr>
                  <w:rFonts w:ascii="Times New Roman" w:hAnsi="Times New Roman" w:cs="Times New Roman"/>
                  <w:sz w:val="24"/>
                  <w:szCs w:val="24"/>
                  <w:lang w:val="en-US" w:eastAsia="es-ES"/>
                </w:rPr>
                <w:delText>348.82</w:delText>
              </w:r>
            </w:del>
          </w:p>
        </w:tc>
        <w:tc>
          <w:tcPr>
            <w:tcW w:w="1138" w:type="dxa"/>
            <w:tcBorders>
              <w:top w:val="nil"/>
              <w:left w:val="nil"/>
              <w:bottom w:val="nil"/>
              <w:right w:val="nil"/>
            </w:tcBorders>
            <w:tcMar>
              <w:top w:w="15" w:type="dxa"/>
              <w:left w:w="140" w:type="dxa"/>
              <w:bottom w:w="15" w:type="dxa"/>
              <w:right w:w="140" w:type="dxa"/>
            </w:tcMar>
            <w:vAlign w:val="center"/>
          </w:tcPr>
          <w:p w14:paraId="6421ACBA" w14:textId="66A727F1" w:rsidR="008C2A32" w:rsidRPr="006E5FF5" w:rsidDel="0063728F" w:rsidRDefault="008C2A32">
            <w:pPr>
              <w:rPr>
                <w:del w:id="854" w:author="Alicia" w:date="2016-05-17T11:26:00Z"/>
                <w:rFonts w:ascii="Times New Roman" w:hAnsi="Times New Roman" w:cs="Times New Roman"/>
                <w:sz w:val="24"/>
                <w:szCs w:val="24"/>
                <w:lang w:eastAsia="es-ES"/>
              </w:rPr>
              <w:pPrChange w:id="855" w:author="Alicia" w:date="2016-05-17T11:26:00Z">
                <w:pPr>
                  <w:spacing w:after="0" w:line="240" w:lineRule="auto"/>
                  <w:jc w:val="center"/>
                </w:pPr>
              </w:pPrChange>
            </w:pPr>
            <w:del w:id="856" w:author="Alicia" w:date="2016-05-17T11:26:00Z">
              <w:r w:rsidRPr="006E5FF5" w:rsidDel="0063728F">
                <w:rPr>
                  <w:rFonts w:ascii="Times New Roman" w:hAnsi="Times New Roman" w:cs="Times New Roman"/>
                  <w:sz w:val="24"/>
                  <w:szCs w:val="24"/>
                  <w:lang w:eastAsia="es-ES"/>
                </w:rPr>
                <w:delText>&lt;0.001</w:delText>
              </w:r>
            </w:del>
          </w:p>
        </w:tc>
        <w:tc>
          <w:tcPr>
            <w:tcW w:w="50" w:type="dxa"/>
            <w:tcBorders>
              <w:top w:val="nil"/>
              <w:left w:val="nil"/>
              <w:bottom w:val="nil"/>
              <w:right w:val="nil"/>
            </w:tcBorders>
          </w:tcPr>
          <w:p w14:paraId="7AEC36C1" w14:textId="35B43652" w:rsidR="008C2A32" w:rsidRPr="006E5FF5" w:rsidDel="0063728F" w:rsidRDefault="008C2A32">
            <w:pPr>
              <w:rPr>
                <w:del w:id="857" w:author="Alicia" w:date="2016-05-17T11:26:00Z"/>
                <w:rFonts w:ascii="Times New Roman" w:hAnsi="Times New Roman" w:cs="Times New Roman"/>
                <w:sz w:val="24"/>
                <w:szCs w:val="24"/>
                <w:lang w:eastAsia="es-ES"/>
              </w:rPr>
              <w:pPrChange w:id="858" w:author="Alicia" w:date="2016-05-17T11:26:00Z">
                <w:pPr>
                  <w:spacing w:after="0" w:line="240" w:lineRule="auto"/>
                  <w:jc w:val="center"/>
                </w:pPr>
              </w:pPrChange>
            </w:pPr>
          </w:p>
        </w:tc>
        <w:tc>
          <w:tcPr>
            <w:tcW w:w="900" w:type="dxa"/>
            <w:tcBorders>
              <w:top w:val="nil"/>
              <w:left w:val="nil"/>
              <w:bottom w:val="nil"/>
              <w:right w:val="nil"/>
            </w:tcBorders>
            <w:vAlign w:val="center"/>
          </w:tcPr>
          <w:p w14:paraId="52FD8C7D" w14:textId="2F6D684F" w:rsidR="008C2A32" w:rsidRPr="006E5FF5" w:rsidDel="0063728F" w:rsidRDefault="008C2A32">
            <w:pPr>
              <w:rPr>
                <w:del w:id="859" w:author="Alicia" w:date="2016-05-17T11:26:00Z"/>
                <w:rFonts w:ascii="Times New Roman" w:hAnsi="Times New Roman" w:cs="Times New Roman"/>
                <w:sz w:val="24"/>
                <w:szCs w:val="24"/>
                <w:lang w:eastAsia="es-ES"/>
              </w:rPr>
              <w:pPrChange w:id="860" w:author="Alicia" w:date="2016-05-17T11:26:00Z">
                <w:pPr>
                  <w:spacing w:after="0" w:line="240" w:lineRule="auto"/>
                  <w:jc w:val="center"/>
                </w:pPr>
              </w:pPrChange>
            </w:pPr>
            <w:del w:id="861" w:author="Alicia" w:date="2016-05-17T11:26:00Z">
              <w:r w:rsidDel="0063728F">
                <w:rPr>
                  <w:rFonts w:ascii="Times New Roman" w:hAnsi="Times New Roman" w:cs="Times New Roman"/>
                  <w:sz w:val="24"/>
                  <w:szCs w:val="24"/>
                  <w:lang w:val="en-US" w:eastAsia="es-ES"/>
                </w:rPr>
                <w:delText>335.92</w:delText>
              </w:r>
            </w:del>
          </w:p>
        </w:tc>
        <w:tc>
          <w:tcPr>
            <w:tcW w:w="900" w:type="dxa"/>
            <w:tcBorders>
              <w:top w:val="nil"/>
              <w:left w:val="nil"/>
              <w:bottom w:val="nil"/>
              <w:right w:val="nil"/>
            </w:tcBorders>
            <w:vAlign w:val="center"/>
          </w:tcPr>
          <w:p w14:paraId="64037358" w14:textId="13475D7E" w:rsidR="008C2A32" w:rsidRPr="006E5FF5" w:rsidDel="0063728F" w:rsidRDefault="008C2A32">
            <w:pPr>
              <w:rPr>
                <w:del w:id="862" w:author="Alicia" w:date="2016-05-17T11:26:00Z"/>
                <w:rFonts w:ascii="Times New Roman" w:hAnsi="Times New Roman" w:cs="Times New Roman"/>
                <w:sz w:val="24"/>
                <w:szCs w:val="24"/>
                <w:lang w:eastAsia="es-ES"/>
              </w:rPr>
              <w:pPrChange w:id="863" w:author="Alicia" w:date="2016-05-17T11:26:00Z">
                <w:pPr>
                  <w:spacing w:after="0" w:line="240" w:lineRule="auto"/>
                  <w:jc w:val="center"/>
                </w:pPr>
              </w:pPrChange>
            </w:pPr>
            <w:del w:id="864" w:author="Alicia" w:date="2016-05-17T11:26:00Z">
              <w:r w:rsidRPr="006E5FF5" w:rsidDel="0063728F">
                <w:rPr>
                  <w:rFonts w:ascii="Times New Roman" w:hAnsi="Times New Roman" w:cs="Times New Roman"/>
                  <w:sz w:val="24"/>
                  <w:szCs w:val="24"/>
                  <w:lang w:eastAsia="es-ES"/>
                </w:rPr>
                <w:delText>&lt;0.001</w:delText>
              </w:r>
            </w:del>
          </w:p>
        </w:tc>
      </w:tr>
      <w:tr w:rsidR="008C2A32" w:rsidRPr="00AA07B4" w:rsidDel="0063728F" w14:paraId="4D9262EB" w14:textId="1EABF633" w:rsidTr="008C2A32">
        <w:trPr>
          <w:del w:id="865" w:author="Alicia" w:date="2016-05-17T11:26:00Z"/>
        </w:trPr>
        <w:tc>
          <w:tcPr>
            <w:tcW w:w="4515" w:type="dxa"/>
            <w:tcBorders>
              <w:top w:val="nil"/>
              <w:left w:val="nil"/>
              <w:bottom w:val="nil"/>
              <w:right w:val="nil"/>
            </w:tcBorders>
            <w:tcMar>
              <w:top w:w="15" w:type="dxa"/>
              <w:left w:w="140" w:type="dxa"/>
              <w:bottom w:w="15" w:type="dxa"/>
              <w:right w:w="140" w:type="dxa"/>
            </w:tcMar>
            <w:vAlign w:val="center"/>
          </w:tcPr>
          <w:p w14:paraId="35984D10" w14:textId="5C9AC0B2" w:rsidR="008C2A32" w:rsidDel="0063728F" w:rsidRDefault="008C2A32">
            <w:pPr>
              <w:rPr>
                <w:del w:id="866" w:author="Alicia" w:date="2016-05-17T11:26:00Z"/>
                <w:rFonts w:ascii="Times New Roman" w:hAnsi="Times New Roman" w:cs="Times New Roman"/>
                <w:sz w:val="24"/>
                <w:szCs w:val="24"/>
                <w:lang w:val="en-US" w:eastAsia="es-ES"/>
              </w:rPr>
              <w:pPrChange w:id="867" w:author="Alicia" w:date="2016-05-17T11:26:00Z">
                <w:pPr>
                  <w:spacing w:after="0" w:line="240" w:lineRule="auto"/>
                </w:pPr>
              </w:pPrChange>
            </w:pPr>
            <w:del w:id="868" w:author="Alicia" w:date="2016-05-17T11:26:00Z">
              <w:r w:rsidDel="0063728F">
                <w:rPr>
                  <w:rFonts w:ascii="Times New Roman" w:hAnsi="Times New Roman" w:cs="Times New Roman"/>
                  <w:sz w:val="24"/>
                  <w:szCs w:val="24"/>
                  <w:lang w:val="en-US" w:eastAsia="es-ES"/>
                </w:rPr>
                <w:delText>Attack → Number of intact fruits</w:delText>
              </w:r>
            </w:del>
          </w:p>
        </w:tc>
        <w:tc>
          <w:tcPr>
            <w:tcW w:w="1080" w:type="dxa"/>
            <w:tcBorders>
              <w:top w:val="nil"/>
              <w:left w:val="nil"/>
              <w:bottom w:val="nil"/>
              <w:right w:val="nil"/>
            </w:tcBorders>
            <w:tcMar>
              <w:top w:w="15" w:type="dxa"/>
              <w:left w:w="140" w:type="dxa"/>
              <w:bottom w:w="15" w:type="dxa"/>
              <w:right w:w="140" w:type="dxa"/>
            </w:tcMar>
            <w:vAlign w:val="center"/>
          </w:tcPr>
          <w:p w14:paraId="2ED1379B" w14:textId="37DF4D19" w:rsidR="008C2A32" w:rsidRPr="006E5FF5" w:rsidDel="0063728F" w:rsidRDefault="008C2A32">
            <w:pPr>
              <w:rPr>
                <w:del w:id="869" w:author="Alicia" w:date="2016-05-17T11:26:00Z"/>
                <w:rFonts w:ascii="Times New Roman" w:hAnsi="Times New Roman" w:cs="Times New Roman"/>
                <w:sz w:val="24"/>
                <w:szCs w:val="24"/>
                <w:lang w:eastAsia="es-ES"/>
              </w:rPr>
              <w:pPrChange w:id="870" w:author="Alicia" w:date="2016-05-17T11:26:00Z">
                <w:pPr>
                  <w:spacing w:after="0" w:line="240" w:lineRule="auto"/>
                  <w:jc w:val="center"/>
                </w:pPr>
              </w:pPrChange>
            </w:pPr>
            <w:del w:id="871" w:author="Alicia" w:date="2016-05-17T11:26:00Z">
              <w:r w:rsidRPr="006E5FF5" w:rsidDel="0063728F">
                <w:rPr>
                  <w:rFonts w:ascii="Times New Roman" w:hAnsi="Times New Roman" w:cs="Times New Roman"/>
                  <w:sz w:val="24"/>
                  <w:szCs w:val="24"/>
                  <w:lang w:eastAsia="es-ES"/>
                </w:rPr>
                <w:delText>18.10</w:delText>
              </w:r>
            </w:del>
          </w:p>
        </w:tc>
        <w:tc>
          <w:tcPr>
            <w:tcW w:w="1138" w:type="dxa"/>
            <w:tcBorders>
              <w:top w:val="nil"/>
              <w:left w:val="nil"/>
              <w:bottom w:val="nil"/>
              <w:right w:val="nil"/>
            </w:tcBorders>
            <w:tcMar>
              <w:top w:w="15" w:type="dxa"/>
              <w:left w:w="140" w:type="dxa"/>
              <w:bottom w:w="15" w:type="dxa"/>
              <w:right w:w="140" w:type="dxa"/>
            </w:tcMar>
            <w:vAlign w:val="center"/>
          </w:tcPr>
          <w:p w14:paraId="2B4EF227" w14:textId="0C9D8928" w:rsidR="008C2A32" w:rsidRPr="006E5FF5" w:rsidDel="0063728F" w:rsidRDefault="008C2A32">
            <w:pPr>
              <w:rPr>
                <w:del w:id="872" w:author="Alicia" w:date="2016-05-17T11:26:00Z"/>
                <w:rFonts w:ascii="Times New Roman" w:hAnsi="Times New Roman" w:cs="Times New Roman"/>
                <w:sz w:val="24"/>
                <w:szCs w:val="24"/>
                <w:lang w:eastAsia="es-ES"/>
              </w:rPr>
              <w:pPrChange w:id="873" w:author="Alicia" w:date="2016-05-17T11:26:00Z">
                <w:pPr>
                  <w:spacing w:after="0" w:line="240" w:lineRule="auto"/>
                  <w:jc w:val="center"/>
                </w:pPr>
              </w:pPrChange>
            </w:pPr>
            <w:del w:id="874" w:author="Alicia" w:date="2016-05-17T11:26:00Z">
              <w:r w:rsidRPr="006E5FF5" w:rsidDel="0063728F">
                <w:rPr>
                  <w:rFonts w:ascii="Times New Roman" w:hAnsi="Times New Roman" w:cs="Times New Roman"/>
                  <w:sz w:val="24"/>
                  <w:szCs w:val="24"/>
                  <w:lang w:eastAsia="es-ES"/>
                </w:rPr>
                <w:delText>0.034</w:delText>
              </w:r>
            </w:del>
          </w:p>
        </w:tc>
        <w:tc>
          <w:tcPr>
            <w:tcW w:w="50" w:type="dxa"/>
            <w:tcBorders>
              <w:top w:val="nil"/>
              <w:left w:val="nil"/>
              <w:bottom w:val="nil"/>
              <w:right w:val="nil"/>
            </w:tcBorders>
          </w:tcPr>
          <w:p w14:paraId="0EAC8887" w14:textId="12A38B8A" w:rsidR="008C2A32" w:rsidRPr="006E5FF5" w:rsidDel="0063728F" w:rsidRDefault="008C2A32">
            <w:pPr>
              <w:rPr>
                <w:del w:id="875" w:author="Alicia" w:date="2016-05-17T11:26:00Z"/>
                <w:rFonts w:ascii="Times New Roman" w:hAnsi="Times New Roman" w:cs="Times New Roman"/>
                <w:sz w:val="24"/>
                <w:szCs w:val="24"/>
                <w:lang w:eastAsia="es-ES"/>
              </w:rPr>
              <w:pPrChange w:id="876" w:author="Alicia" w:date="2016-05-17T11:26:00Z">
                <w:pPr>
                  <w:spacing w:after="0" w:line="240" w:lineRule="auto"/>
                  <w:jc w:val="center"/>
                </w:pPr>
              </w:pPrChange>
            </w:pPr>
          </w:p>
        </w:tc>
        <w:tc>
          <w:tcPr>
            <w:tcW w:w="900" w:type="dxa"/>
            <w:tcBorders>
              <w:top w:val="nil"/>
              <w:left w:val="nil"/>
              <w:bottom w:val="nil"/>
              <w:right w:val="nil"/>
            </w:tcBorders>
            <w:vAlign w:val="center"/>
          </w:tcPr>
          <w:p w14:paraId="0BFE6C07" w14:textId="272CF5F7" w:rsidR="008C2A32" w:rsidRPr="006E5FF5" w:rsidDel="0063728F" w:rsidRDefault="008C2A32">
            <w:pPr>
              <w:rPr>
                <w:del w:id="877" w:author="Alicia" w:date="2016-05-17T11:26:00Z"/>
                <w:rFonts w:ascii="Times New Roman" w:hAnsi="Times New Roman" w:cs="Times New Roman"/>
                <w:sz w:val="24"/>
                <w:szCs w:val="24"/>
                <w:lang w:eastAsia="es-ES"/>
              </w:rPr>
              <w:pPrChange w:id="878" w:author="Alicia" w:date="2016-05-17T11:26:00Z">
                <w:pPr>
                  <w:spacing w:after="0" w:line="240" w:lineRule="auto"/>
                  <w:jc w:val="center"/>
                </w:pPr>
              </w:pPrChange>
            </w:pPr>
            <w:del w:id="879" w:author="Alicia" w:date="2016-05-17T11:26:00Z">
              <w:r w:rsidRPr="006E5FF5" w:rsidDel="0063728F">
                <w:rPr>
                  <w:rFonts w:ascii="Times New Roman" w:hAnsi="Times New Roman" w:cs="Times New Roman"/>
                  <w:sz w:val="24"/>
                  <w:szCs w:val="24"/>
                  <w:lang w:eastAsia="es-ES"/>
                </w:rPr>
                <w:delText>62.39</w:delText>
              </w:r>
            </w:del>
          </w:p>
        </w:tc>
        <w:tc>
          <w:tcPr>
            <w:tcW w:w="900" w:type="dxa"/>
            <w:tcBorders>
              <w:top w:val="nil"/>
              <w:left w:val="nil"/>
              <w:bottom w:val="nil"/>
              <w:right w:val="nil"/>
            </w:tcBorders>
            <w:vAlign w:val="center"/>
          </w:tcPr>
          <w:p w14:paraId="3A82F8DF" w14:textId="02E4CD7D" w:rsidR="008C2A32" w:rsidRPr="006E5FF5" w:rsidDel="0063728F" w:rsidRDefault="008C2A32">
            <w:pPr>
              <w:rPr>
                <w:del w:id="880" w:author="Alicia" w:date="2016-05-17T11:26:00Z"/>
                <w:rFonts w:ascii="Times New Roman" w:hAnsi="Times New Roman" w:cs="Times New Roman"/>
                <w:sz w:val="24"/>
                <w:szCs w:val="24"/>
                <w:lang w:eastAsia="es-ES"/>
              </w:rPr>
              <w:pPrChange w:id="881" w:author="Alicia" w:date="2016-05-17T11:26:00Z">
                <w:pPr>
                  <w:spacing w:after="0" w:line="240" w:lineRule="auto"/>
                  <w:jc w:val="center"/>
                </w:pPr>
              </w:pPrChange>
            </w:pPr>
            <w:del w:id="882" w:author="Alicia" w:date="2016-05-17T11:26:00Z">
              <w:r w:rsidRPr="006E5FF5" w:rsidDel="0063728F">
                <w:rPr>
                  <w:rFonts w:ascii="Times New Roman" w:hAnsi="Times New Roman" w:cs="Times New Roman"/>
                  <w:sz w:val="24"/>
                  <w:szCs w:val="24"/>
                  <w:lang w:eastAsia="es-ES"/>
                </w:rPr>
                <w:delText>&lt;0.001</w:delText>
              </w:r>
            </w:del>
          </w:p>
        </w:tc>
      </w:tr>
      <w:tr w:rsidR="008C2A32" w:rsidRPr="00AA07B4" w:rsidDel="0063728F" w14:paraId="788EC80F" w14:textId="78B3EA81" w:rsidTr="008C2A32">
        <w:trPr>
          <w:del w:id="883" w:author="Alicia" w:date="2016-05-17T11:26:00Z"/>
        </w:trPr>
        <w:tc>
          <w:tcPr>
            <w:tcW w:w="4515" w:type="dxa"/>
            <w:tcBorders>
              <w:top w:val="nil"/>
              <w:left w:val="nil"/>
              <w:bottom w:val="nil"/>
              <w:right w:val="nil"/>
            </w:tcBorders>
            <w:tcMar>
              <w:top w:w="15" w:type="dxa"/>
              <w:left w:w="140" w:type="dxa"/>
              <w:bottom w:w="15" w:type="dxa"/>
              <w:right w:w="140" w:type="dxa"/>
            </w:tcMar>
            <w:vAlign w:val="center"/>
          </w:tcPr>
          <w:p w14:paraId="03E9BE65" w14:textId="4610C870" w:rsidR="008C2A32" w:rsidDel="0063728F" w:rsidRDefault="008C2A32">
            <w:pPr>
              <w:rPr>
                <w:del w:id="884" w:author="Alicia" w:date="2016-05-17T11:26:00Z"/>
                <w:rFonts w:ascii="Times New Roman" w:hAnsi="Times New Roman" w:cs="Times New Roman"/>
                <w:sz w:val="24"/>
                <w:szCs w:val="24"/>
                <w:lang w:val="en-US" w:eastAsia="es-ES"/>
              </w:rPr>
              <w:pPrChange w:id="885" w:author="Alicia" w:date="2016-05-17T11:26:00Z">
                <w:pPr>
                  <w:spacing w:after="0" w:line="240" w:lineRule="auto"/>
                </w:pPr>
              </w:pPrChange>
            </w:pPr>
            <w:del w:id="886" w:author="Alicia" w:date="2016-05-17T11:26:00Z">
              <w:r w:rsidDel="0063728F">
                <w:rPr>
                  <w:rFonts w:ascii="Times New Roman" w:hAnsi="Times New Roman" w:cs="Times New Roman"/>
                  <w:sz w:val="24"/>
                  <w:szCs w:val="24"/>
                  <w:lang w:val="en-US" w:eastAsia="es-ES"/>
                </w:rPr>
                <w:delText>Phenology → Number of intact fruits</w:delText>
              </w:r>
            </w:del>
          </w:p>
        </w:tc>
        <w:tc>
          <w:tcPr>
            <w:tcW w:w="1080" w:type="dxa"/>
            <w:tcBorders>
              <w:top w:val="nil"/>
              <w:left w:val="nil"/>
              <w:bottom w:val="nil"/>
              <w:right w:val="nil"/>
            </w:tcBorders>
            <w:tcMar>
              <w:top w:w="15" w:type="dxa"/>
              <w:left w:w="140" w:type="dxa"/>
              <w:bottom w:w="15" w:type="dxa"/>
              <w:right w:w="140" w:type="dxa"/>
            </w:tcMar>
            <w:vAlign w:val="center"/>
          </w:tcPr>
          <w:p w14:paraId="3939E72F" w14:textId="0CE64D3A" w:rsidR="008C2A32" w:rsidRPr="006E5FF5" w:rsidDel="0063728F" w:rsidRDefault="008C2A32">
            <w:pPr>
              <w:rPr>
                <w:del w:id="887" w:author="Alicia" w:date="2016-05-17T11:26:00Z"/>
                <w:rFonts w:ascii="Times New Roman" w:hAnsi="Times New Roman" w:cs="Times New Roman"/>
                <w:sz w:val="24"/>
                <w:szCs w:val="24"/>
                <w:lang w:eastAsia="es-ES"/>
              </w:rPr>
              <w:pPrChange w:id="888" w:author="Alicia" w:date="2016-05-17T11:26:00Z">
                <w:pPr>
                  <w:spacing w:after="0" w:line="240" w:lineRule="auto"/>
                  <w:jc w:val="center"/>
                </w:pPr>
              </w:pPrChange>
            </w:pPr>
            <w:del w:id="889" w:author="Alicia" w:date="2016-05-17T11:26:00Z">
              <w:r w:rsidRPr="006E5FF5" w:rsidDel="0063728F">
                <w:rPr>
                  <w:rFonts w:ascii="Times New Roman" w:hAnsi="Times New Roman" w:cs="Times New Roman"/>
                  <w:sz w:val="24"/>
                  <w:szCs w:val="24"/>
                  <w:lang w:eastAsia="es-ES"/>
                </w:rPr>
                <w:delText>10.93</w:delText>
              </w:r>
            </w:del>
          </w:p>
        </w:tc>
        <w:tc>
          <w:tcPr>
            <w:tcW w:w="1138" w:type="dxa"/>
            <w:tcBorders>
              <w:top w:val="nil"/>
              <w:left w:val="nil"/>
              <w:bottom w:val="nil"/>
              <w:right w:val="nil"/>
            </w:tcBorders>
            <w:tcMar>
              <w:top w:w="15" w:type="dxa"/>
              <w:left w:w="140" w:type="dxa"/>
              <w:bottom w:w="15" w:type="dxa"/>
              <w:right w:w="140" w:type="dxa"/>
            </w:tcMar>
            <w:vAlign w:val="center"/>
          </w:tcPr>
          <w:p w14:paraId="7D66BC47" w14:textId="7A2D6A0E" w:rsidR="008C2A32" w:rsidRPr="006E5FF5" w:rsidDel="0063728F" w:rsidRDefault="008C2A32">
            <w:pPr>
              <w:rPr>
                <w:del w:id="890" w:author="Alicia" w:date="2016-05-17T11:26:00Z"/>
                <w:rFonts w:ascii="Times New Roman" w:hAnsi="Times New Roman" w:cs="Times New Roman"/>
                <w:sz w:val="24"/>
                <w:szCs w:val="24"/>
                <w:lang w:eastAsia="es-ES"/>
              </w:rPr>
              <w:pPrChange w:id="891" w:author="Alicia" w:date="2016-05-17T11:26:00Z">
                <w:pPr>
                  <w:spacing w:after="0" w:line="240" w:lineRule="auto"/>
                  <w:jc w:val="center"/>
                </w:pPr>
              </w:pPrChange>
            </w:pPr>
            <w:del w:id="892" w:author="Alicia" w:date="2016-05-17T11:26:00Z">
              <w:r w:rsidRPr="006E5FF5" w:rsidDel="0063728F">
                <w:rPr>
                  <w:rFonts w:ascii="Times New Roman" w:hAnsi="Times New Roman" w:cs="Times New Roman"/>
                  <w:sz w:val="24"/>
                  <w:szCs w:val="24"/>
                  <w:lang w:eastAsia="es-ES"/>
                </w:rPr>
                <w:delText>0.280</w:delText>
              </w:r>
            </w:del>
          </w:p>
        </w:tc>
        <w:tc>
          <w:tcPr>
            <w:tcW w:w="50" w:type="dxa"/>
            <w:tcBorders>
              <w:top w:val="nil"/>
              <w:left w:val="nil"/>
              <w:bottom w:val="nil"/>
              <w:right w:val="nil"/>
            </w:tcBorders>
          </w:tcPr>
          <w:p w14:paraId="6951F790" w14:textId="3B4A9FEF" w:rsidR="008C2A32" w:rsidRPr="006E5FF5" w:rsidDel="0063728F" w:rsidRDefault="008C2A32">
            <w:pPr>
              <w:rPr>
                <w:del w:id="893" w:author="Alicia" w:date="2016-05-17T11:26:00Z"/>
                <w:rFonts w:ascii="Times New Roman" w:hAnsi="Times New Roman" w:cs="Times New Roman"/>
                <w:sz w:val="24"/>
                <w:szCs w:val="24"/>
                <w:lang w:eastAsia="es-ES"/>
              </w:rPr>
              <w:pPrChange w:id="894" w:author="Alicia" w:date="2016-05-17T11:26:00Z">
                <w:pPr>
                  <w:spacing w:after="0" w:line="240" w:lineRule="auto"/>
                  <w:jc w:val="center"/>
                </w:pPr>
              </w:pPrChange>
            </w:pPr>
          </w:p>
        </w:tc>
        <w:tc>
          <w:tcPr>
            <w:tcW w:w="900" w:type="dxa"/>
            <w:tcBorders>
              <w:top w:val="nil"/>
              <w:left w:val="nil"/>
              <w:bottom w:val="nil"/>
              <w:right w:val="nil"/>
            </w:tcBorders>
            <w:vAlign w:val="center"/>
          </w:tcPr>
          <w:p w14:paraId="08932E40" w14:textId="38E66F9D" w:rsidR="008C2A32" w:rsidRPr="006E5FF5" w:rsidDel="0063728F" w:rsidRDefault="008C2A32">
            <w:pPr>
              <w:rPr>
                <w:del w:id="895" w:author="Alicia" w:date="2016-05-17T11:26:00Z"/>
                <w:rFonts w:ascii="Times New Roman" w:hAnsi="Times New Roman" w:cs="Times New Roman"/>
                <w:sz w:val="24"/>
                <w:szCs w:val="24"/>
                <w:lang w:eastAsia="es-ES"/>
              </w:rPr>
              <w:pPrChange w:id="896" w:author="Alicia" w:date="2016-05-17T11:26:00Z">
                <w:pPr>
                  <w:spacing w:after="0" w:line="240" w:lineRule="auto"/>
                  <w:jc w:val="center"/>
                </w:pPr>
              </w:pPrChange>
            </w:pPr>
            <w:del w:id="897" w:author="Alicia" w:date="2016-05-17T11:26:00Z">
              <w:r w:rsidRPr="006E5FF5" w:rsidDel="0063728F">
                <w:rPr>
                  <w:rFonts w:ascii="Times New Roman" w:hAnsi="Times New Roman" w:cs="Times New Roman"/>
                  <w:sz w:val="24"/>
                  <w:szCs w:val="24"/>
                  <w:lang w:eastAsia="es-ES"/>
                </w:rPr>
                <w:delText>5.23</w:delText>
              </w:r>
            </w:del>
          </w:p>
        </w:tc>
        <w:tc>
          <w:tcPr>
            <w:tcW w:w="900" w:type="dxa"/>
            <w:tcBorders>
              <w:top w:val="nil"/>
              <w:left w:val="nil"/>
              <w:bottom w:val="nil"/>
              <w:right w:val="nil"/>
            </w:tcBorders>
            <w:vAlign w:val="center"/>
          </w:tcPr>
          <w:p w14:paraId="1162060C" w14:textId="7B54A110" w:rsidR="008C2A32" w:rsidRPr="006E5FF5" w:rsidDel="0063728F" w:rsidRDefault="008C2A32">
            <w:pPr>
              <w:rPr>
                <w:del w:id="898" w:author="Alicia" w:date="2016-05-17T11:26:00Z"/>
                <w:rFonts w:ascii="Times New Roman" w:hAnsi="Times New Roman" w:cs="Times New Roman"/>
                <w:sz w:val="24"/>
                <w:szCs w:val="24"/>
                <w:lang w:eastAsia="es-ES"/>
              </w:rPr>
              <w:pPrChange w:id="899" w:author="Alicia" w:date="2016-05-17T11:26:00Z">
                <w:pPr>
                  <w:spacing w:after="0" w:line="240" w:lineRule="auto"/>
                  <w:jc w:val="center"/>
                </w:pPr>
              </w:pPrChange>
            </w:pPr>
            <w:del w:id="900" w:author="Alicia" w:date="2016-05-17T11:26:00Z">
              <w:r w:rsidRPr="006E5FF5" w:rsidDel="0063728F">
                <w:rPr>
                  <w:rFonts w:ascii="Times New Roman" w:hAnsi="Times New Roman" w:cs="Times New Roman"/>
                  <w:sz w:val="24"/>
                  <w:szCs w:val="24"/>
                  <w:lang w:eastAsia="es-ES"/>
                </w:rPr>
                <w:delText>0.875</w:delText>
              </w:r>
            </w:del>
          </w:p>
        </w:tc>
      </w:tr>
      <w:tr w:rsidR="008C2A32" w:rsidRPr="00AA07B4" w:rsidDel="0063728F" w14:paraId="0A96EF59" w14:textId="7F5A981A" w:rsidTr="008C2A32">
        <w:trPr>
          <w:del w:id="901" w:author="Alicia" w:date="2016-05-17T11:26:00Z"/>
        </w:trPr>
        <w:tc>
          <w:tcPr>
            <w:tcW w:w="4515" w:type="dxa"/>
            <w:tcBorders>
              <w:top w:val="nil"/>
              <w:left w:val="nil"/>
              <w:bottom w:val="nil"/>
              <w:right w:val="nil"/>
            </w:tcBorders>
            <w:tcMar>
              <w:top w:w="15" w:type="dxa"/>
              <w:left w:w="140" w:type="dxa"/>
              <w:bottom w:w="15" w:type="dxa"/>
              <w:right w:w="140" w:type="dxa"/>
            </w:tcMar>
            <w:vAlign w:val="center"/>
          </w:tcPr>
          <w:p w14:paraId="189DCF27" w14:textId="29385545" w:rsidR="008C2A32" w:rsidDel="0063728F" w:rsidRDefault="008C2A32">
            <w:pPr>
              <w:rPr>
                <w:del w:id="902" w:author="Alicia" w:date="2016-05-17T11:26:00Z"/>
                <w:rFonts w:ascii="Times New Roman" w:hAnsi="Times New Roman" w:cs="Times New Roman"/>
                <w:sz w:val="24"/>
                <w:szCs w:val="24"/>
                <w:lang w:val="en-US" w:eastAsia="es-ES"/>
              </w:rPr>
              <w:pPrChange w:id="903" w:author="Alicia" w:date="2016-05-17T11:26:00Z">
                <w:pPr>
                  <w:spacing w:after="0" w:line="240" w:lineRule="auto"/>
                </w:pPr>
              </w:pPrChange>
            </w:pPr>
            <w:del w:id="904" w:author="Alicia" w:date="2016-05-17T11:26:00Z">
              <w:r w:rsidDel="0063728F">
                <w:rPr>
                  <w:rFonts w:ascii="Times New Roman" w:hAnsi="Times New Roman" w:cs="Times New Roman"/>
                  <w:sz w:val="24"/>
                  <w:szCs w:val="24"/>
                  <w:lang w:val="en-US" w:eastAsia="es-ES"/>
                </w:rPr>
                <w:delText>Phenology → Attack</w:delText>
              </w:r>
            </w:del>
          </w:p>
        </w:tc>
        <w:tc>
          <w:tcPr>
            <w:tcW w:w="1080" w:type="dxa"/>
            <w:tcBorders>
              <w:top w:val="nil"/>
              <w:left w:val="nil"/>
              <w:bottom w:val="nil"/>
              <w:right w:val="nil"/>
            </w:tcBorders>
            <w:tcMar>
              <w:top w:w="15" w:type="dxa"/>
              <w:left w:w="140" w:type="dxa"/>
              <w:bottom w:w="15" w:type="dxa"/>
              <w:right w:w="140" w:type="dxa"/>
            </w:tcMar>
            <w:vAlign w:val="center"/>
          </w:tcPr>
          <w:p w14:paraId="7920CDA0" w14:textId="712BFC06" w:rsidR="008C2A32" w:rsidRPr="006E5FF5" w:rsidDel="0063728F" w:rsidRDefault="008C2A32">
            <w:pPr>
              <w:rPr>
                <w:del w:id="905" w:author="Alicia" w:date="2016-05-17T11:26:00Z"/>
                <w:rFonts w:ascii="Times New Roman" w:hAnsi="Times New Roman" w:cs="Times New Roman"/>
                <w:sz w:val="24"/>
                <w:szCs w:val="24"/>
                <w:lang w:eastAsia="es-ES"/>
              </w:rPr>
              <w:pPrChange w:id="906" w:author="Alicia" w:date="2016-05-17T11:26:00Z">
                <w:pPr>
                  <w:spacing w:after="0" w:line="240" w:lineRule="auto"/>
                  <w:jc w:val="center"/>
                </w:pPr>
              </w:pPrChange>
            </w:pPr>
            <w:del w:id="907" w:author="Alicia" w:date="2016-05-17T11:26:00Z">
              <w:r w:rsidRPr="006E5FF5" w:rsidDel="0063728F">
                <w:rPr>
                  <w:rFonts w:ascii="Times New Roman" w:hAnsi="Times New Roman" w:cs="Times New Roman"/>
                  <w:sz w:val="24"/>
                  <w:szCs w:val="24"/>
                  <w:lang w:eastAsia="es-ES"/>
                </w:rPr>
                <w:delText>14.10</w:delText>
              </w:r>
            </w:del>
          </w:p>
        </w:tc>
        <w:tc>
          <w:tcPr>
            <w:tcW w:w="1138" w:type="dxa"/>
            <w:tcBorders>
              <w:top w:val="nil"/>
              <w:left w:val="nil"/>
              <w:bottom w:val="nil"/>
              <w:right w:val="nil"/>
            </w:tcBorders>
            <w:tcMar>
              <w:top w:w="15" w:type="dxa"/>
              <w:left w:w="140" w:type="dxa"/>
              <w:bottom w:w="15" w:type="dxa"/>
              <w:right w:w="140" w:type="dxa"/>
            </w:tcMar>
            <w:vAlign w:val="center"/>
          </w:tcPr>
          <w:p w14:paraId="7A7D77BF" w14:textId="3F7068B7" w:rsidR="008C2A32" w:rsidRPr="006E5FF5" w:rsidDel="0063728F" w:rsidRDefault="008C2A32">
            <w:pPr>
              <w:rPr>
                <w:del w:id="908" w:author="Alicia" w:date="2016-05-17T11:26:00Z"/>
                <w:rFonts w:ascii="Times New Roman" w:hAnsi="Times New Roman" w:cs="Times New Roman"/>
                <w:sz w:val="24"/>
                <w:szCs w:val="24"/>
                <w:lang w:eastAsia="es-ES"/>
              </w:rPr>
              <w:pPrChange w:id="909" w:author="Alicia" w:date="2016-05-17T11:26:00Z">
                <w:pPr>
                  <w:spacing w:after="0" w:line="240" w:lineRule="auto"/>
                  <w:jc w:val="center"/>
                </w:pPr>
              </w:pPrChange>
            </w:pPr>
            <w:del w:id="910" w:author="Alicia" w:date="2016-05-17T11:26:00Z">
              <w:r w:rsidRPr="006E5FF5" w:rsidDel="0063728F">
                <w:rPr>
                  <w:rFonts w:ascii="Times New Roman" w:hAnsi="Times New Roman" w:cs="Times New Roman"/>
                  <w:sz w:val="24"/>
                  <w:szCs w:val="24"/>
                  <w:lang w:eastAsia="es-ES"/>
                </w:rPr>
                <w:delText>0.119</w:delText>
              </w:r>
            </w:del>
          </w:p>
        </w:tc>
        <w:tc>
          <w:tcPr>
            <w:tcW w:w="50" w:type="dxa"/>
            <w:tcBorders>
              <w:top w:val="nil"/>
              <w:left w:val="nil"/>
              <w:bottom w:val="nil"/>
              <w:right w:val="nil"/>
            </w:tcBorders>
          </w:tcPr>
          <w:p w14:paraId="3A67C7B5" w14:textId="566E1BF5" w:rsidR="008C2A32" w:rsidRPr="006E5FF5" w:rsidDel="0063728F" w:rsidRDefault="008C2A32">
            <w:pPr>
              <w:rPr>
                <w:del w:id="911" w:author="Alicia" w:date="2016-05-17T11:26:00Z"/>
                <w:rFonts w:ascii="Times New Roman" w:hAnsi="Times New Roman" w:cs="Times New Roman"/>
                <w:sz w:val="24"/>
                <w:szCs w:val="24"/>
                <w:lang w:eastAsia="es-ES"/>
              </w:rPr>
              <w:pPrChange w:id="912" w:author="Alicia" w:date="2016-05-17T11:26:00Z">
                <w:pPr>
                  <w:spacing w:after="0" w:line="240" w:lineRule="auto"/>
                  <w:jc w:val="center"/>
                </w:pPr>
              </w:pPrChange>
            </w:pPr>
          </w:p>
        </w:tc>
        <w:tc>
          <w:tcPr>
            <w:tcW w:w="900" w:type="dxa"/>
            <w:tcBorders>
              <w:top w:val="nil"/>
              <w:left w:val="nil"/>
              <w:bottom w:val="nil"/>
              <w:right w:val="nil"/>
            </w:tcBorders>
            <w:vAlign w:val="center"/>
          </w:tcPr>
          <w:p w14:paraId="3A654531" w14:textId="593359EC" w:rsidR="008C2A32" w:rsidRPr="006E5FF5" w:rsidDel="0063728F" w:rsidRDefault="008C2A32">
            <w:pPr>
              <w:rPr>
                <w:del w:id="913" w:author="Alicia" w:date="2016-05-17T11:26:00Z"/>
                <w:rFonts w:ascii="Times New Roman" w:hAnsi="Times New Roman" w:cs="Times New Roman"/>
                <w:sz w:val="24"/>
                <w:szCs w:val="24"/>
                <w:lang w:eastAsia="es-ES"/>
              </w:rPr>
              <w:pPrChange w:id="914" w:author="Alicia" w:date="2016-05-17T11:26:00Z">
                <w:pPr>
                  <w:spacing w:after="0" w:line="240" w:lineRule="auto"/>
                  <w:jc w:val="center"/>
                </w:pPr>
              </w:pPrChange>
            </w:pPr>
            <w:del w:id="915" w:author="Alicia" w:date="2016-05-17T11:26:00Z">
              <w:r w:rsidRPr="006E5FF5" w:rsidDel="0063728F">
                <w:rPr>
                  <w:rFonts w:ascii="Times New Roman" w:hAnsi="Times New Roman" w:cs="Times New Roman"/>
                  <w:sz w:val="24"/>
                  <w:szCs w:val="24"/>
                  <w:lang w:eastAsia="es-ES"/>
                </w:rPr>
                <w:delText>20.45</w:delText>
              </w:r>
            </w:del>
          </w:p>
        </w:tc>
        <w:tc>
          <w:tcPr>
            <w:tcW w:w="900" w:type="dxa"/>
            <w:tcBorders>
              <w:top w:val="nil"/>
              <w:left w:val="nil"/>
              <w:bottom w:val="nil"/>
              <w:right w:val="nil"/>
            </w:tcBorders>
            <w:vAlign w:val="center"/>
          </w:tcPr>
          <w:p w14:paraId="5A1C4BDB" w14:textId="220D9D5C" w:rsidR="008C2A32" w:rsidRPr="006E5FF5" w:rsidDel="0063728F" w:rsidRDefault="008C2A32">
            <w:pPr>
              <w:rPr>
                <w:del w:id="916" w:author="Alicia" w:date="2016-05-17T11:26:00Z"/>
                <w:rFonts w:ascii="Times New Roman" w:hAnsi="Times New Roman" w:cs="Times New Roman"/>
                <w:sz w:val="24"/>
                <w:szCs w:val="24"/>
                <w:lang w:eastAsia="es-ES"/>
              </w:rPr>
              <w:pPrChange w:id="917" w:author="Alicia" w:date="2016-05-17T11:26:00Z">
                <w:pPr>
                  <w:spacing w:after="0" w:line="240" w:lineRule="auto"/>
                  <w:jc w:val="center"/>
                </w:pPr>
              </w:pPrChange>
            </w:pPr>
            <w:del w:id="918" w:author="Alicia" w:date="2016-05-17T11:26:00Z">
              <w:r w:rsidRPr="006E5FF5" w:rsidDel="0063728F">
                <w:rPr>
                  <w:rFonts w:ascii="Times New Roman" w:hAnsi="Times New Roman" w:cs="Times New Roman"/>
                  <w:sz w:val="24"/>
                  <w:szCs w:val="24"/>
                  <w:lang w:eastAsia="es-ES"/>
                </w:rPr>
                <w:delText>0.025</w:delText>
              </w:r>
            </w:del>
          </w:p>
        </w:tc>
      </w:tr>
      <w:tr w:rsidR="008C2A32" w:rsidRPr="00AA07B4" w:rsidDel="0063728F" w14:paraId="2DB176B3" w14:textId="54E70A6D" w:rsidTr="008C2A32">
        <w:trPr>
          <w:del w:id="919" w:author="Alicia" w:date="2016-05-17T11:26:00Z"/>
        </w:trPr>
        <w:tc>
          <w:tcPr>
            <w:tcW w:w="4515" w:type="dxa"/>
            <w:tcBorders>
              <w:top w:val="nil"/>
              <w:left w:val="nil"/>
              <w:bottom w:val="nil"/>
              <w:right w:val="nil"/>
            </w:tcBorders>
            <w:tcMar>
              <w:top w:w="15" w:type="dxa"/>
              <w:left w:w="140" w:type="dxa"/>
              <w:bottom w:w="15" w:type="dxa"/>
              <w:right w:w="140" w:type="dxa"/>
            </w:tcMar>
            <w:vAlign w:val="center"/>
          </w:tcPr>
          <w:p w14:paraId="5B68D431" w14:textId="51928A3C" w:rsidR="008C2A32" w:rsidRPr="006E5FF5" w:rsidDel="0063728F" w:rsidRDefault="008C2A32">
            <w:pPr>
              <w:rPr>
                <w:del w:id="920" w:author="Alicia" w:date="2016-05-17T11:26:00Z"/>
                <w:rFonts w:ascii="Times New Roman" w:hAnsi="Times New Roman" w:cs="Times New Roman"/>
                <w:sz w:val="24"/>
                <w:szCs w:val="24"/>
                <w:lang w:eastAsia="es-ES"/>
              </w:rPr>
              <w:pPrChange w:id="921" w:author="Alicia" w:date="2016-05-17T11:26:00Z">
                <w:pPr>
                  <w:spacing w:after="0" w:line="240" w:lineRule="auto"/>
                </w:pPr>
              </w:pPrChange>
            </w:pPr>
            <w:del w:id="922" w:author="Alicia" w:date="2016-05-17T11:26:00Z">
              <w:r w:rsidRPr="006E5FF5" w:rsidDel="0063728F">
                <w:rPr>
                  <w:rFonts w:ascii="Times New Roman" w:hAnsi="Times New Roman" w:cs="Times New Roman"/>
                  <w:sz w:val="24"/>
                  <w:szCs w:val="24"/>
                  <w:lang w:eastAsia="es-ES"/>
                </w:rPr>
                <w:delText xml:space="preserve">Shoot height </w:delText>
              </w:r>
              <w:r w:rsidDel="0063728F">
                <w:rPr>
                  <w:rFonts w:ascii="Times New Roman" w:hAnsi="Times New Roman" w:cs="Times New Roman"/>
                  <w:sz w:val="24"/>
                  <w:szCs w:val="24"/>
                  <w:lang w:val="en-US" w:eastAsia="es-ES"/>
                </w:rPr>
                <w:delText>→</w:delText>
              </w:r>
              <w:r w:rsidRPr="006E5FF5" w:rsidDel="0063728F">
                <w:rPr>
                  <w:rFonts w:ascii="Times New Roman" w:hAnsi="Times New Roman" w:cs="Times New Roman"/>
                  <w:sz w:val="24"/>
                  <w:szCs w:val="24"/>
                  <w:lang w:eastAsia="es-ES"/>
                </w:rPr>
                <w:delText xml:space="preserve"> Attack</w:delText>
              </w:r>
            </w:del>
          </w:p>
        </w:tc>
        <w:tc>
          <w:tcPr>
            <w:tcW w:w="1080" w:type="dxa"/>
            <w:tcBorders>
              <w:top w:val="nil"/>
              <w:left w:val="nil"/>
              <w:bottom w:val="nil"/>
              <w:right w:val="nil"/>
            </w:tcBorders>
            <w:tcMar>
              <w:top w:w="15" w:type="dxa"/>
              <w:left w:w="140" w:type="dxa"/>
              <w:bottom w:w="15" w:type="dxa"/>
              <w:right w:w="140" w:type="dxa"/>
            </w:tcMar>
            <w:vAlign w:val="center"/>
          </w:tcPr>
          <w:p w14:paraId="5FA131BE" w14:textId="7DCE0206" w:rsidR="008C2A32" w:rsidRPr="006E5FF5" w:rsidDel="0063728F" w:rsidRDefault="008C2A32">
            <w:pPr>
              <w:rPr>
                <w:del w:id="923" w:author="Alicia" w:date="2016-05-17T11:26:00Z"/>
                <w:rFonts w:ascii="Times New Roman" w:hAnsi="Times New Roman" w:cs="Times New Roman"/>
                <w:sz w:val="24"/>
                <w:szCs w:val="24"/>
                <w:lang w:eastAsia="es-ES"/>
              </w:rPr>
              <w:pPrChange w:id="924" w:author="Alicia" w:date="2016-05-17T11:26:00Z">
                <w:pPr>
                  <w:spacing w:after="0" w:line="240" w:lineRule="auto"/>
                  <w:jc w:val="center"/>
                </w:pPr>
              </w:pPrChange>
            </w:pPr>
            <w:del w:id="925" w:author="Alicia" w:date="2016-05-17T11:26:00Z">
              <w:r w:rsidRPr="006E5FF5" w:rsidDel="0063728F">
                <w:rPr>
                  <w:rFonts w:ascii="Times New Roman" w:hAnsi="Times New Roman" w:cs="Times New Roman"/>
                  <w:sz w:val="24"/>
                  <w:szCs w:val="24"/>
                  <w:lang w:eastAsia="es-ES"/>
                </w:rPr>
                <w:delText>7.94</w:delText>
              </w:r>
            </w:del>
          </w:p>
        </w:tc>
        <w:tc>
          <w:tcPr>
            <w:tcW w:w="1138" w:type="dxa"/>
            <w:tcBorders>
              <w:top w:val="nil"/>
              <w:left w:val="nil"/>
              <w:bottom w:val="nil"/>
              <w:right w:val="nil"/>
            </w:tcBorders>
            <w:tcMar>
              <w:top w:w="15" w:type="dxa"/>
              <w:left w:w="140" w:type="dxa"/>
              <w:bottom w:w="15" w:type="dxa"/>
              <w:right w:w="140" w:type="dxa"/>
            </w:tcMar>
            <w:vAlign w:val="center"/>
          </w:tcPr>
          <w:p w14:paraId="45FE2CFA" w14:textId="6330A566" w:rsidR="008C2A32" w:rsidRPr="006E5FF5" w:rsidDel="0063728F" w:rsidRDefault="008C2A32">
            <w:pPr>
              <w:rPr>
                <w:del w:id="926" w:author="Alicia" w:date="2016-05-17T11:26:00Z"/>
                <w:rFonts w:ascii="Times New Roman" w:hAnsi="Times New Roman" w:cs="Times New Roman"/>
                <w:sz w:val="24"/>
                <w:szCs w:val="24"/>
                <w:lang w:eastAsia="es-ES"/>
              </w:rPr>
              <w:pPrChange w:id="927" w:author="Alicia" w:date="2016-05-17T11:26:00Z">
                <w:pPr>
                  <w:spacing w:after="0" w:line="240" w:lineRule="auto"/>
                  <w:jc w:val="center"/>
                </w:pPr>
              </w:pPrChange>
            </w:pPr>
            <w:del w:id="928" w:author="Alicia" w:date="2016-05-17T11:26:00Z">
              <w:r w:rsidRPr="006E5FF5" w:rsidDel="0063728F">
                <w:rPr>
                  <w:rFonts w:ascii="Times New Roman" w:hAnsi="Times New Roman" w:cs="Times New Roman"/>
                  <w:sz w:val="24"/>
                  <w:szCs w:val="24"/>
                  <w:lang w:eastAsia="es-ES"/>
                </w:rPr>
                <w:delText>0.540</w:delText>
              </w:r>
            </w:del>
          </w:p>
        </w:tc>
        <w:tc>
          <w:tcPr>
            <w:tcW w:w="50" w:type="dxa"/>
            <w:tcBorders>
              <w:top w:val="nil"/>
              <w:left w:val="nil"/>
              <w:bottom w:val="nil"/>
              <w:right w:val="nil"/>
            </w:tcBorders>
          </w:tcPr>
          <w:p w14:paraId="43103C53" w14:textId="5C46389B" w:rsidR="008C2A32" w:rsidRPr="006E5FF5" w:rsidDel="0063728F" w:rsidRDefault="008C2A32">
            <w:pPr>
              <w:rPr>
                <w:del w:id="929" w:author="Alicia" w:date="2016-05-17T11:26:00Z"/>
                <w:rFonts w:ascii="Times New Roman" w:hAnsi="Times New Roman" w:cs="Times New Roman"/>
                <w:sz w:val="24"/>
                <w:szCs w:val="24"/>
                <w:lang w:eastAsia="es-ES"/>
              </w:rPr>
              <w:pPrChange w:id="930" w:author="Alicia" w:date="2016-05-17T11:26:00Z">
                <w:pPr>
                  <w:spacing w:after="0" w:line="240" w:lineRule="auto"/>
                  <w:jc w:val="center"/>
                </w:pPr>
              </w:pPrChange>
            </w:pPr>
          </w:p>
        </w:tc>
        <w:tc>
          <w:tcPr>
            <w:tcW w:w="900" w:type="dxa"/>
            <w:tcBorders>
              <w:top w:val="nil"/>
              <w:left w:val="nil"/>
              <w:bottom w:val="nil"/>
              <w:right w:val="nil"/>
            </w:tcBorders>
            <w:vAlign w:val="center"/>
          </w:tcPr>
          <w:p w14:paraId="60E71D42" w14:textId="0CF68A7F" w:rsidR="008C2A32" w:rsidRPr="006E5FF5" w:rsidDel="0063728F" w:rsidRDefault="008C2A32">
            <w:pPr>
              <w:rPr>
                <w:del w:id="931" w:author="Alicia" w:date="2016-05-17T11:26:00Z"/>
                <w:rFonts w:ascii="Times New Roman" w:hAnsi="Times New Roman" w:cs="Times New Roman"/>
                <w:sz w:val="24"/>
                <w:szCs w:val="24"/>
                <w:lang w:eastAsia="es-ES"/>
              </w:rPr>
              <w:pPrChange w:id="932" w:author="Alicia" w:date="2016-05-17T11:26:00Z">
                <w:pPr>
                  <w:spacing w:after="0" w:line="240" w:lineRule="auto"/>
                  <w:jc w:val="center"/>
                </w:pPr>
              </w:pPrChange>
            </w:pPr>
            <w:del w:id="933" w:author="Alicia" w:date="2016-05-17T11:26:00Z">
              <w:r w:rsidRPr="006E5FF5" w:rsidDel="0063728F">
                <w:rPr>
                  <w:rFonts w:ascii="Times New Roman" w:hAnsi="Times New Roman" w:cs="Times New Roman"/>
                  <w:sz w:val="24"/>
                  <w:szCs w:val="24"/>
                  <w:lang w:eastAsia="es-ES"/>
                </w:rPr>
                <w:delText>23.90</w:delText>
              </w:r>
            </w:del>
          </w:p>
        </w:tc>
        <w:tc>
          <w:tcPr>
            <w:tcW w:w="900" w:type="dxa"/>
            <w:tcBorders>
              <w:top w:val="nil"/>
              <w:left w:val="nil"/>
              <w:bottom w:val="nil"/>
              <w:right w:val="nil"/>
            </w:tcBorders>
            <w:vAlign w:val="center"/>
          </w:tcPr>
          <w:p w14:paraId="1D5A5667" w14:textId="692BEB19" w:rsidR="008C2A32" w:rsidRPr="006E5FF5" w:rsidDel="0063728F" w:rsidRDefault="008C2A32">
            <w:pPr>
              <w:rPr>
                <w:del w:id="934" w:author="Alicia" w:date="2016-05-17T11:26:00Z"/>
                <w:rFonts w:ascii="Times New Roman" w:hAnsi="Times New Roman" w:cs="Times New Roman"/>
                <w:sz w:val="24"/>
                <w:szCs w:val="24"/>
                <w:lang w:eastAsia="es-ES"/>
              </w:rPr>
              <w:pPrChange w:id="935" w:author="Alicia" w:date="2016-05-17T11:26:00Z">
                <w:pPr>
                  <w:spacing w:after="0" w:line="240" w:lineRule="auto"/>
                  <w:jc w:val="center"/>
                </w:pPr>
              </w:pPrChange>
            </w:pPr>
            <w:del w:id="936" w:author="Alicia" w:date="2016-05-17T11:26:00Z">
              <w:r w:rsidRPr="006E5FF5" w:rsidDel="0063728F">
                <w:rPr>
                  <w:rFonts w:ascii="Times New Roman" w:hAnsi="Times New Roman" w:cs="Times New Roman"/>
                  <w:sz w:val="24"/>
                  <w:szCs w:val="24"/>
                  <w:lang w:eastAsia="es-ES"/>
                </w:rPr>
                <w:delText>0.008</w:delText>
              </w:r>
            </w:del>
          </w:p>
        </w:tc>
      </w:tr>
      <w:tr w:rsidR="008C2A32" w:rsidRPr="00AA07B4" w:rsidDel="0063728F" w14:paraId="48B55BD0" w14:textId="48D07FF9" w:rsidTr="008C2A32">
        <w:trPr>
          <w:del w:id="937" w:author="Alicia" w:date="2016-05-17T11:26:00Z"/>
        </w:trPr>
        <w:tc>
          <w:tcPr>
            <w:tcW w:w="4515" w:type="dxa"/>
            <w:tcBorders>
              <w:top w:val="nil"/>
              <w:left w:val="nil"/>
              <w:bottom w:val="nil"/>
              <w:right w:val="nil"/>
            </w:tcBorders>
            <w:tcMar>
              <w:top w:w="15" w:type="dxa"/>
              <w:left w:w="140" w:type="dxa"/>
              <w:bottom w:w="15" w:type="dxa"/>
              <w:right w:w="140" w:type="dxa"/>
            </w:tcMar>
            <w:vAlign w:val="center"/>
          </w:tcPr>
          <w:p w14:paraId="0C237D3C" w14:textId="3E87EA77" w:rsidR="008C2A32" w:rsidDel="0063728F" w:rsidRDefault="008C2A32">
            <w:pPr>
              <w:rPr>
                <w:del w:id="938" w:author="Alicia" w:date="2016-05-17T11:26:00Z"/>
                <w:rFonts w:ascii="Times New Roman" w:hAnsi="Times New Roman" w:cs="Times New Roman"/>
                <w:sz w:val="24"/>
                <w:szCs w:val="24"/>
                <w:lang w:val="en-US" w:eastAsia="es-ES"/>
              </w:rPr>
              <w:pPrChange w:id="939" w:author="Alicia" w:date="2016-05-17T11:26:00Z">
                <w:pPr>
                  <w:spacing w:after="0" w:line="240" w:lineRule="auto"/>
                </w:pPr>
              </w:pPrChange>
            </w:pPr>
            <w:del w:id="940" w:author="Alicia" w:date="2016-05-17T11:26:00Z">
              <w:r w:rsidDel="0063728F">
                <w:rPr>
                  <w:rFonts w:ascii="Times New Roman" w:hAnsi="Times New Roman" w:cs="Times New Roman"/>
                  <w:sz w:val="24"/>
                  <w:szCs w:val="24"/>
                  <w:lang w:val="en-US" w:eastAsia="es-ES"/>
                </w:rPr>
                <w:delText>Shoot height → Number of intact fruits</w:delText>
              </w:r>
            </w:del>
          </w:p>
        </w:tc>
        <w:tc>
          <w:tcPr>
            <w:tcW w:w="1080" w:type="dxa"/>
            <w:tcBorders>
              <w:top w:val="nil"/>
              <w:left w:val="nil"/>
              <w:bottom w:val="nil"/>
              <w:right w:val="nil"/>
            </w:tcBorders>
            <w:tcMar>
              <w:top w:w="15" w:type="dxa"/>
              <w:left w:w="140" w:type="dxa"/>
              <w:bottom w:w="15" w:type="dxa"/>
              <w:right w:w="140" w:type="dxa"/>
            </w:tcMar>
            <w:vAlign w:val="center"/>
          </w:tcPr>
          <w:p w14:paraId="48880FDB" w14:textId="7F3A9C29" w:rsidR="008C2A32" w:rsidRPr="006E5FF5" w:rsidDel="0063728F" w:rsidRDefault="008C2A32">
            <w:pPr>
              <w:rPr>
                <w:del w:id="941" w:author="Alicia" w:date="2016-05-17T11:26:00Z"/>
                <w:rFonts w:ascii="Times New Roman" w:hAnsi="Times New Roman" w:cs="Times New Roman"/>
                <w:sz w:val="24"/>
                <w:szCs w:val="24"/>
                <w:lang w:eastAsia="es-ES"/>
              </w:rPr>
              <w:pPrChange w:id="942" w:author="Alicia" w:date="2016-05-17T11:26:00Z">
                <w:pPr>
                  <w:spacing w:after="0" w:line="240" w:lineRule="auto"/>
                  <w:jc w:val="center"/>
                </w:pPr>
              </w:pPrChange>
            </w:pPr>
            <w:del w:id="943" w:author="Alicia" w:date="2016-05-17T11:26:00Z">
              <w:r w:rsidRPr="006E5FF5" w:rsidDel="0063728F">
                <w:rPr>
                  <w:rFonts w:ascii="Times New Roman" w:hAnsi="Times New Roman" w:cs="Times New Roman"/>
                  <w:sz w:val="24"/>
                  <w:szCs w:val="24"/>
                  <w:lang w:eastAsia="es-ES"/>
                </w:rPr>
                <w:delText>8.39</w:delText>
              </w:r>
            </w:del>
          </w:p>
        </w:tc>
        <w:tc>
          <w:tcPr>
            <w:tcW w:w="1138" w:type="dxa"/>
            <w:tcBorders>
              <w:top w:val="nil"/>
              <w:left w:val="nil"/>
              <w:bottom w:val="nil"/>
              <w:right w:val="nil"/>
            </w:tcBorders>
            <w:tcMar>
              <w:top w:w="15" w:type="dxa"/>
              <w:left w:w="140" w:type="dxa"/>
              <w:bottom w:w="15" w:type="dxa"/>
              <w:right w:w="140" w:type="dxa"/>
            </w:tcMar>
            <w:vAlign w:val="center"/>
          </w:tcPr>
          <w:p w14:paraId="26D53314" w14:textId="0685D54C" w:rsidR="008C2A32" w:rsidRPr="006E5FF5" w:rsidDel="0063728F" w:rsidRDefault="008C2A32">
            <w:pPr>
              <w:rPr>
                <w:del w:id="944" w:author="Alicia" w:date="2016-05-17T11:26:00Z"/>
                <w:rFonts w:ascii="Times New Roman" w:hAnsi="Times New Roman" w:cs="Times New Roman"/>
                <w:sz w:val="24"/>
                <w:szCs w:val="24"/>
                <w:lang w:eastAsia="es-ES"/>
              </w:rPr>
              <w:pPrChange w:id="945" w:author="Alicia" w:date="2016-05-17T11:26:00Z">
                <w:pPr>
                  <w:spacing w:after="0" w:line="240" w:lineRule="auto"/>
                  <w:jc w:val="center"/>
                </w:pPr>
              </w:pPrChange>
            </w:pPr>
            <w:del w:id="946" w:author="Alicia" w:date="2016-05-17T11:26:00Z">
              <w:r w:rsidRPr="006E5FF5" w:rsidDel="0063728F">
                <w:rPr>
                  <w:rFonts w:ascii="Times New Roman" w:hAnsi="Times New Roman" w:cs="Times New Roman"/>
                  <w:sz w:val="24"/>
                  <w:szCs w:val="24"/>
                  <w:lang w:eastAsia="es-ES"/>
                </w:rPr>
                <w:delText>0.495</w:delText>
              </w:r>
            </w:del>
          </w:p>
        </w:tc>
        <w:tc>
          <w:tcPr>
            <w:tcW w:w="50" w:type="dxa"/>
            <w:tcBorders>
              <w:top w:val="nil"/>
              <w:left w:val="nil"/>
              <w:bottom w:val="nil"/>
              <w:right w:val="nil"/>
            </w:tcBorders>
          </w:tcPr>
          <w:p w14:paraId="5C155D08" w14:textId="57547696" w:rsidR="008C2A32" w:rsidRPr="006E5FF5" w:rsidDel="0063728F" w:rsidRDefault="008C2A32">
            <w:pPr>
              <w:rPr>
                <w:del w:id="947" w:author="Alicia" w:date="2016-05-17T11:26:00Z"/>
                <w:rFonts w:ascii="Times New Roman" w:hAnsi="Times New Roman" w:cs="Times New Roman"/>
                <w:sz w:val="24"/>
                <w:szCs w:val="24"/>
                <w:lang w:eastAsia="es-ES"/>
              </w:rPr>
              <w:pPrChange w:id="948" w:author="Alicia" w:date="2016-05-17T11:26:00Z">
                <w:pPr>
                  <w:spacing w:after="0" w:line="240" w:lineRule="auto"/>
                  <w:jc w:val="center"/>
                </w:pPr>
              </w:pPrChange>
            </w:pPr>
          </w:p>
        </w:tc>
        <w:tc>
          <w:tcPr>
            <w:tcW w:w="900" w:type="dxa"/>
            <w:tcBorders>
              <w:top w:val="nil"/>
              <w:left w:val="nil"/>
              <w:bottom w:val="nil"/>
              <w:right w:val="nil"/>
            </w:tcBorders>
            <w:vAlign w:val="center"/>
          </w:tcPr>
          <w:p w14:paraId="3A9EE2C9" w14:textId="5E563840" w:rsidR="008C2A32" w:rsidRPr="006E5FF5" w:rsidDel="0063728F" w:rsidRDefault="008C2A32">
            <w:pPr>
              <w:rPr>
                <w:del w:id="949" w:author="Alicia" w:date="2016-05-17T11:26:00Z"/>
                <w:rFonts w:ascii="Times New Roman" w:hAnsi="Times New Roman" w:cs="Times New Roman"/>
                <w:sz w:val="24"/>
                <w:szCs w:val="24"/>
                <w:lang w:eastAsia="es-ES"/>
              </w:rPr>
              <w:pPrChange w:id="950" w:author="Alicia" w:date="2016-05-17T11:26:00Z">
                <w:pPr>
                  <w:spacing w:after="0" w:line="240" w:lineRule="auto"/>
                  <w:jc w:val="center"/>
                </w:pPr>
              </w:pPrChange>
            </w:pPr>
            <w:del w:id="951" w:author="Alicia" w:date="2016-05-17T11:26:00Z">
              <w:r w:rsidRPr="006E5FF5" w:rsidDel="0063728F">
                <w:rPr>
                  <w:rFonts w:ascii="Times New Roman" w:hAnsi="Times New Roman" w:cs="Times New Roman"/>
                  <w:sz w:val="24"/>
                  <w:szCs w:val="24"/>
                  <w:lang w:eastAsia="es-ES"/>
                </w:rPr>
                <w:delText>20.88</w:delText>
              </w:r>
            </w:del>
          </w:p>
        </w:tc>
        <w:tc>
          <w:tcPr>
            <w:tcW w:w="900" w:type="dxa"/>
            <w:tcBorders>
              <w:top w:val="nil"/>
              <w:left w:val="nil"/>
              <w:bottom w:val="nil"/>
              <w:right w:val="nil"/>
            </w:tcBorders>
            <w:vAlign w:val="center"/>
          </w:tcPr>
          <w:p w14:paraId="7C6EFB8D" w14:textId="2CB8CE56" w:rsidR="008C2A32" w:rsidRPr="006E5FF5" w:rsidDel="0063728F" w:rsidRDefault="008C2A32">
            <w:pPr>
              <w:rPr>
                <w:del w:id="952" w:author="Alicia" w:date="2016-05-17T11:26:00Z"/>
                <w:rFonts w:ascii="Times New Roman" w:hAnsi="Times New Roman" w:cs="Times New Roman"/>
                <w:sz w:val="24"/>
                <w:szCs w:val="24"/>
                <w:lang w:eastAsia="es-ES"/>
              </w:rPr>
              <w:pPrChange w:id="953" w:author="Alicia" w:date="2016-05-17T11:26:00Z">
                <w:pPr>
                  <w:spacing w:after="0" w:line="240" w:lineRule="auto"/>
                  <w:jc w:val="center"/>
                </w:pPr>
              </w:pPrChange>
            </w:pPr>
            <w:del w:id="954" w:author="Alicia" w:date="2016-05-17T11:26:00Z">
              <w:r w:rsidRPr="006E5FF5" w:rsidDel="0063728F">
                <w:rPr>
                  <w:rFonts w:ascii="Times New Roman" w:hAnsi="Times New Roman" w:cs="Times New Roman"/>
                  <w:sz w:val="24"/>
                  <w:szCs w:val="24"/>
                  <w:lang w:eastAsia="es-ES"/>
                </w:rPr>
                <w:delText>0.022</w:delText>
              </w:r>
            </w:del>
          </w:p>
        </w:tc>
      </w:tr>
      <w:tr w:rsidR="008C2A32" w:rsidRPr="00AA07B4" w:rsidDel="0063728F" w14:paraId="09C6848E" w14:textId="1B01544E" w:rsidTr="008C2A32">
        <w:trPr>
          <w:del w:id="955" w:author="Alicia" w:date="2016-05-17T11:26:00Z"/>
        </w:trPr>
        <w:tc>
          <w:tcPr>
            <w:tcW w:w="4515" w:type="dxa"/>
            <w:tcBorders>
              <w:top w:val="nil"/>
              <w:left w:val="nil"/>
              <w:bottom w:val="nil"/>
              <w:right w:val="nil"/>
            </w:tcBorders>
            <w:tcMar>
              <w:top w:w="15" w:type="dxa"/>
              <w:left w:w="140" w:type="dxa"/>
              <w:bottom w:w="15" w:type="dxa"/>
              <w:right w:w="140" w:type="dxa"/>
            </w:tcMar>
            <w:vAlign w:val="center"/>
          </w:tcPr>
          <w:p w14:paraId="709023AF" w14:textId="48B365C0" w:rsidR="008C2A32" w:rsidRPr="006E5FF5" w:rsidDel="0063728F" w:rsidRDefault="008C2A32">
            <w:pPr>
              <w:rPr>
                <w:del w:id="956" w:author="Alicia" w:date="2016-05-17T11:26:00Z"/>
                <w:rFonts w:ascii="Times New Roman" w:hAnsi="Times New Roman" w:cs="Times New Roman"/>
                <w:sz w:val="24"/>
                <w:szCs w:val="24"/>
                <w:lang w:eastAsia="es-ES"/>
              </w:rPr>
              <w:pPrChange w:id="957" w:author="Alicia" w:date="2016-05-17T11:26:00Z">
                <w:pPr>
                  <w:spacing w:after="0" w:line="240" w:lineRule="auto"/>
                </w:pPr>
              </w:pPrChange>
            </w:pPr>
            <w:del w:id="958" w:author="Alicia" w:date="2016-05-17T11:26:00Z">
              <w:r w:rsidRPr="006E5FF5" w:rsidDel="0063728F">
                <w:rPr>
                  <w:rFonts w:ascii="Times New Roman" w:hAnsi="Times New Roman" w:cs="Times New Roman"/>
                  <w:sz w:val="24"/>
                  <w:szCs w:val="24"/>
                  <w:lang w:eastAsia="es-ES"/>
                </w:rPr>
                <w:delText xml:space="preserve">Flower number </w:delText>
              </w:r>
              <w:r w:rsidDel="0063728F">
                <w:rPr>
                  <w:rFonts w:ascii="Times New Roman" w:hAnsi="Times New Roman" w:cs="Times New Roman"/>
                  <w:sz w:val="24"/>
                  <w:szCs w:val="24"/>
                  <w:lang w:val="en-US" w:eastAsia="es-ES"/>
                </w:rPr>
                <w:delText xml:space="preserve">→ </w:delText>
              </w:r>
              <w:r w:rsidRPr="006E5FF5" w:rsidDel="0063728F">
                <w:rPr>
                  <w:rFonts w:ascii="Times New Roman" w:hAnsi="Times New Roman" w:cs="Times New Roman"/>
                  <w:sz w:val="24"/>
                  <w:szCs w:val="24"/>
                  <w:lang w:eastAsia="es-ES"/>
                </w:rPr>
                <w:delText>Attack</w:delText>
              </w:r>
            </w:del>
          </w:p>
        </w:tc>
        <w:tc>
          <w:tcPr>
            <w:tcW w:w="1080" w:type="dxa"/>
            <w:tcBorders>
              <w:top w:val="nil"/>
              <w:left w:val="nil"/>
              <w:bottom w:val="nil"/>
              <w:right w:val="nil"/>
            </w:tcBorders>
            <w:tcMar>
              <w:top w:w="15" w:type="dxa"/>
              <w:left w:w="140" w:type="dxa"/>
              <w:bottom w:w="15" w:type="dxa"/>
              <w:right w:w="140" w:type="dxa"/>
            </w:tcMar>
            <w:vAlign w:val="center"/>
          </w:tcPr>
          <w:p w14:paraId="64B5EAB5" w14:textId="25535E9A" w:rsidR="008C2A32" w:rsidRPr="006E5FF5" w:rsidDel="0063728F" w:rsidRDefault="008C2A32">
            <w:pPr>
              <w:rPr>
                <w:del w:id="959" w:author="Alicia" w:date="2016-05-17T11:26:00Z"/>
                <w:rFonts w:ascii="Times New Roman" w:hAnsi="Times New Roman" w:cs="Times New Roman"/>
                <w:sz w:val="24"/>
                <w:szCs w:val="24"/>
                <w:lang w:eastAsia="es-ES"/>
              </w:rPr>
              <w:pPrChange w:id="960" w:author="Alicia" w:date="2016-05-17T11:26:00Z">
                <w:pPr>
                  <w:spacing w:after="0" w:line="240" w:lineRule="auto"/>
                  <w:jc w:val="center"/>
                </w:pPr>
              </w:pPrChange>
            </w:pPr>
            <w:del w:id="961" w:author="Alicia" w:date="2016-05-17T11:26:00Z">
              <w:r w:rsidRPr="006E5FF5" w:rsidDel="0063728F">
                <w:rPr>
                  <w:rFonts w:ascii="Times New Roman" w:hAnsi="Times New Roman" w:cs="Times New Roman"/>
                  <w:sz w:val="24"/>
                  <w:szCs w:val="24"/>
                  <w:lang w:eastAsia="es-ES"/>
                </w:rPr>
                <w:delText>43.83</w:delText>
              </w:r>
            </w:del>
          </w:p>
        </w:tc>
        <w:tc>
          <w:tcPr>
            <w:tcW w:w="1138" w:type="dxa"/>
            <w:tcBorders>
              <w:top w:val="nil"/>
              <w:left w:val="nil"/>
              <w:bottom w:val="nil"/>
              <w:right w:val="nil"/>
            </w:tcBorders>
            <w:tcMar>
              <w:top w:w="15" w:type="dxa"/>
              <w:left w:w="140" w:type="dxa"/>
              <w:bottom w:w="15" w:type="dxa"/>
              <w:right w:w="140" w:type="dxa"/>
            </w:tcMar>
            <w:vAlign w:val="center"/>
          </w:tcPr>
          <w:p w14:paraId="31F9FE97" w14:textId="0A610A59" w:rsidR="008C2A32" w:rsidRPr="006E5FF5" w:rsidDel="0063728F" w:rsidRDefault="008C2A32">
            <w:pPr>
              <w:rPr>
                <w:del w:id="962" w:author="Alicia" w:date="2016-05-17T11:26:00Z"/>
                <w:rFonts w:ascii="Times New Roman" w:hAnsi="Times New Roman" w:cs="Times New Roman"/>
                <w:sz w:val="24"/>
                <w:szCs w:val="24"/>
                <w:lang w:eastAsia="es-ES"/>
              </w:rPr>
              <w:pPrChange w:id="963" w:author="Alicia" w:date="2016-05-17T11:26:00Z">
                <w:pPr>
                  <w:spacing w:after="0" w:line="240" w:lineRule="auto"/>
                  <w:jc w:val="center"/>
                </w:pPr>
              </w:pPrChange>
            </w:pPr>
            <w:del w:id="964" w:author="Alicia" w:date="2016-05-17T11:26:00Z">
              <w:r w:rsidRPr="006E5FF5" w:rsidDel="0063728F">
                <w:rPr>
                  <w:rFonts w:ascii="Times New Roman" w:hAnsi="Times New Roman" w:cs="Times New Roman"/>
                  <w:sz w:val="24"/>
                  <w:szCs w:val="24"/>
                  <w:lang w:eastAsia="es-ES"/>
                </w:rPr>
                <w:delText>&lt;0.001</w:delText>
              </w:r>
            </w:del>
          </w:p>
        </w:tc>
        <w:tc>
          <w:tcPr>
            <w:tcW w:w="50" w:type="dxa"/>
            <w:tcBorders>
              <w:top w:val="nil"/>
              <w:left w:val="nil"/>
              <w:bottom w:val="nil"/>
              <w:right w:val="nil"/>
            </w:tcBorders>
          </w:tcPr>
          <w:p w14:paraId="5EA8C2B7" w14:textId="47D6A7FC" w:rsidR="008C2A32" w:rsidRPr="006E5FF5" w:rsidDel="0063728F" w:rsidRDefault="008C2A32">
            <w:pPr>
              <w:rPr>
                <w:del w:id="965" w:author="Alicia" w:date="2016-05-17T11:26:00Z"/>
                <w:rFonts w:ascii="Times New Roman" w:hAnsi="Times New Roman" w:cs="Times New Roman"/>
                <w:sz w:val="24"/>
                <w:szCs w:val="24"/>
                <w:lang w:eastAsia="es-ES"/>
              </w:rPr>
              <w:pPrChange w:id="966" w:author="Alicia" w:date="2016-05-17T11:26:00Z">
                <w:pPr>
                  <w:spacing w:after="0" w:line="240" w:lineRule="auto"/>
                  <w:jc w:val="center"/>
                </w:pPr>
              </w:pPrChange>
            </w:pPr>
          </w:p>
        </w:tc>
        <w:tc>
          <w:tcPr>
            <w:tcW w:w="900" w:type="dxa"/>
            <w:tcBorders>
              <w:top w:val="nil"/>
              <w:left w:val="nil"/>
              <w:bottom w:val="nil"/>
              <w:right w:val="nil"/>
            </w:tcBorders>
            <w:vAlign w:val="center"/>
          </w:tcPr>
          <w:p w14:paraId="0B42DAD9" w14:textId="10F75C78" w:rsidR="008C2A32" w:rsidRPr="006E5FF5" w:rsidDel="0063728F" w:rsidRDefault="008C2A32">
            <w:pPr>
              <w:rPr>
                <w:del w:id="967" w:author="Alicia" w:date="2016-05-17T11:26:00Z"/>
                <w:rFonts w:ascii="Times New Roman" w:hAnsi="Times New Roman" w:cs="Times New Roman"/>
                <w:sz w:val="24"/>
                <w:szCs w:val="24"/>
                <w:lang w:eastAsia="es-ES"/>
              </w:rPr>
              <w:pPrChange w:id="968" w:author="Alicia" w:date="2016-05-17T11:26:00Z">
                <w:pPr>
                  <w:spacing w:after="0" w:line="240" w:lineRule="auto"/>
                  <w:jc w:val="center"/>
                </w:pPr>
              </w:pPrChange>
            </w:pPr>
            <w:del w:id="969" w:author="Alicia" w:date="2016-05-17T11:26:00Z">
              <w:r w:rsidRPr="006E5FF5" w:rsidDel="0063728F">
                <w:rPr>
                  <w:rFonts w:ascii="Times New Roman" w:hAnsi="Times New Roman" w:cs="Times New Roman"/>
                  <w:sz w:val="24"/>
                  <w:szCs w:val="24"/>
                  <w:lang w:eastAsia="es-ES"/>
                </w:rPr>
                <w:delText>20.01</w:delText>
              </w:r>
            </w:del>
          </w:p>
        </w:tc>
        <w:tc>
          <w:tcPr>
            <w:tcW w:w="900" w:type="dxa"/>
            <w:tcBorders>
              <w:top w:val="nil"/>
              <w:left w:val="nil"/>
              <w:bottom w:val="nil"/>
              <w:right w:val="nil"/>
            </w:tcBorders>
            <w:vAlign w:val="center"/>
          </w:tcPr>
          <w:p w14:paraId="1ED26DAF" w14:textId="7CA32CF9" w:rsidR="008C2A32" w:rsidRPr="006E5FF5" w:rsidDel="0063728F" w:rsidRDefault="008C2A32">
            <w:pPr>
              <w:rPr>
                <w:del w:id="970" w:author="Alicia" w:date="2016-05-17T11:26:00Z"/>
                <w:rFonts w:ascii="Times New Roman" w:hAnsi="Times New Roman" w:cs="Times New Roman"/>
                <w:sz w:val="24"/>
                <w:szCs w:val="24"/>
                <w:lang w:eastAsia="es-ES"/>
              </w:rPr>
              <w:pPrChange w:id="971" w:author="Alicia" w:date="2016-05-17T11:26:00Z">
                <w:pPr>
                  <w:spacing w:after="0" w:line="240" w:lineRule="auto"/>
                  <w:jc w:val="center"/>
                </w:pPr>
              </w:pPrChange>
            </w:pPr>
            <w:del w:id="972" w:author="Alicia" w:date="2016-05-17T11:26:00Z">
              <w:r w:rsidRPr="006E5FF5" w:rsidDel="0063728F">
                <w:rPr>
                  <w:rFonts w:ascii="Times New Roman" w:hAnsi="Times New Roman" w:cs="Times New Roman"/>
                  <w:sz w:val="24"/>
                  <w:szCs w:val="24"/>
                  <w:lang w:eastAsia="es-ES"/>
                </w:rPr>
                <w:delText>0.029</w:delText>
              </w:r>
            </w:del>
          </w:p>
        </w:tc>
      </w:tr>
      <w:tr w:rsidR="008C2A32" w:rsidRPr="00AA07B4" w:rsidDel="0063728F" w14:paraId="1726F6D9" w14:textId="43D394C8" w:rsidTr="008C2A32">
        <w:trPr>
          <w:del w:id="973" w:author="Alicia" w:date="2016-05-17T11:26:00Z"/>
        </w:trPr>
        <w:tc>
          <w:tcPr>
            <w:tcW w:w="4515" w:type="dxa"/>
            <w:tcBorders>
              <w:top w:val="nil"/>
              <w:left w:val="nil"/>
              <w:bottom w:val="nil"/>
              <w:right w:val="nil"/>
            </w:tcBorders>
            <w:tcMar>
              <w:top w:w="15" w:type="dxa"/>
              <w:left w:w="140" w:type="dxa"/>
              <w:bottom w:w="15" w:type="dxa"/>
              <w:right w:w="140" w:type="dxa"/>
            </w:tcMar>
            <w:vAlign w:val="center"/>
          </w:tcPr>
          <w:p w14:paraId="1FD7F4FC" w14:textId="1D0BF3F4" w:rsidR="008C2A32" w:rsidDel="0063728F" w:rsidRDefault="008C2A32">
            <w:pPr>
              <w:rPr>
                <w:del w:id="974" w:author="Alicia" w:date="2016-05-17T11:26:00Z"/>
                <w:rFonts w:ascii="Times New Roman" w:hAnsi="Times New Roman" w:cs="Times New Roman"/>
                <w:sz w:val="24"/>
                <w:szCs w:val="24"/>
                <w:lang w:val="en-US" w:eastAsia="es-ES"/>
              </w:rPr>
              <w:pPrChange w:id="975" w:author="Alicia" w:date="2016-05-17T11:26:00Z">
                <w:pPr>
                  <w:spacing w:after="0" w:line="240" w:lineRule="auto"/>
                </w:pPr>
              </w:pPrChange>
            </w:pPr>
            <w:del w:id="976" w:author="Alicia" w:date="2016-05-17T11:26:00Z">
              <w:r w:rsidDel="0063728F">
                <w:rPr>
                  <w:rFonts w:ascii="Times New Roman" w:hAnsi="Times New Roman" w:cs="Times New Roman"/>
                  <w:sz w:val="24"/>
                  <w:szCs w:val="24"/>
                  <w:lang w:val="en-US" w:eastAsia="es-ES"/>
                </w:rPr>
                <w:delText>Flower number → Number of intact fruits</w:delText>
              </w:r>
            </w:del>
          </w:p>
        </w:tc>
        <w:tc>
          <w:tcPr>
            <w:tcW w:w="1080" w:type="dxa"/>
            <w:tcBorders>
              <w:top w:val="nil"/>
              <w:left w:val="nil"/>
              <w:bottom w:val="nil"/>
              <w:right w:val="nil"/>
            </w:tcBorders>
            <w:tcMar>
              <w:top w:w="15" w:type="dxa"/>
              <w:left w:w="140" w:type="dxa"/>
              <w:bottom w:w="15" w:type="dxa"/>
              <w:right w:w="140" w:type="dxa"/>
            </w:tcMar>
            <w:vAlign w:val="center"/>
          </w:tcPr>
          <w:p w14:paraId="3ADE2045" w14:textId="6E9A9348" w:rsidR="008C2A32" w:rsidRPr="006E5FF5" w:rsidDel="0063728F" w:rsidRDefault="008C2A32">
            <w:pPr>
              <w:rPr>
                <w:del w:id="977" w:author="Alicia" w:date="2016-05-17T11:26:00Z"/>
                <w:rFonts w:ascii="Times New Roman" w:hAnsi="Times New Roman" w:cs="Times New Roman"/>
                <w:sz w:val="24"/>
                <w:szCs w:val="24"/>
                <w:lang w:eastAsia="es-ES"/>
              </w:rPr>
              <w:pPrChange w:id="978" w:author="Alicia" w:date="2016-05-17T11:26:00Z">
                <w:pPr>
                  <w:spacing w:after="0" w:line="240" w:lineRule="auto"/>
                  <w:jc w:val="center"/>
                </w:pPr>
              </w:pPrChange>
            </w:pPr>
            <w:del w:id="979" w:author="Alicia" w:date="2016-05-17T11:26:00Z">
              <w:r w:rsidRPr="006E5FF5" w:rsidDel="0063728F">
                <w:rPr>
                  <w:rFonts w:ascii="Times New Roman" w:hAnsi="Times New Roman" w:cs="Times New Roman"/>
                  <w:sz w:val="24"/>
                  <w:szCs w:val="24"/>
                  <w:lang w:eastAsia="es-ES"/>
                </w:rPr>
                <w:delText>110.35</w:delText>
              </w:r>
            </w:del>
          </w:p>
        </w:tc>
        <w:tc>
          <w:tcPr>
            <w:tcW w:w="1138" w:type="dxa"/>
            <w:tcBorders>
              <w:top w:val="nil"/>
              <w:left w:val="nil"/>
              <w:bottom w:val="nil"/>
              <w:right w:val="nil"/>
            </w:tcBorders>
            <w:tcMar>
              <w:top w:w="15" w:type="dxa"/>
              <w:left w:w="140" w:type="dxa"/>
              <w:bottom w:w="15" w:type="dxa"/>
              <w:right w:w="140" w:type="dxa"/>
            </w:tcMar>
            <w:vAlign w:val="center"/>
          </w:tcPr>
          <w:p w14:paraId="7688BDCC" w14:textId="3B112179" w:rsidR="008C2A32" w:rsidRPr="006E5FF5" w:rsidDel="0063728F" w:rsidRDefault="008C2A32">
            <w:pPr>
              <w:rPr>
                <w:del w:id="980" w:author="Alicia" w:date="2016-05-17T11:26:00Z"/>
                <w:rFonts w:ascii="Times New Roman" w:hAnsi="Times New Roman" w:cs="Times New Roman"/>
                <w:sz w:val="24"/>
                <w:szCs w:val="24"/>
                <w:lang w:eastAsia="es-ES"/>
              </w:rPr>
              <w:pPrChange w:id="981" w:author="Alicia" w:date="2016-05-17T11:26:00Z">
                <w:pPr>
                  <w:spacing w:after="0" w:line="240" w:lineRule="auto"/>
                  <w:jc w:val="center"/>
                </w:pPr>
              </w:pPrChange>
            </w:pPr>
            <w:del w:id="982" w:author="Alicia" w:date="2016-05-17T11:26:00Z">
              <w:r w:rsidRPr="006E5FF5" w:rsidDel="0063728F">
                <w:rPr>
                  <w:rFonts w:ascii="Times New Roman" w:hAnsi="Times New Roman" w:cs="Times New Roman"/>
                  <w:sz w:val="24"/>
                  <w:szCs w:val="24"/>
                  <w:lang w:eastAsia="es-ES"/>
                </w:rPr>
                <w:delText>&lt;0.001</w:delText>
              </w:r>
            </w:del>
          </w:p>
        </w:tc>
        <w:tc>
          <w:tcPr>
            <w:tcW w:w="50" w:type="dxa"/>
            <w:tcBorders>
              <w:top w:val="nil"/>
              <w:left w:val="nil"/>
              <w:bottom w:val="nil"/>
              <w:right w:val="nil"/>
            </w:tcBorders>
          </w:tcPr>
          <w:p w14:paraId="76E626EE" w14:textId="1B3E0397" w:rsidR="008C2A32" w:rsidRPr="006E5FF5" w:rsidDel="0063728F" w:rsidRDefault="008C2A32">
            <w:pPr>
              <w:rPr>
                <w:del w:id="983" w:author="Alicia" w:date="2016-05-17T11:26:00Z"/>
                <w:rFonts w:ascii="Times New Roman" w:hAnsi="Times New Roman" w:cs="Times New Roman"/>
                <w:sz w:val="24"/>
                <w:szCs w:val="24"/>
                <w:lang w:eastAsia="es-ES"/>
              </w:rPr>
              <w:pPrChange w:id="984" w:author="Alicia" w:date="2016-05-17T11:26:00Z">
                <w:pPr>
                  <w:spacing w:after="0" w:line="240" w:lineRule="auto"/>
                  <w:jc w:val="center"/>
                </w:pPr>
              </w:pPrChange>
            </w:pPr>
          </w:p>
        </w:tc>
        <w:tc>
          <w:tcPr>
            <w:tcW w:w="900" w:type="dxa"/>
            <w:tcBorders>
              <w:top w:val="nil"/>
              <w:left w:val="nil"/>
              <w:bottom w:val="nil"/>
              <w:right w:val="nil"/>
            </w:tcBorders>
            <w:vAlign w:val="center"/>
          </w:tcPr>
          <w:p w14:paraId="767060FC" w14:textId="351C6929" w:rsidR="008C2A32" w:rsidRPr="006E5FF5" w:rsidDel="0063728F" w:rsidRDefault="008C2A32">
            <w:pPr>
              <w:rPr>
                <w:del w:id="985" w:author="Alicia" w:date="2016-05-17T11:26:00Z"/>
                <w:rFonts w:ascii="Times New Roman" w:hAnsi="Times New Roman" w:cs="Times New Roman"/>
                <w:sz w:val="24"/>
                <w:szCs w:val="24"/>
                <w:lang w:eastAsia="es-ES"/>
              </w:rPr>
              <w:pPrChange w:id="986" w:author="Alicia" w:date="2016-05-17T11:26:00Z">
                <w:pPr>
                  <w:spacing w:after="0" w:line="240" w:lineRule="auto"/>
                  <w:jc w:val="center"/>
                </w:pPr>
              </w:pPrChange>
            </w:pPr>
            <w:del w:id="987" w:author="Alicia" w:date="2016-05-17T11:26:00Z">
              <w:r w:rsidRPr="006E5FF5" w:rsidDel="0063728F">
                <w:rPr>
                  <w:rFonts w:ascii="Times New Roman" w:hAnsi="Times New Roman" w:cs="Times New Roman"/>
                  <w:sz w:val="24"/>
                  <w:szCs w:val="24"/>
                  <w:lang w:eastAsia="es-ES"/>
                </w:rPr>
                <w:delText>86.85</w:delText>
              </w:r>
            </w:del>
          </w:p>
        </w:tc>
        <w:tc>
          <w:tcPr>
            <w:tcW w:w="900" w:type="dxa"/>
            <w:tcBorders>
              <w:top w:val="nil"/>
              <w:left w:val="nil"/>
              <w:bottom w:val="nil"/>
              <w:right w:val="nil"/>
            </w:tcBorders>
            <w:vAlign w:val="center"/>
          </w:tcPr>
          <w:p w14:paraId="50458C5F" w14:textId="1DFB114E" w:rsidR="008C2A32" w:rsidRPr="006E5FF5" w:rsidDel="0063728F" w:rsidRDefault="008C2A32">
            <w:pPr>
              <w:rPr>
                <w:del w:id="988" w:author="Alicia" w:date="2016-05-17T11:26:00Z"/>
                <w:rFonts w:ascii="Times New Roman" w:hAnsi="Times New Roman" w:cs="Times New Roman"/>
                <w:sz w:val="24"/>
                <w:szCs w:val="24"/>
                <w:lang w:eastAsia="es-ES"/>
              </w:rPr>
              <w:pPrChange w:id="989" w:author="Alicia" w:date="2016-05-17T11:26:00Z">
                <w:pPr>
                  <w:spacing w:after="0" w:line="240" w:lineRule="auto"/>
                  <w:jc w:val="center"/>
                </w:pPr>
              </w:pPrChange>
            </w:pPr>
            <w:del w:id="990" w:author="Alicia" w:date="2016-05-17T11:26:00Z">
              <w:r w:rsidRPr="006E5FF5" w:rsidDel="0063728F">
                <w:rPr>
                  <w:rFonts w:ascii="Times New Roman" w:hAnsi="Times New Roman" w:cs="Times New Roman"/>
                  <w:sz w:val="24"/>
                  <w:szCs w:val="24"/>
                  <w:lang w:eastAsia="es-ES"/>
                </w:rPr>
                <w:delText>&lt;0.001</w:delText>
              </w:r>
            </w:del>
          </w:p>
        </w:tc>
      </w:tr>
      <w:tr w:rsidR="008C2A32" w:rsidRPr="00AA07B4" w:rsidDel="0063728F" w14:paraId="61DEC637" w14:textId="763A16DB" w:rsidTr="008C2A32">
        <w:trPr>
          <w:del w:id="991" w:author="Alicia" w:date="2016-05-17T11:26:00Z"/>
        </w:trPr>
        <w:tc>
          <w:tcPr>
            <w:tcW w:w="4515" w:type="dxa"/>
            <w:tcBorders>
              <w:top w:val="nil"/>
              <w:left w:val="nil"/>
              <w:bottom w:val="nil"/>
              <w:right w:val="nil"/>
            </w:tcBorders>
            <w:tcMar>
              <w:top w:w="15" w:type="dxa"/>
              <w:left w:w="140" w:type="dxa"/>
              <w:bottom w:w="15" w:type="dxa"/>
              <w:right w:w="140" w:type="dxa"/>
            </w:tcMar>
            <w:vAlign w:val="center"/>
          </w:tcPr>
          <w:p w14:paraId="4CD8B09B" w14:textId="26FFA662" w:rsidR="008C2A32" w:rsidRPr="006E5FF5" w:rsidDel="0063728F" w:rsidRDefault="008C2A32">
            <w:pPr>
              <w:rPr>
                <w:del w:id="992" w:author="Alicia" w:date="2016-05-17T11:26:00Z"/>
                <w:rFonts w:ascii="Times New Roman" w:hAnsi="Times New Roman" w:cs="Times New Roman"/>
                <w:sz w:val="24"/>
                <w:szCs w:val="24"/>
                <w:lang w:eastAsia="es-ES"/>
              </w:rPr>
              <w:pPrChange w:id="993" w:author="Alicia" w:date="2016-05-17T11:26:00Z">
                <w:pPr>
                  <w:spacing w:after="0" w:line="240" w:lineRule="auto"/>
                </w:pPr>
              </w:pPrChange>
            </w:pPr>
            <w:del w:id="994" w:author="Alicia" w:date="2016-05-17T11:26:00Z">
              <w:r w:rsidRPr="006E5FF5" w:rsidDel="0063728F">
                <w:rPr>
                  <w:rFonts w:ascii="Times New Roman" w:hAnsi="Times New Roman" w:cs="Times New Roman"/>
                  <w:sz w:val="24"/>
                  <w:szCs w:val="24"/>
                  <w:lang w:eastAsia="es-ES"/>
                </w:rPr>
                <w:delText>Phenology ↔ Flower number</w:delText>
              </w:r>
            </w:del>
          </w:p>
        </w:tc>
        <w:tc>
          <w:tcPr>
            <w:tcW w:w="1080" w:type="dxa"/>
            <w:tcBorders>
              <w:top w:val="nil"/>
              <w:left w:val="nil"/>
              <w:bottom w:val="nil"/>
              <w:right w:val="nil"/>
            </w:tcBorders>
            <w:tcMar>
              <w:top w:w="15" w:type="dxa"/>
              <w:left w:w="140" w:type="dxa"/>
              <w:bottom w:w="15" w:type="dxa"/>
              <w:right w:w="140" w:type="dxa"/>
            </w:tcMar>
            <w:vAlign w:val="center"/>
          </w:tcPr>
          <w:p w14:paraId="2FFC18FB" w14:textId="389EBC64" w:rsidR="008C2A32" w:rsidRPr="006E5FF5" w:rsidDel="0063728F" w:rsidRDefault="008C2A32">
            <w:pPr>
              <w:rPr>
                <w:del w:id="995" w:author="Alicia" w:date="2016-05-17T11:26:00Z"/>
                <w:rFonts w:ascii="Times New Roman" w:hAnsi="Times New Roman" w:cs="Times New Roman"/>
                <w:sz w:val="24"/>
                <w:szCs w:val="24"/>
                <w:lang w:eastAsia="es-ES"/>
              </w:rPr>
              <w:pPrChange w:id="996" w:author="Alicia" w:date="2016-05-17T11:26:00Z">
                <w:pPr>
                  <w:spacing w:after="0" w:line="240" w:lineRule="auto"/>
                  <w:jc w:val="center"/>
                </w:pPr>
              </w:pPrChange>
            </w:pPr>
            <w:del w:id="997" w:author="Alicia" w:date="2016-05-17T11:26:00Z">
              <w:r w:rsidRPr="006E5FF5" w:rsidDel="0063728F">
                <w:rPr>
                  <w:rFonts w:ascii="Times New Roman" w:hAnsi="Times New Roman" w:cs="Times New Roman"/>
                  <w:sz w:val="24"/>
                  <w:szCs w:val="24"/>
                  <w:lang w:eastAsia="es-ES"/>
                </w:rPr>
                <w:delText>36.60</w:delText>
              </w:r>
            </w:del>
          </w:p>
        </w:tc>
        <w:tc>
          <w:tcPr>
            <w:tcW w:w="1138" w:type="dxa"/>
            <w:tcBorders>
              <w:top w:val="nil"/>
              <w:left w:val="nil"/>
              <w:bottom w:val="nil"/>
              <w:right w:val="nil"/>
            </w:tcBorders>
            <w:tcMar>
              <w:top w:w="15" w:type="dxa"/>
              <w:left w:w="140" w:type="dxa"/>
              <w:bottom w:w="15" w:type="dxa"/>
              <w:right w:w="140" w:type="dxa"/>
            </w:tcMar>
            <w:vAlign w:val="center"/>
          </w:tcPr>
          <w:p w14:paraId="75571385" w14:textId="3CAE2A69" w:rsidR="008C2A32" w:rsidRPr="006E5FF5" w:rsidDel="0063728F" w:rsidRDefault="008C2A32">
            <w:pPr>
              <w:rPr>
                <w:del w:id="998" w:author="Alicia" w:date="2016-05-17T11:26:00Z"/>
                <w:rFonts w:ascii="Times New Roman" w:hAnsi="Times New Roman" w:cs="Times New Roman"/>
                <w:sz w:val="24"/>
                <w:szCs w:val="24"/>
                <w:lang w:eastAsia="es-ES"/>
              </w:rPr>
              <w:pPrChange w:id="999" w:author="Alicia" w:date="2016-05-17T11:26:00Z">
                <w:pPr>
                  <w:spacing w:after="0" w:line="240" w:lineRule="auto"/>
                  <w:jc w:val="center"/>
                </w:pPr>
              </w:pPrChange>
            </w:pPr>
            <w:del w:id="1000" w:author="Alicia" w:date="2016-05-17T11:26:00Z">
              <w:r w:rsidRPr="006E5FF5" w:rsidDel="0063728F">
                <w:rPr>
                  <w:rFonts w:ascii="Times New Roman" w:hAnsi="Times New Roman" w:cs="Times New Roman"/>
                  <w:sz w:val="24"/>
                  <w:szCs w:val="24"/>
                  <w:lang w:eastAsia="es-ES"/>
                </w:rPr>
                <w:delText>&lt;0.001</w:delText>
              </w:r>
            </w:del>
          </w:p>
        </w:tc>
        <w:tc>
          <w:tcPr>
            <w:tcW w:w="50" w:type="dxa"/>
            <w:tcBorders>
              <w:top w:val="nil"/>
              <w:left w:val="nil"/>
              <w:bottom w:val="nil"/>
              <w:right w:val="nil"/>
            </w:tcBorders>
          </w:tcPr>
          <w:p w14:paraId="2894DA51" w14:textId="009DCF12" w:rsidR="008C2A32" w:rsidRPr="006E5FF5" w:rsidDel="0063728F" w:rsidRDefault="008C2A32">
            <w:pPr>
              <w:rPr>
                <w:del w:id="1001" w:author="Alicia" w:date="2016-05-17T11:26:00Z"/>
                <w:rFonts w:ascii="Times New Roman" w:hAnsi="Times New Roman" w:cs="Times New Roman"/>
                <w:sz w:val="24"/>
                <w:szCs w:val="24"/>
                <w:lang w:eastAsia="es-ES"/>
              </w:rPr>
              <w:pPrChange w:id="1002" w:author="Alicia" w:date="2016-05-17T11:26:00Z">
                <w:pPr>
                  <w:spacing w:after="0" w:line="240" w:lineRule="auto"/>
                  <w:jc w:val="center"/>
                </w:pPr>
              </w:pPrChange>
            </w:pPr>
          </w:p>
        </w:tc>
        <w:tc>
          <w:tcPr>
            <w:tcW w:w="900" w:type="dxa"/>
            <w:tcBorders>
              <w:top w:val="nil"/>
              <w:left w:val="nil"/>
              <w:bottom w:val="nil"/>
              <w:right w:val="nil"/>
            </w:tcBorders>
            <w:vAlign w:val="center"/>
          </w:tcPr>
          <w:p w14:paraId="718818C9" w14:textId="411D9F9C" w:rsidR="008C2A32" w:rsidRPr="006E5FF5" w:rsidDel="0063728F" w:rsidRDefault="008C2A32">
            <w:pPr>
              <w:rPr>
                <w:del w:id="1003" w:author="Alicia" w:date="2016-05-17T11:26:00Z"/>
                <w:rFonts w:ascii="Times New Roman" w:hAnsi="Times New Roman" w:cs="Times New Roman"/>
                <w:sz w:val="24"/>
                <w:szCs w:val="24"/>
                <w:lang w:eastAsia="es-ES"/>
              </w:rPr>
              <w:pPrChange w:id="1004" w:author="Alicia" w:date="2016-05-17T11:26:00Z">
                <w:pPr>
                  <w:spacing w:after="0" w:line="240" w:lineRule="auto"/>
                  <w:jc w:val="center"/>
                </w:pPr>
              </w:pPrChange>
            </w:pPr>
            <w:del w:id="1005" w:author="Alicia" w:date="2016-05-17T11:26:00Z">
              <w:r w:rsidRPr="006E5FF5" w:rsidDel="0063728F">
                <w:rPr>
                  <w:rFonts w:ascii="Times New Roman" w:hAnsi="Times New Roman" w:cs="Times New Roman"/>
                  <w:sz w:val="24"/>
                  <w:szCs w:val="24"/>
                  <w:lang w:eastAsia="es-ES"/>
                </w:rPr>
                <w:delText>35.85</w:delText>
              </w:r>
            </w:del>
          </w:p>
        </w:tc>
        <w:tc>
          <w:tcPr>
            <w:tcW w:w="900" w:type="dxa"/>
            <w:tcBorders>
              <w:top w:val="nil"/>
              <w:left w:val="nil"/>
              <w:bottom w:val="nil"/>
              <w:right w:val="nil"/>
            </w:tcBorders>
            <w:vAlign w:val="center"/>
          </w:tcPr>
          <w:p w14:paraId="0D2BBC2D" w14:textId="2880F4BF" w:rsidR="008C2A32" w:rsidRPr="006E5FF5" w:rsidDel="0063728F" w:rsidRDefault="008C2A32">
            <w:pPr>
              <w:rPr>
                <w:del w:id="1006" w:author="Alicia" w:date="2016-05-17T11:26:00Z"/>
                <w:rFonts w:ascii="Times New Roman" w:hAnsi="Times New Roman" w:cs="Times New Roman"/>
                <w:sz w:val="24"/>
                <w:szCs w:val="24"/>
                <w:lang w:eastAsia="es-ES"/>
              </w:rPr>
              <w:pPrChange w:id="1007" w:author="Alicia" w:date="2016-05-17T11:26:00Z">
                <w:pPr>
                  <w:spacing w:after="0" w:line="240" w:lineRule="auto"/>
                  <w:jc w:val="center"/>
                </w:pPr>
              </w:pPrChange>
            </w:pPr>
            <w:del w:id="1008" w:author="Alicia" w:date="2016-05-17T11:26:00Z">
              <w:r w:rsidRPr="006E5FF5" w:rsidDel="0063728F">
                <w:rPr>
                  <w:rFonts w:ascii="Times New Roman" w:hAnsi="Times New Roman" w:cs="Times New Roman"/>
                  <w:sz w:val="24"/>
                  <w:szCs w:val="24"/>
                  <w:lang w:eastAsia="es-ES"/>
                </w:rPr>
                <w:delText>&lt;0.001</w:delText>
              </w:r>
            </w:del>
          </w:p>
        </w:tc>
      </w:tr>
      <w:tr w:rsidR="008C2A32" w:rsidRPr="00AA07B4" w:rsidDel="0063728F" w14:paraId="292B43D8" w14:textId="3EEB519B" w:rsidTr="008C2A32">
        <w:trPr>
          <w:del w:id="1009" w:author="Alicia" w:date="2016-05-17T11:26:00Z"/>
        </w:trPr>
        <w:tc>
          <w:tcPr>
            <w:tcW w:w="4515" w:type="dxa"/>
            <w:tcBorders>
              <w:top w:val="nil"/>
              <w:left w:val="nil"/>
              <w:bottom w:val="nil"/>
              <w:right w:val="nil"/>
            </w:tcBorders>
            <w:tcMar>
              <w:top w:w="15" w:type="dxa"/>
              <w:left w:w="140" w:type="dxa"/>
              <w:bottom w:w="15" w:type="dxa"/>
              <w:right w:w="140" w:type="dxa"/>
            </w:tcMar>
            <w:vAlign w:val="center"/>
          </w:tcPr>
          <w:p w14:paraId="3A670AD7" w14:textId="2D8BB6BC" w:rsidR="008C2A32" w:rsidRPr="006E5FF5" w:rsidDel="0063728F" w:rsidRDefault="008C2A32">
            <w:pPr>
              <w:rPr>
                <w:del w:id="1010" w:author="Alicia" w:date="2016-05-17T11:26:00Z"/>
                <w:rFonts w:ascii="Times New Roman" w:hAnsi="Times New Roman" w:cs="Times New Roman"/>
                <w:sz w:val="24"/>
                <w:szCs w:val="24"/>
                <w:lang w:eastAsia="es-ES"/>
              </w:rPr>
              <w:pPrChange w:id="1011" w:author="Alicia" w:date="2016-05-17T11:26:00Z">
                <w:pPr>
                  <w:spacing w:after="0" w:line="240" w:lineRule="auto"/>
                </w:pPr>
              </w:pPrChange>
            </w:pPr>
            <w:del w:id="1012" w:author="Alicia" w:date="2016-05-17T11:26:00Z">
              <w:r w:rsidRPr="006E5FF5" w:rsidDel="0063728F">
                <w:rPr>
                  <w:rFonts w:ascii="Times New Roman" w:hAnsi="Times New Roman" w:cs="Times New Roman"/>
                  <w:sz w:val="24"/>
                  <w:szCs w:val="24"/>
                  <w:lang w:eastAsia="es-ES"/>
                </w:rPr>
                <w:delText>Phenology ↔ Shoot height</w:delText>
              </w:r>
            </w:del>
          </w:p>
        </w:tc>
        <w:tc>
          <w:tcPr>
            <w:tcW w:w="1080" w:type="dxa"/>
            <w:tcBorders>
              <w:top w:val="nil"/>
              <w:left w:val="nil"/>
              <w:bottom w:val="nil"/>
              <w:right w:val="nil"/>
            </w:tcBorders>
            <w:tcMar>
              <w:top w:w="15" w:type="dxa"/>
              <w:left w:w="140" w:type="dxa"/>
              <w:bottom w:w="15" w:type="dxa"/>
              <w:right w:w="140" w:type="dxa"/>
            </w:tcMar>
            <w:vAlign w:val="center"/>
          </w:tcPr>
          <w:p w14:paraId="1E17B24C" w14:textId="63EE28C8" w:rsidR="008C2A32" w:rsidRPr="006E5FF5" w:rsidDel="0063728F" w:rsidRDefault="008C2A32">
            <w:pPr>
              <w:rPr>
                <w:del w:id="1013" w:author="Alicia" w:date="2016-05-17T11:26:00Z"/>
                <w:rFonts w:ascii="Times New Roman" w:hAnsi="Times New Roman" w:cs="Times New Roman"/>
                <w:sz w:val="24"/>
                <w:szCs w:val="24"/>
                <w:lang w:eastAsia="es-ES"/>
              </w:rPr>
              <w:pPrChange w:id="1014" w:author="Alicia" w:date="2016-05-17T11:26:00Z">
                <w:pPr>
                  <w:spacing w:after="0" w:line="240" w:lineRule="auto"/>
                  <w:jc w:val="center"/>
                </w:pPr>
              </w:pPrChange>
            </w:pPr>
            <w:del w:id="1015" w:author="Alicia" w:date="2016-05-17T11:26:00Z">
              <w:r w:rsidRPr="006E5FF5" w:rsidDel="0063728F">
                <w:rPr>
                  <w:rFonts w:ascii="Times New Roman" w:hAnsi="Times New Roman" w:cs="Times New Roman"/>
                  <w:sz w:val="24"/>
                  <w:szCs w:val="24"/>
                  <w:lang w:eastAsia="es-ES"/>
                </w:rPr>
                <w:delText>16.24</w:delText>
              </w:r>
            </w:del>
          </w:p>
        </w:tc>
        <w:tc>
          <w:tcPr>
            <w:tcW w:w="1138" w:type="dxa"/>
            <w:tcBorders>
              <w:top w:val="nil"/>
              <w:left w:val="nil"/>
              <w:bottom w:val="nil"/>
              <w:right w:val="nil"/>
            </w:tcBorders>
            <w:tcMar>
              <w:top w:w="15" w:type="dxa"/>
              <w:left w:w="140" w:type="dxa"/>
              <w:bottom w:w="15" w:type="dxa"/>
              <w:right w:w="140" w:type="dxa"/>
            </w:tcMar>
            <w:vAlign w:val="center"/>
          </w:tcPr>
          <w:p w14:paraId="0E1FDF6F" w14:textId="429F5C5E" w:rsidR="008C2A32" w:rsidRPr="006E5FF5" w:rsidDel="0063728F" w:rsidRDefault="008C2A32">
            <w:pPr>
              <w:rPr>
                <w:del w:id="1016" w:author="Alicia" w:date="2016-05-17T11:26:00Z"/>
                <w:rFonts w:ascii="Times New Roman" w:hAnsi="Times New Roman" w:cs="Times New Roman"/>
                <w:sz w:val="24"/>
                <w:szCs w:val="24"/>
                <w:lang w:eastAsia="es-ES"/>
              </w:rPr>
              <w:pPrChange w:id="1017" w:author="Alicia" w:date="2016-05-17T11:26:00Z">
                <w:pPr>
                  <w:spacing w:after="0" w:line="240" w:lineRule="auto"/>
                  <w:jc w:val="center"/>
                </w:pPr>
              </w:pPrChange>
            </w:pPr>
            <w:del w:id="1018" w:author="Alicia" w:date="2016-05-17T11:26:00Z">
              <w:r w:rsidRPr="006E5FF5" w:rsidDel="0063728F">
                <w:rPr>
                  <w:rFonts w:ascii="Times New Roman" w:hAnsi="Times New Roman" w:cs="Times New Roman"/>
                  <w:sz w:val="24"/>
                  <w:szCs w:val="24"/>
                  <w:lang w:eastAsia="es-ES"/>
                </w:rPr>
                <w:delText>0.062</w:delText>
              </w:r>
            </w:del>
          </w:p>
        </w:tc>
        <w:tc>
          <w:tcPr>
            <w:tcW w:w="50" w:type="dxa"/>
            <w:tcBorders>
              <w:top w:val="nil"/>
              <w:left w:val="nil"/>
              <w:bottom w:val="nil"/>
              <w:right w:val="nil"/>
            </w:tcBorders>
          </w:tcPr>
          <w:p w14:paraId="77CB6649" w14:textId="76A76893" w:rsidR="008C2A32" w:rsidRPr="006E5FF5" w:rsidDel="0063728F" w:rsidRDefault="008C2A32">
            <w:pPr>
              <w:rPr>
                <w:del w:id="1019" w:author="Alicia" w:date="2016-05-17T11:26:00Z"/>
                <w:rFonts w:ascii="Times New Roman" w:hAnsi="Times New Roman" w:cs="Times New Roman"/>
                <w:sz w:val="24"/>
                <w:szCs w:val="24"/>
                <w:lang w:eastAsia="es-ES"/>
              </w:rPr>
              <w:pPrChange w:id="1020" w:author="Alicia" w:date="2016-05-17T11:26:00Z">
                <w:pPr>
                  <w:spacing w:after="0" w:line="240" w:lineRule="auto"/>
                  <w:jc w:val="center"/>
                </w:pPr>
              </w:pPrChange>
            </w:pPr>
          </w:p>
        </w:tc>
        <w:tc>
          <w:tcPr>
            <w:tcW w:w="900" w:type="dxa"/>
            <w:tcBorders>
              <w:top w:val="nil"/>
              <w:left w:val="nil"/>
              <w:bottom w:val="nil"/>
              <w:right w:val="nil"/>
            </w:tcBorders>
            <w:vAlign w:val="center"/>
          </w:tcPr>
          <w:p w14:paraId="511FEADD" w14:textId="0F63B4DC" w:rsidR="008C2A32" w:rsidRPr="006E5FF5" w:rsidDel="0063728F" w:rsidRDefault="008C2A32">
            <w:pPr>
              <w:rPr>
                <w:del w:id="1021" w:author="Alicia" w:date="2016-05-17T11:26:00Z"/>
                <w:rFonts w:ascii="Times New Roman" w:hAnsi="Times New Roman" w:cs="Times New Roman"/>
                <w:sz w:val="24"/>
                <w:szCs w:val="24"/>
                <w:lang w:eastAsia="es-ES"/>
              </w:rPr>
              <w:pPrChange w:id="1022" w:author="Alicia" w:date="2016-05-17T11:26:00Z">
                <w:pPr>
                  <w:spacing w:after="0" w:line="240" w:lineRule="auto"/>
                  <w:jc w:val="center"/>
                </w:pPr>
              </w:pPrChange>
            </w:pPr>
            <w:del w:id="1023" w:author="Alicia" w:date="2016-05-17T11:26:00Z">
              <w:r w:rsidRPr="006E5FF5" w:rsidDel="0063728F">
                <w:rPr>
                  <w:rFonts w:ascii="Times New Roman" w:hAnsi="Times New Roman" w:cs="Times New Roman"/>
                  <w:sz w:val="24"/>
                  <w:szCs w:val="24"/>
                  <w:lang w:eastAsia="es-ES"/>
                </w:rPr>
                <w:delText>33.44</w:delText>
              </w:r>
            </w:del>
          </w:p>
        </w:tc>
        <w:tc>
          <w:tcPr>
            <w:tcW w:w="900" w:type="dxa"/>
            <w:tcBorders>
              <w:top w:val="nil"/>
              <w:left w:val="nil"/>
              <w:bottom w:val="nil"/>
              <w:right w:val="nil"/>
            </w:tcBorders>
            <w:vAlign w:val="center"/>
          </w:tcPr>
          <w:p w14:paraId="5082134D" w14:textId="7F1E0D25" w:rsidR="008C2A32" w:rsidRPr="006E5FF5" w:rsidDel="0063728F" w:rsidRDefault="008C2A32">
            <w:pPr>
              <w:rPr>
                <w:del w:id="1024" w:author="Alicia" w:date="2016-05-17T11:26:00Z"/>
                <w:rFonts w:ascii="Times New Roman" w:hAnsi="Times New Roman" w:cs="Times New Roman"/>
                <w:sz w:val="24"/>
                <w:szCs w:val="24"/>
                <w:lang w:eastAsia="es-ES"/>
              </w:rPr>
              <w:pPrChange w:id="1025" w:author="Alicia" w:date="2016-05-17T11:26:00Z">
                <w:pPr>
                  <w:spacing w:after="0" w:line="240" w:lineRule="auto"/>
                  <w:jc w:val="center"/>
                </w:pPr>
              </w:pPrChange>
            </w:pPr>
            <w:del w:id="1026" w:author="Alicia" w:date="2016-05-17T11:26:00Z">
              <w:r w:rsidRPr="006E5FF5" w:rsidDel="0063728F">
                <w:rPr>
                  <w:rFonts w:ascii="Times New Roman" w:hAnsi="Times New Roman" w:cs="Times New Roman"/>
                  <w:sz w:val="24"/>
                  <w:szCs w:val="24"/>
                  <w:lang w:eastAsia="es-ES"/>
                </w:rPr>
                <w:delText>&lt;0.001</w:delText>
              </w:r>
            </w:del>
          </w:p>
        </w:tc>
      </w:tr>
      <w:tr w:rsidR="008C2A32" w:rsidRPr="00AA07B4" w:rsidDel="0063728F" w14:paraId="0D2E0A54" w14:textId="1683A11B" w:rsidTr="008C2A32">
        <w:trPr>
          <w:del w:id="1027" w:author="Alicia" w:date="2016-05-17T11:26:00Z"/>
        </w:trPr>
        <w:tc>
          <w:tcPr>
            <w:tcW w:w="4515" w:type="dxa"/>
            <w:tcBorders>
              <w:top w:val="nil"/>
              <w:left w:val="nil"/>
              <w:bottom w:val="nil"/>
              <w:right w:val="nil"/>
            </w:tcBorders>
            <w:tcMar>
              <w:top w:w="15" w:type="dxa"/>
              <w:left w:w="140" w:type="dxa"/>
              <w:bottom w:w="15" w:type="dxa"/>
              <w:right w:w="140" w:type="dxa"/>
            </w:tcMar>
            <w:vAlign w:val="center"/>
          </w:tcPr>
          <w:p w14:paraId="7BD68B42" w14:textId="64A6893D" w:rsidR="008C2A32" w:rsidRPr="006E5FF5" w:rsidDel="0063728F" w:rsidRDefault="008C2A32">
            <w:pPr>
              <w:rPr>
                <w:del w:id="1028" w:author="Alicia" w:date="2016-05-17T11:26:00Z"/>
                <w:rFonts w:ascii="Times New Roman" w:hAnsi="Times New Roman" w:cs="Times New Roman"/>
                <w:sz w:val="24"/>
                <w:szCs w:val="24"/>
                <w:lang w:eastAsia="es-ES"/>
              </w:rPr>
              <w:pPrChange w:id="1029" w:author="Alicia" w:date="2016-05-17T11:26:00Z">
                <w:pPr>
                  <w:spacing w:after="0" w:line="240" w:lineRule="auto"/>
                </w:pPr>
              </w:pPrChange>
            </w:pPr>
            <w:del w:id="1030" w:author="Alicia" w:date="2016-05-17T11:26:00Z">
              <w:r w:rsidRPr="006E5FF5" w:rsidDel="0063728F">
                <w:rPr>
                  <w:rFonts w:ascii="Times New Roman" w:hAnsi="Times New Roman" w:cs="Times New Roman"/>
                  <w:sz w:val="24"/>
                  <w:szCs w:val="24"/>
                  <w:lang w:eastAsia="es-ES"/>
                </w:rPr>
                <w:delText>Shoot height ↔ Flower number</w:delText>
              </w:r>
            </w:del>
          </w:p>
        </w:tc>
        <w:tc>
          <w:tcPr>
            <w:tcW w:w="1080" w:type="dxa"/>
            <w:tcBorders>
              <w:top w:val="nil"/>
              <w:left w:val="nil"/>
              <w:bottom w:val="nil"/>
              <w:right w:val="nil"/>
            </w:tcBorders>
            <w:tcMar>
              <w:top w:w="15" w:type="dxa"/>
              <w:left w:w="140" w:type="dxa"/>
              <w:bottom w:w="15" w:type="dxa"/>
              <w:right w:w="140" w:type="dxa"/>
            </w:tcMar>
            <w:vAlign w:val="center"/>
          </w:tcPr>
          <w:p w14:paraId="70A9625A" w14:textId="63EBD282" w:rsidR="008C2A32" w:rsidRPr="006E5FF5" w:rsidDel="0063728F" w:rsidRDefault="008C2A32">
            <w:pPr>
              <w:rPr>
                <w:del w:id="1031" w:author="Alicia" w:date="2016-05-17T11:26:00Z"/>
                <w:rFonts w:ascii="Times New Roman" w:hAnsi="Times New Roman" w:cs="Times New Roman"/>
                <w:sz w:val="24"/>
                <w:szCs w:val="24"/>
                <w:lang w:eastAsia="es-ES"/>
              </w:rPr>
              <w:pPrChange w:id="1032" w:author="Alicia" w:date="2016-05-17T11:26:00Z">
                <w:pPr>
                  <w:spacing w:after="0" w:line="240" w:lineRule="auto"/>
                  <w:jc w:val="center"/>
                </w:pPr>
              </w:pPrChange>
            </w:pPr>
            <w:del w:id="1033" w:author="Alicia" w:date="2016-05-17T11:26:00Z">
              <w:r w:rsidRPr="006E5FF5" w:rsidDel="0063728F">
                <w:rPr>
                  <w:rFonts w:ascii="Times New Roman" w:hAnsi="Times New Roman" w:cs="Times New Roman"/>
                  <w:sz w:val="24"/>
                  <w:szCs w:val="24"/>
                  <w:lang w:eastAsia="es-ES"/>
                </w:rPr>
                <w:delText>34.58</w:delText>
              </w:r>
            </w:del>
          </w:p>
        </w:tc>
        <w:tc>
          <w:tcPr>
            <w:tcW w:w="1138" w:type="dxa"/>
            <w:tcBorders>
              <w:top w:val="nil"/>
              <w:left w:val="nil"/>
              <w:bottom w:val="nil"/>
              <w:right w:val="nil"/>
            </w:tcBorders>
            <w:tcMar>
              <w:top w:w="15" w:type="dxa"/>
              <w:left w:w="140" w:type="dxa"/>
              <w:bottom w:w="15" w:type="dxa"/>
              <w:right w:w="140" w:type="dxa"/>
            </w:tcMar>
            <w:vAlign w:val="center"/>
          </w:tcPr>
          <w:p w14:paraId="2D2F0ECF" w14:textId="68F7ADE6" w:rsidR="008C2A32" w:rsidRPr="006E5FF5" w:rsidDel="0063728F" w:rsidRDefault="008C2A32">
            <w:pPr>
              <w:rPr>
                <w:del w:id="1034" w:author="Alicia" w:date="2016-05-17T11:26:00Z"/>
                <w:rFonts w:ascii="Times New Roman" w:hAnsi="Times New Roman" w:cs="Times New Roman"/>
                <w:sz w:val="24"/>
                <w:szCs w:val="24"/>
                <w:lang w:eastAsia="es-ES"/>
              </w:rPr>
              <w:pPrChange w:id="1035" w:author="Alicia" w:date="2016-05-17T11:26:00Z">
                <w:pPr>
                  <w:spacing w:after="0" w:line="240" w:lineRule="auto"/>
                  <w:jc w:val="center"/>
                </w:pPr>
              </w:pPrChange>
            </w:pPr>
            <w:del w:id="1036" w:author="Alicia" w:date="2016-05-17T11:26:00Z">
              <w:r w:rsidRPr="006E5FF5" w:rsidDel="0063728F">
                <w:rPr>
                  <w:rFonts w:ascii="Times New Roman" w:hAnsi="Times New Roman" w:cs="Times New Roman"/>
                  <w:sz w:val="24"/>
                  <w:szCs w:val="24"/>
                  <w:lang w:eastAsia="es-ES"/>
                </w:rPr>
                <w:delText>&lt;0.001</w:delText>
              </w:r>
            </w:del>
          </w:p>
        </w:tc>
        <w:tc>
          <w:tcPr>
            <w:tcW w:w="50" w:type="dxa"/>
            <w:tcBorders>
              <w:top w:val="nil"/>
              <w:left w:val="nil"/>
              <w:bottom w:val="nil"/>
              <w:right w:val="nil"/>
            </w:tcBorders>
          </w:tcPr>
          <w:p w14:paraId="0157D546" w14:textId="00D7473F" w:rsidR="008C2A32" w:rsidRPr="006E5FF5" w:rsidDel="0063728F" w:rsidRDefault="008C2A32">
            <w:pPr>
              <w:rPr>
                <w:del w:id="1037" w:author="Alicia" w:date="2016-05-17T11:26:00Z"/>
                <w:rFonts w:ascii="Times New Roman" w:hAnsi="Times New Roman" w:cs="Times New Roman"/>
                <w:sz w:val="24"/>
                <w:szCs w:val="24"/>
                <w:lang w:eastAsia="es-ES"/>
              </w:rPr>
              <w:pPrChange w:id="1038" w:author="Alicia" w:date="2016-05-17T11:26:00Z">
                <w:pPr>
                  <w:spacing w:after="0" w:line="240" w:lineRule="auto"/>
                  <w:jc w:val="center"/>
                </w:pPr>
              </w:pPrChange>
            </w:pPr>
          </w:p>
        </w:tc>
        <w:tc>
          <w:tcPr>
            <w:tcW w:w="900" w:type="dxa"/>
            <w:tcBorders>
              <w:top w:val="nil"/>
              <w:left w:val="nil"/>
              <w:bottom w:val="nil"/>
              <w:right w:val="nil"/>
            </w:tcBorders>
            <w:vAlign w:val="center"/>
          </w:tcPr>
          <w:p w14:paraId="219D8924" w14:textId="5DD4E492" w:rsidR="008C2A32" w:rsidRPr="006E5FF5" w:rsidDel="0063728F" w:rsidRDefault="008C2A32">
            <w:pPr>
              <w:rPr>
                <w:del w:id="1039" w:author="Alicia" w:date="2016-05-17T11:26:00Z"/>
                <w:rFonts w:ascii="Times New Roman" w:hAnsi="Times New Roman" w:cs="Times New Roman"/>
                <w:sz w:val="24"/>
                <w:szCs w:val="24"/>
                <w:lang w:eastAsia="es-ES"/>
              </w:rPr>
              <w:pPrChange w:id="1040" w:author="Alicia" w:date="2016-05-17T11:26:00Z">
                <w:pPr>
                  <w:spacing w:after="0" w:line="240" w:lineRule="auto"/>
                  <w:jc w:val="center"/>
                </w:pPr>
              </w:pPrChange>
            </w:pPr>
            <w:del w:id="1041" w:author="Alicia" w:date="2016-05-17T11:26:00Z">
              <w:r w:rsidRPr="006E5FF5" w:rsidDel="0063728F">
                <w:rPr>
                  <w:rFonts w:ascii="Times New Roman" w:hAnsi="Times New Roman" w:cs="Times New Roman"/>
                  <w:sz w:val="24"/>
                  <w:szCs w:val="24"/>
                  <w:lang w:eastAsia="es-ES"/>
                </w:rPr>
                <w:delText>31.05</w:delText>
              </w:r>
            </w:del>
          </w:p>
        </w:tc>
        <w:tc>
          <w:tcPr>
            <w:tcW w:w="900" w:type="dxa"/>
            <w:tcBorders>
              <w:top w:val="nil"/>
              <w:left w:val="nil"/>
              <w:bottom w:val="nil"/>
              <w:right w:val="nil"/>
            </w:tcBorders>
            <w:vAlign w:val="center"/>
          </w:tcPr>
          <w:p w14:paraId="33A2F216" w14:textId="4B51A715" w:rsidR="008C2A32" w:rsidRPr="006E5FF5" w:rsidDel="0063728F" w:rsidRDefault="008C2A32">
            <w:pPr>
              <w:rPr>
                <w:del w:id="1042" w:author="Alicia" w:date="2016-05-17T11:26:00Z"/>
                <w:rFonts w:ascii="Times New Roman" w:hAnsi="Times New Roman" w:cs="Times New Roman"/>
                <w:sz w:val="24"/>
                <w:szCs w:val="24"/>
                <w:lang w:eastAsia="es-ES"/>
              </w:rPr>
              <w:pPrChange w:id="1043" w:author="Alicia" w:date="2016-05-17T11:26:00Z">
                <w:pPr>
                  <w:spacing w:after="0" w:line="240" w:lineRule="auto"/>
                  <w:jc w:val="center"/>
                </w:pPr>
              </w:pPrChange>
            </w:pPr>
            <w:del w:id="1044" w:author="Alicia" w:date="2016-05-17T11:26:00Z">
              <w:r w:rsidRPr="006E5FF5" w:rsidDel="0063728F">
                <w:rPr>
                  <w:rFonts w:ascii="Times New Roman" w:hAnsi="Times New Roman" w:cs="Times New Roman"/>
                  <w:sz w:val="24"/>
                  <w:szCs w:val="24"/>
                  <w:lang w:eastAsia="es-ES"/>
                </w:rPr>
                <w:delText>0.001</w:delText>
              </w:r>
            </w:del>
          </w:p>
        </w:tc>
      </w:tr>
      <w:tr w:rsidR="008C2A32" w:rsidRPr="00AA07B4" w:rsidDel="0063728F" w14:paraId="11990E5B" w14:textId="21B0C1DD" w:rsidTr="008C2A32">
        <w:trPr>
          <w:del w:id="1045" w:author="Alicia" w:date="2016-05-17T11:26:00Z"/>
        </w:trPr>
        <w:tc>
          <w:tcPr>
            <w:tcW w:w="4515" w:type="dxa"/>
            <w:tcBorders>
              <w:top w:val="nil"/>
              <w:left w:val="nil"/>
              <w:bottom w:val="nil"/>
              <w:right w:val="nil"/>
            </w:tcBorders>
            <w:tcMar>
              <w:top w:w="15" w:type="dxa"/>
              <w:left w:w="140" w:type="dxa"/>
              <w:bottom w:w="15" w:type="dxa"/>
              <w:right w:w="140" w:type="dxa"/>
            </w:tcMar>
            <w:vAlign w:val="center"/>
          </w:tcPr>
          <w:p w14:paraId="3A4EE98F" w14:textId="52C83F6E" w:rsidR="008C2A32" w:rsidRPr="006E5FF5" w:rsidDel="0063728F" w:rsidRDefault="008C2A32">
            <w:pPr>
              <w:rPr>
                <w:del w:id="1046" w:author="Alicia" w:date="2016-05-17T11:26:00Z"/>
                <w:rFonts w:ascii="Times New Roman" w:hAnsi="Times New Roman" w:cs="Times New Roman"/>
                <w:sz w:val="24"/>
                <w:szCs w:val="24"/>
                <w:lang w:eastAsia="es-ES"/>
              </w:rPr>
              <w:pPrChange w:id="1047" w:author="Alicia" w:date="2016-05-17T11:26:00Z">
                <w:pPr>
                  <w:spacing w:after="0" w:line="240" w:lineRule="auto"/>
                </w:pPr>
              </w:pPrChange>
            </w:pPr>
          </w:p>
        </w:tc>
        <w:tc>
          <w:tcPr>
            <w:tcW w:w="1080" w:type="dxa"/>
            <w:tcBorders>
              <w:top w:val="nil"/>
              <w:left w:val="nil"/>
              <w:bottom w:val="nil"/>
              <w:right w:val="nil"/>
            </w:tcBorders>
            <w:tcMar>
              <w:top w:w="15" w:type="dxa"/>
              <w:left w:w="140" w:type="dxa"/>
              <w:bottom w:w="15" w:type="dxa"/>
              <w:right w:w="140" w:type="dxa"/>
            </w:tcMar>
            <w:vAlign w:val="center"/>
          </w:tcPr>
          <w:p w14:paraId="0062D527" w14:textId="673648C2" w:rsidR="008C2A32" w:rsidRPr="006E5FF5" w:rsidDel="0063728F" w:rsidRDefault="008C2A32">
            <w:pPr>
              <w:rPr>
                <w:del w:id="1048" w:author="Alicia" w:date="2016-05-17T11:26:00Z"/>
                <w:rFonts w:ascii="Times New Roman" w:hAnsi="Times New Roman" w:cs="Times New Roman"/>
                <w:sz w:val="24"/>
                <w:szCs w:val="24"/>
                <w:lang w:eastAsia="es-ES"/>
              </w:rPr>
              <w:pPrChange w:id="1049" w:author="Alicia" w:date="2016-05-17T11:26:00Z">
                <w:pPr>
                  <w:spacing w:after="0" w:line="240" w:lineRule="auto"/>
                  <w:jc w:val="center"/>
                </w:pPr>
              </w:pPrChange>
            </w:pPr>
          </w:p>
        </w:tc>
        <w:tc>
          <w:tcPr>
            <w:tcW w:w="1138" w:type="dxa"/>
            <w:tcBorders>
              <w:top w:val="nil"/>
              <w:left w:val="nil"/>
              <w:bottom w:val="nil"/>
              <w:right w:val="nil"/>
            </w:tcBorders>
            <w:tcMar>
              <w:top w:w="15" w:type="dxa"/>
              <w:left w:w="140" w:type="dxa"/>
              <w:bottom w:w="15" w:type="dxa"/>
              <w:right w:w="140" w:type="dxa"/>
            </w:tcMar>
            <w:vAlign w:val="center"/>
          </w:tcPr>
          <w:p w14:paraId="6A97EBD1" w14:textId="2892269A" w:rsidR="008C2A32" w:rsidRPr="006E5FF5" w:rsidDel="0063728F" w:rsidRDefault="008C2A32">
            <w:pPr>
              <w:rPr>
                <w:del w:id="1050" w:author="Alicia" w:date="2016-05-17T11:26:00Z"/>
                <w:rFonts w:ascii="Times New Roman" w:hAnsi="Times New Roman" w:cs="Times New Roman"/>
                <w:sz w:val="24"/>
                <w:szCs w:val="24"/>
                <w:lang w:eastAsia="es-ES"/>
              </w:rPr>
              <w:pPrChange w:id="1051" w:author="Alicia" w:date="2016-05-17T11:26:00Z">
                <w:pPr>
                  <w:spacing w:after="0" w:line="240" w:lineRule="auto"/>
                  <w:jc w:val="center"/>
                </w:pPr>
              </w:pPrChange>
            </w:pPr>
          </w:p>
        </w:tc>
        <w:tc>
          <w:tcPr>
            <w:tcW w:w="50" w:type="dxa"/>
            <w:tcBorders>
              <w:top w:val="nil"/>
              <w:left w:val="nil"/>
              <w:bottom w:val="nil"/>
              <w:right w:val="nil"/>
            </w:tcBorders>
          </w:tcPr>
          <w:p w14:paraId="613EA909" w14:textId="09DF998C" w:rsidR="008C2A32" w:rsidRPr="006E5FF5" w:rsidDel="0063728F" w:rsidRDefault="008C2A32">
            <w:pPr>
              <w:rPr>
                <w:del w:id="1052" w:author="Alicia" w:date="2016-05-17T11:26:00Z"/>
                <w:rFonts w:ascii="Times New Roman" w:hAnsi="Times New Roman" w:cs="Times New Roman"/>
                <w:sz w:val="24"/>
                <w:szCs w:val="24"/>
                <w:lang w:eastAsia="es-ES"/>
              </w:rPr>
              <w:pPrChange w:id="1053" w:author="Alicia" w:date="2016-05-17T11:26:00Z">
                <w:pPr>
                  <w:spacing w:after="0" w:line="240" w:lineRule="auto"/>
                  <w:jc w:val="center"/>
                </w:pPr>
              </w:pPrChange>
            </w:pPr>
          </w:p>
        </w:tc>
        <w:tc>
          <w:tcPr>
            <w:tcW w:w="900" w:type="dxa"/>
            <w:tcBorders>
              <w:top w:val="nil"/>
              <w:left w:val="nil"/>
              <w:bottom w:val="nil"/>
              <w:right w:val="nil"/>
            </w:tcBorders>
            <w:vAlign w:val="center"/>
          </w:tcPr>
          <w:p w14:paraId="3BE7AD04" w14:textId="62123ACB" w:rsidR="008C2A32" w:rsidRPr="006E5FF5" w:rsidDel="0063728F" w:rsidRDefault="008C2A32">
            <w:pPr>
              <w:rPr>
                <w:del w:id="1054" w:author="Alicia" w:date="2016-05-17T11:26:00Z"/>
                <w:rFonts w:ascii="Times New Roman" w:hAnsi="Times New Roman" w:cs="Times New Roman"/>
                <w:sz w:val="24"/>
                <w:szCs w:val="24"/>
                <w:lang w:eastAsia="es-ES"/>
              </w:rPr>
              <w:pPrChange w:id="1055" w:author="Alicia" w:date="2016-05-17T11:26:00Z">
                <w:pPr>
                  <w:spacing w:after="0" w:line="240" w:lineRule="auto"/>
                  <w:jc w:val="center"/>
                </w:pPr>
              </w:pPrChange>
            </w:pPr>
          </w:p>
        </w:tc>
        <w:tc>
          <w:tcPr>
            <w:tcW w:w="900" w:type="dxa"/>
            <w:tcBorders>
              <w:top w:val="nil"/>
              <w:left w:val="nil"/>
              <w:bottom w:val="nil"/>
              <w:right w:val="nil"/>
            </w:tcBorders>
            <w:vAlign w:val="center"/>
          </w:tcPr>
          <w:p w14:paraId="41E537C3" w14:textId="70665AA8" w:rsidR="008C2A32" w:rsidRPr="006E5FF5" w:rsidDel="0063728F" w:rsidRDefault="008C2A32">
            <w:pPr>
              <w:rPr>
                <w:del w:id="1056" w:author="Alicia" w:date="2016-05-17T11:26:00Z"/>
                <w:rFonts w:ascii="Times New Roman" w:hAnsi="Times New Roman" w:cs="Times New Roman"/>
                <w:sz w:val="24"/>
                <w:szCs w:val="24"/>
                <w:lang w:eastAsia="es-ES"/>
              </w:rPr>
              <w:pPrChange w:id="1057" w:author="Alicia" w:date="2016-05-17T11:26:00Z">
                <w:pPr>
                  <w:spacing w:after="0" w:line="240" w:lineRule="auto"/>
                  <w:jc w:val="center"/>
                </w:pPr>
              </w:pPrChange>
            </w:pPr>
          </w:p>
        </w:tc>
      </w:tr>
      <w:tr w:rsidR="008C2A32" w:rsidRPr="00AA07B4" w:rsidDel="0063728F" w14:paraId="5F4412FC" w14:textId="374D9555" w:rsidTr="008C2A32">
        <w:trPr>
          <w:del w:id="1058" w:author="Alicia" w:date="2016-05-17T11:26:00Z"/>
        </w:trPr>
        <w:tc>
          <w:tcPr>
            <w:tcW w:w="4515" w:type="dxa"/>
            <w:tcBorders>
              <w:top w:val="nil"/>
              <w:left w:val="nil"/>
              <w:bottom w:val="single" w:sz="4" w:space="0" w:color="auto"/>
              <w:right w:val="nil"/>
            </w:tcBorders>
            <w:tcMar>
              <w:top w:w="15" w:type="dxa"/>
              <w:left w:w="140" w:type="dxa"/>
              <w:bottom w:w="15" w:type="dxa"/>
              <w:right w:w="140" w:type="dxa"/>
            </w:tcMar>
            <w:vAlign w:val="center"/>
          </w:tcPr>
          <w:p w14:paraId="37C87CB8" w14:textId="3C77D9B7" w:rsidR="008C2A32" w:rsidRPr="006E5FF5" w:rsidDel="0063728F" w:rsidRDefault="008C2A32">
            <w:pPr>
              <w:rPr>
                <w:del w:id="1059" w:author="Alicia" w:date="2016-05-17T11:26:00Z"/>
                <w:rFonts w:ascii="Times New Roman" w:hAnsi="Times New Roman" w:cs="Times New Roman"/>
                <w:sz w:val="24"/>
                <w:szCs w:val="24"/>
                <w:lang w:eastAsia="es-ES"/>
              </w:rPr>
              <w:pPrChange w:id="1060" w:author="Alicia" w:date="2016-05-17T11:26:00Z">
                <w:pPr>
                  <w:spacing w:after="0" w:line="240" w:lineRule="auto"/>
                </w:pPr>
              </w:pPrChange>
            </w:pPr>
            <w:del w:id="1061" w:author="Alicia" w:date="2016-05-17T11:26:00Z">
              <w:r w:rsidRPr="006E5FF5" w:rsidDel="0063728F">
                <w:rPr>
                  <w:rFonts w:ascii="Times New Roman" w:hAnsi="Times New Roman" w:cs="Times New Roman"/>
                  <w:sz w:val="24"/>
                  <w:szCs w:val="24"/>
                  <w:lang w:val="sv-SE" w:eastAsia="es-ES"/>
                </w:rPr>
                <w:delText>B) model_eggs</w:delText>
              </w:r>
            </w:del>
          </w:p>
        </w:tc>
        <w:tc>
          <w:tcPr>
            <w:tcW w:w="1080" w:type="dxa"/>
            <w:tcBorders>
              <w:top w:val="nil"/>
              <w:left w:val="nil"/>
              <w:bottom w:val="nil"/>
              <w:right w:val="nil"/>
            </w:tcBorders>
            <w:tcMar>
              <w:top w:w="15" w:type="dxa"/>
              <w:left w:w="140" w:type="dxa"/>
              <w:bottom w:w="15" w:type="dxa"/>
              <w:right w:w="140" w:type="dxa"/>
            </w:tcMar>
            <w:vAlign w:val="center"/>
          </w:tcPr>
          <w:p w14:paraId="21657982" w14:textId="5CE8122D" w:rsidR="008C2A32" w:rsidRPr="006E5FF5" w:rsidDel="0063728F" w:rsidRDefault="008C2A32">
            <w:pPr>
              <w:rPr>
                <w:del w:id="1062" w:author="Alicia" w:date="2016-05-17T11:26:00Z"/>
                <w:rFonts w:ascii="Times New Roman" w:hAnsi="Times New Roman" w:cs="Times New Roman"/>
                <w:sz w:val="24"/>
                <w:szCs w:val="24"/>
                <w:lang w:eastAsia="es-ES"/>
              </w:rPr>
              <w:pPrChange w:id="1063" w:author="Alicia" w:date="2016-05-17T11:26:00Z">
                <w:pPr>
                  <w:spacing w:after="0" w:line="240" w:lineRule="auto"/>
                  <w:jc w:val="center"/>
                </w:pPr>
              </w:pPrChange>
            </w:pPr>
          </w:p>
        </w:tc>
        <w:tc>
          <w:tcPr>
            <w:tcW w:w="1138" w:type="dxa"/>
            <w:tcBorders>
              <w:top w:val="nil"/>
              <w:left w:val="nil"/>
              <w:bottom w:val="nil"/>
              <w:right w:val="nil"/>
            </w:tcBorders>
            <w:tcMar>
              <w:top w:w="15" w:type="dxa"/>
              <w:left w:w="140" w:type="dxa"/>
              <w:bottom w:w="15" w:type="dxa"/>
              <w:right w:w="140" w:type="dxa"/>
            </w:tcMar>
            <w:vAlign w:val="center"/>
          </w:tcPr>
          <w:p w14:paraId="4CF341D3" w14:textId="4E0E3A3D" w:rsidR="008C2A32" w:rsidRPr="006E5FF5" w:rsidDel="0063728F" w:rsidRDefault="008C2A32">
            <w:pPr>
              <w:rPr>
                <w:del w:id="1064" w:author="Alicia" w:date="2016-05-17T11:26:00Z"/>
                <w:rFonts w:ascii="Times New Roman" w:hAnsi="Times New Roman" w:cs="Times New Roman"/>
                <w:sz w:val="24"/>
                <w:szCs w:val="24"/>
                <w:lang w:eastAsia="es-ES"/>
              </w:rPr>
              <w:pPrChange w:id="1065" w:author="Alicia" w:date="2016-05-17T11:26:00Z">
                <w:pPr>
                  <w:spacing w:after="0" w:line="240" w:lineRule="auto"/>
                  <w:jc w:val="center"/>
                </w:pPr>
              </w:pPrChange>
            </w:pPr>
          </w:p>
        </w:tc>
        <w:tc>
          <w:tcPr>
            <w:tcW w:w="50" w:type="dxa"/>
            <w:tcBorders>
              <w:top w:val="nil"/>
              <w:left w:val="nil"/>
              <w:bottom w:val="nil"/>
              <w:right w:val="nil"/>
            </w:tcBorders>
          </w:tcPr>
          <w:p w14:paraId="2B310E13" w14:textId="12DD1399" w:rsidR="008C2A32" w:rsidRPr="006E5FF5" w:rsidDel="0063728F" w:rsidRDefault="008C2A32">
            <w:pPr>
              <w:rPr>
                <w:del w:id="1066" w:author="Alicia" w:date="2016-05-17T11:26:00Z"/>
                <w:rFonts w:ascii="Times New Roman" w:hAnsi="Times New Roman" w:cs="Times New Roman"/>
                <w:sz w:val="24"/>
                <w:szCs w:val="24"/>
                <w:lang w:eastAsia="es-ES"/>
              </w:rPr>
              <w:pPrChange w:id="1067" w:author="Alicia" w:date="2016-05-17T11:26:00Z">
                <w:pPr>
                  <w:spacing w:after="0" w:line="240" w:lineRule="auto"/>
                  <w:jc w:val="center"/>
                </w:pPr>
              </w:pPrChange>
            </w:pPr>
          </w:p>
        </w:tc>
        <w:tc>
          <w:tcPr>
            <w:tcW w:w="900" w:type="dxa"/>
            <w:tcBorders>
              <w:top w:val="nil"/>
              <w:left w:val="nil"/>
              <w:bottom w:val="nil"/>
              <w:right w:val="nil"/>
            </w:tcBorders>
            <w:vAlign w:val="center"/>
          </w:tcPr>
          <w:p w14:paraId="13F5C140" w14:textId="46459B77" w:rsidR="008C2A32" w:rsidRPr="006E5FF5" w:rsidDel="0063728F" w:rsidRDefault="008C2A32">
            <w:pPr>
              <w:rPr>
                <w:del w:id="1068" w:author="Alicia" w:date="2016-05-17T11:26:00Z"/>
                <w:rFonts w:ascii="Times New Roman" w:hAnsi="Times New Roman" w:cs="Times New Roman"/>
                <w:sz w:val="24"/>
                <w:szCs w:val="24"/>
                <w:lang w:eastAsia="es-ES"/>
              </w:rPr>
              <w:pPrChange w:id="1069" w:author="Alicia" w:date="2016-05-17T11:26:00Z">
                <w:pPr>
                  <w:spacing w:after="0" w:line="240" w:lineRule="auto"/>
                  <w:jc w:val="center"/>
                </w:pPr>
              </w:pPrChange>
            </w:pPr>
          </w:p>
        </w:tc>
        <w:tc>
          <w:tcPr>
            <w:tcW w:w="900" w:type="dxa"/>
            <w:tcBorders>
              <w:top w:val="nil"/>
              <w:left w:val="nil"/>
              <w:bottom w:val="nil"/>
              <w:right w:val="nil"/>
            </w:tcBorders>
            <w:vAlign w:val="center"/>
          </w:tcPr>
          <w:p w14:paraId="56037FA0" w14:textId="7769F79F" w:rsidR="008C2A32" w:rsidRPr="006E5FF5" w:rsidDel="0063728F" w:rsidRDefault="008C2A32">
            <w:pPr>
              <w:rPr>
                <w:del w:id="1070" w:author="Alicia" w:date="2016-05-17T11:26:00Z"/>
                <w:rFonts w:ascii="Times New Roman" w:hAnsi="Times New Roman" w:cs="Times New Roman"/>
                <w:sz w:val="24"/>
                <w:szCs w:val="24"/>
                <w:lang w:eastAsia="es-ES"/>
              </w:rPr>
              <w:pPrChange w:id="1071" w:author="Alicia" w:date="2016-05-17T11:26:00Z">
                <w:pPr>
                  <w:spacing w:after="0" w:line="240" w:lineRule="auto"/>
                  <w:jc w:val="center"/>
                </w:pPr>
              </w:pPrChange>
            </w:pPr>
          </w:p>
        </w:tc>
      </w:tr>
      <w:tr w:rsidR="008C2A32" w:rsidRPr="00AA07B4" w:rsidDel="0063728F" w14:paraId="5DBEAA0E" w14:textId="00B7AFB2" w:rsidTr="008C2A32">
        <w:trPr>
          <w:del w:id="1072" w:author="Alicia" w:date="2016-05-17T11:26:00Z"/>
        </w:trPr>
        <w:tc>
          <w:tcPr>
            <w:tcW w:w="4515" w:type="dxa"/>
            <w:tcBorders>
              <w:top w:val="single" w:sz="4" w:space="0" w:color="auto"/>
              <w:left w:val="nil"/>
              <w:bottom w:val="nil"/>
              <w:right w:val="nil"/>
            </w:tcBorders>
            <w:tcMar>
              <w:top w:w="15" w:type="dxa"/>
              <w:left w:w="140" w:type="dxa"/>
              <w:bottom w:w="15" w:type="dxa"/>
              <w:right w:w="140" w:type="dxa"/>
            </w:tcMar>
            <w:vAlign w:val="center"/>
          </w:tcPr>
          <w:p w14:paraId="51994309" w14:textId="3666C069" w:rsidR="008C2A32" w:rsidDel="0063728F" w:rsidRDefault="008C2A32">
            <w:pPr>
              <w:rPr>
                <w:del w:id="1073" w:author="Alicia" w:date="2016-05-17T11:26:00Z"/>
                <w:rFonts w:ascii="Times New Roman" w:hAnsi="Times New Roman" w:cs="Times New Roman"/>
                <w:sz w:val="24"/>
                <w:szCs w:val="24"/>
                <w:lang w:val="en-US" w:eastAsia="es-ES"/>
              </w:rPr>
              <w:pPrChange w:id="1074" w:author="Alicia" w:date="2016-05-17T11:26:00Z">
                <w:pPr>
                  <w:spacing w:after="0" w:line="240" w:lineRule="auto"/>
                </w:pPr>
              </w:pPrChange>
            </w:pPr>
            <w:del w:id="1075" w:author="Alicia" w:date="2016-05-17T11:26:00Z">
              <w:r w:rsidDel="0063728F">
                <w:rPr>
                  <w:rFonts w:ascii="Times New Roman" w:hAnsi="Times New Roman" w:cs="Times New Roman"/>
                  <w:sz w:val="24"/>
                  <w:szCs w:val="24"/>
                  <w:lang w:val="en-US" w:eastAsia="es-ES"/>
                </w:rPr>
                <w:delText>All</w:delText>
              </w:r>
            </w:del>
          </w:p>
        </w:tc>
        <w:tc>
          <w:tcPr>
            <w:tcW w:w="1080" w:type="dxa"/>
            <w:tcBorders>
              <w:top w:val="nil"/>
              <w:left w:val="nil"/>
              <w:bottom w:val="nil"/>
              <w:right w:val="nil"/>
            </w:tcBorders>
            <w:tcMar>
              <w:top w:w="15" w:type="dxa"/>
              <w:left w:w="140" w:type="dxa"/>
              <w:bottom w:w="15" w:type="dxa"/>
              <w:right w:w="140" w:type="dxa"/>
            </w:tcMar>
            <w:vAlign w:val="center"/>
          </w:tcPr>
          <w:p w14:paraId="7FAD82E9" w14:textId="044D9FAA" w:rsidR="008C2A32" w:rsidRPr="006E5FF5" w:rsidDel="0063728F" w:rsidRDefault="008C2A32">
            <w:pPr>
              <w:rPr>
                <w:del w:id="1076" w:author="Alicia" w:date="2016-05-17T11:26:00Z"/>
                <w:rFonts w:ascii="Times New Roman" w:hAnsi="Times New Roman" w:cs="Times New Roman"/>
                <w:sz w:val="24"/>
                <w:szCs w:val="24"/>
                <w:lang w:eastAsia="es-ES"/>
              </w:rPr>
              <w:pPrChange w:id="1077" w:author="Alicia" w:date="2016-05-17T11:26:00Z">
                <w:pPr>
                  <w:spacing w:after="0" w:line="240" w:lineRule="auto"/>
                  <w:jc w:val="center"/>
                </w:pPr>
              </w:pPrChange>
            </w:pPr>
            <w:del w:id="1078" w:author="Alicia" w:date="2016-05-17T11:26:00Z">
              <w:r w:rsidDel="0063728F">
                <w:rPr>
                  <w:rFonts w:ascii="Times New Roman" w:hAnsi="Times New Roman" w:cs="Times New Roman"/>
                  <w:sz w:val="24"/>
                  <w:szCs w:val="24"/>
                  <w:lang w:val="en-US" w:eastAsia="es-ES"/>
                </w:rPr>
                <w:delText>480.19</w:delText>
              </w:r>
            </w:del>
          </w:p>
        </w:tc>
        <w:tc>
          <w:tcPr>
            <w:tcW w:w="1138" w:type="dxa"/>
            <w:tcBorders>
              <w:top w:val="nil"/>
              <w:left w:val="nil"/>
              <w:bottom w:val="nil"/>
              <w:right w:val="nil"/>
            </w:tcBorders>
            <w:tcMar>
              <w:top w:w="15" w:type="dxa"/>
              <w:left w:w="140" w:type="dxa"/>
              <w:bottom w:w="15" w:type="dxa"/>
              <w:right w:w="140" w:type="dxa"/>
            </w:tcMar>
            <w:vAlign w:val="center"/>
          </w:tcPr>
          <w:p w14:paraId="3E843242" w14:textId="30F2E9B7" w:rsidR="008C2A32" w:rsidRPr="006E5FF5" w:rsidDel="0063728F" w:rsidRDefault="008C2A32">
            <w:pPr>
              <w:rPr>
                <w:del w:id="1079" w:author="Alicia" w:date="2016-05-17T11:26:00Z"/>
                <w:rFonts w:ascii="Times New Roman" w:hAnsi="Times New Roman" w:cs="Times New Roman"/>
                <w:sz w:val="24"/>
                <w:szCs w:val="24"/>
                <w:lang w:eastAsia="es-ES"/>
              </w:rPr>
              <w:pPrChange w:id="1080" w:author="Alicia" w:date="2016-05-17T11:26:00Z">
                <w:pPr>
                  <w:spacing w:after="0" w:line="240" w:lineRule="auto"/>
                  <w:jc w:val="center"/>
                </w:pPr>
              </w:pPrChange>
            </w:pPr>
            <w:del w:id="1081" w:author="Alicia" w:date="2016-05-17T11:26:00Z">
              <w:r w:rsidRPr="006E5FF5" w:rsidDel="0063728F">
                <w:rPr>
                  <w:rFonts w:ascii="Times New Roman" w:hAnsi="Times New Roman" w:cs="Times New Roman"/>
                  <w:sz w:val="24"/>
                  <w:szCs w:val="24"/>
                  <w:lang w:eastAsia="es-ES"/>
                </w:rPr>
                <w:delText>&lt;0.001</w:delText>
              </w:r>
            </w:del>
          </w:p>
        </w:tc>
        <w:tc>
          <w:tcPr>
            <w:tcW w:w="50" w:type="dxa"/>
            <w:tcBorders>
              <w:top w:val="nil"/>
              <w:left w:val="nil"/>
              <w:bottom w:val="nil"/>
              <w:right w:val="nil"/>
            </w:tcBorders>
          </w:tcPr>
          <w:p w14:paraId="7088F380" w14:textId="71FCEAB8" w:rsidR="008C2A32" w:rsidRPr="006E5FF5" w:rsidDel="0063728F" w:rsidRDefault="008C2A32">
            <w:pPr>
              <w:rPr>
                <w:del w:id="1082" w:author="Alicia" w:date="2016-05-17T11:26:00Z"/>
                <w:rFonts w:ascii="Times New Roman" w:hAnsi="Times New Roman" w:cs="Times New Roman"/>
                <w:sz w:val="24"/>
                <w:szCs w:val="24"/>
                <w:lang w:eastAsia="es-ES"/>
              </w:rPr>
              <w:pPrChange w:id="1083" w:author="Alicia" w:date="2016-05-17T11:26:00Z">
                <w:pPr>
                  <w:spacing w:after="0" w:line="240" w:lineRule="auto"/>
                  <w:jc w:val="center"/>
                </w:pPr>
              </w:pPrChange>
            </w:pPr>
          </w:p>
        </w:tc>
        <w:tc>
          <w:tcPr>
            <w:tcW w:w="900" w:type="dxa"/>
            <w:tcBorders>
              <w:top w:val="nil"/>
              <w:left w:val="nil"/>
              <w:bottom w:val="nil"/>
              <w:right w:val="nil"/>
            </w:tcBorders>
            <w:vAlign w:val="center"/>
          </w:tcPr>
          <w:p w14:paraId="50F27A6C" w14:textId="491F8B22" w:rsidR="008C2A32" w:rsidRPr="006E5FF5" w:rsidDel="0063728F" w:rsidRDefault="008C2A32">
            <w:pPr>
              <w:rPr>
                <w:del w:id="1084" w:author="Alicia" w:date="2016-05-17T11:26:00Z"/>
                <w:rFonts w:ascii="Times New Roman" w:hAnsi="Times New Roman" w:cs="Times New Roman"/>
                <w:sz w:val="24"/>
                <w:szCs w:val="24"/>
                <w:lang w:eastAsia="es-ES"/>
              </w:rPr>
              <w:pPrChange w:id="1085" w:author="Alicia" w:date="2016-05-17T11:26:00Z">
                <w:pPr>
                  <w:spacing w:after="0" w:line="240" w:lineRule="auto"/>
                  <w:jc w:val="center"/>
                </w:pPr>
              </w:pPrChange>
            </w:pPr>
            <w:del w:id="1086" w:author="Alicia" w:date="2016-05-17T11:26:00Z">
              <w:r w:rsidDel="0063728F">
                <w:rPr>
                  <w:rFonts w:ascii="Times New Roman" w:hAnsi="Times New Roman" w:cs="Times New Roman"/>
                  <w:sz w:val="24"/>
                  <w:szCs w:val="24"/>
                  <w:lang w:val="en-US" w:eastAsia="es-ES"/>
                </w:rPr>
                <w:delText>558.46</w:delText>
              </w:r>
            </w:del>
          </w:p>
        </w:tc>
        <w:tc>
          <w:tcPr>
            <w:tcW w:w="900" w:type="dxa"/>
            <w:tcBorders>
              <w:top w:val="nil"/>
              <w:left w:val="nil"/>
              <w:bottom w:val="nil"/>
              <w:right w:val="nil"/>
            </w:tcBorders>
            <w:vAlign w:val="center"/>
          </w:tcPr>
          <w:p w14:paraId="014F6412" w14:textId="5A296294" w:rsidR="008C2A32" w:rsidRPr="006E5FF5" w:rsidDel="0063728F" w:rsidRDefault="008C2A32">
            <w:pPr>
              <w:rPr>
                <w:del w:id="1087" w:author="Alicia" w:date="2016-05-17T11:26:00Z"/>
                <w:rFonts w:ascii="Times New Roman" w:hAnsi="Times New Roman" w:cs="Times New Roman"/>
                <w:sz w:val="24"/>
                <w:szCs w:val="24"/>
                <w:lang w:eastAsia="es-ES"/>
              </w:rPr>
              <w:pPrChange w:id="1088" w:author="Alicia" w:date="2016-05-17T11:26:00Z">
                <w:pPr>
                  <w:spacing w:after="0" w:line="240" w:lineRule="auto"/>
                  <w:jc w:val="center"/>
                </w:pPr>
              </w:pPrChange>
            </w:pPr>
            <w:del w:id="1089" w:author="Alicia" w:date="2016-05-17T11:26:00Z">
              <w:r w:rsidRPr="006E5FF5" w:rsidDel="0063728F">
                <w:rPr>
                  <w:rFonts w:ascii="Times New Roman" w:hAnsi="Times New Roman" w:cs="Times New Roman"/>
                  <w:sz w:val="24"/>
                  <w:szCs w:val="24"/>
                  <w:lang w:eastAsia="es-ES"/>
                </w:rPr>
                <w:delText>&lt;0.001</w:delText>
              </w:r>
            </w:del>
          </w:p>
        </w:tc>
      </w:tr>
      <w:tr w:rsidR="008C2A32" w:rsidRPr="00AA07B4" w:rsidDel="0063728F" w14:paraId="63B37F09" w14:textId="4D53704E" w:rsidTr="008C2A32">
        <w:trPr>
          <w:del w:id="1090" w:author="Alicia" w:date="2016-05-17T11:26:00Z"/>
        </w:trPr>
        <w:tc>
          <w:tcPr>
            <w:tcW w:w="4515" w:type="dxa"/>
            <w:tcBorders>
              <w:top w:val="nil"/>
              <w:left w:val="nil"/>
              <w:bottom w:val="nil"/>
              <w:right w:val="nil"/>
            </w:tcBorders>
            <w:tcMar>
              <w:top w:w="15" w:type="dxa"/>
              <w:left w:w="140" w:type="dxa"/>
              <w:bottom w:w="15" w:type="dxa"/>
              <w:right w:w="140" w:type="dxa"/>
            </w:tcMar>
            <w:vAlign w:val="center"/>
          </w:tcPr>
          <w:p w14:paraId="768EB8AB" w14:textId="21DBF0AB" w:rsidR="008C2A32" w:rsidDel="0063728F" w:rsidRDefault="008C2A32">
            <w:pPr>
              <w:rPr>
                <w:del w:id="1091" w:author="Alicia" w:date="2016-05-17T11:26:00Z"/>
                <w:rFonts w:ascii="Times New Roman" w:hAnsi="Times New Roman" w:cs="Times New Roman"/>
                <w:sz w:val="24"/>
                <w:szCs w:val="24"/>
                <w:lang w:val="en-US" w:eastAsia="es-ES"/>
              </w:rPr>
              <w:pPrChange w:id="1092" w:author="Alicia" w:date="2016-05-17T11:26:00Z">
                <w:pPr>
                  <w:spacing w:after="0" w:line="240" w:lineRule="auto"/>
                </w:pPr>
              </w:pPrChange>
            </w:pPr>
            <w:del w:id="1093" w:author="Alicia" w:date="2016-05-17T11:26:00Z">
              <w:r w:rsidDel="0063728F">
                <w:rPr>
                  <w:rFonts w:ascii="Times New Roman" w:hAnsi="Times New Roman" w:cs="Times New Roman"/>
                  <w:sz w:val="24"/>
                  <w:szCs w:val="24"/>
                  <w:lang w:val="en-US" w:eastAsia="es-ES"/>
                </w:rPr>
                <w:delText>Number of eggs → Number of intact fruits</w:delText>
              </w:r>
            </w:del>
          </w:p>
        </w:tc>
        <w:tc>
          <w:tcPr>
            <w:tcW w:w="1080" w:type="dxa"/>
            <w:tcBorders>
              <w:top w:val="nil"/>
              <w:left w:val="nil"/>
              <w:bottom w:val="nil"/>
              <w:right w:val="nil"/>
            </w:tcBorders>
            <w:tcMar>
              <w:top w:w="15" w:type="dxa"/>
              <w:left w:w="140" w:type="dxa"/>
              <w:bottom w:w="15" w:type="dxa"/>
              <w:right w:w="140" w:type="dxa"/>
            </w:tcMar>
            <w:vAlign w:val="center"/>
          </w:tcPr>
          <w:p w14:paraId="5C4F7EC4" w14:textId="0DACA206" w:rsidR="008C2A32" w:rsidRPr="006E5FF5" w:rsidDel="0063728F" w:rsidRDefault="008C2A32">
            <w:pPr>
              <w:rPr>
                <w:del w:id="1094" w:author="Alicia" w:date="2016-05-17T11:26:00Z"/>
                <w:rFonts w:ascii="Times New Roman" w:hAnsi="Times New Roman" w:cs="Times New Roman"/>
                <w:sz w:val="24"/>
                <w:szCs w:val="24"/>
                <w:lang w:eastAsia="es-ES"/>
              </w:rPr>
              <w:pPrChange w:id="1095" w:author="Alicia" w:date="2016-05-17T11:26:00Z">
                <w:pPr>
                  <w:spacing w:after="0" w:line="240" w:lineRule="auto"/>
                  <w:jc w:val="center"/>
                </w:pPr>
              </w:pPrChange>
            </w:pPr>
            <w:del w:id="1096" w:author="Alicia" w:date="2016-05-17T11:26:00Z">
              <w:r w:rsidRPr="006E5FF5" w:rsidDel="0063728F">
                <w:rPr>
                  <w:rFonts w:ascii="Times New Roman" w:hAnsi="Times New Roman" w:cs="Times New Roman"/>
                  <w:sz w:val="24"/>
                  <w:szCs w:val="24"/>
                  <w:lang w:eastAsia="es-ES"/>
                </w:rPr>
                <w:delText>51.54</w:delText>
              </w:r>
            </w:del>
          </w:p>
        </w:tc>
        <w:tc>
          <w:tcPr>
            <w:tcW w:w="1138" w:type="dxa"/>
            <w:tcBorders>
              <w:top w:val="nil"/>
              <w:left w:val="nil"/>
              <w:bottom w:val="nil"/>
              <w:right w:val="nil"/>
            </w:tcBorders>
            <w:tcMar>
              <w:top w:w="15" w:type="dxa"/>
              <w:left w:w="140" w:type="dxa"/>
              <w:bottom w:w="15" w:type="dxa"/>
              <w:right w:w="140" w:type="dxa"/>
            </w:tcMar>
            <w:vAlign w:val="center"/>
          </w:tcPr>
          <w:p w14:paraId="70BF0EC6" w14:textId="32D06D40" w:rsidR="008C2A32" w:rsidRPr="006E5FF5" w:rsidDel="0063728F" w:rsidRDefault="008C2A32">
            <w:pPr>
              <w:rPr>
                <w:del w:id="1097" w:author="Alicia" w:date="2016-05-17T11:26:00Z"/>
                <w:rFonts w:ascii="Times New Roman" w:hAnsi="Times New Roman" w:cs="Times New Roman"/>
                <w:sz w:val="24"/>
                <w:szCs w:val="24"/>
                <w:lang w:eastAsia="es-ES"/>
              </w:rPr>
              <w:pPrChange w:id="1098" w:author="Alicia" w:date="2016-05-17T11:26:00Z">
                <w:pPr>
                  <w:spacing w:after="0" w:line="240" w:lineRule="auto"/>
                  <w:jc w:val="center"/>
                </w:pPr>
              </w:pPrChange>
            </w:pPr>
            <w:del w:id="1099" w:author="Alicia" w:date="2016-05-17T11:26:00Z">
              <w:r w:rsidRPr="006E5FF5" w:rsidDel="0063728F">
                <w:rPr>
                  <w:rFonts w:ascii="Times New Roman" w:hAnsi="Times New Roman" w:cs="Times New Roman"/>
                  <w:sz w:val="24"/>
                  <w:szCs w:val="24"/>
                  <w:lang w:eastAsia="es-ES"/>
                </w:rPr>
                <w:delText>&lt;0.001</w:delText>
              </w:r>
            </w:del>
          </w:p>
        </w:tc>
        <w:tc>
          <w:tcPr>
            <w:tcW w:w="50" w:type="dxa"/>
            <w:tcBorders>
              <w:top w:val="nil"/>
              <w:left w:val="nil"/>
              <w:bottom w:val="nil"/>
              <w:right w:val="nil"/>
            </w:tcBorders>
          </w:tcPr>
          <w:p w14:paraId="6CA6BF82" w14:textId="00FC00C4" w:rsidR="008C2A32" w:rsidRPr="006E5FF5" w:rsidDel="0063728F" w:rsidRDefault="008C2A32">
            <w:pPr>
              <w:rPr>
                <w:del w:id="1100" w:author="Alicia" w:date="2016-05-17T11:26:00Z"/>
                <w:rFonts w:ascii="Times New Roman" w:hAnsi="Times New Roman" w:cs="Times New Roman"/>
                <w:sz w:val="24"/>
                <w:szCs w:val="24"/>
                <w:lang w:eastAsia="es-ES"/>
              </w:rPr>
              <w:pPrChange w:id="1101" w:author="Alicia" w:date="2016-05-17T11:26:00Z">
                <w:pPr>
                  <w:spacing w:after="0" w:line="240" w:lineRule="auto"/>
                  <w:jc w:val="center"/>
                </w:pPr>
              </w:pPrChange>
            </w:pPr>
          </w:p>
        </w:tc>
        <w:tc>
          <w:tcPr>
            <w:tcW w:w="900" w:type="dxa"/>
            <w:tcBorders>
              <w:top w:val="nil"/>
              <w:left w:val="nil"/>
              <w:bottom w:val="nil"/>
              <w:right w:val="nil"/>
            </w:tcBorders>
            <w:vAlign w:val="center"/>
          </w:tcPr>
          <w:p w14:paraId="540DC88D" w14:textId="5EB60620" w:rsidR="008C2A32" w:rsidRPr="006E5FF5" w:rsidDel="0063728F" w:rsidRDefault="008C2A32">
            <w:pPr>
              <w:rPr>
                <w:del w:id="1102" w:author="Alicia" w:date="2016-05-17T11:26:00Z"/>
                <w:rFonts w:ascii="Times New Roman" w:hAnsi="Times New Roman" w:cs="Times New Roman"/>
                <w:sz w:val="24"/>
                <w:szCs w:val="24"/>
                <w:lang w:eastAsia="es-ES"/>
              </w:rPr>
              <w:pPrChange w:id="1103" w:author="Alicia" w:date="2016-05-17T11:26:00Z">
                <w:pPr>
                  <w:spacing w:after="0" w:line="240" w:lineRule="auto"/>
                  <w:jc w:val="center"/>
                </w:pPr>
              </w:pPrChange>
            </w:pPr>
            <w:del w:id="1104" w:author="Alicia" w:date="2016-05-17T11:26:00Z">
              <w:r w:rsidRPr="006E5FF5" w:rsidDel="0063728F">
                <w:rPr>
                  <w:rFonts w:ascii="Times New Roman" w:hAnsi="Times New Roman" w:cs="Times New Roman"/>
                  <w:sz w:val="24"/>
                  <w:szCs w:val="24"/>
                  <w:lang w:eastAsia="es-ES"/>
                </w:rPr>
                <w:delText>105.35</w:delText>
              </w:r>
            </w:del>
          </w:p>
        </w:tc>
        <w:tc>
          <w:tcPr>
            <w:tcW w:w="900" w:type="dxa"/>
            <w:tcBorders>
              <w:top w:val="nil"/>
              <w:left w:val="nil"/>
              <w:bottom w:val="nil"/>
              <w:right w:val="nil"/>
            </w:tcBorders>
            <w:vAlign w:val="center"/>
          </w:tcPr>
          <w:p w14:paraId="2FD39979" w14:textId="0815F48D" w:rsidR="008C2A32" w:rsidRPr="006E5FF5" w:rsidDel="0063728F" w:rsidRDefault="008C2A32">
            <w:pPr>
              <w:rPr>
                <w:del w:id="1105" w:author="Alicia" w:date="2016-05-17T11:26:00Z"/>
                <w:rFonts w:ascii="Times New Roman" w:hAnsi="Times New Roman" w:cs="Times New Roman"/>
                <w:sz w:val="24"/>
                <w:szCs w:val="24"/>
                <w:lang w:eastAsia="es-ES"/>
              </w:rPr>
              <w:pPrChange w:id="1106" w:author="Alicia" w:date="2016-05-17T11:26:00Z">
                <w:pPr>
                  <w:spacing w:after="0" w:line="240" w:lineRule="auto"/>
                  <w:jc w:val="center"/>
                </w:pPr>
              </w:pPrChange>
            </w:pPr>
            <w:del w:id="1107" w:author="Alicia" w:date="2016-05-17T11:26:00Z">
              <w:r w:rsidRPr="006E5FF5" w:rsidDel="0063728F">
                <w:rPr>
                  <w:rFonts w:ascii="Times New Roman" w:hAnsi="Times New Roman" w:cs="Times New Roman"/>
                  <w:sz w:val="24"/>
                  <w:szCs w:val="24"/>
                  <w:lang w:eastAsia="es-ES"/>
                </w:rPr>
                <w:delText>&lt;0.001</w:delText>
              </w:r>
            </w:del>
          </w:p>
        </w:tc>
      </w:tr>
      <w:tr w:rsidR="008C2A32" w:rsidRPr="00AA07B4" w:rsidDel="0063728F" w14:paraId="6263BF25" w14:textId="0FF31399" w:rsidTr="008C2A32">
        <w:trPr>
          <w:del w:id="1108" w:author="Alicia" w:date="2016-05-17T11:26:00Z"/>
        </w:trPr>
        <w:tc>
          <w:tcPr>
            <w:tcW w:w="4515" w:type="dxa"/>
            <w:tcBorders>
              <w:top w:val="nil"/>
              <w:left w:val="nil"/>
              <w:bottom w:val="nil"/>
              <w:right w:val="nil"/>
            </w:tcBorders>
            <w:tcMar>
              <w:top w:w="15" w:type="dxa"/>
              <w:left w:w="140" w:type="dxa"/>
              <w:bottom w:w="15" w:type="dxa"/>
              <w:right w:w="140" w:type="dxa"/>
            </w:tcMar>
            <w:vAlign w:val="center"/>
          </w:tcPr>
          <w:p w14:paraId="781D726E" w14:textId="15084B30" w:rsidR="008C2A32" w:rsidDel="0063728F" w:rsidRDefault="008C2A32">
            <w:pPr>
              <w:rPr>
                <w:del w:id="1109" w:author="Alicia" w:date="2016-05-17T11:26:00Z"/>
                <w:rFonts w:ascii="Times New Roman" w:hAnsi="Times New Roman" w:cs="Times New Roman"/>
                <w:sz w:val="24"/>
                <w:szCs w:val="24"/>
                <w:lang w:val="en-US" w:eastAsia="es-ES"/>
              </w:rPr>
              <w:pPrChange w:id="1110" w:author="Alicia" w:date="2016-05-17T11:26:00Z">
                <w:pPr>
                  <w:spacing w:after="0" w:line="240" w:lineRule="auto"/>
                </w:pPr>
              </w:pPrChange>
            </w:pPr>
            <w:del w:id="1111" w:author="Alicia" w:date="2016-05-17T11:26:00Z">
              <w:r w:rsidDel="0063728F">
                <w:rPr>
                  <w:rFonts w:ascii="Times New Roman" w:hAnsi="Times New Roman" w:cs="Times New Roman"/>
                  <w:sz w:val="24"/>
                  <w:szCs w:val="24"/>
                  <w:lang w:val="en-US" w:eastAsia="es-ES"/>
                </w:rPr>
                <w:delText>Phenology → Number of intact fruits</w:delText>
              </w:r>
            </w:del>
          </w:p>
        </w:tc>
        <w:tc>
          <w:tcPr>
            <w:tcW w:w="1080" w:type="dxa"/>
            <w:tcBorders>
              <w:top w:val="nil"/>
              <w:left w:val="nil"/>
              <w:bottom w:val="nil"/>
              <w:right w:val="nil"/>
            </w:tcBorders>
            <w:tcMar>
              <w:top w:w="15" w:type="dxa"/>
              <w:left w:w="140" w:type="dxa"/>
              <w:bottom w:w="15" w:type="dxa"/>
              <w:right w:w="140" w:type="dxa"/>
            </w:tcMar>
            <w:vAlign w:val="center"/>
          </w:tcPr>
          <w:p w14:paraId="1CBBD0F6" w14:textId="7A3924A9" w:rsidR="008C2A32" w:rsidRPr="006E5FF5" w:rsidDel="0063728F" w:rsidRDefault="008C2A32">
            <w:pPr>
              <w:rPr>
                <w:del w:id="1112" w:author="Alicia" w:date="2016-05-17T11:26:00Z"/>
                <w:rFonts w:ascii="Times New Roman" w:hAnsi="Times New Roman" w:cs="Times New Roman"/>
                <w:sz w:val="24"/>
                <w:szCs w:val="24"/>
                <w:lang w:eastAsia="es-ES"/>
              </w:rPr>
              <w:pPrChange w:id="1113" w:author="Alicia" w:date="2016-05-17T11:26:00Z">
                <w:pPr>
                  <w:spacing w:after="0" w:line="240" w:lineRule="auto"/>
                  <w:jc w:val="center"/>
                </w:pPr>
              </w:pPrChange>
            </w:pPr>
            <w:del w:id="1114" w:author="Alicia" w:date="2016-05-17T11:26:00Z">
              <w:r w:rsidRPr="006E5FF5" w:rsidDel="0063728F">
                <w:rPr>
                  <w:rFonts w:ascii="Times New Roman" w:hAnsi="Times New Roman" w:cs="Times New Roman"/>
                  <w:sz w:val="24"/>
                  <w:szCs w:val="24"/>
                  <w:lang w:eastAsia="es-ES"/>
                </w:rPr>
                <w:delText>10.03</w:delText>
              </w:r>
            </w:del>
          </w:p>
        </w:tc>
        <w:tc>
          <w:tcPr>
            <w:tcW w:w="1138" w:type="dxa"/>
            <w:tcBorders>
              <w:top w:val="nil"/>
              <w:left w:val="nil"/>
              <w:bottom w:val="nil"/>
              <w:right w:val="nil"/>
            </w:tcBorders>
            <w:tcMar>
              <w:top w:w="15" w:type="dxa"/>
              <w:left w:w="140" w:type="dxa"/>
              <w:bottom w:w="15" w:type="dxa"/>
              <w:right w:w="140" w:type="dxa"/>
            </w:tcMar>
            <w:vAlign w:val="center"/>
          </w:tcPr>
          <w:p w14:paraId="6C4C2F87" w14:textId="7D405862" w:rsidR="008C2A32" w:rsidRPr="006E5FF5" w:rsidDel="0063728F" w:rsidRDefault="008C2A32">
            <w:pPr>
              <w:rPr>
                <w:del w:id="1115" w:author="Alicia" w:date="2016-05-17T11:26:00Z"/>
                <w:rFonts w:ascii="Times New Roman" w:hAnsi="Times New Roman" w:cs="Times New Roman"/>
                <w:sz w:val="24"/>
                <w:szCs w:val="24"/>
                <w:lang w:eastAsia="es-ES"/>
              </w:rPr>
              <w:pPrChange w:id="1116" w:author="Alicia" w:date="2016-05-17T11:26:00Z">
                <w:pPr>
                  <w:spacing w:after="0" w:line="240" w:lineRule="auto"/>
                  <w:jc w:val="center"/>
                </w:pPr>
              </w:pPrChange>
            </w:pPr>
            <w:del w:id="1117" w:author="Alicia" w:date="2016-05-17T11:26:00Z">
              <w:r w:rsidRPr="006E5FF5" w:rsidDel="0063728F">
                <w:rPr>
                  <w:rFonts w:ascii="Times New Roman" w:hAnsi="Times New Roman" w:cs="Times New Roman"/>
                  <w:sz w:val="24"/>
                  <w:szCs w:val="24"/>
                  <w:lang w:eastAsia="es-ES"/>
                </w:rPr>
                <w:delText>0.348</w:delText>
              </w:r>
            </w:del>
          </w:p>
        </w:tc>
        <w:tc>
          <w:tcPr>
            <w:tcW w:w="50" w:type="dxa"/>
            <w:tcBorders>
              <w:top w:val="nil"/>
              <w:left w:val="nil"/>
              <w:bottom w:val="nil"/>
              <w:right w:val="nil"/>
            </w:tcBorders>
          </w:tcPr>
          <w:p w14:paraId="41C836CB" w14:textId="288BA482" w:rsidR="008C2A32" w:rsidRPr="006E5FF5" w:rsidDel="0063728F" w:rsidRDefault="008C2A32">
            <w:pPr>
              <w:rPr>
                <w:del w:id="1118" w:author="Alicia" w:date="2016-05-17T11:26:00Z"/>
                <w:rFonts w:ascii="Times New Roman" w:hAnsi="Times New Roman" w:cs="Times New Roman"/>
                <w:sz w:val="24"/>
                <w:szCs w:val="24"/>
                <w:lang w:eastAsia="es-ES"/>
              </w:rPr>
              <w:pPrChange w:id="1119" w:author="Alicia" w:date="2016-05-17T11:26:00Z">
                <w:pPr>
                  <w:spacing w:after="0" w:line="240" w:lineRule="auto"/>
                  <w:jc w:val="center"/>
                </w:pPr>
              </w:pPrChange>
            </w:pPr>
          </w:p>
        </w:tc>
        <w:tc>
          <w:tcPr>
            <w:tcW w:w="900" w:type="dxa"/>
            <w:tcBorders>
              <w:top w:val="nil"/>
              <w:left w:val="nil"/>
              <w:bottom w:val="nil"/>
              <w:right w:val="nil"/>
            </w:tcBorders>
            <w:vAlign w:val="center"/>
          </w:tcPr>
          <w:p w14:paraId="38EAE130" w14:textId="1032E147" w:rsidR="008C2A32" w:rsidRPr="006E5FF5" w:rsidDel="0063728F" w:rsidRDefault="008C2A32">
            <w:pPr>
              <w:rPr>
                <w:del w:id="1120" w:author="Alicia" w:date="2016-05-17T11:26:00Z"/>
                <w:rFonts w:ascii="Times New Roman" w:hAnsi="Times New Roman" w:cs="Times New Roman"/>
                <w:sz w:val="24"/>
                <w:szCs w:val="24"/>
                <w:lang w:eastAsia="es-ES"/>
              </w:rPr>
              <w:pPrChange w:id="1121" w:author="Alicia" w:date="2016-05-17T11:26:00Z">
                <w:pPr>
                  <w:spacing w:after="0" w:line="240" w:lineRule="auto"/>
                  <w:jc w:val="center"/>
                </w:pPr>
              </w:pPrChange>
            </w:pPr>
            <w:del w:id="1122" w:author="Alicia" w:date="2016-05-17T11:26:00Z">
              <w:r w:rsidRPr="006E5FF5" w:rsidDel="0063728F">
                <w:rPr>
                  <w:rFonts w:ascii="Times New Roman" w:hAnsi="Times New Roman" w:cs="Times New Roman"/>
                  <w:sz w:val="24"/>
                  <w:szCs w:val="24"/>
                  <w:lang w:eastAsia="es-ES"/>
                </w:rPr>
                <w:delText>8.38</w:delText>
              </w:r>
            </w:del>
          </w:p>
        </w:tc>
        <w:tc>
          <w:tcPr>
            <w:tcW w:w="900" w:type="dxa"/>
            <w:tcBorders>
              <w:top w:val="nil"/>
              <w:left w:val="nil"/>
              <w:bottom w:val="nil"/>
              <w:right w:val="nil"/>
            </w:tcBorders>
            <w:vAlign w:val="center"/>
          </w:tcPr>
          <w:p w14:paraId="25CDC74E" w14:textId="0AF9104D" w:rsidR="008C2A32" w:rsidRPr="006E5FF5" w:rsidDel="0063728F" w:rsidRDefault="008C2A32">
            <w:pPr>
              <w:rPr>
                <w:del w:id="1123" w:author="Alicia" w:date="2016-05-17T11:26:00Z"/>
                <w:rFonts w:ascii="Times New Roman" w:hAnsi="Times New Roman" w:cs="Times New Roman"/>
                <w:sz w:val="24"/>
                <w:szCs w:val="24"/>
                <w:lang w:eastAsia="es-ES"/>
              </w:rPr>
              <w:pPrChange w:id="1124" w:author="Alicia" w:date="2016-05-17T11:26:00Z">
                <w:pPr>
                  <w:spacing w:after="0" w:line="240" w:lineRule="auto"/>
                  <w:jc w:val="center"/>
                </w:pPr>
              </w:pPrChange>
            </w:pPr>
            <w:del w:id="1125" w:author="Alicia" w:date="2016-05-17T11:26:00Z">
              <w:r w:rsidRPr="006E5FF5" w:rsidDel="0063728F">
                <w:rPr>
                  <w:rFonts w:ascii="Times New Roman" w:hAnsi="Times New Roman" w:cs="Times New Roman"/>
                  <w:sz w:val="24"/>
                  <w:szCs w:val="24"/>
                  <w:lang w:eastAsia="es-ES"/>
                </w:rPr>
                <w:delText>0.592</w:delText>
              </w:r>
            </w:del>
          </w:p>
        </w:tc>
      </w:tr>
      <w:tr w:rsidR="008C2A32" w:rsidRPr="00AA07B4" w:rsidDel="0063728F" w14:paraId="5268F5C7" w14:textId="602CFFE7" w:rsidTr="008C2A32">
        <w:trPr>
          <w:del w:id="1126" w:author="Alicia" w:date="2016-05-17T11:26:00Z"/>
        </w:trPr>
        <w:tc>
          <w:tcPr>
            <w:tcW w:w="4515" w:type="dxa"/>
            <w:tcBorders>
              <w:top w:val="nil"/>
              <w:left w:val="nil"/>
              <w:bottom w:val="nil"/>
              <w:right w:val="nil"/>
            </w:tcBorders>
            <w:tcMar>
              <w:top w:w="15" w:type="dxa"/>
              <w:left w:w="140" w:type="dxa"/>
              <w:bottom w:w="15" w:type="dxa"/>
              <w:right w:w="140" w:type="dxa"/>
            </w:tcMar>
            <w:vAlign w:val="center"/>
          </w:tcPr>
          <w:p w14:paraId="27A8D70B" w14:textId="7B437BD7" w:rsidR="008C2A32" w:rsidDel="0063728F" w:rsidRDefault="008C2A32">
            <w:pPr>
              <w:rPr>
                <w:del w:id="1127" w:author="Alicia" w:date="2016-05-17T11:26:00Z"/>
                <w:rFonts w:ascii="Times New Roman" w:hAnsi="Times New Roman" w:cs="Times New Roman"/>
                <w:sz w:val="24"/>
                <w:szCs w:val="24"/>
                <w:lang w:val="en-US" w:eastAsia="es-ES"/>
              </w:rPr>
              <w:pPrChange w:id="1128" w:author="Alicia" w:date="2016-05-17T11:26:00Z">
                <w:pPr>
                  <w:spacing w:after="0" w:line="240" w:lineRule="auto"/>
                </w:pPr>
              </w:pPrChange>
            </w:pPr>
            <w:del w:id="1129" w:author="Alicia" w:date="2016-05-17T11:26:00Z">
              <w:r w:rsidDel="0063728F">
                <w:rPr>
                  <w:rFonts w:ascii="Times New Roman" w:hAnsi="Times New Roman" w:cs="Times New Roman"/>
                  <w:sz w:val="24"/>
                  <w:szCs w:val="24"/>
                  <w:lang w:val="en-US" w:eastAsia="es-ES"/>
                </w:rPr>
                <w:delText>Phenology → Number of eggs</w:delText>
              </w:r>
            </w:del>
          </w:p>
        </w:tc>
        <w:tc>
          <w:tcPr>
            <w:tcW w:w="1080" w:type="dxa"/>
            <w:tcBorders>
              <w:top w:val="nil"/>
              <w:left w:val="nil"/>
              <w:bottom w:val="nil"/>
              <w:right w:val="nil"/>
            </w:tcBorders>
            <w:tcMar>
              <w:top w:w="15" w:type="dxa"/>
              <w:left w:w="140" w:type="dxa"/>
              <w:bottom w:w="15" w:type="dxa"/>
              <w:right w:w="140" w:type="dxa"/>
            </w:tcMar>
            <w:vAlign w:val="center"/>
          </w:tcPr>
          <w:p w14:paraId="134E8A5B" w14:textId="66F2EE33" w:rsidR="008C2A32" w:rsidRPr="006E5FF5" w:rsidDel="0063728F" w:rsidRDefault="008C2A32">
            <w:pPr>
              <w:rPr>
                <w:del w:id="1130" w:author="Alicia" w:date="2016-05-17T11:26:00Z"/>
                <w:rFonts w:ascii="Times New Roman" w:hAnsi="Times New Roman" w:cs="Times New Roman"/>
                <w:sz w:val="24"/>
                <w:szCs w:val="24"/>
                <w:lang w:eastAsia="es-ES"/>
              </w:rPr>
              <w:pPrChange w:id="1131" w:author="Alicia" w:date="2016-05-17T11:26:00Z">
                <w:pPr>
                  <w:spacing w:after="0" w:line="240" w:lineRule="auto"/>
                  <w:jc w:val="center"/>
                </w:pPr>
              </w:pPrChange>
            </w:pPr>
            <w:del w:id="1132" w:author="Alicia" w:date="2016-05-17T11:26:00Z">
              <w:r w:rsidRPr="006E5FF5" w:rsidDel="0063728F">
                <w:rPr>
                  <w:rFonts w:ascii="Times New Roman" w:hAnsi="Times New Roman" w:cs="Times New Roman"/>
                  <w:sz w:val="24"/>
                  <w:szCs w:val="24"/>
                  <w:lang w:eastAsia="es-ES"/>
                </w:rPr>
                <w:delText>53.40</w:delText>
              </w:r>
            </w:del>
          </w:p>
        </w:tc>
        <w:tc>
          <w:tcPr>
            <w:tcW w:w="1138" w:type="dxa"/>
            <w:tcBorders>
              <w:top w:val="nil"/>
              <w:left w:val="nil"/>
              <w:bottom w:val="nil"/>
              <w:right w:val="nil"/>
            </w:tcBorders>
            <w:tcMar>
              <w:top w:w="15" w:type="dxa"/>
              <w:left w:w="140" w:type="dxa"/>
              <w:bottom w:w="15" w:type="dxa"/>
              <w:right w:w="140" w:type="dxa"/>
            </w:tcMar>
            <w:vAlign w:val="center"/>
          </w:tcPr>
          <w:p w14:paraId="471E71DE" w14:textId="10A9078D" w:rsidR="008C2A32" w:rsidRPr="006E5FF5" w:rsidDel="0063728F" w:rsidRDefault="008C2A32">
            <w:pPr>
              <w:rPr>
                <w:del w:id="1133" w:author="Alicia" w:date="2016-05-17T11:26:00Z"/>
                <w:rFonts w:ascii="Times New Roman" w:hAnsi="Times New Roman" w:cs="Times New Roman"/>
                <w:sz w:val="24"/>
                <w:szCs w:val="24"/>
                <w:lang w:eastAsia="es-ES"/>
              </w:rPr>
              <w:pPrChange w:id="1134" w:author="Alicia" w:date="2016-05-17T11:26:00Z">
                <w:pPr>
                  <w:spacing w:after="0" w:line="240" w:lineRule="auto"/>
                  <w:jc w:val="center"/>
                </w:pPr>
              </w:pPrChange>
            </w:pPr>
            <w:del w:id="1135" w:author="Alicia" w:date="2016-05-17T11:26:00Z">
              <w:r w:rsidRPr="006E5FF5" w:rsidDel="0063728F">
                <w:rPr>
                  <w:rFonts w:ascii="Times New Roman" w:hAnsi="Times New Roman" w:cs="Times New Roman"/>
                  <w:sz w:val="24"/>
                  <w:szCs w:val="24"/>
                  <w:lang w:eastAsia="es-ES"/>
                </w:rPr>
                <w:delText>&lt;0.001</w:delText>
              </w:r>
            </w:del>
          </w:p>
        </w:tc>
        <w:tc>
          <w:tcPr>
            <w:tcW w:w="50" w:type="dxa"/>
            <w:tcBorders>
              <w:top w:val="nil"/>
              <w:left w:val="nil"/>
              <w:bottom w:val="nil"/>
              <w:right w:val="nil"/>
            </w:tcBorders>
          </w:tcPr>
          <w:p w14:paraId="76031CF3" w14:textId="3F936AB7" w:rsidR="008C2A32" w:rsidRPr="006E5FF5" w:rsidDel="0063728F" w:rsidRDefault="008C2A32">
            <w:pPr>
              <w:rPr>
                <w:del w:id="1136" w:author="Alicia" w:date="2016-05-17T11:26:00Z"/>
                <w:rFonts w:ascii="Times New Roman" w:hAnsi="Times New Roman" w:cs="Times New Roman"/>
                <w:sz w:val="24"/>
                <w:szCs w:val="24"/>
                <w:lang w:eastAsia="es-ES"/>
              </w:rPr>
              <w:pPrChange w:id="1137" w:author="Alicia" w:date="2016-05-17T11:26:00Z">
                <w:pPr>
                  <w:spacing w:after="0" w:line="240" w:lineRule="auto"/>
                  <w:jc w:val="center"/>
                </w:pPr>
              </w:pPrChange>
            </w:pPr>
          </w:p>
        </w:tc>
        <w:tc>
          <w:tcPr>
            <w:tcW w:w="900" w:type="dxa"/>
            <w:tcBorders>
              <w:top w:val="nil"/>
              <w:left w:val="nil"/>
              <w:bottom w:val="nil"/>
              <w:right w:val="nil"/>
            </w:tcBorders>
            <w:vAlign w:val="center"/>
          </w:tcPr>
          <w:p w14:paraId="707A852B" w14:textId="1571B4B1" w:rsidR="008C2A32" w:rsidRPr="006E5FF5" w:rsidDel="0063728F" w:rsidRDefault="008C2A32">
            <w:pPr>
              <w:rPr>
                <w:del w:id="1138" w:author="Alicia" w:date="2016-05-17T11:26:00Z"/>
                <w:rFonts w:ascii="Times New Roman" w:hAnsi="Times New Roman" w:cs="Times New Roman"/>
                <w:sz w:val="24"/>
                <w:szCs w:val="24"/>
                <w:lang w:eastAsia="es-ES"/>
              </w:rPr>
              <w:pPrChange w:id="1139" w:author="Alicia" w:date="2016-05-17T11:26:00Z">
                <w:pPr>
                  <w:spacing w:after="0" w:line="240" w:lineRule="auto"/>
                  <w:jc w:val="center"/>
                </w:pPr>
              </w:pPrChange>
            </w:pPr>
            <w:del w:id="1140" w:author="Alicia" w:date="2016-05-17T11:26:00Z">
              <w:r w:rsidRPr="006E5FF5" w:rsidDel="0063728F">
                <w:rPr>
                  <w:rFonts w:ascii="Times New Roman" w:hAnsi="Times New Roman" w:cs="Times New Roman"/>
                  <w:sz w:val="24"/>
                  <w:szCs w:val="24"/>
                  <w:lang w:eastAsia="es-ES"/>
                </w:rPr>
                <w:delText>28.68</w:delText>
              </w:r>
            </w:del>
          </w:p>
        </w:tc>
        <w:tc>
          <w:tcPr>
            <w:tcW w:w="900" w:type="dxa"/>
            <w:tcBorders>
              <w:top w:val="nil"/>
              <w:left w:val="nil"/>
              <w:bottom w:val="nil"/>
              <w:right w:val="nil"/>
            </w:tcBorders>
            <w:vAlign w:val="center"/>
          </w:tcPr>
          <w:p w14:paraId="2753BC3B" w14:textId="462DA558" w:rsidR="008C2A32" w:rsidRPr="006E5FF5" w:rsidDel="0063728F" w:rsidRDefault="008C2A32">
            <w:pPr>
              <w:rPr>
                <w:del w:id="1141" w:author="Alicia" w:date="2016-05-17T11:26:00Z"/>
                <w:rFonts w:ascii="Times New Roman" w:hAnsi="Times New Roman" w:cs="Times New Roman"/>
                <w:sz w:val="24"/>
                <w:szCs w:val="24"/>
                <w:lang w:eastAsia="es-ES"/>
              </w:rPr>
              <w:pPrChange w:id="1142" w:author="Alicia" w:date="2016-05-17T11:26:00Z">
                <w:pPr>
                  <w:spacing w:after="0" w:line="240" w:lineRule="auto"/>
                  <w:jc w:val="center"/>
                </w:pPr>
              </w:pPrChange>
            </w:pPr>
            <w:del w:id="1143" w:author="Alicia" w:date="2016-05-17T11:26:00Z">
              <w:r w:rsidRPr="006E5FF5" w:rsidDel="0063728F">
                <w:rPr>
                  <w:rFonts w:ascii="Times New Roman" w:hAnsi="Times New Roman" w:cs="Times New Roman"/>
                  <w:sz w:val="24"/>
                  <w:szCs w:val="24"/>
                  <w:lang w:eastAsia="es-ES"/>
                </w:rPr>
                <w:delText>0.001</w:delText>
              </w:r>
            </w:del>
          </w:p>
        </w:tc>
      </w:tr>
      <w:tr w:rsidR="008C2A32" w:rsidRPr="00AA07B4" w:rsidDel="0063728F" w14:paraId="099BC195" w14:textId="199732DD" w:rsidTr="008C2A32">
        <w:trPr>
          <w:del w:id="1144" w:author="Alicia" w:date="2016-05-17T11:26:00Z"/>
        </w:trPr>
        <w:tc>
          <w:tcPr>
            <w:tcW w:w="4515" w:type="dxa"/>
            <w:tcBorders>
              <w:top w:val="nil"/>
              <w:left w:val="nil"/>
              <w:bottom w:val="nil"/>
              <w:right w:val="nil"/>
            </w:tcBorders>
            <w:tcMar>
              <w:top w:w="15" w:type="dxa"/>
              <w:left w:w="140" w:type="dxa"/>
              <w:bottom w:w="15" w:type="dxa"/>
              <w:right w:w="140" w:type="dxa"/>
            </w:tcMar>
            <w:vAlign w:val="center"/>
          </w:tcPr>
          <w:p w14:paraId="1FA9C509" w14:textId="04756CF8" w:rsidR="008C2A32" w:rsidDel="0063728F" w:rsidRDefault="008C2A32">
            <w:pPr>
              <w:rPr>
                <w:del w:id="1145" w:author="Alicia" w:date="2016-05-17T11:26:00Z"/>
                <w:rFonts w:ascii="Times New Roman" w:hAnsi="Times New Roman" w:cs="Times New Roman"/>
                <w:sz w:val="24"/>
                <w:szCs w:val="24"/>
                <w:lang w:val="en-US" w:eastAsia="es-ES"/>
              </w:rPr>
              <w:pPrChange w:id="1146" w:author="Alicia" w:date="2016-05-17T11:26:00Z">
                <w:pPr>
                  <w:spacing w:after="0" w:line="240" w:lineRule="auto"/>
                </w:pPr>
              </w:pPrChange>
            </w:pPr>
            <w:del w:id="1147" w:author="Alicia" w:date="2016-05-17T11:26:00Z">
              <w:r w:rsidDel="0063728F">
                <w:rPr>
                  <w:rFonts w:ascii="Times New Roman" w:hAnsi="Times New Roman" w:cs="Times New Roman"/>
                  <w:sz w:val="24"/>
                  <w:szCs w:val="24"/>
                  <w:lang w:val="en-US" w:eastAsia="es-ES"/>
                </w:rPr>
                <w:delText>Shoot height → Number of eggs</w:delText>
              </w:r>
            </w:del>
          </w:p>
        </w:tc>
        <w:tc>
          <w:tcPr>
            <w:tcW w:w="1080" w:type="dxa"/>
            <w:tcBorders>
              <w:top w:val="nil"/>
              <w:left w:val="nil"/>
              <w:bottom w:val="nil"/>
              <w:right w:val="nil"/>
            </w:tcBorders>
            <w:tcMar>
              <w:top w:w="15" w:type="dxa"/>
              <w:left w:w="140" w:type="dxa"/>
              <w:bottom w:w="15" w:type="dxa"/>
              <w:right w:w="140" w:type="dxa"/>
            </w:tcMar>
            <w:vAlign w:val="center"/>
          </w:tcPr>
          <w:p w14:paraId="4EF8B9C5" w14:textId="27E2276F" w:rsidR="008C2A32" w:rsidRPr="006E5FF5" w:rsidDel="0063728F" w:rsidRDefault="008C2A32">
            <w:pPr>
              <w:rPr>
                <w:del w:id="1148" w:author="Alicia" w:date="2016-05-17T11:26:00Z"/>
                <w:rFonts w:ascii="Times New Roman" w:hAnsi="Times New Roman" w:cs="Times New Roman"/>
                <w:sz w:val="24"/>
                <w:szCs w:val="24"/>
                <w:lang w:eastAsia="es-ES"/>
              </w:rPr>
              <w:pPrChange w:id="1149" w:author="Alicia" w:date="2016-05-17T11:26:00Z">
                <w:pPr>
                  <w:spacing w:after="0" w:line="240" w:lineRule="auto"/>
                  <w:jc w:val="center"/>
                </w:pPr>
              </w:pPrChange>
            </w:pPr>
            <w:del w:id="1150" w:author="Alicia" w:date="2016-05-17T11:26:00Z">
              <w:r w:rsidRPr="006E5FF5" w:rsidDel="0063728F">
                <w:rPr>
                  <w:rFonts w:ascii="Times New Roman" w:hAnsi="Times New Roman" w:cs="Times New Roman"/>
                  <w:sz w:val="24"/>
                  <w:szCs w:val="24"/>
                  <w:lang w:eastAsia="es-ES"/>
                </w:rPr>
                <w:delText>9.56</w:delText>
              </w:r>
            </w:del>
          </w:p>
        </w:tc>
        <w:tc>
          <w:tcPr>
            <w:tcW w:w="1138" w:type="dxa"/>
            <w:tcBorders>
              <w:top w:val="nil"/>
              <w:left w:val="nil"/>
              <w:bottom w:val="nil"/>
              <w:right w:val="nil"/>
            </w:tcBorders>
            <w:tcMar>
              <w:top w:w="15" w:type="dxa"/>
              <w:left w:w="140" w:type="dxa"/>
              <w:bottom w:w="15" w:type="dxa"/>
              <w:right w:w="140" w:type="dxa"/>
            </w:tcMar>
            <w:vAlign w:val="center"/>
          </w:tcPr>
          <w:p w14:paraId="36FB89B1" w14:textId="2A0F8FCA" w:rsidR="008C2A32" w:rsidRPr="006E5FF5" w:rsidDel="0063728F" w:rsidRDefault="008C2A32">
            <w:pPr>
              <w:rPr>
                <w:del w:id="1151" w:author="Alicia" w:date="2016-05-17T11:26:00Z"/>
                <w:rFonts w:ascii="Times New Roman" w:hAnsi="Times New Roman" w:cs="Times New Roman"/>
                <w:sz w:val="24"/>
                <w:szCs w:val="24"/>
                <w:lang w:eastAsia="es-ES"/>
              </w:rPr>
              <w:pPrChange w:id="1152" w:author="Alicia" w:date="2016-05-17T11:26:00Z">
                <w:pPr>
                  <w:spacing w:after="0" w:line="240" w:lineRule="auto"/>
                  <w:jc w:val="center"/>
                </w:pPr>
              </w:pPrChange>
            </w:pPr>
            <w:del w:id="1153" w:author="Alicia" w:date="2016-05-17T11:26:00Z">
              <w:r w:rsidRPr="006E5FF5" w:rsidDel="0063728F">
                <w:rPr>
                  <w:rFonts w:ascii="Times New Roman" w:hAnsi="Times New Roman" w:cs="Times New Roman"/>
                  <w:sz w:val="24"/>
                  <w:szCs w:val="24"/>
                  <w:lang w:eastAsia="es-ES"/>
                </w:rPr>
                <w:delText>0.388</w:delText>
              </w:r>
            </w:del>
          </w:p>
        </w:tc>
        <w:tc>
          <w:tcPr>
            <w:tcW w:w="50" w:type="dxa"/>
            <w:tcBorders>
              <w:top w:val="nil"/>
              <w:left w:val="nil"/>
              <w:bottom w:val="nil"/>
              <w:right w:val="nil"/>
            </w:tcBorders>
          </w:tcPr>
          <w:p w14:paraId="6ADE1DF2" w14:textId="320BF048" w:rsidR="008C2A32" w:rsidRPr="006E5FF5" w:rsidDel="0063728F" w:rsidRDefault="008C2A32">
            <w:pPr>
              <w:rPr>
                <w:del w:id="1154" w:author="Alicia" w:date="2016-05-17T11:26:00Z"/>
                <w:rFonts w:ascii="Times New Roman" w:hAnsi="Times New Roman" w:cs="Times New Roman"/>
                <w:sz w:val="24"/>
                <w:szCs w:val="24"/>
                <w:lang w:eastAsia="es-ES"/>
              </w:rPr>
              <w:pPrChange w:id="1155" w:author="Alicia" w:date="2016-05-17T11:26:00Z">
                <w:pPr>
                  <w:spacing w:after="0" w:line="240" w:lineRule="auto"/>
                  <w:jc w:val="center"/>
                </w:pPr>
              </w:pPrChange>
            </w:pPr>
          </w:p>
        </w:tc>
        <w:tc>
          <w:tcPr>
            <w:tcW w:w="900" w:type="dxa"/>
            <w:tcBorders>
              <w:top w:val="nil"/>
              <w:left w:val="nil"/>
              <w:bottom w:val="nil"/>
              <w:right w:val="nil"/>
            </w:tcBorders>
            <w:vAlign w:val="center"/>
          </w:tcPr>
          <w:p w14:paraId="662FB42A" w14:textId="0F0DC0F8" w:rsidR="008C2A32" w:rsidRPr="006E5FF5" w:rsidDel="0063728F" w:rsidRDefault="008C2A32">
            <w:pPr>
              <w:rPr>
                <w:del w:id="1156" w:author="Alicia" w:date="2016-05-17T11:26:00Z"/>
                <w:rFonts w:ascii="Times New Roman" w:hAnsi="Times New Roman" w:cs="Times New Roman"/>
                <w:sz w:val="24"/>
                <w:szCs w:val="24"/>
                <w:lang w:eastAsia="es-ES"/>
              </w:rPr>
              <w:pPrChange w:id="1157" w:author="Alicia" w:date="2016-05-17T11:26:00Z">
                <w:pPr>
                  <w:spacing w:after="0" w:line="240" w:lineRule="auto"/>
                  <w:jc w:val="center"/>
                </w:pPr>
              </w:pPrChange>
            </w:pPr>
            <w:del w:id="1158" w:author="Alicia" w:date="2016-05-17T11:26:00Z">
              <w:r w:rsidRPr="006E5FF5" w:rsidDel="0063728F">
                <w:rPr>
                  <w:rFonts w:ascii="Times New Roman" w:hAnsi="Times New Roman" w:cs="Times New Roman"/>
                  <w:sz w:val="24"/>
                  <w:szCs w:val="24"/>
                  <w:lang w:eastAsia="es-ES"/>
                </w:rPr>
                <w:delText>9.37</w:delText>
              </w:r>
            </w:del>
          </w:p>
        </w:tc>
        <w:tc>
          <w:tcPr>
            <w:tcW w:w="900" w:type="dxa"/>
            <w:tcBorders>
              <w:top w:val="nil"/>
              <w:left w:val="nil"/>
              <w:bottom w:val="nil"/>
              <w:right w:val="nil"/>
            </w:tcBorders>
            <w:vAlign w:val="center"/>
          </w:tcPr>
          <w:p w14:paraId="4F1F94C9" w14:textId="1DB09029" w:rsidR="008C2A32" w:rsidRPr="006E5FF5" w:rsidDel="0063728F" w:rsidRDefault="008C2A32">
            <w:pPr>
              <w:rPr>
                <w:del w:id="1159" w:author="Alicia" w:date="2016-05-17T11:26:00Z"/>
                <w:rFonts w:ascii="Times New Roman" w:hAnsi="Times New Roman" w:cs="Times New Roman"/>
                <w:sz w:val="24"/>
                <w:szCs w:val="24"/>
                <w:lang w:eastAsia="es-ES"/>
              </w:rPr>
              <w:pPrChange w:id="1160" w:author="Alicia" w:date="2016-05-17T11:26:00Z">
                <w:pPr>
                  <w:spacing w:after="0" w:line="240" w:lineRule="auto"/>
                  <w:jc w:val="center"/>
                </w:pPr>
              </w:pPrChange>
            </w:pPr>
            <w:del w:id="1161" w:author="Alicia" w:date="2016-05-17T11:26:00Z">
              <w:r w:rsidRPr="006E5FF5" w:rsidDel="0063728F">
                <w:rPr>
                  <w:rFonts w:ascii="Times New Roman" w:hAnsi="Times New Roman" w:cs="Times New Roman"/>
                  <w:sz w:val="24"/>
                  <w:szCs w:val="24"/>
                  <w:lang w:eastAsia="es-ES"/>
                </w:rPr>
                <w:delText>0.497</w:delText>
              </w:r>
            </w:del>
          </w:p>
        </w:tc>
      </w:tr>
      <w:tr w:rsidR="008C2A32" w:rsidRPr="00AA07B4" w:rsidDel="0063728F" w14:paraId="3269D143" w14:textId="7A24C952" w:rsidTr="008C2A32">
        <w:trPr>
          <w:del w:id="1162" w:author="Alicia" w:date="2016-05-17T11:26:00Z"/>
        </w:trPr>
        <w:tc>
          <w:tcPr>
            <w:tcW w:w="4515" w:type="dxa"/>
            <w:tcBorders>
              <w:top w:val="nil"/>
              <w:left w:val="nil"/>
              <w:bottom w:val="nil"/>
              <w:right w:val="nil"/>
            </w:tcBorders>
            <w:tcMar>
              <w:top w:w="15" w:type="dxa"/>
              <w:left w:w="140" w:type="dxa"/>
              <w:bottom w:w="15" w:type="dxa"/>
              <w:right w:w="140" w:type="dxa"/>
            </w:tcMar>
            <w:vAlign w:val="center"/>
          </w:tcPr>
          <w:p w14:paraId="375E2D72" w14:textId="58870414" w:rsidR="008C2A32" w:rsidDel="0063728F" w:rsidRDefault="008C2A32">
            <w:pPr>
              <w:rPr>
                <w:del w:id="1163" w:author="Alicia" w:date="2016-05-17T11:26:00Z"/>
                <w:rFonts w:ascii="Times New Roman" w:hAnsi="Times New Roman" w:cs="Times New Roman"/>
                <w:sz w:val="24"/>
                <w:szCs w:val="24"/>
                <w:lang w:val="en-US" w:eastAsia="es-ES"/>
              </w:rPr>
              <w:pPrChange w:id="1164" w:author="Alicia" w:date="2016-05-17T11:26:00Z">
                <w:pPr>
                  <w:spacing w:after="0" w:line="240" w:lineRule="auto"/>
                </w:pPr>
              </w:pPrChange>
            </w:pPr>
            <w:del w:id="1165" w:author="Alicia" w:date="2016-05-17T11:26:00Z">
              <w:r w:rsidDel="0063728F">
                <w:rPr>
                  <w:rFonts w:ascii="Times New Roman" w:hAnsi="Times New Roman" w:cs="Times New Roman"/>
                  <w:sz w:val="24"/>
                  <w:szCs w:val="24"/>
                  <w:lang w:val="en-US" w:eastAsia="es-ES"/>
                </w:rPr>
                <w:delText>Shoot height → Number of intact fruits</w:delText>
              </w:r>
            </w:del>
          </w:p>
        </w:tc>
        <w:tc>
          <w:tcPr>
            <w:tcW w:w="1080" w:type="dxa"/>
            <w:tcBorders>
              <w:top w:val="nil"/>
              <w:left w:val="nil"/>
              <w:bottom w:val="nil"/>
              <w:right w:val="nil"/>
            </w:tcBorders>
            <w:tcMar>
              <w:top w:w="15" w:type="dxa"/>
              <w:left w:w="140" w:type="dxa"/>
              <w:bottom w:w="15" w:type="dxa"/>
              <w:right w:w="140" w:type="dxa"/>
            </w:tcMar>
            <w:vAlign w:val="center"/>
          </w:tcPr>
          <w:p w14:paraId="330250B9" w14:textId="4EB44B28" w:rsidR="008C2A32" w:rsidRPr="006E5FF5" w:rsidDel="0063728F" w:rsidRDefault="008C2A32">
            <w:pPr>
              <w:rPr>
                <w:del w:id="1166" w:author="Alicia" w:date="2016-05-17T11:26:00Z"/>
                <w:rFonts w:ascii="Times New Roman" w:hAnsi="Times New Roman" w:cs="Times New Roman"/>
                <w:sz w:val="24"/>
                <w:szCs w:val="24"/>
                <w:lang w:eastAsia="es-ES"/>
              </w:rPr>
              <w:pPrChange w:id="1167" w:author="Alicia" w:date="2016-05-17T11:26:00Z">
                <w:pPr>
                  <w:spacing w:after="0" w:line="240" w:lineRule="auto"/>
                  <w:jc w:val="center"/>
                </w:pPr>
              </w:pPrChange>
            </w:pPr>
            <w:del w:id="1168" w:author="Alicia" w:date="2016-05-17T11:26:00Z">
              <w:r w:rsidRPr="006E5FF5" w:rsidDel="0063728F">
                <w:rPr>
                  <w:rFonts w:ascii="Times New Roman" w:hAnsi="Times New Roman" w:cs="Times New Roman"/>
                  <w:sz w:val="24"/>
                  <w:szCs w:val="24"/>
                  <w:lang w:eastAsia="es-ES"/>
                </w:rPr>
                <w:delText>9.66</w:delText>
              </w:r>
            </w:del>
          </w:p>
        </w:tc>
        <w:tc>
          <w:tcPr>
            <w:tcW w:w="1138" w:type="dxa"/>
            <w:tcBorders>
              <w:top w:val="nil"/>
              <w:left w:val="nil"/>
              <w:bottom w:val="nil"/>
              <w:right w:val="nil"/>
            </w:tcBorders>
            <w:tcMar>
              <w:top w:w="15" w:type="dxa"/>
              <w:left w:w="140" w:type="dxa"/>
              <w:bottom w:w="15" w:type="dxa"/>
              <w:right w:w="140" w:type="dxa"/>
            </w:tcMar>
            <w:vAlign w:val="center"/>
          </w:tcPr>
          <w:p w14:paraId="7ADF88AB" w14:textId="75B419D7" w:rsidR="008C2A32" w:rsidRPr="006E5FF5" w:rsidDel="0063728F" w:rsidRDefault="008C2A32">
            <w:pPr>
              <w:rPr>
                <w:del w:id="1169" w:author="Alicia" w:date="2016-05-17T11:26:00Z"/>
                <w:rFonts w:ascii="Times New Roman" w:hAnsi="Times New Roman" w:cs="Times New Roman"/>
                <w:sz w:val="24"/>
                <w:szCs w:val="24"/>
                <w:lang w:eastAsia="es-ES"/>
              </w:rPr>
              <w:pPrChange w:id="1170" w:author="Alicia" w:date="2016-05-17T11:26:00Z">
                <w:pPr>
                  <w:spacing w:after="0" w:line="240" w:lineRule="auto"/>
                  <w:jc w:val="center"/>
                </w:pPr>
              </w:pPrChange>
            </w:pPr>
            <w:del w:id="1171" w:author="Alicia" w:date="2016-05-17T11:26:00Z">
              <w:r w:rsidRPr="006E5FF5" w:rsidDel="0063728F">
                <w:rPr>
                  <w:rFonts w:ascii="Times New Roman" w:hAnsi="Times New Roman" w:cs="Times New Roman"/>
                  <w:sz w:val="24"/>
                  <w:szCs w:val="24"/>
                  <w:lang w:eastAsia="es-ES"/>
                </w:rPr>
                <w:delText>0.378</w:delText>
              </w:r>
            </w:del>
          </w:p>
        </w:tc>
        <w:tc>
          <w:tcPr>
            <w:tcW w:w="50" w:type="dxa"/>
            <w:tcBorders>
              <w:top w:val="nil"/>
              <w:left w:val="nil"/>
              <w:bottom w:val="nil"/>
              <w:right w:val="nil"/>
            </w:tcBorders>
          </w:tcPr>
          <w:p w14:paraId="6C8B028D" w14:textId="195044EB" w:rsidR="008C2A32" w:rsidRPr="006E5FF5" w:rsidDel="0063728F" w:rsidRDefault="008C2A32">
            <w:pPr>
              <w:rPr>
                <w:del w:id="1172" w:author="Alicia" w:date="2016-05-17T11:26:00Z"/>
                <w:rFonts w:ascii="Times New Roman" w:hAnsi="Times New Roman" w:cs="Times New Roman"/>
                <w:sz w:val="24"/>
                <w:szCs w:val="24"/>
                <w:lang w:eastAsia="es-ES"/>
              </w:rPr>
              <w:pPrChange w:id="1173" w:author="Alicia" w:date="2016-05-17T11:26:00Z">
                <w:pPr>
                  <w:spacing w:after="0" w:line="240" w:lineRule="auto"/>
                  <w:jc w:val="center"/>
                </w:pPr>
              </w:pPrChange>
            </w:pPr>
          </w:p>
        </w:tc>
        <w:tc>
          <w:tcPr>
            <w:tcW w:w="900" w:type="dxa"/>
            <w:tcBorders>
              <w:top w:val="nil"/>
              <w:left w:val="nil"/>
              <w:bottom w:val="nil"/>
              <w:right w:val="nil"/>
            </w:tcBorders>
            <w:vAlign w:val="center"/>
          </w:tcPr>
          <w:p w14:paraId="2BEDD3EF" w14:textId="3770AFEE" w:rsidR="008C2A32" w:rsidRPr="006E5FF5" w:rsidDel="0063728F" w:rsidRDefault="008C2A32">
            <w:pPr>
              <w:rPr>
                <w:del w:id="1174" w:author="Alicia" w:date="2016-05-17T11:26:00Z"/>
                <w:rFonts w:ascii="Times New Roman" w:hAnsi="Times New Roman" w:cs="Times New Roman"/>
                <w:sz w:val="24"/>
                <w:szCs w:val="24"/>
                <w:lang w:eastAsia="es-ES"/>
              </w:rPr>
              <w:pPrChange w:id="1175" w:author="Alicia" w:date="2016-05-17T11:26:00Z">
                <w:pPr>
                  <w:spacing w:after="0" w:line="240" w:lineRule="auto"/>
                  <w:jc w:val="center"/>
                </w:pPr>
              </w:pPrChange>
            </w:pPr>
            <w:del w:id="1176" w:author="Alicia" w:date="2016-05-17T11:26:00Z">
              <w:r w:rsidRPr="006E5FF5" w:rsidDel="0063728F">
                <w:rPr>
                  <w:rFonts w:ascii="Times New Roman" w:hAnsi="Times New Roman" w:cs="Times New Roman"/>
                  <w:sz w:val="24"/>
                  <w:szCs w:val="24"/>
                  <w:lang w:eastAsia="es-ES"/>
                </w:rPr>
                <w:delText>17.37</w:delText>
              </w:r>
            </w:del>
          </w:p>
        </w:tc>
        <w:tc>
          <w:tcPr>
            <w:tcW w:w="900" w:type="dxa"/>
            <w:tcBorders>
              <w:top w:val="nil"/>
              <w:left w:val="nil"/>
              <w:bottom w:val="nil"/>
              <w:right w:val="nil"/>
            </w:tcBorders>
            <w:vAlign w:val="center"/>
          </w:tcPr>
          <w:p w14:paraId="5DE84347" w14:textId="791A1F04" w:rsidR="008C2A32" w:rsidRPr="006E5FF5" w:rsidDel="0063728F" w:rsidRDefault="008C2A32">
            <w:pPr>
              <w:rPr>
                <w:del w:id="1177" w:author="Alicia" w:date="2016-05-17T11:26:00Z"/>
                <w:rFonts w:ascii="Times New Roman" w:hAnsi="Times New Roman" w:cs="Times New Roman"/>
                <w:sz w:val="24"/>
                <w:szCs w:val="24"/>
                <w:lang w:eastAsia="es-ES"/>
              </w:rPr>
              <w:pPrChange w:id="1178" w:author="Alicia" w:date="2016-05-17T11:26:00Z">
                <w:pPr>
                  <w:spacing w:after="0" w:line="240" w:lineRule="auto"/>
                  <w:jc w:val="center"/>
                </w:pPr>
              </w:pPrChange>
            </w:pPr>
            <w:del w:id="1179" w:author="Alicia" w:date="2016-05-17T11:26:00Z">
              <w:r w:rsidRPr="006E5FF5" w:rsidDel="0063728F">
                <w:rPr>
                  <w:rFonts w:ascii="Times New Roman" w:hAnsi="Times New Roman" w:cs="Times New Roman"/>
                  <w:sz w:val="24"/>
                  <w:szCs w:val="24"/>
                  <w:lang w:eastAsia="es-ES"/>
                </w:rPr>
                <w:delText>0.067</w:delText>
              </w:r>
            </w:del>
          </w:p>
        </w:tc>
      </w:tr>
      <w:tr w:rsidR="008C2A32" w:rsidRPr="00AA07B4" w:rsidDel="0063728F" w14:paraId="39C7875C" w14:textId="1F5DB375" w:rsidTr="008C2A32">
        <w:trPr>
          <w:del w:id="1180" w:author="Alicia" w:date="2016-05-17T11:26:00Z"/>
        </w:trPr>
        <w:tc>
          <w:tcPr>
            <w:tcW w:w="4515" w:type="dxa"/>
            <w:tcBorders>
              <w:top w:val="nil"/>
              <w:left w:val="nil"/>
              <w:bottom w:val="nil"/>
              <w:right w:val="nil"/>
            </w:tcBorders>
            <w:tcMar>
              <w:top w:w="15" w:type="dxa"/>
              <w:left w:w="140" w:type="dxa"/>
              <w:bottom w:w="15" w:type="dxa"/>
              <w:right w:w="140" w:type="dxa"/>
            </w:tcMar>
            <w:vAlign w:val="center"/>
          </w:tcPr>
          <w:p w14:paraId="208DC258" w14:textId="704C4C24" w:rsidR="008C2A32" w:rsidDel="0063728F" w:rsidRDefault="008C2A32">
            <w:pPr>
              <w:rPr>
                <w:del w:id="1181" w:author="Alicia" w:date="2016-05-17T11:26:00Z"/>
                <w:rFonts w:ascii="Times New Roman" w:hAnsi="Times New Roman" w:cs="Times New Roman"/>
                <w:sz w:val="24"/>
                <w:szCs w:val="24"/>
                <w:lang w:val="en-US" w:eastAsia="es-ES"/>
              </w:rPr>
              <w:pPrChange w:id="1182" w:author="Alicia" w:date="2016-05-17T11:26:00Z">
                <w:pPr>
                  <w:spacing w:after="0" w:line="240" w:lineRule="auto"/>
                </w:pPr>
              </w:pPrChange>
            </w:pPr>
            <w:del w:id="1183" w:author="Alicia" w:date="2016-05-17T11:26:00Z">
              <w:r w:rsidDel="0063728F">
                <w:rPr>
                  <w:rFonts w:ascii="Times New Roman" w:hAnsi="Times New Roman" w:cs="Times New Roman"/>
                  <w:sz w:val="24"/>
                  <w:szCs w:val="24"/>
                  <w:lang w:val="en-US" w:eastAsia="es-ES"/>
                </w:rPr>
                <w:delText>Flower number → Number of eggs</w:delText>
              </w:r>
            </w:del>
          </w:p>
        </w:tc>
        <w:tc>
          <w:tcPr>
            <w:tcW w:w="1080" w:type="dxa"/>
            <w:tcBorders>
              <w:top w:val="nil"/>
              <w:left w:val="nil"/>
              <w:bottom w:val="nil"/>
              <w:right w:val="nil"/>
            </w:tcBorders>
            <w:tcMar>
              <w:top w:w="15" w:type="dxa"/>
              <w:left w:w="140" w:type="dxa"/>
              <w:bottom w:w="15" w:type="dxa"/>
              <w:right w:w="140" w:type="dxa"/>
            </w:tcMar>
            <w:vAlign w:val="center"/>
          </w:tcPr>
          <w:p w14:paraId="79657CFC" w14:textId="3A11FCEF" w:rsidR="008C2A32" w:rsidRPr="006E5FF5" w:rsidDel="0063728F" w:rsidRDefault="008C2A32">
            <w:pPr>
              <w:rPr>
                <w:del w:id="1184" w:author="Alicia" w:date="2016-05-17T11:26:00Z"/>
                <w:rFonts w:ascii="Times New Roman" w:hAnsi="Times New Roman" w:cs="Times New Roman"/>
                <w:sz w:val="24"/>
                <w:szCs w:val="24"/>
                <w:lang w:eastAsia="es-ES"/>
              </w:rPr>
              <w:pPrChange w:id="1185" w:author="Alicia" w:date="2016-05-17T11:26:00Z">
                <w:pPr>
                  <w:spacing w:after="0" w:line="240" w:lineRule="auto"/>
                  <w:jc w:val="center"/>
                </w:pPr>
              </w:pPrChange>
            </w:pPr>
            <w:del w:id="1186" w:author="Alicia" w:date="2016-05-17T11:26:00Z">
              <w:r w:rsidRPr="006E5FF5" w:rsidDel="0063728F">
                <w:rPr>
                  <w:rFonts w:ascii="Times New Roman" w:hAnsi="Times New Roman" w:cs="Times New Roman"/>
                  <w:sz w:val="24"/>
                  <w:szCs w:val="24"/>
                  <w:lang w:eastAsia="es-ES"/>
                </w:rPr>
                <w:delText>85.05</w:delText>
              </w:r>
            </w:del>
          </w:p>
        </w:tc>
        <w:tc>
          <w:tcPr>
            <w:tcW w:w="1138" w:type="dxa"/>
            <w:tcBorders>
              <w:top w:val="nil"/>
              <w:left w:val="nil"/>
              <w:bottom w:val="nil"/>
              <w:right w:val="nil"/>
            </w:tcBorders>
            <w:tcMar>
              <w:top w:w="15" w:type="dxa"/>
              <w:left w:w="140" w:type="dxa"/>
              <w:bottom w:w="15" w:type="dxa"/>
              <w:right w:w="140" w:type="dxa"/>
            </w:tcMar>
            <w:vAlign w:val="center"/>
          </w:tcPr>
          <w:p w14:paraId="4578D9A4" w14:textId="5F214067" w:rsidR="008C2A32" w:rsidRPr="006E5FF5" w:rsidDel="0063728F" w:rsidRDefault="008C2A32">
            <w:pPr>
              <w:rPr>
                <w:del w:id="1187" w:author="Alicia" w:date="2016-05-17T11:26:00Z"/>
                <w:rFonts w:ascii="Times New Roman" w:hAnsi="Times New Roman" w:cs="Times New Roman"/>
                <w:sz w:val="24"/>
                <w:szCs w:val="24"/>
                <w:lang w:eastAsia="es-ES"/>
              </w:rPr>
              <w:pPrChange w:id="1188" w:author="Alicia" w:date="2016-05-17T11:26:00Z">
                <w:pPr>
                  <w:spacing w:after="0" w:line="240" w:lineRule="auto"/>
                  <w:jc w:val="center"/>
                </w:pPr>
              </w:pPrChange>
            </w:pPr>
            <w:del w:id="1189" w:author="Alicia" w:date="2016-05-17T11:26:00Z">
              <w:r w:rsidRPr="006E5FF5" w:rsidDel="0063728F">
                <w:rPr>
                  <w:rFonts w:ascii="Times New Roman" w:hAnsi="Times New Roman" w:cs="Times New Roman"/>
                  <w:sz w:val="24"/>
                  <w:szCs w:val="24"/>
                  <w:lang w:eastAsia="es-ES"/>
                </w:rPr>
                <w:delText>&lt;0.001</w:delText>
              </w:r>
            </w:del>
          </w:p>
        </w:tc>
        <w:tc>
          <w:tcPr>
            <w:tcW w:w="50" w:type="dxa"/>
            <w:tcBorders>
              <w:top w:val="nil"/>
              <w:left w:val="nil"/>
              <w:bottom w:val="nil"/>
              <w:right w:val="nil"/>
            </w:tcBorders>
          </w:tcPr>
          <w:p w14:paraId="4842396D" w14:textId="19B0989F" w:rsidR="008C2A32" w:rsidRPr="006E5FF5" w:rsidDel="0063728F" w:rsidRDefault="008C2A32">
            <w:pPr>
              <w:rPr>
                <w:del w:id="1190" w:author="Alicia" w:date="2016-05-17T11:26:00Z"/>
                <w:rFonts w:ascii="Times New Roman" w:hAnsi="Times New Roman" w:cs="Times New Roman"/>
                <w:sz w:val="24"/>
                <w:szCs w:val="24"/>
                <w:lang w:eastAsia="es-ES"/>
              </w:rPr>
              <w:pPrChange w:id="1191" w:author="Alicia" w:date="2016-05-17T11:26:00Z">
                <w:pPr>
                  <w:spacing w:after="0" w:line="240" w:lineRule="auto"/>
                  <w:jc w:val="center"/>
                </w:pPr>
              </w:pPrChange>
            </w:pPr>
          </w:p>
        </w:tc>
        <w:tc>
          <w:tcPr>
            <w:tcW w:w="900" w:type="dxa"/>
            <w:tcBorders>
              <w:top w:val="nil"/>
              <w:left w:val="nil"/>
              <w:bottom w:val="nil"/>
              <w:right w:val="nil"/>
            </w:tcBorders>
            <w:vAlign w:val="center"/>
          </w:tcPr>
          <w:p w14:paraId="2FA1E410" w14:textId="26DBC023" w:rsidR="008C2A32" w:rsidRPr="006E5FF5" w:rsidDel="0063728F" w:rsidRDefault="008C2A32">
            <w:pPr>
              <w:rPr>
                <w:del w:id="1192" w:author="Alicia" w:date="2016-05-17T11:26:00Z"/>
                <w:rFonts w:ascii="Times New Roman" w:hAnsi="Times New Roman" w:cs="Times New Roman"/>
                <w:sz w:val="24"/>
                <w:szCs w:val="24"/>
                <w:lang w:eastAsia="es-ES"/>
              </w:rPr>
              <w:pPrChange w:id="1193" w:author="Alicia" w:date="2016-05-17T11:26:00Z">
                <w:pPr>
                  <w:spacing w:after="0" w:line="240" w:lineRule="auto"/>
                  <w:jc w:val="center"/>
                </w:pPr>
              </w:pPrChange>
            </w:pPr>
            <w:del w:id="1194" w:author="Alicia" w:date="2016-05-17T11:26:00Z">
              <w:r w:rsidRPr="006E5FF5" w:rsidDel="0063728F">
                <w:rPr>
                  <w:rFonts w:ascii="Times New Roman" w:hAnsi="Times New Roman" w:cs="Times New Roman"/>
                  <w:sz w:val="24"/>
                  <w:szCs w:val="24"/>
                  <w:lang w:eastAsia="es-ES"/>
                </w:rPr>
                <w:delText>134.70</w:delText>
              </w:r>
            </w:del>
          </w:p>
        </w:tc>
        <w:tc>
          <w:tcPr>
            <w:tcW w:w="900" w:type="dxa"/>
            <w:tcBorders>
              <w:top w:val="nil"/>
              <w:left w:val="nil"/>
              <w:bottom w:val="nil"/>
              <w:right w:val="nil"/>
            </w:tcBorders>
            <w:vAlign w:val="center"/>
          </w:tcPr>
          <w:p w14:paraId="70B70F01" w14:textId="5766D747" w:rsidR="008C2A32" w:rsidRPr="006E5FF5" w:rsidDel="0063728F" w:rsidRDefault="008C2A32">
            <w:pPr>
              <w:rPr>
                <w:del w:id="1195" w:author="Alicia" w:date="2016-05-17T11:26:00Z"/>
                <w:rFonts w:ascii="Times New Roman" w:hAnsi="Times New Roman" w:cs="Times New Roman"/>
                <w:sz w:val="24"/>
                <w:szCs w:val="24"/>
                <w:lang w:eastAsia="es-ES"/>
              </w:rPr>
              <w:pPrChange w:id="1196" w:author="Alicia" w:date="2016-05-17T11:26:00Z">
                <w:pPr>
                  <w:spacing w:after="0" w:line="240" w:lineRule="auto"/>
                  <w:jc w:val="center"/>
                </w:pPr>
              </w:pPrChange>
            </w:pPr>
            <w:del w:id="1197" w:author="Alicia" w:date="2016-05-17T11:26:00Z">
              <w:r w:rsidRPr="006E5FF5" w:rsidDel="0063728F">
                <w:rPr>
                  <w:rFonts w:ascii="Times New Roman" w:hAnsi="Times New Roman" w:cs="Times New Roman"/>
                  <w:sz w:val="24"/>
                  <w:szCs w:val="24"/>
                  <w:lang w:eastAsia="es-ES"/>
                </w:rPr>
                <w:delText>&lt;0.001</w:delText>
              </w:r>
            </w:del>
          </w:p>
        </w:tc>
      </w:tr>
      <w:tr w:rsidR="008C2A32" w:rsidRPr="00AA07B4" w:rsidDel="0063728F" w14:paraId="715260FC" w14:textId="09A3832B" w:rsidTr="008C2A32">
        <w:trPr>
          <w:del w:id="1198" w:author="Alicia" w:date="2016-05-17T11:26:00Z"/>
        </w:trPr>
        <w:tc>
          <w:tcPr>
            <w:tcW w:w="4515" w:type="dxa"/>
            <w:tcBorders>
              <w:top w:val="nil"/>
              <w:left w:val="nil"/>
              <w:bottom w:val="nil"/>
              <w:right w:val="nil"/>
            </w:tcBorders>
            <w:tcMar>
              <w:top w:w="15" w:type="dxa"/>
              <w:left w:w="140" w:type="dxa"/>
              <w:bottom w:w="15" w:type="dxa"/>
              <w:right w:w="140" w:type="dxa"/>
            </w:tcMar>
            <w:vAlign w:val="center"/>
          </w:tcPr>
          <w:p w14:paraId="36A0A0C6" w14:textId="68BA6239" w:rsidR="008C2A32" w:rsidDel="0063728F" w:rsidRDefault="008C2A32">
            <w:pPr>
              <w:rPr>
                <w:del w:id="1199" w:author="Alicia" w:date="2016-05-17T11:26:00Z"/>
                <w:rFonts w:ascii="Times New Roman" w:hAnsi="Times New Roman" w:cs="Times New Roman"/>
                <w:sz w:val="24"/>
                <w:szCs w:val="24"/>
                <w:lang w:val="en-US" w:eastAsia="es-ES"/>
              </w:rPr>
              <w:pPrChange w:id="1200" w:author="Alicia" w:date="2016-05-17T11:26:00Z">
                <w:pPr>
                  <w:spacing w:after="0" w:line="240" w:lineRule="auto"/>
                </w:pPr>
              </w:pPrChange>
            </w:pPr>
            <w:del w:id="1201" w:author="Alicia" w:date="2016-05-17T11:26:00Z">
              <w:r w:rsidDel="0063728F">
                <w:rPr>
                  <w:rFonts w:ascii="Times New Roman" w:hAnsi="Times New Roman" w:cs="Times New Roman"/>
                  <w:sz w:val="24"/>
                  <w:szCs w:val="24"/>
                  <w:lang w:val="en-US" w:eastAsia="es-ES"/>
                </w:rPr>
                <w:delText>Flower number → Number of intact fruits</w:delText>
              </w:r>
            </w:del>
          </w:p>
        </w:tc>
        <w:tc>
          <w:tcPr>
            <w:tcW w:w="1080" w:type="dxa"/>
            <w:tcBorders>
              <w:top w:val="nil"/>
              <w:left w:val="nil"/>
              <w:bottom w:val="nil"/>
              <w:right w:val="nil"/>
            </w:tcBorders>
            <w:tcMar>
              <w:top w:w="15" w:type="dxa"/>
              <w:left w:w="140" w:type="dxa"/>
              <w:bottom w:w="15" w:type="dxa"/>
              <w:right w:w="140" w:type="dxa"/>
            </w:tcMar>
            <w:vAlign w:val="center"/>
          </w:tcPr>
          <w:p w14:paraId="4B44A94A" w14:textId="515712ED" w:rsidR="008C2A32" w:rsidRPr="006E5FF5" w:rsidDel="0063728F" w:rsidRDefault="008C2A32">
            <w:pPr>
              <w:rPr>
                <w:del w:id="1202" w:author="Alicia" w:date="2016-05-17T11:26:00Z"/>
                <w:rFonts w:ascii="Times New Roman" w:hAnsi="Times New Roman" w:cs="Times New Roman"/>
                <w:sz w:val="24"/>
                <w:szCs w:val="24"/>
                <w:lang w:eastAsia="es-ES"/>
              </w:rPr>
              <w:pPrChange w:id="1203" w:author="Alicia" w:date="2016-05-17T11:26:00Z">
                <w:pPr>
                  <w:spacing w:after="0" w:line="240" w:lineRule="auto"/>
                  <w:jc w:val="center"/>
                </w:pPr>
              </w:pPrChange>
            </w:pPr>
            <w:del w:id="1204" w:author="Alicia" w:date="2016-05-17T11:26:00Z">
              <w:r w:rsidRPr="006E5FF5" w:rsidDel="0063728F">
                <w:rPr>
                  <w:rFonts w:ascii="Times New Roman" w:hAnsi="Times New Roman" w:cs="Times New Roman"/>
                  <w:sz w:val="24"/>
                  <w:szCs w:val="24"/>
                  <w:lang w:eastAsia="es-ES"/>
                </w:rPr>
                <w:delText>110.19</w:delText>
              </w:r>
            </w:del>
          </w:p>
        </w:tc>
        <w:tc>
          <w:tcPr>
            <w:tcW w:w="1138" w:type="dxa"/>
            <w:tcBorders>
              <w:top w:val="nil"/>
              <w:left w:val="nil"/>
              <w:bottom w:val="nil"/>
              <w:right w:val="nil"/>
            </w:tcBorders>
            <w:tcMar>
              <w:top w:w="15" w:type="dxa"/>
              <w:left w:w="140" w:type="dxa"/>
              <w:bottom w:w="15" w:type="dxa"/>
              <w:right w:w="140" w:type="dxa"/>
            </w:tcMar>
            <w:vAlign w:val="center"/>
          </w:tcPr>
          <w:p w14:paraId="241F6229" w14:textId="147DEF5C" w:rsidR="008C2A32" w:rsidRPr="006E5FF5" w:rsidDel="0063728F" w:rsidRDefault="008C2A32">
            <w:pPr>
              <w:rPr>
                <w:del w:id="1205" w:author="Alicia" w:date="2016-05-17T11:26:00Z"/>
                <w:rFonts w:ascii="Times New Roman" w:hAnsi="Times New Roman" w:cs="Times New Roman"/>
                <w:sz w:val="24"/>
                <w:szCs w:val="24"/>
                <w:lang w:eastAsia="es-ES"/>
              </w:rPr>
              <w:pPrChange w:id="1206" w:author="Alicia" w:date="2016-05-17T11:26:00Z">
                <w:pPr>
                  <w:spacing w:after="0" w:line="240" w:lineRule="auto"/>
                  <w:jc w:val="center"/>
                </w:pPr>
              </w:pPrChange>
            </w:pPr>
            <w:del w:id="1207" w:author="Alicia" w:date="2016-05-17T11:26:00Z">
              <w:r w:rsidRPr="006E5FF5" w:rsidDel="0063728F">
                <w:rPr>
                  <w:rFonts w:ascii="Times New Roman" w:hAnsi="Times New Roman" w:cs="Times New Roman"/>
                  <w:sz w:val="24"/>
                  <w:szCs w:val="24"/>
                  <w:lang w:eastAsia="es-ES"/>
                </w:rPr>
                <w:delText>&lt;0.001</w:delText>
              </w:r>
            </w:del>
          </w:p>
        </w:tc>
        <w:tc>
          <w:tcPr>
            <w:tcW w:w="50" w:type="dxa"/>
            <w:tcBorders>
              <w:top w:val="nil"/>
              <w:left w:val="nil"/>
              <w:bottom w:val="nil"/>
              <w:right w:val="nil"/>
            </w:tcBorders>
          </w:tcPr>
          <w:p w14:paraId="63059669" w14:textId="3E54470E" w:rsidR="008C2A32" w:rsidRPr="006E5FF5" w:rsidDel="0063728F" w:rsidRDefault="008C2A32">
            <w:pPr>
              <w:rPr>
                <w:del w:id="1208" w:author="Alicia" w:date="2016-05-17T11:26:00Z"/>
                <w:rFonts w:ascii="Times New Roman" w:hAnsi="Times New Roman" w:cs="Times New Roman"/>
                <w:sz w:val="24"/>
                <w:szCs w:val="24"/>
                <w:lang w:eastAsia="es-ES"/>
              </w:rPr>
              <w:pPrChange w:id="1209" w:author="Alicia" w:date="2016-05-17T11:26:00Z">
                <w:pPr>
                  <w:spacing w:after="0" w:line="240" w:lineRule="auto"/>
                  <w:jc w:val="center"/>
                </w:pPr>
              </w:pPrChange>
            </w:pPr>
          </w:p>
        </w:tc>
        <w:tc>
          <w:tcPr>
            <w:tcW w:w="900" w:type="dxa"/>
            <w:tcBorders>
              <w:top w:val="nil"/>
              <w:left w:val="nil"/>
              <w:bottom w:val="nil"/>
              <w:right w:val="nil"/>
            </w:tcBorders>
            <w:vAlign w:val="center"/>
          </w:tcPr>
          <w:p w14:paraId="686819FA" w14:textId="4236CB7D" w:rsidR="008C2A32" w:rsidRPr="006E5FF5" w:rsidDel="0063728F" w:rsidRDefault="008C2A32">
            <w:pPr>
              <w:rPr>
                <w:del w:id="1210" w:author="Alicia" w:date="2016-05-17T11:26:00Z"/>
                <w:rFonts w:ascii="Times New Roman" w:hAnsi="Times New Roman" w:cs="Times New Roman"/>
                <w:sz w:val="24"/>
                <w:szCs w:val="24"/>
                <w:lang w:eastAsia="es-ES"/>
              </w:rPr>
              <w:pPrChange w:id="1211" w:author="Alicia" w:date="2016-05-17T11:26:00Z">
                <w:pPr>
                  <w:spacing w:after="0" w:line="240" w:lineRule="auto"/>
                  <w:jc w:val="center"/>
                </w:pPr>
              </w:pPrChange>
            </w:pPr>
            <w:del w:id="1212" w:author="Alicia" w:date="2016-05-17T11:26:00Z">
              <w:r w:rsidRPr="006E5FF5" w:rsidDel="0063728F">
                <w:rPr>
                  <w:rFonts w:ascii="Times New Roman" w:hAnsi="Times New Roman" w:cs="Times New Roman"/>
                  <w:sz w:val="24"/>
                  <w:szCs w:val="24"/>
                  <w:lang w:eastAsia="es-ES"/>
                </w:rPr>
                <w:delText>80.19</w:delText>
              </w:r>
            </w:del>
          </w:p>
        </w:tc>
        <w:tc>
          <w:tcPr>
            <w:tcW w:w="900" w:type="dxa"/>
            <w:tcBorders>
              <w:top w:val="nil"/>
              <w:left w:val="nil"/>
              <w:bottom w:val="nil"/>
              <w:right w:val="nil"/>
            </w:tcBorders>
            <w:vAlign w:val="center"/>
          </w:tcPr>
          <w:p w14:paraId="7CB971DF" w14:textId="4B29475C" w:rsidR="008C2A32" w:rsidRPr="006E5FF5" w:rsidDel="0063728F" w:rsidRDefault="008C2A32">
            <w:pPr>
              <w:rPr>
                <w:del w:id="1213" w:author="Alicia" w:date="2016-05-17T11:26:00Z"/>
                <w:rFonts w:ascii="Times New Roman" w:hAnsi="Times New Roman" w:cs="Times New Roman"/>
                <w:sz w:val="24"/>
                <w:szCs w:val="24"/>
                <w:lang w:eastAsia="es-ES"/>
              </w:rPr>
              <w:pPrChange w:id="1214" w:author="Alicia" w:date="2016-05-17T11:26:00Z">
                <w:pPr>
                  <w:spacing w:after="0" w:line="240" w:lineRule="auto"/>
                  <w:jc w:val="center"/>
                </w:pPr>
              </w:pPrChange>
            </w:pPr>
            <w:del w:id="1215" w:author="Alicia" w:date="2016-05-17T11:26:00Z">
              <w:r w:rsidRPr="006E5FF5" w:rsidDel="0063728F">
                <w:rPr>
                  <w:rFonts w:ascii="Times New Roman" w:hAnsi="Times New Roman" w:cs="Times New Roman"/>
                  <w:sz w:val="24"/>
                  <w:szCs w:val="24"/>
                  <w:lang w:eastAsia="es-ES"/>
                </w:rPr>
                <w:delText>&lt;0.001</w:delText>
              </w:r>
            </w:del>
          </w:p>
        </w:tc>
      </w:tr>
      <w:tr w:rsidR="008C2A32" w:rsidRPr="00AA07B4" w:rsidDel="0063728F" w14:paraId="5B08C6BF" w14:textId="62651627" w:rsidTr="008C2A32">
        <w:trPr>
          <w:del w:id="1216" w:author="Alicia" w:date="2016-05-17T11:26:00Z"/>
        </w:trPr>
        <w:tc>
          <w:tcPr>
            <w:tcW w:w="4515" w:type="dxa"/>
            <w:tcBorders>
              <w:top w:val="nil"/>
              <w:left w:val="nil"/>
              <w:bottom w:val="nil"/>
              <w:right w:val="nil"/>
            </w:tcBorders>
            <w:tcMar>
              <w:top w:w="15" w:type="dxa"/>
              <w:left w:w="140" w:type="dxa"/>
              <w:bottom w:w="15" w:type="dxa"/>
              <w:right w:w="140" w:type="dxa"/>
            </w:tcMar>
            <w:vAlign w:val="center"/>
          </w:tcPr>
          <w:p w14:paraId="005F8FD3" w14:textId="5147FDF9" w:rsidR="008C2A32" w:rsidRPr="006E5FF5" w:rsidDel="0063728F" w:rsidRDefault="008C2A32">
            <w:pPr>
              <w:rPr>
                <w:del w:id="1217" w:author="Alicia" w:date="2016-05-17T11:26:00Z"/>
                <w:rFonts w:ascii="Times New Roman" w:hAnsi="Times New Roman" w:cs="Times New Roman"/>
                <w:sz w:val="24"/>
                <w:szCs w:val="24"/>
                <w:lang w:eastAsia="es-ES"/>
              </w:rPr>
              <w:pPrChange w:id="1218" w:author="Alicia" w:date="2016-05-17T11:26:00Z">
                <w:pPr>
                  <w:spacing w:after="0" w:line="240" w:lineRule="auto"/>
                </w:pPr>
              </w:pPrChange>
            </w:pPr>
            <w:del w:id="1219" w:author="Alicia" w:date="2016-05-17T11:26:00Z">
              <w:r w:rsidRPr="006E5FF5" w:rsidDel="0063728F">
                <w:rPr>
                  <w:rFonts w:ascii="Times New Roman" w:hAnsi="Times New Roman" w:cs="Times New Roman"/>
                  <w:sz w:val="24"/>
                  <w:szCs w:val="24"/>
                  <w:lang w:eastAsia="es-ES"/>
                </w:rPr>
                <w:delText>Phenology ↔ Flower number</w:delText>
              </w:r>
            </w:del>
          </w:p>
        </w:tc>
        <w:tc>
          <w:tcPr>
            <w:tcW w:w="1080" w:type="dxa"/>
            <w:tcBorders>
              <w:top w:val="nil"/>
              <w:left w:val="nil"/>
              <w:bottom w:val="nil"/>
              <w:right w:val="nil"/>
            </w:tcBorders>
            <w:tcMar>
              <w:top w:w="15" w:type="dxa"/>
              <w:left w:w="140" w:type="dxa"/>
              <w:bottom w:w="15" w:type="dxa"/>
              <w:right w:w="140" w:type="dxa"/>
            </w:tcMar>
            <w:vAlign w:val="center"/>
          </w:tcPr>
          <w:p w14:paraId="6D1D30E5" w14:textId="51E7237B" w:rsidR="008C2A32" w:rsidRPr="006E5FF5" w:rsidDel="0063728F" w:rsidRDefault="008C2A32">
            <w:pPr>
              <w:rPr>
                <w:del w:id="1220" w:author="Alicia" w:date="2016-05-17T11:26:00Z"/>
                <w:rFonts w:ascii="Times New Roman" w:hAnsi="Times New Roman" w:cs="Times New Roman"/>
                <w:sz w:val="24"/>
                <w:szCs w:val="24"/>
                <w:lang w:eastAsia="es-ES"/>
              </w:rPr>
              <w:pPrChange w:id="1221" w:author="Alicia" w:date="2016-05-17T11:26:00Z">
                <w:pPr>
                  <w:spacing w:after="0" w:line="240" w:lineRule="auto"/>
                  <w:jc w:val="center"/>
                </w:pPr>
              </w:pPrChange>
            </w:pPr>
            <w:del w:id="1222" w:author="Alicia" w:date="2016-05-17T11:26:00Z">
              <w:r w:rsidRPr="006E5FF5" w:rsidDel="0063728F">
                <w:rPr>
                  <w:rFonts w:ascii="Times New Roman" w:hAnsi="Times New Roman" w:cs="Times New Roman"/>
                  <w:sz w:val="24"/>
                  <w:szCs w:val="24"/>
                  <w:lang w:eastAsia="es-ES"/>
                </w:rPr>
                <w:delText>36.60</w:delText>
              </w:r>
            </w:del>
          </w:p>
        </w:tc>
        <w:tc>
          <w:tcPr>
            <w:tcW w:w="1138" w:type="dxa"/>
            <w:tcBorders>
              <w:top w:val="nil"/>
              <w:left w:val="nil"/>
              <w:bottom w:val="nil"/>
              <w:right w:val="nil"/>
            </w:tcBorders>
            <w:tcMar>
              <w:top w:w="15" w:type="dxa"/>
              <w:left w:w="140" w:type="dxa"/>
              <w:bottom w:w="15" w:type="dxa"/>
              <w:right w:w="140" w:type="dxa"/>
            </w:tcMar>
            <w:vAlign w:val="center"/>
          </w:tcPr>
          <w:p w14:paraId="13E9B795" w14:textId="2B490059" w:rsidR="008C2A32" w:rsidRPr="006E5FF5" w:rsidDel="0063728F" w:rsidRDefault="008C2A32">
            <w:pPr>
              <w:rPr>
                <w:del w:id="1223" w:author="Alicia" w:date="2016-05-17T11:26:00Z"/>
                <w:rFonts w:ascii="Times New Roman" w:hAnsi="Times New Roman" w:cs="Times New Roman"/>
                <w:sz w:val="24"/>
                <w:szCs w:val="24"/>
                <w:lang w:eastAsia="es-ES"/>
              </w:rPr>
              <w:pPrChange w:id="1224" w:author="Alicia" w:date="2016-05-17T11:26:00Z">
                <w:pPr>
                  <w:spacing w:after="0" w:line="240" w:lineRule="auto"/>
                  <w:jc w:val="center"/>
                </w:pPr>
              </w:pPrChange>
            </w:pPr>
            <w:del w:id="1225" w:author="Alicia" w:date="2016-05-17T11:26:00Z">
              <w:r w:rsidRPr="006E5FF5" w:rsidDel="0063728F">
                <w:rPr>
                  <w:rFonts w:ascii="Times New Roman" w:hAnsi="Times New Roman" w:cs="Times New Roman"/>
                  <w:sz w:val="24"/>
                  <w:szCs w:val="24"/>
                  <w:lang w:eastAsia="es-ES"/>
                </w:rPr>
                <w:delText>&lt;0.001</w:delText>
              </w:r>
            </w:del>
          </w:p>
        </w:tc>
        <w:tc>
          <w:tcPr>
            <w:tcW w:w="50" w:type="dxa"/>
            <w:tcBorders>
              <w:top w:val="nil"/>
              <w:left w:val="nil"/>
              <w:bottom w:val="nil"/>
              <w:right w:val="nil"/>
            </w:tcBorders>
          </w:tcPr>
          <w:p w14:paraId="083490B2" w14:textId="2A9F27EE" w:rsidR="008C2A32" w:rsidRPr="006E5FF5" w:rsidDel="0063728F" w:rsidRDefault="008C2A32">
            <w:pPr>
              <w:rPr>
                <w:del w:id="1226" w:author="Alicia" w:date="2016-05-17T11:26:00Z"/>
                <w:rFonts w:ascii="Times New Roman" w:hAnsi="Times New Roman" w:cs="Times New Roman"/>
                <w:sz w:val="24"/>
                <w:szCs w:val="24"/>
                <w:lang w:eastAsia="es-ES"/>
              </w:rPr>
              <w:pPrChange w:id="1227" w:author="Alicia" w:date="2016-05-17T11:26:00Z">
                <w:pPr>
                  <w:spacing w:after="0" w:line="240" w:lineRule="auto"/>
                  <w:jc w:val="center"/>
                </w:pPr>
              </w:pPrChange>
            </w:pPr>
          </w:p>
        </w:tc>
        <w:tc>
          <w:tcPr>
            <w:tcW w:w="900" w:type="dxa"/>
            <w:tcBorders>
              <w:top w:val="nil"/>
              <w:left w:val="nil"/>
              <w:bottom w:val="nil"/>
              <w:right w:val="nil"/>
            </w:tcBorders>
            <w:vAlign w:val="center"/>
          </w:tcPr>
          <w:p w14:paraId="639FADAA" w14:textId="36CBA7E2" w:rsidR="008C2A32" w:rsidRPr="006E5FF5" w:rsidDel="0063728F" w:rsidRDefault="008C2A32">
            <w:pPr>
              <w:rPr>
                <w:del w:id="1228" w:author="Alicia" w:date="2016-05-17T11:26:00Z"/>
                <w:rFonts w:ascii="Times New Roman" w:hAnsi="Times New Roman" w:cs="Times New Roman"/>
                <w:sz w:val="24"/>
                <w:szCs w:val="24"/>
                <w:lang w:eastAsia="es-ES"/>
              </w:rPr>
              <w:pPrChange w:id="1229" w:author="Alicia" w:date="2016-05-17T11:26:00Z">
                <w:pPr>
                  <w:spacing w:after="0" w:line="240" w:lineRule="auto"/>
                  <w:jc w:val="center"/>
                </w:pPr>
              </w:pPrChange>
            </w:pPr>
            <w:del w:id="1230" w:author="Alicia" w:date="2016-05-17T11:26:00Z">
              <w:r w:rsidRPr="006E5FF5" w:rsidDel="0063728F">
                <w:rPr>
                  <w:rFonts w:ascii="Times New Roman" w:hAnsi="Times New Roman" w:cs="Times New Roman"/>
                  <w:sz w:val="24"/>
                  <w:szCs w:val="24"/>
                  <w:lang w:eastAsia="es-ES"/>
                </w:rPr>
                <w:delText>35.85</w:delText>
              </w:r>
            </w:del>
          </w:p>
        </w:tc>
        <w:tc>
          <w:tcPr>
            <w:tcW w:w="900" w:type="dxa"/>
            <w:tcBorders>
              <w:top w:val="nil"/>
              <w:left w:val="nil"/>
              <w:bottom w:val="nil"/>
              <w:right w:val="nil"/>
            </w:tcBorders>
            <w:vAlign w:val="center"/>
          </w:tcPr>
          <w:p w14:paraId="7FD64B04" w14:textId="3DF45B73" w:rsidR="008C2A32" w:rsidRPr="006E5FF5" w:rsidDel="0063728F" w:rsidRDefault="008C2A32">
            <w:pPr>
              <w:rPr>
                <w:del w:id="1231" w:author="Alicia" w:date="2016-05-17T11:26:00Z"/>
                <w:rFonts w:ascii="Times New Roman" w:hAnsi="Times New Roman" w:cs="Times New Roman"/>
                <w:sz w:val="24"/>
                <w:szCs w:val="24"/>
                <w:lang w:eastAsia="es-ES"/>
              </w:rPr>
              <w:pPrChange w:id="1232" w:author="Alicia" w:date="2016-05-17T11:26:00Z">
                <w:pPr>
                  <w:spacing w:after="0" w:line="240" w:lineRule="auto"/>
                  <w:jc w:val="center"/>
                </w:pPr>
              </w:pPrChange>
            </w:pPr>
            <w:del w:id="1233" w:author="Alicia" w:date="2016-05-17T11:26:00Z">
              <w:r w:rsidRPr="006E5FF5" w:rsidDel="0063728F">
                <w:rPr>
                  <w:rFonts w:ascii="Times New Roman" w:hAnsi="Times New Roman" w:cs="Times New Roman"/>
                  <w:sz w:val="24"/>
                  <w:szCs w:val="24"/>
                  <w:lang w:eastAsia="es-ES"/>
                </w:rPr>
                <w:delText>&lt;0.001</w:delText>
              </w:r>
            </w:del>
          </w:p>
        </w:tc>
      </w:tr>
      <w:tr w:rsidR="008C2A32" w:rsidRPr="00AA07B4" w:rsidDel="0063728F" w14:paraId="4227E92D" w14:textId="28B79236" w:rsidTr="008C2A32">
        <w:trPr>
          <w:del w:id="1234" w:author="Alicia" w:date="2016-05-17T11:26:00Z"/>
        </w:trPr>
        <w:tc>
          <w:tcPr>
            <w:tcW w:w="4515" w:type="dxa"/>
            <w:tcBorders>
              <w:top w:val="nil"/>
              <w:left w:val="nil"/>
              <w:bottom w:val="nil"/>
              <w:right w:val="nil"/>
            </w:tcBorders>
            <w:tcMar>
              <w:top w:w="15" w:type="dxa"/>
              <w:left w:w="140" w:type="dxa"/>
              <w:bottom w:w="15" w:type="dxa"/>
              <w:right w:w="140" w:type="dxa"/>
            </w:tcMar>
            <w:vAlign w:val="center"/>
          </w:tcPr>
          <w:p w14:paraId="7ABD759C" w14:textId="5B0FCC07" w:rsidR="008C2A32" w:rsidRPr="006E5FF5" w:rsidDel="0063728F" w:rsidRDefault="008C2A32">
            <w:pPr>
              <w:rPr>
                <w:del w:id="1235" w:author="Alicia" w:date="2016-05-17T11:26:00Z"/>
                <w:rFonts w:ascii="Times New Roman" w:hAnsi="Times New Roman" w:cs="Times New Roman"/>
                <w:sz w:val="24"/>
                <w:szCs w:val="24"/>
                <w:lang w:eastAsia="es-ES"/>
              </w:rPr>
              <w:pPrChange w:id="1236" w:author="Alicia" w:date="2016-05-17T11:26:00Z">
                <w:pPr>
                  <w:spacing w:after="0" w:line="240" w:lineRule="auto"/>
                </w:pPr>
              </w:pPrChange>
            </w:pPr>
            <w:del w:id="1237" w:author="Alicia" w:date="2016-05-17T11:26:00Z">
              <w:r w:rsidRPr="006E5FF5" w:rsidDel="0063728F">
                <w:rPr>
                  <w:rFonts w:ascii="Times New Roman" w:hAnsi="Times New Roman" w:cs="Times New Roman"/>
                  <w:sz w:val="24"/>
                  <w:szCs w:val="24"/>
                  <w:lang w:eastAsia="es-ES"/>
                </w:rPr>
                <w:delText>Phenology ↔ Shoot height</w:delText>
              </w:r>
            </w:del>
          </w:p>
        </w:tc>
        <w:tc>
          <w:tcPr>
            <w:tcW w:w="1080" w:type="dxa"/>
            <w:tcBorders>
              <w:top w:val="nil"/>
              <w:left w:val="nil"/>
              <w:bottom w:val="nil"/>
              <w:right w:val="nil"/>
            </w:tcBorders>
            <w:tcMar>
              <w:top w:w="15" w:type="dxa"/>
              <w:left w:w="140" w:type="dxa"/>
              <w:bottom w:w="15" w:type="dxa"/>
              <w:right w:w="140" w:type="dxa"/>
            </w:tcMar>
            <w:vAlign w:val="center"/>
          </w:tcPr>
          <w:p w14:paraId="5155D4E9" w14:textId="08131E09" w:rsidR="008C2A32" w:rsidRPr="006E5FF5" w:rsidDel="0063728F" w:rsidRDefault="008C2A32">
            <w:pPr>
              <w:rPr>
                <w:del w:id="1238" w:author="Alicia" w:date="2016-05-17T11:26:00Z"/>
                <w:rFonts w:ascii="Times New Roman" w:hAnsi="Times New Roman" w:cs="Times New Roman"/>
                <w:sz w:val="24"/>
                <w:szCs w:val="24"/>
                <w:lang w:eastAsia="es-ES"/>
              </w:rPr>
              <w:pPrChange w:id="1239" w:author="Alicia" w:date="2016-05-17T11:26:00Z">
                <w:pPr>
                  <w:spacing w:after="0" w:line="240" w:lineRule="auto"/>
                  <w:jc w:val="center"/>
                </w:pPr>
              </w:pPrChange>
            </w:pPr>
            <w:del w:id="1240" w:author="Alicia" w:date="2016-05-17T11:26:00Z">
              <w:r w:rsidRPr="006E5FF5" w:rsidDel="0063728F">
                <w:rPr>
                  <w:rFonts w:ascii="Times New Roman" w:hAnsi="Times New Roman" w:cs="Times New Roman"/>
                  <w:sz w:val="24"/>
                  <w:szCs w:val="24"/>
                  <w:lang w:eastAsia="es-ES"/>
                </w:rPr>
                <w:delText>16.24</w:delText>
              </w:r>
            </w:del>
          </w:p>
        </w:tc>
        <w:tc>
          <w:tcPr>
            <w:tcW w:w="1138" w:type="dxa"/>
            <w:tcBorders>
              <w:top w:val="nil"/>
              <w:left w:val="nil"/>
              <w:bottom w:val="nil"/>
              <w:right w:val="nil"/>
            </w:tcBorders>
            <w:tcMar>
              <w:top w:w="15" w:type="dxa"/>
              <w:left w:w="140" w:type="dxa"/>
              <w:bottom w:w="15" w:type="dxa"/>
              <w:right w:w="140" w:type="dxa"/>
            </w:tcMar>
            <w:vAlign w:val="center"/>
          </w:tcPr>
          <w:p w14:paraId="64D5D691" w14:textId="6073EB8D" w:rsidR="008C2A32" w:rsidRPr="006E5FF5" w:rsidDel="0063728F" w:rsidRDefault="008C2A32">
            <w:pPr>
              <w:rPr>
                <w:del w:id="1241" w:author="Alicia" w:date="2016-05-17T11:26:00Z"/>
                <w:rFonts w:ascii="Times New Roman" w:hAnsi="Times New Roman" w:cs="Times New Roman"/>
                <w:sz w:val="24"/>
                <w:szCs w:val="24"/>
                <w:lang w:eastAsia="es-ES"/>
              </w:rPr>
              <w:pPrChange w:id="1242" w:author="Alicia" w:date="2016-05-17T11:26:00Z">
                <w:pPr>
                  <w:spacing w:after="0" w:line="240" w:lineRule="auto"/>
                  <w:jc w:val="center"/>
                </w:pPr>
              </w:pPrChange>
            </w:pPr>
            <w:del w:id="1243" w:author="Alicia" w:date="2016-05-17T11:26:00Z">
              <w:r w:rsidRPr="006E5FF5" w:rsidDel="0063728F">
                <w:rPr>
                  <w:rFonts w:ascii="Times New Roman" w:hAnsi="Times New Roman" w:cs="Times New Roman"/>
                  <w:sz w:val="24"/>
                  <w:szCs w:val="24"/>
                  <w:lang w:eastAsia="es-ES"/>
                </w:rPr>
                <w:delText>0.062</w:delText>
              </w:r>
            </w:del>
          </w:p>
        </w:tc>
        <w:tc>
          <w:tcPr>
            <w:tcW w:w="50" w:type="dxa"/>
            <w:tcBorders>
              <w:top w:val="nil"/>
              <w:left w:val="nil"/>
              <w:bottom w:val="nil"/>
              <w:right w:val="nil"/>
            </w:tcBorders>
          </w:tcPr>
          <w:p w14:paraId="7A957667" w14:textId="5A206779" w:rsidR="008C2A32" w:rsidRPr="006E5FF5" w:rsidDel="0063728F" w:rsidRDefault="008C2A32">
            <w:pPr>
              <w:rPr>
                <w:del w:id="1244" w:author="Alicia" w:date="2016-05-17T11:26:00Z"/>
                <w:rFonts w:ascii="Times New Roman" w:hAnsi="Times New Roman" w:cs="Times New Roman"/>
                <w:sz w:val="24"/>
                <w:szCs w:val="24"/>
                <w:lang w:eastAsia="es-ES"/>
              </w:rPr>
              <w:pPrChange w:id="1245" w:author="Alicia" w:date="2016-05-17T11:26:00Z">
                <w:pPr>
                  <w:spacing w:after="0" w:line="240" w:lineRule="auto"/>
                  <w:jc w:val="center"/>
                </w:pPr>
              </w:pPrChange>
            </w:pPr>
          </w:p>
        </w:tc>
        <w:tc>
          <w:tcPr>
            <w:tcW w:w="900" w:type="dxa"/>
            <w:tcBorders>
              <w:top w:val="nil"/>
              <w:left w:val="nil"/>
              <w:bottom w:val="nil"/>
              <w:right w:val="nil"/>
            </w:tcBorders>
            <w:vAlign w:val="center"/>
          </w:tcPr>
          <w:p w14:paraId="52EC45AD" w14:textId="282E7256" w:rsidR="008C2A32" w:rsidRPr="006E5FF5" w:rsidDel="0063728F" w:rsidRDefault="008C2A32">
            <w:pPr>
              <w:rPr>
                <w:del w:id="1246" w:author="Alicia" w:date="2016-05-17T11:26:00Z"/>
                <w:rFonts w:ascii="Times New Roman" w:hAnsi="Times New Roman" w:cs="Times New Roman"/>
                <w:sz w:val="24"/>
                <w:szCs w:val="24"/>
                <w:lang w:eastAsia="es-ES"/>
              </w:rPr>
              <w:pPrChange w:id="1247" w:author="Alicia" w:date="2016-05-17T11:26:00Z">
                <w:pPr>
                  <w:spacing w:after="0" w:line="240" w:lineRule="auto"/>
                  <w:jc w:val="center"/>
                </w:pPr>
              </w:pPrChange>
            </w:pPr>
            <w:del w:id="1248" w:author="Alicia" w:date="2016-05-17T11:26:00Z">
              <w:r w:rsidRPr="006E5FF5" w:rsidDel="0063728F">
                <w:rPr>
                  <w:rFonts w:ascii="Times New Roman" w:hAnsi="Times New Roman" w:cs="Times New Roman"/>
                  <w:sz w:val="24"/>
                  <w:szCs w:val="24"/>
                  <w:lang w:eastAsia="es-ES"/>
                </w:rPr>
                <w:delText>33.44</w:delText>
              </w:r>
            </w:del>
          </w:p>
        </w:tc>
        <w:tc>
          <w:tcPr>
            <w:tcW w:w="900" w:type="dxa"/>
            <w:tcBorders>
              <w:top w:val="nil"/>
              <w:left w:val="nil"/>
              <w:bottom w:val="nil"/>
              <w:right w:val="nil"/>
            </w:tcBorders>
            <w:vAlign w:val="center"/>
          </w:tcPr>
          <w:p w14:paraId="4D39EC37" w14:textId="18E51DDE" w:rsidR="008C2A32" w:rsidRPr="006E5FF5" w:rsidDel="0063728F" w:rsidRDefault="008C2A32">
            <w:pPr>
              <w:rPr>
                <w:del w:id="1249" w:author="Alicia" w:date="2016-05-17T11:26:00Z"/>
                <w:rFonts w:ascii="Times New Roman" w:hAnsi="Times New Roman" w:cs="Times New Roman"/>
                <w:sz w:val="24"/>
                <w:szCs w:val="24"/>
                <w:lang w:eastAsia="es-ES"/>
              </w:rPr>
              <w:pPrChange w:id="1250" w:author="Alicia" w:date="2016-05-17T11:26:00Z">
                <w:pPr>
                  <w:spacing w:after="0" w:line="240" w:lineRule="auto"/>
                  <w:jc w:val="center"/>
                </w:pPr>
              </w:pPrChange>
            </w:pPr>
            <w:del w:id="1251" w:author="Alicia" w:date="2016-05-17T11:26:00Z">
              <w:r w:rsidRPr="006E5FF5" w:rsidDel="0063728F">
                <w:rPr>
                  <w:rFonts w:ascii="Times New Roman" w:hAnsi="Times New Roman" w:cs="Times New Roman"/>
                  <w:sz w:val="24"/>
                  <w:szCs w:val="24"/>
                  <w:lang w:eastAsia="es-ES"/>
                </w:rPr>
                <w:delText>&lt;0.001</w:delText>
              </w:r>
            </w:del>
          </w:p>
        </w:tc>
      </w:tr>
      <w:tr w:rsidR="008C2A32" w:rsidRPr="00AA07B4" w:rsidDel="0063728F" w14:paraId="2D05DEB8" w14:textId="5BCCA77F" w:rsidTr="008C2A32">
        <w:trPr>
          <w:del w:id="1252" w:author="Alicia" w:date="2016-05-17T11:26:00Z"/>
        </w:trPr>
        <w:tc>
          <w:tcPr>
            <w:tcW w:w="4515" w:type="dxa"/>
            <w:tcBorders>
              <w:top w:val="nil"/>
              <w:left w:val="nil"/>
              <w:bottom w:val="single" w:sz="12" w:space="0" w:color="auto"/>
              <w:right w:val="nil"/>
            </w:tcBorders>
            <w:tcMar>
              <w:top w:w="15" w:type="dxa"/>
              <w:left w:w="140" w:type="dxa"/>
              <w:bottom w:w="15" w:type="dxa"/>
              <w:right w:w="140" w:type="dxa"/>
            </w:tcMar>
            <w:vAlign w:val="center"/>
          </w:tcPr>
          <w:p w14:paraId="10292C1B" w14:textId="2570DCD0" w:rsidR="008C2A32" w:rsidRPr="006E5FF5" w:rsidDel="0063728F" w:rsidRDefault="008C2A32">
            <w:pPr>
              <w:rPr>
                <w:del w:id="1253" w:author="Alicia" w:date="2016-05-17T11:26:00Z"/>
                <w:rFonts w:ascii="Times New Roman" w:hAnsi="Times New Roman" w:cs="Times New Roman"/>
                <w:sz w:val="24"/>
                <w:szCs w:val="24"/>
                <w:lang w:eastAsia="es-ES"/>
              </w:rPr>
              <w:pPrChange w:id="1254" w:author="Alicia" w:date="2016-05-17T11:26:00Z">
                <w:pPr>
                  <w:spacing w:after="0" w:line="240" w:lineRule="auto"/>
                </w:pPr>
              </w:pPrChange>
            </w:pPr>
            <w:del w:id="1255" w:author="Alicia" w:date="2016-05-17T11:26:00Z">
              <w:r w:rsidRPr="006E5FF5" w:rsidDel="0063728F">
                <w:rPr>
                  <w:rFonts w:ascii="Times New Roman" w:hAnsi="Times New Roman" w:cs="Times New Roman"/>
                  <w:sz w:val="24"/>
                  <w:szCs w:val="24"/>
                  <w:lang w:eastAsia="es-ES"/>
                </w:rPr>
                <w:delText>Shoot height ↔ Flower number</w:delText>
              </w:r>
            </w:del>
          </w:p>
        </w:tc>
        <w:tc>
          <w:tcPr>
            <w:tcW w:w="1080" w:type="dxa"/>
            <w:tcBorders>
              <w:top w:val="nil"/>
              <w:left w:val="nil"/>
              <w:bottom w:val="single" w:sz="12" w:space="0" w:color="auto"/>
              <w:right w:val="nil"/>
            </w:tcBorders>
            <w:tcMar>
              <w:top w:w="15" w:type="dxa"/>
              <w:left w:w="140" w:type="dxa"/>
              <w:bottom w:w="15" w:type="dxa"/>
              <w:right w:w="140" w:type="dxa"/>
            </w:tcMar>
            <w:vAlign w:val="center"/>
          </w:tcPr>
          <w:p w14:paraId="168DC999" w14:textId="75D3DE11" w:rsidR="008C2A32" w:rsidRPr="006E5FF5" w:rsidDel="0063728F" w:rsidRDefault="008C2A32">
            <w:pPr>
              <w:rPr>
                <w:del w:id="1256" w:author="Alicia" w:date="2016-05-17T11:26:00Z"/>
                <w:rFonts w:ascii="Times New Roman" w:hAnsi="Times New Roman" w:cs="Times New Roman"/>
                <w:sz w:val="24"/>
                <w:szCs w:val="24"/>
                <w:lang w:eastAsia="es-ES"/>
              </w:rPr>
              <w:pPrChange w:id="1257" w:author="Alicia" w:date="2016-05-17T11:26:00Z">
                <w:pPr>
                  <w:spacing w:after="0" w:line="240" w:lineRule="auto"/>
                  <w:jc w:val="center"/>
                </w:pPr>
              </w:pPrChange>
            </w:pPr>
            <w:del w:id="1258" w:author="Alicia" w:date="2016-05-17T11:26:00Z">
              <w:r w:rsidRPr="006E5FF5" w:rsidDel="0063728F">
                <w:rPr>
                  <w:rFonts w:ascii="Times New Roman" w:hAnsi="Times New Roman" w:cs="Times New Roman"/>
                  <w:sz w:val="24"/>
                  <w:szCs w:val="24"/>
                  <w:lang w:eastAsia="es-ES"/>
                </w:rPr>
                <w:delText>34.58</w:delText>
              </w:r>
            </w:del>
          </w:p>
        </w:tc>
        <w:tc>
          <w:tcPr>
            <w:tcW w:w="1138" w:type="dxa"/>
            <w:tcBorders>
              <w:top w:val="nil"/>
              <w:left w:val="nil"/>
              <w:bottom w:val="single" w:sz="12" w:space="0" w:color="auto"/>
              <w:right w:val="nil"/>
            </w:tcBorders>
            <w:tcMar>
              <w:top w:w="15" w:type="dxa"/>
              <w:left w:w="140" w:type="dxa"/>
              <w:bottom w:w="15" w:type="dxa"/>
              <w:right w:w="140" w:type="dxa"/>
            </w:tcMar>
            <w:vAlign w:val="center"/>
          </w:tcPr>
          <w:p w14:paraId="587BB87D" w14:textId="5BFB2F74" w:rsidR="008C2A32" w:rsidRPr="006E5FF5" w:rsidDel="0063728F" w:rsidRDefault="008C2A32">
            <w:pPr>
              <w:rPr>
                <w:del w:id="1259" w:author="Alicia" w:date="2016-05-17T11:26:00Z"/>
                <w:rFonts w:ascii="Times New Roman" w:hAnsi="Times New Roman" w:cs="Times New Roman"/>
                <w:sz w:val="24"/>
                <w:szCs w:val="24"/>
                <w:lang w:eastAsia="es-ES"/>
              </w:rPr>
              <w:pPrChange w:id="1260" w:author="Alicia" w:date="2016-05-17T11:26:00Z">
                <w:pPr>
                  <w:spacing w:after="0" w:line="240" w:lineRule="auto"/>
                  <w:jc w:val="center"/>
                </w:pPr>
              </w:pPrChange>
            </w:pPr>
            <w:del w:id="1261" w:author="Alicia" w:date="2016-05-17T11:26:00Z">
              <w:r w:rsidRPr="006E5FF5" w:rsidDel="0063728F">
                <w:rPr>
                  <w:rFonts w:ascii="Times New Roman" w:hAnsi="Times New Roman" w:cs="Times New Roman"/>
                  <w:sz w:val="24"/>
                  <w:szCs w:val="24"/>
                  <w:lang w:eastAsia="es-ES"/>
                </w:rPr>
                <w:delText>&lt;0.001</w:delText>
              </w:r>
            </w:del>
          </w:p>
        </w:tc>
        <w:tc>
          <w:tcPr>
            <w:tcW w:w="50" w:type="dxa"/>
            <w:tcBorders>
              <w:top w:val="nil"/>
              <w:left w:val="nil"/>
              <w:bottom w:val="single" w:sz="12" w:space="0" w:color="auto"/>
              <w:right w:val="nil"/>
            </w:tcBorders>
          </w:tcPr>
          <w:p w14:paraId="1D617F4F" w14:textId="4E5869F4" w:rsidR="008C2A32" w:rsidRPr="006E5FF5" w:rsidDel="0063728F" w:rsidRDefault="008C2A32">
            <w:pPr>
              <w:rPr>
                <w:del w:id="1262" w:author="Alicia" w:date="2016-05-17T11:26:00Z"/>
                <w:rFonts w:ascii="Times New Roman" w:hAnsi="Times New Roman" w:cs="Times New Roman"/>
                <w:sz w:val="24"/>
                <w:szCs w:val="24"/>
                <w:lang w:eastAsia="es-ES"/>
              </w:rPr>
              <w:pPrChange w:id="1263" w:author="Alicia" w:date="2016-05-17T11:26:00Z">
                <w:pPr>
                  <w:spacing w:after="0" w:line="240" w:lineRule="auto"/>
                  <w:jc w:val="center"/>
                </w:pPr>
              </w:pPrChange>
            </w:pPr>
          </w:p>
        </w:tc>
        <w:tc>
          <w:tcPr>
            <w:tcW w:w="900" w:type="dxa"/>
            <w:tcBorders>
              <w:top w:val="nil"/>
              <w:left w:val="nil"/>
              <w:bottom w:val="single" w:sz="12" w:space="0" w:color="auto"/>
              <w:right w:val="nil"/>
            </w:tcBorders>
            <w:vAlign w:val="center"/>
          </w:tcPr>
          <w:p w14:paraId="405DC2C1" w14:textId="30E5964D" w:rsidR="008C2A32" w:rsidRPr="006E5FF5" w:rsidDel="0063728F" w:rsidRDefault="008C2A32">
            <w:pPr>
              <w:rPr>
                <w:del w:id="1264" w:author="Alicia" w:date="2016-05-17T11:26:00Z"/>
                <w:rFonts w:ascii="Times New Roman" w:hAnsi="Times New Roman" w:cs="Times New Roman"/>
                <w:sz w:val="24"/>
                <w:szCs w:val="24"/>
                <w:lang w:eastAsia="es-ES"/>
              </w:rPr>
              <w:pPrChange w:id="1265" w:author="Alicia" w:date="2016-05-17T11:26:00Z">
                <w:pPr>
                  <w:spacing w:after="0" w:line="240" w:lineRule="auto"/>
                  <w:jc w:val="center"/>
                </w:pPr>
              </w:pPrChange>
            </w:pPr>
            <w:del w:id="1266" w:author="Alicia" w:date="2016-05-17T11:26:00Z">
              <w:r w:rsidRPr="006E5FF5" w:rsidDel="0063728F">
                <w:rPr>
                  <w:rFonts w:ascii="Times New Roman" w:hAnsi="Times New Roman" w:cs="Times New Roman"/>
                  <w:sz w:val="24"/>
                  <w:szCs w:val="24"/>
                  <w:lang w:eastAsia="es-ES"/>
                </w:rPr>
                <w:delText>31.05</w:delText>
              </w:r>
            </w:del>
          </w:p>
        </w:tc>
        <w:tc>
          <w:tcPr>
            <w:tcW w:w="900" w:type="dxa"/>
            <w:tcBorders>
              <w:top w:val="nil"/>
              <w:left w:val="nil"/>
              <w:bottom w:val="single" w:sz="12" w:space="0" w:color="auto"/>
              <w:right w:val="nil"/>
            </w:tcBorders>
            <w:vAlign w:val="center"/>
          </w:tcPr>
          <w:p w14:paraId="680543C6" w14:textId="72C3C796" w:rsidR="008C2A32" w:rsidRPr="006E5FF5" w:rsidDel="0063728F" w:rsidRDefault="008C2A32">
            <w:pPr>
              <w:rPr>
                <w:del w:id="1267" w:author="Alicia" w:date="2016-05-17T11:26:00Z"/>
                <w:rFonts w:ascii="Times New Roman" w:hAnsi="Times New Roman" w:cs="Times New Roman"/>
                <w:sz w:val="24"/>
                <w:szCs w:val="24"/>
                <w:lang w:eastAsia="es-ES"/>
              </w:rPr>
              <w:pPrChange w:id="1268" w:author="Alicia" w:date="2016-05-17T11:26:00Z">
                <w:pPr>
                  <w:spacing w:after="0" w:line="240" w:lineRule="auto"/>
                  <w:jc w:val="center"/>
                </w:pPr>
              </w:pPrChange>
            </w:pPr>
            <w:del w:id="1269" w:author="Alicia" w:date="2016-05-17T11:26:00Z">
              <w:r w:rsidRPr="006E5FF5" w:rsidDel="0063728F">
                <w:rPr>
                  <w:rFonts w:ascii="Times New Roman" w:hAnsi="Times New Roman" w:cs="Times New Roman"/>
                  <w:sz w:val="24"/>
                  <w:szCs w:val="24"/>
                  <w:lang w:eastAsia="es-ES"/>
                </w:rPr>
                <w:delText>0.001</w:delText>
              </w:r>
            </w:del>
          </w:p>
        </w:tc>
      </w:tr>
    </w:tbl>
    <w:p w14:paraId="553DFFE0" w14:textId="3140CBBA" w:rsidR="008C2A32" w:rsidRPr="00AA07B4" w:rsidDel="0063728F" w:rsidRDefault="008C2A32" w:rsidP="0063728F">
      <w:pPr>
        <w:rPr>
          <w:del w:id="1270" w:author="Alicia" w:date="2016-05-17T11:26:00Z"/>
          <w:rFonts w:ascii="Times New Roman" w:hAnsi="Times New Roman" w:cs="Times New Roman"/>
          <w:lang w:val="en-US"/>
          <w:rPrChange w:id="1271" w:author="Alicia" w:date="2016-05-11T11:58:00Z">
            <w:rPr>
              <w:del w:id="1272" w:author="Alicia" w:date="2016-05-17T11:26:00Z"/>
              <w:rFonts w:ascii="Times New Roman" w:hAnsi="Times New Roman" w:cs="Times New Roman"/>
            </w:rPr>
          </w:rPrChange>
        </w:rPr>
      </w:pPr>
    </w:p>
    <w:p w14:paraId="468E15B5" w14:textId="1DD47AF6" w:rsidR="008C2A32" w:rsidDel="0063728F" w:rsidRDefault="008C2A32">
      <w:pPr>
        <w:rPr>
          <w:del w:id="1273" w:author="Alicia" w:date="2016-05-17T11:26:00Z"/>
          <w:rFonts w:ascii="Times New Roman" w:hAnsi="Times New Roman" w:cs="Times New Roman"/>
          <w:sz w:val="24"/>
          <w:szCs w:val="24"/>
          <w:lang w:val="en-US" w:eastAsia="es-ES"/>
        </w:rPr>
      </w:pPr>
    </w:p>
    <w:p w14:paraId="53E398B8" w14:textId="7B7DE16A" w:rsidR="008C2A32" w:rsidRPr="00AA07B4" w:rsidDel="0063728F" w:rsidRDefault="008C2A32">
      <w:pPr>
        <w:rPr>
          <w:del w:id="1274" w:author="Alicia" w:date="2016-05-17T11:26:00Z"/>
          <w:rFonts w:ascii="Times New Roman" w:hAnsi="Times New Roman" w:cs="Times New Roman"/>
          <w:lang w:val="en-US"/>
          <w:rPrChange w:id="1275" w:author="Alicia" w:date="2016-05-11T11:58:00Z">
            <w:rPr>
              <w:del w:id="1276" w:author="Alicia" w:date="2016-05-17T11:26:00Z"/>
              <w:rFonts w:ascii="Times New Roman" w:hAnsi="Times New Roman" w:cs="Times New Roman"/>
            </w:rPr>
          </w:rPrChange>
        </w:rPr>
      </w:pPr>
    </w:p>
    <w:p w14:paraId="5D66AE1F" w14:textId="273DAC9A" w:rsidR="008C2A32" w:rsidDel="0063728F" w:rsidRDefault="008C2A32">
      <w:pPr>
        <w:rPr>
          <w:del w:id="1277" w:author="Alicia" w:date="2016-05-17T11:26:00Z"/>
          <w:rFonts w:ascii="Times New Roman" w:hAnsi="Times New Roman" w:cs="Times New Roman"/>
          <w:sz w:val="24"/>
          <w:szCs w:val="24"/>
          <w:lang w:val="en-US"/>
        </w:rPr>
        <w:sectPr w:rsidR="008C2A32" w:rsidDel="0063728F" w:rsidSect="00391598">
          <w:pgSz w:w="12242" w:h="15842" w:code="1"/>
          <w:pgMar w:top="1440" w:right="1440" w:bottom="1440" w:left="1440" w:header="708" w:footer="708" w:gutter="0"/>
          <w:cols w:space="708"/>
          <w:docGrid w:linePitch="360"/>
        </w:sectPr>
      </w:pPr>
    </w:p>
    <w:p w14:paraId="4732CEF3" w14:textId="36A41AA0" w:rsidR="008C2A32" w:rsidDel="006E5FF5" w:rsidRDefault="008C2A32">
      <w:pPr>
        <w:rPr>
          <w:del w:id="1278" w:author="Alicia" w:date="2016-05-16T16:37:00Z"/>
          <w:rFonts w:ascii="Times New Roman" w:hAnsi="Times New Roman" w:cs="Times New Roman"/>
          <w:sz w:val="24"/>
          <w:szCs w:val="24"/>
          <w:lang w:val="en-US"/>
        </w:rPr>
      </w:pPr>
      <w:del w:id="1279" w:author="Alicia" w:date="2016-05-16T16:37:00Z">
        <w:r w:rsidDel="006E5FF5">
          <w:rPr>
            <w:rFonts w:ascii="Times New Roman" w:hAnsi="Times New Roman" w:cs="Times New Roman"/>
            <w:sz w:val="24"/>
            <w:szCs w:val="24"/>
            <w:lang w:val="en-US"/>
          </w:rPr>
          <w:delText>Appendix S7: Path models for model_attack fitted for each population and year. Solid lines indicate significant (P&lt;0.05, black lines) or marginally significant (P&lt;0.1, grey lines) paths, based on 5000 bootstrap samples. Dashed lines indicate non-significant paths. Standardized coefficients are shown.</w:delText>
        </w:r>
      </w:del>
    </w:p>
    <w:tbl>
      <w:tblPr>
        <w:tblW w:w="14642"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0"/>
        <w:gridCol w:w="6936"/>
        <w:gridCol w:w="6936"/>
      </w:tblGrid>
      <w:tr w:rsidR="008C2A32" w:rsidRPr="00AA07B4" w:rsidDel="006E5FF5" w14:paraId="3699F43B" w14:textId="3E050069" w:rsidTr="00AD4822">
        <w:trPr>
          <w:del w:id="1280" w:author="Alicia" w:date="2016-05-16T16:37:00Z"/>
        </w:trPr>
        <w:tc>
          <w:tcPr>
            <w:tcW w:w="770" w:type="dxa"/>
            <w:vAlign w:val="center"/>
          </w:tcPr>
          <w:p w14:paraId="033A2B81" w14:textId="509E4597" w:rsidR="008C2A32" w:rsidDel="006E5FF5" w:rsidRDefault="008C2A32">
            <w:pPr>
              <w:rPr>
                <w:del w:id="1281" w:author="Alicia" w:date="2016-05-16T16:37:00Z"/>
                <w:rFonts w:ascii="Times New Roman" w:hAnsi="Times New Roman" w:cs="Times New Roman"/>
                <w:sz w:val="24"/>
                <w:szCs w:val="24"/>
                <w:lang w:val="en-US"/>
              </w:rPr>
              <w:pPrChange w:id="1282" w:author="Alicia" w:date="2016-05-03T14:52:00Z">
                <w:pPr>
                  <w:spacing w:after="0" w:line="240" w:lineRule="auto"/>
                  <w:jc w:val="center"/>
                </w:pPr>
              </w:pPrChange>
            </w:pPr>
            <w:del w:id="1283" w:author="Alicia" w:date="2016-05-16T16:37:00Z">
              <w:r w:rsidDel="006E5FF5">
                <w:rPr>
                  <w:rFonts w:ascii="Times New Roman" w:hAnsi="Times New Roman" w:cs="Times New Roman"/>
                  <w:sz w:val="24"/>
                  <w:szCs w:val="24"/>
                  <w:lang w:val="en-US"/>
                </w:rPr>
                <w:delText>Pop.</w:delText>
              </w:r>
            </w:del>
          </w:p>
        </w:tc>
        <w:tc>
          <w:tcPr>
            <w:tcW w:w="6936" w:type="dxa"/>
            <w:vAlign w:val="center"/>
          </w:tcPr>
          <w:p w14:paraId="69A3A491" w14:textId="62E0870C" w:rsidR="008C2A32" w:rsidDel="006E5FF5" w:rsidRDefault="008C2A32">
            <w:pPr>
              <w:rPr>
                <w:del w:id="1284" w:author="Alicia" w:date="2016-05-16T16:37:00Z"/>
                <w:rFonts w:ascii="Times New Roman" w:hAnsi="Times New Roman" w:cs="Times New Roman"/>
                <w:sz w:val="24"/>
                <w:szCs w:val="24"/>
                <w:lang w:val="en-US"/>
              </w:rPr>
              <w:pPrChange w:id="1285" w:author="Alicia" w:date="2016-05-03T14:52:00Z">
                <w:pPr>
                  <w:spacing w:after="0" w:line="240" w:lineRule="auto"/>
                  <w:jc w:val="center"/>
                </w:pPr>
              </w:pPrChange>
            </w:pPr>
            <w:del w:id="1286" w:author="Alicia" w:date="2016-05-16T16:37:00Z">
              <w:r w:rsidDel="006E5FF5">
                <w:rPr>
                  <w:rFonts w:ascii="Times New Roman" w:hAnsi="Times New Roman" w:cs="Times New Roman"/>
                  <w:sz w:val="24"/>
                  <w:szCs w:val="24"/>
                  <w:lang w:val="en-US"/>
                </w:rPr>
                <w:delText>2010</w:delText>
              </w:r>
            </w:del>
          </w:p>
        </w:tc>
        <w:tc>
          <w:tcPr>
            <w:tcW w:w="6936" w:type="dxa"/>
            <w:vAlign w:val="center"/>
          </w:tcPr>
          <w:p w14:paraId="45ED2B11" w14:textId="5AA9C55A" w:rsidR="008C2A32" w:rsidDel="006E5FF5" w:rsidRDefault="008C2A32">
            <w:pPr>
              <w:rPr>
                <w:del w:id="1287" w:author="Alicia" w:date="2016-05-16T16:37:00Z"/>
                <w:rFonts w:ascii="Times New Roman" w:hAnsi="Times New Roman" w:cs="Times New Roman"/>
                <w:sz w:val="24"/>
                <w:szCs w:val="24"/>
                <w:lang w:val="en-US"/>
              </w:rPr>
              <w:pPrChange w:id="1288" w:author="Alicia" w:date="2016-05-03T14:52:00Z">
                <w:pPr>
                  <w:spacing w:after="0" w:line="240" w:lineRule="auto"/>
                  <w:jc w:val="center"/>
                </w:pPr>
              </w:pPrChange>
            </w:pPr>
            <w:del w:id="1289" w:author="Alicia" w:date="2016-05-16T16:37:00Z">
              <w:r w:rsidDel="006E5FF5">
                <w:rPr>
                  <w:rFonts w:ascii="Times New Roman" w:hAnsi="Times New Roman" w:cs="Times New Roman"/>
                  <w:sz w:val="24"/>
                  <w:szCs w:val="24"/>
                  <w:lang w:val="en-US"/>
                </w:rPr>
                <w:delText>2011</w:delText>
              </w:r>
            </w:del>
          </w:p>
        </w:tc>
      </w:tr>
      <w:tr w:rsidR="008C2A32" w:rsidRPr="00AA07B4" w:rsidDel="006E5FF5" w14:paraId="61DA904F" w14:textId="4B8327E7" w:rsidTr="00AD4822">
        <w:trPr>
          <w:del w:id="1290" w:author="Alicia" w:date="2016-05-16T16:37:00Z"/>
        </w:trPr>
        <w:tc>
          <w:tcPr>
            <w:tcW w:w="770" w:type="dxa"/>
            <w:vAlign w:val="center"/>
          </w:tcPr>
          <w:p w14:paraId="4B3B5918" w14:textId="60ED9981" w:rsidR="008C2A32" w:rsidDel="006E5FF5" w:rsidRDefault="008C2A32">
            <w:pPr>
              <w:rPr>
                <w:del w:id="1291" w:author="Alicia" w:date="2016-05-16T16:37:00Z"/>
                <w:rFonts w:ascii="Times New Roman" w:hAnsi="Times New Roman" w:cs="Times New Roman"/>
                <w:sz w:val="24"/>
                <w:szCs w:val="24"/>
                <w:lang w:val="en-US"/>
              </w:rPr>
              <w:pPrChange w:id="1292" w:author="Alicia" w:date="2016-05-03T14:52:00Z">
                <w:pPr>
                  <w:spacing w:after="0" w:line="240" w:lineRule="auto"/>
                  <w:jc w:val="center"/>
                </w:pPr>
              </w:pPrChange>
            </w:pPr>
            <w:del w:id="1293" w:author="Alicia" w:date="2016-05-16T16:37:00Z">
              <w:r w:rsidDel="006E5FF5">
                <w:rPr>
                  <w:rFonts w:ascii="Times New Roman" w:hAnsi="Times New Roman" w:cs="Times New Roman"/>
                  <w:sz w:val="24"/>
                  <w:szCs w:val="24"/>
                  <w:lang w:val="en-US"/>
                </w:rPr>
                <w:delText>A</w:delText>
              </w:r>
            </w:del>
          </w:p>
        </w:tc>
        <w:tc>
          <w:tcPr>
            <w:tcW w:w="6936" w:type="dxa"/>
            <w:vAlign w:val="center"/>
          </w:tcPr>
          <w:p w14:paraId="3ED5C982" w14:textId="6A0BCC98" w:rsidR="008C2A32" w:rsidDel="006E5FF5" w:rsidRDefault="008C2A32">
            <w:pPr>
              <w:rPr>
                <w:del w:id="1294" w:author="Alicia" w:date="2016-05-16T16:37:00Z"/>
                <w:rFonts w:ascii="Times New Roman" w:hAnsi="Times New Roman" w:cs="Times New Roman"/>
                <w:sz w:val="24"/>
                <w:szCs w:val="24"/>
                <w:lang w:val="en-US"/>
              </w:rPr>
              <w:pPrChange w:id="1295" w:author="Alicia" w:date="2016-05-03T14:52:00Z">
                <w:pPr>
                  <w:spacing w:after="0" w:line="240" w:lineRule="auto"/>
                  <w:jc w:val="center"/>
                </w:pPr>
              </w:pPrChange>
            </w:pPr>
            <w:del w:id="1296" w:author="Alicia" w:date="2016-05-16T16:37:00Z">
              <w:r w:rsidDel="006E5FF5">
                <w:rPr>
                  <w:rFonts w:ascii="Times New Roman" w:hAnsi="Times New Roman" w:cs="Times New Roman"/>
                  <w:noProof/>
                  <w:sz w:val="24"/>
                  <w:szCs w:val="24"/>
                  <w:lang w:val="sv-SE" w:eastAsia="sv-SE"/>
                </w:rPr>
                <w:drawing>
                  <wp:inline distT="0" distB="0" distL="0" distR="0" wp14:anchorId="09282C9B" wp14:editId="6543E3A3">
                    <wp:extent cx="4257675" cy="2085975"/>
                    <wp:effectExtent l="0" t="0" r="9525"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c>
          <w:tcPr>
            <w:tcW w:w="6936" w:type="dxa"/>
            <w:vAlign w:val="center"/>
          </w:tcPr>
          <w:p w14:paraId="2AA04743" w14:textId="6EABAFC6" w:rsidR="008C2A32" w:rsidDel="006E5FF5" w:rsidRDefault="008C2A32">
            <w:pPr>
              <w:rPr>
                <w:del w:id="1297" w:author="Alicia" w:date="2016-05-16T16:37:00Z"/>
                <w:rFonts w:ascii="Times New Roman" w:hAnsi="Times New Roman" w:cs="Times New Roman"/>
                <w:sz w:val="24"/>
                <w:szCs w:val="24"/>
                <w:lang w:val="en-US"/>
              </w:rPr>
              <w:pPrChange w:id="1298" w:author="Alicia" w:date="2016-05-03T14:52:00Z">
                <w:pPr>
                  <w:spacing w:after="0" w:line="240" w:lineRule="auto"/>
                  <w:jc w:val="center"/>
                </w:pPr>
              </w:pPrChange>
            </w:pPr>
            <w:del w:id="1299" w:author="Alicia" w:date="2016-05-16T16:37:00Z">
              <w:r w:rsidDel="006E5FF5">
                <w:rPr>
                  <w:rFonts w:ascii="Times New Roman" w:hAnsi="Times New Roman" w:cs="Times New Roman"/>
                  <w:noProof/>
                  <w:sz w:val="24"/>
                  <w:szCs w:val="24"/>
                  <w:lang w:val="sv-SE" w:eastAsia="sv-SE"/>
                </w:rPr>
                <w:drawing>
                  <wp:inline distT="0" distB="0" distL="0" distR="0" wp14:anchorId="7880E04B" wp14:editId="032995A9">
                    <wp:extent cx="4257675" cy="2085975"/>
                    <wp:effectExtent l="0" t="0" r="9525"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r>
      <w:tr w:rsidR="008C2A32" w:rsidRPr="00AA07B4" w:rsidDel="006E5FF5" w14:paraId="223E393A" w14:textId="38F4AEDD" w:rsidTr="00AD4822">
        <w:trPr>
          <w:del w:id="1300" w:author="Alicia" w:date="2016-05-16T16:37:00Z"/>
        </w:trPr>
        <w:tc>
          <w:tcPr>
            <w:tcW w:w="770" w:type="dxa"/>
            <w:vAlign w:val="center"/>
          </w:tcPr>
          <w:p w14:paraId="18DEFEAB" w14:textId="019EB532" w:rsidR="008C2A32" w:rsidDel="006E5FF5" w:rsidRDefault="008C2A32">
            <w:pPr>
              <w:rPr>
                <w:del w:id="1301" w:author="Alicia" w:date="2016-05-16T16:37:00Z"/>
                <w:rFonts w:ascii="Times New Roman" w:hAnsi="Times New Roman" w:cs="Times New Roman"/>
                <w:sz w:val="24"/>
                <w:szCs w:val="24"/>
                <w:lang w:val="en-US"/>
              </w:rPr>
              <w:pPrChange w:id="1302" w:author="Alicia" w:date="2016-05-03T14:52:00Z">
                <w:pPr>
                  <w:spacing w:after="0" w:line="240" w:lineRule="auto"/>
                  <w:jc w:val="center"/>
                </w:pPr>
              </w:pPrChange>
            </w:pPr>
            <w:del w:id="1303" w:author="Alicia" w:date="2016-05-16T16:37:00Z">
              <w:r w:rsidDel="006E5FF5">
                <w:rPr>
                  <w:rFonts w:ascii="Times New Roman" w:hAnsi="Times New Roman" w:cs="Times New Roman"/>
                  <w:sz w:val="24"/>
                  <w:szCs w:val="24"/>
                  <w:lang w:val="en-US"/>
                </w:rPr>
                <w:delText>B</w:delText>
              </w:r>
            </w:del>
          </w:p>
        </w:tc>
        <w:tc>
          <w:tcPr>
            <w:tcW w:w="6936" w:type="dxa"/>
            <w:vAlign w:val="center"/>
          </w:tcPr>
          <w:p w14:paraId="3DDCA30A" w14:textId="69F3524C" w:rsidR="008C2A32" w:rsidDel="006E5FF5" w:rsidRDefault="008C2A32">
            <w:pPr>
              <w:rPr>
                <w:del w:id="1304" w:author="Alicia" w:date="2016-05-16T16:37:00Z"/>
                <w:rFonts w:ascii="Times New Roman" w:hAnsi="Times New Roman" w:cs="Times New Roman"/>
                <w:sz w:val="24"/>
                <w:szCs w:val="24"/>
                <w:lang w:val="en-US"/>
              </w:rPr>
              <w:pPrChange w:id="1305" w:author="Alicia" w:date="2016-05-03T14:52:00Z">
                <w:pPr>
                  <w:spacing w:after="0" w:line="240" w:lineRule="auto"/>
                  <w:jc w:val="center"/>
                </w:pPr>
              </w:pPrChange>
            </w:pPr>
            <w:del w:id="1306" w:author="Alicia" w:date="2016-05-16T16:37:00Z">
              <w:r w:rsidDel="006E5FF5">
                <w:rPr>
                  <w:rFonts w:ascii="Times New Roman" w:hAnsi="Times New Roman" w:cs="Times New Roman"/>
                  <w:noProof/>
                  <w:sz w:val="24"/>
                  <w:szCs w:val="24"/>
                  <w:lang w:val="sv-SE" w:eastAsia="sv-SE"/>
                </w:rPr>
                <w:drawing>
                  <wp:inline distT="0" distB="0" distL="0" distR="0" wp14:anchorId="6D5F23F9" wp14:editId="75F3EE68">
                    <wp:extent cx="4257675" cy="2085975"/>
                    <wp:effectExtent l="0" t="0" r="9525"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c>
          <w:tcPr>
            <w:tcW w:w="6936" w:type="dxa"/>
            <w:vAlign w:val="center"/>
          </w:tcPr>
          <w:p w14:paraId="546783F5" w14:textId="0FD9FE12" w:rsidR="008C2A32" w:rsidDel="006E5FF5" w:rsidRDefault="008C2A32">
            <w:pPr>
              <w:rPr>
                <w:del w:id="1307" w:author="Alicia" w:date="2016-05-16T16:37:00Z"/>
                <w:rFonts w:ascii="Times New Roman" w:hAnsi="Times New Roman" w:cs="Times New Roman"/>
                <w:sz w:val="24"/>
                <w:szCs w:val="24"/>
                <w:lang w:val="en-US"/>
              </w:rPr>
              <w:pPrChange w:id="1308" w:author="Alicia" w:date="2016-05-03T14:52:00Z">
                <w:pPr>
                  <w:spacing w:after="0" w:line="240" w:lineRule="auto"/>
                  <w:jc w:val="center"/>
                </w:pPr>
              </w:pPrChange>
            </w:pPr>
            <w:del w:id="1309" w:author="Alicia" w:date="2016-05-16T16:37:00Z">
              <w:r w:rsidDel="006E5FF5">
                <w:rPr>
                  <w:rFonts w:ascii="Times New Roman" w:hAnsi="Times New Roman" w:cs="Times New Roman"/>
                  <w:noProof/>
                  <w:sz w:val="24"/>
                  <w:szCs w:val="24"/>
                  <w:lang w:val="sv-SE" w:eastAsia="sv-SE"/>
                </w:rPr>
                <w:drawing>
                  <wp:inline distT="0" distB="0" distL="0" distR="0" wp14:anchorId="2A0E12BB" wp14:editId="78F148A7">
                    <wp:extent cx="4257675" cy="2085975"/>
                    <wp:effectExtent l="0" t="0" r="9525"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r>
      <w:tr w:rsidR="008C2A32" w:rsidRPr="00AA07B4" w:rsidDel="006E5FF5" w14:paraId="3FDDEBA6" w14:textId="5AA39A81" w:rsidTr="00AD4822">
        <w:trPr>
          <w:del w:id="1310" w:author="Alicia" w:date="2016-05-16T16:37:00Z"/>
        </w:trPr>
        <w:tc>
          <w:tcPr>
            <w:tcW w:w="770" w:type="dxa"/>
            <w:vAlign w:val="center"/>
          </w:tcPr>
          <w:p w14:paraId="48263D23" w14:textId="1DE52237" w:rsidR="008C2A32" w:rsidDel="006E5FF5" w:rsidRDefault="008C2A32">
            <w:pPr>
              <w:rPr>
                <w:del w:id="1311" w:author="Alicia" w:date="2016-05-16T16:37:00Z"/>
                <w:rFonts w:ascii="Times New Roman" w:hAnsi="Times New Roman" w:cs="Times New Roman"/>
                <w:sz w:val="24"/>
                <w:szCs w:val="24"/>
                <w:lang w:val="en-US"/>
              </w:rPr>
              <w:pPrChange w:id="1312" w:author="Alicia" w:date="2016-05-03T14:52:00Z">
                <w:pPr>
                  <w:spacing w:after="0" w:line="240" w:lineRule="auto"/>
                  <w:jc w:val="center"/>
                </w:pPr>
              </w:pPrChange>
            </w:pPr>
            <w:del w:id="1313" w:author="Alicia" w:date="2016-05-16T16:37:00Z">
              <w:r w:rsidDel="006E5FF5">
                <w:rPr>
                  <w:rFonts w:ascii="Times New Roman" w:hAnsi="Times New Roman" w:cs="Times New Roman"/>
                  <w:sz w:val="24"/>
                  <w:szCs w:val="24"/>
                  <w:lang w:val="en-US"/>
                </w:rPr>
                <w:delText>C</w:delText>
              </w:r>
            </w:del>
          </w:p>
        </w:tc>
        <w:tc>
          <w:tcPr>
            <w:tcW w:w="6936" w:type="dxa"/>
            <w:vAlign w:val="center"/>
          </w:tcPr>
          <w:p w14:paraId="7E044419" w14:textId="0DF79F63" w:rsidR="008C2A32" w:rsidDel="006E5FF5" w:rsidRDefault="008C2A32">
            <w:pPr>
              <w:rPr>
                <w:del w:id="1314" w:author="Alicia" w:date="2016-05-16T16:37:00Z"/>
                <w:rFonts w:ascii="Times New Roman" w:hAnsi="Times New Roman" w:cs="Times New Roman"/>
                <w:sz w:val="24"/>
                <w:szCs w:val="24"/>
                <w:lang w:val="en-US"/>
              </w:rPr>
              <w:pPrChange w:id="1315" w:author="Alicia" w:date="2016-05-03T14:52:00Z">
                <w:pPr>
                  <w:spacing w:after="0" w:line="240" w:lineRule="auto"/>
                  <w:jc w:val="center"/>
                </w:pPr>
              </w:pPrChange>
            </w:pPr>
            <w:del w:id="1316" w:author="Alicia" w:date="2016-05-16T16:37:00Z">
              <w:r w:rsidDel="006E5FF5">
                <w:rPr>
                  <w:rFonts w:ascii="Times New Roman" w:hAnsi="Times New Roman" w:cs="Times New Roman"/>
                  <w:noProof/>
                  <w:sz w:val="24"/>
                  <w:szCs w:val="24"/>
                  <w:lang w:val="sv-SE" w:eastAsia="sv-SE"/>
                </w:rPr>
                <w:drawing>
                  <wp:inline distT="0" distB="0" distL="0" distR="0" wp14:anchorId="5B7D1BC3" wp14:editId="699EF3A9">
                    <wp:extent cx="4257675" cy="2085975"/>
                    <wp:effectExtent l="0" t="0" r="9525"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c>
          <w:tcPr>
            <w:tcW w:w="6936" w:type="dxa"/>
            <w:vAlign w:val="center"/>
          </w:tcPr>
          <w:p w14:paraId="04B571DD" w14:textId="74181326" w:rsidR="008C2A32" w:rsidDel="006E5FF5" w:rsidRDefault="008C2A32">
            <w:pPr>
              <w:rPr>
                <w:del w:id="1317" w:author="Alicia" w:date="2016-05-16T16:37:00Z"/>
                <w:rFonts w:ascii="Times New Roman" w:hAnsi="Times New Roman" w:cs="Times New Roman"/>
                <w:sz w:val="24"/>
                <w:szCs w:val="24"/>
                <w:lang w:val="en-US"/>
              </w:rPr>
              <w:pPrChange w:id="1318" w:author="Alicia" w:date="2016-05-03T14:52:00Z">
                <w:pPr>
                  <w:spacing w:after="0" w:line="240" w:lineRule="auto"/>
                  <w:jc w:val="center"/>
                </w:pPr>
              </w:pPrChange>
            </w:pPr>
            <w:del w:id="1319" w:author="Alicia" w:date="2016-05-16T16:37:00Z">
              <w:r w:rsidDel="006E5FF5">
                <w:rPr>
                  <w:rFonts w:ascii="Times New Roman" w:hAnsi="Times New Roman" w:cs="Times New Roman"/>
                  <w:noProof/>
                  <w:sz w:val="24"/>
                  <w:szCs w:val="24"/>
                  <w:lang w:val="sv-SE" w:eastAsia="sv-SE"/>
                </w:rPr>
                <w:drawing>
                  <wp:inline distT="0" distB="0" distL="0" distR="0" wp14:anchorId="11F682D9" wp14:editId="39067A40">
                    <wp:extent cx="4257675" cy="2085975"/>
                    <wp:effectExtent l="0" t="0" r="9525"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r>
      <w:tr w:rsidR="008C2A32" w:rsidRPr="00AA07B4" w:rsidDel="006E5FF5" w14:paraId="7F08545C" w14:textId="1B28255B" w:rsidTr="00AD4822">
        <w:trPr>
          <w:del w:id="1320" w:author="Alicia" w:date="2016-05-16T16:37:00Z"/>
        </w:trPr>
        <w:tc>
          <w:tcPr>
            <w:tcW w:w="770" w:type="dxa"/>
            <w:vAlign w:val="center"/>
          </w:tcPr>
          <w:p w14:paraId="3FA61A45" w14:textId="516B30E3" w:rsidR="008C2A32" w:rsidDel="006E5FF5" w:rsidRDefault="008C2A32">
            <w:pPr>
              <w:rPr>
                <w:del w:id="1321" w:author="Alicia" w:date="2016-05-16T16:37:00Z"/>
                <w:rFonts w:ascii="Times New Roman" w:hAnsi="Times New Roman" w:cs="Times New Roman"/>
                <w:sz w:val="24"/>
                <w:szCs w:val="24"/>
                <w:lang w:val="en-US"/>
              </w:rPr>
              <w:pPrChange w:id="1322" w:author="Alicia" w:date="2016-05-03T14:52:00Z">
                <w:pPr>
                  <w:spacing w:after="0" w:line="240" w:lineRule="auto"/>
                  <w:jc w:val="center"/>
                </w:pPr>
              </w:pPrChange>
            </w:pPr>
            <w:del w:id="1323" w:author="Alicia" w:date="2016-05-16T16:37:00Z">
              <w:r w:rsidDel="006E5FF5">
                <w:rPr>
                  <w:rFonts w:ascii="Times New Roman" w:hAnsi="Times New Roman" w:cs="Times New Roman"/>
                  <w:sz w:val="24"/>
                  <w:szCs w:val="24"/>
                  <w:lang w:val="en-US"/>
                </w:rPr>
                <w:delText>D</w:delText>
              </w:r>
            </w:del>
          </w:p>
        </w:tc>
        <w:tc>
          <w:tcPr>
            <w:tcW w:w="6936" w:type="dxa"/>
            <w:vAlign w:val="center"/>
          </w:tcPr>
          <w:p w14:paraId="624A902C" w14:textId="183F4F21" w:rsidR="008C2A32" w:rsidDel="006E5FF5" w:rsidRDefault="008C2A32">
            <w:pPr>
              <w:rPr>
                <w:del w:id="1324" w:author="Alicia" w:date="2016-05-16T16:37:00Z"/>
                <w:rFonts w:ascii="Times New Roman" w:hAnsi="Times New Roman" w:cs="Times New Roman"/>
                <w:sz w:val="24"/>
                <w:szCs w:val="24"/>
                <w:lang w:val="en-US"/>
              </w:rPr>
              <w:pPrChange w:id="1325" w:author="Alicia" w:date="2016-05-03T14:52:00Z">
                <w:pPr>
                  <w:spacing w:after="0" w:line="240" w:lineRule="auto"/>
                  <w:jc w:val="center"/>
                </w:pPr>
              </w:pPrChange>
            </w:pPr>
          </w:p>
        </w:tc>
        <w:tc>
          <w:tcPr>
            <w:tcW w:w="6936" w:type="dxa"/>
            <w:vAlign w:val="center"/>
          </w:tcPr>
          <w:p w14:paraId="6189D048" w14:textId="4B912AEA" w:rsidR="008C2A32" w:rsidDel="006E5FF5" w:rsidRDefault="008C2A32">
            <w:pPr>
              <w:rPr>
                <w:del w:id="1326" w:author="Alicia" w:date="2016-05-16T16:37:00Z"/>
                <w:rFonts w:ascii="Times New Roman" w:hAnsi="Times New Roman" w:cs="Times New Roman"/>
                <w:sz w:val="24"/>
                <w:szCs w:val="24"/>
                <w:lang w:val="en-US"/>
              </w:rPr>
              <w:pPrChange w:id="1327" w:author="Alicia" w:date="2016-05-03T14:52:00Z">
                <w:pPr>
                  <w:spacing w:after="0" w:line="240" w:lineRule="auto"/>
                  <w:jc w:val="center"/>
                </w:pPr>
              </w:pPrChange>
            </w:pPr>
            <w:del w:id="1328" w:author="Alicia" w:date="2016-05-16T16:37:00Z">
              <w:r w:rsidDel="006E5FF5">
                <w:rPr>
                  <w:rFonts w:ascii="Times New Roman" w:hAnsi="Times New Roman" w:cs="Times New Roman"/>
                  <w:noProof/>
                  <w:sz w:val="24"/>
                  <w:szCs w:val="24"/>
                  <w:lang w:val="sv-SE" w:eastAsia="sv-SE"/>
                </w:rPr>
                <w:drawing>
                  <wp:inline distT="0" distB="0" distL="0" distR="0" wp14:anchorId="488CC4AA" wp14:editId="5B61784F">
                    <wp:extent cx="4257675" cy="2085975"/>
                    <wp:effectExtent l="0" t="0" r="9525" b="95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r>
      <w:tr w:rsidR="008C2A32" w:rsidRPr="00AA07B4" w:rsidDel="006E5FF5" w14:paraId="164D7E04" w14:textId="0D646417" w:rsidTr="00AD4822">
        <w:trPr>
          <w:del w:id="1329" w:author="Alicia" w:date="2016-05-16T16:37:00Z"/>
        </w:trPr>
        <w:tc>
          <w:tcPr>
            <w:tcW w:w="770" w:type="dxa"/>
            <w:vAlign w:val="center"/>
          </w:tcPr>
          <w:p w14:paraId="7D995770" w14:textId="6E2DDF6F" w:rsidR="008C2A32" w:rsidDel="006E5FF5" w:rsidRDefault="008C2A32">
            <w:pPr>
              <w:rPr>
                <w:del w:id="1330" w:author="Alicia" w:date="2016-05-16T16:37:00Z"/>
                <w:rFonts w:ascii="Times New Roman" w:hAnsi="Times New Roman" w:cs="Times New Roman"/>
                <w:sz w:val="24"/>
                <w:szCs w:val="24"/>
                <w:lang w:val="en-US"/>
              </w:rPr>
              <w:pPrChange w:id="1331" w:author="Alicia" w:date="2016-05-03T14:52:00Z">
                <w:pPr>
                  <w:spacing w:after="0" w:line="240" w:lineRule="auto"/>
                  <w:jc w:val="center"/>
                </w:pPr>
              </w:pPrChange>
            </w:pPr>
            <w:del w:id="1332" w:author="Alicia" w:date="2016-05-16T16:37:00Z">
              <w:r w:rsidDel="006E5FF5">
                <w:rPr>
                  <w:rFonts w:ascii="Times New Roman" w:hAnsi="Times New Roman" w:cs="Times New Roman"/>
                  <w:sz w:val="24"/>
                  <w:szCs w:val="24"/>
                  <w:lang w:val="en-US"/>
                </w:rPr>
                <w:delText>E</w:delText>
              </w:r>
            </w:del>
          </w:p>
        </w:tc>
        <w:tc>
          <w:tcPr>
            <w:tcW w:w="6936" w:type="dxa"/>
            <w:vAlign w:val="center"/>
          </w:tcPr>
          <w:p w14:paraId="7EBC5400" w14:textId="1A0B4FA4" w:rsidR="008C2A32" w:rsidDel="006E5FF5" w:rsidRDefault="008C2A32">
            <w:pPr>
              <w:rPr>
                <w:del w:id="1333" w:author="Alicia" w:date="2016-05-16T16:37:00Z"/>
                <w:rFonts w:ascii="Times New Roman" w:hAnsi="Times New Roman" w:cs="Times New Roman"/>
                <w:sz w:val="24"/>
                <w:szCs w:val="24"/>
                <w:lang w:val="en-US"/>
              </w:rPr>
              <w:pPrChange w:id="1334" w:author="Alicia" w:date="2016-05-03T14:52:00Z">
                <w:pPr>
                  <w:spacing w:after="0" w:line="240" w:lineRule="auto"/>
                  <w:jc w:val="center"/>
                </w:pPr>
              </w:pPrChange>
            </w:pPr>
            <w:del w:id="1335" w:author="Alicia" w:date="2016-05-16T16:37:00Z">
              <w:r w:rsidDel="006E5FF5">
                <w:rPr>
                  <w:rFonts w:ascii="Times New Roman" w:hAnsi="Times New Roman" w:cs="Times New Roman"/>
                  <w:noProof/>
                  <w:sz w:val="24"/>
                  <w:szCs w:val="24"/>
                  <w:lang w:val="sv-SE" w:eastAsia="sv-SE"/>
                </w:rPr>
                <w:drawing>
                  <wp:inline distT="0" distB="0" distL="0" distR="0" wp14:anchorId="455164A3" wp14:editId="5E8E974E">
                    <wp:extent cx="4257675" cy="2085975"/>
                    <wp:effectExtent l="0" t="0" r="952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c>
          <w:tcPr>
            <w:tcW w:w="6936" w:type="dxa"/>
            <w:vAlign w:val="center"/>
          </w:tcPr>
          <w:p w14:paraId="19EF8EFF" w14:textId="3D51FD04" w:rsidR="008C2A32" w:rsidDel="006E5FF5" w:rsidRDefault="008C2A32">
            <w:pPr>
              <w:rPr>
                <w:del w:id="1336" w:author="Alicia" w:date="2016-05-16T16:37:00Z"/>
                <w:rFonts w:ascii="Times New Roman" w:hAnsi="Times New Roman" w:cs="Times New Roman"/>
                <w:sz w:val="24"/>
                <w:szCs w:val="24"/>
                <w:lang w:val="en-US"/>
              </w:rPr>
              <w:pPrChange w:id="1337" w:author="Alicia" w:date="2016-05-03T14:52:00Z">
                <w:pPr>
                  <w:spacing w:after="0" w:line="240" w:lineRule="auto"/>
                  <w:jc w:val="center"/>
                </w:pPr>
              </w:pPrChange>
            </w:pPr>
            <w:del w:id="1338" w:author="Alicia" w:date="2016-05-16T16:37:00Z">
              <w:r w:rsidDel="006E5FF5">
                <w:rPr>
                  <w:rFonts w:ascii="Times New Roman" w:hAnsi="Times New Roman" w:cs="Times New Roman"/>
                  <w:noProof/>
                  <w:sz w:val="24"/>
                  <w:szCs w:val="24"/>
                  <w:lang w:val="sv-SE" w:eastAsia="sv-SE"/>
                </w:rPr>
                <w:drawing>
                  <wp:inline distT="0" distB="0" distL="0" distR="0" wp14:anchorId="1F4F803A" wp14:editId="47F6F255">
                    <wp:extent cx="4257675" cy="2085975"/>
                    <wp:effectExtent l="0" t="0" r="9525"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r>
      <w:tr w:rsidR="008C2A32" w:rsidRPr="00AA07B4" w:rsidDel="006E5FF5" w14:paraId="14AE030B" w14:textId="3D04EB81" w:rsidTr="00AD4822">
        <w:trPr>
          <w:del w:id="1339" w:author="Alicia" w:date="2016-05-16T16:37:00Z"/>
        </w:trPr>
        <w:tc>
          <w:tcPr>
            <w:tcW w:w="770" w:type="dxa"/>
            <w:vAlign w:val="center"/>
          </w:tcPr>
          <w:p w14:paraId="35E82DD4" w14:textId="5F606D77" w:rsidR="008C2A32" w:rsidDel="006E5FF5" w:rsidRDefault="008C2A32">
            <w:pPr>
              <w:rPr>
                <w:del w:id="1340" w:author="Alicia" w:date="2016-05-16T16:37:00Z"/>
                <w:rFonts w:ascii="Times New Roman" w:hAnsi="Times New Roman" w:cs="Times New Roman"/>
                <w:sz w:val="24"/>
                <w:szCs w:val="24"/>
                <w:lang w:val="en-US"/>
              </w:rPr>
              <w:pPrChange w:id="1341" w:author="Alicia" w:date="2016-05-03T14:52:00Z">
                <w:pPr>
                  <w:spacing w:after="0" w:line="240" w:lineRule="auto"/>
                  <w:jc w:val="center"/>
                </w:pPr>
              </w:pPrChange>
            </w:pPr>
            <w:del w:id="1342" w:author="Alicia" w:date="2016-05-16T16:37:00Z">
              <w:r w:rsidDel="006E5FF5">
                <w:rPr>
                  <w:rFonts w:ascii="Times New Roman" w:hAnsi="Times New Roman" w:cs="Times New Roman"/>
                  <w:sz w:val="24"/>
                  <w:szCs w:val="24"/>
                  <w:lang w:val="en-US"/>
                </w:rPr>
                <w:delText>F</w:delText>
              </w:r>
            </w:del>
          </w:p>
        </w:tc>
        <w:tc>
          <w:tcPr>
            <w:tcW w:w="6936" w:type="dxa"/>
            <w:vAlign w:val="center"/>
          </w:tcPr>
          <w:p w14:paraId="2732F7B5" w14:textId="6E0F3626" w:rsidR="008C2A32" w:rsidDel="006E5FF5" w:rsidRDefault="008C2A32">
            <w:pPr>
              <w:rPr>
                <w:del w:id="1343" w:author="Alicia" w:date="2016-05-16T16:37:00Z"/>
                <w:rFonts w:ascii="Times New Roman" w:hAnsi="Times New Roman" w:cs="Times New Roman"/>
                <w:sz w:val="24"/>
                <w:szCs w:val="24"/>
                <w:lang w:val="en-US"/>
              </w:rPr>
              <w:pPrChange w:id="1344" w:author="Alicia" w:date="2016-05-03T14:52:00Z">
                <w:pPr>
                  <w:spacing w:after="0" w:line="240" w:lineRule="auto"/>
                  <w:jc w:val="center"/>
                </w:pPr>
              </w:pPrChange>
            </w:pPr>
            <w:del w:id="1345" w:author="Alicia" w:date="2016-05-16T16:37:00Z">
              <w:r w:rsidDel="006E5FF5">
                <w:rPr>
                  <w:rFonts w:ascii="Times New Roman" w:hAnsi="Times New Roman" w:cs="Times New Roman"/>
                  <w:noProof/>
                  <w:sz w:val="24"/>
                  <w:szCs w:val="24"/>
                  <w:lang w:val="sv-SE" w:eastAsia="sv-SE"/>
                </w:rPr>
                <w:drawing>
                  <wp:inline distT="0" distB="0" distL="0" distR="0" wp14:anchorId="67BB88BC" wp14:editId="207976AE">
                    <wp:extent cx="4257675" cy="2085975"/>
                    <wp:effectExtent l="0" t="0" r="9525"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c>
          <w:tcPr>
            <w:tcW w:w="6936" w:type="dxa"/>
            <w:vAlign w:val="center"/>
          </w:tcPr>
          <w:p w14:paraId="69559E7D" w14:textId="2691A8C9" w:rsidR="008C2A32" w:rsidDel="006E5FF5" w:rsidRDefault="008C2A32">
            <w:pPr>
              <w:rPr>
                <w:del w:id="1346" w:author="Alicia" w:date="2016-05-16T16:37:00Z"/>
                <w:rFonts w:ascii="Times New Roman" w:hAnsi="Times New Roman" w:cs="Times New Roman"/>
                <w:sz w:val="24"/>
                <w:szCs w:val="24"/>
                <w:lang w:val="en-US"/>
              </w:rPr>
              <w:pPrChange w:id="1347" w:author="Alicia" w:date="2016-05-03T14:52:00Z">
                <w:pPr>
                  <w:spacing w:after="0" w:line="240" w:lineRule="auto"/>
                  <w:jc w:val="center"/>
                </w:pPr>
              </w:pPrChange>
            </w:pPr>
            <w:del w:id="1348" w:author="Alicia" w:date="2016-05-16T16:37:00Z">
              <w:r w:rsidDel="006E5FF5">
                <w:rPr>
                  <w:rFonts w:ascii="Times New Roman" w:hAnsi="Times New Roman" w:cs="Times New Roman"/>
                  <w:noProof/>
                  <w:sz w:val="24"/>
                  <w:szCs w:val="24"/>
                  <w:lang w:val="sv-SE" w:eastAsia="sv-SE"/>
                </w:rPr>
                <w:drawing>
                  <wp:inline distT="0" distB="0" distL="0" distR="0" wp14:anchorId="6ECAB7A4" wp14:editId="71F404E3">
                    <wp:extent cx="4257675" cy="2085975"/>
                    <wp:effectExtent l="0" t="0" r="9525"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r>
      <w:tr w:rsidR="008C2A32" w:rsidRPr="00AA07B4" w:rsidDel="006E5FF5" w14:paraId="3BCF8C32" w14:textId="0D6EDFDD" w:rsidTr="00AD4822">
        <w:trPr>
          <w:del w:id="1349" w:author="Alicia" w:date="2016-05-16T16:37:00Z"/>
        </w:trPr>
        <w:tc>
          <w:tcPr>
            <w:tcW w:w="770" w:type="dxa"/>
            <w:vAlign w:val="center"/>
          </w:tcPr>
          <w:p w14:paraId="72B78A78" w14:textId="00CB8E75" w:rsidR="008C2A32" w:rsidDel="006E5FF5" w:rsidRDefault="008C2A32">
            <w:pPr>
              <w:rPr>
                <w:del w:id="1350" w:author="Alicia" w:date="2016-05-16T16:37:00Z"/>
                <w:rFonts w:ascii="Times New Roman" w:hAnsi="Times New Roman" w:cs="Times New Roman"/>
                <w:sz w:val="24"/>
                <w:szCs w:val="24"/>
                <w:lang w:val="en-US"/>
              </w:rPr>
              <w:pPrChange w:id="1351" w:author="Alicia" w:date="2016-05-03T14:52:00Z">
                <w:pPr>
                  <w:spacing w:after="0" w:line="240" w:lineRule="auto"/>
                  <w:jc w:val="center"/>
                </w:pPr>
              </w:pPrChange>
            </w:pPr>
            <w:del w:id="1352" w:author="Alicia" w:date="2016-05-16T16:37:00Z">
              <w:r w:rsidDel="006E5FF5">
                <w:rPr>
                  <w:rFonts w:ascii="Times New Roman" w:hAnsi="Times New Roman" w:cs="Times New Roman"/>
                  <w:sz w:val="24"/>
                  <w:szCs w:val="24"/>
                  <w:lang w:val="en-US"/>
                </w:rPr>
                <w:delText>G</w:delText>
              </w:r>
            </w:del>
          </w:p>
        </w:tc>
        <w:tc>
          <w:tcPr>
            <w:tcW w:w="6936" w:type="dxa"/>
            <w:vAlign w:val="center"/>
          </w:tcPr>
          <w:p w14:paraId="064816C2" w14:textId="4950D61C" w:rsidR="008C2A32" w:rsidDel="006E5FF5" w:rsidRDefault="008C2A32">
            <w:pPr>
              <w:rPr>
                <w:del w:id="1353" w:author="Alicia" w:date="2016-05-16T16:37:00Z"/>
                <w:rFonts w:ascii="Times New Roman" w:hAnsi="Times New Roman" w:cs="Times New Roman"/>
                <w:sz w:val="24"/>
                <w:szCs w:val="24"/>
                <w:lang w:val="en-US"/>
              </w:rPr>
              <w:pPrChange w:id="1354" w:author="Alicia" w:date="2016-05-03T14:52:00Z">
                <w:pPr>
                  <w:spacing w:after="0" w:line="240" w:lineRule="auto"/>
                  <w:jc w:val="center"/>
                </w:pPr>
              </w:pPrChange>
            </w:pPr>
            <w:del w:id="1355" w:author="Alicia" w:date="2016-05-16T16:37:00Z">
              <w:r w:rsidDel="006E5FF5">
                <w:rPr>
                  <w:rFonts w:ascii="Times New Roman" w:hAnsi="Times New Roman" w:cs="Times New Roman"/>
                  <w:noProof/>
                  <w:sz w:val="24"/>
                  <w:szCs w:val="24"/>
                  <w:lang w:val="sv-SE" w:eastAsia="sv-SE"/>
                </w:rPr>
                <w:drawing>
                  <wp:inline distT="0" distB="0" distL="0" distR="0" wp14:anchorId="396C717A" wp14:editId="104A1649">
                    <wp:extent cx="4257675" cy="2085975"/>
                    <wp:effectExtent l="0" t="0" r="9525"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c>
          <w:tcPr>
            <w:tcW w:w="6936" w:type="dxa"/>
            <w:vAlign w:val="center"/>
          </w:tcPr>
          <w:p w14:paraId="169DB904" w14:textId="61081086" w:rsidR="008C2A32" w:rsidDel="006E5FF5" w:rsidRDefault="008C2A32">
            <w:pPr>
              <w:rPr>
                <w:del w:id="1356" w:author="Alicia" w:date="2016-05-16T16:37:00Z"/>
                <w:rFonts w:ascii="Times New Roman" w:hAnsi="Times New Roman" w:cs="Times New Roman"/>
                <w:sz w:val="24"/>
                <w:szCs w:val="24"/>
                <w:lang w:val="en-US"/>
              </w:rPr>
              <w:pPrChange w:id="1357" w:author="Alicia" w:date="2016-05-03T14:52:00Z">
                <w:pPr>
                  <w:spacing w:after="0" w:line="240" w:lineRule="auto"/>
                  <w:jc w:val="center"/>
                </w:pPr>
              </w:pPrChange>
            </w:pPr>
            <w:del w:id="1358" w:author="Alicia" w:date="2016-05-16T16:37:00Z">
              <w:r w:rsidDel="006E5FF5">
                <w:rPr>
                  <w:rFonts w:ascii="Times New Roman" w:hAnsi="Times New Roman" w:cs="Times New Roman"/>
                  <w:noProof/>
                  <w:sz w:val="24"/>
                  <w:szCs w:val="24"/>
                  <w:lang w:val="sv-SE" w:eastAsia="sv-SE"/>
                </w:rPr>
                <w:drawing>
                  <wp:inline distT="0" distB="0" distL="0" distR="0" wp14:anchorId="0545B482" wp14:editId="5E2A855D">
                    <wp:extent cx="4257675" cy="2085975"/>
                    <wp:effectExtent l="0" t="0" r="952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r>
      <w:tr w:rsidR="008C2A32" w:rsidRPr="00AA07B4" w:rsidDel="006E5FF5" w14:paraId="02D7658F" w14:textId="609AB7F7" w:rsidTr="00AD4822">
        <w:trPr>
          <w:del w:id="1359" w:author="Alicia" w:date="2016-05-16T16:37:00Z"/>
        </w:trPr>
        <w:tc>
          <w:tcPr>
            <w:tcW w:w="770" w:type="dxa"/>
            <w:vAlign w:val="center"/>
          </w:tcPr>
          <w:p w14:paraId="2442276B" w14:textId="718EEC6F" w:rsidR="008C2A32" w:rsidDel="006E5FF5" w:rsidRDefault="008C2A32">
            <w:pPr>
              <w:rPr>
                <w:del w:id="1360" w:author="Alicia" w:date="2016-05-16T16:37:00Z"/>
                <w:rFonts w:ascii="Times New Roman" w:hAnsi="Times New Roman" w:cs="Times New Roman"/>
                <w:sz w:val="24"/>
                <w:szCs w:val="24"/>
                <w:lang w:val="en-US"/>
              </w:rPr>
              <w:pPrChange w:id="1361" w:author="Alicia" w:date="2016-05-03T14:52:00Z">
                <w:pPr>
                  <w:spacing w:after="0" w:line="240" w:lineRule="auto"/>
                  <w:jc w:val="center"/>
                </w:pPr>
              </w:pPrChange>
            </w:pPr>
            <w:del w:id="1362" w:author="Alicia" w:date="2016-05-16T16:37:00Z">
              <w:r w:rsidDel="006E5FF5">
                <w:rPr>
                  <w:rFonts w:ascii="Times New Roman" w:hAnsi="Times New Roman" w:cs="Times New Roman"/>
                  <w:sz w:val="24"/>
                  <w:szCs w:val="24"/>
                  <w:lang w:val="en-US"/>
                </w:rPr>
                <w:delText>H</w:delText>
              </w:r>
            </w:del>
          </w:p>
        </w:tc>
        <w:tc>
          <w:tcPr>
            <w:tcW w:w="6936" w:type="dxa"/>
            <w:vAlign w:val="center"/>
          </w:tcPr>
          <w:p w14:paraId="18EEF1C4" w14:textId="1D75466E" w:rsidR="008C2A32" w:rsidDel="006E5FF5" w:rsidRDefault="008C2A32">
            <w:pPr>
              <w:rPr>
                <w:del w:id="1363" w:author="Alicia" w:date="2016-05-16T16:37:00Z"/>
                <w:rFonts w:ascii="Times New Roman" w:hAnsi="Times New Roman" w:cs="Times New Roman"/>
                <w:sz w:val="24"/>
                <w:szCs w:val="24"/>
                <w:lang w:val="en-US"/>
              </w:rPr>
              <w:pPrChange w:id="1364" w:author="Alicia" w:date="2016-05-03T14:52:00Z">
                <w:pPr>
                  <w:spacing w:after="0" w:line="240" w:lineRule="auto"/>
                  <w:jc w:val="center"/>
                </w:pPr>
              </w:pPrChange>
            </w:pPr>
            <w:del w:id="1365" w:author="Alicia" w:date="2016-05-16T16:37:00Z">
              <w:r w:rsidDel="006E5FF5">
                <w:rPr>
                  <w:rFonts w:ascii="Times New Roman" w:hAnsi="Times New Roman" w:cs="Times New Roman"/>
                  <w:noProof/>
                  <w:sz w:val="24"/>
                  <w:szCs w:val="24"/>
                  <w:lang w:val="sv-SE" w:eastAsia="sv-SE"/>
                </w:rPr>
                <w:drawing>
                  <wp:inline distT="0" distB="0" distL="0" distR="0" wp14:anchorId="204B2C16" wp14:editId="7EE6FFA9">
                    <wp:extent cx="4257675" cy="2085975"/>
                    <wp:effectExtent l="0" t="0" r="9525"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c>
          <w:tcPr>
            <w:tcW w:w="6936" w:type="dxa"/>
            <w:vAlign w:val="center"/>
          </w:tcPr>
          <w:p w14:paraId="21BDA108" w14:textId="3DF44F80" w:rsidR="008C2A32" w:rsidDel="006E5FF5" w:rsidRDefault="008C2A32">
            <w:pPr>
              <w:rPr>
                <w:del w:id="1366" w:author="Alicia" w:date="2016-05-16T16:37:00Z"/>
                <w:rFonts w:ascii="Times New Roman" w:hAnsi="Times New Roman" w:cs="Times New Roman"/>
                <w:sz w:val="24"/>
                <w:szCs w:val="24"/>
                <w:lang w:val="en-US"/>
              </w:rPr>
              <w:pPrChange w:id="1367" w:author="Alicia" w:date="2016-05-03T14:52:00Z">
                <w:pPr>
                  <w:spacing w:after="0" w:line="240" w:lineRule="auto"/>
                  <w:jc w:val="center"/>
                </w:pPr>
              </w:pPrChange>
            </w:pPr>
            <w:del w:id="1368" w:author="Alicia" w:date="2016-05-16T16:37:00Z">
              <w:r w:rsidDel="006E5FF5">
                <w:rPr>
                  <w:rFonts w:ascii="Times New Roman" w:hAnsi="Times New Roman" w:cs="Times New Roman"/>
                  <w:noProof/>
                  <w:sz w:val="24"/>
                  <w:szCs w:val="24"/>
                  <w:lang w:val="sv-SE" w:eastAsia="sv-SE"/>
                </w:rPr>
                <w:drawing>
                  <wp:inline distT="0" distB="0" distL="0" distR="0" wp14:anchorId="7EEAF505" wp14:editId="16C6C01F">
                    <wp:extent cx="4257675" cy="2085975"/>
                    <wp:effectExtent l="0" t="0" r="9525"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r>
      <w:tr w:rsidR="008C2A32" w:rsidRPr="00AA07B4" w:rsidDel="006E5FF5" w14:paraId="2C13BDB4" w14:textId="5C258715" w:rsidTr="00AD4822">
        <w:trPr>
          <w:del w:id="1369" w:author="Alicia" w:date="2016-05-16T16:37:00Z"/>
        </w:trPr>
        <w:tc>
          <w:tcPr>
            <w:tcW w:w="770" w:type="dxa"/>
            <w:vAlign w:val="center"/>
          </w:tcPr>
          <w:p w14:paraId="1C5FD487" w14:textId="2A907019" w:rsidR="008C2A32" w:rsidDel="006E5FF5" w:rsidRDefault="008C2A32">
            <w:pPr>
              <w:rPr>
                <w:del w:id="1370" w:author="Alicia" w:date="2016-05-16T16:37:00Z"/>
                <w:rFonts w:ascii="Times New Roman" w:hAnsi="Times New Roman" w:cs="Times New Roman"/>
                <w:sz w:val="24"/>
                <w:szCs w:val="24"/>
                <w:lang w:val="en-US"/>
              </w:rPr>
              <w:pPrChange w:id="1371" w:author="Alicia" w:date="2016-05-03T14:52:00Z">
                <w:pPr>
                  <w:spacing w:after="0" w:line="240" w:lineRule="auto"/>
                  <w:jc w:val="center"/>
                </w:pPr>
              </w:pPrChange>
            </w:pPr>
            <w:del w:id="1372" w:author="Alicia" w:date="2016-05-16T16:37:00Z">
              <w:r w:rsidDel="006E5FF5">
                <w:rPr>
                  <w:rFonts w:ascii="Times New Roman" w:hAnsi="Times New Roman" w:cs="Times New Roman"/>
                  <w:sz w:val="24"/>
                  <w:szCs w:val="24"/>
                  <w:lang w:val="en-US"/>
                </w:rPr>
                <w:delText>I</w:delText>
              </w:r>
            </w:del>
          </w:p>
        </w:tc>
        <w:tc>
          <w:tcPr>
            <w:tcW w:w="6936" w:type="dxa"/>
            <w:vAlign w:val="center"/>
          </w:tcPr>
          <w:p w14:paraId="2368EDA7" w14:textId="03D9C32E" w:rsidR="008C2A32" w:rsidDel="006E5FF5" w:rsidRDefault="008C2A32">
            <w:pPr>
              <w:rPr>
                <w:del w:id="1373" w:author="Alicia" w:date="2016-05-16T16:37:00Z"/>
                <w:rFonts w:ascii="Times New Roman" w:hAnsi="Times New Roman" w:cs="Times New Roman"/>
                <w:sz w:val="24"/>
                <w:szCs w:val="24"/>
                <w:lang w:val="en-US"/>
              </w:rPr>
              <w:pPrChange w:id="1374" w:author="Alicia" w:date="2016-05-03T14:52:00Z">
                <w:pPr>
                  <w:spacing w:after="0" w:line="240" w:lineRule="auto"/>
                  <w:jc w:val="center"/>
                </w:pPr>
              </w:pPrChange>
            </w:pPr>
            <w:del w:id="1375" w:author="Alicia" w:date="2016-05-16T16:37:00Z">
              <w:r w:rsidDel="006E5FF5">
                <w:rPr>
                  <w:rFonts w:ascii="Times New Roman" w:hAnsi="Times New Roman" w:cs="Times New Roman"/>
                  <w:noProof/>
                  <w:sz w:val="24"/>
                  <w:szCs w:val="24"/>
                  <w:lang w:val="sv-SE" w:eastAsia="sv-SE"/>
                </w:rPr>
                <w:drawing>
                  <wp:inline distT="0" distB="0" distL="0" distR="0" wp14:anchorId="61C5301D" wp14:editId="64D3B3FB">
                    <wp:extent cx="4257675" cy="2085975"/>
                    <wp:effectExtent l="0" t="0" r="9525"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c>
          <w:tcPr>
            <w:tcW w:w="6936" w:type="dxa"/>
            <w:vAlign w:val="center"/>
          </w:tcPr>
          <w:p w14:paraId="0B71E967" w14:textId="20579CC2" w:rsidR="008C2A32" w:rsidDel="006E5FF5" w:rsidRDefault="008C2A32">
            <w:pPr>
              <w:rPr>
                <w:del w:id="1376" w:author="Alicia" w:date="2016-05-16T16:37:00Z"/>
                <w:rFonts w:ascii="Times New Roman" w:hAnsi="Times New Roman" w:cs="Times New Roman"/>
                <w:sz w:val="24"/>
                <w:szCs w:val="24"/>
                <w:lang w:val="en-US"/>
              </w:rPr>
              <w:pPrChange w:id="1377" w:author="Alicia" w:date="2016-05-03T14:52:00Z">
                <w:pPr>
                  <w:spacing w:after="0" w:line="240" w:lineRule="auto"/>
                  <w:jc w:val="center"/>
                </w:pPr>
              </w:pPrChange>
            </w:pPr>
            <w:del w:id="1378" w:author="Alicia" w:date="2016-05-16T16:37:00Z">
              <w:r w:rsidDel="006E5FF5">
                <w:rPr>
                  <w:rFonts w:ascii="Times New Roman" w:hAnsi="Times New Roman" w:cs="Times New Roman"/>
                  <w:noProof/>
                  <w:sz w:val="24"/>
                  <w:szCs w:val="24"/>
                  <w:lang w:val="sv-SE" w:eastAsia="sv-SE"/>
                </w:rPr>
                <w:drawing>
                  <wp:inline distT="0" distB="0" distL="0" distR="0" wp14:anchorId="28AC9028" wp14:editId="7F231E8D">
                    <wp:extent cx="4257675" cy="2085975"/>
                    <wp:effectExtent l="0" t="0" r="9525"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r>
      <w:tr w:rsidR="008C2A32" w:rsidRPr="00AA07B4" w:rsidDel="006E5FF5" w14:paraId="73953978" w14:textId="50B114A1" w:rsidTr="00AD4822">
        <w:trPr>
          <w:del w:id="1379" w:author="Alicia" w:date="2016-05-16T16:37:00Z"/>
        </w:trPr>
        <w:tc>
          <w:tcPr>
            <w:tcW w:w="770" w:type="dxa"/>
            <w:vAlign w:val="center"/>
          </w:tcPr>
          <w:p w14:paraId="0C617F74" w14:textId="26BC0AD8" w:rsidR="008C2A32" w:rsidDel="006E5FF5" w:rsidRDefault="008C2A32">
            <w:pPr>
              <w:rPr>
                <w:del w:id="1380" w:author="Alicia" w:date="2016-05-16T16:37:00Z"/>
                <w:rFonts w:ascii="Times New Roman" w:hAnsi="Times New Roman" w:cs="Times New Roman"/>
                <w:sz w:val="24"/>
                <w:szCs w:val="24"/>
                <w:lang w:val="en-US"/>
              </w:rPr>
              <w:pPrChange w:id="1381" w:author="Alicia" w:date="2016-05-03T14:52:00Z">
                <w:pPr>
                  <w:spacing w:after="0" w:line="240" w:lineRule="auto"/>
                  <w:jc w:val="center"/>
                </w:pPr>
              </w:pPrChange>
            </w:pPr>
            <w:del w:id="1382" w:author="Alicia" w:date="2016-05-16T16:37:00Z">
              <w:r w:rsidDel="006E5FF5">
                <w:rPr>
                  <w:rFonts w:ascii="Times New Roman" w:hAnsi="Times New Roman" w:cs="Times New Roman"/>
                  <w:sz w:val="24"/>
                  <w:szCs w:val="24"/>
                  <w:lang w:val="en-US"/>
                </w:rPr>
                <w:delText>J</w:delText>
              </w:r>
            </w:del>
          </w:p>
        </w:tc>
        <w:tc>
          <w:tcPr>
            <w:tcW w:w="6936" w:type="dxa"/>
            <w:vAlign w:val="center"/>
          </w:tcPr>
          <w:p w14:paraId="13634F8C" w14:textId="621B6E8B" w:rsidR="008C2A32" w:rsidDel="006E5FF5" w:rsidRDefault="008C2A32">
            <w:pPr>
              <w:rPr>
                <w:del w:id="1383" w:author="Alicia" w:date="2016-05-16T16:37:00Z"/>
                <w:rFonts w:ascii="Times New Roman" w:hAnsi="Times New Roman" w:cs="Times New Roman"/>
                <w:sz w:val="24"/>
                <w:szCs w:val="24"/>
                <w:lang w:val="en-US"/>
              </w:rPr>
              <w:pPrChange w:id="1384" w:author="Alicia" w:date="2016-05-03T14:52:00Z">
                <w:pPr>
                  <w:spacing w:after="0" w:line="240" w:lineRule="auto"/>
                  <w:jc w:val="center"/>
                </w:pPr>
              </w:pPrChange>
            </w:pPr>
            <w:del w:id="1385" w:author="Alicia" w:date="2016-05-16T16:37:00Z">
              <w:r w:rsidDel="006E5FF5">
                <w:rPr>
                  <w:rFonts w:ascii="Times New Roman" w:hAnsi="Times New Roman" w:cs="Times New Roman"/>
                  <w:noProof/>
                  <w:sz w:val="24"/>
                  <w:szCs w:val="24"/>
                  <w:lang w:val="sv-SE" w:eastAsia="sv-SE"/>
                </w:rPr>
                <w:drawing>
                  <wp:inline distT="0" distB="0" distL="0" distR="0" wp14:anchorId="01580721" wp14:editId="291632DD">
                    <wp:extent cx="4257675" cy="2085975"/>
                    <wp:effectExtent l="0" t="0" r="9525"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c>
          <w:tcPr>
            <w:tcW w:w="6936" w:type="dxa"/>
            <w:vAlign w:val="center"/>
          </w:tcPr>
          <w:p w14:paraId="63EF6F7F" w14:textId="54335783" w:rsidR="008C2A32" w:rsidDel="006E5FF5" w:rsidRDefault="008C2A32">
            <w:pPr>
              <w:rPr>
                <w:del w:id="1386" w:author="Alicia" w:date="2016-05-16T16:37:00Z"/>
                <w:rFonts w:ascii="Times New Roman" w:hAnsi="Times New Roman" w:cs="Times New Roman"/>
                <w:sz w:val="24"/>
                <w:szCs w:val="24"/>
                <w:lang w:val="en-US"/>
              </w:rPr>
              <w:pPrChange w:id="1387" w:author="Alicia" w:date="2016-05-03T14:52:00Z">
                <w:pPr>
                  <w:spacing w:after="0" w:line="240" w:lineRule="auto"/>
                  <w:jc w:val="center"/>
                </w:pPr>
              </w:pPrChange>
            </w:pPr>
            <w:del w:id="1388" w:author="Alicia" w:date="2016-05-16T16:37:00Z">
              <w:r w:rsidDel="006E5FF5">
                <w:rPr>
                  <w:rFonts w:ascii="Times New Roman" w:hAnsi="Times New Roman" w:cs="Times New Roman"/>
                  <w:noProof/>
                  <w:sz w:val="24"/>
                  <w:szCs w:val="24"/>
                  <w:lang w:val="sv-SE" w:eastAsia="sv-SE"/>
                </w:rPr>
                <w:drawing>
                  <wp:inline distT="0" distB="0" distL="0" distR="0" wp14:anchorId="53AA12C4" wp14:editId="3E9EBD50">
                    <wp:extent cx="4257675" cy="2085975"/>
                    <wp:effectExtent l="0" t="0" r="9525"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r>
      <w:tr w:rsidR="008C2A32" w:rsidRPr="00AA07B4" w:rsidDel="006E5FF5" w14:paraId="7BF472DE" w14:textId="348B9548" w:rsidTr="00AD4822">
        <w:trPr>
          <w:del w:id="1389" w:author="Alicia" w:date="2016-05-16T16:37:00Z"/>
        </w:trPr>
        <w:tc>
          <w:tcPr>
            <w:tcW w:w="770" w:type="dxa"/>
            <w:vAlign w:val="center"/>
          </w:tcPr>
          <w:p w14:paraId="3ECAA4BC" w14:textId="34714EBD" w:rsidR="008C2A32" w:rsidDel="006E5FF5" w:rsidRDefault="008C2A32">
            <w:pPr>
              <w:rPr>
                <w:del w:id="1390" w:author="Alicia" w:date="2016-05-16T16:37:00Z"/>
                <w:rFonts w:ascii="Times New Roman" w:hAnsi="Times New Roman" w:cs="Times New Roman"/>
                <w:sz w:val="24"/>
                <w:szCs w:val="24"/>
                <w:lang w:val="en-US"/>
              </w:rPr>
              <w:pPrChange w:id="1391" w:author="Alicia" w:date="2016-05-03T14:52:00Z">
                <w:pPr>
                  <w:spacing w:after="0" w:line="240" w:lineRule="auto"/>
                  <w:jc w:val="center"/>
                </w:pPr>
              </w:pPrChange>
            </w:pPr>
            <w:del w:id="1392" w:author="Alicia" w:date="2016-05-16T16:37:00Z">
              <w:r w:rsidDel="006E5FF5">
                <w:rPr>
                  <w:rFonts w:ascii="Times New Roman" w:hAnsi="Times New Roman" w:cs="Times New Roman"/>
                  <w:sz w:val="24"/>
                  <w:szCs w:val="24"/>
                  <w:lang w:val="en-US"/>
                </w:rPr>
                <w:delText>K</w:delText>
              </w:r>
            </w:del>
          </w:p>
        </w:tc>
        <w:tc>
          <w:tcPr>
            <w:tcW w:w="6936" w:type="dxa"/>
            <w:vAlign w:val="center"/>
          </w:tcPr>
          <w:p w14:paraId="7F1E88C0" w14:textId="18AB16E3" w:rsidR="008C2A32" w:rsidDel="006E5FF5" w:rsidRDefault="008C2A32">
            <w:pPr>
              <w:rPr>
                <w:del w:id="1393" w:author="Alicia" w:date="2016-05-16T16:37:00Z"/>
                <w:rFonts w:ascii="Times New Roman" w:hAnsi="Times New Roman" w:cs="Times New Roman"/>
                <w:sz w:val="24"/>
                <w:szCs w:val="24"/>
                <w:lang w:val="en-US"/>
              </w:rPr>
              <w:pPrChange w:id="1394" w:author="Alicia" w:date="2016-05-03T14:52:00Z">
                <w:pPr>
                  <w:spacing w:after="0" w:line="240" w:lineRule="auto"/>
                  <w:jc w:val="center"/>
                </w:pPr>
              </w:pPrChange>
            </w:pPr>
            <w:del w:id="1395" w:author="Alicia" w:date="2016-05-16T16:37:00Z">
              <w:r w:rsidDel="006E5FF5">
                <w:rPr>
                  <w:rFonts w:ascii="Times New Roman" w:hAnsi="Times New Roman" w:cs="Times New Roman"/>
                  <w:noProof/>
                  <w:sz w:val="24"/>
                  <w:szCs w:val="24"/>
                  <w:lang w:val="sv-SE" w:eastAsia="sv-SE"/>
                </w:rPr>
                <w:drawing>
                  <wp:inline distT="0" distB="0" distL="0" distR="0" wp14:anchorId="6AD16899" wp14:editId="7EA69ACF">
                    <wp:extent cx="4257675" cy="2085975"/>
                    <wp:effectExtent l="0" t="0" r="9525"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c>
          <w:tcPr>
            <w:tcW w:w="6936" w:type="dxa"/>
            <w:vAlign w:val="center"/>
          </w:tcPr>
          <w:p w14:paraId="51712064" w14:textId="00F43B17" w:rsidR="008C2A32" w:rsidDel="006E5FF5" w:rsidRDefault="008C2A32">
            <w:pPr>
              <w:rPr>
                <w:del w:id="1396" w:author="Alicia" w:date="2016-05-16T16:37:00Z"/>
                <w:rFonts w:ascii="Times New Roman" w:hAnsi="Times New Roman" w:cs="Times New Roman"/>
                <w:sz w:val="24"/>
                <w:szCs w:val="24"/>
                <w:lang w:val="en-US"/>
              </w:rPr>
              <w:pPrChange w:id="1397" w:author="Alicia" w:date="2016-05-03T14:52:00Z">
                <w:pPr>
                  <w:spacing w:after="0" w:line="240" w:lineRule="auto"/>
                  <w:jc w:val="center"/>
                </w:pPr>
              </w:pPrChange>
            </w:pPr>
            <w:del w:id="1398" w:author="Alicia" w:date="2016-05-16T16:37:00Z">
              <w:r w:rsidDel="006E5FF5">
                <w:rPr>
                  <w:rFonts w:ascii="Times New Roman" w:hAnsi="Times New Roman" w:cs="Times New Roman"/>
                  <w:noProof/>
                  <w:sz w:val="24"/>
                  <w:szCs w:val="24"/>
                  <w:lang w:val="sv-SE" w:eastAsia="sv-SE"/>
                </w:rPr>
                <w:drawing>
                  <wp:inline distT="0" distB="0" distL="0" distR="0" wp14:anchorId="588DE053" wp14:editId="55E3A3FF">
                    <wp:extent cx="4257675" cy="2085975"/>
                    <wp:effectExtent l="0" t="0" r="9525"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r>
    </w:tbl>
    <w:p w14:paraId="6BE7A6FB" w14:textId="69EAC046" w:rsidR="008C2A32" w:rsidDel="006E5FF5" w:rsidRDefault="008C2A32">
      <w:pPr>
        <w:rPr>
          <w:del w:id="1399" w:author="Alicia" w:date="2016-05-16T16:37:00Z"/>
          <w:rFonts w:ascii="Times New Roman" w:hAnsi="Times New Roman" w:cs="Times New Roman"/>
          <w:sz w:val="24"/>
          <w:szCs w:val="24"/>
          <w:lang w:val="en-US"/>
        </w:rPr>
      </w:pPr>
    </w:p>
    <w:p w14:paraId="30FDE099" w14:textId="657207B4" w:rsidR="008C2A32" w:rsidDel="006E5FF5" w:rsidRDefault="008C2A32">
      <w:pPr>
        <w:rPr>
          <w:del w:id="1400" w:author="Alicia" w:date="2016-05-16T16:37:00Z"/>
          <w:rFonts w:ascii="Times New Roman" w:hAnsi="Times New Roman" w:cs="Times New Roman"/>
          <w:sz w:val="24"/>
          <w:szCs w:val="24"/>
          <w:lang w:val="en-US"/>
        </w:rPr>
      </w:pPr>
      <w:del w:id="1401" w:author="Alicia" w:date="2016-05-16T16:37:00Z">
        <w:r w:rsidDel="006E5FF5">
          <w:rPr>
            <w:rFonts w:ascii="Times New Roman" w:hAnsi="Times New Roman" w:cs="Times New Roman"/>
            <w:sz w:val="24"/>
            <w:szCs w:val="24"/>
            <w:lang w:val="en-US"/>
          </w:rPr>
          <w:br w:type="page"/>
        </w:r>
        <w:r w:rsidR="00436A6A" w:rsidDel="006E5FF5">
          <w:rPr>
            <w:rFonts w:ascii="Times New Roman" w:hAnsi="Times New Roman" w:cs="Times New Roman"/>
            <w:sz w:val="24"/>
            <w:szCs w:val="24"/>
            <w:lang w:val="en-US"/>
          </w:rPr>
          <w:delText>Appendix S8</w:delText>
        </w:r>
        <w:r w:rsidDel="006E5FF5">
          <w:rPr>
            <w:rFonts w:ascii="Times New Roman" w:hAnsi="Times New Roman" w:cs="Times New Roman"/>
            <w:sz w:val="24"/>
            <w:szCs w:val="24"/>
            <w:lang w:val="en-US"/>
          </w:rPr>
          <w:delText>: Path models for model_eggs fitted for each population and year. Solid lines indicate significant (P&lt;0.05, black lines) or marginally significant (P&lt;0.1, grey lines) paths, based on 5000 bootstrap samples. Dashed lines indicate non-significant paths. Standardized coefficients are shown.</w:delText>
        </w:r>
      </w:del>
    </w:p>
    <w:tbl>
      <w:tblPr>
        <w:tblW w:w="14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0"/>
        <w:gridCol w:w="6936"/>
        <w:gridCol w:w="6936"/>
      </w:tblGrid>
      <w:tr w:rsidR="008C2A32" w:rsidRPr="00AA07B4" w:rsidDel="006E5FF5" w14:paraId="78097A96" w14:textId="7F22D361" w:rsidTr="008C2A32">
        <w:trPr>
          <w:del w:id="1402" w:author="Alicia" w:date="2016-05-16T16:37:00Z"/>
        </w:trPr>
        <w:tc>
          <w:tcPr>
            <w:tcW w:w="650" w:type="dxa"/>
            <w:vAlign w:val="center"/>
          </w:tcPr>
          <w:p w14:paraId="169E1956" w14:textId="629E6D37" w:rsidR="008C2A32" w:rsidDel="006E5FF5" w:rsidRDefault="008C2A32">
            <w:pPr>
              <w:rPr>
                <w:del w:id="1403" w:author="Alicia" w:date="2016-05-16T16:37:00Z"/>
                <w:rFonts w:ascii="Times New Roman" w:hAnsi="Times New Roman" w:cs="Times New Roman"/>
                <w:sz w:val="24"/>
                <w:szCs w:val="24"/>
                <w:lang w:val="en-US"/>
              </w:rPr>
              <w:pPrChange w:id="1404" w:author="Alicia" w:date="2016-05-03T14:52:00Z">
                <w:pPr>
                  <w:spacing w:after="0" w:line="240" w:lineRule="auto"/>
                  <w:jc w:val="center"/>
                </w:pPr>
              </w:pPrChange>
            </w:pPr>
            <w:del w:id="1405" w:author="Alicia" w:date="2016-05-16T16:37:00Z">
              <w:r w:rsidDel="006E5FF5">
                <w:rPr>
                  <w:rFonts w:ascii="Times New Roman" w:hAnsi="Times New Roman" w:cs="Times New Roman"/>
                  <w:sz w:val="24"/>
                  <w:szCs w:val="24"/>
                  <w:lang w:val="en-US"/>
                </w:rPr>
                <w:delText>Pop.</w:delText>
              </w:r>
            </w:del>
          </w:p>
        </w:tc>
        <w:tc>
          <w:tcPr>
            <w:tcW w:w="6917" w:type="dxa"/>
            <w:vAlign w:val="center"/>
          </w:tcPr>
          <w:p w14:paraId="4A3EC438" w14:textId="72D0B53D" w:rsidR="008C2A32" w:rsidDel="006E5FF5" w:rsidRDefault="008C2A32">
            <w:pPr>
              <w:rPr>
                <w:del w:id="1406" w:author="Alicia" w:date="2016-05-16T16:37:00Z"/>
                <w:rFonts w:ascii="Times New Roman" w:hAnsi="Times New Roman" w:cs="Times New Roman"/>
                <w:sz w:val="24"/>
                <w:szCs w:val="24"/>
                <w:lang w:val="en-US"/>
              </w:rPr>
              <w:pPrChange w:id="1407" w:author="Alicia" w:date="2016-05-03T14:52:00Z">
                <w:pPr>
                  <w:spacing w:after="0" w:line="240" w:lineRule="auto"/>
                  <w:jc w:val="center"/>
                </w:pPr>
              </w:pPrChange>
            </w:pPr>
            <w:del w:id="1408" w:author="Alicia" w:date="2016-05-16T16:37:00Z">
              <w:r w:rsidDel="006E5FF5">
                <w:rPr>
                  <w:rFonts w:ascii="Times New Roman" w:hAnsi="Times New Roman" w:cs="Times New Roman"/>
                  <w:sz w:val="24"/>
                  <w:szCs w:val="24"/>
                  <w:lang w:val="en-US"/>
                </w:rPr>
                <w:delText>2010</w:delText>
              </w:r>
            </w:del>
          </w:p>
        </w:tc>
        <w:tc>
          <w:tcPr>
            <w:tcW w:w="6917" w:type="dxa"/>
            <w:vAlign w:val="center"/>
          </w:tcPr>
          <w:p w14:paraId="64FA7939" w14:textId="4BC5D255" w:rsidR="008C2A32" w:rsidDel="006E5FF5" w:rsidRDefault="008C2A32">
            <w:pPr>
              <w:rPr>
                <w:del w:id="1409" w:author="Alicia" w:date="2016-05-16T16:37:00Z"/>
                <w:rFonts w:ascii="Times New Roman" w:hAnsi="Times New Roman" w:cs="Times New Roman"/>
                <w:sz w:val="24"/>
                <w:szCs w:val="24"/>
                <w:lang w:val="en-US"/>
              </w:rPr>
              <w:pPrChange w:id="1410" w:author="Alicia" w:date="2016-05-03T14:52:00Z">
                <w:pPr>
                  <w:spacing w:after="0" w:line="240" w:lineRule="auto"/>
                  <w:jc w:val="center"/>
                </w:pPr>
              </w:pPrChange>
            </w:pPr>
            <w:del w:id="1411" w:author="Alicia" w:date="2016-05-16T16:37:00Z">
              <w:r w:rsidDel="006E5FF5">
                <w:rPr>
                  <w:rFonts w:ascii="Times New Roman" w:hAnsi="Times New Roman" w:cs="Times New Roman"/>
                  <w:sz w:val="24"/>
                  <w:szCs w:val="24"/>
                  <w:lang w:val="en-US"/>
                </w:rPr>
                <w:delText>2011</w:delText>
              </w:r>
            </w:del>
          </w:p>
        </w:tc>
      </w:tr>
      <w:tr w:rsidR="008C2A32" w:rsidRPr="00AA07B4" w:rsidDel="006E5FF5" w14:paraId="53D729C3" w14:textId="298D98D1" w:rsidTr="008C2A32">
        <w:trPr>
          <w:del w:id="1412" w:author="Alicia" w:date="2016-05-16T16:37:00Z"/>
        </w:trPr>
        <w:tc>
          <w:tcPr>
            <w:tcW w:w="650" w:type="dxa"/>
            <w:vAlign w:val="center"/>
          </w:tcPr>
          <w:p w14:paraId="1EB0C880" w14:textId="76141B88" w:rsidR="008C2A32" w:rsidDel="006E5FF5" w:rsidRDefault="008C2A32">
            <w:pPr>
              <w:rPr>
                <w:del w:id="1413" w:author="Alicia" w:date="2016-05-16T16:37:00Z"/>
                <w:rFonts w:ascii="Times New Roman" w:hAnsi="Times New Roman" w:cs="Times New Roman"/>
                <w:sz w:val="24"/>
                <w:szCs w:val="24"/>
                <w:lang w:val="en-US"/>
              </w:rPr>
              <w:pPrChange w:id="1414" w:author="Alicia" w:date="2016-05-03T14:52:00Z">
                <w:pPr>
                  <w:spacing w:after="0" w:line="240" w:lineRule="auto"/>
                  <w:jc w:val="center"/>
                </w:pPr>
              </w:pPrChange>
            </w:pPr>
            <w:del w:id="1415" w:author="Alicia" w:date="2016-05-16T16:37:00Z">
              <w:r w:rsidDel="006E5FF5">
                <w:rPr>
                  <w:rFonts w:ascii="Times New Roman" w:hAnsi="Times New Roman" w:cs="Times New Roman"/>
                  <w:sz w:val="24"/>
                  <w:szCs w:val="24"/>
                  <w:lang w:val="en-US"/>
                </w:rPr>
                <w:delText>A</w:delText>
              </w:r>
            </w:del>
          </w:p>
        </w:tc>
        <w:tc>
          <w:tcPr>
            <w:tcW w:w="6917" w:type="dxa"/>
            <w:vAlign w:val="center"/>
          </w:tcPr>
          <w:p w14:paraId="7F08A1A6" w14:textId="1E039B2E" w:rsidR="008C2A32" w:rsidDel="006E5FF5" w:rsidRDefault="008C2A32">
            <w:pPr>
              <w:rPr>
                <w:del w:id="1416" w:author="Alicia" w:date="2016-05-16T16:37:00Z"/>
                <w:rFonts w:ascii="Times New Roman" w:hAnsi="Times New Roman" w:cs="Times New Roman"/>
                <w:sz w:val="24"/>
                <w:szCs w:val="24"/>
                <w:lang w:val="en-US"/>
              </w:rPr>
              <w:pPrChange w:id="1417" w:author="Alicia" w:date="2016-05-03T14:52:00Z">
                <w:pPr>
                  <w:spacing w:after="0" w:line="240" w:lineRule="auto"/>
                  <w:jc w:val="center"/>
                </w:pPr>
              </w:pPrChange>
            </w:pPr>
            <w:del w:id="1418" w:author="Alicia" w:date="2016-05-16T16:37:00Z">
              <w:r w:rsidDel="006E5FF5">
                <w:rPr>
                  <w:rFonts w:ascii="Times New Roman" w:hAnsi="Times New Roman" w:cs="Times New Roman"/>
                  <w:noProof/>
                  <w:sz w:val="24"/>
                  <w:szCs w:val="24"/>
                  <w:lang w:val="sv-SE" w:eastAsia="sv-SE"/>
                </w:rPr>
                <w:drawing>
                  <wp:inline distT="0" distB="0" distL="0" distR="0" wp14:anchorId="1917514B" wp14:editId="2E96740D">
                    <wp:extent cx="4257675" cy="2085975"/>
                    <wp:effectExtent l="0" t="0" r="9525"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c>
          <w:tcPr>
            <w:tcW w:w="6917" w:type="dxa"/>
            <w:vAlign w:val="center"/>
          </w:tcPr>
          <w:p w14:paraId="092E64A1" w14:textId="39EBE3C4" w:rsidR="008C2A32" w:rsidDel="006E5FF5" w:rsidRDefault="008C2A32">
            <w:pPr>
              <w:rPr>
                <w:del w:id="1419" w:author="Alicia" w:date="2016-05-16T16:37:00Z"/>
                <w:rFonts w:ascii="Times New Roman" w:hAnsi="Times New Roman" w:cs="Times New Roman"/>
                <w:sz w:val="24"/>
                <w:szCs w:val="24"/>
                <w:lang w:val="en-US"/>
              </w:rPr>
              <w:pPrChange w:id="1420" w:author="Alicia" w:date="2016-05-03T14:52:00Z">
                <w:pPr>
                  <w:spacing w:after="0" w:line="240" w:lineRule="auto"/>
                  <w:jc w:val="center"/>
                </w:pPr>
              </w:pPrChange>
            </w:pPr>
            <w:del w:id="1421" w:author="Alicia" w:date="2016-05-16T16:37:00Z">
              <w:r w:rsidDel="006E5FF5">
                <w:rPr>
                  <w:rFonts w:ascii="Times New Roman" w:hAnsi="Times New Roman" w:cs="Times New Roman"/>
                  <w:noProof/>
                  <w:sz w:val="24"/>
                  <w:szCs w:val="24"/>
                  <w:lang w:val="sv-SE" w:eastAsia="sv-SE"/>
                </w:rPr>
                <w:drawing>
                  <wp:inline distT="0" distB="0" distL="0" distR="0" wp14:anchorId="5CEEED57" wp14:editId="5513FB8B">
                    <wp:extent cx="4257675" cy="2085975"/>
                    <wp:effectExtent l="0" t="0" r="952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r>
      <w:tr w:rsidR="008C2A32" w:rsidRPr="00AA07B4" w:rsidDel="006E5FF5" w14:paraId="65848F97" w14:textId="084B5950" w:rsidTr="008C2A32">
        <w:trPr>
          <w:del w:id="1422" w:author="Alicia" w:date="2016-05-16T16:37:00Z"/>
        </w:trPr>
        <w:tc>
          <w:tcPr>
            <w:tcW w:w="650" w:type="dxa"/>
            <w:vAlign w:val="center"/>
          </w:tcPr>
          <w:p w14:paraId="0069FD4D" w14:textId="382C4FC2" w:rsidR="008C2A32" w:rsidDel="006E5FF5" w:rsidRDefault="008C2A32">
            <w:pPr>
              <w:rPr>
                <w:del w:id="1423" w:author="Alicia" w:date="2016-05-16T16:37:00Z"/>
                <w:rFonts w:ascii="Times New Roman" w:hAnsi="Times New Roman" w:cs="Times New Roman"/>
                <w:sz w:val="24"/>
                <w:szCs w:val="24"/>
                <w:lang w:val="en-US"/>
              </w:rPr>
              <w:pPrChange w:id="1424" w:author="Alicia" w:date="2016-05-03T14:52:00Z">
                <w:pPr>
                  <w:spacing w:after="0" w:line="240" w:lineRule="auto"/>
                  <w:jc w:val="center"/>
                </w:pPr>
              </w:pPrChange>
            </w:pPr>
            <w:del w:id="1425" w:author="Alicia" w:date="2016-05-16T16:37:00Z">
              <w:r w:rsidDel="006E5FF5">
                <w:rPr>
                  <w:rFonts w:ascii="Times New Roman" w:hAnsi="Times New Roman" w:cs="Times New Roman"/>
                  <w:sz w:val="24"/>
                  <w:szCs w:val="24"/>
                  <w:lang w:val="en-US"/>
                </w:rPr>
                <w:delText>B</w:delText>
              </w:r>
            </w:del>
          </w:p>
        </w:tc>
        <w:tc>
          <w:tcPr>
            <w:tcW w:w="6917" w:type="dxa"/>
            <w:vAlign w:val="center"/>
          </w:tcPr>
          <w:p w14:paraId="7D27362E" w14:textId="762224F4" w:rsidR="008C2A32" w:rsidDel="006E5FF5" w:rsidRDefault="008C2A32">
            <w:pPr>
              <w:rPr>
                <w:del w:id="1426" w:author="Alicia" w:date="2016-05-16T16:37:00Z"/>
                <w:rFonts w:ascii="Times New Roman" w:hAnsi="Times New Roman" w:cs="Times New Roman"/>
                <w:sz w:val="24"/>
                <w:szCs w:val="24"/>
                <w:lang w:val="en-US"/>
              </w:rPr>
              <w:pPrChange w:id="1427" w:author="Alicia" w:date="2016-05-03T14:52:00Z">
                <w:pPr>
                  <w:spacing w:after="0" w:line="240" w:lineRule="auto"/>
                  <w:jc w:val="center"/>
                </w:pPr>
              </w:pPrChange>
            </w:pPr>
            <w:del w:id="1428" w:author="Alicia" w:date="2016-05-16T16:37:00Z">
              <w:r w:rsidDel="006E5FF5">
                <w:rPr>
                  <w:rFonts w:ascii="Times New Roman" w:hAnsi="Times New Roman" w:cs="Times New Roman"/>
                  <w:noProof/>
                  <w:sz w:val="24"/>
                  <w:szCs w:val="24"/>
                  <w:lang w:val="sv-SE" w:eastAsia="sv-SE"/>
                </w:rPr>
                <w:drawing>
                  <wp:inline distT="0" distB="0" distL="0" distR="0" wp14:anchorId="7AA5F4A2" wp14:editId="4BA6F5B1">
                    <wp:extent cx="4257675" cy="2085975"/>
                    <wp:effectExtent l="0" t="0" r="9525"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c>
          <w:tcPr>
            <w:tcW w:w="6917" w:type="dxa"/>
            <w:vAlign w:val="center"/>
          </w:tcPr>
          <w:p w14:paraId="6456804A" w14:textId="2974FE45" w:rsidR="008C2A32" w:rsidDel="006E5FF5" w:rsidRDefault="008C2A32">
            <w:pPr>
              <w:rPr>
                <w:del w:id="1429" w:author="Alicia" w:date="2016-05-16T16:37:00Z"/>
                <w:rFonts w:ascii="Times New Roman" w:hAnsi="Times New Roman" w:cs="Times New Roman"/>
                <w:sz w:val="24"/>
                <w:szCs w:val="24"/>
                <w:lang w:val="en-US"/>
              </w:rPr>
              <w:pPrChange w:id="1430" w:author="Alicia" w:date="2016-05-03T14:52:00Z">
                <w:pPr>
                  <w:spacing w:after="0" w:line="240" w:lineRule="auto"/>
                  <w:jc w:val="center"/>
                </w:pPr>
              </w:pPrChange>
            </w:pPr>
            <w:del w:id="1431" w:author="Alicia" w:date="2016-05-16T16:37:00Z">
              <w:r w:rsidDel="006E5FF5">
                <w:rPr>
                  <w:rFonts w:ascii="Times New Roman" w:hAnsi="Times New Roman" w:cs="Times New Roman"/>
                  <w:noProof/>
                  <w:sz w:val="24"/>
                  <w:szCs w:val="24"/>
                  <w:lang w:val="sv-SE" w:eastAsia="sv-SE"/>
                </w:rPr>
                <w:drawing>
                  <wp:inline distT="0" distB="0" distL="0" distR="0" wp14:anchorId="5F2C7778" wp14:editId="47F00D36">
                    <wp:extent cx="4257675" cy="208597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r>
      <w:tr w:rsidR="008C2A32" w:rsidRPr="00AA07B4" w:rsidDel="006E5FF5" w14:paraId="414960C3" w14:textId="0951A7E5" w:rsidTr="008C2A32">
        <w:trPr>
          <w:del w:id="1432" w:author="Alicia" w:date="2016-05-16T16:37:00Z"/>
        </w:trPr>
        <w:tc>
          <w:tcPr>
            <w:tcW w:w="650" w:type="dxa"/>
            <w:vAlign w:val="center"/>
          </w:tcPr>
          <w:p w14:paraId="29858599" w14:textId="4DAE0709" w:rsidR="008C2A32" w:rsidDel="006E5FF5" w:rsidRDefault="008C2A32">
            <w:pPr>
              <w:rPr>
                <w:del w:id="1433" w:author="Alicia" w:date="2016-05-16T16:37:00Z"/>
                <w:rFonts w:ascii="Times New Roman" w:hAnsi="Times New Roman" w:cs="Times New Roman"/>
                <w:sz w:val="24"/>
                <w:szCs w:val="24"/>
                <w:lang w:val="en-US"/>
              </w:rPr>
              <w:pPrChange w:id="1434" w:author="Alicia" w:date="2016-05-03T14:52:00Z">
                <w:pPr>
                  <w:spacing w:after="0" w:line="240" w:lineRule="auto"/>
                  <w:jc w:val="center"/>
                </w:pPr>
              </w:pPrChange>
            </w:pPr>
            <w:del w:id="1435" w:author="Alicia" w:date="2016-05-16T16:37:00Z">
              <w:r w:rsidDel="006E5FF5">
                <w:rPr>
                  <w:rFonts w:ascii="Times New Roman" w:hAnsi="Times New Roman" w:cs="Times New Roman"/>
                  <w:sz w:val="24"/>
                  <w:szCs w:val="24"/>
                  <w:lang w:val="en-US"/>
                </w:rPr>
                <w:delText>C</w:delText>
              </w:r>
            </w:del>
          </w:p>
        </w:tc>
        <w:tc>
          <w:tcPr>
            <w:tcW w:w="6917" w:type="dxa"/>
            <w:vAlign w:val="center"/>
          </w:tcPr>
          <w:p w14:paraId="02630E16" w14:textId="3F040E0A" w:rsidR="008C2A32" w:rsidDel="006E5FF5" w:rsidRDefault="008C2A32">
            <w:pPr>
              <w:rPr>
                <w:del w:id="1436" w:author="Alicia" w:date="2016-05-16T16:37:00Z"/>
                <w:rFonts w:ascii="Times New Roman" w:hAnsi="Times New Roman" w:cs="Times New Roman"/>
                <w:sz w:val="24"/>
                <w:szCs w:val="24"/>
                <w:lang w:val="en-US"/>
              </w:rPr>
              <w:pPrChange w:id="1437" w:author="Alicia" w:date="2016-05-03T14:52:00Z">
                <w:pPr>
                  <w:spacing w:after="0" w:line="240" w:lineRule="auto"/>
                  <w:jc w:val="center"/>
                </w:pPr>
              </w:pPrChange>
            </w:pPr>
            <w:del w:id="1438" w:author="Alicia" w:date="2016-05-16T16:37:00Z">
              <w:r w:rsidDel="006E5FF5">
                <w:rPr>
                  <w:rFonts w:ascii="Times New Roman" w:hAnsi="Times New Roman" w:cs="Times New Roman"/>
                  <w:noProof/>
                  <w:sz w:val="24"/>
                  <w:szCs w:val="24"/>
                  <w:lang w:val="sv-SE" w:eastAsia="sv-SE"/>
                </w:rPr>
                <w:drawing>
                  <wp:inline distT="0" distB="0" distL="0" distR="0" wp14:anchorId="5F37A98E" wp14:editId="75709DBA">
                    <wp:extent cx="4257675" cy="208597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c>
          <w:tcPr>
            <w:tcW w:w="6917" w:type="dxa"/>
            <w:vAlign w:val="center"/>
          </w:tcPr>
          <w:p w14:paraId="2D200AC1" w14:textId="7A722DBD" w:rsidR="008C2A32" w:rsidDel="006E5FF5" w:rsidRDefault="008C2A32">
            <w:pPr>
              <w:rPr>
                <w:del w:id="1439" w:author="Alicia" w:date="2016-05-16T16:37:00Z"/>
                <w:rFonts w:ascii="Times New Roman" w:hAnsi="Times New Roman" w:cs="Times New Roman"/>
                <w:sz w:val="24"/>
                <w:szCs w:val="24"/>
                <w:lang w:val="en-US"/>
              </w:rPr>
              <w:pPrChange w:id="1440" w:author="Alicia" w:date="2016-05-03T14:52:00Z">
                <w:pPr>
                  <w:spacing w:after="0" w:line="240" w:lineRule="auto"/>
                  <w:jc w:val="center"/>
                </w:pPr>
              </w:pPrChange>
            </w:pPr>
            <w:del w:id="1441" w:author="Alicia" w:date="2016-05-16T16:37:00Z">
              <w:r w:rsidDel="006E5FF5">
                <w:rPr>
                  <w:rFonts w:ascii="Times New Roman" w:hAnsi="Times New Roman" w:cs="Times New Roman"/>
                  <w:noProof/>
                  <w:sz w:val="24"/>
                  <w:szCs w:val="24"/>
                  <w:lang w:val="sv-SE" w:eastAsia="sv-SE"/>
                </w:rPr>
                <w:drawing>
                  <wp:inline distT="0" distB="0" distL="0" distR="0" wp14:anchorId="7C5FCD0C" wp14:editId="024A3588">
                    <wp:extent cx="4257675" cy="208597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r>
      <w:tr w:rsidR="008C2A32" w:rsidRPr="00AA07B4" w:rsidDel="006E5FF5" w14:paraId="46C8C3BA" w14:textId="6838828F" w:rsidTr="008C2A32">
        <w:trPr>
          <w:del w:id="1442" w:author="Alicia" w:date="2016-05-16T16:37:00Z"/>
        </w:trPr>
        <w:tc>
          <w:tcPr>
            <w:tcW w:w="650" w:type="dxa"/>
            <w:vAlign w:val="center"/>
          </w:tcPr>
          <w:p w14:paraId="3711F0BB" w14:textId="1CA2B5D0" w:rsidR="008C2A32" w:rsidDel="006E5FF5" w:rsidRDefault="008C2A32">
            <w:pPr>
              <w:rPr>
                <w:del w:id="1443" w:author="Alicia" w:date="2016-05-16T16:37:00Z"/>
                <w:rFonts w:ascii="Times New Roman" w:hAnsi="Times New Roman" w:cs="Times New Roman"/>
                <w:sz w:val="24"/>
                <w:szCs w:val="24"/>
                <w:lang w:val="en-US"/>
              </w:rPr>
              <w:pPrChange w:id="1444" w:author="Alicia" w:date="2016-05-03T14:52:00Z">
                <w:pPr>
                  <w:spacing w:after="0" w:line="240" w:lineRule="auto"/>
                  <w:jc w:val="center"/>
                </w:pPr>
              </w:pPrChange>
            </w:pPr>
            <w:del w:id="1445" w:author="Alicia" w:date="2016-05-16T16:37:00Z">
              <w:r w:rsidDel="006E5FF5">
                <w:rPr>
                  <w:rFonts w:ascii="Times New Roman" w:hAnsi="Times New Roman" w:cs="Times New Roman"/>
                  <w:sz w:val="24"/>
                  <w:szCs w:val="24"/>
                  <w:lang w:val="en-US"/>
                </w:rPr>
                <w:delText>D</w:delText>
              </w:r>
            </w:del>
          </w:p>
        </w:tc>
        <w:tc>
          <w:tcPr>
            <w:tcW w:w="6917" w:type="dxa"/>
            <w:vAlign w:val="center"/>
          </w:tcPr>
          <w:p w14:paraId="464D123F" w14:textId="2925BA31" w:rsidR="008C2A32" w:rsidDel="006E5FF5" w:rsidRDefault="008C2A32">
            <w:pPr>
              <w:rPr>
                <w:del w:id="1446" w:author="Alicia" w:date="2016-05-16T16:37:00Z"/>
                <w:rFonts w:ascii="Times New Roman" w:hAnsi="Times New Roman" w:cs="Times New Roman"/>
                <w:sz w:val="24"/>
                <w:szCs w:val="24"/>
                <w:lang w:val="en-US"/>
              </w:rPr>
              <w:pPrChange w:id="1447" w:author="Alicia" w:date="2016-05-03T14:52:00Z">
                <w:pPr>
                  <w:spacing w:after="0" w:line="240" w:lineRule="auto"/>
                  <w:jc w:val="center"/>
                </w:pPr>
              </w:pPrChange>
            </w:pPr>
          </w:p>
        </w:tc>
        <w:tc>
          <w:tcPr>
            <w:tcW w:w="6917" w:type="dxa"/>
            <w:vAlign w:val="center"/>
          </w:tcPr>
          <w:p w14:paraId="15C1CC56" w14:textId="5AFAF291" w:rsidR="008C2A32" w:rsidDel="006E5FF5" w:rsidRDefault="008C2A32">
            <w:pPr>
              <w:rPr>
                <w:del w:id="1448" w:author="Alicia" w:date="2016-05-16T16:37:00Z"/>
                <w:rFonts w:ascii="Times New Roman" w:hAnsi="Times New Roman" w:cs="Times New Roman"/>
                <w:sz w:val="24"/>
                <w:szCs w:val="24"/>
                <w:lang w:val="en-US"/>
              </w:rPr>
              <w:pPrChange w:id="1449" w:author="Alicia" w:date="2016-05-03T14:52:00Z">
                <w:pPr>
                  <w:spacing w:after="0" w:line="240" w:lineRule="auto"/>
                  <w:jc w:val="center"/>
                </w:pPr>
              </w:pPrChange>
            </w:pPr>
            <w:del w:id="1450" w:author="Alicia" w:date="2016-05-16T16:37:00Z">
              <w:r w:rsidDel="006E5FF5">
                <w:rPr>
                  <w:rFonts w:ascii="Times New Roman" w:hAnsi="Times New Roman" w:cs="Times New Roman"/>
                  <w:noProof/>
                  <w:sz w:val="24"/>
                  <w:szCs w:val="24"/>
                  <w:lang w:val="sv-SE" w:eastAsia="sv-SE"/>
                </w:rPr>
                <w:drawing>
                  <wp:inline distT="0" distB="0" distL="0" distR="0" wp14:anchorId="73F452BB" wp14:editId="7F16D634">
                    <wp:extent cx="4257675" cy="20859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r>
      <w:tr w:rsidR="008C2A32" w:rsidRPr="00AA07B4" w:rsidDel="006E5FF5" w14:paraId="7DB537AD" w14:textId="21172B7B" w:rsidTr="008C2A32">
        <w:trPr>
          <w:del w:id="1451" w:author="Alicia" w:date="2016-05-16T16:37:00Z"/>
        </w:trPr>
        <w:tc>
          <w:tcPr>
            <w:tcW w:w="650" w:type="dxa"/>
            <w:vAlign w:val="center"/>
          </w:tcPr>
          <w:p w14:paraId="1F099129" w14:textId="5AF598A4" w:rsidR="008C2A32" w:rsidDel="006E5FF5" w:rsidRDefault="008C2A32">
            <w:pPr>
              <w:rPr>
                <w:del w:id="1452" w:author="Alicia" w:date="2016-05-16T16:37:00Z"/>
                <w:rFonts w:ascii="Times New Roman" w:hAnsi="Times New Roman" w:cs="Times New Roman"/>
                <w:sz w:val="24"/>
                <w:szCs w:val="24"/>
                <w:lang w:val="en-US"/>
              </w:rPr>
              <w:pPrChange w:id="1453" w:author="Alicia" w:date="2016-05-03T14:52:00Z">
                <w:pPr>
                  <w:spacing w:after="0" w:line="240" w:lineRule="auto"/>
                  <w:jc w:val="center"/>
                </w:pPr>
              </w:pPrChange>
            </w:pPr>
            <w:del w:id="1454" w:author="Alicia" w:date="2016-05-16T16:37:00Z">
              <w:r w:rsidDel="006E5FF5">
                <w:rPr>
                  <w:rFonts w:ascii="Times New Roman" w:hAnsi="Times New Roman" w:cs="Times New Roman"/>
                  <w:sz w:val="24"/>
                  <w:szCs w:val="24"/>
                  <w:lang w:val="en-US"/>
                </w:rPr>
                <w:delText>E</w:delText>
              </w:r>
            </w:del>
          </w:p>
        </w:tc>
        <w:tc>
          <w:tcPr>
            <w:tcW w:w="6917" w:type="dxa"/>
            <w:vAlign w:val="center"/>
          </w:tcPr>
          <w:p w14:paraId="4D129C86" w14:textId="2B03BF21" w:rsidR="008C2A32" w:rsidDel="006E5FF5" w:rsidRDefault="008C2A32">
            <w:pPr>
              <w:rPr>
                <w:del w:id="1455" w:author="Alicia" w:date="2016-05-16T16:37:00Z"/>
                <w:rFonts w:ascii="Times New Roman" w:hAnsi="Times New Roman" w:cs="Times New Roman"/>
                <w:sz w:val="24"/>
                <w:szCs w:val="24"/>
                <w:lang w:val="en-US"/>
              </w:rPr>
              <w:pPrChange w:id="1456" w:author="Alicia" w:date="2016-05-03T14:52:00Z">
                <w:pPr>
                  <w:spacing w:after="0" w:line="240" w:lineRule="auto"/>
                  <w:jc w:val="center"/>
                </w:pPr>
              </w:pPrChange>
            </w:pPr>
            <w:del w:id="1457" w:author="Alicia" w:date="2016-05-16T16:37:00Z">
              <w:r w:rsidDel="006E5FF5">
                <w:rPr>
                  <w:rFonts w:ascii="Times New Roman" w:hAnsi="Times New Roman" w:cs="Times New Roman"/>
                  <w:noProof/>
                  <w:sz w:val="24"/>
                  <w:szCs w:val="24"/>
                  <w:lang w:val="sv-SE" w:eastAsia="sv-SE"/>
                </w:rPr>
                <w:drawing>
                  <wp:inline distT="0" distB="0" distL="0" distR="0" wp14:anchorId="2A248CFE" wp14:editId="5741A8BD">
                    <wp:extent cx="4257675" cy="2085975"/>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c>
          <w:tcPr>
            <w:tcW w:w="6917" w:type="dxa"/>
            <w:vAlign w:val="center"/>
          </w:tcPr>
          <w:p w14:paraId="5E0B9738" w14:textId="1DDC2228" w:rsidR="008C2A32" w:rsidDel="006E5FF5" w:rsidRDefault="008C2A32">
            <w:pPr>
              <w:rPr>
                <w:del w:id="1458" w:author="Alicia" w:date="2016-05-16T16:37:00Z"/>
                <w:rFonts w:ascii="Times New Roman" w:hAnsi="Times New Roman" w:cs="Times New Roman"/>
                <w:sz w:val="24"/>
                <w:szCs w:val="24"/>
                <w:lang w:val="en-US"/>
              </w:rPr>
              <w:pPrChange w:id="1459" w:author="Alicia" w:date="2016-05-03T14:52:00Z">
                <w:pPr>
                  <w:spacing w:after="0" w:line="240" w:lineRule="auto"/>
                  <w:jc w:val="center"/>
                </w:pPr>
              </w:pPrChange>
            </w:pPr>
            <w:del w:id="1460" w:author="Alicia" w:date="2016-05-16T16:37:00Z">
              <w:r w:rsidDel="006E5FF5">
                <w:rPr>
                  <w:rFonts w:ascii="Times New Roman" w:hAnsi="Times New Roman" w:cs="Times New Roman"/>
                  <w:noProof/>
                  <w:sz w:val="24"/>
                  <w:szCs w:val="24"/>
                  <w:lang w:val="sv-SE" w:eastAsia="sv-SE"/>
                </w:rPr>
                <w:drawing>
                  <wp:inline distT="0" distB="0" distL="0" distR="0" wp14:anchorId="0CF34AE8" wp14:editId="6C8D5D80">
                    <wp:extent cx="4257675" cy="2085975"/>
                    <wp:effectExtent l="0" t="0" r="9525"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r>
      <w:tr w:rsidR="008C2A32" w:rsidRPr="00AA07B4" w:rsidDel="006E5FF5" w14:paraId="3BAC9824" w14:textId="63EA1550" w:rsidTr="008C2A32">
        <w:trPr>
          <w:del w:id="1461" w:author="Alicia" w:date="2016-05-16T16:37:00Z"/>
        </w:trPr>
        <w:tc>
          <w:tcPr>
            <w:tcW w:w="650" w:type="dxa"/>
            <w:vAlign w:val="center"/>
          </w:tcPr>
          <w:p w14:paraId="2C25DD1D" w14:textId="10EBC416" w:rsidR="008C2A32" w:rsidDel="006E5FF5" w:rsidRDefault="008C2A32">
            <w:pPr>
              <w:rPr>
                <w:del w:id="1462" w:author="Alicia" w:date="2016-05-16T16:37:00Z"/>
                <w:rFonts w:ascii="Times New Roman" w:hAnsi="Times New Roman" w:cs="Times New Roman"/>
                <w:sz w:val="24"/>
                <w:szCs w:val="24"/>
                <w:lang w:val="en-US"/>
              </w:rPr>
              <w:pPrChange w:id="1463" w:author="Alicia" w:date="2016-05-03T14:52:00Z">
                <w:pPr>
                  <w:spacing w:after="0" w:line="240" w:lineRule="auto"/>
                  <w:jc w:val="center"/>
                </w:pPr>
              </w:pPrChange>
            </w:pPr>
            <w:del w:id="1464" w:author="Alicia" w:date="2016-05-16T16:37:00Z">
              <w:r w:rsidDel="006E5FF5">
                <w:rPr>
                  <w:rFonts w:ascii="Times New Roman" w:hAnsi="Times New Roman" w:cs="Times New Roman"/>
                  <w:sz w:val="24"/>
                  <w:szCs w:val="24"/>
                  <w:lang w:val="en-US"/>
                </w:rPr>
                <w:delText>F</w:delText>
              </w:r>
            </w:del>
          </w:p>
        </w:tc>
        <w:tc>
          <w:tcPr>
            <w:tcW w:w="6917" w:type="dxa"/>
            <w:vAlign w:val="center"/>
          </w:tcPr>
          <w:p w14:paraId="43A05F5A" w14:textId="63DB9CCD" w:rsidR="008C2A32" w:rsidDel="006E5FF5" w:rsidRDefault="008C2A32">
            <w:pPr>
              <w:rPr>
                <w:del w:id="1465" w:author="Alicia" w:date="2016-05-16T16:37:00Z"/>
                <w:rFonts w:ascii="Times New Roman" w:hAnsi="Times New Roman" w:cs="Times New Roman"/>
                <w:sz w:val="24"/>
                <w:szCs w:val="24"/>
                <w:lang w:val="en-US"/>
              </w:rPr>
              <w:pPrChange w:id="1466" w:author="Alicia" w:date="2016-05-03T14:52:00Z">
                <w:pPr>
                  <w:spacing w:after="0" w:line="240" w:lineRule="auto"/>
                  <w:jc w:val="center"/>
                </w:pPr>
              </w:pPrChange>
            </w:pPr>
            <w:del w:id="1467" w:author="Alicia" w:date="2016-05-16T16:37:00Z">
              <w:r w:rsidDel="006E5FF5">
                <w:rPr>
                  <w:rFonts w:ascii="Times New Roman" w:hAnsi="Times New Roman" w:cs="Times New Roman"/>
                  <w:noProof/>
                  <w:sz w:val="24"/>
                  <w:szCs w:val="24"/>
                  <w:lang w:val="sv-SE" w:eastAsia="sv-SE"/>
                </w:rPr>
                <w:drawing>
                  <wp:inline distT="0" distB="0" distL="0" distR="0" wp14:anchorId="0648F2B0" wp14:editId="3792EEBA">
                    <wp:extent cx="4257675" cy="208597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c>
          <w:tcPr>
            <w:tcW w:w="6917" w:type="dxa"/>
            <w:vAlign w:val="center"/>
          </w:tcPr>
          <w:p w14:paraId="7A76D3E9" w14:textId="5FA54F8F" w:rsidR="008C2A32" w:rsidDel="006E5FF5" w:rsidRDefault="008C2A32">
            <w:pPr>
              <w:rPr>
                <w:del w:id="1468" w:author="Alicia" w:date="2016-05-16T16:37:00Z"/>
                <w:rFonts w:ascii="Times New Roman" w:hAnsi="Times New Roman" w:cs="Times New Roman"/>
                <w:sz w:val="24"/>
                <w:szCs w:val="24"/>
                <w:lang w:val="en-US"/>
              </w:rPr>
              <w:pPrChange w:id="1469" w:author="Alicia" w:date="2016-05-03T14:52:00Z">
                <w:pPr>
                  <w:spacing w:after="0" w:line="240" w:lineRule="auto"/>
                  <w:jc w:val="center"/>
                </w:pPr>
              </w:pPrChange>
            </w:pPr>
            <w:del w:id="1470" w:author="Alicia" w:date="2016-05-16T16:37:00Z">
              <w:r w:rsidDel="006E5FF5">
                <w:rPr>
                  <w:rFonts w:ascii="Times New Roman" w:hAnsi="Times New Roman" w:cs="Times New Roman"/>
                  <w:noProof/>
                  <w:sz w:val="24"/>
                  <w:szCs w:val="24"/>
                  <w:lang w:val="sv-SE" w:eastAsia="sv-SE"/>
                </w:rPr>
                <w:drawing>
                  <wp:inline distT="0" distB="0" distL="0" distR="0" wp14:anchorId="1ADD3688" wp14:editId="3381B488">
                    <wp:extent cx="4257675" cy="208597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r>
      <w:tr w:rsidR="008C2A32" w:rsidRPr="00AA07B4" w:rsidDel="006E5FF5" w14:paraId="7698AB0E" w14:textId="7F145CA5" w:rsidTr="008C2A32">
        <w:trPr>
          <w:del w:id="1471" w:author="Alicia" w:date="2016-05-16T16:37:00Z"/>
        </w:trPr>
        <w:tc>
          <w:tcPr>
            <w:tcW w:w="650" w:type="dxa"/>
            <w:vAlign w:val="center"/>
          </w:tcPr>
          <w:p w14:paraId="675578B7" w14:textId="26407B46" w:rsidR="008C2A32" w:rsidDel="006E5FF5" w:rsidRDefault="008C2A32">
            <w:pPr>
              <w:rPr>
                <w:del w:id="1472" w:author="Alicia" w:date="2016-05-16T16:37:00Z"/>
                <w:rFonts w:ascii="Times New Roman" w:hAnsi="Times New Roman" w:cs="Times New Roman"/>
                <w:sz w:val="24"/>
                <w:szCs w:val="24"/>
                <w:lang w:val="en-US"/>
              </w:rPr>
              <w:pPrChange w:id="1473" w:author="Alicia" w:date="2016-05-03T14:52:00Z">
                <w:pPr>
                  <w:spacing w:after="0" w:line="240" w:lineRule="auto"/>
                  <w:jc w:val="center"/>
                </w:pPr>
              </w:pPrChange>
            </w:pPr>
            <w:del w:id="1474" w:author="Alicia" w:date="2016-05-16T16:37:00Z">
              <w:r w:rsidDel="006E5FF5">
                <w:rPr>
                  <w:rFonts w:ascii="Times New Roman" w:hAnsi="Times New Roman" w:cs="Times New Roman"/>
                  <w:sz w:val="24"/>
                  <w:szCs w:val="24"/>
                  <w:lang w:val="en-US"/>
                </w:rPr>
                <w:delText>G</w:delText>
              </w:r>
            </w:del>
          </w:p>
        </w:tc>
        <w:tc>
          <w:tcPr>
            <w:tcW w:w="6917" w:type="dxa"/>
            <w:vAlign w:val="center"/>
          </w:tcPr>
          <w:p w14:paraId="5504E3F0" w14:textId="51B1D953" w:rsidR="008C2A32" w:rsidDel="006E5FF5" w:rsidRDefault="008C2A32">
            <w:pPr>
              <w:rPr>
                <w:del w:id="1475" w:author="Alicia" w:date="2016-05-16T16:37:00Z"/>
                <w:rFonts w:ascii="Times New Roman" w:hAnsi="Times New Roman" w:cs="Times New Roman"/>
                <w:sz w:val="24"/>
                <w:szCs w:val="24"/>
                <w:lang w:val="en-US"/>
              </w:rPr>
              <w:pPrChange w:id="1476" w:author="Alicia" w:date="2016-05-03T14:52:00Z">
                <w:pPr>
                  <w:spacing w:after="0" w:line="240" w:lineRule="auto"/>
                  <w:jc w:val="center"/>
                </w:pPr>
              </w:pPrChange>
            </w:pPr>
            <w:del w:id="1477" w:author="Alicia" w:date="2016-05-16T16:37:00Z">
              <w:r w:rsidDel="006E5FF5">
                <w:rPr>
                  <w:rFonts w:ascii="Times New Roman" w:hAnsi="Times New Roman" w:cs="Times New Roman"/>
                  <w:noProof/>
                  <w:sz w:val="24"/>
                  <w:szCs w:val="24"/>
                  <w:lang w:val="sv-SE" w:eastAsia="sv-SE"/>
                </w:rPr>
                <w:drawing>
                  <wp:inline distT="0" distB="0" distL="0" distR="0" wp14:anchorId="11F796EE" wp14:editId="6265F3E9">
                    <wp:extent cx="4257675" cy="208597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c>
          <w:tcPr>
            <w:tcW w:w="6917" w:type="dxa"/>
            <w:vAlign w:val="center"/>
          </w:tcPr>
          <w:p w14:paraId="37A957C3" w14:textId="0DD9FEE5" w:rsidR="008C2A32" w:rsidDel="006E5FF5" w:rsidRDefault="008C2A32">
            <w:pPr>
              <w:rPr>
                <w:del w:id="1478" w:author="Alicia" w:date="2016-05-16T16:37:00Z"/>
                <w:rFonts w:ascii="Times New Roman" w:hAnsi="Times New Roman" w:cs="Times New Roman"/>
                <w:sz w:val="24"/>
                <w:szCs w:val="24"/>
                <w:lang w:val="en-US"/>
              </w:rPr>
              <w:pPrChange w:id="1479" w:author="Alicia" w:date="2016-05-03T14:52:00Z">
                <w:pPr>
                  <w:spacing w:after="0" w:line="240" w:lineRule="auto"/>
                  <w:jc w:val="center"/>
                </w:pPr>
              </w:pPrChange>
            </w:pPr>
            <w:del w:id="1480" w:author="Alicia" w:date="2016-05-16T16:37:00Z">
              <w:r w:rsidDel="006E5FF5">
                <w:rPr>
                  <w:rFonts w:ascii="Times New Roman" w:hAnsi="Times New Roman" w:cs="Times New Roman"/>
                  <w:noProof/>
                  <w:sz w:val="24"/>
                  <w:szCs w:val="24"/>
                  <w:lang w:val="sv-SE" w:eastAsia="sv-SE"/>
                </w:rPr>
                <w:drawing>
                  <wp:inline distT="0" distB="0" distL="0" distR="0" wp14:anchorId="7C4B2E79" wp14:editId="6B42C952">
                    <wp:extent cx="4257675" cy="208597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r>
      <w:tr w:rsidR="008C2A32" w:rsidRPr="00AA07B4" w:rsidDel="006E5FF5" w14:paraId="43E413BA" w14:textId="03C46805" w:rsidTr="008C2A32">
        <w:trPr>
          <w:del w:id="1481" w:author="Alicia" w:date="2016-05-16T16:37:00Z"/>
        </w:trPr>
        <w:tc>
          <w:tcPr>
            <w:tcW w:w="650" w:type="dxa"/>
            <w:vAlign w:val="center"/>
          </w:tcPr>
          <w:p w14:paraId="59E72268" w14:textId="4B3334C1" w:rsidR="008C2A32" w:rsidDel="006E5FF5" w:rsidRDefault="008C2A32">
            <w:pPr>
              <w:rPr>
                <w:del w:id="1482" w:author="Alicia" w:date="2016-05-16T16:37:00Z"/>
                <w:rFonts w:ascii="Times New Roman" w:hAnsi="Times New Roman" w:cs="Times New Roman"/>
                <w:sz w:val="24"/>
                <w:szCs w:val="24"/>
                <w:lang w:val="en-US"/>
              </w:rPr>
              <w:pPrChange w:id="1483" w:author="Alicia" w:date="2016-05-03T14:52:00Z">
                <w:pPr>
                  <w:spacing w:after="0" w:line="240" w:lineRule="auto"/>
                  <w:jc w:val="center"/>
                </w:pPr>
              </w:pPrChange>
            </w:pPr>
            <w:del w:id="1484" w:author="Alicia" w:date="2016-05-16T16:37:00Z">
              <w:r w:rsidDel="006E5FF5">
                <w:rPr>
                  <w:rFonts w:ascii="Times New Roman" w:hAnsi="Times New Roman" w:cs="Times New Roman"/>
                  <w:sz w:val="24"/>
                  <w:szCs w:val="24"/>
                  <w:lang w:val="en-US"/>
                </w:rPr>
                <w:delText>H</w:delText>
              </w:r>
            </w:del>
          </w:p>
        </w:tc>
        <w:tc>
          <w:tcPr>
            <w:tcW w:w="6917" w:type="dxa"/>
            <w:vAlign w:val="center"/>
          </w:tcPr>
          <w:p w14:paraId="131FE665" w14:textId="5264799A" w:rsidR="008C2A32" w:rsidDel="006E5FF5" w:rsidRDefault="008C2A32">
            <w:pPr>
              <w:rPr>
                <w:del w:id="1485" w:author="Alicia" w:date="2016-05-16T16:37:00Z"/>
                <w:rFonts w:ascii="Times New Roman" w:hAnsi="Times New Roman" w:cs="Times New Roman"/>
                <w:sz w:val="24"/>
                <w:szCs w:val="24"/>
                <w:lang w:val="en-US"/>
              </w:rPr>
              <w:pPrChange w:id="1486" w:author="Alicia" w:date="2016-05-03T14:52:00Z">
                <w:pPr>
                  <w:spacing w:after="0" w:line="240" w:lineRule="auto"/>
                  <w:jc w:val="center"/>
                </w:pPr>
              </w:pPrChange>
            </w:pPr>
            <w:del w:id="1487" w:author="Alicia" w:date="2016-05-16T16:37:00Z">
              <w:r w:rsidDel="006E5FF5">
                <w:rPr>
                  <w:rFonts w:ascii="Times New Roman" w:hAnsi="Times New Roman" w:cs="Times New Roman"/>
                  <w:noProof/>
                  <w:sz w:val="24"/>
                  <w:szCs w:val="24"/>
                  <w:lang w:val="sv-SE" w:eastAsia="sv-SE"/>
                </w:rPr>
                <w:drawing>
                  <wp:inline distT="0" distB="0" distL="0" distR="0" wp14:anchorId="7C32483F" wp14:editId="300A83A9">
                    <wp:extent cx="4257675" cy="208597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c>
          <w:tcPr>
            <w:tcW w:w="6917" w:type="dxa"/>
            <w:vAlign w:val="center"/>
          </w:tcPr>
          <w:p w14:paraId="49D678C6" w14:textId="751362DB" w:rsidR="008C2A32" w:rsidDel="006E5FF5" w:rsidRDefault="008C2A32">
            <w:pPr>
              <w:rPr>
                <w:del w:id="1488" w:author="Alicia" w:date="2016-05-16T16:37:00Z"/>
                <w:rFonts w:ascii="Times New Roman" w:hAnsi="Times New Roman" w:cs="Times New Roman"/>
                <w:sz w:val="24"/>
                <w:szCs w:val="24"/>
                <w:lang w:val="en-US"/>
              </w:rPr>
              <w:pPrChange w:id="1489" w:author="Alicia" w:date="2016-05-03T14:52:00Z">
                <w:pPr>
                  <w:spacing w:after="0" w:line="240" w:lineRule="auto"/>
                  <w:jc w:val="center"/>
                </w:pPr>
              </w:pPrChange>
            </w:pPr>
            <w:del w:id="1490" w:author="Alicia" w:date="2016-05-16T16:37:00Z">
              <w:r w:rsidDel="006E5FF5">
                <w:rPr>
                  <w:rFonts w:ascii="Times New Roman" w:hAnsi="Times New Roman" w:cs="Times New Roman"/>
                  <w:noProof/>
                  <w:sz w:val="24"/>
                  <w:szCs w:val="24"/>
                  <w:lang w:val="sv-SE" w:eastAsia="sv-SE"/>
                </w:rPr>
                <w:drawing>
                  <wp:inline distT="0" distB="0" distL="0" distR="0" wp14:anchorId="1E69BE18" wp14:editId="59AE4E12">
                    <wp:extent cx="3924300" cy="208597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24300" cy="2085975"/>
                            </a:xfrm>
                            <a:prstGeom prst="rect">
                              <a:avLst/>
                            </a:prstGeom>
                            <a:noFill/>
                            <a:ln>
                              <a:noFill/>
                            </a:ln>
                          </pic:spPr>
                        </pic:pic>
                      </a:graphicData>
                    </a:graphic>
                  </wp:inline>
                </w:drawing>
              </w:r>
            </w:del>
          </w:p>
        </w:tc>
      </w:tr>
      <w:tr w:rsidR="008C2A32" w:rsidRPr="00AA07B4" w:rsidDel="006E5FF5" w14:paraId="707A2415" w14:textId="2E7E235D" w:rsidTr="008C2A32">
        <w:trPr>
          <w:del w:id="1491" w:author="Alicia" w:date="2016-05-16T16:37:00Z"/>
        </w:trPr>
        <w:tc>
          <w:tcPr>
            <w:tcW w:w="650" w:type="dxa"/>
            <w:vAlign w:val="center"/>
          </w:tcPr>
          <w:p w14:paraId="1FD5B192" w14:textId="20D7300E" w:rsidR="008C2A32" w:rsidDel="006E5FF5" w:rsidRDefault="008C2A32">
            <w:pPr>
              <w:rPr>
                <w:del w:id="1492" w:author="Alicia" w:date="2016-05-16T16:37:00Z"/>
                <w:rFonts w:ascii="Times New Roman" w:hAnsi="Times New Roman" w:cs="Times New Roman"/>
                <w:sz w:val="24"/>
                <w:szCs w:val="24"/>
                <w:lang w:val="en-US"/>
              </w:rPr>
              <w:pPrChange w:id="1493" w:author="Alicia" w:date="2016-05-03T14:52:00Z">
                <w:pPr>
                  <w:spacing w:after="0" w:line="240" w:lineRule="auto"/>
                  <w:jc w:val="center"/>
                </w:pPr>
              </w:pPrChange>
            </w:pPr>
            <w:del w:id="1494" w:author="Alicia" w:date="2016-05-16T16:37:00Z">
              <w:r w:rsidDel="006E5FF5">
                <w:rPr>
                  <w:rFonts w:ascii="Times New Roman" w:hAnsi="Times New Roman" w:cs="Times New Roman"/>
                  <w:sz w:val="24"/>
                  <w:szCs w:val="24"/>
                  <w:lang w:val="en-US"/>
                </w:rPr>
                <w:delText>I</w:delText>
              </w:r>
            </w:del>
          </w:p>
        </w:tc>
        <w:tc>
          <w:tcPr>
            <w:tcW w:w="6917" w:type="dxa"/>
            <w:vAlign w:val="center"/>
          </w:tcPr>
          <w:p w14:paraId="6409F033" w14:textId="1C4B6E2A" w:rsidR="008C2A32" w:rsidDel="006E5FF5" w:rsidRDefault="008C2A32">
            <w:pPr>
              <w:rPr>
                <w:del w:id="1495" w:author="Alicia" w:date="2016-05-16T16:37:00Z"/>
                <w:rFonts w:ascii="Times New Roman" w:hAnsi="Times New Roman" w:cs="Times New Roman"/>
                <w:sz w:val="24"/>
                <w:szCs w:val="24"/>
                <w:lang w:val="en-US"/>
              </w:rPr>
              <w:pPrChange w:id="1496" w:author="Alicia" w:date="2016-05-03T14:52:00Z">
                <w:pPr>
                  <w:spacing w:after="0" w:line="240" w:lineRule="auto"/>
                  <w:jc w:val="center"/>
                </w:pPr>
              </w:pPrChange>
            </w:pPr>
            <w:del w:id="1497" w:author="Alicia" w:date="2016-05-16T16:37:00Z">
              <w:r w:rsidDel="006E5FF5">
                <w:rPr>
                  <w:rFonts w:ascii="Times New Roman" w:hAnsi="Times New Roman" w:cs="Times New Roman"/>
                  <w:noProof/>
                  <w:sz w:val="24"/>
                  <w:szCs w:val="24"/>
                  <w:lang w:val="sv-SE" w:eastAsia="sv-SE"/>
                </w:rPr>
                <w:drawing>
                  <wp:inline distT="0" distB="0" distL="0" distR="0" wp14:anchorId="0EF600F4" wp14:editId="0E8F4026">
                    <wp:extent cx="4257675" cy="208597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c>
          <w:tcPr>
            <w:tcW w:w="6917" w:type="dxa"/>
            <w:vAlign w:val="center"/>
          </w:tcPr>
          <w:p w14:paraId="6C50BD46" w14:textId="3D8B9273" w:rsidR="008C2A32" w:rsidDel="006E5FF5" w:rsidRDefault="008C2A32">
            <w:pPr>
              <w:rPr>
                <w:del w:id="1498" w:author="Alicia" w:date="2016-05-16T16:37:00Z"/>
                <w:rFonts w:ascii="Times New Roman" w:hAnsi="Times New Roman" w:cs="Times New Roman"/>
                <w:sz w:val="24"/>
                <w:szCs w:val="24"/>
                <w:lang w:val="en-US"/>
              </w:rPr>
              <w:pPrChange w:id="1499" w:author="Alicia" w:date="2016-05-03T14:52:00Z">
                <w:pPr>
                  <w:spacing w:after="0" w:line="240" w:lineRule="auto"/>
                  <w:jc w:val="center"/>
                </w:pPr>
              </w:pPrChange>
            </w:pPr>
            <w:del w:id="1500" w:author="Alicia" w:date="2016-05-16T16:37:00Z">
              <w:r w:rsidDel="006E5FF5">
                <w:rPr>
                  <w:rFonts w:ascii="Times New Roman" w:hAnsi="Times New Roman" w:cs="Times New Roman"/>
                  <w:noProof/>
                  <w:sz w:val="24"/>
                  <w:szCs w:val="24"/>
                  <w:lang w:val="sv-SE" w:eastAsia="sv-SE"/>
                </w:rPr>
                <w:drawing>
                  <wp:inline distT="0" distB="0" distL="0" distR="0" wp14:anchorId="289CAB6D" wp14:editId="1D69423A">
                    <wp:extent cx="4257675" cy="208597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r>
      <w:tr w:rsidR="008C2A32" w:rsidRPr="00AA07B4" w:rsidDel="006E5FF5" w14:paraId="7F0F2680" w14:textId="0EF80667" w:rsidTr="008C2A32">
        <w:trPr>
          <w:del w:id="1501" w:author="Alicia" w:date="2016-05-16T16:37:00Z"/>
        </w:trPr>
        <w:tc>
          <w:tcPr>
            <w:tcW w:w="650" w:type="dxa"/>
            <w:vAlign w:val="center"/>
          </w:tcPr>
          <w:p w14:paraId="18C72B00" w14:textId="381F7B9B" w:rsidR="008C2A32" w:rsidDel="006E5FF5" w:rsidRDefault="008C2A32">
            <w:pPr>
              <w:rPr>
                <w:del w:id="1502" w:author="Alicia" w:date="2016-05-16T16:37:00Z"/>
                <w:rFonts w:ascii="Times New Roman" w:hAnsi="Times New Roman" w:cs="Times New Roman"/>
                <w:sz w:val="24"/>
                <w:szCs w:val="24"/>
                <w:lang w:val="en-US"/>
              </w:rPr>
              <w:pPrChange w:id="1503" w:author="Alicia" w:date="2016-05-03T14:52:00Z">
                <w:pPr>
                  <w:spacing w:after="0" w:line="240" w:lineRule="auto"/>
                  <w:jc w:val="center"/>
                </w:pPr>
              </w:pPrChange>
            </w:pPr>
            <w:del w:id="1504" w:author="Alicia" w:date="2016-05-16T16:37:00Z">
              <w:r w:rsidDel="006E5FF5">
                <w:rPr>
                  <w:rFonts w:ascii="Times New Roman" w:hAnsi="Times New Roman" w:cs="Times New Roman"/>
                  <w:sz w:val="24"/>
                  <w:szCs w:val="24"/>
                  <w:lang w:val="en-US"/>
                </w:rPr>
                <w:delText>J</w:delText>
              </w:r>
            </w:del>
          </w:p>
        </w:tc>
        <w:tc>
          <w:tcPr>
            <w:tcW w:w="6917" w:type="dxa"/>
            <w:vAlign w:val="center"/>
          </w:tcPr>
          <w:p w14:paraId="2BC94BBC" w14:textId="6378F3D3" w:rsidR="008C2A32" w:rsidDel="006E5FF5" w:rsidRDefault="008C2A32">
            <w:pPr>
              <w:rPr>
                <w:del w:id="1505" w:author="Alicia" w:date="2016-05-16T16:37:00Z"/>
                <w:rFonts w:ascii="Times New Roman" w:hAnsi="Times New Roman" w:cs="Times New Roman"/>
                <w:sz w:val="24"/>
                <w:szCs w:val="24"/>
                <w:lang w:val="en-US"/>
              </w:rPr>
              <w:pPrChange w:id="1506" w:author="Alicia" w:date="2016-05-03T14:52:00Z">
                <w:pPr>
                  <w:spacing w:after="0" w:line="240" w:lineRule="auto"/>
                  <w:jc w:val="center"/>
                </w:pPr>
              </w:pPrChange>
            </w:pPr>
            <w:del w:id="1507" w:author="Alicia" w:date="2016-05-16T16:37:00Z">
              <w:r w:rsidDel="006E5FF5">
                <w:rPr>
                  <w:rFonts w:ascii="Times New Roman" w:hAnsi="Times New Roman" w:cs="Times New Roman"/>
                  <w:noProof/>
                  <w:sz w:val="24"/>
                  <w:szCs w:val="24"/>
                  <w:lang w:val="sv-SE" w:eastAsia="sv-SE"/>
                </w:rPr>
                <w:drawing>
                  <wp:inline distT="0" distB="0" distL="0" distR="0" wp14:anchorId="6A1E6570" wp14:editId="2B2666A3">
                    <wp:extent cx="4257675" cy="208597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c>
          <w:tcPr>
            <w:tcW w:w="6917" w:type="dxa"/>
            <w:vAlign w:val="center"/>
          </w:tcPr>
          <w:p w14:paraId="646B2FA1" w14:textId="46B4539A" w:rsidR="008C2A32" w:rsidDel="006E5FF5" w:rsidRDefault="008C2A32">
            <w:pPr>
              <w:rPr>
                <w:del w:id="1508" w:author="Alicia" w:date="2016-05-16T16:37:00Z"/>
                <w:rFonts w:ascii="Times New Roman" w:hAnsi="Times New Roman" w:cs="Times New Roman"/>
                <w:sz w:val="24"/>
                <w:szCs w:val="24"/>
                <w:lang w:val="en-US"/>
              </w:rPr>
              <w:pPrChange w:id="1509" w:author="Alicia" w:date="2016-05-03T14:52:00Z">
                <w:pPr>
                  <w:spacing w:after="0" w:line="240" w:lineRule="auto"/>
                  <w:jc w:val="center"/>
                </w:pPr>
              </w:pPrChange>
            </w:pPr>
            <w:del w:id="1510" w:author="Alicia" w:date="2016-05-16T16:37:00Z">
              <w:r w:rsidDel="006E5FF5">
                <w:rPr>
                  <w:rFonts w:ascii="Times New Roman" w:hAnsi="Times New Roman" w:cs="Times New Roman"/>
                  <w:noProof/>
                  <w:sz w:val="24"/>
                  <w:szCs w:val="24"/>
                  <w:lang w:val="sv-SE" w:eastAsia="sv-SE"/>
                </w:rPr>
                <w:drawing>
                  <wp:inline distT="0" distB="0" distL="0" distR="0" wp14:anchorId="7B3C32BC" wp14:editId="4F7346FD">
                    <wp:extent cx="4257675" cy="208597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r>
      <w:tr w:rsidR="008C2A32" w:rsidRPr="00AA07B4" w:rsidDel="006E5FF5" w14:paraId="2E229309" w14:textId="5BCD4238" w:rsidTr="008C2A32">
        <w:trPr>
          <w:del w:id="1511" w:author="Alicia" w:date="2016-05-16T16:37:00Z"/>
        </w:trPr>
        <w:tc>
          <w:tcPr>
            <w:tcW w:w="650" w:type="dxa"/>
            <w:vAlign w:val="center"/>
          </w:tcPr>
          <w:p w14:paraId="0344F5BD" w14:textId="5C1A4D85" w:rsidR="008C2A32" w:rsidDel="006E5FF5" w:rsidRDefault="008C2A32">
            <w:pPr>
              <w:rPr>
                <w:del w:id="1512" w:author="Alicia" w:date="2016-05-16T16:37:00Z"/>
                <w:rFonts w:ascii="Times New Roman" w:hAnsi="Times New Roman" w:cs="Times New Roman"/>
                <w:sz w:val="24"/>
                <w:szCs w:val="24"/>
                <w:lang w:val="en-US"/>
              </w:rPr>
              <w:pPrChange w:id="1513" w:author="Alicia" w:date="2016-05-03T14:52:00Z">
                <w:pPr>
                  <w:spacing w:after="0" w:line="240" w:lineRule="auto"/>
                  <w:jc w:val="center"/>
                </w:pPr>
              </w:pPrChange>
            </w:pPr>
            <w:del w:id="1514" w:author="Alicia" w:date="2016-05-16T16:37:00Z">
              <w:r w:rsidDel="006E5FF5">
                <w:rPr>
                  <w:rFonts w:ascii="Times New Roman" w:hAnsi="Times New Roman" w:cs="Times New Roman"/>
                  <w:sz w:val="24"/>
                  <w:szCs w:val="24"/>
                  <w:lang w:val="en-US"/>
                </w:rPr>
                <w:delText>K</w:delText>
              </w:r>
            </w:del>
          </w:p>
        </w:tc>
        <w:tc>
          <w:tcPr>
            <w:tcW w:w="6917" w:type="dxa"/>
            <w:vAlign w:val="center"/>
          </w:tcPr>
          <w:p w14:paraId="0794033E" w14:textId="05B18499" w:rsidR="008C2A32" w:rsidDel="006E5FF5" w:rsidRDefault="008C2A32">
            <w:pPr>
              <w:rPr>
                <w:del w:id="1515" w:author="Alicia" w:date="2016-05-16T16:37:00Z"/>
                <w:rFonts w:ascii="Times New Roman" w:hAnsi="Times New Roman" w:cs="Times New Roman"/>
                <w:sz w:val="24"/>
                <w:szCs w:val="24"/>
                <w:lang w:val="en-US"/>
              </w:rPr>
              <w:pPrChange w:id="1516" w:author="Alicia" w:date="2016-05-03T14:52:00Z">
                <w:pPr>
                  <w:spacing w:after="0" w:line="240" w:lineRule="auto"/>
                  <w:jc w:val="center"/>
                </w:pPr>
              </w:pPrChange>
            </w:pPr>
            <w:del w:id="1517" w:author="Alicia" w:date="2016-05-16T16:37:00Z">
              <w:r w:rsidDel="006E5FF5">
                <w:rPr>
                  <w:rFonts w:ascii="Times New Roman" w:hAnsi="Times New Roman" w:cs="Times New Roman"/>
                  <w:noProof/>
                  <w:sz w:val="24"/>
                  <w:szCs w:val="24"/>
                  <w:lang w:val="sv-SE" w:eastAsia="sv-SE"/>
                </w:rPr>
                <w:drawing>
                  <wp:inline distT="0" distB="0" distL="0" distR="0" wp14:anchorId="147738F2" wp14:editId="3CD05802">
                    <wp:extent cx="4257675" cy="208597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c>
          <w:tcPr>
            <w:tcW w:w="6917" w:type="dxa"/>
            <w:vAlign w:val="center"/>
          </w:tcPr>
          <w:p w14:paraId="544D221D" w14:textId="4536A10D" w:rsidR="008C2A32" w:rsidDel="006E5FF5" w:rsidRDefault="008C2A32">
            <w:pPr>
              <w:rPr>
                <w:del w:id="1518" w:author="Alicia" w:date="2016-05-16T16:37:00Z"/>
                <w:rFonts w:ascii="Times New Roman" w:hAnsi="Times New Roman" w:cs="Times New Roman"/>
                <w:sz w:val="24"/>
                <w:szCs w:val="24"/>
                <w:lang w:val="en-US"/>
              </w:rPr>
              <w:pPrChange w:id="1519" w:author="Alicia" w:date="2016-05-03T14:52:00Z">
                <w:pPr>
                  <w:spacing w:after="0" w:line="240" w:lineRule="auto"/>
                  <w:jc w:val="center"/>
                </w:pPr>
              </w:pPrChange>
            </w:pPr>
            <w:del w:id="1520" w:author="Alicia" w:date="2016-05-16T16:37:00Z">
              <w:r w:rsidDel="006E5FF5">
                <w:rPr>
                  <w:rFonts w:ascii="Times New Roman" w:hAnsi="Times New Roman" w:cs="Times New Roman"/>
                  <w:noProof/>
                  <w:sz w:val="24"/>
                  <w:szCs w:val="24"/>
                  <w:lang w:val="sv-SE" w:eastAsia="sv-SE"/>
                </w:rPr>
                <w:drawing>
                  <wp:inline distT="0" distB="0" distL="0" distR="0" wp14:anchorId="1FCD1221" wp14:editId="193D47D2">
                    <wp:extent cx="4257675" cy="208597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del>
          </w:p>
        </w:tc>
      </w:tr>
    </w:tbl>
    <w:p w14:paraId="7F6F8905" w14:textId="6C7237A8" w:rsidR="008C2A32" w:rsidDel="006E5FF5" w:rsidRDefault="008C2A32">
      <w:pPr>
        <w:rPr>
          <w:del w:id="1521" w:author="Alicia" w:date="2016-05-16T16:37:00Z"/>
          <w:rFonts w:ascii="Times New Roman" w:hAnsi="Times New Roman" w:cs="Times New Roman"/>
          <w:sz w:val="24"/>
          <w:szCs w:val="24"/>
          <w:lang w:val="en-US"/>
        </w:rPr>
        <w:sectPr w:rsidR="008C2A32" w:rsidDel="006E5FF5" w:rsidSect="002A3221">
          <w:pgSz w:w="12242" w:h="15842" w:code="1"/>
          <w:pgMar w:top="1440" w:right="1440" w:bottom="1440" w:left="1440" w:header="708" w:footer="708" w:gutter="0"/>
          <w:cols w:space="708"/>
          <w:docGrid w:linePitch="360"/>
          <w:sectPrChange w:id="1522" w:author="Alicia" w:date="2016-05-03T11:15:00Z">
            <w:sectPr w:rsidR="008C2A32" w:rsidDel="006E5FF5" w:rsidSect="002A3221">
              <w:pgSz w:w="15842" w:h="12242"/>
              <w:pgMar w:top="1440" w:right="1440" w:bottom="1440" w:left="1440" w:header="708" w:footer="708" w:gutter="0"/>
            </w:sectPr>
          </w:sectPrChange>
        </w:sectPr>
      </w:pPr>
    </w:p>
    <w:p w14:paraId="74E89354" w14:textId="4B2F7C44" w:rsidR="008C2A32" w:rsidDel="006E5FF5" w:rsidRDefault="008C2A32">
      <w:pPr>
        <w:rPr>
          <w:del w:id="1523" w:author="Alicia" w:date="2016-05-16T16:37:00Z"/>
          <w:rFonts w:ascii="Times New Roman" w:hAnsi="Times New Roman" w:cs="Times New Roman"/>
          <w:sz w:val="24"/>
          <w:szCs w:val="24"/>
          <w:lang w:val="en-US"/>
        </w:rPr>
        <w:pPrChange w:id="1524" w:author="Alicia" w:date="2016-05-03T14:52:00Z">
          <w:pPr>
            <w:spacing w:line="480" w:lineRule="auto"/>
          </w:pPr>
        </w:pPrChange>
      </w:pPr>
      <w:del w:id="1525" w:author="Alicia" w:date="2016-05-16T16:37:00Z">
        <w:r w:rsidDel="006E5FF5">
          <w:rPr>
            <w:rFonts w:ascii="Times New Roman" w:hAnsi="Times New Roman" w:cs="Times New Roman"/>
            <w:sz w:val="24"/>
            <w:szCs w:val="24"/>
            <w:lang w:val="en-US"/>
          </w:rPr>
          <w:delText>Appendix S9: Standardized path coefficients for direct and indirect effects of phenology on fitness, obtained from fitting the saturated models (model_attack and model_eggs) to each population. Phen</w:delText>
        </w:r>
        <w:r w:rsidDel="006E5FF5">
          <w:rPr>
            <w:rFonts w:ascii="Times New Roman" w:hAnsi="Times New Roman" w:cs="Times New Roman"/>
            <w:sz w:val="24"/>
            <w:szCs w:val="24"/>
            <w:lang w:val="en-US"/>
          </w:rPr>
          <w:sym w:font="Wingdings" w:char="F0E0"/>
        </w:r>
        <w:r w:rsidDel="006E5FF5">
          <w:rPr>
            <w:rFonts w:ascii="Times New Roman" w:hAnsi="Times New Roman" w:cs="Times New Roman"/>
            <w:sz w:val="24"/>
            <w:szCs w:val="24"/>
            <w:lang w:val="en-US"/>
          </w:rPr>
          <w:delText>Fruits: effect of phenology on number of intact fruits, Phen</w:delText>
        </w:r>
        <w:r w:rsidDel="006E5FF5">
          <w:rPr>
            <w:rFonts w:ascii="Times New Roman" w:hAnsi="Times New Roman" w:cs="Times New Roman"/>
            <w:sz w:val="24"/>
            <w:szCs w:val="24"/>
            <w:lang w:val="en-US"/>
          </w:rPr>
          <w:sym w:font="Wingdings" w:char="F0E0"/>
        </w:r>
        <w:r w:rsidDel="006E5FF5">
          <w:rPr>
            <w:rFonts w:ascii="Times New Roman" w:hAnsi="Times New Roman" w:cs="Times New Roman"/>
            <w:sz w:val="24"/>
            <w:szCs w:val="24"/>
            <w:lang w:val="en-US"/>
          </w:rPr>
          <w:delText>Attack:  effect of phenology on probability of attack, Attack</w:delText>
        </w:r>
        <w:r w:rsidDel="006E5FF5">
          <w:rPr>
            <w:rFonts w:ascii="Times New Roman" w:hAnsi="Times New Roman" w:cs="Times New Roman"/>
            <w:sz w:val="24"/>
            <w:szCs w:val="24"/>
            <w:lang w:val="en-US"/>
          </w:rPr>
          <w:sym w:font="Wingdings" w:char="F0E0"/>
        </w:r>
        <w:r w:rsidDel="006E5FF5">
          <w:rPr>
            <w:rFonts w:ascii="Times New Roman" w:hAnsi="Times New Roman" w:cs="Times New Roman"/>
            <w:sz w:val="24"/>
            <w:szCs w:val="24"/>
            <w:lang w:val="en-US"/>
          </w:rPr>
          <w:delText>Fruits: effect of probability of attack on number of intact fruits, Phen</w:delText>
        </w:r>
        <w:r w:rsidDel="006E5FF5">
          <w:rPr>
            <w:rFonts w:ascii="Times New Roman" w:hAnsi="Times New Roman" w:cs="Times New Roman"/>
            <w:sz w:val="24"/>
            <w:szCs w:val="24"/>
            <w:lang w:val="en-US"/>
          </w:rPr>
          <w:sym w:font="Wingdings" w:char="F0E0"/>
        </w:r>
        <w:r w:rsidDel="006E5FF5">
          <w:rPr>
            <w:rFonts w:ascii="Times New Roman" w:hAnsi="Times New Roman" w:cs="Times New Roman"/>
            <w:sz w:val="24"/>
            <w:szCs w:val="24"/>
            <w:lang w:val="en-US"/>
          </w:rPr>
          <w:delText>Eggs: effect of phenology on number of eggs, Eggs</w:delText>
        </w:r>
        <w:r w:rsidDel="006E5FF5">
          <w:rPr>
            <w:rFonts w:ascii="Times New Roman" w:hAnsi="Times New Roman" w:cs="Times New Roman"/>
            <w:sz w:val="24"/>
            <w:szCs w:val="24"/>
            <w:lang w:val="en-US"/>
          </w:rPr>
          <w:sym w:font="Wingdings" w:char="F0E0"/>
        </w:r>
        <w:r w:rsidDel="006E5FF5">
          <w:rPr>
            <w:rFonts w:ascii="Times New Roman" w:hAnsi="Times New Roman" w:cs="Times New Roman"/>
            <w:sz w:val="24"/>
            <w:szCs w:val="24"/>
            <w:lang w:val="en-US"/>
          </w:rPr>
          <w:delText xml:space="preserve">Fruits: effect of number of eggs on number of intact fruits. </w:delText>
        </w:r>
      </w:del>
    </w:p>
    <w:tbl>
      <w:tblPr>
        <w:tblW w:w="14565"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0"/>
        <w:gridCol w:w="995"/>
        <w:gridCol w:w="851"/>
        <w:gridCol w:w="284"/>
        <w:gridCol w:w="1135"/>
        <w:gridCol w:w="1135"/>
        <w:gridCol w:w="276"/>
        <w:gridCol w:w="1000"/>
        <w:gridCol w:w="1135"/>
        <w:gridCol w:w="284"/>
        <w:gridCol w:w="993"/>
        <w:gridCol w:w="852"/>
        <w:gridCol w:w="283"/>
        <w:gridCol w:w="1135"/>
        <w:gridCol w:w="1065"/>
        <w:gridCol w:w="236"/>
        <w:gridCol w:w="1111"/>
        <w:gridCol w:w="1135"/>
      </w:tblGrid>
      <w:tr w:rsidR="008C2A32" w:rsidRPr="00AA07B4" w:rsidDel="006E5FF5" w14:paraId="1D8EB0C8" w14:textId="2B4A6498" w:rsidTr="008C2A32">
        <w:trPr>
          <w:cantSplit/>
          <w:del w:id="1526" w:author="Alicia" w:date="2016-05-16T16:37:00Z"/>
        </w:trPr>
        <w:tc>
          <w:tcPr>
            <w:tcW w:w="658" w:type="dxa"/>
            <w:vMerge w:val="restart"/>
            <w:tcBorders>
              <w:top w:val="single" w:sz="18" w:space="0" w:color="auto"/>
              <w:left w:val="nil"/>
              <w:right w:val="nil"/>
            </w:tcBorders>
            <w:vAlign w:val="center"/>
          </w:tcPr>
          <w:p w14:paraId="1968E9F1" w14:textId="77BF1EB5" w:rsidR="008C2A32" w:rsidRPr="00AA07B4" w:rsidDel="006E5FF5" w:rsidRDefault="008C2A32">
            <w:pPr>
              <w:rPr>
                <w:del w:id="1527" w:author="Alicia" w:date="2016-05-16T16:37:00Z"/>
                <w:rFonts w:ascii="Times New Roman" w:hAnsi="Times New Roman" w:cs="Times New Roman"/>
                <w:sz w:val="24"/>
                <w:szCs w:val="24"/>
                <w:lang w:val="en-US"/>
                <w:rPrChange w:id="1528" w:author="Alicia" w:date="2016-05-11T11:58:00Z">
                  <w:rPr>
                    <w:del w:id="1529" w:author="Alicia" w:date="2016-05-16T16:37:00Z"/>
                    <w:rFonts w:ascii="Times New Roman" w:hAnsi="Times New Roman" w:cs="Times New Roman"/>
                    <w:sz w:val="24"/>
                    <w:szCs w:val="24"/>
                    <w:lang w:val="sv-SE"/>
                  </w:rPr>
                </w:rPrChange>
              </w:rPr>
              <w:pPrChange w:id="1530" w:author="Alicia" w:date="2016-05-03T14:52:00Z">
                <w:pPr>
                  <w:spacing w:after="0" w:line="240" w:lineRule="auto"/>
                  <w:jc w:val="center"/>
                </w:pPr>
              </w:pPrChange>
            </w:pPr>
            <w:del w:id="1531" w:author="Alicia" w:date="2016-05-16T16:37:00Z">
              <w:r w:rsidRPr="00AA07B4" w:rsidDel="006E5FF5">
                <w:rPr>
                  <w:rFonts w:ascii="Times New Roman" w:hAnsi="Times New Roman" w:cs="Times New Roman"/>
                  <w:sz w:val="24"/>
                  <w:szCs w:val="24"/>
                  <w:lang w:val="en-US"/>
                  <w:rPrChange w:id="1532" w:author="Alicia" w:date="2016-05-11T11:58:00Z">
                    <w:rPr>
                      <w:rFonts w:ascii="Times New Roman" w:hAnsi="Times New Roman" w:cs="Times New Roman"/>
                      <w:sz w:val="24"/>
                      <w:szCs w:val="24"/>
                      <w:lang w:val="sv-SE"/>
                    </w:rPr>
                  </w:rPrChange>
                </w:rPr>
                <w:delText>Pop.</w:delText>
              </w:r>
            </w:del>
          </w:p>
        </w:tc>
        <w:tc>
          <w:tcPr>
            <w:tcW w:w="6804" w:type="dxa"/>
            <w:gridSpan w:val="8"/>
            <w:tcBorders>
              <w:top w:val="single" w:sz="18" w:space="0" w:color="auto"/>
              <w:left w:val="nil"/>
              <w:right w:val="nil"/>
            </w:tcBorders>
          </w:tcPr>
          <w:p w14:paraId="68E36FBB" w14:textId="7A0A0D12" w:rsidR="008C2A32" w:rsidRPr="00AA07B4" w:rsidDel="006E5FF5" w:rsidRDefault="008C2A32">
            <w:pPr>
              <w:rPr>
                <w:del w:id="1533" w:author="Alicia" w:date="2016-05-16T16:37:00Z"/>
                <w:rFonts w:ascii="Times New Roman" w:hAnsi="Times New Roman" w:cs="Times New Roman"/>
                <w:sz w:val="24"/>
                <w:szCs w:val="24"/>
                <w:lang w:val="en-US"/>
                <w:rPrChange w:id="1534" w:author="Alicia" w:date="2016-05-11T11:58:00Z">
                  <w:rPr>
                    <w:del w:id="1535" w:author="Alicia" w:date="2016-05-16T16:37:00Z"/>
                    <w:rFonts w:ascii="Times New Roman" w:hAnsi="Times New Roman" w:cs="Times New Roman"/>
                    <w:sz w:val="24"/>
                    <w:szCs w:val="24"/>
                    <w:lang w:val="sv-SE"/>
                  </w:rPr>
                </w:rPrChange>
              </w:rPr>
              <w:pPrChange w:id="1536" w:author="Alicia" w:date="2016-05-03T14:52:00Z">
                <w:pPr>
                  <w:spacing w:after="0" w:line="240" w:lineRule="auto"/>
                  <w:jc w:val="center"/>
                </w:pPr>
              </w:pPrChange>
            </w:pPr>
            <w:del w:id="1537" w:author="Alicia" w:date="2016-05-16T16:37:00Z">
              <w:r w:rsidRPr="00AA07B4" w:rsidDel="006E5FF5">
                <w:rPr>
                  <w:rFonts w:ascii="Times New Roman" w:hAnsi="Times New Roman" w:cs="Times New Roman"/>
                  <w:sz w:val="24"/>
                  <w:szCs w:val="24"/>
                  <w:lang w:val="en-US"/>
                  <w:rPrChange w:id="1538" w:author="Alicia" w:date="2016-05-11T11:58:00Z">
                    <w:rPr>
                      <w:rFonts w:ascii="Times New Roman" w:hAnsi="Times New Roman" w:cs="Times New Roman"/>
                      <w:sz w:val="24"/>
                      <w:szCs w:val="24"/>
                      <w:lang w:val="sv-SE"/>
                    </w:rPr>
                  </w:rPrChange>
                </w:rPr>
                <w:delText>model_attack</w:delText>
              </w:r>
            </w:del>
          </w:p>
        </w:tc>
        <w:tc>
          <w:tcPr>
            <w:tcW w:w="284" w:type="dxa"/>
            <w:tcBorders>
              <w:top w:val="single" w:sz="18" w:space="0" w:color="auto"/>
              <w:left w:val="nil"/>
              <w:bottom w:val="nil"/>
              <w:right w:val="nil"/>
            </w:tcBorders>
          </w:tcPr>
          <w:p w14:paraId="78424713" w14:textId="6EA46D63" w:rsidR="008C2A32" w:rsidRPr="00AA07B4" w:rsidDel="006E5FF5" w:rsidRDefault="008C2A32">
            <w:pPr>
              <w:rPr>
                <w:del w:id="1539" w:author="Alicia" w:date="2016-05-16T16:37:00Z"/>
                <w:rFonts w:ascii="Times New Roman" w:hAnsi="Times New Roman" w:cs="Times New Roman"/>
                <w:sz w:val="24"/>
                <w:szCs w:val="24"/>
                <w:lang w:val="en-US"/>
                <w:rPrChange w:id="1540" w:author="Alicia" w:date="2016-05-11T11:58:00Z">
                  <w:rPr>
                    <w:del w:id="1541" w:author="Alicia" w:date="2016-05-16T16:37:00Z"/>
                    <w:rFonts w:ascii="Times New Roman" w:hAnsi="Times New Roman" w:cs="Times New Roman"/>
                    <w:sz w:val="24"/>
                    <w:szCs w:val="24"/>
                    <w:lang w:val="sv-SE"/>
                  </w:rPr>
                </w:rPrChange>
              </w:rPr>
              <w:pPrChange w:id="1542" w:author="Alicia" w:date="2016-05-03T14:52:00Z">
                <w:pPr>
                  <w:spacing w:after="0" w:line="240" w:lineRule="auto"/>
                  <w:jc w:val="center"/>
                </w:pPr>
              </w:pPrChange>
            </w:pPr>
          </w:p>
        </w:tc>
        <w:tc>
          <w:tcPr>
            <w:tcW w:w="6804" w:type="dxa"/>
            <w:gridSpan w:val="8"/>
            <w:tcBorders>
              <w:top w:val="single" w:sz="18" w:space="0" w:color="auto"/>
              <w:left w:val="nil"/>
              <w:right w:val="nil"/>
            </w:tcBorders>
          </w:tcPr>
          <w:p w14:paraId="21ADA48E" w14:textId="350566ED" w:rsidR="008C2A32" w:rsidRPr="00AA07B4" w:rsidDel="006E5FF5" w:rsidRDefault="008C2A32">
            <w:pPr>
              <w:rPr>
                <w:del w:id="1543" w:author="Alicia" w:date="2016-05-16T16:37:00Z"/>
                <w:rFonts w:ascii="Times New Roman" w:hAnsi="Times New Roman" w:cs="Times New Roman"/>
                <w:sz w:val="24"/>
                <w:szCs w:val="24"/>
                <w:lang w:val="en-US"/>
                <w:rPrChange w:id="1544" w:author="Alicia" w:date="2016-05-11T11:58:00Z">
                  <w:rPr>
                    <w:del w:id="1545" w:author="Alicia" w:date="2016-05-16T16:37:00Z"/>
                    <w:rFonts w:ascii="Times New Roman" w:hAnsi="Times New Roman" w:cs="Times New Roman"/>
                    <w:sz w:val="24"/>
                    <w:szCs w:val="24"/>
                    <w:lang w:val="de-DE"/>
                  </w:rPr>
                </w:rPrChange>
              </w:rPr>
              <w:pPrChange w:id="1546" w:author="Alicia" w:date="2016-05-03T14:52:00Z">
                <w:pPr>
                  <w:spacing w:after="0" w:line="240" w:lineRule="auto"/>
                  <w:jc w:val="center"/>
                </w:pPr>
              </w:pPrChange>
            </w:pPr>
            <w:del w:id="1547" w:author="Alicia" w:date="2016-05-16T16:37:00Z">
              <w:r w:rsidRPr="00AA07B4" w:rsidDel="006E5FF5">
                <w:rPr>
                  <w:rFonts w:ascii="Times New Roman" w:hAnsi="Times New Roman" w:cs="Times New Roman"/>
                  <w:sz w:val="24"/>
                  <w:szCs w:val="24"/>
                  <w:lang w:val="en-US"/>
                  <w:rPrChange w:id="1548" w:author="Alicia" w:date="2016-05-11T11:58:00Z">
                    <w:rPr>
                      <w:rFonts w:ascii="Times New Roman" w:hAnsi="Times New Roman" w:cs="Times New Roman"/>
                      <w:sz w:val="24"/>
                      <w:szCs w:val="24"/>
                      <w:lang w:val="de-DE"/>
                    </w:rPr>
                  </w:rPrChange>
                </w:rPr>
                <w:delText>model_eggs</w:delText>
              </w:r>
            </w:del>
          </w:p>
        </w:tc>
      </w:tr>
      <w:tr w:rsidR="008C2A32" w:rsidRPr="00AA07B4" w:rsidDel="006E5FF5" w14:paraId="3B7D0C23" w14:textId="25CE8534" w:rsidTr="008C2A32">
        <w:trPr>
          <w:cantSplit/>
          <w:del w:id="1549" w:author="Alicia" w:date="2016-05-16T16:37:00Z"/>
        </w:trPr>
        <w:tc>
          <w:tcPr>
            <w:tcW w:w="658" w:type="dxa"/>
            <w:vMerge/>
            <w:tcBorders>
              <w:left w:val="nil"/>
              <w:right w:val="nil"/>
            </w:tcBorders>
            <w:vAlign w:val="center"/>
          </w:tcPr>
          <w:p w14:paraId="0620B04B" w14:textId="6001F488" w:rsidR="008C2A32" w:rsidRPr="00AA07B4" w:rsidDel="006E5FF5" w:rsidRDefault="008C2A32">
            <w:pPr>
              <w:rPr>
                <w:del w:id="1550" w:author="Alicia" w:date="2016-05-16T16:37:00Z"/>
                <w:rFonts w:ascii="Times New Roman" w:hAnsi="Times New Roman" w:cs="Times New Roman"/>
                <w:sz w:val="24"/>
                <w:szCs w:val="24"/>
                <w:lang w:val="en-US"/>
                <w:rPrChange w:id="1551" w:author="Alicia" w:date="2016-05-11T11:58:00Z">
                  <w:rPr>
                    <w:del w:id="1552" w:author="Alicia" w:date="2016-05-16T16:37:00Z"/>
                    <w:rFonts w:ascii="Times New Roman" w:hAnsi="Times New Roman" w:cs="Times New Roman"/>
                    <w:sz w:val="24"/>
                    <w:szCs w:val="24"/>
                    <w:lang w:val="de-DE"/>
                  </w:rPr>
                </w:rPrChange>
              </w:rPr>
              <w:pPrChange w:id="1553" w:author="Alicia" w:date="2016-05-03T14:52:00Z">
                <w:pPr>
                  <w:spacing w:after="0" w:line="240" w:lineRule="auto"/>
                  <w:jc w:val="center"/>
                </w:pPr>
              </w:pPrChange>
            </w:pPr>
          </w:p>
        </w:tc>
        <w:tc>
          <w:tcPr>
            <w:tcW w:w="1843" w:type="dxa"/>
            <w:gridSpan w:val="2"/>
            <w:tcBorders>
              <w:left w:val="nil"/>
              <w:right w:val="nil"/>
            </w:tcBorders>
            <w:vAlign w:val="center"/>
          </w:tcPr>
          <w:p w14:paraId="2F17D33C" w14:textId="55F18B79" w:rsidR="008C2A32" w:rsidRPr="00AA07B4" w:rsidDel="006E5FF5" w:rsidRDefault="008C2A32">
            <w:pPr>
              <w:rPr>
                <w:del w:id="1554" w:author="Alicia" w:date="2016-05-16T16:37:00Z"/>
                <w:rFonts w:ascii="Times New Roman" w:hAnsi="Times New Roman" w:cs="Times New Roman"/>
                <w:sz w:val="24"/>
                <w:szCs w:val="24"/>
                <w:lang w:val="en-US"/>
                <w:rPrChange w:id="1555" w:author="Alicia" w:date="2016-05-11T11:58:00Z">
                  <w:rPr>
                    <w:del w:id="1556" w:author="Alicia" w:date="2016-05-16T16:37:00Z"/>
                    <w:rFonts w:ascii="Times New Roman" w:hAnsi="Times New Roman" w:cs="Times New Roman"/>
                    <w:sz w:val="24"/>
                    <w:szCs w:val="24"/>
                    <w:lang w:val="de-DE"/>
                  </w:rPr>
                </w:rPrChange>
              </w:rPr>
              <w:pPrChange w:id="1557" w:author="Alicia" w:date="2016-05-03T14:52:00Z">
                <w:pPr>
                  <w:spacing w:after="0" w:line="240" w:lineRule="auto"/>
                  <w:jc w:val="center"/>
                </w:pPr>
              </w:pPrChange>
            </w:pPr>
            <w:del w:id="1558" w:author="Alicia" w:date="2016-05-16T16:37:00Z">
              <w:r w:rsidRPr="00AA07B4" w:rsidDel="006E5FF5">
                <w:rPr>
                  <w:rFonts w:ascii="Times New Roman" w:hAnsi="Times New Roman" w:cs="Times New Roman"/>
                  <w:sz w:val="24"/>
                  <w:szCs w:val="24"/>
                  <w:lang w:val="en-US"/>
                  <w:rPrChange w:id="1559" w:author="Alicia" w:date="2016-05-11T11:58:00Z">
                    <w:rPr>
                      <w:rFonts w:ascii="Times New Roman" w:hAnsi="Times New Roman" w:cs="Times New Roman"/>
                      <w:sz w:val="24"/>
                      <w:szCs w:val="24"/>
                      <w:lang w:val="de-DE"/>
                    </w:rPr>
                  </w:rPrChange>
                </w:rPr>
                <w:delText>Phen</w:delText>
              </w:r>
              <w:r w:rsidDel="006E5FF5">
                <w:rPr>
                  <w:rFonts w:ascii="Times New Roman" w:hAnsi="Times New Roman" w:cs="Times New Roman"/>
                  <w:sz w:val="24"/>
                  <w:szCs w:val="24"/>
                  <w:lang w:val="en-US"/>
                </w:rPr>
                <w:sym w:font="Wingdings" w:char="F0E0"/>
              </w:r>
              <w:r w:rsidRPr="00AA07B4" w:rsidDel="006E5FF5">
                <w:rPr>
                  <w:rFonts w:ascii="Times New Roman" w:hAnsi="Times New Roman" w:cs="Times New Roman"/>
                  <w:sz w:val="24"/>
                  <w:szCs w:val="24"/>
                  <w:lang w:val="en-US"/>
                  <w:rPrChange w:id="1560" w:author="Alicia" w:date="2016-05-11T11:58:00Z">
                    <w:rPr>
                      <w:rFonts w:ascii="Times New Roman" w:hAnsi="Times New Roman" w:cs="Times New Roman"/>
                      <w:sz w:val="24"/>
                      <w:szCs w:val="24"/>
                      <w:lang w:val="de-DE"/>
                    </w:rPr>
                  </w:rPrChange>
                </w:rPr>
                <w:delText>Fruits</w:delText>
              </w:r>
            </w:del>
          </w:p>
        </w:tc>
        <w:tc>
          <w:tcPr>
            <w:tcW w:w="284" w:type="dxa"/>
            <w:tcBorders>
              <w:left w:val="nil"/>
              <w:bottom w:val="nil"/>
              <w:right w:val="nil"/>
            </w:tcBorders>
          </w:tcPr>
          <w:p w14:paraId="400F8228" w14:textId="2E80855D" w:rsidR="008C2A32" w:rsidRPr="00AA07B4" w:rsidDel="006E5FF5" w:rsidRDefault="008C2A32">
            <w:pPr>
              <w:rPr>
                <w:del w:id="1561" w:author="Alicia" w:date="2016-05-16T16:37:00Z"/>
                <w:rFonts w:ascii="Times New Roman" w:hAnsi="Times New Roman" w:cs="Times New Roman"/>
                <w:sz w:val="24"/>
                <w:szCs w:val="24"/>
                <w:lang w:val="en-US"/>
                <w:rPrChange w:id="1562" w:author="Alicia" w:date="2016-05-11T11:58:00Z">
                  <w:rPr>
                    <w:del w:id="1563" w:author="Alicia" w:date="2016-05-16T16:37:00Z"/>
                    <w:rFonts w:ascii="Times New Roman" w:hAnsi="Times New Roman" w:cs="Times New Roman"/>
                    <w:sz w:val="24"/>
                    <w:szCs w:val="24"/>
                    <w:lang w:val="de-DE"/>
                  </w:rPr>
                </w:rPrChange>
              </w:rPr>
              <w:pPrChange w:id="1564" w:author="Alicia" w:date="2016-05-03T14:52:00Z">
                <w:pPr>
                  <w:spacing w:after="0" w:line="240" w:lineRule="auto"/>
                  <w:jc w:val="center"/>
                </w:pPr>
              </w:pPrChange>
            </w:pPr>
          </w:p>
        </w:tc>
        <w:tc>
          <w:tcPr>
            <w:tcW w:w="2268" w:type="dxa"/>
            <w:gridSpan w:val="2"/>
            <w:tcBorders>
              <w:left w:val="nil"/>
              <w:right w:val="nil"/>
            </w:tcBorders>
            <w:vAlign w:val="center"/>
          </w:tcPr>
          <w:p w14:paraId="2E011ECF" w14:textId="35CB2E2D" w:rsidR="008C2A32" w:rsidRPr="00AA07B4" w:rsidDel="006E5FF5" w:rsidRDefault="008C2A32">
            <w:pPr>
              <w:rPr>
                <w:del w:id="1565" w:author="Alicia" w:date="2016-05-16T16:37:00Z"/>
                <w:rFonts w:ascii="Times New Roman" w:hAnsi="Times New Roman" w:cs="Times New Roman"/>
                <w:sz w:val="24"/>
                <w:szCs w:val="24"/>
                <w:lang w:val="en-US"/>
                <w:rPrChange w:id="1566" w:author="Alicia" w:date="2016-05-11T11:58:00Z">
                  <w:rPr>
                    <w:del w:id="1567" w:author="Alicia" w:date="2016-05-16T16:37:00Z"/>
                    <w:rFonts w:ascii="Times New Roman" w:hAnsi="Times New Roman" w:cs="Times New Roman"/>
                    <w:sz w:val="24"/>
                    <w:szCs w:val="24"/>
                    <w:lang w:val="de-DE"/>
                  </w:rPr>
                </w:rPrChange>
              </w:rPr>
              <w:pPrChange w:id="1568" w:author="Alicia" w:date="2016-05-03T14:52:00Z">
                <w:pPr>
                  <w:spacing w:after="0" w:line="240" w:lineRule="auto"/>
                  <w:jc w:val="center"/>
                </w:pPr>
              </w:pPrChange>
            </w:pPr>
            <w:del w:id="1569" w:author="Alicia" w:date="2016-05-16T16:37:00Z">
              <w:r w:rsidRPr="00AA07B4" w:rsidDel="006E5FF5">
                <w:rPr>
                  <w:rFonts w:ascii="Times New Roman" w:hAnsi="Times New Roman" w:cs="Times New Roman"/>
                  <w:sz w:val="24"/>
                  <w:szCs w:val="24"/>
                  <w:lang w:val="en-US"/>
                  <w:rPrChange w:id="1570" w:author="Alicia" w:date="2016-05-11T11:58:00Z">
                    <w:rPr>
                      <w:rFonts w:ascii="Times New Roman" w:hAnsi="Times New Roman" w:cs="Times New Roman"/>
                      <w:sz w:val="24"/>
                      <w:szCs w:val="24"/>
                      <w:lang w:val="de-DE"/>
                    </w:rPr>
                  </w:rPrChange>
                </w:rPr>
                <w:delText>Phen</w:delText>
              </w:r>
              <w:r w:rsidDel="006E5FF5">
                <w:rPr>
                  <w:rFonts w:ascii="Times New Roman" w:hAnsi="Times New Roman" w:cs="Times New Roman"/>
                  <w:sz w:val="24"/>
                  <w:szCs w:val="24"/>
                  <w:lang w:val="en-US"/>
                </w:rPr>
                <w:sym w:font="Wingdings" w:char="F0E0"/>
              </w:r>
              <w:r w:rsidRPr="00AA07B4" w:rsidDel="006E5FF5">
                <w:rPr>
                  <w:rFonts w:ascii="Times New Roman" w:hAnsi="Times New Roman" w:cs="Times New Roman"/>
                  <w:sz w:val="24"/>
                  <w:szCs w:val="24"/>
                  <w:lang w:val="en-US"/>
                  <w:rPrChange w:id="1571" w:author="Alicia" w:date="2016-05-11T11:58:00Z">
                    <w:rPr>
                      <w:rFonts w:ascii="Times New Roman" w:hAnsi="Times New Roman" w:cs="Times New Roman"/>
                      <w:sz w:val="24"/>
                      <w:szCs w:val="24"/>
                      <w:lang w:val="de-DE"/>
                    </w:rPr>
                  </w:rPrChange>
                </w:rPr>
                <w:delText>Attack</w:delText>
              </w:r>
            </w:del>
          </w:p>
        </w:tc>
        <w:tc>
          <w:tcPr>
            <w:tcW w:w="276" w:type="dxa"/>
            <w:tcBorders>
              <w:left w:val="nil"/>
              <w:bottom w:val="nil"/>
              <w:right w:val="nil"/>
            </w:tcBorders>
          </w:tcPr>
          <w:p w14:paraId="7C07C2B6" w14:textId="4EB74246" w:rsidR="008C2A32" w:rsidRPr="00AA07B4" w:rsidDel="006E5FF5" w:rsidRDefault="008C2A32">
            <w:pPr>
              <w:rPr>
                <w:del w:id="1572" w:author="Alicia" w:date="2016-05-16T16:37:00Z"/>
                <w:rFonts w:ascii="Times New Roman" w:hAnsi="Times New Roman" w:cs="Times New Roman"/>
                <w:sz w:val="24"/>
                <w:szCs w:val="24"/>
                <w:lang w:val="en-US"/>
                <w:rPrChange w:id="1573" w:author="Alicia" w:date="2016-05-11T11:58:00Z">
                  <w:rPr>
                    <w:del w:id="1574" w:author="Alicia" w:date="2016-05-16T16:37:00Z"/>
                    <w:rFonts w:ascii="Times New Roman" w:hAnsi="Times New Roman" w:cs="Times New Roman"/>
                    <w:sz w:val="24"/>
                    <w:szCs w:val="24"/>
                    <w:lang w:val="de-DE"/>
                  </w:rPr>
                </w:rPrChange>
              </w:rPr>
              <w:pPrChange w:id="1575" w:author="Alicia" w:date="2016-05-03T14:52:00Z">
                <w:pPr>
                  <w:spacing w:after="0" w:line="240" w:lineRule="auto"/>
                  <w:jc w:val="center"/>
                </w:pPr>
              </w:pPrChange>
            </w:pPr>
          </w:p>
        </w:tc>
        <w:tc>
          <w:tcPr>
            <w:tcW w:w="2133" w:type="dxa"/>
            <w:gridSpan w:val="2"/>
            <w:tcBorders>
              <w:left w:val="nil"/>
              <w:right w:val="nil"/>
            </w:tcBorders>
            <w:vAlign w:val="center"/>
          </w:tcPr>
          <w:p w14:paraId="50C5C650" w14:textId="3A01724C" w:rsidR="008C2A32" w:rsidRPr="00AA07B4" w:rsidDel="006E5FF5" w:rsidRDefault="008C2A32">
            <w:pPr>
              <w:rPr>
                <w:del w:id="1576" w:author="Alicia" w:date="2016-05-16T16:37:00Z"/>
                <w:rFonts w:ascii="Times New Roman" w:hAnsi="Times New Roman" w:cs="Times New Roman"/>
                <w:sz w:val="24"/>
                <w:szCs w:val="24"/>
                <w:lang w:val="en-US"/>
                <w:rPrChange w:id="1577" w:author="Alicia" w:date="2016-05-11T11:58:00Z">
                  <w:rPr>
                    <w:del w:id="1578" w:author="Alicia" w:date="2016-05-16T16:37:00Z"/>
                    <w:rFonts w:ascii="Times New Roman" w:hAnsi="Times New Roman" w:cs="Times New Roman"/>
                    <w:sz w:val="24"/>
                    <w:szCs w:val="24"/>
                    <w:lang w:val="de-DE"/>
                  </w:rPr>
                </w:rPrChange>
              </w:rPr>
              <w:pPrChange w:id="1579" w:author="Alicia" w:date="2016-05-03T14:52:00Z">
                <w:pPr>
                  <w:spacing w:after="0" w:line="240" w:lineRule="auto"/>
                  <w:jc w:val="center"/>
                </w:pPr>
              </w:pPrChange>
            </w:pPr>
            <w:del w:id="1580" w:author="Alicia" w:date="2016-05-16T16:37:00Z">
              <w:r w:rsidRPr="00AA07B4" w:rsidDel="006E5FF5">
                <w:rPr>
                  <w:rFonts w:ascii="Times New Roman" w:hAnsi="Times New Roman" w:cs="Times New Roman"/>
                  <w:sz w:val="24"/>
                  <w:szCs w:val="24"/>
                  <w:lang w:val="en-US"/>
                  <w:rPrChange w:id="1581" w:author="Alicia" w:date="2016-05-11T11:58:00Z">
                    <w:rPr>
                      <w:rFonts w:ascii="Times New Roman" w:hAnsi="Times New Roman" w:cs="Times New Roman"/>
                      <w:sz w:val="24"/>
                      <w:szCs w:val="24"/>
                      <w:lang w:val="de-DE"/>
                    </w:rPr>
                  </w:rPrChange>
                </w:rPr>
                <w:delText>Attack</w:delText>
              </w:r>
              <w:r w:rsidDel="006E5FF5">
                <w:rPr>
                  <w:rFonts w:ascii="Times New Roman" w:hAnsi="Times New Roman" w:cs="Times New Roman"/>
                  <w:sz w:val="24"/>
                  <w:szCs w:val="24"/>
                  <w:lang w:val="en-US"/>
                </w:rPr>
                <w:sym w:font="Wingdings" w:char="F0E0"/>
              </w:r>
              <w:r w:rsidRPr="00AA07B4" w:rsidDel="006E5FF5">
                <w:rPr>
                  <w:rFonts w:ascii="Times New Roman" w:hAnsi="Times New Roman" w:cs="Times New Roman"/>
                  <w:sz w:val="24"/>
                  <w:szCs w:val="24"/>
                  <w:lang w:val="en-US"/>
                  <w:rPrChange w:id="1582" w:author="Alicia" w:date="2016-05-11T11:58:00Z">
                    <w:rPr>
                      <w:rFonts w:ascii="Times New Roman" w:hAnsi="Times New Roman" w:cs="Times New Roman"/>
                      <w:sz w:val="24"/>
                      <w:szCs w:val="24"/>
                      <w:lang w:val="de-DE"/>
                    </w:rPr>
                  </w:rPrChange>
                </w:rPr>
                <w:delText>Fruits</w:delText>
              </w:r>
            </w:del>
          </w:p>
        </w:tc>
        <w:tc>
          <w:tcPr>
            <w:tcW w:w="284" w:type="dxa"/>
            <w:tcBorders>
              <w:top w:val="nil"/>
              <w:left w:val="nil"/>
              <w:bottom w:val="nil"/>
              <w:right w:val="nil"/>
            </w:tcBorders>
          </w:tcPr>
          <w:p w14:paraId="4E55D130" w14:textId="648AB037" w:rsidR="008C2A32" w:rsidRPr="00AA07B4" w:rsidDel="006E5FF5" w:rsidRDefault="008C2A32">
            <w:pPr>
              <w:rPr>
                <w:del w:id="1583" w:author="Alicia" w:date="2016-05-16T16:37:00Z"/>
                <w:rFonts w:ascii="Times New Roman" w:hAnsi="Times New Roman" w:cs="Times New Roman"/>
                <w:sz w:val="24"/>
                <w:szCs w:val="24"/>
                <w:lang w:val="en-US"/>
                <w:rPrChange w:id="1584" w:author="Alicia" w:date="2016-05-11T11:58:00Z">
                  <w:rPr>
                    <w:del w:id="1585" w:author="Alicia" w:date="2016-05-16T16:37:00Z"/>
                    <w:rFonts w:ascii="Times New Roman" w:hAnsi="Times New Roman" w:cs="Times New Roman"/>
                    <w:sz w:val="24"/>
                    <w:szCs w:val="24"/>
                    <w:lang w:val="de-DE"/>
                  </w:rPr>
                </w:rPrChange>
              </w:rPr>
              <w:pPrChange w:id="1586" w:author="Alicia" w:date="2016-05-03T14:52:00Z">
                <w:pPr>
                  <w:spacing w:after="0" w:line="240" w:lineRule="auto"/>
                  <w:jc w:val="center"/>
                </w:pPr>
              </w:pPrChange>
            </w:pPr>
          </w:p>
        </w:tc>
        <w:tc>
          <w:tcPr>
            <w:tcW w:w="1843" w:type="dxa"/>
            <w:gridSpan w:val="2"/>
            <w:tcBorders>
              <w:left w:val="nil"/>
              <w:right w:val="nil"/>
            </w:tcBorders>
            <w:vAlign w:val="center"/>
          </w:tcPr>
          <w:p w14:paraId="4D470E61" w14:textId="095E0093" w:rsidR="008C2A32" w:rsidRPr="00AA07B4" w:rsidDel="006E5FF5" w:rsidRDefault="008C2A32">
            <w:pPr>
              <w:rPr>
                <w:del w:id="1587" w:author="Alicia" w:date="2016-05-16T16:37:00Z"/>
                <w:rFonts w:ascii="Times New Roman" w:hAnsi="Times New Roman" w:cs="Times New Roman"/>
                <w:sz w:val="24"/>
                <w:szCs w:val="24"/>
                <w:lang w:val="en-US"/>
                <w:rPrChange w:id="1588" w:author="Alicia" w:date="2016-05-11T11:58:00Z">
                  <w:rPr>
                    <w:del w:id="1589" w:author="Alicia" w:date="2016-05-16T16:37:00Z"/>
                    <w:rFonts w:ascii="Times New Roman" w:hAnsi="Times New Roman" w:cs="Times New Roman"/>
                    <w:sz w:val="24"/>
                    <w:szCs w:val="24"/>
                    <w:lang w:val="de-DE"/>
                  </w:rPr>
                </w:rPrChange>
              </w:rPr>
              <w:pPrChange w:id="1590" w:author="Alicia" w:date="2016-05-03T14:52:00Z">
                <w:pPr>
                  <w:spacing w:after="0" w:line="240" w:lineRule="auto"/>
                  <w:jc w:val="center"/>
                </w:pPr>
              </w:pPrChange>
            </w:pPr>
            <w:del w:id="1591" w:author="Alicia" w:date="2016-05-16T16:37:00Z">
              <w:r w:rsidRPr="00AA07B4" w:rsidDel="006E5FF5">
                <w:rPr>
                  <w:rFonts w:ascii="Times New Roman" w:hAnsi="Times New Roman" w:cs="Times New Roman"/>
                  <w:sz w:val="24"/>
                  <w:szCs w:val="24"/>
                  <w:lang w:val="en-US"/>
                  <w:rPrChange w:id="1592" w:author="Alicia" w:date="2016-05-11T11:58:00Z">
                    <w:rPr>
                      <w:rFonts w:ascii="Times New Roman" w:hAnsi="Times New Roman" w:cs="Times New Roman"/>
                      <w:sz w:val="24"/>
                      <w:szCs w:val="24"/>
                      <w:lang w:val="de-DE"/>
                    </w:rPr>
                  </w:rPrChange>
                </w:rPr>
                <w:delText>Phen</w:delText>
              </w:r>
              <w:r w:rsidDel="006E5FF5">
                <w:rPr>
                  <w:rFonts w:ascii="Times New Roman" w:hAnsi="Times New Roman" w:cs="Times New Roman"/>
                  <w:sz w:val="24"/>
                  <w:szCs w:val="24"/>
                  <w:lang w:val="en-US"/>
                </w:rPr>
                <w:sym w:font="Wingdings" w:char="F0E0"/>
              </w:r>
              <w:r w:rsidRPr="00AA07B4" w:rsidDel="006E5FF5">
                <w:rPr>
                  <w:rFonts w:ascii="Times New Roman" w:hAnsi="Times New Roman" w:cs="Times New Roman"/>
                  <w:sz w:val="24"/>
                  <w:szCs w:val="24"/>
                  <w:lang w:val="en-US"/>
                  <w:rPrChange w:id="1593" w:author="Alicia" w:date="2016-05-11T11:58:00Z">
                    <w:rPr>
                      <w:rFonts w:ascii="Times New Roman" w:hAnsi="Times New Roman" w:cs="Times New Roman"/>
                      <w:sz w:val="24"/>
                      <w:szCs w:val="24"/>
                      <w:lang w:val="de-DE"/>
                    </w:rPr>
                  </w:rPrChange>
                </w:rPr>
                <w:delText>Fruits</w:delText>
              </w:r>
            </w:del>
          </w:p>
        </w:tc>
        <w:tc>
          <w:tcPr>
            <w:tcW w:w="283" w:type="dxa"/>
            <w:tcBorders>
              <w:left w:val="nil"/>
              <w:bottom w:val="nil"/>
              <w:right w:val="nil"/>
            </w:tcBorders>
          </w:tcPr>
          <w:p w14:paraId="39FF8750" w14:textId="7648B6C1" w:rsidR="008C2A32" w:rsidRPr="00AA07B4" w:rsidDel="006E5FF5" w:rsidRDefault="008C2A32">
            <w:pPr>
              <w:rPr>
                <w:del w:id="1594" w:author="Alicia" w:date="2016-05-16T16:37:00Z"/>
                <w:rFonts w:ascii="Times New Roman" w:hAnsi="Times New Roman" w:cs="Times New Roman"/>
                <w:sz w:val="24"/>
                <w:szCs w:val="24"/>
                <w:lang w:val="en-US"/>
                <w:rPrChange w:id="1595" w:author="Alicia" w:date="2016-05-11T11:58:00Z">
                  <w:rPr>
                    <w:del w:id="1596" w:author="Alicia" w:date="2016-05-16T16:37:00Z"/>
                    <w:rFonts w:ascii="Times New Roman" w:hAnsi="Times New Roman" w:cs="Times New Roman"/>
                    <w:sz w:val="24"/>
                    <w:szCs w:val="24"/>
                    <w:lang w:val="de-DE"/>
                  </w:rPr>
                </w:rPrChange>
              </w:rPr>
              <w:pPrChange w:id="1597" w:author="Alicia" w:date="2016-05-03T14:52:00Z">
                <w:pPr>
                  <w:spacing w:after="0" w:line="240" w:lineRule="auto"/>
                  <w:jc w:val="center"/>
                </w:pPr>
              </w:pPrChange>
            </w:pPr>
          </w:p>
        </w:tc>
        <w:tc>
          <w:tcPr>
            <w:tcW w:w="2198" w:type="dxa"/>
            <w:gridSpan w:val="2"/>
            <w:tcBorders>
              <w:left w:val="nil"/>
              <w:right w:val="nil"/>
            </w:tcBorders>
            <w:vAlign w:val="center"/>
          </w:tcPr>
          <w:p w14:paraId="1AF6ED5E" w14:textId="55A94EB6" w:rsidR="008C2A32" w:rsidRPr="00AA07B4" w:rsidDel="006E5FF5" w:rsidRDefault="008C2A32">
            <w:pPr>
              <w:rPr>
                <w:del w:id="1598" w:author="Alicia" w:date="2016-05-16T16:37:00Z"/>
                <w:rFonts w:ascii="Times New Roman" w:hAnsi="Times New Roman" w:cs="Times New Roman"/>
                <w:sz w:val="24"/>
                <w:szCs w:val="24"/>
                <w:lang w:val="en-US"/>
                <w:rPrChange w:id="1599" w:author="Alicia" w:date="2016-05-11T11:58:00Z">
                  <w:rPr>
                    <w:del w:id="1600" w:author="Alicia" w:date="2016-05-16T16:37:00Z"/>
                    <w:rFonts w:ascii="Times New Roman" w:hAnsi="Times New Roman" w:cs="Times New Roman"/>
                    <w:sz w:val="24"/>
                    <w:szCs w:val="24"/>
                    <w:lang w:val="de-DE"/>
                  </w:rPr>
                </w:rPrChange>
              </w:rPr>
              <w:pPrChange w:id="1601" w:author="Alicia" w:date="2016-05-03T14:52:00Z">
                <w:pPr>
                  <w:spacing w:after="0" w:line="240" w:lineRule="auto"/>
                  <w:jc w:val="center"/>
                </w:pPr>
              </w:pPrChange>
            </w:pPr>
            <w:del w:id="1602" w:author="Alicia" w:date="2016-05-16T16:37:00Z">
              <w:r w:rsidRPr="00AA07B4" w:rsidDel="006E5FF5">
                <w:rPr>
                  <w:rFonts w:ascii="Times New Roman" w:hAnsi="Times New Roman" w:cs="Times New Roman"/>
                  <w:sz w:val="24"/>
                  <w:szCs w:val="24"/>
                  <w:lang w:val="en-US"/>
                  <w:rPrChange w:id="1603" w:author="Alicia" w:date="2016-05-11T11:58:00Z">
                    <w:rPr>
                      <w:rFonts w:ascii="Times New Roman" w:hAnsi="Times New Roman" w:cs="Times New Roman"/>
                      <w:sz w:val="24"/>
                      <w:szCs w:val="24"/>
                      <w:lang w:val="de-DE"/>
                    </w:rPr>
                  </w:rPrChange>
                </w:rPr>
                <w:delText>Phen</w:delText>
              </w:r>
              <w:r w:rsidDel="006E5FF5">
                <w:rPr>
                  <w:rFonts w:ascii="Times New Roman" w:hAnsi="Times New Roman" w:cs="Times New Roman"/>
                  <w:sz w:val="24"/>
                  <w:szCs w:val="24"/>
                  <w:lang w:val="en-US"/>
                </w:rPr>
                <w:sym w:font="Wingdings" w:char="F0E0"/>
              </w:r>
              <w:r w:rsidRPr="00AA07B4" w:rsidDel="006E5FF5">
                <w:rPr>
                  <w:rFonts w:ascii="Times New Roman" w:hAnsi="Times New Roman" w:cs="Times New Roman"/>
                  <w:sz w:val="24"/>
                  <w:szCs w:val="24"/>
                  <w:lang w:val="en-US"/>
                  <w:rPrChange w:id="1604" w:author="Alicia" w:date="2016-05-11T11:58:00Z">
                    <w:rPr>
                      <w:rFonts w:ascii="Times New Roman" w:hAnsi="Times New Roman" w:cs="Times New Roman"/>
                      <w:sz w:val="24"/>
                      <w:szCs w:val="24"/>
                      <w:lang w:val="de-DE"/>
                    </w:rPr>
                  </w:rPrChange>
                </w:rPr>
                <w:delText>Eggs</w:delText>
              </w:r>
            </w:del>
          </w:p>
        </w:tc>
        <w:tc>
          <w:tcPr>
            <w:tcW w:w="236" w:type="dxa"/>
            <w:tcBorders>
              <w:left w:val="nil"/>
              <w:bottom w:val="nil"/>
              <w:right w:val="nil"/>
            </w:tcBorders>
          </w:tcPr>
          <w:p w14:paraId="0DFCF8CE" w14:textId="5B3D8BFC" w:rsidR="008C2A32" w:rsidRPr="00AA07B4" w:rsidDel="006E5FF5" w:rsidRDefault="008C2A32">
            <w:pPr>
              <w:rPr>
                <w:del w:id="1605" w:author="Alicia" w:date="2016-05-16T16:37:00Z"/>
                <w:rFonts w:ascii="Times New Roman" w:hAnsi="Times New Roman" w:cs="Times New Roman"/>
                <w:sz w:val="24"/>
                <w:szCs w:val="24"/>
                <w:lang w:val="en-US"/>
                <w:rPrChange w:id="1606" w:author="Alicia" w:date="2016-05-11T11:58:00Z">
                  <w:rPr>
                    <w:del w:id="1607" w:author="Alicia" w:date="2016-05-16T16:37:00Z"/>
                    <w:rFonts w:ascii="Times New Roman" w:hAnsi="Times New Roman" w:cs="Times New Roman"/>
                    <w:sz w:val="24"/>
                    <w:szCs w:val="24"/>
                    <w:lang w:val="de-DE"/>
                  </w:rPr>
                </w:rPrChange>
              </w:rPr>
              <w:pPrChange w:id="1608" w:author="Alicia" w:date="2016-05-03T14:52:00Z">
                <w:pPr>
                  <w:spacing w:after="0" w:line="240" w:lineRule="auto"/>
                  <w:jc w:val="center"/>
                </w:pPr>
              </w:pPrChange>
            </w:pPr>
          </w:p>
        </w:tc>
        <w:tc>
          <w:tcPr>
            <w:tcW w:w="2244" w:type="dxa"/>
            <w:gridSpan w:val="2"/>
            <w:tcBorders>
              <w:left w:val="nil"/>
              <w:right w:val="nil"/>
            </w:tcBorders>
            <w:vAlign w:val="center"/>
          </w:tcPr>
          <w:p w14:paraId="3CE1BF84" w14:textId="211B0D00" w:rsidR="008C2A32" w:rsidRPr="00AA07B4" w:rsidDel="006E5FF5" w:rsidRDefault="008C2A32">
            <w:pPr>
              <w:rPr>
                <w:del w:id="1609" w:author="Alicia" w:date="2016-05-16T16:37:00Z"/>
                <w:rFonts w:ascii="Times New Roman" w:hAnsi="Times New Roman" w:cs="Times New Roman"/>
                <w:sz w:val="24"/>
                <w:szCs w:val="24"/>
                <w:lang w:val="en-US"/>
                <w:rPrChange w:id="1610" w:author="Alicia" w:date="2016-05-11T11:58:00Z">
                  <w:rPr>
                    <w:del w:id="1611" w:author="Alicia" w:date="2016-05-16T16:37:00Z"/>
                    <w:rFonts w:ascii="Times New Roman" w:hAnsi="Times New Roman" w:cs="Times New Roman"/>
                    <w:sz w:val="24"/>
                    <w:szCs w:val="24"/>
                    <w:lang w:val="de-DE"/>
                  </w:rPr>
                </w:rPrChange>
              </w:rPr>
              <w:pPrChange w:id="1612" w:author="Alicia" w:date="2016-05-03T14:52:00Z">
                <w:pPr>
                  <w:spacing w:after="0" w:line="240" w:lineRule="auto"/>
                  <w:jc w:val="center"/>
                </w:pPr>
              </w:pPrChange>
            </w:pPr>
            <w:del w:id="1613" w:author="Alicia" w:date="2016-05-16T16:37:00Z">
              <w:r w:rsidRPr="00AA07B4" w:rsidDel="006E5FF5">
                <w:rPr>
                  <w:rFonts w:ascii="Times New Roman" w:hAnsi="Times New Roman" w:cs="Times New Roman"/>
                  <w:sz w:val="24"/>
                  <w:szCs w:val="24"/>
                  <w:lang w:val="en-US"/>
                  <w:rPrChange w:id="1614" w:author="Alicia" w:date="2016-05-11T11:58:00Z">
                    <w:rPr>
                      <w:rFonts w:ascii="Times New Roman" w:hAnsi="Times New Roman" w:cs="Times New Roman"/>
                      <w:sz w:val="24"/>
                      <w:szCs w:val="24"/>
                      <w:lang w:val="de-DE"/>
                    </w:rPr>
                  </w:rPrChange>
                </w:rPr>
                <w:delText>Eggs</w:delText>
              </w:r>
              <w:r w:rsidDel="006E5FF5">
                <w:rPr>
                  <w:rFonts w:ascii="Times New Roman" w:hAnsi="Times New Roman" w:cs="Times New Roman"/>
                  <w:sz w:val="24"/>
                  <w:szCs w:val="24"/>
                  <w:lang w:val="en-US"/>
                </w:rPr>
                <w:sym w:font="Wingdings" w:char="F0E0"/>
              </w:r>
              <w:r w:rsidRPr="00AA07B4" w:rsidDel="006E5FF5">
                <w:rPr>
                  <w:rFonts w:ascii="Times New Roman" w:hAnsi="Times New Roman" w:cs="Times New Roman"/>
                  <w:sz w:val="24"/>
                  <w:szCs w:val="24"/>
                  <w:lang w:val="en-US"/>
                  <w:rPrChange w:id="1615" w:author="Alicia" w:date="2016-05-11T11:58:00Z">
                    <w:rPr>
                      <w:rFonts w:ascii="Times New Roman" w:hAnsi="Times New Roman" w:cs="Times New Roman"/>
                      <w:sz w:val="24"/>
                      <w:szCs w:val="24"/>
                      <w:lang w:val="de-DE"/>
                    </w:rPr>
                  </w:rPrChange>
                </w:rPr>
                <w:delText>Fruits</w:delText>
              </w:r>
            </w:del>
          </w:p>
        </w:tc>
      </w:tr>
      <w:tr w:rsidR="008C2A32" w:rsidRPr="00AA07B4" w:rsidDel="006E5FF5" w14:paraId="6FAA8A9F" w14:textId="2F76413A" w:rsidTr="008C2A32">
        <w:trPr>
          <w:cantSplit/>
          <w:del w:id="1616" w:author="Alicia" w:date="2016-05-16T16:37:00Z"/>
        </w:trPr>
        <w:tc>
          <w:tcPr>
            <w:tcW w:w="658" w:type="dxa"/>
            <w:vMerge/>
            <w:tcBorders>
              <w:left w:val="nil"/>
              <w:bottom w:val="single" w:sz="18" w:space="0" w:color="auto"/>
              <w:right w:val="nil"/>
            </w:tcBorders>
            <w:vAlign w:val="center"/>
          </w:tcPr>
          <w:p w14:paraId="474764BE" w14:textId="7ED8EB50" w:rsidR="008C2A32" w:rsidRPr="00AA07B4" w:rsidDel="006E5FF5" w:rsidRDefault="008C2A32">
            <w:pPr>
              <w:rPr>
                <w:del w:id="1617" w:author="Alicia" w:date="2016-05-16T16:37:00Z"/>
                <w:rFonts w:ascii="Times New Roman" w:hAnsi="Times New Roman" w:cs="Times New Roman"/>
                <w:sz w:val="24"/>
                <w:szCs w:val="24"/>
                <w:lang w:val="en-US"/>
                <w:rPrChange w:id="1618" w:author="Alicia" w:date="2016-05-11T11:58:00Z">
                  <w:rPr>
                    <w:del w:id="1619" w:author="Alicia" w:date="2016-05-16T16:37:00Z"/>
                    <w:rFonts w:ascii="Times New Roman" w:hAnsi="Times New Roman" w:cs="Times New Roman"/>
                    <w:sz w:val="24"/>
                    <w:szCs w:val="24"/>
                    <w:lang w:val="de-DE"/>
                  </w:rPr>
                </w:rPrChange>
              </w:rPr>
              <w:pPrChange w:id="1620" w:author="Alicia" w:date="2016-05-03T14:52:00Z">
                <w:pPr>
                  <w:spacing w:after="0" w:line="240" w:lineRule="auto"/>
                  <w:jc w:val="center"/>
                </w:pPr>
              </w:pPrChange>
            </w:pPr>
          </w:p>
        </w:tc>
        <w:tc>
          <w:tcPr>
            <w:tcW w:w="993" w:type="dxa"/>
            <w:tcBorders>
              <w:left w:val="nil"/>
              <w:bottom w:val="single" w:sz="18" w:space="0" w:color="auto"/>
              <w:right w:val="nil"/>
            </w:tcBorders>
            <w:vAlign w:val="center"/>
          </w:tcPr>
          <w:p w14:paraId="18F0B88C" w14:textId="62C84A94" w:rsidR="008C2A32" w:rsidRPr="00AA07B4" w:rsidDel="006E5FF5" w:rsidRDefault="008C2A32">
            <w:pPr>
              <w:rPr>
                <w:del w:id="1621" w:author="Alicia" w:date="2016-05-16T16:37:00Z"/>
                <w:rFonts w:ascii="Times New Roman" w:hAnsi="Times New Roman" w:cs="Times New Roman"/>
                <w:sz w:val="24"/>
                <w:szCs w:val="24"/>
                <w:lang w:val="en-US"/>
                <w:rPrChange w:id="1622" w:author="Alicia" w:date="2016-05-11T11:58:00Z">
                  <w:rPr>
                    <w:del w:id="1623" w:author="Alicia" w:date="2016-05-16T16:37:00Z"/>
                    <w:rFonts w:ascii="Times New Roman" w:hAnsi="Times New Roman" w:cs="Times New Roman"/>
                    <w:sz w:val="24"/>
                    <w:szCs w:val="24"/>
                    <w:lang w:val="de-DE"/>
                  </w:rPr>
                </w:rPrChange>
              </w:rPr>
              <w:pPrChange w:id="1624" w:author="Alicia" w:date="2016-05-03T14:52:00Z">
                <w:pPr>
                  <w:spacing w:after="0" w:line="240" w:lineRule="auto"/>
                  <w:jc w:val="center"/>
                </w:pPr>
              </w:pPrChange>
            </w:pPr>
            <w:del w:id="1625" w:author="Alicia" w:date="2016-05-16T16:37:00Z">
              <w:r w:rsidRPr="00AA07B4" w:rsidDel="006E5FF5">
                <w:rPr>
                  <w:rFonts w:ascii="Times New Roman" w:hAnsi="Times New Roman" w:cs="Times New Roman"/>
                  <w:sz w:val="24"/>
                  <w:szCs w:val="24"/>
                  <w:lang w:val="en-US"/>
                  <w:rPrChange w:id="1626" w:author="Alicia" w:date="2016-05-11T11:58:00Z">
                    <w:rPr>
                      <w:rFonts w:ascii="Times New Roman" w:hAnsi="Times New Roman" w:cs="Times New Roman"/>
                      <w:sz w:val="24"/>
                      <w:szCs w:val="24"/>
                      <w:lang w:val="de-DE"/>
                    </w:rPr>
                  </w:rPrChange>
                </w:rPr>
                <w:delText>2010</w:delText>
              </w:r>
            </w:del>
          </w:p>
        </w:tc>
        <w:tc>
          <w:tcPr>
            <w:tcW w:w="850" w:type="dxa"/>
            <w:tcBorders>
              <w:left w:val="nil"/>
              <w:bottom w:val="single" w:sz="18" w:space="0" w:color="auto"/>
              <w:right w:val="nil"/>
            </w:tcBorders>
            <w:vAlign w:val="center"/>
          </w:tcPr>
          <w:p w14:paraId="65E49F6F" w14:textId="38E20CF9" w:rsidR="008C2A32" w:rsidRPr="00AA07B4" w:rsidDel="006E5FF5" w:rsidRDefault="008C2A32">
            <w:pPr>
              <w:rPr>
                <w:del w:id="1627" w:author="Alicia" w:date="2016-05-16T16:37:00Z"/>
                <w:rFonts w:ascii="Times New Roman" w:hAnsi="Times New Roman" w:cs="Times New Roman"/>
                <w:sz w:val="24"/>
                <w:szCs w:val="24"/>
                <w:lang w:val="en-US"/>
                <w:rPrChange w:id="1628" w:author="Alicia" w:date="2016-05-11T11:58:00Z">
                  <w:rPr>
                    <w:del w:id="1629" w:author="Alicia" w:date="2016-05-16T16:37:00Z"/>
                    <w:rFonts w:ascii="Times New Roman" w:hAnsi="Times New Roman" w:cs="Times New Roman"/>
                    <w:sz w:val="24"/>
                    <w:szCs w:val="24"/>
                    <w:lang w:val="de-DE"/>
                  </w:rPr>
                </w:rPrChange>
              </w:rPr>
              <w:pPrChange w:id="1630" w:author="Alicia" w:date="2016-05-03T14:52:00Z">
                <w:pPr>
                  <w:spacing w:after="0" w:line="240" w:lineRule="auto"/>
                  <w:jc w:val="center"/>
                </w:pPr>
              </w:pPrChange>
            </w:pPr>
            <w:del w:id="1631" w:author="Alicia" w:date="2016-05-16T16:37:00Z">
              <w:r w:rsidRPr="00AA07B4" w:rsidDel="006E5FF5">
                <w:rPr>
                  <w:rFonts w:ascii="Times New Roman" w:hAnsi="Times New Roman" w:cs="Times New Roman"/>
                  <w:sz w:val="24"/>
                  <w:szCs w:val="24"/>
                  <w:lang w:val="en-US"/>
                  <w:rPrChange w:id="1632" w:author="Alicia" w:date="2016-05-11T11:58:00Z">
                    <w:rPr>
                      <w:rFonts w:ascii="Times New Roman" w:hAnsi="Times New Roman" w:cs="Times New Roman"/>
                      <w:sz w:val="24"/>
                      <w:szCs w:val="24"/>
                      <w:lang w:val="de-DE"/>
                    </w:rPr>
                  </w:rPrChange>
                </w:rPr>
                <w:delText>2011</w:delText>
              </w:r>
            </w:del>
          </w:p>
        </w:tc>
        <w:tc>
          <w:tcPr>
            <w:tcW w:w="284" w:type="dxa"/>
            <w:tcBorders>
              <w:top w:val="nil"/>
              <w:left w:val="nil"/>
              <w:bottom w:val="single" w:sz="18" w:space="0" w:color="auto"/>
              <w:right w:val="nil"/>
            </w:tcBorders>
          </w:tcPr>
          <w:p w14:paraId="0EC55798" w14:textId="531873F0" w:rsidR="008C2A32" w:rsidRPr="00AA07B4" w:rsidDel="006E5FF5" w:rsidRDefault="008C2A32">
            <w:pPr>
              <w:rPr>
                <w:del w:id="1633" w:author="Alicia" w:date="2016-05-16T16:37:00Z"/>
                <w:rFonts w:ascii="Times New Roman" w:hAnsi="Times New Roman" w:cs="Times New Roman"/>
                <w:sz w:val="24"/>
                <w:szCs w:val="24"/>
                <w:lang w:val="en-US"/>
                <w:rPrChange w:id="1634" w:author="Alicia" w:date="2016-05-11T11:58:00Z">
                  <w:rPr>
                    <w:del w:id="1635" w:author="Alicia" w:date="2016-05-16T16:37:00Z"/>
                    <w:rFonts w:ascii="Times New Roman" w:hAnsi="Times New Roman" w:cs="Times New Roman"/>
                    <w:sz w:val="24"/>
                    <w:szCs w:val="24"/>
                    <w:lang w:val="de-DE"/>
                  </w:rPr>
                </w:rPrChange>
              </w:rPr>
              <w:pPrChange w:id="1636" w:author="Alicia" w:date="2016-05-03T14:52:00Z">
                <w:pPr>
                  <w:spacing w:after="0" w:line="240" w:lineRule="auto"/>
                  <w:jc w:val="center"/>
                </w:pPr>
              </w:pPrChange>
            </w:pPr>
          </w:p>
        </w:tc>
        <w:tc>
          <w:tcPr>
            <w:tcW w:w="1134" w:type="dxa"/>
            <w:tcBorders>
              <w:left w:val="nil"/>
              <w:bottom w:val="single" w:sz="18" w:space="0" w:color="auto"/>
              <w:right w:val="nil"/>
            </w:tcBorders>
            <w:vAlign w:val="center"/>
          </w:tcPr>
          <w:p w14:paraId="43BE15C5" w14:textId="6C24A2F7" w:rsidR="008C2A32" w:rsidRPr="00AA07B4" w:rsidDel="006E5FF5" w:rsidRDefault="008C2A32">
            <w:pPr>
              <w:rPr>
                <w:del w:id="1637" w:author="Alicia" w:date="2016-05-16T16:37:00Z"/>
                <w:rFonts w:ascii="Times New Roman" w:hAnsi="Times New Roman" w:cs="Times New Roman"/>
                <w:sz w:val="24"/>
                <w:szCs w:val="24"/>
                <w:lang w:val="en-US"/>
                <w:rPrChange w:id="1638" w:author="Alicia" w:date="2016-05-11T11:58:00Z">
                  <w:rPr>
                    <w:del w:id="1639" w:author="Alicia" w:date="2016-05-16T16:37:00Z"/>
                    <w:rFonts w:ascii="Times New Roman" w:hAnsi="Times New Roman" w:cs="Times New Roman"/>
                    <w:sz w:val="24"/>
                    <w:szCs w:val="24"/>
                    <w:lang w:val="de-DE"/>
                  </w:rPr>
                </w:rPrChange>
              </w:rPr>
              <w:pPrChange w:id="1640" w:author="Alicia" w:date="2016-05-03T14:52:00Z">
                <w:pPr>
                  <w:spacing w:after="0" w:line="240" w:lineRule="auto"/>
                  <w:jc w:val="center"/>
                </w:pPr>
              </w:pPrChange>
            </w:pPr>
            <w:del w:id="1641" w:author="Alicia" w:date="2016-05-16T16:37:00Z">
              <w:r w:rsidRPr="00AA07B4" w:rsidDel="006E5FF5">
                <w:rPr>
                  <w:rFonts w:ascii="Times New Roman" w:hAnsi="Times New Roman" w:cs="Times New Roman"/>
                  <w:sz w:val="24"/>
                  <w:szCs w:val="24"/>
                  <w:lang w:val="en-US"/>
                  <w:rPrChange w:id="1642" w:author="Alicia" w:date="2016-05-11T11:58:00Z">
                    <w:rPr>
                      <w:rFonts w:ascii="Times New Roman" w:hAnsi="Times New Roman" w:cs="Times New Roman"/>
                      <w:sz w:val="24"/>
                      <w:szCs w:val="24"/>
                      <w:lang w:val="de-DE"/>
                    </w:rPr>
                  </w:rPrChange>
                </w:rPr>
                <w:delText>2010</w:delText>
              </w:r>
            </w:del>
          </w:p>
        </w:tc>
        <w:tc>
          <w:tcPr>
            <w:tcW w:w="1134" w:type="dxa"/>
            <w:tcBorders>
              <w:left w:val="nil"/>
              <w:bottom w:val="single" w:sz="18" w:space="0" w:color="auto"/>
              <w:right w:val="nil"/>
            </w:tcBorders>
            <w:vAlign w:val="center"/>
          </w:tcPr>
          <w:p w14:paraId="6E55FF34" w14:textId="548CC355" w:rsidR="008C2A32" w:rsidRPr="00AA07B4" w:rsidDel="006E5FF5" w:rsidRDefault="008C2A32">
            <w:pPr>
              <w:rPr>
                <w:del w:id="1643" w:author="Alicia" w:date="2016-05-16T16:37:00Z"/>
                <w:rFonts w:ascii="Times New Roman" w:hAnsi="Times New Roman" w:cs="Times New Roman"/>
                <w:sz w:val="24"/>
                <w:szCs w:val="24"/>
                <w:lang w:val="en-US"/>
                <w:rPrChange w:id="1644" w:author="Alicia" w:date="2016-05-11T11:58:00Z">
                  <w:rPr>
                    <w:del w:id="1645" w:author="Alicia" w:date="2016-05-16T16:37:00Z"/>
                    <w:rFonts w:ascii="Times New Roman" w:hAnsi="Times New Roman" w:cs="Times New Roman"/>
                    <w:sz w:val="24"/>
                    <w:szCs w:val="24"/>
                    <w:lang w:val="de-DE"/>
                  </w:rPr>
                </w:rPrChange>
              </w:rPr>
              <w:pPrChange w:id="1646" w:author="Alicia" w:date="2016-05-03T14:52:00Z">
                <w:pPr>
                  <w:spacing w:after="0" w:line="240" w:lineRule="auto"/>
                  <w:jc w:val="center"/>
                </w:pPr>
              </w:pPrChange>
            </w:pPr>
            <w:del w:id="1647" w:author="Alicia" w:date="2016-05-16T16:37:00Z">
              <w:r w:rsidRPr="00AA07B4" w:rsidDel="006E5FF5">
                <w:rPr>
                  <w:rFonts w:ascii="Times New Roman" w:hAnsi="Times New Roman" w:cs="Times New Roman"/>
                  <w:sz w:val="24"/>
                  <w:szCs w:val="24"/>
                  <w:lang w:val="en-US"/>
                  <w:rPrChange w:id="1648" w:author="Alicia" w:date="2016-05-11T11:58:00Z">
                    <w:rPr>
                      <w:rFonts w:ascii="Times New Roman" w:hAnsi="Times New Roman" w:cs="Times New Roman"/>
                      <w:sz w:val="24"/>
                      <w:szCs w:val="24"/>
                      <w:lang w:val="de-DE"/>
                    </w:rPr>
                  </w:rPrChange>
                </w:rPr>
                <w:delText>2011</w:delText>
              </w:r>
            </w:del>
          </w:p>
        </w:tc>
        <w:tc>
          <w:tcPr>
            <w:tcW w:w="276" w:type="dxa"/>
            <w:tcBorders>
              <w:top w:val="nil"/>
              <w:left w:val="nil"/>
              <w:bottom w:val="single" w:sz="18" w:space="0" w:color="auto"/>
              <w:right w:val="nil"/>
            </w:tcBorders>
          </w:tcPr>
          <w:p w14:paraId="742C6985" w14:textId="372E7968" w:rsidR="008C2A32" w:rsidRPr="00AA07B4" w:rsidDel="006E5FF5" w:rsidRDefault="008C2A32">
            <w:pPr>
              <w:rPr>
                <w:del w:id="1649" w:author="Alicia" w:date="2016-05-16T16:37:00Z"/>
                <w:rFonts w:ascii="Times New Roman" w:hAnsi="Times New Roman" w:cs="Times New Roman"/>
                <w:sz w:val="24"/>
                <w:szCs w:val="24"/>
                <w:lang w:val="en-US"/>
                <w:rPrChange w:id="1650" w:author="Alicia" w:date="2016-05-11T11:58:00Z">
                  <w:rPr>
                    <w:del w:id="1651" w:author="Alicia" w:date="2016-05-16T16:37:00Z"/>
                    <w:rFonts w:ascii="Times New Roman" w:hAnsi="Times New Roman" w:cs="Times New Roman"/>
                    <w:sz w:val="24"/>
                    <w:szCs w:val="24"/>
                    <w:lang w:val="de-DE"/>
                  </w:rPr>
                </w:rPrChange>
              </w:rPr>
              <w:pPrChange w:id="1652" w:author="Alicia" w:date="2016-05-03T14:52:00Z">
                <w:pPr>
                  <w:spacing w:after="0" w:line="240" w:lineRule="auto"/>
                  <w:jc w:val="center"/>
                </w:pPr>
              </w:pPrChange>
            </w:pPr>
          </w:p>
        </w:tc>
        <w:tc>
          <w:tcPr>
            <w:tcW w:w="999" w:type="dxa"/>
            <w:tcBorders>
              <w:left w:val="nil"/>
              <w:bottom w:val="single" w:sz="18" w:space="0" w:color="auto"/>
              <w:right w:val="nil"/>
            </w:tcBorders>
            <w:vAlign w:val="center"/>
          </w:tcPr>
          <w:p w14:paraId="66D9086D" w14:textId="0CF46958" w:rsidR="008C2A32" w:rsidRPr="00AA07B4" w:rsidDel="006E5FF5" w:rsidRDefault="008C2A32">
            <w:pPr>
              <w:rPr>
                <w:del w:id="1653" w:author="Alicia" w:date="2016-05-16T16:37:00Z"/>
                <w:rFonts w:ascii="Times New Roman" w:hAnsi="Times New Roman" w:cs="Times New Roman"/>
                <w:sz w:val="24"/>
                <w:szCs w:val="24"/>
                <w:lang w:val="en-US"/>
                <w:rPrChange w:id="1654" w:author="Alicia" w:date="2016-05-11T11:58:00Z">
                  <w:rPr>
                    <w:del w:id="1655" w:author="Alicia" w:date="2016-05-16T16:37:00Z"/>
                    <w:rFonts w:ascii="Times New Roman" w:hAnsi="Times New Roman" w:cs="Times New Roman"/>
                    <w:sz w:val="24"/>
                    <w:szCs w:val="24"/>
                    <w:lang w:val="de-DE"/>
                  </w:rPr>
                </w:rPrChange>
              </w:rPr>
              <w:pPrChange w:id="1656" w:author="Alicia" w:date="2016-05-03T14:52:00Z">
                <w:pPr>
                  <w:spacing w:after="0" w:line="240" w:lineRule="auto"/>
                  <w:jc w:val="center"/>
                </w:pPr>
              </w:pPrChange>
            </w:pPr>
            <w:del w:id="1657" w:author="Alicia" w:date="2016-05-16T16:37:00Z">
              <w:r w:rsidRPr="00AA07B4" w:rsidDel="006E5FF5">
                <w:rPr>
                  <w:rFonts w:ascii="Times New Roman" w:hAnsi="Times New Roman" w:cs="Times New Roman"/>
                  <w:sz w:val="24"/>
                  <w:szCs w:val="24"/>
                  <w:lang w:val="en-US"/>
                  <w:rPrChange w:id="1658" w:author="Alicia" w:date="2016-05-11T11:58:00Z">
                    <w:rPr>
                      <w:rFonts w:ascii="Times New Roman" w:hAnsi="Times New Roman" w:cs="Times New Roman"/>
                      <w:sz w:val="24"/>
                      <w:szCs w:val="24"/>
                      <w:lang w:val="de-DE"/>
                    </w:rPr>
                  </w:rPrChange>
                </w:rPr>
                <w:delText>2010</w:delText>
              </w:r>
            </w:del>
          </w:p>
        </w:tc>
        <w:tc>
          <w:tcPr>
            <w:tcW w:w="1134" w:type="dxa"/>
            <w:tcBorders>
              <w:left w:val="nil"/>
              <w:bottom w:val="single" w:sz="18" w:space="0" w:color="auto"/>
              <w:right w:val="nil"/>
            </w:tcBorders>
            <w:vAlign w:val="center"/>
          </w:tcPr>
          <w:p w14:paraId="2F253A34" w14:textId="177A114A" w:rsidR="008C2A32" w:rsidRPr="00AA07B4" w:rsidDel="006E5FF5" w:rsidRDefault="008C2A32">
            <w:pPr>
              <w:rPr>
                <w:del w:id="1659" w:author="Alicia" w:date="2016-05-16T16:37:00Z"/>
                <w:rFonts w:ascii="Times New Roman" w:hAnsi="Times New Roman" w:cs="Times New Roman"/>
                <w:sz w:val="24"/>
                <w:szCs w:val="24"/>
                <w:lang w:val="en-US"/>
                <w:rPrChange w:id="1660" w:author="Alicia" w:date="2016-05-11T11:58:00Z">
                  <w:rPr>
                    <w:del w:id="1661" w:author="Alicia" w:date="2016-05-16T16:37:00Z"/>
                    <w:rFonts w:ascii="Times New Roman" w:hAnsi="Times New Roman" w:cs="Times New Roman"/>
                    <w:sz w:val="24"/>
                    <w:szCs w:val="24"/>
                    <w:lang w:val="de-DE"/>
                  </w:rPr>
                </w:rPrChange>
              </w:rPr>
              <w:pPrChange w:id="1662" w:author="Alicia" w:date="2016-05-03T14:52:00Z">
                <w:pPr>
                  <w:spacing w:after="0" w:line="240" w:lineRule="auto"/>
                  <w:jc w:val="center"/>
                </w:pPr>
              </w:pPrChange>
            </w:pPr>
            <w:del w:id="1663" w:author="Alicia" w:date="2016-05-16T16:37:00Z">
              <w:r w:rsidRPr="00AA07B4" w:rsidDel="006E5FF5">
                <w:rPr>
                  <w:rFonts w:ascii="Times New Roman" w:hAnsi="Times New Roman" w:cs="Times New Roman"/>
                  <w:sz w:val="24"/>
                  <w:szCs w:val="24"/>
                  <w:lang w:val="en-US"/>
                  <w:rPrChange w:id="1664" w:author="Alicia" w:date="2016-05-11T11:58:00Z">
                    <w:rPr>
                      <w:rFonts w:ascii="Times New Roman" w:hAnsi="Times New Roman" w:cs="Times New Roman"/>
                      <w:sz w:val="24"/>
                      <w:szCs w:val="24"/>
                      <w:lang w:val="de-DE"/>
                    </w:rPr>
                  </w:rPrChange>
                </w:rPr>
                <w:delText>2011</w:delText>
              </w:r>
            </w:del>
          </w:p>
        </w:tc>
        <w:tc>
          <w:tcPr>
            <w:tcW w:w="284" w:type="dxa"/>
            <w:tcBorders>
              <w:top w:val="nil"/>
              <w:left w:val="nil"/>
              <w:bottom w:val="single" w:sz="18" w:space="0" w:color="auto"/>
              <w:right w:val="nil"/>
            </w:tcBorders>
          </w:tcPr>
          <w:p w14:paraId="4236B95A" w14:textId="40F5FFD3" w:rsidR="008C2A32" w:rsidRPr="00AA07B4" w:rsidDel="006E5FF5" w:rsidRDefault="008C2A32">
            <w:pPr>
              <w:rPr>
                <w:del w:id="1665" w:author="Alicia" w:date="2016-05-16T16:37:00Z"/>
                <w:rFonts w:ascii="Times New Roman" w:hAnsi="Times New Roman" w:cs="Times New Roman"/>
                <w:sz w:val="24"/>
                <w:szCs w:val="24"/>
                <w:lang w:val="en-US"/>
                <w:rPrChange w:id="1666" w:author="Alicia" w:date="2016-05-11T11:58:00Z">
                  <w:rPr>
                    <w:del w:id="1667" w:author="Alicia" w:date="2016-05-16T16:37:00Z"/>
                    <w:rFonts w:ascii="Times New Roman" w:hAnsi="Times New Roman" w:cs="Times New Roman"/>
                    <w:sz w:val="24"/>
                    <w:szCs w:val="24"/>
                    <w:lang w:val="de-DE"/>
                  </w:rPr>
                </w:rPrChange>
              </w:rPr>
              <w:pPrChange w:id="1668" w:author="Alicia" w:date="2016-05-03T14:52:00Z">
                <w:pPr>
                  <w:spacing w:after="0" w:line="240" w:lineRule="auto"/>
                  <w:jc w:val="center"/>
                </w:pPr>
              </w:pPrChange>
            </w:pPr>
          </w:p>
        </w:tc>
        <w:tc>
          <w:tcPr>
            <w:tcW w:w="992" w:type="dxa"/>
            <w:tcBorders>
              <w:left w:val="nil"/>
              <w:bottom w:val="single" w:sz="18" w:space="0" w:color="auto"/>
              <w:right w:val="nil"/>
            </w:tcBorders>
            <w:vAlign w:val="center"/>
          </w:tcPr>
          <w:p w14:paraId="48719114" w14:textId="3864277B" w:rsidR="008C2A32" w:rsidRPr="00AA07B4" w:rsidDel="006E5FF5" w:rsidRDefault="008C2A32">
            <w:pPr>
              <w:rPr>
                <w:del w:id="1669" w:author="Alicia" w:date="2016-05-16T16:37:00Z"/>
                <w:rFonts w:ascii="Times New Roman" w:hAnsi="Times New Roman" w:cs="Times New Roman"/>
                <w:sz w:val="24"/>
                <w:szCs w:val="24"/>
                <w:lang w:val="en-US"/>
                <w:rPrChange w:id="1670" w:author="Alicia" w:date="2016-05-11T11:58:00Z">
                  <w:rPr>
                    <w:del w:id="1671" w:author="Alicia" w:date="2016-05-16T16:37:00Z"/>
                    <w:rFonts w:ascii="Times New Roman" w:hAnsi="Times New Roman" w:cs="Times New Roman"/>
                    <w:sz w:val="24"/>
                    <w:szCs w:val="24"/>
                    <w:lang w:val="de-DE"/>
                  </w:rPr>
                </w:rPrChange>
              </w:rPr>
              <w:pPrChange w:id="1672" w:author="Alicia" w:date="2016-05-03T14:52:00Z">
                <w:pPr>
                  <w:spacing w:after="0" w:line="240" w:lineRule="auto"/>
                  <w:jc w:val="center"/>
                </w:pPr>
              </w:pPrChange>
            </w:pPr>
            <w:del w:id="1673" w:author="Alicia" w:date="2016-05-16T16:37:00Z">
              <w:r w:rsidRPr="00AA07B4" w:rsidDel="006E5FF5">
                <w:rPr>
                  <w:rFonts w:ascii="Times New Roman" w:hAnsi="Times New Roman" w:cs="Times New Roman"/>
                  <w:sz w:val="24"/>
                  <w:szCs w:val="24"/>
                  <w:lang w:val="en-US"/>
                  <w:rPrChange w:id="1674" w:author="Alicia" w:date="2016-05-11T11:58:00Z">
                    <w:rPr>
                      <w:rFonts w:ascii="Times New Roman" w:hAnsi="Times New Roman" w:cs="Times New Roman"/>
                      <w:sz w:val="24"/>
                      <w:szCs w:val="24"/>
                      <w:lang w:val="de-DE"/>
                    </w:rPr>
                  </w:rPrChange>
                </w:rPr>
                <w:delText>2010</w:delText>
              </w:r>
            </w:del>
          </w:p>
        </w:tc>
        <w:tc>
          <w:tcPr>
            <w:tcW w:w="851" w:type="dxa"/>
            <w:tcBorders>
              <w:left w:val="nil"/>
              <w:bottom w:val="single" w:sz="18" w:space="0" w:color="auto"/>
              <w:right w:val="nil"/>
            </w:tcBorders>
            <w:vAlign w:val="center"/>
          </w:tcPr>
          <w:p w14:paraId="47D78EDF" w14:textId="754B6DC0" w:rsidR="008C2A32" w:rsidRPr="00AA07B4" w:rsidDel="006E5FF5" w:rsidRDefault="008C2A32">
            <w:pPr>
              <w:rPr>
                <w:del w:id="1675" w:author="Alicia" w:date="2016-05-16T16:37:00Z"/>
                <w:rFonts w:ascii="Times New Roman" w:hAnsi="Times New Roman" w:cs="Times New Roman"/>
                <w:sz w:val="24"/>
                <w:szCs w:val="24"/>
                <w:lang w:val="en-US"/>
                <w:rPrChange w:id="1676" w:author="Alicia" w:date="2016-05-11T11:58:00Z">
                  <w:rPr>
                    <w:del w:id="1677" w:author="Alicia" w:date="2016-05-16T16:37:00Z"/>
                    <w:rFonts w:ascii="Times New Roman" w:hAnsi="Times New Roman" w:cs="Times New Roman"/>
                    <w:sz w:val="24"/>
                    <w:szCs w:val="24"/>
                    <w:lang w:val="de-DE"/>
                  </w:rPr>
                </w:rPrChange>
              </w:rPr>
              <w:pPrChange w:id="1678" w:author="Alicia" w:date="2016-05-03T14:52:00Z">
                <w:pPr>
                  <w:spacing w:after="0" w:line="240" w:lineRule="auto"/>
                  <w:jc w:val="center"/>
                </w:pPr>
              </w:pPrChange>
            </w:pPr>
            <w:del w:id="1679" w:author="Alicia" w:date="2016-05-16T16:37:00Z">
              <w:r w:rsidRPr="00AA07B4" w:rsidDel="006E5FF5">
                <w:rPr>
                  <w:rFonts w:ascii="Times New Roman" w:hAnsi="Times New Roman" w:cs="Times New Roman"/>
                  <w:sz w:val="24"/>
                  <w:szCs w:val="24"/>
                  <w:lang w:val="en-US"/>
                  <w:rPrChange w:id="1680" w:author="Alicia" w:date="2016-05-11T11:58:00Z">
                    <w:rPr>
                      <w:rFonts w:ascii="Times New Roman" w:hAnsi="Times New Roman" w:cs="Times New Roman"/>
                      <w:sz w:val="24"/>
                      <w:szCs w:val="24"/>
                      <w:lang w:val="de-DE"/>
                    </w:rPr>
                  </w:rPrChange>
                </w:rPr>
                <w:delText>2011</w:delText>
              </w:r>
            </w:del>
          </w:p>
        </w:tc>
        <w:tc>
          <w:tcPr>
            <w:tcW w:w="283" w:type="dxa"/>
            <w:tcBorders>
              <w:top w:val="nil"/>
              <w:left w:val="nil"/>
              <w:bottom w:val="single" w:sz="18" w:space="0" w:color="auto"/>
              <w:right w:val="nil"/>
            </w:tcBorders>
          </w:tcPr>
          <w:p w14:paraId="3390DC5A" w14:textId="69BE574F" w:rsidR="008C2A32" w:rsidRPr="00AA07B4" w:rsidDel="006E5FF5" w:rsidRDefault="008C2A32">
            <w:pPr>
              <w:rPr>
                <w:del w:id="1681" w:author="Alicia" w:date="2016-05-16T16:37:00Z"/>
                <w:rFonts w:ascii="Times New Roman" w:hAnsi="Times New Roman" w:cs="Times New Roman"/>
                <w:sz w:val="24"/>
                <w:szCs w:val="24"/>
                <w:lang w:val="en-US"/>
                <w:rPrChange w:id="1682" w:author="Alicia" w:date="2016-05-11T11:58:00Z">
                  <w:rPr>
                    <w:del w:id="1683" w:author="Alicia" w:date="2016-05-16T16:37:00Z"/>
                    <w:rFonts w:ascii="Times New Roman" w:hAnsi="Times New Roman" w:cs="Times New Roman"/>
                    <w:sz w:val="24"/>
                    <w:szCs w:val="24"/>
                    <w:lang w:val="de-DE"/>
                  </w:rPr>
                </w:rPrChange>
              </w:rPr>
              <w:pPrChange w:id="1684" w:author="Alicia" w:date="2016-05-03T14:52:00Z">
                <w:pPr>
                  <w:spacing w:after="0" w:line="240" w:lineRule="auto"/>
                  <w:jc w:val="center"/>
                </w:pPr>
              </w:pPrChange>
            </w:pPr>
          </w:p>
        </w:tc>
        <w:tc>
          <w:tcPr>
            <w:tcW w:w="1134" w:type="dxa"/>
            <w:tcBorders>
              <w:left w:val="nil"/>
              <w:bottom w:val="single" w:sz="18" w:space="0" w:color="auto"/>
              <w:right w:val="nil"/>
            </w:tcBorders>
            <w:vAlign w:val="center"/>
          </w:tcPr>
          <w:p w14:paraId="57622C48" w14:textId="46285594" w:rsidR="008C2A32" w:rsidRPr="00AA07B4" w:rsidDel="006E5FF5" w:rsidRDefault="008C2A32">
            <w:pPr>
              <w:rPr>
                <w:del w:id="1685" w:author="Alicia" w:date="2016-05-16T16:37:00Z"/>
                <w:rFonts w:ascii="Times New Roman" w:hAnsi="Times New Roman" w:cs="Times New Roman"/>
                <w:sz w:val="24"/>
                <w:szCs w:val="24"/>
                <w:lang w:val="en-US"/>
                <w:rPrChange w:id="1686" w:author="Alicia" w:date="2016-05-11T11:58:00Z">
                  <w:rPr>
                    <w:del w:id="1687" w:author="Alicia" w:date="2016-05-16T16:37:00Z"/>
                    <w:rFonts w:ascii="Times New Roman" w:hAnsi="Times New Roman" w:cs="Times New Roman"/>
                    <w:sz w:val="24"/>
                    <w:szCs w:val="24"/>
                    <w:lang w:val="de-DE"/>
                  </w:rPr>
                </w:rPrChange>
              </w:rPr>
              <w:pPrChange w:id="1688" w:author="Alicia" w:date="2016-05-03T14:52:00Z">
                <w:pPr>
                  <w:spacing w:after="0" w:line="240" w:lineRule="auto"/>
                  <w:jc w:val="center"/>
                </w:pPr>
              </w:pPrChange>
            </w:pPr>
            <w:del w:id="1689" w:author="Alicia" w:date="2016-05-16T16:37:00Z">
              <w:r w:rsidRPr="00AA07B4" w:rsidDel="006E5FF5">
                <w:rPr>
                  <w:rFonts w:ascii="Times New Roman" w:hAnsi="Times New Roman" w:cs="Times New Roman"/>
                  <w:sz w:val="24"/>
                  <w:szCs w:val="24"/>
                  <w:lang w:val="en-US"/>
                  <w:rPrChange w:id="1690" w:author="Alicia" w:date="2016-05-11T11:58:00Z">
                    <w:rPr>
                      <w:rFonts w:ascii="Times New Roman" w:hAnsi="Times New Roman" w:cs="Times New Roman"/>
                      <w:sz w:val="24"/>
                      <w:szCs w:val="24"/>
                      <w:lang w:val="de-DE"/>
                    </w:rPr>
                  </w:rPrChange>
                </w:rPr>
                <w:delText>2010</w:delText>
              </w:r>
            </w:del>
          </w:p>
        </w:tc>
        <w:tc>
          <w:tcPr>
            <w:tcW w:w="1064" w:type="dxa"/>
            <w:tcBorders>
              <w:left w:val="nil"/>
              <w:bottom w:val="single" w:sz="18" w:space="0" w:color="auto"/>
              <w:right w:val="nil"/>
            </w:tcBorders>
            <w:vAlign w:val="center"/>
          </w:tcPr>
          <w:p w14:paraId="6C4999D9" w14:textId="1467ED7A" w:rsidR="008C2A32" w:rsidRPr="00AA07B4" w:rsidDel="006E5FF5" w:rsidRDefault="008C2A32">
            <w:pPr>
              <w:rPr>
                <w:del w:id="1691" w:author="Alicia" w:date="2016-05-16T16:37:00Z"/>
                <w:rFonts w:ascii="Times New Roman" w:hAnsi="Times New Roman" w:cs="Times New Roman"/>
                <w:sz w:val="24"/>
                <w:szCs w:val="24"/>
                <w:lang w:val="en-US"/>
                <w:rPrChange w:id="1692" w:author="Alicia" w:date="2016-05-11T11:58:00Z">
                  <w:rPr>
                    <w:del w:id="1693" w:author="Alicia" w:date="2016-05-16T16:37:00Z"/>
                    <w:rFonts w:ascii="Times New Roman" w:hAnsi="Times New Roman" w:cs="Times New Roman"/>
                    <w:sz w:val="24"/>
                    <w:szCs w:val="24"/>
                    <w:lang w:val="de-DE"/>
                  </w:rPr>
                </w:rPrChange>
              </w:rPr>
              <w:pPrChange w:id="1694" w:author="Alicia" w:date="2016-05-03T14:52:00Z">
                <w:pPr>
                  <w:spacing w:after="0" w:line="240" w:lineRule="auto"/>
                  <w:jc w:val="center"/>
                </w:pPr>
              </w:pPrChange>
            </w:pPr>
            <w:del w:id="1695" w:author="Alicia" w:date="2016-05-16T16:37:00Z">
              <w:r w:rsidRPr="00AA07B4" w:rsidDel="006E5FF5">
                <w:rPr>
                  <w:rFonts w:ascii="Times New Roman" w:hAnsi="Times New Roman" w:cs="Times New Roman"/>
                  <w:sz w:val="24"/>
                  <w:szCs w:val="24"/>
                  <w:lang w:val="en-US"/>
                  <w:rPrChange w:id="1696" w:author="Alicia" w:date="2016-05-11T11:58:00Z">
                    <w:rPr>
                      <w:rFonts w:ascii="Times New Roman" w:hAnsi="Times New Roman" w:cs="Times New Roman"/>
                      <w:sz w:val="24"/>
                      <w:szCs w:val="24"/>
                      <w:lang w:val="de-DE"/>
                    </w:rPr>
                  </w:rPrChange>
                </w:rPr>
                <w:delText>2011</w:delText>
              </w:r>
            </w:del>
          </w:p>
        </w:tc>
        <w:tc>
          <w:tcPr>
            <w:tcW w:w="236" w:type="dxa"/>
            <w:tcBorders>
              <w:top w:val="nil"/>
              <w:left w:val="nil"/>
              <w:bottom w:val="single" w:sz="18" w:space="0" w:color="auto"/>
              <w:right w:val="nil"/>
            </w:tcBorders>
          </w:tcPr>
          <w:p w14:paraId="5EA015E9" w14:textId="720E2B92" w:rsidR="008C2A32" w:rsidRPr="00AA07B4" w:rsidDel="006E5FF5" w:rsidRDefault="008C2A32">
            <w:pPr>
              <w:rPr>
                <w:del w:id="1697" w:author="Alicia" w:date="2016-05-16T16:37:00Z"/>
                <w:rFonts w:ascii="Times New Roman" w:hAnsi="Times New Roman" w:cs="Times New Roman"/>
                <w:sz w:val="24"/>
                <w:szCs w:val="24"/>
                <w:lang w:val="en-US"/>
                <w:rPrChange w:id="1698" w:author="Alicia" w:date="2016-05-11T11:58:00Z">
                  <w:rPr>
                    <w:del w:id="1699" w:author="Alicia" w:date="2016-05-16T16:37:00Z"/>
                    <w:rFonts w:ascii="Times New Roman" w:hAnsi="Times New Roman" w:cs="Times New Roman"/>
                    <w:sz w:val="24"/>
                    <w:szCs w:val="24"/>
                    <w:lang w:val="de-DE"/>
                  </w:rPr>
                </w:rPrChange>
              </w:rPr>
              <w:pPrChange w:id="1700" w:author="Alicia" w:date="2016-05-03T14:52:00Z">
                <w:pPr>
                  <w:spacing w:after="0" w:line="240" w:lineRule="auto"/>
                  <w:jc w:val="center"/>
                </w:pPr>
              </w:pPrChange>
            </w:pPr>
          </w:p>
        </w:tc>
        <w:tc>
          <w:tcPr>
            <w:tcW w:w="1110" w:type="dxa"/>
            <w:tcBorders>
              <w:left w:val="nil"/>
              <w:bottom w:val="single" w:sz="18" w:space="0" w:color="auto"/>
              <w:right w:val="nil"/>
            </w:tcBorders>
            <w:vAlign w:val="center"/>
          </w:tcPr>
          <w:p w14:paraId="3E75840E" w14:textId="24AA8078" w:rsidR="008C2A32" w:rsidRPr="00AA07B4" w:rsidDel="006E5FF5" w:rsidRDefault="008C2A32">
            <w:pPr>
              <w:rPr>
                <w:del w:id="1701" w:author="Alicia" w:date="2016-05-16T16:37:00Z"/>
                <w:rFonts w:ascii="Times New Roman" w:hAnsi="Times New Roman" w:cs="Times New Roman"/>
                <w:sz w:val="24"/>
                <w:szCs w:val="24"/>
                <w:lang w:val="en-US"/>
                <w:rPrChange w:id="1702" w:author="Alicia" w:date="2016-05-11T11:58:00Z">
                  <w:rPr>
                    <w:del w:id="1703" w:author="Alicia" w:date="2016-05-16T16:37:00Z"/>
                    <w:rFonts w:ascii="Times New Roman" w:hAnsi="Times New Roman" w:cs="Times New Roman"/>
                    <w:sz w:val="24"/>
                    <w:szCs w:val="24"/>
                    <w:lang w:val="de-DE"/>
                  </w:rPr>
                </w:rPrChange>
              </w:rPr>
              <w:pPrChange w:id="1704" w:author="Alicia" w:date="2016-05-03T14:52:00Z">
                <w:pPr>
                  <w:spacing w:after="0" w:line="240" w:lineRule="auto"/>
                  <w:jc w:val="center"/>
                </w:pPr>
              </w:pPrChange>
            </w:pPr>
            <w:del w:id="1705" w:author="Alicia" w:date="2016-05-16T16:37:00Z">
              <w:r w:rsidRPr="00AA07B4" w:rsidDel="006E5FF5">
                <w:rPr>
                  <w:rFonts w:ascii="Times New Roman" w:hAnsi="Times New Roman" w:cs="Times New Roman"/>
                  <w:sz w:val="24"/>
                  <w:szCs w:val="24"/>
                  <w:lang w:val="en-US"/>
                  <w:rPrChange w:id="1706" w:author="Alicia" w:date="2016-05-11T11:58:00Z">
                    <w:rPr>
                      <w:rFonts w:ascii="Times New Roman" w:hAnsi="Times New Roman" w:cs="Times New Roman"/>
                      <w:sz w:val="24"/>
                      <w:szCs w:val="24"/>
                      <w:lang w:val="de-DE"/>
                    </w:rPr>
                  </w:rPrChange>
                </w:rPr>
                <w:delText>2010</w:delText>
              </w:r>
            </w:del>
          </w:p>
        </w:tc>
        <w:tc>
          <w:tcPr>
            <w:tcW w:w="1134" w:type="dxa"/>
            <w:tcBorders>
              <w:left w:val="nil"/>
              <w:bottom w:val="single" w:sz="18" w:space="0" w:color="auto"/>
              <w:right w:val="nil"/>
            </w:tcBorders>
            <w:vAlign w:val="center"/>
          </w:tcPr>
          <w:p w14:paraId="3D57E2F4" w14:textId="3C0F3BCF" w:rsidR="008C2A32" w:rsidRPr="00AA07B4" w:rsidDel="006E5FF5" w:rsidRDefault="008C2A32">
            <w:pPr>
              <w:rPr>
                <w:del w:id="1707" w:author="Alicia" w:date="2016-05-16T16:37:00Z"/>
                <w:rFonts w:ascii="Times New Roman" w:hAnsi="Times New Roman" w:cs="Times New Roman"/>
                <w:sz w:val="24"/>
                <w:szCs w:val="24"/>
                <w:lang w:val="en-US"/>
                <w:rPrChange w:id="1708" w:author="Alicia" w:date="2016-05-11T11:58:00Z">
                  <w:rPr>
                    <w:del w:id="1709" w:author="Alicia" w:date="2016-05-16T16:37:00Z"/>
                    <w:rFonts w:ascii="Times New Roman" w:hAnsi="Times New Roman" w:cs="Times New Roman"/>
                    <w:sz w:val="24"/>
                    <w:szCs w:val="24"/>
                    <w:lang w:val="de-DE"/>
                  </w:rPr>
                </w:rPrChange>
              </w:rPr>
              <w:pPrChange w:id="1710" w:author="Alicia" w:date="2016-05-03T14:52:00Z">
                <w:pPr>
                  <w:spacing w:after="0" w:line="240" w:lineRule="auto"/>
                  <w:jc w:val="center"/>
                </w:pPr>
              </w:pPrChange>
            </w:pPr>
            <w:del w:id="1711" w:author="Alicia" w:date="2016-05-16T16:37:00Z">
              <w:r w:rsidRPr="00AA07B4" w:rsidDel="006E5FF5">
                <w:rPr>
                  <w:rFonts w:ascii="Times New Roman" w:hAnsi="Times New Roman" w:cs="Times New Roman"/>
                  <w:sz w:val="24"/>
                  <w:szCs w:val="24"/>
                  <w:lang w:val="en-US"/>
                  <w:rPrChange w:id="1712" w:author="Alicia" w:date="2016-05-11T11:58:00Z">
                    <w:rPr>
                      <w:rFonts w:ascii="Times New Roman" w:hAnsi="Times New Roman" w:cs="Times New Roman"/>
                      <w:sz w:val="24"/>
                      <w:szCs w:val="24"/>
                      <w:lang w:val="de-DE"/>
                    </w:rPr>
                  </w:rPrChange>
                </w:rPr>
                <w:delText>2011</w:delText>
              </w:r>
            </w:del>
          </w:p>
        </w:tc>
      </w:tr>
      <w:tr w:rsidR="008C2A32" w:rsidRPr="00AA07B4" w:rsidDel="006E5FF5" w14:paraId="346D8B1D" w14:textId="466C1FC5" w:rsidTr="008C2A32">
        <w:trPr>
          <w:del w:id="1713" w:author="Alicia" w:date="2016-05-16T16:37:00Z"/>
        </w:trPr>
        <w:tc>
          <w:tcPr>
            <w:tcW w:w="658" w:type="dxa"/>
            <w:tcBorders>
              <w:top w:val="single" w:sz="18" w:space="0" w:color="auto"/>
              <w:left w:val="nil"/>
              <w:bottom w:val="nil"/>
              <w:right w:val="nil"/>
            </w:tcBorders>
            <w:vAlign w:val="center"/>
          </w:tcPr>
          <w:p w14:paraId="7C94E9BF" w14:textId="66B11D6B" w:rsidR="008C2A32" w:rsidRPr="00AA07B4" w:rsidDel="006E5FF5" w:rsidRDefault="008C2A32">
            <w:pPr>
              <w:rPr>
                <w:del w:id="1714" w:author="Alicia" w:date="2016-05-16T16:37:00Z"/>
                <w:rFonts w:ascii="Times New Roman" w:hAnsi="Times New Roman" w:cs="Times New Roman"/>
                <w:sz w:val="24"/>
                <w:szCs w:val="24"/>
                <w:lang w:val="en-US"/>
                <w:rPrChange w:id="1715" w:author="Alicia" w:date="2016-05-11T11:58:00Z">
                  <w:rPr>
                    <w:del w:id="1716" w:author="Alicia" w:date="2016-05-16T16:37:00Z"/>
                    <w:rFonts w:ascii="Times New Roman" w:hAnsi="Times New Roman" w:cs="Times New Roman"/>
                    <w:sz w:val="24"/>
                    <w:szCs w:val="24"/>
                    <w:lang w:val="de-DE"/>
                  </w:rPr>
                </w:rPrChange>
              </w:rPr>
              <w:pPrChange w:id="1717" w:author="Alicia" w:date="2016-05-03T14:52:00Z">
                <w:pPr>
                  <w:spacing w:after="0" w:line="240" w:lineRule="auto"/>
                  <w:jc w:val="center"/>
                </w:pPr>
              </w:pPrChange>
            </w:pPr>
            <w:del w:id="1718" w:author="Alicia" w:date="2016-05-16T16:37:00Z">
              <w:r w:rsidRPr="00AA07B4" w:rsidDel="006E5FF5">
                <w:rPr>
                  <w:rFonts w:ascii="Times New Roman" w:hAnsi="Times New Roman" w:cs="Times New Roman"/>
                  <w:sz w:val="24"/>
                  <w:szCs w:val="24"/>
                  <w:lang w:val="en-US"/>
                  <w:rPrChange w:id="1719" w:author="Alicia" w:date="2016-05-11T11:58:00Z">
                    <w:rPr>
                      <w:rFonts w:ascii="Times New Roman" w:hAnsi="Times New Roman" w:cs="Times New Roman"/>
                      <w:sz w:val="24"/>
                      <w:szCs w:val="24"/>
                      <w:lang w:val="de-DE"/>
                    </w:rPr>
                  </w:rPrChange>
                </w:rPr>
                <w:delText>A</w:delText>
              </w:r>
            </w:del>
          </w:p>
        </w:tc>
        <w:tc>
          <w:tcPr>
            <w:tcW w:w="993" w:type="dxa"/>
            <w:tcBorders>
              <w:top w:val="single" w:sz="18" w:space="0" w:color="auto"/>
              <w:left w:val="nil"/>
              <w:bottom w:val="nil"/>
              <w:right w:val="nil"/>
            </w:tcBorders>
            <w:vAlign w:val="center"/>
          </w:tcPr>
          <w:p w14:paraId="77D84B7B" w14:textId="33C2796C" w:rsidR="008C2A32" w:rsidRPr="00AA07B4" w:rsidDel="006E5FF5" w:rsidRDefault="008C2A32">
            <w:pPr>
              <w:rPr>
                <w:del w:id="1720" w:author="Alicia" w:date="2016-05-16T16:37:00Z"/>
                <w:rFonts w:ascii="Times New Roman" w:hAnsi="Times New Roman" w:cs="Times New Roman"/>
                <w:sz w:val="24"/>
                <w:szCs w:val="24"/>
                <w:lang w:val="en-US"/>
                <w:rPrChange w:id="1721" w:author="Alicia" w:date="2016-05-11T11:58:00Z">
                  <w:rPr>
                    <w:del w:id="1722" w:author="Alicia" w:date="2016-05-16T16:37:00Z"/>
                    <w:rFonts w:ascii="Times New Roman" w:hAnsi="Times New Roman" w:cs="Times New Roman"/>
                    <w:sz w:val="24"/>
                    <w:szCs w:val="24"/>
                    <w:lang w:val="de-DE"/>
                  </w:rPr>
                </w:rPrChange>
              </w:rPr>
              <w:pPrChange w:id="1723" w:author="Alicia" w:date="2016-05-03T14:52:00Z">
                <w:pPr>
                  <w:tabs>
                    <w:tab w:val="decimal" w:pos="586"/>
                  </w:tabs>
                  <w:spacing w:after="0" w:line="240" w:lineRule="auto"/>
                </w:pPr>
              </w:pPrChange>
            </w:pPr>
            <w:del w:id="1724" w:author="Alicia" w:date="2016-05-16T16:37:00Z">
              <w:r w:rsidRPr="00AA07B4" w:rsidDel="006E5FF5">
                <w:rPr>
                  <w:rFonts w:ascii="Times New Roman" w:hAnsi="Times New Roman" w:cs="Times New Roman"/>
                  <w:sz w:val="24"/>
                  <w:szCs w:val="24"/>
                  <w:lang w:val="en-US"/>
                  <w:rPrChange w:id="1725" w:author="Alicia" w:date="2016-05-11T11:58:00Z">
                    <w:rPr>
                      <w:rFonts w:ascii="Times New Roman" w:hAnsi="Times New Roman" w:cs="Times New Roman"/>
                      <w:sz w:val="24"/>
                      <w:szCs w:val="24"/>
                      <w:lang w:val="de-DE"/>
                    </w:rPr>
                  </w:rPrChange>
                </w:rPr>
                <w:delText>-0.13</w:delText>
              </w:r>
            </w:del>
          </w:p>
        </w:tc>
        <w:tc>
          <w:tcPr>
            <w:tcW w:w="850" w:type="dxa"/>
            <w:tcBorders>
              <w:top w:val="single" w:sz="18" w:space="0" w:color="auto"/>
              <w:left w:val="nil"/>
              <w:bottom w:val="nil"/>
              <w:right w:val="nil"/>
            </w:tcBorders>
            <w:vAlign w:val="center"/>
          </w:tcPr>
          <w:p w14:paraId="3FD49AB4" w14:textId="46B8FF1F" w:rsidR="008C2A32" w:rsidRPr="00AA07B4" w:rsidDel="006E5FF5" w:rsidRDefault="008C2A32">
            <w:pPr>
              <w:rPr>
                <w:del w:id="1726" w:author="Alicia" w:date="2016-05-16T16:37:00Z"/>
                <w:rFonts w:ascii="Times New Roman" w:hAnsi="Times New Roman" w:cs="Times New Roman"/>
                <w:sz w:val="24"/>
                <w:szCs w:val="24"/>
                <w:lang w:val="en-US"/>
                <w:rPrChange w:id="1727" w:author="Alicia" w:date="2016-05-11T11:58:00Z">
                  <w:rPr>
                    <w:del w:id="1728" w:author="Alicia" w:date="2016-05-16T16:37:00Z"/>
                    <w:rFonts w:ascii="Times New Roman" w:hAnsi="Times New Roman" w:cs="Times New Roman"/>
                    <w:sz w:val="24"/>
                    <w:szCs w:val="24"/>
                    <w:lang w:val="de-DE"/>
                  </w:rPr>
                </w:rPrChange>
              </w:rPr>
              <w:pPrChange w:id="1729" w:author="Alicia" w:date="2016-05-03T14:52:00Z">
                <w:pPr>
                  <w:tabs>
                    <w:tab w:val="decimal" w:pos="586"/>
                  </w:tabs>
                  <w:spacing w:after="0" w:line="240" w:lineRule="auto"/>
                </w:pPr>
              </w:pPrChange>
            </w:pPr>
            <w:del w:id="1730" w:author="Alicia" w:date="2016-05-16T16:37:00Z">
              <w:r w:rsidRPr="00AA07B4" w:rsidDel="006E5FF5">
                <w:rPr>
                  <w:rFonts w:ascii="Times New Roman" w:hAnsi="Times New Roman" w:cs="Times New Roman"/>
                  <w:sz w:val="24"/>
                  <w:szCs w:val="24"/>
                  <w:lang w:val="en-US"/>
                  <w:rPrChange w:id="1731" w:author="Alicia" w:date="2016-05-11T11:58:00Z">
                    <w:rPr>
                      <w:rFonts w:ascii="Times New Roman" w:hAnsi="Times New Roman" w:cs="Times New Roman"/>
                      <w:sz w:val="24"/>
                      <w:szCs w:val="24"/>
                      <w:lang w:val="de-DE"/>
                    </w:rPr>
                  </w:rPrChange>
                </w:rPr>
                <w:delText>-0.06</w:delText>
              </w:r>
            </w:del>
          </w:p>
        </w:tc>
        <w:tc>
          <w:tcPr>
            <w:tcW w:w="284" w:type="dxa"/>
            <w:tcBorders>
              <w:top w:val="single" w:sz="18" w:space="0" w:color="auto"/>
              <w:left w:val="nil"/>
              <w:bottom w:val="nil"/>
              <w:right w:val="nil"/>
            </w:tcBorders>
            <w:vAlign w:val="center"/>
          </w:tcPr>
          <w:p w14:paraId="5A3FD051" w14:textId="42202EC4" w:rsidR="008C2A32" w:rsidRPr="00AA07B4" w:rsidDel="006E5FF5" w:rsidRDefault="008C2A32">
            <w:pPr>
              <w:rPr>
                <w:del w:id="1732" w:author="Alicia" w:date="2016-05-16T16:37:00Z"/>
                <w:rFonts w:ascii="Times New Roman" w:hAnsi="Times New Roman" w:cs="Times New Roman"/>
                <w:sz w:val="24"/>
                <w:szCs w:val="24"/>
                <w:lang w:val="en-US"/>
                <w:rPrChange w:id="1733" w:author="Alicia" w:date="2016-05-11T11:58:00Z">
                  <w:rPr>
                    <w:del w:id="1734" w:author="Alicia" w:date="2016-05-16T16:37:00Z"/>
                    <w:rFonts w:ascii="Times New Roman" w:hAnsi="Times New Roman" w:cs="Times New Roman"/>
                    <w:sz w:val="24"/>
                    <w:szCs w:val="24"/>
                    <w:lang w:val="de-DE"/>
                  </w:rPr>
                </w:rPrChange>
              </w:rPr>
              <w:pPrChange w:id="1735" w:author="Alicia" w:date="2016-05-03T14:52:00Z">
                <w:pPr>
                  <w:tabs>
                    <w:tab w:val="decimal" w:pos="586"/>
                  </w:tabs>
                  <w:spacing w:after="0" w:line="240" w:lineRule="auto"/>
                </w:pPr>
              </w:pPrChange>
            </w:pPr>
          </w:p>
        </w:tc>
        <w:tc>
          <w:tcPr>
            <w:tcW w:w="1134" w:type="dxa"/>
            <w:tcBorders>
              <w:top w:val="single" w:sz="18" w:space="0" w:color="auto"/>
              <w:left w:val="nil"/>
              <w:bottom w:val="nil"/>
              <w:right w:val="nil"/>
            </w:tcBorders>
            <w:vAlign w:val="center"/>
          </w:tcPr>
          <w:p w14:paraId="5D27A6F7" w14:textId="67AEDB42" w:rsidR="008C2A32" w:rsidRPr="00AA07B4" w:rsidDel="006E5FF5" w:rsidRDefault="008C2A32">
            <w:pPr>
              <w:rPr>
                <w:del w:id="1736" w:author="Alicia" w:date="2016-05-16T16:37:00Z"/>
                <w:rFonts w:ascii="Times New Roman" w:hAnsi="Times New Roman" w:cs="Times New Roman"/>
                <w:sz w:val="24"/>
                <w:szCs w:val="24"/>
                <w:lang w:val="en-US"/>
                <w:rPrChange w:id="1737" w:author="Alicia" w:date="2016-05-11T11:58:00Z">
                  <w:rPr>
                    <w:del w:id="1738" w:author="Alicia" w:date="2016-05-16T16:37:00Z"/>
                    <w:rFonts w:ascii="Times New Roman" w:hAnsi="Times New Roman" w:cs="Times New Roman"/>
                    <w:sz w:val="24"/>
                    <w:szCs w:val="24"/>
                    <w:lang w:val="de-DE"/>
                  </w:rPr>
                </w:rPrChange>
              </w:rPr>
              <w:pPrChange w:id="1739" w:author="Alicia" w:date="2016-05-03T14:52:00Z">
                <w:pPr>
                  <w:tabs>
                    <w:tab w:val="decimal" w:pos="586"/>
                  </w:tabs>
                  <w:spacing w:after="0" w:line="240" w:lineRule="auto"/>
                </w:pPr>
              </w:pPrChange>
            </w:pPr>
            <w:del w:id="1740" w:author="Alicia" w:date="2016-05-16T16:37:00Z">
              <w:r w:rsidRPr="00AA07B4" w:rsidDel="006E5FF5">
                <w:rPr>
                  <w:rFonts w:ascii="Times New Roman" w:hAnsi="Times New Roman" w:cs="Times New Roman"/>
                  <w:sz w:val="24"/>
                  <w:szCs w:val="24"/>
                  <w:lang w:val="en-US"/>
                  <w:rPrChange w:id="1741" w:author="Alicia" w:date="2016-05-11T11:58:00Z">
                    <w:rPr>
                      <w:rFonts w:ascii="Times New Roman" w:hAnsi="Times New Roman" w:cs="Times New Roman"/>
                      <w:sz w:val="24"/>
                      <w:szCs w:val="24"/>
                      <w:lang w:val="de-DE"/>
                    </w:rPr>
                  </w:rPrChange>
                </w:rPr>
                <w:delText>0.08</w:delText>
              </w:r>
            </w:del>
          </w:p>
        </w:tc>
        <w:tc>
          <w:tcPr>
            <w:tcW w:w="1134" w:type="dxa"/>
            <w:tcBorders>
              <w:top w:val="single" w:sz="18" w:space="0" w:color="auto"/>
              <w:left w:val="nil"/>
              <w:bottom w:val="nil"/>
              <w:right w:val="nil"/>
            </w:tcBorders>
            <w:vAlign w:val="center"/>
          </w:tcPr>
          <w:p w14:paraId="553D2F04" w14:textId="3A1E6CD0" w:rsidR="008C2A32" w:rsidRPr="00AA07B4" w:rsidDel="006E5FF5" w:rsidRDefault="008C2A32">
            <w:pPr>
              <w:rPr>
                <w:del w:id="1742" w:author="Alicia" w:date="2016-05-16T16:37:00Z"/>
                <w:rFonts w:ascii="Times New Roman" w:hAnsi="Times New Roman" w:cs="Times New Roman"/>
                <w:sz w:val="24"/>
                <w:szCs w:val="24"/>
                <w:lang w:val="en-US"/>
                <w:rPrChange w:id="1743" w:author="Alicia" w:date="2016-05-11T11:58:00Z">
                  <w:rPr>
                    <w:del w:id="1744" w:author="Alicia" w:date="2016-05-16T16:37:00Z"/>
                    <w:rFonts w:ascii="Times New Roman" w:hAnsi="Times New Roman" w:cs="Times New Roman"/>
                    <w:sz w:val="24"/>
                    <w:szCs w:val="24"/>
                    <w:lang w:val="de-DE"/>
                  </w:rPr>
                </w:rPrChange>
              </w:rPr>
              <w:pPrChange w:id="1745" w:author="Alicia" w:date="2016-05-03T14:52:00Z">
                <w:pPr>
                  <w:tabs>
                    <w:tab w:val="decimal" w:pos="586"/>
                  </w:tabs>
                  <w:spacing w:after="0" w:line="240" w:lineRule="auto"/>
                </w:pPr>
              </w:pPrChange>
            </w:pPr>
            <w:del w:id="1746" w:author="Alicia" w:date="2016-05-16T16:37:00Z">
              <w:r w:rsidRPr="00AA07B4" w:rsidDel="006E5FF5">
                <w:rPr>
                  <w:rFonts w:ascii="Times New Roman" w:hAnsi="Times New Roman" w:cs="Times New Roman"/>
                  <w:sz w:val="24"/>
                  <w:szCs w:val="24"/>
                  <w:lang w:val="en-US"/>
                  <w:rPrChange w:id="1747" w:author="Alicia" w:date="2016-05-11T11:58:00Z">
                    <w:rPr>
                      <w:rFonts w:ascii="Times New Roman" w:hAnsi="Times New Roman" w:cs="Times New Roman"/>
                      <w:sz w:val="24"/>
                      <w:szCs w:val="24"/>
                      <w:lang w:val="de-DE"/>
                    </w:rPr>
                  </w:rPrChange>
                </w:rPr>
                <w:delText>0.39***</w:delText>
              </w:r>
            </w:del>
          </w:p>
        </w:tc>
        <w:tc>
          <w:tcPr>
            <w:tcW w:w="276" w:type="dxa"/>
            <w:tcBorders>
              <w:top w:val="single" w:sz="18" w:space="0" w:color="auto"/>
              <w:left w:val="nil"/>
              <w:bottom w:val="nil"/>
              <w:right w:val="nil"/>
            </w:tcBorders>
            <w:vAlign w:val="center"/>
          </w:tcPr>
          <w:p w14:paraId="27418BC4" w14:textId="3C412860" w:rsidR="008C2A32" w:rsidRPr="00AA07B4" w:rsidDel="006E5FF5" w:rsidRDefault="008C2A32">
            <w:pPr>
              <w:rPr>
                <w:del w:id="1748" w:author="Alicia" w:date="2016-05-16T16:37:00Z"/>
                <w:rFonts w:ascii="Times New Roman" w:hAnsi="Times New Roman" w:cs="Times New Roman"/>
                <w:sz w:val="24"/>
                <w:szCs w:val="24"/>
                <w:lang w:val="en-US"/>
                <w:rPrChange w:id="1749" w:author="Alicia" w:date="2016-05-11T11:58:00Z">
                  <w:rPr>
                    <w:del w:id="1750" w:author="Alicia" w:date="2016-05-16T16:37:00Z"/>
                    <w:rFonts w:ascii="Times New Roman" w:hAnsi="Times New Roman" w:cs="Times New Roman"/>
                    <w:sz w:val="24"/>
                    <w:szCs w:val="24"/>
                    <w:lang w:val="de-DE"/>
                  </w:rPr>
                </w:rPrChange>
              </w:rPr>
              <w:pPrChange w:id="1751" w:author="Alicia" w:date="2016-05-03T14:52:00Z">
                <w:pPr>
                  <w:tabs>
                    <w:tab w:val="decimal" w:pos="586"/>
                  </w:tabs>
                  <w:spacing w:after="0" w:line="240" w:lineRule="auto"/>
                </w:pPr>
              </w:pPrChange>
            </w:pPr>
          </w:p>
        </w:tc>
        <w:tc>
          <w:tcPr>
            <w:tcW w:w="999" w:type="dxa"/>
            <w:tcBorders>
              <w:top w:val="single" w:sz="18" w:space="0" w:color="auto"/>
              <w:left w:val="nil"/>
              <w:bottom w:val="nil"/>
              <w:right w:val="nil"/>
            </w:tcBorders>
            <w:vAlign w:val="center"/>
          </w:tcPr>
          <w:p w14:paraId="189B937B" w14:textId="4154CA44" w:rsidR="008C2A32" w:rsidRPr="00AA07B4" w:rsidDel="006E5FF5" w:rsidRDefault="008C2A32">
            <w:pPr>
              <w:rPr>
                <w:del w:id="1752" w:author="Alicia" w:date="2016-05-16T16:37:00Z"/>
                <w:rFonts w:ascii="Times New Roman" w:hAnsi="Times New Roman" w:cs="Times New Roman"/>
                <w:sz w:val="24"/>
                <w:szCs w:val="24"/>
                <w:lang w:val="en-US"/>
                <w:rPrChange w:id="1753" w:author="Alicia" w:date="2016-05-11T11:58:00Z">
                  <w:rPr>
                    <w:del w:id="1754" w:author="Alicia" w:date="2016-05-16T16:37:00Z"/>
                    <w:rFonts w:ascii="Times New Roman" w:hAnsi="Times New Roman" w:cs="Times New Roman"/>
                    <w:sz w:val="24"/>
                    <w:szCs w:val="24"/>
                    <w:lang w:val="de-DE"/>
                  </w:rPr>
                </w:rPrChange>
              </w:rPr>
              <w:pPrChange w:id="1755" w:author="Alicia" w:date="2016-05-03T14:52:00Z">
                <w:pPr>
                  <w:tabs>
                    <w:tab w:val="decimal" w:pos="586"/>
                  </w:tabs>
                  <w:spacing w:after="0" w:line="240" w:lineRule="auto"/>
                </w:pPr>
              </w:pPrChange>
            </w:pPr>
            <w:del w:id="1756" w:author="Alicia" w:date="2016-05-16T16:37:00Z">
              <w:r w:rsidRPr="00AA07B4" w:rsidDel="006E5FF5">
                <w:rPr>
                  <w:rFonts w:ascii="Times New Roman" w:hAnsi="Times New Roman" w:cs="Times New Roman"/>
                  <w:sz w:val="24"/>
                  <w:szCs w:val="24"/>
                  <w:lang w:val="en-US"/>
                  <w:rPrChange w:id="1757" w:author="Alicia" w:date="2016-05-11T11:58:00Z">
                    <w:rPr>
                      <w:rFonts w:ascii="Times New Roman" w:hAnsi="Times New Roman" w:cs="Times New Roman"/>
                      <w:sz w:val="24"/>
                      <w:szCs w:val="24"/>
                      <w:lang w:val="de-DE"/>
                    </w:rPr>
                  </w:rPrChange>
                </w:rPr>
                <w:delText>-0.17</w:delText>
              </w:r>
            </w:del>
          </w:p>
        </w:tc>
        <w:tc>
          <w:tcPr>
            <w:tcW w:w="1134" w:type="dxa"/>
            <w:tcBorders>
              <w:top w:val="single" w:sz="18" w:space="0" w:color="auto"/>
              <w:left w:val="nil"/>
              <w:bottom w:val="nil"/>
              <w:right w:val="nil"/>
            </w:tcBorders>
            <w:vAlign w:val="center"/>
          </w:tcPr>
          <w:p w14:paraId="23758EC8" w14:textId="3763DAAF" w:rsidR="008C2A32" w:rsidRPr="00AA07B4" w:rsidDel="006E5FF5" w:rsidRDefault="008C2A32">
            <w:pPr>
              <w:rPr>
                <w:del w:id="1758" w:author="Alicia" w:date="2016-05-16T16:37:00Z"/>
                <w:rFonts w:ascii="Times New Roman" w:hAnsi="Times New Roman" w:cs="Times New Roman"/>
                <w:sz w:val="24"/>
                <w:szCs w:val="24"/>
                <w:lang w:val="en-US"/>
                <w:rPrChange w:id="1759" w:author="Alicia" w:date="2016-05-11T11:58:00Z">
                  <w:rPr>
                    <w:del w:id="1760" w:author="Alicia" w:date="2016-05-16T16:37:00Z"/>
                    <w:rFonts w:ascii="Times New Roman" w:hAnsi="Times New Roman" w:cs="Times New Roman"/>
                    <w:sz w:val="24"/>
                    <w:szCs w:val="24"/>
                    <w:lang w:val="de-DE"/>
                  </w:rPr>
                </w:rPrChange>
              </w:rPr>
              <w:pPrChange w:id="1761" w:author="Alicia" w:date="2016-05-03T14:52:00Z">
                <w:pPr>
                  <w:tabs>
                    <w:tab w:val="decimal" w:pos="586"/>
                  </w:tabs>
                  <w:spacing w:after="0" w:line="240" w:lineRule="auto"/>
                </w:pPr>
              </w:pPrChange>
            </w:pPr>
            <w:del w:id="1762" w:author="Alicia" w:date="2016-05-16T16:37:00Z">
              <w:r w:rsidRPr="00AA07B4" w:rsidDel="006E5FF5">
                <w:rPr>
                  <w:rFonts w:ascii="Times New Roman" w:hAnsi="Times New Roman" w:cs="Times New Roman"/>
                  <w:sz w:val="24"/>
                  <w:szCs w:val="24"/>
                  <w:lang w:val="en-US"/>
                  <w:rPrChange w:id="1763" w:author="Alicia" w:date="2016-05-11T11:58:00Z">
                    <w:rPr>
                      <w:rFonts w:ascii="Times New Roman" w:hAnsi="Times New Roman" w:cs="Times New Roman"/>
                      <w:sz w:val="24"/>
                      <w:szCs w:val="24"/>
                      <w:lang w:val="de-DE"/>
                    </w:rPr>
                  </w:rPrChange>
                </w:rPr>
                <w:delText xml:space="preserve">-0.20 </w:delText>
              </w:r>
              <w:r w:rsidRPr="00AA07B4" w:rsidDel="006E5FF5">
                <w:rPr>
                  <w:rFonts w:ascii="Times New Roman" w:hAnsi="Times New Roman" w:cs="Times New Roman"/>
                  <w:sz w:val="18"/>
                  <w:szCs w:val="18"/>
                  <w:lang w:val="en-US"/>
                  <w:rPrChange w:id="1764" w:author="Alicia" w:date="2016-05-11T11:58:00Z">
                    <w:rPr>
                      <w:rFonts w:ascii="Times New Roman" w:hAnsi="Times New Roman" w:cs="Times New Roman"/>
                      <w:sz w:val="18"/>
                      <w:szCs w:val="18"/>
                      <w:lang w:val="de-DE"/>
                    </w:rPr>
                  </w:rPrChange>
                </w:rPr>
                <w:delText>•</w:delText>
              </w:r>
            </w:del>
          </w:p>
        </w:tc>
        <w:tc>
          <w:tcPr>
            <w:tcW w:w="284" w:type="dxa"/>
            <w:tcBorders>
              <w:top w:val="single" w:sz="18" w:space="0" w:color="auto"/>
              <w:left w:val="nil"/>
              <w:bottom w:val="nil"/>
              <w:right w:val="nil"/>
            </w:tcBorders>
            <w:vAlign w:val="center"/>
          </w:tcPr>
          <w:p w14:paraId="6FF351DD" w14:textId="0CC947AA" w:rsidR="008C2A32" w:rsidRPr="00AA07B4" w:rsidDel="006E5FF5" w:rsidRDefault="008C2A32">
            <w:pPr>
              <w:rPr>
                <w:del w:id="1765" w:author="Alicia" w:date="2016-05-16T16:37:00Z"/>
                <w:rFonts w:ascii="Times New Roman" w:hAnsi="Times New Roman" w:cs="Times New Roman"/>
                <w:sz w:val="24"/>
                <w:szCs w:val="24"/>
                <w:lang w:val="en-US"/>
                <w:rPrChange w:id="1766" w:author="Alicia" w:date="2016-05-11T11:58:00Z">
                  <w:rPr>
                    <w:del w:id="1767" w:author="Alicia" w:date="2016-05-16T16:37:00Z"/>
                    <w:rFonts w:ascii="Times New Roman" w:hAnsi="Times New Roman" w:cs="Times New Roman"/>
                    <w:sz w:val="24"/>
                    <w:szCs w:val="24"/>
                    <w:lang w:val="de-DE"/>
                  </w:rPr>
                </w:rPrChange>
              </w:rPr>
              <w:pPrChange w:id="1768" w:author="Alicia" w:date="2016-05-03T14:52:00Z">
                <w:pPr>
                  <w:tabs>
                    <w:tab w:val="decimal" w:pos="586"/>
                  </w:tabs>
                  <w:spacing w:after="0" w:line="240" w:lineRule="auto"/>
                </w:pPr>
              </w:pPrChange>
            </w:pPr>
          </w:p>
        </w:tc>
        <w:tc>
          <w:tcPr>
            <w:tcW w:w="992" w:type="dxa"/>
            <w:tcBorders>
              <w:top w:val="single" w:sz="18" w:space="0" w:color="auto"/>
              <w:left w:val="nil"/>
              <w:bottom w:val="nil"/>
              <w:right w:val="nil"/>
            </w:tcBorders>
            <w:vAlign w:val="center"/>
          </w:tcPr>
          <w:p w14:paraId="649888DD" w14:textId="20CF014D" w:rsidR="008C2A32" w:rsidRPr="00AA07B4" w:rsidDel="006E5FF5" w:rsidRDefault="008C2A32">
            <w:pPr>
              <w:rPr>
                <w:del w:id="1769" w:author="Alicia" w:date="2016-05-16T16:37:00Z"/>
                <w:rFonts w:ascii="Times New Roman" w:hAnsi="Times New Roman" w:cs="Times New Roman"/>
                <w:sz w:val="24"/>
                <w:szCs w:val="24"/>
                <w:lang w:val="en-US"/>
                <w:rPrChange w:id="1770" w:author="Alicia" w:date="2016-05-11T11:58:00Z">
                  <w:rPr>
                    <w:del w:id="1771" w:author="Alicia" w:date="2016-05-16T16:37:00Z"/>
                    <w:rFonts w:ascii="Times New Roman" w:hAnsi="Times New Roman" w:cs="Times New Roman"/>
                    <w:sz w:val="24"/>
                    <w:szCs w:val="24"/>
                    <w:lang w:val="de-DE"/>
                  </w:rPr>
                </w:rPrChange>
              </w:rPr>
              <w:pPrChange w:id="1772" w:author="Alicia" w:date="2016-05-03T14:52:00Z">
                <w:pPr>
                  <w:tabs>
                    <w:tab w:val="decimal" w:pos="586"/>
                  </w:tabs>
                  <w:spacing w:after="0" w:line="240" w:lineRule="auto"/>
                </w:pPr>
              </w:pPrChange>
            </w:pPr>
            <w:del w:id="1773" w:author="Alicia" w:date="2016-05-16T16:37:00Z">
              <w:r w:rsidRPr="00AA07B4" w:rsidDel="006E5FF5">
                <w:rPr>
                  <w:rFonts w:ascii="Times New Roman" w:hAnsi="Times New Roman" w:cs="Times New Roman"/>
                  <w:sz w:val="24"/>
                  <w:szCs w:val="24"/>
                  <w:lang w:val="en-US"/>
                  <w:rPrChange w:id="1774" w:author="Alicia" w:date="2016-05-11T11:58:00Z">
                    <w:rPr>
                      <w:rFonts w:ascii="Times New Roman" w:hAnsi="Times New Roman" w:cs="Times New Roman"/>
                      <w:sz w:val="24"/>
                      <w:szCs w:val="24"/>
                      <w:lang w:val="de-DE"/>
                    </w:rPr>
                  </w:rPrChange>
                </w:rPr>
                <w:delText>-0.12</w:delText>
              </w:r>
            </w:del>
          </w:p>
        </w:tc>
        <w:tc>
          <w:tcPr>
            <w:tcW w:w="851" w:type="dxa"/>
            <w:tcBorders>
              <w:top w:val="single" w:sz="18" w:space="0" w:color="auto"/>
              <w:left w:val="nil"/>
              <w:bottom w:val="nil"/>
              <w:right w:val="nil"/>
            </w:tcBorders>
            <w:vAlign w:val="center"/>
          </w:tcPr>
          <w:p w14:paraId="4AC7709C" w14:textId="4071B7D2" w:rsidR="008C2A32" w:rsidRPr="00AA07B4" w:rsidDel="006E5FF5" w:rsidRDefault="008C2A32">
            <w:pPr>
              <w:rPr>
                <w:del w:id="1775" w:author="Alicia" w:date="2016-05-16T16:37:00Z"/>
                <w:rFonts w:ascii="Times New Roman" w:hAnsi="Times New Roman" w:cs="Times New Roman"/>
                <w:sz w:val="24"/>
                <w:szCs w:val="24"/>
                <w:lang w:val="en-US"/>
                <w:rPrChange w:id="1776" w:author="Alicia" w:date="2016-05-11T11:58:00Z">
                  <w:rPr>
                    <w:del w:id="1777" w:author="Alicia" w:date="2016-05-16T16:37:00Z"/>
                    <w:rFonts w:ascii="Times New Roman" w:hAnsi="Times New Roman" w:cs="Times New Roman"/>
                    <w:sz w:val="24"/>
                    <w:szCs w:val="24"/>
                    <w:lang w:val="de-DE"/>
                  </w:rPr>
                </w:rPrChange>
              </w:rPr>
              <w:pPrChange w:id="1778" w:author="Alicia" w:date="2016-05-03T14:52:00Z">
                <w:pPr>
                  <w:tabs>
                    <w:tab w:val="decimal" w:pos="586"/>
                  </w:tabs>
                  <w:spacing w:after="0" w:line="240" w:lineRule="auto"/>
                </w:pPr>
              </w:pPrChange>
            </w:pPr>
            <w:del w:id="1779" w:author="Alicia" w:date="2016-05-16T16:37:00Z">
              <w:r w:rsidRPr="00AA07B4" w:rsidDel="006E5FF5">
                <w:rPr>
                  <w:rFonts w:ascii="Times New Roman" w:hAnsi="Times New Roman" w:cs="Times New Roman"/>
                  <w:sz w:val="24"/>
                  <w:szCs w:val="24"/>
                  <w:lang w:val="en-US"/>
                  <w:rPrChange w:id="1780" w:author="Alicia" w:date="2016-05-11T11:58:00Z">
                    <w:rPr>
                      <w:rFonts w:ascii="Times New Roman" w:hAnsi="Times New Roman" w:cs="Times New Roman"/>
                      <w:sz w:val="24"/>
                      <w:szCs w:val="24"/>
                      <w:lang w:val="de-DE"/>
                    </w:rPr>
                  </w:rPrChange>
                </w:rPr>
                <w:delText>-0.05</w:delText>
              </w:r>
            </w:del>
          </w:p>
        </w:tc>
        <w:tc>
          <w:tcPr>
            <w:tcW w:w="283" w:type="dxa"/>
            <w:tcBorders>
              <w:top w:val="single" w:sz="18" w:space="0" w:color="auto"/>
              <w:left w:val="nil"/>
              <w:bottom w:val="nil"/>
              <w:right w:val="nil"/>
            </w:tcBorders>
            <w:vAlign w:val="center"/>
          </w:tcPr>
          <w:p w14:paraId="6037E0D8" w14:textId="65A5CCC0" w:rsidR="008C2A32" w:rsidRPr="00AA07B4" w:rsidDel="006E5FF5" w:rsidRDefault="008C2A32">
            <w:pPr>
              <w:rPr>
                <w:del w:id="1781" w:author="Alicia" w:date="2016-05-16T16:37:00Z"/>
                <w:rFonts w:ascii="Times New Roman" w:hAnsi="Times New Roman" w:cs="Times New Roman"/>
                <w:sz w:val="24"/>
                <w:szCs w:val="24"/>
                <w:lang w:val="en-US"/>
                <w:rPrChange w:id="1782" w:author="Alicia" w:date="2016-05-11T11:58:00Z">
                  <w:rPr>
                    <w:del w:id="1783" w:author="Alicia" w:date="2016-05-16T16:37:00Z"/>
                    <w:rFonts w:ascii="Times New Roman" w:hAnsi="Times New Roman" w:cs="Times New Roman"/>
                    <w:sz w:val="24"/>
                    <w:szCs w:val="24"/>
                    <w:lang w:val="de-DE"/>
                  </w:rPr>
                </w:rPrChange>
              </w:rPr>
              <w:pPrChange w:id="1784" w:author="Alicia" w:date="2016-05-03T14:52:00Z">
                <w:pPr>
                  <w:tabs>
                    <w:tab w:val="decimal" w:pos="586"/>
                  </w:tabs>
                  <w:spacing w:after="0" w:line="240" w:lineRule="auto"/>
                </w:pPr>
              </w:pPrChange>
            </w:pPr>
          </w:p>
        </w:tc>
        <w:tc>
          <w:tcPr>
            <w:tcW w:w="1134" w:type="dxa"/>
            <w:tcBorders>
              <w:top w:val="single" w:sz="18" w:space="0" w:color="auto"/>
              <w:left w:val="nil"/>
              <w:bottom w:val="nil"/>
              <w:right w:val="nil"/>
            </w:tcBorders>
            <w:vAlign w:val="center"/>
          </w:tcPr>
          <w:p w14:paraId="5AB9A5F2" w14:textId="24ACDD4F" w:rsidR="008C2A32" w:rsidRPr="00AA07B4" w:rsidDel="006E5FF5" w:rsidRDefault="008C2A32">
            <w:pPr>
              <w:rPr>
                <w:del w:id="1785" w:author="Alicia" w:date="2016-05-16T16:37:00Z"/>
                <w:rFonts w:ascii="Times New Roman" w:hAnsi="Times New Roman" w:cs="Times New Roman"/>
                <w:sz w:val="24"/>
                <w:szCs w:val="24"/>
                <w:lang w:val="en-US"/>
                <w:rPrChange w:id="1786" w:author="Alicia" w:date="2016-05-11T11:58:00Z">
                  <w:rPr>
                    <w:del w:id="1787" w:author="Alicia" w:date="2016-05-16T16:37:00Z"/>
                    <w:rFonts w:ascii="Times New Roman" w:hAnsi="Times New Roman" w:cs="Times New Roman"/>
                    <w:sz w:val="24"/>
                    <w:szCs w:val="24"/>
                    <w:lang w:val="de-DE"/>
                  </w:rPr>
                </w:rPrChange>
              </w:rPr>
              <w:pPrChange w:id="1788" w:author="Alicia" w:date="2016-05-03T14:52:00Z">
                <w:pPr>
                  <w:tabs>
                    <w:tab w:val="decimal" w:pos="586"/>
                  </w:tabs>
                  <w:spacing w:after="0" w:line="240" w:lineRule="auto"/>
                </w:pPr>
              </w:pPrChange>
            </w:pPr>
            <w:del w:id="1789" w:author="Alicia" w:date="2016-05-16T16:37:00Z">
              <w:r w:rsidRPr="00AA07B4" w:rsidDel="006E5FF5">
                <w:rPr>
                  <w:rFonts w:ascii="Times New Roman" w:hAnsi="Times New Roman" w:cs="Times New Roman"/>
                  <w:sz w:val="24"/>
                  <w:szCs w:val="24"/>
                  <w:lang w:val="en-US"/>
                  <w:rPrChange w:id="1790" w:author="Alicia" w:date="2016-05-11T11:58:00Z">
                    <w:rPr>
                      <w:rFonts w:ascii="Times New Roman" w:hAnsi="Times New Roman" w:cs="Times New Roman"/>
                      <w:sz w:val="24"/>
                      <w:szCs w:val="24"/>
                      <w:lang w:val="de-DE"/>
                    </w:rPr>
                  </w:rPrChange>
                </w:rPr>
                <w:delText>0.15</w:delText>
              </w:r>
            </w:del>
          </w:p>
        </w:tc>
        <w:tc>
          <w:tcPr>
            <w:tcW w:w="1064" w:type="dxa"/>
            <w:tcBorders>
              <w:top w:val="single" w:sz="18" w:space="0" w:color="auto"/>
              <w:left w:val="nil"/>
              <w:bottom w:val="nil"/>
              <w:right w:val="nil"/>
            </w:tcBorders>
            <w:vAlign w:val="center"/>
          </w:tcPr>
          <w:p w14:paraId="1F2008D6" w14:textId="16B2E755" w:rsidR="008C2A32" w:rsidRPr="00AA07B4" w:rsidDel="006E5FF5" w:rsidRDefault="008C2A32">
            <w:pPr>
              <w:rPr>
                <w:del w:id="1791" w:author="Alicia" w:date="2016-05-16T16:37:00Z"/>
                <w:rFonts w:ascii="Times New Roman" w:hAnsi="Times New Roman" w:cs="Times New Roman"/>
                <w:sz w:val="24"/>
                <w:szCs w:val="24"/>
                <w:lang w:val="en-US"/>
                <w:rPrChange w:id="1792" w:author="Alicia" w:date="2016-05-11T11:58:00Z">
                  <w:rPr>
                    <w:del w:id="1793" w:author="Alicia" w:date="2016-05-16T16:37:00Z"/>
                    <w:rFonts w:ascii="Times New Roman" w:hAnsi="Times New Roman" w:cs="Times New Roman"/>
                    <w:sz w:val="24"/>
                    <w:szCs w:val="24"/>
                    <w:lang w:val="de-DE"/>
                  </w:rPr>
                </w:rPrChange>
              </w:rPr>
              <w:pPrChange w:id="1794" w:author="Alicia" w:date="2016-05-03T14:52:00Z">
                <w:pPr>
                  <w:tabs>
                    <w:tab w:val="decimal" w:pos="586"/>
                  </w:tabs>
                  <w:spacing w:after="0" w:line="240" w:lineRule="auto"/>
                </w:pPr>
              </w:pPrChange>
            </w:pPr>
            <w:del w:id="1795" w:author="Alicia" w:date="2016-05-16T16:37:00Z">
              <w:r w:rsidRPr="00AA07B4" w:rsidDel="006E5FF5">
                <w:rPr>
                  <w:rFonts w:ascii="Times New Roman" w:hAnsi="Times New Roman" w:cs="Times New Roman"/>
                  <w:sz w:val="24"/>
                  <w:szCs w:val="24"/>
                  <w:lang w:val="en-US"/>
                  <w:rPrChange w:id="1796" w:author="Alicia" w:date="2016-05-11T11:58:00Z">
                    <w:rPr>
                      <w:rFonts w:ascii="Times New Roman" w:hAnsi="Times New Roman" w:cs="Times New Roman"/>
                      <w:sz w:val="24"/>
                      <w:szCs w:val="24"/>
                      <w:lang w:val="de-DE"/>
                    </w:rPr>
                  </w:rPrChange>
                </w:rPr>
                <w:delText>0.31**</w:delText>
              </w:r>
            </w:del>
          </w:p>
        </w:tc>
        <w:tc>
          <w:tcPr>
            <w:tcW w:w="236" w:type="dxa"/>
            <w:tcBorders>
              <w:top w:val="single" w:sz="18" w:space="0" w:color="auto"/>
              <w:left w:val="nil"/>
              <w:bottom w:val="nil"/>
              <w:right w:val="nil"/>
            </w:tcBorders>
            <w:vAlign w:val="center"/>
          </w:tcPr>
          <w:p w14:paraId="2AFFBE01" w14:textId="6861743B" w:rsidR="008C2A32" w:rsidRPr="00AA07B4" w:rsidDel="006E5FF5" w:rsidRDefault="008C2A32">
            <w:pPr>
              <w:rPr>
                <w:del w:id="1797" w:author="Alicia" w:date="2016-05-16T16:37:00Z"/>
                <w:rFonts w:ascii="Times New Roman" w:hAnsi="Times New Roman" w:cs="Times New Roman"/>
                <w:sz w:val="24"/>
                <w:szCs w:val="24"/>
                <w:lang w:val="en-US"/>
                <w:rPrChange w:id="1798" w:author="Alicia" w:date="2016-05-11T11:58:00Z">
                  <w:rPr>
                    <w:del w:id="1799" w:author="Alicia" w:date="2016-05-16T16:37:00Z"/>
                    <w:rFonts w:ascii="Times New Roman" w:hAnsi="Times New Roman" w:cs="Times New Roman"/>
                    <w:sz w:val="24"/>
                    <w:szCs w:val="24"/>
                    <w:lang w:val="de-DE"/>
                  </w:rPr>
                </w:rPrChange>
              </w:rPr>
              <w:pPrChange w:id="1800" w:author="Alicia" w:date="2016-05-03T14:52:00Z">
                <w:pPr>
                  <w:tabs>
                    <w:tab w:val="decimal" w:pos="586"/>
                  </w:tabs>
                  <w:spacing w:after="0" w:line="240" w:lineRule="auto"/>
                </w:pPr>
              </w:pPrChange>
            </w:pPr>
          </w:p>
        </w:tc>
        <w:tc>
          <w:tcPr>
            <w:tcW w:w="1110" w:type="dxa"/>
            <w:tcBorders>
              <w:top w:val="single" w:sz="18" w:space="0" w:color="auto"/>
              <w:left w:val="nil"/>
              <w:bottom w:val="nil"/>
              <w:right w:val="nil"/>
            </w:tcBorders>
            <w:vAlign w:val="center"/>
          </w:tcPr>
          <w:p w14:paraId="3028F20C" w14:textId="7DB4D8CA" w:rsidR="008C2A32" w:rsidRPr="00AA07B4" w:rsidDel="006E5FF5" w:rsidRDefault="008C2A32">
            <w:pPr>
              <w:rPr>
                <w:del w:id="1801" w:author="Alicia" w:date="2016-05-16T16:37:00Z"/>
                <w:rFonts w:ascii="Times New Roman" w:hAnsi="Times New Roman" w:cs="Times New Roman"/>
                <w:sz w:val="24"/>
                <w:szCs w:val="24"/>
                <w:lang w:val="en-US"/>
                <w:rPrChange w:id="1802" w:author="Alicia" w:date="2016-05-11T11:58:00Z">
                  <w:rPr>
                    <w:del w:id="1803" w:author="Alicia" w:date="2016-05-16T16:37:00Z"/>
                    <w:rFonts w:ascii="Times New Roman" w:hAnsi="Times New Roman" w:cs="Times New Roman"/>
                    <w:sz w:val="24"/>
                    <w:szCs w:val="24"/>
                    <w:lang w:val="de-DE"/>
                  </w:rPr>
                </w:rPrChange>
              </w:rPr>
              <w:pPrChange w:id="1804" w:author="Alicia" w:date="2016-05-03T14:52:00Z">
                <w:pPr>
                  <w:tabs>
                    <w:tab w:val="decimal" w:pos="586"/>
                  </w:tabs>
                  <w:spacing w:after="0" w:line="240" w:lineRule="auto"/>
                </w:pPr>
              </w:pPrChange>
            </w:pPr>
            <w:del w:id="1805" w:author="Alicia" w:date="2016-05-16T16:37:00Z">
              <w:r w:rsidRPr="00AA07B4" w:rsidDel="006E5FF5">
                <w:rPr>
                  <w:rFonts w:ascii="Times New Roman" w:hAnsi="Times New Roman" w:cs="Times New Roman"/>
                  <w:sz w:val="24"/>
                  <w:szCs w:val="24"/>
                  <w:lang w:val="en-US"/>
                  <w:rPrChange w:id="1806" w:author="Alicia" w:date="2016-05-11T11:58:00Z">
                    <w:rPr>
                      <w:rFonts w:ascii="Times New Roman" w:hAnsi="Times New Roman" w:cs="Times New Roman"/>
                      <w:sz w:val="24"/>
                      <w:szCs w:val="24"/>
                      <w:lang w:val="de-DE"/>
                    </w:rPr>
                  </w:rPrChange>
                </w:rPr>
                <w:delText>-0.21*</w:delText>
              </w:r>
            </w:del>
          </w:p>
        </w:tc>
        <w:tc>
          <w:tcPr>
            <w:tcW w:w="1134" w:type="dxa"/>
            <w:tcBorders>
              <w:top w:val="single" w:sz="18" w:space="0" w:color="auto"/>
              <w:left w:val="nil"/>
              <w:bottom w:val="nil"/>
              <w:right w:val="nil"/>
            </w:tcBorders>
            <w:vAlign w:val="center"/>
          </w:tcPr>
          <w:p w14:paraId="2DDA8D5A" w14:textId="1DEDCA07" w:rsidR="008C2A32" w:rsidRPr="00AA07B4" w:rsidDel="006E5FF5" w:rsidRDefault="008C2A32">
            <w:pPr>
              <w:rPr>
                <w:del w:id="1807" w:author="Alicia" w:date="2016-05-16T16:37:00Z"/>
                <w:rFonts w:ascii="Times New Roman" w:hAnsi="Times New Roman" w:cs="Times New Roman"/>
                <w:sz w:val="24"/>
                <w:szCs w:val="24"/>
                <w:lang w:val="en-US"/>
                <w:rPrChange w:id="1808" w:author="Alicia" w:date="2016-05-11T11:58:00Z">
                  <w:rPr>
                    <w:del w:id="1809" w:author="Alicia" w:date="2016-05-16T16:37:00Z"/>
                    <w:rFonts w:ascii="Times New Roman" w:hAnsi="Times New Roman" w:cs="Times New Roman"/>
                    <w:sz w:val="24"/>
                    <w:szCs w:val="24"/>
                    <w:lang w:val="de-DE"/>
                  </w:rPr>
                </w:rPrChange>
              </w:rPr>
              <w:pPrChange w:id="1810" w:author="Alicia" w:date="2016-05-03T14:52:00Z">
                <w:pPr>
                  <w:tabs>
                    <w:tab w:val="decimal" w:pos="586"/>
                  </w:tabs>
                  <w:spacing w:after="0" w:line="240" w:lineRule="auto"/>
                </w:pPr>
              </w:pPrChange>
            </w:pPr>
            <w:del w:id="1811" w:author="Alicia" w:date="2016-05-16T16:37:00Z">
              <w:r w:rsidRPr="00AA07B4" w:rsidDel="006E5FF5">
                <w:rPr>
                  <w:rFonts w:ascii="Times New Roman" w:hAnsi="Times New Roman" w:cs="Times New Roman"/>
                  <w:sz w:val="24"/>
                  <w:szCs w:val="24"/>
                  <w:lang w:val="en-US"/>
                  <w:rPrChange w:id="1812" w:author="Alicia" w:date="2016-05-11T11:58:00Z">
                    <w:rPr>
                      <w:rFonts w:ascii="Times New Roman" w:hAnsi="Times New Roman" w:cs="Times New Roman"/>
                      <w:sz w:val="24"/>
                      <w:szCs w:val="24"/>
                      <w:lang w:val="de-DE"/>
                    </w:rPr>
                  </w:rPrChange>
                </w:rPr>
                <w:delText>-0.30**</w:delText>
              </w:r>
            </w:del>
          </w:p>
        </w:tc>
      </w:tr>
      <w:tr w:rsidR="008C2A32" w:rsidRPr="00AA07B4" w:rsidDel="006E5FF5" w14:paraId="6B3B458A" w14:textId="6E3CDC8A" w:rsidTr="008C2A32">
        <w:trPr>
          <w:del w:id="1813" w:author="Alicia" w:date="2016-05-16T16:37:00Z"/>
        </w:trPr>
        <w:tc>
          <w:tcPr>
            <w:tcW w:w="658" w:type="dxa"/>
            <w:tcBorders>
              <w:top w:val="nil"/>
              <w:left w:val="nil"/>
              <w:bottom w:val="nil"/>
              <w:right w:val="nil"/>
            </w:tcBorders>
            <w:vAlign w:val="center"/>
          </w:tcPr>
          <w:p w14:paraId="697EB412" w14:textId="3D0BAF5E" w:rsidR="008C2A32" w:rsidRPr="00AA07B4" w:rsidDel="006E5FF5" w:rsidRDefault="008C2A32">
            <w:pPr>
              <w:rPr>
                <w:del w:id="1814" w:author="Alicia" w:date="2016-05-16T16:37:00Z"/>
                <w:rFonts w:ascii="Times New Roman" w:hAnsi="Times New Roman" w:cs="Times New Roman"/>
                <w:sz w:val="24"/>
                <w:szCs w:val="24"/>
                <w:lang w:val="en-US"/>
                <w:rPrChange w:id="1815" w:author="Alicia" w:date="2016-05-11T11:58:00Z">
                  <w:rPr>
                    <w:del w:id="1816" w:author="Alicia" w:date="2016-05-16T16:37:00Z"/>
                    <w:rFonts w:ascii="Times New Roman" w:hAnsi="Times New Roman" w:cs="Times New Roman"/>
                    <w:sz w:val="24"/>
                    <w:szCs w:val="24"/>
                    <w:lang w:val="de-DE"/>
                  </w:rPr>
                </w:rPrChange>
              </w:rPr>
              <w:pPrChange w:id="1817" w:author="Alicia" w:date="2016-05-03T14:52:00Z">
                <w:pPr>
                  <w:spacing w:after="0" w:line="240" w:lineRule="auto"/>
                  <w:jc w:val="center"/>
                </w:pPr>
              </w:pPrChange>
            </w:pPr>
            <w:del w:id="1818" w:author="Alicia" w:date="2016-05-16T16:37:00Z">
              <w:r w:rsidRPr="00AA07B4" w:rsidDel="006E5FF5">
                <w:rPr>
                  <w:rFonts w:ascii="Times New Roman" w:hAnsi="Times New Roman" w:cs="Times New Roman"/>
                  <w:sz w:val="24"/>
                  <w:szCs w:val="24"/>
                  <w:lang w:val="en-US"/>
                  <w:rPrChange w:id="1819" w:author="Alicia" w:date="2016-05-11T11:58:00Z">
                    <w:rPr>
                      <w:rFonts w:ascii="Times New Roman" w:hAnsi="Times New Roman" w:cs="Times New Roman"/>
                      <w:sz w:val="24"/>
                      <w:szCs w:val="24"/>
                      <w:lang w:val="de-DE"/>
                    </w:rPr>
                  </w:rPrChange>
                </w:rPr>
                <w:delText>B</w:delText>
              </w:r>
            </w:del>
          </w:p>
        </w:tc>
        <w:tc>
          <w:tcPr>
            <w:tcW w:w="993" w:type="dxa"/>
            <w:tcBorders>
              <w:top w:val="nil"/>
              <w:left w:val="nil"/>
              <w:bottom w:val="nil"/>
              <w:right w:val="nil"/>
            </w:tcBorders>
            <w:vAlign w:val="center"/>
          </w:tcPr>
          <w:p w14:paraId="3CCEFCE4" w14:textId="04538B15" w:rsidR="008C2A32" w:rsidRPr="00AA07B4" w:rsidDel="006E5FF5" w:rsidRDefault="008C2A32">
            <w:pPr>
              <w:rPr>
                <w:del w:id="1820" w:author="Alicia" w:date="2016-05-16T16:37:00Z"/>
                <w:rFonts w:ascii="Times New Roman" w:hAnsi="Times New Roman" w:cs="Times New Roman"/>
                <w:sz w:val="24"/>
                <w:szCs w:val="24"/>
                <w:lang w:val="en-US"/>
                <w:rPrChange w:id="1821" w:author="Alicia" w:date="2016-05-11T11:58:00Z">
                  <w:rPr>
                    <w:del w:id="1822" w:author="Alicia" w:date="2016-05-16T16:37:00Z"/>
                    <w:rFonts w:ascii="Times New Roman" w:hAnsi="Times New Roman" w:cs="Times New Roman"/>
                    <w:sz w:val="24"/>
                    <w:szCs w:val="24"/>
                    <w:lang w:val="de-DE"/>
                  </w:rPr>
                </w:rPrChange>
              </w:rPr>
              <w:pPrChange w:id="1823" w:author="Alicia" w:date="2016-05-03T14:52:00Z">
                <w:pPr>
                  <w:tabs>
                    <w:tab w:val="decimal" w:pos="586"/>
                  </w:tabs>
                  <w:spacing w:after="0" w:line="240" w:lineRule="auto"/>
                </w:pPr>
              </w:pPrChange>
            </w:pPr>
            <w:del w:id="1824" w:author="Alicia" w:date="2016-05-16T16:37:00Z">
              <w:r w:rsidRPr="00AA07B4" w:rsidDel="006E5FF5">
                <w:rPr>
                  <w:rFonts w:ascii="Times New Roman" w:hAnsi="Times New Roman" w:cs="Times New Roman"/>
                  <w:sz w:val="24"/>
                  <w:szCs w:val="24"/>
                  <w:lang w:val="en-US"/>
                  <w:rPrChange w:id="1825" w:author="Alicia" w:date="2016-05-11T11:58:00Z">
                    <w:rPr>
                      <w:rFonts w:ascii="Times New Roman" w:hAnsi="Times New Roman" w:cs="Times New Roman"/>
                      <w:sz w:val="24"/>
                      <w:szCs w:val="24"/>
                      <w:lang w:val="de-DE"/>
                    </w:rPr>
                  </w:rPrChange>
                </w:rPr>
                <w:delText>-0.24*</w:delText>
              </w:r>
            </w:del>
          </w:p>
        </w:tc>
        <w:tc>
          <w:tcPr>
            <w:tcW w:w="850" w:type="dxa"/>
            <w:tcBorders>
              <w:top w:val="nil"/>
              <w:left w:val="nil"/>
              <w:bottom w:val="nil"/>
              <w:right w:val="nil"/>
            </w:tcBorders>
            <w:vAlign w:val="center"/>
          </w:tcPr>
          <w:p w14:paraId="6BC8954F" w14:textId="140B679E" w:rsidR="008C2A32" w:rsidRPr="00AA07B4" w:rsidDel="006E5FF5" w:rsidRDefault="008C2A32">
            <w:pPr>
              <w:rPr>
                <w:del w:id="1826" w:author="Alicia" w:date="2016-05-16T16:37:00Z"/>
                <w:rFonts w:ascii="Times New Roman" w:hAnsi="Times New Roman" w:cs="Times New Roman"/>
                <w:sz w:val="24"/>
                <w:szCs w:val="24"/>
                <w:lang w:val="en-US"/>
                <w:rPrChange w:id="1827" w:author="Alicia" w:date="2016-05-11T11:58:00Z">
                  <w:rPr>
                    <w:del w:id="1828" w:author="Alicia" w:date="2016-05-16T16:37:00Z"/>
                    <w:rFonts w:ascii="Times New Roman" w:hAnsi="Times New Roman" w:cs="Times New Roman"/>
                    <w:sz w:val="24"/>
                    <w:szCs w:val="24"/>
                    <w:lang w:val="de-DE"/>
                  </w:rPr>
                </w:rPrChange>
              </w:rPr>
              <w:pPrChange w:id="1829" w:author="Alicia" w:date="2016-05-03T14:52:00Z">
                <w:pPr>
                  <w:tabs>
                    <w:tab w:val="decimal" w:pos="586"/>
                  </w:tabs>
                  <w:spacing w:after="0" w:line="240" w:lineRule="auto"/>
                </w:pPr>
              </w:pPrChange>
            </w:pPr>
            <w:del w:id="1830" w:author="Alicia" w:date="2016-05-16T16:37:00Z">
              <w:r w:rsidRPr="00AA07B4" w:rsidDel="006E5FF5">
                <w:rPr>
                  <w:rFonts w:ascii="Times New Roman" w:hAnsi="Times New Roman" w:cs="Times New Roman"/>
                  <w:sz w:val="24"/>
                  <w:szCs w:val="24"/>
                  <w:lang w:val="en-US"/>
                  <w:rPrChange w:id="1831" w:author="Alicia" w:date="2016-05-11T11:58:00Z">
                    <w:rPr>
                      <w:rFonts w:ascii="Times New Roman" w:hAnsi="Times New Roman" w:cs="Times New Roman"/>
                      <w:sz w:val="24"/>
                      <w:szCs w:val="24"/>
                      <w:lang w:val="de-DE"/>
                    </w:rPr>
                  </w:rPrChange>
                </w:rPr>
                <w:delText>0.12</w:delText>
              </w:r>
            </w:del>
          </w:p>
        </w:tc>
        <w:tc>
          <w:tcPr>
            <w:tcW w:w="284" w:type="dxa"/>
            <w:tcBorders>
              <w:top w:val="nil"/>
              <w:left w:val="nil"/>
              <w:bottom w:val="nil"/>
              <w:right w:val="nil"/>
            </w:tcBorders>
            <w:vAlign w:val="center"/>
          </w:tcPr>
          <w:p w14:paraId="0914F9C7" w14:textId="1492DAB7" w:rsidR="008C2A32" w:rsidRPr="00AA07B4" w:rsidDel="006E5FF5" w:rsidRDefault="008C2A32">
            <w:pPr>
              <w:rPr>
                <w:del w:id="1832" w:author="Alicia" w:date="2016-05-16T16:37:00Z"/>
                <w:rFonts w:ascii="Times New Roman" w:hAnsi="Times New Roman" w:cs="Times New Roman"/>
                <w:sz w:val="24"/>
                <w:szCs w:val="24"/>
                <w:lang w:val="en-US"/>
                <w:rPrChange w:id="1833" w:author="Alicia" w:date="2016-05-11T11:58:00Z">
                  <w:rPr>
                    <w:del w:id="1834" w:author="Alicia" w:date="2016-05-16T16:37:00Z"/>
                    <w:rFonts w:ascii="Times New Roman" w:hAnsi="Times New Roman" w:cs="Times New Roman"/>
                    <w:sz w:val="24"/>
                    <w:szCs w:val="24"/>
                    <w:lang w:val="de-DE"/>
                  </w:rPr>
                </w:rPrChange>
              </w:rPr>
              <w:pPrChange w:id="1835" w:author="Alicia" w:date="2016-05-03T14:52:00Z">
                <w:pPr>
                  <w:tabs>
                    <w:tab w:val="decimal" w:pos="586"/>
                  </w:tabs>
                  <w:spacing w:after="0" w:line="240" w:lineRule="auto"/>
                </w:pPr>
              </w:pPrChange>
            </w:pPr>
          </w:p>
        </w:tc>
        <w:tc>
          <w:tcPr>
            <w:tcW w:w="1134" w:type="dxa"/>
            <w:tcBorders>
              <w:top w:val="nil"/>
              <w:left w:val="nil"/>
              <w:bottom w:val="nil"/>
              <w:right w:val="nil"/>
            </w:tcBorders>
            <w:vAlign w:val="center"/>
          </w:tcPr>
          <w:p w14:paraId="04BF075C" w14:textId="60DD4870" w:rsidR="008C2A32" w:rsidRPr="00AA07B4" w:rsidDel="006E5FF5" w:rsidRDefault="008C2A32">
            <w:pPr>
              <w:rPr>
                <w:del w:id="1836" w:author="Alicia" w:date="2016-05-16T16:37:00Z"/>
                <w:rFonts w:ascii="Times New Roman" w:hAnsi="Times New Roman" w:cs="Times New Roman"/>
                <w:sz w:val="24"/>
                <w:szCs w:val="24"/>
                <w:lang w:val="en-US"/>
                <w:rPrChange w:id="1837" w:author="Alicia" w:date="2016-05-11T11:58:00Z">
                  <w:rPr>
                    <w:del w:id="1838" w:author="Alicia" w:date="2016-05-16T16:37:00Z"/>
                    <w:rFonts w:ascii="Times New Roman" w:hAnsi="Times New Roman" w:cs="Times New Roman"/>
                    <w:sz w:val="24"/>
                    <w:szCs w:val="24"/>
                    <w:lang w:val="de-DE"/>
                  </w:rPr>
                </w:rPrChange>
              </w:rPr>
              <w:pPrChange w:id="1839" w:author="Alicia" w:date="2016-05-03T14:52:00Z">
                <w:pPr>
                  <w:tabs>
                    <w:tab w:val="decimal" w:pos="586"/>
                  </w:tabs>
                  <w:spacing w:after="0" w:line="240" w:lineRule="auto"/>
                </w:pPr>
              </w:pPrChange>
            </w:pPr>
            <w:del w:id="1840" w:author="Alicia" w:date="2016-05-16T16:37:00Z">
              <w:r w:rsidRPr="00AA07B4" w:rsidDel="006E5FF5">
                <w:rPr>
                  <w:rFonts w:ascii="Times New Roman" w:hAnsi="Times New Roman" w:cs="Times New Roman"/>
                  <w:sz w:val="24"/>
                  <w:szCs w:val="24"/>
                  <w:lang w:val="en-US"/>
                  <w:rPrChange w:id="1841" w:author="Alicia" w:date="2016-05-11T11:58:00Z">
                    <w:rPr>
                      <w:rFonts w:ascii="Times New Roman" w:hAnsi="Times New Roman" w:cs="Times New Roman"/>
                      <w:sz w:val="24"/>
                      <w:szCs w:val="24"/>
                      <w:lang w:val="de-DE"/>
                    </w:rPr>
                  </w:rPrChange>
                </w:rPr>
                <w:delText>0.02</w:delText>
              </w:r>
            </w:del>
          </w:p>
        </w:tc>
        <w:tc>
          <w:tcPr>
            <w:tcW w:w="1134" w:type="dxa"/>
            <w:tcBorders>
              <w:top w:val="nil"/>
              <w:left w:val="nil"/>
              <w:bottom w:val="nil"/>
              <w:right w:val="nil"/>
            </w:tcBorders>
            <w:vAlign w:val="center"/>
          </w:tcPr>
          <w:p w14:paraId="2F8A1383" w14:textId="2430E61A" w:rsidR="008C2A32" w:rsidRPr="00AA07B4" w:rsidDel="006E5FF5" w:rsidRDefault="008C2A32">
            <w:pPr>
              <w:rPr>
                <w:del w:id="1842" w:author="Alicia" w:date="2016-05-16T16:37:00Z"/>
                <w:rFonts w:ascii="Times New Roman" w:hAnsi="Times New Roman" w:cs="Times New Roman"/>
                <w:sz w:val="24"/>
                <w:szCs w:val="24"/>
                <w:lang w:val="en-US"/>
                <w:rPrChange w:id="1843" w:author="Alicia" w:date="2016-05-11T11:58:00Z">
                  <w:rPr>
                    <w:del w:id="1844" w:author="Alicia" w:date="2016-05-16T16:37:00Z"/>
                    <w:rFonts w:ascii="Times New Roman" w:hAnsi="Times New Roman" w:cs="Times New Roman"/>
                    <w:sz w:val="24"/>
                    <w:szCs w:val="24"/>
                    <w:lang w:val="de-DE"/>
                  </w:rPr>
                </w:rPrChange>
              </w:rPr>
              <w:pPrChange w:id="1845" w:author="Alicia" w:date="2016-05-03T14:52:00Z">
                <w:pPr>
                  <w:tabs>
                    <w:tab w:val="decimal" w:pos="586"/>
                  </w:tabs>
                  <w:spacing w:after="0" w:line="240" w:lineRule="auto"/>
                </w:pPr>
              </w:pPrChange>
            </w:pPr>
            <w:del w:id="1846" w:author="Alicia" w:date="2016-05-16T16:37:00Z">
              <w:r w:rsidRPr="00AA07B4" w:rsidDel="006E5FF5">
                <w:rPr>
                  <w:rFonts w:ascii="Times New Roman" w:hAnsi="Times New Roman" w:cs="Times New Roman"/>
                  <w:sz w:val="24"/>
                  <w:szCs w:val="24"/>
                  <w:lang w:val="en-US"/>
                  <w:rPrChange w:id="1847" w:author="Alicia" w:date="2016-05-11T11:58:00Z">
                    <w:rPr>
                      <w:rFonts w:ascii="Times New Roman" w:hAnsi="Times New Roman" w:cs="Times New Roman"/>
                      <w:sz w:val="24"/>
                      <w:szCs w:val="24"/>
                      <w:lang w:val="de-DE"/>
                    </w:rPr>
                  </w:rPrChange>
                </w:rPr>
                <w:delText>0.16</w:delText>
              </w:r>
            </w:del>
          </w:p>
        </w:tc>
        <w:tc>
          <w:tcPr>
            <w:tcW w:w="276" w:type="dxa"/>
            <w:tcBorders>
              <w:top w:val="nil"/>
              <w:left w:val="nil"/>
              <w:bottom w:val="nil"/>
              <w:right w:val="nil"/>
            </w:tcBorders>
            <w:vAlign w:val="center"/>
          </w:tcPr>
          <w:p w14:paraId="5F1B602E" w14:textId="02F83F20" w:rsidR="008C2A32" w:rsidRPr="00AA07B4" w:rsidDel="006E5FF5" w:rsidRDefault="008C2A32">
            <w:pPr>
              <w:rPr>
                <w:del w:id="1848" w:author="Alicia" w:date="2016-05-16T16:37:00Z"/>
                <w:rFonts w:ascii="Times New Roman" w:hAnsi="Times New Roman" w:cs="Times New Roman"/>
                <w:sz w:val="24"/>
                <w:szCs w:val="24"/>
                <w:lang w:val="en-US"/>
                <w:rPrChange w:id="1849" w:author="Alicia" w:date="2016-05-11T11:58:00Z">
                  <w:rPr>
                    <w:del w:id="1850" w:author="Alicia" w:date="2016-05-16T16:37:00Z"/>
                    <w:rFonts w:ascii="Times New Roman" w:hAnsi="Times New Roman" w:cs="Times New Roman"/>
                    <w:sz w:val="24"/>
                    <w:szCs w:val="24"/>
                    <w:lang w:val="de-DE"/>
                  </w:rPr>
                </w:rPrChange>
              </w:rPr>
              <w:pPrChange w:id="1851" w:author="Alicia" w:date="2016-05-03T14:52:00Z">
                <w:pPr>
                  <w:tabs>
                    <w:tab w:val="decimal" w:pos="586"/>
                  </w:tabs>
                  <w:spacing w:after="0" w:line="240" w:lineRule="auto"/>
                </w:pPr>
              </w:pPrChange>
            </w:pPr>
          </w:p>
        </w:tc>
        <w:tc>
          <w:tcPr>
            <w:tcW w:w="999" w:type="dxa"/>
            <w:tcBorders>
              <w:top w:val="nil"/>
              <w:left w:val="nil"/>
              <w:bottom w:val="nil"/>
              <w:right w:val="nil"/>
            </w:tcBorders>
            <w:vAlign w:val="center"/>
          </w:tcPr>
          <w:p w14:paraId="3845AB83" w14:textId="089A73A3" w:rsidR="008C2A32" w:rsidRPr="00AA07B4" w:rsidDel="006E5FF5" w:rsidRDefault="008C2A32">
            <w:pPr>
              <w:rPr>
                <w:del w:id="1852" w:author="Alicia" w:date="2016-05-16T16:37:00Z"/>
                <w:rFonts w:ascii="Times New Roman" w:hAnsi="Times New Roman" w:cs="Times New Roman"/>
                <w:sz w:val="24"/>
                <w:szCs w:val="24"/>
                <w:lang w:val="en-US"/>
                <w:rPrChange w:id="1853" w:author="Alicia" w:date="2016-05-11T11:58:00Z">
                  <w:rPr>
                    <w:del w:id="1854" w:author="Alicia" w:date="2016-05-16T16:37:00Z"/>
                    <w:rFonts w:ascii="Times New Roman" w:hAnsi="Times New Roman" w:cs="Times New Roman"/>
                    <w:sz w:val="24"/>
                    <w:szCs w:val="24"/>
                    <w:lang w:val="de-DE"/>
                  </w:rPr>
                </w:rPrChange>
              </w:rPr>
              <w:pPrChange w:id="1855" w:author="Alicia" w:date="2016-05-03T14:52:00Z">
                <w:pPr>
                  <w:tabs>
                    <w:tab w:val="decimal" w:pos="586"/>
                  </w:tabs>
                  <w:spacing w:after="0" w:line="240" w:lineRule="auto"/>
                </w:pPr>
              </w:pPrChange>
            </w:pPr>
            <w:del w:id="1856" w:author="Alicia" w:date="2016-05-16T16:37:00Z">
              <w:r w:rsidRPr="00AA07B4" w:rsidDel="006E5FF5">
                <w:rPr>
                  <w:rFonts w:ascii="Times New Roman" w:hAnsi="Times New Roman" w:cs="Times New Roman"/>
                  <w:sz w:val="24"/>
                  <w:szCs w:val="24"/>
                  <w:lang w:val="en-US"/>
                  <w:rPrChange w:id="1857" w:author="Alicia" w:date="2016-05-11T11:58:00Z">
                    <w:rPr>
                      <w:rFonts w:ascii="Times New Roman" w:hAnsi="Times New Roman" w:cs="Times New Roman"/>
                      <w:sz w:val="24"/>
                      <w:szCs w:val="24"/>
                      <w:lang w:val="de-DE"/>
                    </w:rPr>
                  </w:rPrChange>
                </w:rPr>
                <w:delText>-0.29**</w:delText>
              </w:r>
            </w:del>
          </w:p>
        </w:tc>
        <w:tc>
          <w:tcPr>
            <w:tcW w:w="1134" w:type="dxa"/>
            <w:tcBorders>
              <w:top w:val="nil"/>
              <w:left w:val="nil"/>
              <w:bottom w:val="nil"/>
              <w:right w:val="nil"/>
            </w:tcBorders>
            <w:vAlign w:val="center"/>
          </w:tcPr>
          <w:p w14:paraId="63D1A285" w14:textId="2852F2DC" w:rsidR="008C2A32" w:rsidRPr="00AA07B4" w:rsidDel="006E5FF5" w:rsidRDefault="008C2A32">
            <w:pPr>
              <w:rPr>
                <w:del w:id="1858" w:author="Alicia" w:date="2016-05-16T16:37:00Z"/>
                <w:rFonts w:ascii="Times New Roman" w:hAnsi="Times New Roman" w:cs="Times New Roman"/>
                <w:sz w:val="24"/>
                <w:szCs w:val="24"/>
                <w:lang w:val="en-US"/>
                <w:rPrChange w:id="1859" w:author="Alicia" w:date="2016-05-11T11:58:00Z">
                  <w:rPr>
                    <w:del w:id="1860" w:author="Alicia" w:date="2016-05-16T16:37:00Z"/>
                    <w:rFonts w:ascii="Times New Roman" w:hAnsi="Times New Roman" w:cs="Times New Roman"/>
                    <w:sz w:val="24"/>
                    <w:szCs w:val="24"/>
                    <w:lang w:val="de-DE"/>
                  </w:rPr>
                </w:rPrChange>
              </w:rPr>
              <w:pPrChange w:id="1861" w:author="Alicia" w:date="2016-05-03T14:52:00Z">
                <w:pPr>
                  <w:tabs>
                    <w:tab w:val="decimal" w:pos="586"/>
                  </w:tabs>
                  <w:spacing w:after="0" w:line="240" w:lineRule="auto"/>
                </w:pPr>
              </w:pPrChange>
            </w:pPr>
            <w:del w:id="1862" w:author="Alicia" w:date="2016-05-16T16:37:00Z">
              <w:r w:rsidRPr="00AA07B4" w:rsidDel="006E5FF5">
                <w:rPr>
                  <w:rFonts w:ascii="Times New Roman" w:hAnsi="Times New Roman" w:cs="Times New Roman"/>
                  <w:sz w:val="24"/>
                  <w:szCs w:val="24"/>
                  <w:lang w:val="en-US"/>
                  <w:rPrChange w:id="1863" w:author="Alicia" w:date="2016-05-11T11:58:00Z">
                    <w:rPr>
                      <w:rFonts w:ascii="Times New Roman" w:hAnsi="Times New Roman" w:cs="Times New Roman"/>
                      <w:sz w:val="24"/>
                      <w:szCs w:val="24"/>
                      <w:lang w:val="de-DE"/>
                    </w:rPr>
                  </w:rPrChange>
                </w:rPr>
                <w:delText>-0.52***</w:delText>
              </w:r>
            </w:del>
          </w:p>
        </w:tc>
        <w:tc>
          <w:tcPr>
            <w:tcW w:w="284" w:type="dxa"/>
            <w:tcBorders>
              <w:top w:val="nil"/>
              <w:left w:val="nil"/>
              <w:bottom w:val="nil"/>
              <w:right w:val="nil"/>
            </w:tcBorders>
            <w:vAlign w:val="center"/>
          </w:tcPr>
          <w:p w14:paraId="7C54B1AA" w14:textId="113BA6B3" w:rsidR="008C2A32" w:rsidRPr="00AA07B4" w:rsidDel="006E5FF5" w:rsidRDefault="008C2A32">
            <w:pPr>
              <w:rPr>
                <w:del w:id="1864" w:author="Alicia" w:date="2016-05-16T16:37:00Z"/>
                <w:rFonts w:ascii="Times New Roman" w:hAnsi="Times New Roman" w:cs="Times New Roman"/>
                <w:sz w:val="24"/>
                <w:szCs w:val="24"/>
                <w:lang w:val="en-US"/>
                <w:rPrChange w:id="1865" w:author="Alicia" w:date="2016-05-11T11:58:00Z">
                  <w:rPr>
                    <w:del w:id="1866" w:author="Alicia" w:date="2016-05-16T16:37:00Z"/>
                    <w:rFonts w:ascii="Times New Roman" w:hAnsi="Times New Roman" w:cs="Times New Roman"/>
                    <w:sz w:val="24"/>
                    <w:szCs w:val="24"/>
                    <w:lang w:val="de-DE"/>
                  </w:rPr>
                </w:rPrChange>
              </w:rPr>
              <w:pPrChange w:id="1867" w:author="Alicia" w:date="2016-05-03T14:52:00Z">
                <w:pPr>
                  <w:tabs>
                    <w:tab w:val="decimal" w:pos="586"/>
                  </w:tabs>
                  <w:spacing w:after="0" w:line="240" w:lineRule="auto"/>
                </w:pPr>
              </w:pPrChange>
            </w:pPr>
          </w:p>
        </w:tc>
        <w:tc>
          <w:tcPr>
            <w:tcW w:w="992" w:type="dxa"/>
            <w:tcBorders>
              <w:top w:val="nil"/>
              <w:left w:val="nil"/>
              <w:bottom w:val="nil"/>
              <w:right w:val="nil"/>
            </w:tcBorders>
            <w:vAlign w:val="center"/>
          </w:tcPr>
          <w:p w14:paraId="5830AF6E" w14:textId="3876E1E1" w:rsidR="008C2A32" w:rsidRPr="00AA07B4" w:rsidDel="006E5FF5" w:rsidRDefault="008C2A32">
            <w:pPr>
              <w:rPr>
                <w:del w:id="1868" w:author="Alicia" w:date="2016-05-16T16:37:00Z"/>
                <w:rFonts w:ascii="Times New Roman" w:hAnsi="Times New Roman" w:cs="Times New Roman"/>
                <w:sz w:val="24"/>
                <w:szCs w:val="24"/>
                <w:lang w:val="en-US"/>
                <w:rPrChange w:id="1869" w:author="Alicia" w:date="2016-05-11T11:58:00Z">
                  <w:rPr>
                    <w:del w:id="1870" w:author="Alicia" w:date="2016-05-16T16:37:00Z"/>
                    <w:rFonts w:ascii="Times New Roman" w:hAnsi="Times New Roman" w:cs="Times New Roman"/>
                    <w:sz w:val="24"/>
                    <w:szCs w:val="24"/>
                    <w:lang w:val="de-DE"/>
                  </w:rPr>
                </w:rPrChange>
              </w:rPr>
              <w:pPrChange w:id="1871" w:author="Alicia" w:date="2016-05-03T14:52:00Z">
                <w:pPr>
                  <w:tabs>
                    <w:tab w:val="decimal" w:pos="586"/>
                  </w:tabs>
                  <w:spacing w:after="0" w:line="240" w:lineRule="auto"/>
                </w:pPr>
              </w:pPrChange>
            </w:pPr>
            <w:del w:id="1872" w:author="Alicia" w:date="2016-05-16T16:37:00Z">
              <w:r w:rsidRPr="00AA07B4" w:rsidDel="006E5FF5">
                <w:rPr>
                  <w:rFonts w:ascii="Times New Roman" w:hAnsi="Times New Roman" w:cs="Times New Roman"/>
                  <w:sz w:val="24"/>
                  <w:szCs w:val="24"/>
                  <w:lang w:val="en-US"/>
                  <w:rPrChange w:id="1873" w:author="Alicia" w:date="2016-05-11T11:58:00Z">
                    <w:rPr>
                      <w:rFonts w:ascii="Times New Roman" w:hAnsi="Times New Roman" w:cs="Times New Roman"/>
                      <w:sz w:val="24"/>
                      <w:szCs w:val="24"/>
                      <w:lang w:val="de-DE"/>
                    </w:rPr>
                  </w:rPrChange>
                </w:rPr>
                <w:delText>-0.23*</w:delText>
              </w:r>
            </w:del>
          </w:p>
        </w:tc>
        <w:tc>
          <w:tcPr>
            <w:tcW w:w="851" w:type="dxa"/>
            <w:tcBorders>
              <w:top w:val="nil"/>
              <w:left w:val="nil"/>
              <w:bottom w:val="nil"/>
              <w:right w:val="nil"/>
            </w:tcBorders>
            <w:vAlign w:val="center"/>
          </w:tcPr>
          <w:p w14:paraId="5EC705B9" w14:textId="43C44373" w:rsidR="008C2A32" w:rsidRPr="00AA07B4" w:rsidDel="006E5FF5" w:rsidRDefault="008C2A32">
            <w:pPr>
              <w:rPr>
                <w:del w:id="1874" w:author="Alicia" w:date="2016-05-16T16:37:00Z"/>
                <w:rFonts w:ascii="Times New Roman" w:hAnsi="Times New Roman" w:cs="Times New Roman"/>
                <w:sz w:val="24"/>
                <w:szCs w:val="24"/>
                <w:lang w:val="en-US"/>
                <w:rPrChange w:id="1875" w:author="Alicia" w:date="2016-05-11T11:58:00Z">
                  <w:rPr>
                    <w:del w:id="1876" w:author="Alicia" w:date="2016-05-16T16:37:00Z"/>
                    <w:rFonts w:ascii="Times New Roman" w:hAnsi="Times New Roman" w:cs="Times New Roman"/>
                    <w:sz w:val="24"/>
                    <w:szCs w:val="24"/>
                    <w:lang w:val="de-DE"/>
                  </w:rPr>
                </w:rPrChange>
              </w:rPr>
              <w:pPrChange w:id="1877" w:author="Alicia" w:date="2016-05-03T14:52:00Z">
                <w:pPr>
                  <w:tabs>
                    <w:tab w:val="decimal" w:pos="586"/>
                  </w:tabs>
                  <w:spacing w:after="0" w:line="240" w:lineRule="auto"/>
                </w:pPr>
              </w:pPrChange>
            </w:pPr>
            <w:del w:id="1878" w:author="Alicia" w:date="2016-05-16T16:37:00Z">
              <w:r w:rsidRPr="00AA07B4" w:rsidDel="006E5FF5">
                <w:rPr>
                  <w:rFonts w:ascii="Times New Roman" w:hAnsi="Times New Roman" w:cs="Times New Roman"/>
                  <w:sz w:val="24"/>
                  <w:szCs w:val="24"/>
                  <w:lang w:val="en-US"/>
                  <w:rPrChange w:id="1879" w:author="Alicia" w:date="2016-05-11T11:58:00Z">
                    <w:rPr>
                      <w:rFonts w:ascii="Times New Roman" w:hAnsi="Times New Roman" w:cs="Times New Roman"/>
                      <w:sz w:val="24"/>
                      <w:szCs w:val="24"/>
                      <w:lang w:val="de-DE"/>
                    </w:rPr>
                  </w:rPrChange>
                </w:rPr>
                <w:delText>0.10</w:delText>
              </w:r>
            </w:del>
          </w:p>
        </w:tc>
        <w:tc>
          <w:tcPr>
            <w:tcW w:w="283" w:type="dxa"/>
            <w:tcBorders>
              <w:top w:val="nil"/>
              <w:left w:val="nil"/>
              <w:bottom w:val="nil"/>
              <w:right w:val="nil"/>
            </w:tcBorders>
            <w:vAlign w:val="center"/>
          </w:tcPr>
          <w:p w14:paraId="1433603A" w14:textId="5B5C78AE" w:rsidR="008C2A32" w:rsidRPr="00AA07B4" w:rsidDel="006E5FF5" w:rsidRDefault="008C2A32">
            <w:pPr>
              <w:rPr>
                <w:del w:id="1880" w:author="Alicia" w:date="2016-05-16T16:37:00Z"/>
                <w:rFonts w:ascii="Times New Roman" w:hAnsi="Times New Roman" w:cs="Times New Roman"/>
                <w:sz w:val="24"/>
                <w:szCs w:val="24"/>
                <w:lang w:val="en-US"/>
                <w:rPrChange w:id="1881" w:author="Alicia" w:date="2016-05-11T11:58:00Z">
                  <w:rPr>
                    <w:del w:id="1882" w:author="Alicia" w:date="2016-05-16T16:37:00Z"/>
                    <w:rFonts w:ascii="Times New Roman" w:hAnsi="Times New Roman" w:cs="Times New Roman"/>
                    <w:sz w:val="24"/>
                    <w:szCs w:val="24"/>
                    <w:lang w:val="de-DE"/>
                  </w:rPr>
                </w:rPrChange>
              </w:rPr>
              <w:pPrChange w:id="1883" w:author="Alicia" w:date="2016-05-03T14:52:00Z">
                <w:pPr>
                  <w:tabs>
                    <w:tab w:val="decimal" w:pos="586"/>
                  </w:tabs>
                  <w:spacing w:after="0" w:line="240" w:lineRule="auto"/>
                </w:pPr>
              </w:pPrChange>
            </w:pPr>
          </w:p>
        </w:tc>
        <w:tc>
          <w:tcPr>
            <w:tcW w:w="1134" w:type="dxa"/>
            <w:tcBorders>
              <w:top w:val="nil"/>
              <w:left w:val="nil"/>
              <w:bottom w:val="nil"/>
              <w:right w:val="nil"/>
            </w:tcBorders>
            <w:vAlign w:val="center"/>
          </w:tcPr>
          <w:p w14:paraId="11FF58A1" w14:textId="058E8641" w:rsidR="008C2A32" w:rsidRPr="00AA07B4" w:rsidDel="006E5FF5" w:rsidRDefault="008C2A32">
            <w:pPr>
              <w:rPr>
                <w:del w:id="1884" w:author="Alicia" w:date="2016-05-16T16:37:00Z"/>
                <w:rFonts w:ascii="Times New Roman" w:hAnsi="Times New Roman" w:cs="Times New Roman"/>
                <w:sz w:val="24"/>
                <w:szCs w:val="24"/>
                <w:lang w:val="en-US"/>
                <w:rPrChange w:id="1885" w:author="Alicia" w:date="2016-05-11T11:58:00Z">
                  <w:rPr>
                    <w:del w:id="1886" w:author="Alicia" w:date="2016-05-16T16:37:00Z"/>
                    <w:rFonts w:ascii="Times New Roman" w:hAnsi="Times New Roman" w:cs="Times New Roman"/>
                    <w:sz w:val="24"/>
                    <w:szCs w:val="24"/>
                    <w:lang w:val="de-DE"/>
                  </w:rPr>
                </w:rPrChange>
              </w:rPr>
              <w:pPrChange w:id="1887" w:author="Alicia" w:date="2016-05-03T14:52:00Z">
                <w:pPr>
                  <w:tabs>
                    <w:tab w:val="decimal" w:pos="586"/>
                  </w:tabs>
                  <w:spacing w:after="0" w:line="240" w:lineRule="auto"/>
                </w:pPr>
              </w:pPrChange>
            </w:pPr>
            <w:del w:id="1888" w:author="Alicia" w:date="2016-05-16T16:37:00Z">
              <w:r w:rsidRPr="00AA07B4" w:rsidDel="006E5FF5">
                <w:rPr>
                  <w:rFonts w:ascii="Times New Roman" w:hAnsi="Times New Roman" w:cs="Times New Roman"/>
                  <w:sz w:val="24"/>
                  <w:szCs w:val="24"/>
                  <w:lang w:val="en-US"/>
                  <w:rPrChange w:id="1889" w:author="Alicia" w:date="2016-05-11T11:58:00Z">
                    <w:rPr>
                      <w:rFonts w:ascii="Times New Roman" w:hAnsi="Times New Roman" w:cs="Times New Roman"/>
                      <w:sz w:val="24"/>
                      <w:szCs w:val="24"/>
                      <w:lang w:val="de-DE"/>
                    </w:rPr>
                  </w:rPrChange>
                </w:rPr>
                <w:delText>0.06</w:delText>
              </w:r>
            </w:del>
          </w:p>
        </w:tc>
        <w:tc>
          <w:tcPr>
            <w:tcW w:w="1064" w:type="dxa"/>
            <w:tcBorders>
              <w:top w:val="nil"/>
              <w:left w:val="nil"/>
              <w:bottom w:val="nil"/>
              <w:right w:val="nil"/>
            </w:tcBorders>
            <w:vAlign w:val="center"/>
          </w:tcPr>
          <w:p w14:paraId="0BF7DDE0" w14:textId="47C11353" w:rsidR="008C2A32" w:rsidRPr="00AA07B4" w:rsidDel="006E5FF5" w:rsidRDefault="008C2A32">
            <w:pPr>
              <w:rPr>
                <w:del w:id="1890" w:author="Alicia" w:date="2016-05-16T16:37:00Z"/>
                <w:rFonts w:ascii="Times New Roman" w:hAnsi="Times New Roman" w:cs="Times New Roman"/>
                <w:sz w:val="24"/>
                <w:szCs w:val="24"/>
                <w:lang w:val="en-US"/>
                <w:rPrChange w:id="1891" w:author="Alicia" w:date="2016-05-11T11:58:00Z">
                  <w:rPr>
                    <w:del w:id="1892" w:author="Alicia" w:date="2016-05-16T16:37:00Z"/>
                    <w:rFonts w:ascii="Times New Roman" w:hAnsi="Times New Roman" w:cs="Times New Roman"/>
                    <w:sz w:val="24"/>
                    <w:szCs w:val="24"/>
                    <w:lang w:val="de-DE"/>
                  </w:rPr>
                </w:rPrChange>
              </w:rPr>
              <w:pPrChange w:id="1893" w:author="Alicia" w:date="2016-05-03T14:52:00Z">
                <w:pPr>
                  <w:tabs>
                    <w:tab w:val="decimal" w:pos="586"/>
                  </w:tabs>
                  <w:spacing w:after="0" w:line="240" w:lineRule="auto"/>
                </w:pPr>
              </w:pPrChange>
            </w:pPr>
            <w:del w:id="1894" w:author="Alicia" w:date="2016-05-16T16:37:00Z">
              <w:r w:rsidRPr="00AA07B4" w:rsidDel="006E5FF5">
                <w:rPr>
                  <w:rFonts w:ascii="Times New Roman" w:hAnsi="Times New Roman" w:cs="Times New Roman"/>
                  <w:sz w:val="24"/>
                  <w:szCs w:val="24"/>
                  <w:lang w:val="en-US"/>
                  <w:rPrChange w:id="1895" w:author="Alicia" w:date="2016-05-11T11:58:00Z">
                    <w:rPr>
                      <w:rFonts w:ascii="Times New Roman" w:hAnsi="Times New Roman" w:cs="Times New Roman"/>
                      <w:sz w:val="24"/>
                      <w:szCs w:val="24"/>
                      <w:lang w:val="de-DE"/>
                    </w:rPr>
                  </w:rPrChange>
                </w:rPr>
                <w:delText>0.16</w:delText>
              </w:r>
            </w:del>
          </w:p>
        </w:tc>
        <w:tc>
          <w:tcPr>
            <w:tcW w:w="236" w:type="dxa"/>
            <w:tcBorders>
              <w:top w:val="nil"/>
              <w:left w:val="nil"/>
              <w:bottom w:val="nil"/>
              <w:right w:val="nil"/>
            </w:tcBorders>
            <w:vAlign w:val="center"/>
          </w:tcPr>
          <w:p w14:paraId="3F07957E" w14:textId="550F3B55" w:rsidR="008C2A32" w:rsidRPr="00AA07B4" w:rsidDel="006E5FF5" w:rsidRDefault="008C2A32">
            <w:pPr>
              <w:rPr>
                <w:del w:id="1896" w:author="Alicia" w:date="2016-05-16T16:37:00Z"/>
                <w:rFonts w:ascii="Times New Roman" w:hAnsi="Times New Roman" w:cs="Times New Roman"/>
                <w:sz w:val="24"/>
                <w:szCs w:val="24"/>
                <w:lang w:val="en-US"/>
                <w:rPrChange w:id="1897" w:author="Alicia" w:date="2016-05-11T11:58:00Z">
                  <w:rPr>
                    <w:del w:id="1898" w:author="Alicia" w:date="2016-05-16T16:37:00Z"/>
                    <w:rFonts w:ascii="Times New Roman" w:hAnsi="Times New Roman" w:cs="Times New Roman"/>
                    <w:sz w:val="24"/>
                    <w:szCs w:val="24"/>
                    <w:lang w:val="de-DE"/>
                  </w:rPr>
                </w:rPrChange>
              </w:rPr>
              <w:pPrChange w:id="1899" w:author="Alicia" w:date="2016-05-03T14:52:00Z">
                <w:pPr>
                  <w:tabs>
                    <w:tab w:val="decimal" w:pos="586"/>
                  </w:tabs>
                  <w:spacing w:after="0" w:line="240" w:lineRule="auto"/>
                </w:pPr>
              </w:pPrChange>
            </w:pPr>
          </w:p>
        </w:tc>
        <w:tc>
          <w:tcPr>
            <w:tcW w:w="1110" w:type="dxa"/>
            <w:tcBorders>
              <w:top w:val="nil"/>
              <w:left w:val="nil"/>
              <w:bottom w:val="nil"/>
              <w:right w:val="nil"/>
            </w:tcBorders>
            <w:vAlign w:val="center"/>
          </w:tcPr>
          <w:p w14:paraId="20FEE8AE" w14:textId="44640019" w:rsidR="008C2A32" w:rsidRPr="00AA07B4" w:rsidDel="006E5FF5" w:rsidRDefault="008C2A32">
            <w:pPr>
              <w:rPr>
                <w:del w:id="1900" w:author="Alicia" w:date="2016-05-16T16:37:00Z"/>
                <w:rFonts w:ascii="Times New Roman" w:hAnsi="Times New Roman" w:cs="Times New Roman"/>
                <w:sz w:val="24"/>
                <w:szCs w:val="24"/>
                <w:lang w:val="en-US"/>
                <w:rPrChange w:id="1901" w:author="Alicia" w:date="2016-05-11T11:58:00Z">
                  <w:rPr>
                    <w:del w:id="1902" w:author="Alicia" w:date="2016-05-16T16:37:00Z"/>
                    <w:rFonts w:ascii="Times New Roman" w:hAnsi="Times New Roman" w:cs="Times New Roman"/>
                    <w:sz w:val="24"/>
                    <w:szCs w:val="24"/>
                    <w:lang w:val="de-DE"/>
                  </w:rPr>
                </w:rPrChange>
              </w:rPr>
              <w:pPrChange w:id="1903" w:author="Alicia" w:date="2016-05-03T14:52:00Z">
                <w:pPr>
                  <w:tabs>
                    <w:tab w:val="decimal" w:pos="586"/>
                  </w:tabs>
                  <w:spacing w:after="0" w:line="240" w:lineRule="auto"/>
                </w:pPr>
              </w:pPrChange>
            </w:pPr>
            <w:del w:id="1904" w:author="Alicia" w:date="2016-05-16T16:37:00Z">
              <w:r w:rsidRPr="00AA07B4" w:rsidDel="006E5FF5">
                <w:rPr>
                  <w:rFonts w:ascii="Times New Roman" w:hAnsi="Times New Roman" w:cs="Times New Roman"/>
                  <w:sz w:val="24"/>
                  <w:szCs w:val="24"/>
                  <w:lang w:val="en-US"/>
                  <w:rPrChange w:id="1905" w:author="Alicia" w:date="2016-05-11T11:58:00Z">
                    <w:rPr>
                      <w:rFonts w:ascii="Times New Roman" w:hAnsi="Times New Roman" w:cs="Times New Roman"/>
                      <w:sz w:val="24"/>
                      <w:szCs w:val="24"/>
                      <w:lang w:val="de-DE"/>
                    </w:rPr>
                  </w:rPrChange>
                </w:rPr>
                <w:delText>-0.27**</w:delText>
              </w:r>
            </w:del>
          </w:p>
        </w:tc>
        <w:tc>
          <w:tcPr>
            <w:tcW w:w="1134" w:type="dxa"/>
            <w:tcBorders>
              <w:top w:val="nil"/>
              <w:left w:val="nil"/>
              <w:bottom w:val="nil"/>
              <w:right w:val="nil"/>
            </w:tcBorders>
            <w:vAlign w:val="center"/>
          </w:tcPr>
          <w:p w14:paraId="6E310FE2" w14:textId="4B649F37" w:rsidR="008C2A32" w:rsidRPr="00AA07B4" w:rsidDel="006E5FF5" w:rsidRDefault="008C2A32">
            <w:pPr>
              <w:rPr>
                <w:del w:id="1906" w:author="Alicia" w:date="2016-05-16T16:37:00Z"/>
                <w:rFonts w:ascii="Times New Roman" w:hAnsi="Times New Roman" w:cs="Times New Roman"/>
                <w:sz w:val="24"/>
                <w:szCs w:val="24"/>
                <w:lang w:val="en-US"/>
                <w:rPrChange w:id="1907" w:author="Alicia" w:date="2016-05-11T11:58:00Z">
                  <w:rPr>
                    <w:del w:id="1908" w:author="Alicia" w:date="2016-05-16T16:37:00Z"/>
                    <w:rFonts w:ascii="Times New Roman" w:hAnsi="Times New Roman" w:cs="Times New Roman"/>
                    <w:sz w:val="24"/>
                    <w:szCs w:val="24"/>
                    <w:lang w:val="de-DE"/>
                  </w:rPr>
                </w:rPrChange>
              </w:rPr>
              <w:pPrChange w:id="1909" w:author="Alicia" w:date="2016-05-03T14:52:00Z">
                <w:pPr>
                  <w:tabs>
                    <w:tab w:val="decimal" w:pos="586"/>
                  </w:tabs>
                  <w:spacing w:after="0" w:line="240" w:lineRule="auto"/>
                </w:pPr>
              </w:pPrChange>
            </w:pPr>
            <w:del w:id="1910" w:author="Alicia" w:date="2016-05-16T16:37:00Z">
              <w:r w:rsidRPr="00AA07B4" w:rsidDel="006E5FF5">
                <w:rPr>
                  <w:rFonts w:ascii="Times New Roman" w:hAnsi="Times New Roman" w:cs="Times New Roman"/>
                  <w:sz w:val="24"/>
                  <w:szCs w:val="24"/>
                  <w:lang w:val="en-US"/>
                  <w:rPrChange w:id="1911" w:author="Alicia" w:date="2016-05-11T11:58:00Z">
                    <w:rPr>
                      <w:rFonts w:ascii="Times New Roman" w:hAnsi="Times New Roman" w:cs="Times New Roman"/>
                      <w:sz w:val="24"/>
                      <w:szCs w:val="24"/>
                      <w:lang w:val="de-DE"/>
                    </w:rPr>
                  </w:rPrChange>
                </w:rPr>
                <w:delText>-0.40***</w:delText>
              </w:r>
            </w:del>
          </w:p>
        </w:tc>
      </w:tr>
      <w:tr w:rsidR="008C2A32" w:rsidRPr="00AA07B4" w:rsidDel="006E5FF5" w14:paraId="6CB1EE6F" w14:textId="0B998662" w:rsidTr="008C2A32">
        <w:trPr>
          <w:del w:id="1912" w:author="Alicia" w:date="2016-05-16T16:37:00Z"/>
        </w:trPr>
        <w:tc>
          <w:tcPr>
            <w:tcW w:w="658" w:type="dxa"/>
            <w:tcBorders>
              <w:top w:val="nil"/>
              <w:left w:val="nil"/>
              <w:bottom w:val="nil"/>
              <w:right w:val="nil"/>
            </w:tcBorders>
            <w:vAlign w:val="center"/>
          </w:tcPr>
          <w:p w14:paraId="5BE7A376" w14:textId="2FE598FD" w:rsidR="008C2A32" w:rsidRPr="00AA07B4" w:rsidDel="006E5FF5" w:rsidRDefault="008C2A32">
            <w:pPr>
              <w:rPr>
                <w:del w:id="1913" w:author="Alicia" w:date="2016-05-16T16:37:00Z"/>
                <w:rFonts w:ascii="Times New Roman" w:hAnsi="Times New Roman" w:cs="Times New Roman"/>
                <w:sz w:val="24"/>
                <w:szCs w:val="24"/>
                <w:lang w:val="en-US"/>
                <w:rPrChange w:id="1914" w:author="Alicia" w:date="2016-05-11T11:58:00Z">
                  <w:rPr>
                    <w:del w:id="1915" w:author="Alicia" w:date="2016-05-16T16:37:00Z"/>
                    <w:rFonts w:ascii="Times New Roman" w:hAnsi="Times New Roman" w:cs="Times New Roman"/>
                    <w:sz w:val="24"/>
                    <w:szCs w:val="24"/>
                    <w:lang w:val="de-DE"/>
                  </w:rPr>
                </w:rPrChange>
              </w:rPr>
              <w:pPrChange w:id="1916" w:author="Alicia" w:date="2016-05-03T14:52:00Z">
                <w:pPr>
                  <w:spacing w:after="0" w:line="240" w:lineRule="auto"/>
                  <w:jc w:val="center"/>
                </w:pPr>
              </w:pPrChange>
            </w:pPr>
            <w:del w:id="1917" w:author="Alicia" w:date="2016-05-16T16:37:00Z">
              <w:r w:rsidRPr="00AA07B4" w:rsidDel="006E5FF5">
                <w:rPr>
                  <w:rFonts w:ascii="Times New Roman" w:hAnsi="Times New Roman" w:cs="Times New Roman"/>
                  <w:sz w:val="24"/>
                  <w:szCs w:val="24"/>
                  <w:lang w:val="en-US"/>
                  <w:rPrChange w:id="1918" w:author="Alicia" w:date="2016-05-11T11:58:00Z">
                    <w:rPr>
                      <w:rFonts w:ascii="Times New Roman" w:hAnsi="Times New Roman" w:cs="Times New Roman"/>
                      <w:sz w:val="24"/>
                      <w:szCs w:val="24"/>
                      <w:lang w:val="de-DE"/>
                    </w:rPr>
                  </w:rPrChange>
                </w:rPr>
                <w:delText>C</w:delText>
              </w:r>
            </w:del>
          </w:p>
        </w:tc>
        <w:tc>
          <w:tcPr>
            <w:tcW w:w="993" w:type="dxa"/>
            <w:tcBorders>
              <w:top w:val="nil"/>
              <w:left w:val="nil"/>
              <w:bottom w:val="nil"/>
              <w:right w:val="nil"/>
            </w:tcBorders>
            <w:vAlign w:val="center"/>
          </w:tcPr>
          <w:p w14:paraId="6076C819" w14:textId="162AE952" w:rsidR="008C2A32" w:rsidRPr="00AA07B4" w:rsidDel="006E5FF5" w:rsidRDefault="008C2A32">
            <w:pPr>
              <w:rPr>
                <w:del w:id="1919" w:author="Alicia" w:date="2016-05-16T16:37:00Z"/>
                <w:rFonts w:ascii="Times New Roman" w:hAnsi="Times New Roman" w:cs="Times New Roman"/>
                <w:sz w:val="24"/>
                <w:szCs w:val="24"/>
                <w:lang w:val="en-US"/>
                <w:rPrChange w:id="1920" w:author="Alicia" w:date="2016-05-11T11:58:00Z">
                  <w:rPr>
                    <w:del w:id="1921" w:author="Alicia" w:date="2016-05-16T16:37:00Z"/>
                    <w:rFonts w:ascii="Times New Roman" w:hAnsi="Times New Roman" w:cs="Times New Roman"/>
                    <w:sz w:val="24"/>
                    <w:szCs w:val="24"/>
                    <w:lang w:val="de-DE"/>
                  </w:rPr>
                </w:rPrChange>
              </w:rPr>
              <w:pPrChange w:id="1922" w:author="Alicia" w:date="2016-05-03T14:52:00Z">
                <w:pPr>
                  <w:tabs>
                    <w:tab w:val="decimal" w:pos="586"/>
                  </w:tabs>
                  <w:spacing w:after="0" w:line="240" w:lineRule="auto"/>
                </w:pPr>
              </w:pPrChange>
            </w:pPr>
            <w:del w:id="1923" w:author="Alicia" w:date="2016-05-16T16:37:00Z">
              <w:r w:rsidRPr="00AA07B4" w:rsidDel="006E5FF5">
                <w:rPr>
                  <w:rFonts w:ascii="Times New Roman" w:hAnsi="Times New Roman" w:cs="Times New Roman"/>
                  <w:sz w:val="24"/>
                  <w:szCs w:val="24"/>
                  <w:lang w:val="en-US"/>
                  <w:rPrChange w:id="1924" w:author="Alicia" w:date="2016-05-11T11:58:00Z">
                    <w:rPr>
                      <w:rFonts w:ascii="Times New Roman" w:hAnsi="Times New Roman" w:cs="Times New Roman"/>
                      <w:sz w:val="24"/>
                      <w:szCs w:val="24"/>
                      <w:lang w:val="de-DE"/>
                    </w:rPr>
                  </w:rPrChange>
                </w:rPr>
                <w:delText>0.07</w:delText>
              </w:r>
            </w:del>
          </w:p>
        </w:tc>
        <w:tc>
          <w:tcPr>
            <w:tcW w:w="850" w:type="dxa"/>
            <w:tcBorders>
              <w:top w:val="nil"/>
              <w:left w:val="nil"/>
              <w:bottom w:val="nil"/>
              <w:right w:val="nil"/>
            </w:tcBorders>
            <w:vAlign w:val="center"/>
          </w:tcPr>
          <w:p w14:paraId="47E745F1" w14:textId="0745A63D" w:rsidR="008C2A32" w:rsidRPr="00AA07B4" w:rsidDel="006E5FF5" w:rsidRDefault="008C2A32">
            <w:pPr>
              <w:rPr>
                <w:del w:id="1925" w:author="Alicia" w:date="2016-05-16T16:37:00Z"/>
                <w:rFonts w:ascii="Times New Roman" w:hAnsi="Times New Roman" w:cs="Times New Roman"/>
                <w:sz w:val="24"/>
                <w:szCs w:val="24"/>
                <w:lang w:val="en-US"/>
                <w:rPrChange w:id="1926" w:author="Alicia" w:date="2016-05-11T11:58:00Z">
                  <w:rPr>
                    <w:del w:id="1927" w:author="Alicia" w:date="2016-05-16T16:37:00Z"/>
                    <w:rFonts w:ascii="Times New Roman" w:hAnsi="Times New Roman" w:cs="Times New Roman"/>
                    <w:sz w:val="24"/>
                    <w:szCs w:val="24"/>
                    <w:lang w:val="de-DE"/>
                  </w:rPr>
                </w:rPrChange>
              </w:rPr>
              <w:pPrChange w:id="1928" w:author="Alicia" w:date="2016-05-03T14:52:00Z">
                <w:pPr>
                  <w:tabs>
                    <w:tab w:val="decimal" w:pos="586"/>
                  </w:tabs>
                  <w:spacing w:after="0" w:line="240" w:lineRule="auto"/>
                </w:pPr>
              </w:pPrChange>
            </w:pPr>
            <w:del w:id="1929" w:author="Alicia" w:date="2016-05-16T16:37:00Z">
              <w:r w:rsidRPr="00AA07B4" w:rsidDel="006E5FF5">
                <w:rPr>
                  <w:rFonts w:ascii="Times New Roman" w:hAnsi="Times New Roman" w:cs="Times New Roman"/>
                  <w:sz w:val="24"/>
                  <w:szCs w:val="24"/>
                  <w:lang w:val="en-US"/>
                  <w:rPrChange w:id="1930" w:author="Alicia" w:date="2016-05-11T11:58:00Z">
                    <w:rPr>
                      <w:rFonts w:ascii="Times New Roman" w:hAnsi="Times New Roman" w:cs="Times New Roman"/>
                      <w:sz w:val="24"/>
                      <w:szCs w:val="24"/>
                      <w:lang w:val="de-DE"/>
                    </w:rPr>
                  </w:rPrChange>
                </w:rPr>
                <w:delText>0.01</w:delText>
              </w:r>
            </w:del>
          </w:p>
        </w:tc>
        <w:tc>
          <w:tcPr>
            <w:tcW w:w="284" w:type="dxa"/>
            <w:tcBorders>
              <w:top w:val="nil"/>
              <w:left w:val="nil"/>
              <w:bottom w:val="nil"/>
              <w:right w:val="nil"/>
            </w:tcBorders>
            <w:vAlign w:val="center"/>
          </w:tcPr>
          <w:p w14:paraId="0E7306BF" w14:textId="16073586" w:rsidR="008C2A32" w:rsidRPr="00AA07B4" w:rsidDel="006E5FF5" w:rsidRDefault="008C2A32">
            <w:pPr>
              <w:rPr>
                <w:del w:id="1931" w:author="Alicia" w:date="2016-05-16T16:37:00Z"/>
                <w:rFonts w:ascii="Times New Roman" w:hAnsi="Times New Roman" w:cs="Times New Roman"/>
                <w:sz w:val="24"/>
                <w:szCs w:val="24"/>
                <w:lang w:val="en-US"/>
                <w:rPrChange w:id="1932" w:author="Alicia" w:date="2016-05-11T11:58:00Z">
                  <w:rPr>
                    <w:del w:id="1933" w:author="Alicia" w:date="2016-05-16T16:37:00Z"/>
                    <w:rFonts w:ascii="Times New Roman" w:hAnsi="Times New Roman" w:cs="Times New Roman"/>
                    <w:sz w:val="24"/>
                    <w:szCs w:val="24"/>
                    <w:lang w:val="de-DE"/>
                  </w:rPr>
                </w:rPrChange>
              </w:rPr>
              <w:pPrChange w:id="1934" w:author="Alicia" w:date="2016-05-03T14:52:00Z">
                <w:pPr>
                  <w:tabs>
                    <w:tab w:val="decimal" w:pos="586"/>
                  </w:tabs>
                  <w:spacing w:after="0" w:line="240" w:lineRule="auto"/>
                </w:pPr>
              </w:pPrChange>
            </w:pPr>
          </w:p>
        </w:tc>
        <w:tc>
          <w:tcPr>
            <w:tcW w:w="1134" w:type="dxa"/>
            <w:tcBorders>
              <w:top w:val="nil"/>
              <w:left w:val="nil"/>
              <w:bottom w:val="nil"/>
              <w:right w:val="nil"/>
            </w:tcBorders>
            <w:vAlign w:val="center"/>
          </w:tcPr>
          <w:p w14:paraId="6DD678D8" w14:textId="2D9D1479" w:rsidR="008C2A32" w:rsidRPr="00AA07B4" w:rsidDel="006E5FF5" w:rsidRDefault="008C2A32">
            <w:pPr>
              <w:rPr>
                <w:del w:id="1935" w:author="Alicia" w:date="2016-05-16T16:37:00Z"/>
                <w:rFonts w:ascii="Times New Roman" w:hAnsi="Times New Roman" w:cs="Times New Roman"/>
                <w:sz w:val="24"/>
                <w:szCs w:val="24"/>
                <w:lang w:val="en-US"/>
                <w:rPrChange w:id="1936" w:author="Alicia" w:date="2016-05-11T11:58:00Z">
                  <w:rPr>
                    <w:del w:id="1937" w:author="Alicia" w:date="2016-05-16T16:37:00Z"/>
                    <w:rFonts w:ascii="Times New Roman" w:hAnsi="Times New Roman" w:cs="Times New Roman"/>
                    <w:sz w:val="24"/>
                    <w:szCs w:val="24"/>
                    <w:lang w:val="de-DE"/>
                  </w:rPr>
                </w:rPrChange>
              </w:rPr>
              <w:pPrChange w:id="1938" w:author="Alicia" w:date="2016-05-03T14:52:00Z">
                <w:pPr>
                  <w:tabs>
                    <w:tab w:val="decimal" w:pos="586"/>
                  </w:tabs>
                  <w:spacing w:after="0" w:line="240" w:lineRule="auto"/>
                </w:pPr>
              </w:pPrChange>
            </w:pPr>
            <w:del w:id="1939" w:author="Alicia" w:date="2016-05-16T16:37:00Z">
              <w:r w:rsidRPr="00AA07B4" w:rsidDel="006E5FF5">
                <w:rPr>
                  <w:rFonts w:ascii="Times New Roman" w:hAnsi="Times New Roman" w:cs="Times New Roman"/>
                  <w:sz w:val="24"/>
                  <w:szCs w:val="24"/>
                  <w:lang w:val="en-US"/>
                  <w:rPrChange w:id="1940" w:author="Alicia" w:date="2016-05-11T11:58:00Z">
                    <w:rPr>
                      <w:rFonts w:ascii="Times New Roman" w:hAnsi="Times New Roman" w:cs="Times New Roman"/>
                      <w:sz w:val="24"/>
                      <w:szCs w:val="24"/>
                      <w:lang w:val="de-DE"/>
                    </w:rPr>
                  </w:rPrChange>
                </w:rPr>
                <w:delText>0.25*</w:delText>
              </w:r>
            </w:del>
          </w:p>
        </w:tc>
        <w:tc>
          <w:tcPr>
            <w:tcW w:w="1134" w:type="dxa"/>
            <w:tcBorders>
              <w:top w:val="nil"/>
              <w:left w:val="nil"/>
              <w:bottom w:val="nil"/>
              <w:right w:val="nil"/>
            </w:tcBorders>
            <w:vAlign w:val="center"/>
          </w:tcPr>
          <w:p w14:paraId="57E6DDCB" w14:textId="7E2721AC" w:rsidR="008C2A32" w:rsidRPr="00AA07B4" w:rsidDel="006E5FF5" w:rsidRDefault="008C2A32">
            <w:pPr>
              <w:rPr>
                <w:del w:id="1941" w:author="Alicia" w:date="2016-05-16T16:37:00Z"/>
                <w:rFonts w:ascii="Times New Roman" w:hAnsi="Times New Roman" w:cs="Times New Roman"/>
                <w:sz w:val="24"/>
                <w:szCs w:val="24"/>
                <w:lang w:val="en-US"/>
                <w:rPrChange w:id="1942" w:author="Alicia" w:date="2016-05-11T11:58:00Z">
                  <w:rPr>
                    <w:del w:id="1943" w:author="Alicia" w:date="2016-05-16T16:37:00Z"/>
                    <w:rFonts w:ascii="Times New Roman" w:hAnsi="Times New Roman" w:cs="Times New Roman"/>
                    <w:sz w:val="24"/>
                    <w:szCs w:val="24"/>
                    <w:lang w:val="de-DE"/>
                  </w:rPr>
                </w:rPrChange>
              </w:rPr>
              <w:pPrChange w:id="1944" w:author="Alicia" w:date="2016-05-03T14:52:00Z">
                <w:pPr>
                  <w:tabs>
                    <w:tab w:val="decimal" w:pos="586"/>
                  </w:tabs>
                  <w:spacing w:after="0" w:line="240" w:lineRule="auto"/>
                </w:pPr>
              </w:pPrChange>
            </w:pPr>
            <w:del w:id="1945" w:author="Alicia" w:date="2016-05-16T16:37:00Z">
              <w:r w:rsidRPr="00AA07B4" w:rsidDel="006E5FF5">
                <w:rPr>
                  <w:rFonts w:ascii="Times New Roman" w:hAnsi="Times New Roman" w:cs="Times New Roman"/>
                  <w:sz w:val="24"/>
                  <w:szCs w:val="24"/>
                  <w:lang w:val="en-US"/>
                  <w:rPrChange w:id="1946" w:author="Alicia" w:date="2016-05-11T11:58:00Z">
                    <w:rPr>
                      <w:rFonts w:ascii="Times New Roman" w:hAnsi="Times New Roman" w:cs="Times New Roman"/>
                      <w:sz w:val="24"/>
                      <w:szCs w:val="24"/>
                      <w:lang w:val="de-DE"/>
                    </w:rPr>
                  </w:rPrChange>
                </w:rPr>
                <w:delText>0.12</w:delText>
              </w:r>
            </w:del>
          </w:p>
        </w:tc>
        <w:tc>
          <w:tcPr>
            <w:tcW w:w="276" w:type="dxa"/>
            <w:tcBorders>
              <w:top w:val="nil"/>
              <w:left w:val="nil"/>
              <w:bottom w:val="nil"/>
              <w:right w:val="nil"/>
            </w:tcBorders>
            <w:vAlign w:val="center"/>
          </w:tcPr>
          <w:p w14:paraId="4ED7A12B" w14:textId="3E43BAC5" w:rsidR="008C2A32" w:rsidRPr="00AA07B4" w:rsidDel="006E5FF5" w:rsidRDefault="008C2A32">
            <w:pPr>
              <w:rPr>
                <w:del w:id="1947" w:author="Alicia" w:date="2016-05-16T16:37:00Z"/>
                <w:rFonts w:ascii="Times New Roman" w:hAnsi="Times New Roman" w:cs="Times New Roman"/>
                <w:sz w:val="24"/>
                <w:szCs w:val="24"/>
                <w:lang w:val="en-US"/>
                <w:rPrChange w:id="1948" w:author="Alicia" w:date="2016-05-11T11:58:00Z">
                  <w:rPr>
                    <w:del w:id="1949" w:author="Alicia" w:date="2016-05-16T16:37:00Z"/>
                    <w:rFonts w:ascii="Times New Roman" w:hAnsi="Times New Roman" w:cs="Times New Roman"/>
                    <w:sz w:val="24"/>
                    <w:szCs w:val="24"/>
                    <w:lang w:val="de-DE"/>
                  </w:rPr>
                </w:rPrChange>
              </w:rPr>
              <w:pPrChange w:id="1950" w:author="Alicia" w:date="2016-05-03T14:52:00Z">
                <w:pPr>
                  <w:tabs>
                    <w:tab w:val="decimal" w:pos="586"/>
                  </w:tabs>
                  <w:spacing w:after="0" w:line="240" w:lineRule="auto"/>
                </w:pPr>
              </w:pPrChange>
            </w:pPr>
          </w:p>
        </w:tc>
        <w:tc>
          <w:tcPr>
            <w:tcW w:w="999" w:type="dxa"/>
            <w:tcBorders>
              <w:top w:val="nil"/>
              <w:left w:val="nil"/>
              <w:bottom w:val="nil"/>
              <w:right w:val="nil"/>
            </w:tcBorders>
            <w:vAlign w:val="center"/>
          </w:tcPr>
          <w:p w14:paraId="414EC217" w14:textId="4760F800" w:rsidR="008C2A32" w:rsidRPr="00AA07B4" w:rsidDel="006E5FF5" w:rsidRDefault="008C2A32">
            <w:pPr>
              <w:rPr>
                <w:del w:id="1951" w:author="Alicia" w:date="2016-05-16T16:37:00Z"/>
                <w:rFonts w:ascii="Times New Roman" w:hAnsi="Times New Roman" w:cs="Times New Roman"/>
                <w:sz w:val="24"/>
                <w:szCs w:val="24"/>
                <w:lang w:val="en-US"/>
                <w:rPrChange w:id="1952" w:author="Alicia" w:date="2016-05-11T11:58:00Z">
                  <w:rPr>
                    <w:del w:id="1953" w:author="Alicia" w:date="2016-05-16T16:37:00Z"/>
                    <w:rFonts w:ascii="Times New Roman" w:hAnsi="Times New Roman" w:cs="Times New Roman"/>
                    <w:sz w:val="24"/>
                    <w:szCs w:val="24"/>
                    <w:lang w:val="de-DE"/>
                  </w:rPr>
                </w:rPrChange>
              </w:rPr>
              <w:pPrChange w:id="1954" w:author="Alicia" w:date="2016-05-03T14:52:00Z">
                <w:pPr>
                  <w:tabs>
                    <w:tab w:val="decimal" w:pos="586"/>
                  </w:tabs>
                  <w:spacing w:after="0" w:line="240" w:lineRule="auto"/>
                </w:pPr>
              </w:pPrChange>
            </w:pPr>
            <w:del w:id="1955" w:author="Alicia" w:date="2016-05-16T16:37:00Z">
              <w:r w:rsidRPr="00AA07B4" w:rsidDel="006E5FF5">
                <w:rPr>
                  <w:rFonts w:ascii="Times New Roman" w:hAnsi="Times New Roman" w:cs="Times New Roman"/>
                  <w:sz w:val="24"/>
                  <w:szCs w:val="24"/>
                  <w:lang w:val="en-US"/>
                  <w:rPrChange w:id="1956" w:author="Alicia" w:date="2016-05-11T11:58:00Z">
                    <w:rPr>
                      <w:rFonts w:ascii="Times New Roman" w:hAnsi="Times New Roman" w:cs="Times New Roman"/>
                      <w:sz w:val="24"/>
                      <w:szCs w:val="24"/>
                      <w:lang w:val="de-DE"/>
                    </w:rPr>
                  </w:rPrChange>
                </w:rPr>
                <w:delText>-0.10</w:delText>
              </w:r>
            </w:del>
          </w:p>
        </w:tc>
        <w:tc>
          <w:tcPr>
            <w:tcW w:w="1134" w:type="dxa"/>
            <w:tcBorders>
              <w:top w:val="nil"/>
              <w:left w:val="nil"/>
              <w:bottom w:val="nil"/>
              <w:right w:val="nil"/>
            </w:tcBorders>
            <w:vAlign w:val="center"/>
          </w:tcPr>
          <w:p w14:paraId="0578D389" w14:textId="6E16E912" w:rsidR="008C2A32" w:rsidRPr="00AA07B4" w:rsidDel="006E5FF5" w:rsidRDefault="008C2A32">
            <w:pPr>
              <w:rPr>
                <w:del w:id="1957" w:author="Alicia" w:date="2016-05-16T16:37:00Z"/>
                <w:rFonts w:ascii="Times New Roman" w:hAnsi="Times New Roman" w:cs="Times New Roman"/>
                <w:sz w:val="24"/>
                <w:szCs w:val="24"/>
                <w:lang w:val="en-US"/>
                <w:rPrChange w:id="1958" w:author="Alicia" w:date="2016-05-11T11:58:00Z">
                  <w:rPr>
                    <w:del w:id="1959" w:author="Alicia" w:date="2016-05-16T16:37:00Z"/>
                    <w:rFonts w:ascii="Times New Roman" w:hAnsi="Times New Roman" w:cs="Times New Roman"/>
                    <w:sz w:val="24"/>
                    <w:szCs w:val="24"/>
                    <w:lang w:val="de-DE"/>
                  </w:rPr>
                </w:rPrChange>
              </w:rPr>
              <w:pPrChange w:id="1960" w:author="Alicia" w:date="2016-05-03T14:52:00Z">
                <w:pPr>
                  <w:tabs>
                    <w:tab w:val="decimal" w:pos="586"/>
                  </w:tabs>
                  <w:spacing w:after="0" w:line="240" w:lineRule="auto"/>
                </w:pPr>
              </w:pPrChange>
            </w:pPr>
            <w:del w:id="1961" w:author="Alicia" w:date="2016-05-16T16:37:00Z">
              <w:r w:rsidRPr="00AA07B4" w:rsidDel="006E5FF5">
                <w:rPr>
                  <w:rFonts w:ascii="Times New Roman" w:hAnsi="Times New Roman" w:cs="Times New Roman"/>
                  <w:sz w:val="24"/>
                  <w:szCs w:val="24"/>
                  <w:lang w:val="en-US"/>
                  <w:rPrChange w:id="1962" w:author="Alicia" w:date="2016-05-11T11:58:00Z">
                    <w:rPr>
                      <w:rFonts w:ascii="Times New Roman" w:hAnsi="Times New Roman" w:cs="Times New Roman"/>
                      <w:sz w:val="24"/>
                      <w:szCs w:val="24"/>
                      <w:lang w:val="de-DE"/>
                    </w:rPr>
                  </w:rPrChange>
                </w:rPr>
                <w:delText>-0.08</w:delText>
              </w:r>
            </w:del>
          </w:p>
        </w:tc>
        <w:tc>
          <w:tcPr>
            <w:tcW w:w="284" w:type="dxa"/>
            <w:tcBorders>
              <w:top w:val="nil"/>
              <w:left w:val="nil"/>
              <w:bottom w:val="nil"/>
              <w:right w:val="nil"/>
            </w:tcBorders>
            <w:vAlign w:val="center"/>
          </w:tcPr>
          <w:p w14:paraId="0757E6D2" w14:textId="7FF845E8" w:rsidR="008C2A32" w:rsidRPr="00AA07B4" w:rsidDel="006E5FF5" w:rsidRDefault="008C2A32">
            <w:pPr>
              <w:rPr>
                <w:del w:id="1963" w:author="Alicia" w:date="2016-05-16T16:37:00Z"/>
                <w:rFonts w:ascii="Times New Roman" w:hAnsi="Times New Roman" w:cs="Times New Roman"/>
                <w:sz w:val="24"/>
                <w:szCs w:val="24"/>
                <w:lang w:val="en-US"/>
                <w:rPrChange w:id="1964" w:author="Alicia" w:date="2016-05-11T11:58:00Z">
                  <w:rPr>
                    <w:del w:id="1965" w:author="Alicia" w:date="2016-05-16T16:37:00Z"/>
                    <w:rFonts w:ascii="Times New Roman" w:hAnsi="Times New Roman" w:cs="Times New Roman"/>
                    <w:sz w:val="24"/>
                    <w:szCs w:val="24"/>
                    <w:lang w:val="de-DE"/>
                  </w:rPr>
                </w:rPrChange>
              </w:rPr>
              <w:pPrChange w:id="1966" w:author="Alicia" w:date="2016-05-03T14:52:00Z">
                <w:pPr>
                  <w:tabs>
                    <w:tab w:val="decimal" w:pos="586"/>
                  </w:tabs>
                  <w:spacing w:after="0" w:line="240" w:lineRule="auto"/>
                </w:pPr>
              </w:pPrChange>
            </w:pPr>
          </w:p>
        </w:tc>
        <w:tc>
          <w:tcPr>
            <w:tcW w:w="992" w:type="dxa"/>
            <w:tcBorders>
              <w:top w:val="nil"/>
              <w:left w:val="nil"/>
              <w:bottom w:val="nil"/>
              <w:right w:val="nil"/>
            </w:tcBorders>
            <w:vAlign w:val="center"/>
          </w:tcPr>
          <w:p w14:paraId="523EB4AB" w14:textId="729EC48C" w:rsidR="008C2A32" w:rsidRPr="00AA07B4" w:rsidDel="006E5FF5" w:rsidRDefault="008C2A32">
            <w:pPr>
              <w:rPr>
                <w:del w:id="1967" w:author="Alicia" w:date="2016-05-16T16:37:00Z"/>
                <w:rFonts w:ascii="Times New Roman" w:hAnsi="Times New Roman" w:cs="Times New Roman"/>
                <w:sz w:val="24"/>
                <w:szCs w:val="24"/>
                <w:lang w:val="en-US"/>
                <w:rPrChange w:id="1968" w:author="Alicia" w:date="2016-05-11T11:58:00Z">
                  <w:rPr>
                    <w:del w:id="1969" w:author="Alicia" w:date="2016-05-16T16:37:00Z"/>
                    <w:rFonts w:ascii="Times New Roman" w:hAnsi="Times New Roman" w:cs="Times New Roman"/>
                    <w:sz w:val="24"/>
                    <w:szCs w:val="24"/>
                    <w:lang w:val="de-DE"/>
                  </w:rPr>
                </w:rPrChange>
              </w:rPr>
              <w:pPrChange w:id="1970" w:author="Alicia" w:date="2016-05-03T14:52:00Z">
                <w:pPr>
                  <w:tabs>
                    <w:tab w:val="decimal" w:pos="586"/>
                  </w:tabs>
                  <w:spacing w:after="0" w:line="240" w:lineRule="auto"/>
                </w:pPr>
              </w:pPrChange>
            </w:pPr>
            <w:del w:id="1971" w:author="Alicia" w:date="2016-05-16T16:37:00Z">
              <w:r w:rsidRPr="00AA07B4" w:rsidDel="006E5FF5">
                <w:rPr>
                  <w:rFonts w:ascii="Times New Roman" w:hAnsi="Times New Roman" w:cs="Times New Roman"/>
                  <w:sz w:val="24"/>
                  <w:szCs w:val="24"/>
                  <w:lang w:val="en-US"/>
                  <w:rPrChange w:id="1972" w:author="Alicia" w:date="2016-05-11T11:58:00Z">
                    <w:rPr>
                      <w:rFonts w:ascii="Times New Roman" w:hAnsi="Times New Roman" w:cs="Times New Roman"/>
                      <w:sz w:val="24"/>
                      <w:szCs w:val="24"/>
                      <w:lang w:val="de-DE"/>
                    </w:rPr>
                  </w:rPrChange>
                </w:rPr>
                <w:delText>0.08</w:delText>
              </w:r>
            </w:del>
          </w:p>
        </w:tc>
        <w:tc>
          <w:tcPr>
            <w:tcW w:w="851" w:type="dxa"/>
            <w:tcBorders>
              <w:top w:val="nil"/>
              <w:left w:val="nil"/>
              <w:bottom w:val="nil"/>
              <w:right w:val="nil"/>
            </w:tcBorders>
            <w:vAlign w:val="center"/>
          </w:tcPr>
          <w:p w14:paraId="4AA5EEAB" w14:textId="4FE72505" w:rsidR="008C2A32" w:rsidRPr="00AA07B4" w:rsidDel="006E5FF5" w:rsidRDefault="008C2A32">
            <w:pPr>
              <w:rPr>
                <w:del w:id="1973" w:author="Alicia" w:date="2016-05-16T16:37:00Z"/>
                <w:rFonts w:ascii="Times New Roman" w:hAnsi="Times New Roman" w:cs="Times New Roman"/>
                <w:sz w:val="24"/>
                <w:szCs w:val="24"/>
                <w:lang w:val="en-US"/>
                <w:rPrChange w:id="1974" w:author="Alicia" w:date="2016-05-11T11:58:00Z">
                  <w:rPr>
                    <w:del w:id="1975" w:author="Alicia" w:date="2016-05-16T16:37:00Z"/>
                    <w:rFonts w:ascii="Times New Roman" w:hAnsi="Times New Roman" w:cs="Times New Roman"/>
                    <w:sz w:val="24"/>
                    <w:szCs w:val="24"/>
                    <w:lang w:val="de-DE"/>
                  </w:rPr>
                </w:rPrChange>
              </w:rPr>
              <w:pPrChange w:id="1976" w:author="Alicia" w:date="2016-05-03T14:52:00Z">
                <w:pPr>
                  <w:tabs>
                    <w:tab w:val="decimal" w:pos="586"/>
                  </w:tabs>
                  <w:spacing w:after="0" w:line="240" w:lineRule="auto"/>
                </w:pPr>
              </w:pPrChange>
            </w:pPr>
            <w:del w:id="1977" w:author="Alicia" w:date="2016-05-16T16:37:00Z">
              <w:r w:rsidRPr="00AA07B4" w:rsidDel="006E5FF5">
                <w:rPr>
                  <w:rFonts w:ascii="Times New Roman" w:hAnsi="Times New Roman" w:cs="Times New Roman"/>
                  <w:sz w:val="24"/>
                  <w:szCs w:val="24"/>
                  <w:lang w:val="en-US"/>
                  <w:rPrChange w:id="1978" w:author="Alicia" w:date="2016-05-11T11:58:00Z">
                    <w:rPr>
                      <w:rFonts w:ascii="Times New Roman" w:hAnsi="Times New Roman" w:cs="Times New Roman"/>
                      <w:sz w:val="24"/>
                      <w:szCs w:val="24"/>
                      <w:lang w:val="de-DE"/>
                    </w:rPr>
                  </w:rPrChange>
                </w:rPr>
                <w:delText>0.01</w:delText>
              </w:r>
            </w:del>
          </w:p>
        </w:tc>
        <w:tc>
          <w:tcPr>
            <w:tcW w:w="283" w:type="dxa"/>
            <w:tcBorders>
              <w:top w:val="nil"/>
              <w:left w:val="nil"/>
              <w:bottom w:val="nil"/>
              <w:right w:val="nil"/>
            </w:tcBorders>
            <w:vAlign w:val="center"/>
          </w:tcPr>
          <w:p w14:paraId="5AC1FB33" w14:textId="71841BE3" w:rsidR="008C2A32" w:rsidRPr="00AA07B4" w:rsidDel="006E5FF5" w:rsidRDefault="008C2A32">
            <w:pPr>
              <w:rPr>
                <w:del w:id="1979" w:author="Alicia" w:date="2016-05-16T16:37:00Z"/>
                <w:rFonts w:ascii="Times New Roman" w:hAnsi="Times New Roman" w:cs="Times New Roman"/>
                <w:sz w:val="24"/>
                <w:szCs w:val="24"/>
                <w:lang w:val="en-US"/>
                <w:rPrChange w:id="1980" w:author="Alicia" w:date="2016-05-11T11:58:00Z">
                  <w:rPr>
                    <w:del w:id="1981" w:author="Alicia" w:date="2016-05-16T16:37:00Z"/>
                    <w:rFonts w:ascii="Times New Roman" w:hAnsi="Times New Roman" w:cs="Times New Roman"/>
                    <w:sz w:val="24"/>
                    <w:szCs w:val="24"/>
                    <w:lang w:val="de-DE"/>
                  </w:rPr>
                </w:rPrChange>
              </w:rPr>
              <w:pPrChange w:id="1982" w:author="Alicia" w:date="2016-05-03T14:52:00Z">
                <w:pPr>
                  <w:tabs>
                    <w:tab w:val="decimal" w:pos="586"/>
                  </w:tabs>
                  <w:spacing w:after="0" w:line="240" w:lineRule="auto"/>
                </w:pPr>
              </w:pPrChange>
            </w:pPr>
          </w:p>
        </w:tc>
        <w:tc>
          <w:tcPr>
            <w:tcW w:w="1134" w:type="dxa"/>
            <w:tcBorders>
              <w:top w:val="nil"/>
              <w:left w:val="nil"/>
              <w:bottom w:val="nil"/>
              <w:right w:val="nil"/>
            </w:tcBorders>
            <w:vAlign w:val="center"/>
          </w:tcPr>
          <w:p w14:paraId="5ECEAEA3" w14:textId="742EC2F5" w:rsidR="008C2A32" w:rsidRPr="00AA07B4" w:rsidDel="006E5FF5" w:rsidRDefault="008C2A32">
            <w:pPr>
              <w:rPr>
                <w:del w:id="1983" w:author="Alicia" w:date="2016-05-16T16:37:00Z"/>
                <w:rFonts w:ascii="Times New Roman" w:hAnsi="Times New Roman" w:cs="Times New Roman"/>
                <w:sz w:val="24"/>
                <w:szCs w:val="24"/>
                <w:lang w:val="en-US"/>
                <w:rPrChange w:id="1984" w:author="Alicia" w:date="2016-05-11T11:58:00Z">
                  <w:rPr>
                    <w:del w:id="1985" w:author="Alicia" w:date="2016-05-16T16:37:00Z"/>
                    <w:rFonts w:ascii="Times New Roman" w:hAnsi="Times New Roman" w:cs="Times New Roman"/>
                    <w:sz w:val="24"/>
                    <w:szCs w:val="24"/>
                    <w:lang w:val="de-DE"/>
                  </w:rPr>
                </w:rPrChange>
              </w:rPr>
              <w:pPrChange w:id="1986" w:author="Alicia" w:date="2016-05-03T14:52:00Z">
                <w:pPr>
                  <w:tabs>
                    <w:tab w:val="decimal" w:pos="586"/>
                  </w:tabs>
                  <w:spacing w:after="0" w:line="240" w:lineRule="auto"/>
                </w:pPr>
              </w:pPrChange>
            </w:pPr>
            <w:del w:id="1987" w:author="Alicia" w:date="2016-05-16T16:37:00Z">
              <w:r w:rsidRPr="00AA07B4" w:rsidDel="006E5FF5">
                <w:rPr>
                  <w:rFonts w:ascii="Times New Roman" w:hAnsi="Times New Roman" w:cs="Times New Roman"/>
                  <w:sz w:val="24"/>
                  <w:szCs w:val="24"/>
                  <w:lang w:val="en-US"/>
                  <w:rPrChange w:id="1988" w:author="Alicia" w:date="2016-05-11T11:58:00Z">
                    <w:rPr>
                      <w:rFonts w:ascii="Times New Roman" w:hAnsi="Times New Roman" w:cs="Times New Roman"/>
                      <w:sz w:val="24"/>
                      <w:szCs w:val="24"/>
                      <w:lang w:val="de-DE"/>
                    </w:rPr>
                  </w:rPrChange>
                </w:rPr>
                <w:delText>0.28*</w:delText>
              </w:r>
            </w:del>
          </w:p>
        </w:tc>
        <w:tc>
          <w:tcPr>
            <w:tcW w:w="1064" w:type="dxa"/>
            <w:tcBorders>
              <w:top w:val="nil"/>
              <w:left w:val="nil"/>
              <w:bottom w:val="nil"/>
              <w:right w:val="nil"/>
            </w:tcBorders>
            <w:vAlign w:val="center"/>
          </w:tcPr>
          <w:p w14:paraId="3A0E9E9F" w14:textId="40FA15A2" w:rsidR="008C2A32" w:rsidRPr="00AA07B4" w:rsidDel="006E5FF5" w:rsidRDefault="008C2A32">
            <w:pPr>
              <w:rPr>
                <w:del w:id="1989" w:author="Alicia" w:date="2016-05-16T16:37:00Z"/>
                <w:rFonts w:ascii="Times New Roman" w:hAnsi="Times New Roman" w:cs="Times New Roman"/>
                <w:sz w:val="24"/>
                <w:szCs w:val="24"/>
                <w:lang w:val="en-US"/>
                <w:rPrChange w:id="1990" w:author="Alicia" w:date="2016-05-11T11:58:00Z">
                  <w:rPr>
                    <w:del w:id="1991" w:author="Alicia" w:date="2016-05-16T16:37:00Z"/>
                    <w:rFonts w:ascii="Times New Roman" w:hAnsi="Times New Roman" w:cs="Times New Roman"/>
                    <w:sz w:val="24"/>
                    <w:szCs w:val="24"/>
                    <w:lang w:val="de-DE"/>
                  </w:rPr>
                </w:rPrChange>
              </w:rPr>
              <w:pPrChange w:id="1992" w:author="Alicia" w:date="2016-05-03T14:52:00Z">
                <w:pPr>
                  <w:tabs>
                    <w:tab w:val="decimal" w:pos="586"/>
                  </w:tabs>
                  <w:spacing w:after="0" w:line="240" w:lineRule="auto"/>
                </w:pPr>
              </w:pPrChange>
            </w:pPr>
            <w:del w:id="1993" w:author="Alicia" w:date="2016-05-16T16:37:00Z">
              <w:r w:rsidRPr="00AA07B4" w:rsidDel="006E5FF5">
                <w:rPr>
                  <w:rFonts w:ascii="Times New Roman" w:hAnsi="Times New Roman" w:cs="Times New Roman"/>
                  <w:sz w:val="24"/>
                  <w:szCs w:val="24"/>
                  <w:lang w:val="en-US"/>
                  <w:rPrChange w:id="1994" w:author="Alicia" w:date="2016-05-11T11:58:00Z">
                    <w:rPr>
                      <w:rFonts w:ascii="Times New Roman" w:hAnsi="Times New Roman" w:cs="Times New Roman"/>
                      <w:sz w:val="24"/>
                      <w:szCs w:val="24"/>
                      <w:lang w:val="de-DE"/>
                    </w:rPr>
                  </w:rPrChange>
                </w:rPr>
                <w:delText>0.17</w:delText>
              </w:r>
            </w:del>
          </w:p>
        </w:tc>
        <w:tc>
          <w:tcPr>
            <w:tcW w:w="236" w:type="dxa"/>
            <w:tcBorders>
              <w:top w:val="nil"/>
              <w:left w:val="nil"/>
              <w:bottom w:val="nil"/>
              <w:right w:val="nil"/>
            </w:tcBorders>
            <w:vAlign w:val="center"/>
          </w:tcPr>
          <w:p w14:paraId="5DE819D1" w14:textId="551CBF97" w:rsidR="008C2A32" w:rsidRPr="00AA07B4" w:rsidDel="006E5FF5" w:rsidRDefault="008C2A32">
            <w:pPr>
              <w:rPr>
                <w:del w:id="1995" w:author="Alicia" w:date="2016-05-16T16:37:00Z"/>
                <w:rFonts w:ascii="Times New Roman" w:hAnsi="Times New Roman" w:cs="Times New Roman"/>
                <w:sz w:val="24"/>
                <w:szCs w:val="24"/>
                <w:lang w:val="en-US"/>
                <w:rPrChange w:id="1996" w:author="Alicia" w:date="2016-05-11T11:58:00Z">
                  <w:rPr>
                    <w:del w:id="1997" w:author="Alicia" w:date="2016-05-16T16:37:00Z"/>
                    <w:rFonts w:ascii="Times New Roman" w:hAnsi="Times New Roman" w:cs="Times New Roman"/>
                    <w:sz w:val="24"/>
                    <w:szCs w:val="24"/>
                    <w:lang w:val="de-DE"/>
                  </w:rPr>
                </w:rPrChange>
              </w:rPr>
              <w:pPrChange w:id="1998" w:author="Alicia" w:date="2016-05-03T14:52:00Z">
                <w:pPr>
                  <w:tabs>
                    <w:tab w:val="decimal" w:pos="586"/>
                  </w:tabs>
                  <w:spacing w:after="0" w:line="240" w:lineRule="auto"/>
                </w:pPr>
              </w:pPrChange>
            </w:pPr>
          </w:p>
        </w:tc>
        <w:tc>
          <w:tcPr>
            <w:tcW w:w="1110" w:type="dxa"/>
            <w:tcBorders>
              <w:top w:val="nil"/>
              <w:left w:val="nil"/>
              <w:bottom w:val="nil"/>
              <w:right w:val="nil"/>
            </w:tcBorders>
            <w:vAlign w:val="center"/>
          </w:tcPr>
          <w:p w14:paraId="2C3361E2" w14:textId="4AEEF898" w:rsidR="008C2A32" w:rsidRPr="00AA07B4" w:rsidDel="006E5FF5" w:rsidRDefault="008C2A32">
            <w:pPr>
              <w:rPr>
                <w:del w:id="1999" w:author="Alicia" w:date="2016-05-16T16:37:00Z"/>
                <w:rFonts w:ascii="Times New Roman" w:hAnsi="Times New Roman" w:cs="Times New Roman"/>
                <w:sz w:val="24"/>
                <w:szCs w:val="24"/>
                <w:lang w:val="en-US"/>
                <w:rPrChange w:id="2000" w:author="Alicia" w:date="2016-05-11T11:58:00Z">
                  <w:rPr>
                    <w:del w:id="2001" w:author="Alicia" w:date="2016-05-16T16:37:00Z"/>
                    <w:rFonts w:ascii="Times New Roman" w:hAnsi="Times New Roman" w:cs="Times New Roman"/>
                    <w:sz w:val="24"/>
                    <w:szCs w:val="24"/>
                    <w:lang w:val="de-DE"/>
                  </w:rPr>
                </w:rPrChange>
              </w:rPr>
              <w:pPrChange w:id="2002" w:author="Alicia" w:date="2016-05-03T14:52:00Z">
                <w:pPr>
                  <w:tabs>
                    <w:tab w:val="decimal" w:pos="586"/>
                  </w:tabs>
                  <w:spacing w:after="0" w:line="240" w:lineRule="auto"/>
                </w:pPr>
              </w:pPrChange>
            </w:pPr>
            <w:del w:id="2003" w:author="Alicia" w:date="2016-05-16T16:37:00Z">
              <w:r w:rsidRPr="00AA07B4" w:rsidDel="006E5FF5">
                <w:rPr>
                  <w:rFonts w:ascii="Times New Roman" w:hAnsi="Times New Roman" w:cs="Times New Roman"/>
                  <w:sz w:val="24"/>
                  <w:szCs w:val="24"/>
                  <w:lang w:val="en-US"/>
                  <w:rPrChange w:id="2004" w:author="Alicia" w:date="2016-05-11T11:58:00Z">
                    <w:rPr>
                      <w:rFonts w:ascii="Times New Roman" w:hAnsi="Times New Roman" w:cs="Times New Roman"/>
                      <w:sz w:val="24"/>
                      <w:szCs w:val="24"/>
                      <w:lang w:val="de-DE"/>
                    </w:rPr>
                  </w:rPrChange>
                </w:rPr>
                <w:delText>-0.10</w:delText>
              </w:r>
            </w:del>
          </w:p>
        </w:tc>
        <w:tc>
          <w:tcPr>
            <w:tcW w:w="1134" w:type="dxa"/>
            <w:tcBorders>
              <w:top w:val="nil"/>
              <w:left w:val="nil"/>
              <w:bottom w:val="nil"/>
              <w:right w:val="nil"/>
            </w:tcBorders>
            <w:vAlign w:val="center"/>
          </w:tcPr>
          <w:p w14:paraId="4A3EF7B6" w14:textId="4CC3B8E8" w:rsidR="008C2A32" w:rsidRPr="00AA07B4" w:rsidDel="006E5FF5" w:rsidRDefault="008C2A32">
            <w:pPr>
              <w:rPr>
                <w:del w:id="2005" w:author="Alicia" w:date="2016-05-16T16:37:00Z"/>
                <w:rFonts w:ascii="Times New Roman" w:hAnsi="Times New Roman" w:cs="Times New Roman"/>
                <w:sz w:val="24"/>
                <w:szCs w:val="24"/>
                <w:lang w:val="en-US"/>
                <w:rPrChange w:id="2006" w:author="Alicia" w:date="2016-05-11T11:58:00Z">
                  <w:rPr>
                    <w:del w:id="2007" w:author="Alicia" w:date="2016-05-16T16:37:00Z"/>
                    <w:rFonts w:ascii="Times New Roman" w:hAnsi="Times New Roman" w:cs="Times New Roman"/>
                    <w:sz w:val="24"/>
                    <w:szCs w:val="24"/>
                    <w:lang w:val="de-DE"/>
                  </w:rPr>
                </w:rPrChange>
              </w:rPr>
              <w:pPrChange w:id="2008" w:author="Alicia" w:date="2016-05-03T14:52:00Z">
                <w:pPr>
                  <w:tabs>
                    <w:tab w:val="decimal" w:pos="586"/>
                  </w:tabs>
                  <w:spacing w:after="0" w:line="240" w:lineRule="auto"/>
                </w:pPr>
              </w:pPrChange>
            </w:pPr>
            <w:del w:id="2009" w:author="Alicia" w:date="2016-05-16T16:37:00Z">
              <w:r w:rsidRPr="00AA07B4" w:rsidDel="006E5FF5">
                <w:rPr>
                  <w:rFonts w:ascii="Times New Roman" w:hAnsi="Times New Roman" w:cs="Times New Roman"/>
                  <w:sz w:val="24"/>
                  <w:szCs w:val="24"/>
                  <w:lang w:val="en-US"/>
                  <w:rPrChange w:id="2010" w:author="Alicia" w:date="2016-05-11T11:58:00Z">
                    <w:rPr>
                      <w:rFonts w:ascii="Times New Roman" w:hAnsi="Times New Roman" w:cs="Times New Roman"/>
                      <w:sz w:val="24"/>
                      <w:szCs w:val="24"/>
                      <w:lang w:val="de-DE"/>
                    </w:rPr>
                  </w:rPrChange>
                </w:rPr>
                <w:delText>-0.10</w:delText>
              </w:r>
            </w:del>
          </w:p>
        </w:tc>
      </w:tr>
      <w:tr w:rsidR="008C2A32" w:rsidRPr="00AA07B4" w:rsidDel="006E5FF5" w14:paraId="0F565E3D" w14:textId="057FE65D" w:rsidTr="008C2A32">
        <w:trPr>
          <w:del w:id="2011" w:author="Alicia" w:date="2016-05-16T16:37:00Z"/>
        </w:trPr>
        <w:tc>
          <w:tcPr>
            <w:tcW w:w="658" w:type="dxa"/>
            <w:tcBorders>
              <w:top w:val="nil"/>
              <w:left w:val="nil"/>
              <w:bottom w:val="nil"/>
              <w:right w:val="nil"/>
            </w:tcBorders>
            <w:vAlign w:val="center"/>
          </w:tcPr>
          <w:p w14:paraId="0115190E" w14:textId="1BC518DF" w:rsidR="008C2A32" w:rsidRPr="00AA07B4" w:rsidDel="006E5FF5" w:rsidRDefault="008C2A32">
            <w:pPr>
              <w:rPr>
                <w:del w:id="2012" w:author="Alicia" w:date="2016-05-16T16:37:00Z"/>
                <w:rFonts w:ascii="Times New Roman" w:hAnsi="Times New Roman" w:cs="Times New Roman"/>
                <w:sz w:val="24"/>
                <w:szCs w:val="24"/>
                <w:lang w:val="en-US"/>
                <w:rPrChange w:id="2013" w:author="Alicia" w:date="2016-05-11T11:58:00Z">
                  <w:rPr>
                    <w:del w:id="2014" w:author="Alicia" w:date="2016-05-16T16:37:00Z"/>
                    <w:rFonts w:ascii="Times New Roman" w:hAnsi="Times New Roman" w:cs="Times New Roman"/>
                    <w:sz w:val="24"/>
                    <w:szCs w:val="24"/>
                    <w:lang w:val="de-DE"/>
                  </w:rPr>
                </w:rPrChange>
              </w:rPr>
              <w:pPrChange w:id="2015" w:author="Alicia" w:date="2016-05-03T14:52:00Z">
                <w:pPr>
                  <w:spacing w:after="0" w:line="240" w:lineRule="auto"/>
                  <w:jc w:val="center"/>
                </w:pPr>
              </w:pPrChange>
            </w:pPr>
            <w:del w:id="2016" w:author="Alicia" w:date="2016-05-16T16:37:00Z">
              <w:r w:rsidRPr="00AA07B4" w:rsidDel="006E5FF5">
                <w:rPr>
                  <w:rFonts w:ascii="Times New Roman" w:hAnsi="Times New Roman" w:cs="Times New Roman"/>
                  <w:sz w:val="24"/>
                  <w:szCs w:val="24"/>
                  <w:lang w:val="en-US"/>
                  <w:rPrChange w:id="2017" w:author="Alicia" w:date="2016-05-11T11:58:00Z">
                    <w:rPr>
                      <w:rFonts w:ascii="Times New Roman" w:hAnsi="Times New Roman" w:cs="Times New Roman"/>
                      <w:sz w:val="24"/>
                      <w:szCs w:val="24"/>
                      <w:lang w:val="de-DE"/>
                    </w:rPr>
                  </w:rPrChange>
                </w:rPr>
                <w:delText>D</w:delText>
              </w:r>
            </w:del>
          </w:p>
        </w:tc>
        <w:tc>
          <w:tcPr>
            <w:tcW w:w="993" w:type="dxa"/>
            <w:tcBorders>
              <w:top w:val="nil"/>
              <w:left w:val="nil"/>
              <w:bottom w:val="nil"/>
              <w:right w:val="nil"/>
            </w:tcBorders>
            <w:vAlign w:val="center"/>
          </w:tcPr>
          <w:p w14:paraId="216EE3F6" w14:textId="7357F07C" w:rsidR="008C2A32" w:rsidRPr="00AA07B4" w:rsidDel="006E5FF5" w:rsidRDefault="008C2A32">
            <w:pPr>
              <w:rPr>
                <w:del w:id="2018" w:author="Alicia" w:date="2016-05-16T16:37:00Z"/>
                <w:rFonts w:ascii="Times New Roman" w:hAnsi="Times New Roman" w:cs="Times New Roman"/>
                <w:sz w:val="24"/>
                <w:szCs w:val="24"/>
                <w:lang w:val="en-US"/>
                <w:rPrChange w:id="2019" w:author="Alicia" w:date="2016-05-11T11:58:00Z">
                  <w:rPr>
                    <w:del w:id="2020" w:author="Alicia" w:date="2016-05-16T16:37:00Z"/>
                    <w:rFonts w:ascii="Times New Roman" w:hAnsi="Times New Roman" w:cs="Times New Roman"/>
                    <w:sz w:val="24"/>
                    <w:szCs w:val="24"/>
                    <w:lang w:val="de-DE"/>
                  </w:rPr>
                </w:rPrChange>
              </w:rPr>
              <w:pPrChange w:id="2021" w:author="Alicia" w:date="2016-05-03T14:52:00Z">
                <w:pPr>
                  <w:tabs>
                    <w:tab w:val="decimal" w:pos="586"/>
                  </w:tabs>
                  <w:spacing w:after="0" w:line="240" w:lineRule="auto"/>
                </w:pPr>
              </w:pPrChange>
            </w:pPr>
            <w:del w:id="2022" w:author="Alicia" w:date="2016-05-16T16:37:00Z">
              <w:r w:rsidRPr="00AA07B4" w:rsidDel="006E5FF5">
                <w:rPr>
                  <w:rFonts w:ascii="Times New Roman" w:hAnsi="Times New Roman" w:cs="Times New Roman"/>
                  <w:sz w:val="24"/>
                  <w:szCs w:val="24"/>
                  <w:lang w:val="en-US"/>
                  <w:rPrChange w:id="2023" w:author="Alicia" w:date="2016-05-11T11:58:00Z">
                    <w:rPr>
                      <w:rFonts w:ascii="Times New Roman" w:hAnsi="Times New Roman" w:cs="Times New Roman"/>
                      <w:sz w:val="24"/>
                      <w:szCs w:val="24"/>
                      <w:lang w:val="de-DE"/>
                    </w:rPr>
                  </w:rPrChange>
                </w:rPr>
                <w:delText>-</w:delText>
              </w:r>
            </w:del>
          </w:p>
        </w:tc>
        <w:tc>
          <w:tcPr>
            <w:tcW w:w="850" w:type="dxa"/>
            <w:tcBorders>
              <w:top w:val="nil"/>
              <w:left w:val="nil"/>
              <w:bottom w:val="nil"/>
              <w:right w:val="nil"/>
            </w:tcBorders>
            <w:vAlign w:val="center"/>
          </w:tcPr>
          <w:p w14:paraId="362C1ED9" w14:textId="0FB1BE36" w:rsidR="008C2A32" w:rsidRPr="00AA07B4" w:rsidDel="006E5FF5" w:rsidRDefault="008C2A32">
            <w:pPr>
              <w:rPr>
                <w:del w:id="2024" w:author="Alicia" w:date="2016-05-16T16:37:00Z"/>
                <w:rFonts w:ascii="Times New Roman" w:hAnsi="Times New Roman" w:cs="Times New Roman"/>
                <w:sz w:val="24"/>
                <w:szCs w:val="24"/>
                <w:lang w:val="en-US"/>
                <w:rPrChange w:id="2025" w:author="Alicia" w:date="2016-05-11T11:58:00Z">
                  <w:rPr>
                    <w:del w:id="2026" w:author="Alicia" w:date="2016-05-16T16:37:00Z"/>
                    <w:rFonts w:ascii="Times New Roman" w:hAnsi="Times New Roman" w:cs="Times New Roman"/>
                    <w:sz w:val="24"/>
                    <w:szCs w:val="24"/>
                    <w:lang w:val="de-DE"/>
                  </w:rPr>
                </w:rPrChange>
              </w:rPr>
              <w:pPrChange w:id="2027" w:author="Alicia" w:date="2016-05-03T14:52:00Z">
                <w:pPr>
                  <w:tabs>
                    <w:tab w:val="decimal" w:pos="586"/>
                  </w:tabs>
                  <w:spacing w:after="0" w:line="240" w:lineRule="auto"/>
                </w:pPr>
              </w:pPrChange>
            </w:pPr>
            <w:del w:id="2028" w:author="Alicia" w:date="2016-05-16T16:37:00Z">
              <w:r w:rsidRPr="00AA07B4" w:rsidDel="006E5FF5">
                <w:rPr>
                  <w:rFonts w:ascii="Times New Roman" w:hAnsi="Times New Roman" w:cs="Times New Roman"/>
                  <w:sz w:val="24"/>
                  <w:szCs w:val="24"/>
                  <w:lang w:val="en-US"/>
                  <w:rPrChange w:id="2029" w:author="Alicia" w:date="2016-05-11T11:58:00Z">
                    <w:rPr>
                      <w:rFonts w:ascii="Times New Roman" w:hAnsi="Times New Roman" w:cs="Times New Roman"/>
                      <w:sz w:val="24"/>
                      <w:szCs w:val="24"/>
                      <w:lang w:val="de-DE"/>
                    </w:rPr>
                  </w:rPrChange>
                </w:rPr>
                <w:delText>-0.06</w:delText>
              </w:r>
            </w:del>
          </w:p>
        </w:tc>
        <w:tc>
          <w:tcPr>
            <w:tcW w:w="284" w:type="dxa"/>
            <w:tcBorders>
              <w:top w:val="nil"/>
              <w:left w:val="nil"/>
              <w:bottom w:val="nil"/>
              <w:right w:val="nil"/>
            </w:tcBorders>
            <w:vAlign w:val="center"/>
          </w:tcPr>
          <w:p w14:paraId="55A83EF0" w14:textId="30DAC628" w:rsidR="008C2A32" w:rsidRPr="00AA07B4" w:rsidDel="006E5FF5" w:rsidRDefault="008C2A32">
            <w:pPr>
              <w:rPr>
                <w:del w:id="2030" w:author="Alicia" w:date="2016-05-16T16:37:00Z"/>
                <w:rFonts w:ascii="Times New Roman" w:hAnsi="Times New Roman" w:cs="Times New Roman"/>
                <w:sz w:val="24"/>
                <w:szCs w:val="24"/>
                <w:lang w:val="en-US"/>
                <w:rPrChange w:id="2031" w:author="Alicia" w:date="2016-05-11T11:58:00Z">
                  <w:rPr>
                    <w:del w:id="2032" w:author="Alicia" w:date="2016-05-16T16:37:00Z"/>
                    <w:rFonts w:ascii="Times New Roman" w:hAnsi="Times New Roman" w:cs="Times New Roman"/>
                    <w:sz w:val="24"/>
                    <w:szCs w:val="24"/>
                    <w:lang w:val="de-DE"/>
                  </w:rPr>
                </w:rPrChange>
              </w:rPr>
              <w:pPrChange w:id="2033" w:author="Alicia" w:date="2016-05-03T14:52:00Z">
                <w:pPr>
                  <w:tabs>
                    <w:tab w:val="decimal" w:pos="586"/>
                  </w:tabs>
                  <w:spacing w:after="0" w:line="240" w:lineRule="auto"/>
                </w:pPr>
              </w:pPrChange>
            </w:pPr>
          </w:p>
        </w:tc>
        <w:tc>
          <w:tcPr>
            <w:tcW w:w="1134" w:type="dxa"/>
            <w:tcBorders>
              <w:top w:val="nil"/>
              <w:left w:val="nil"/>
              <w:bottom w:val="nil"/>
              <w:right w:val="nil"/>
            </w:tcBorders>
            <w:vAlign w:val="center"/>
          </w:tcPr>
          <w:p w14:paraId="32836617" w14:textId="53F0AA45" w:rsidR="008C2A32" w:rsidRPr="00AA07B4" w:rsidDel="006E5FF5" w:rsidRDefault="008C2A32">
            <w:pPr>
              <w:rPr>
                <w:del w:id="2034" w:author="Alicia" w:date="2016-05-16T16:37:00Z"/>
                <w:rFonts w:ascii="Times New Roman" w:hAnsi="Times New Roman" w:cs="Times New Roman"/>
                <w:sz w:val="24"/>
                <w:szCs w:val="24"/>
                <w:lang w:val="en-US"/>
                <w:rPrChange w:id="2035" w:author="Alicia" w:date="2016-05-11T11:58:00Z">
                  <w:rPr>
                    <w:del w:id="2036" w:author="Alicia" w:date="2016-05-16T16:37:00Z"/>
                    <w:rFonts w:ascii="Times New Roman" w:hAnsi="Times New Roman" w:cs="Times New Roman"/>
                    <w:sz w:val="24"/>
                    <w:szCs w:val="24"/>
                    <w:lang w:val="de-DE"/>
                  </w:rPr>
                </w:rPrChange>
              </w:rPr>
              <w:pPrChange w:id="2037" w:author="Alicia" w:date="2016-05-03T14:52:00Z">
                <w:pPr>
                  <w:tabs>
                    <w:tab w:val="decimal" w:pos="586"/>
                  </w:tabs>
                  <w:spacing w:after="0" w:line="240" w:lineRule="auto"/>
                </w:pPr>
              </w:pPrChange>
            </w:pPr>
            <w:del w:id="2038" w:author="Alicia" w:date="2016-05-16T16:37:00Z">
              <w:r w:rsidRPr="00AA07B4" w:rsidDel="006E5FF5">
                <w:rPr>
                  <w:rFonts w:ascii="Times New Roman" w:hAnsi="Times New Roman" w:cs="Times New Roman"/>
                  <w:sz w:val="24"/>
                  <w:szCs w:val="24"/>
                  <w:lang w:val="en-US"/>
                  <w:rPrChange w:id="2039" w:author="Alicia" w:date="2016-05-11T11:58:00Z">
                    <w:rPr>
                      <w:rFonts w:ascii="Times New Roman" w:hAnsi="Times New Roman" w:cs="Times New Roman"/>
                      <w:sz w:val="24"/>
                      <w:szCs w:val="24"/>
                      <w:lang w:val="de-DE"/>
                    </w:rPr>
                  </w:rPrChange>
                </w:rPr>
                <w:delText>-</w:delText>
              </w:r>
            </w:del>
          </w:p>
        </w:tc>
        <w:tc>
          <w:tcPr>
            <w:tcW w:w="1134" w:type="dxa"/>
            <w:tcBorders>
              <w:top w:val="nil"/>
              <w:left w:val="nil"/>
              <w:bottom w:val="nil"/>
              <w:right w:val="nil"/>
            </w:tcBorders>
            <w:vAlign w:val="center"/>
          </w:tcPr>
          <w:p w14:paraId="75F03F38" w14:textId="345ED76B" w:rsidR="008C2A32" w:rsidRPr="00AA07B4" w:rsidDel="006E5FF5" w:rsidRDefault="008C2A32">
            <w:pPr>
              <w:rPr>
                <w:del w:id="2040" w:author="Alicia" w:date="2016-05-16T16:37:00Z"/>
                <w:rFonts w:ascii="Times New Roman" w:hAnsi="Times New Roman" w:cs="Times New Roman"/>
                <w:sz w:val="24"/>
                <w:szCs w:val="24"/>
                <w:lang w:val="en-US"/>
                <w:rPrChange w:id="2041" w:author="Alicia" w:date="2016-05-11T11:58:00Z">
                  <w:rPr>
                    <w:del w:id="2042" w:author="Alicia" w:date="2016-05-16T16:37:00Z"/>
                    <w:rFonts w:ascii="Times New Roman" w:hAnsi="Times New Roman" w:cs="Times New Roman"/>
                    <w:sz w:val="24"/>
                    <w:szCs w:val="24"/>
                    <w:lang w:val="de-DE"/>
                  </w:rPr>
                </w:rPrChange>
              </w:rPr>
              <w:pPrChange w:id="2043" w:author="Alicia" w:date="2016-05-03T14:52:00Z">
                <w:pPr>
                  <w:tabs>
                    <w:tab w:val="decimal" w:pos="586"/>
                  </w:tabs>
                  <w:spacing w:after="0" w:line="240" w:lineRule="auto"/>
                </w:pPr>
              </w:pPrChange>
            </w:pPr>
            <w:del w:id="2044" w:author="Alicia" w:date="2016-05-16T16:37:00Z">
              <w:r w:rsidRPr="00AA07B4" w:rsidDel="006E5FF5">
                <w:rPr>
                  <w:rFonts w:ascii="Times New Roman" w:hAnsi="Times New Roman" w:cs="Times New Roman"/>
                  <w:sz w:val="24"/>
                  <w:szCs w:val="24"/>
                  <w:lang w:val="en-US"/>
                  <w:rPrChange w:id="2045" w:author="Alicia" w:date="2016-05-11T11:58:00Z">
                    <w:rPr>
                      <w:rFonts w:ascii="Times New Roman" w:hAnsi="Times New Roman" w:cs="Times New Roman"/>
                      <w:sz w:val="24"/>
                      <w:szCs w:val="24"/>
                      <w:lang w:val="de-DE"/>
                    </w:rPr>
                  </w:rPrChange>
                </w:rPr>
                <w:delText xml:space="preserve">0.22 </w:delText>
              </w:r>
              <w:r w:rsidRPr="00AA07B4" w:rsidDel="006E5FF5">
                <w:rPr>
                  <w:rFonts w:ascii="Times New Roman" w:hAnsi="Times New Roman" w:cs="Times New Roman"/>
                  <w:sz w:val="18"/>
                  <w:szCs w:val="18"/>
                  <w:lang w:val="en-US"/>
                  <w:rPrChange w:id="2046" w:author="Alicia" w:date="2016-05-11T11:58:00Z">
                    <w:rPr>
                      <w:rFonts w:ascii="Times New Roman" w:hAnsi="Times New Roman" w:cs="Times New Roman"/>
                      <w:sz w:val="18"/>
                      <w:szCs w:val="18"/>
                      <w:lang w:val="de-DE"/>
                    </w:rPr>
                  </w:rPrChange>
                </w:rPr>
                <w:delText>•</w:delText>
              </w:r>
            </w:del>
          </w:p>
        </w:tc>
        <w:tc>
          <w:tcPr>
            <w:tcW w:w="276" w:type="dxa"/>
            <w:tcBorders>
              <w:top w:val="nil"/>
              <w:left w:val="nil"/>
              <w:bottom w:val="nil"/>
              <w:right w:val="nil"/>
            </w:tcBorders>
            <w:vAlign w:val="center"/>
          </w:tcPr>
          <w:p w14:paraId="1CB63065" w14:textId="357AFFE2" w:rsidR="008C2A32" w:rsidRPr="00AA07B4" w:rsidDel="006E5FF5" w:rsidRDefault="008C2A32">
            <w:pPr>
              <w:rPr>
                <w:del w:id="2047" w:author="Alicia" w:date="2016-05-16T16:37:00Z"/>
                <w:rFonts w:ascii="Times New Roman" w:hAnsi="Times New Roman" w:cs="Times New Roman"/>
                <w:sz w:val="24"/>
                <w:szCs w:val="24"/>
                <w:lang w:val="en-US"/>
                <w:rPrChange w:id="2048" w:author="Alicia" w:date="2016-05-11T11:58:00Z">
                  <w:rPr>
                    <w:del w:id="2049" w:author="Alicia" w:date="2016-05-16T16:37:00Z"/>
                    <w:rFonts w:ascii="Times New Roman" w:hAnsi="Times New Roman" w:cs="Times New Roman"/>
                    <w:sz w:val="24"/>
                    <w:szCs w:val="24"/>
                    <w:lang w:val="de-DE"/>
                  </w:rPr>
                </w:rPrChange>
              </w:rPr>
              <w:pPrChange w:id="2050" w:author="Alicia" w:date="2016-05-03T14:52:00Z">
                <w:pPr>
                  <w:tabs>
                    <w:tab w:val="decimal" w:pos="586"/>
                  </w:tabs>
                  <w:spacing w:after="0" w:line="240" w:lineRule="auto"/>
                </w:pPr>
              </w:pPrChange>
            </w:pPr>
          </w:p>
        </w:tc>
        <w:tc>
          <w:tcPr>
            <w:tcW w:w="999" w:type="dxa"/>
            <w:tcBorders>
              <w:top w:val="nil"/>
              <w:left w:val="nil"/>
              <w:bottom w:val="nil"/>
              <w:right w:val="nil"/>
            </w:tcBorders>
            <w:vAlign w:val="center"/>
          </w:tcPr>
          <w:p w14:paraId="146B5FA5" w14:textId="4AB75D0A" w:rsidR="008C2A32" w:rsidRPr="00AA07B4" w:rsidDel="006E5FF5" w:rsidRDefault="008C2A32">
            <w:pPr>
              <w:rPr>
                <w:del w:id="2051" w:author="Alicia" w:date="2016-05-16T16:37:00Z"/>
                <w:rFonts w:ascii="Times New Roman" w:hAnsi="Times New Roman" w:cs="Times New Roman"/>
                <w:sz w:val="24"/>
                <w:szCs w:val="24"/>
                <w:lang w:val="en-US"/>
                <w:rPrChange w:id="2052" w:author="Alicia" w:date="2016-05-11T11:58:00Z">
                  <w:rPr>
                    <w:del w:id="2053" w:author="Alicia" w:date="2016-05-16T16:37:00Z"/>
                    <w:rFonts w:ascii="Times New Roman" w:hAnsi="Times New Roman" w:cs="Times New Roman"/>
                    <w:sz w:val="24"/>
                    <w:szCs w:val="24"/>
                    <w:lang w:val="de-DE"/>
                  </w:rPr>
                </w:rPrChange>
              </w:rPr>
              <w:pPrChange w:id="2054" w:author="Alicia" w:date="2016-05-03T14:52:00Z">
                <w:pPr>
                  <w:tabs>
                    <w:tab w:val="decimal" w:pos="586"/>
                  </w:tabs>
                  <w:spacing w:after="0" w:line="240" w:lineRule="auto"/>
                </w:pPr>
              </w:pPrChange>
            </w:pPr>
            <w:del w:id="2055" w:author="Alicia" w:date="2016-05-16T16:37:00Z">
              <w:r w:rsidRPr="00AA07B4" w:rsidDel="006E5FF5">
                <w:rPr>
                  <w:rFonts w:ascii="Times New Roman" w:hAnsi="Times New Roman" w:cs="Times New Roman"/>
                  <w:sz w:val="24"/>
                  <w:szCs w:val="24"/>
                  <w:lang w:val="en-US"/>
                  <w:rPrChange w:id="2056" w:author="Alicia" w:date="2016-05-11T11:58:00Z">
                    <w:rPr>
                      <w:rFonts w:ascii="Times New Roman" w:hAnsi="Times New Roman" w:cs="Times New Roman"/>
                      <w:sz w:val="24"/>
                      <w:szCs w:val="24"/>
                      <w:lang w:val="de-DE"/>
                    </w:rPr>
                  </w:rPrChange>
                </w:rPr>
                <w:delText>-</w:delText>
              </w:r>
            </w:del>
          </w:p>
        </w:tc>
        <w:tc>
          <w:tcPr>
            <w:tcW w:w="1134" w:type="dxa"/>
            <w:tcBorders>
              <w:top w:val="nil"/>
              <w:left w:val="nil"/>
              <w:bottom w:val="nil"/>
              <w:right w:val="nil"/>
            </w:tcBorders>
            <w:vAlign w:val="center"/>
          </w:tcPr>
          <w:p w14:paraId="76410552" w14:textId="77791D99" w:rsidR="008C2A32" w:rsidRPr="00AA07B4" w:rsidDel="006E5FF5" w:rsidRDefault="008C2A32">
            <w:pPr>
              <w:rPr>
                <w:del w:id="2057" w:author="Alicia" w:date="2016-05-16T16:37:00Z"/>
                <w:rFonts w:ascii="Times New Roman" w:hAnsi="Times New Roman" w:cs="Times New Roman"/>
                <w:sz w:val="24"/>
                <w:szCs w:val="24"/>
                <w:lang w:val="en-US"/>
                <w:rPrChange w:id="2058" w:author="Alicia" w:date="2016-05-11T11:58:00Z">
                  <w:rPr>
                    <w:del w:id="2059" w:author="Alicia" w:date="2016-05-16T16:37:00Z"/>
                    <w:rFonts w:ascii="Times New Roman" w:hAnsi="Times New Roman" w:cs="Times New Roman"/>
                    <w:sz w:val="24"/>
                    <w:szCs w:val="24"/>
                    <w:lang w:val="de-DE"/>
                  </w:rPr>
                </w:rPrChange>
              </w:rPr>
              <w:pPrChange w:id="2060" w:author="Alicia" w:date="2016-05-03T14:52:00Z">
                <w:pPr>
                  <w:tabs>
                    <w:tab w:val="decimal" w:pos="586"/>
                  </w:tabs>
                  <w:spacing w:after="0" w:line="240" w:lineRule="auto"/>
                </w:pPr>
              </w:pPrChange>
            </w:pPr>
            <w:del w:id="2061" w:author="Alicia" w:date="2016-05-16T16:37:00Z">
              <w:r w:rsidRPr="00AA07B4" w:rsidDel="006E5FF5">
                <w:rPr>
                  <w:rFonts w:ascii="Times New Roman" w:hAnsi="Times New Roman" w:cs="Times New Roman"/>
                  <w:sz w:val="24"/>
                  <w:szCs w:val="24"/>
                  <w:lang w:val="en-US"/>
                  <w:rPrChange w:id="2062" w:author="Alicia" w:date="2016-05-11T11:58:00Z">
                    <w:rPr>
                      <w:rFonts w:ascii="Times New Roman" w:hAnsi="Times New Roman" w:cs="Times New Roman"/>
                      <w:sz w:val="24"/>
                      <w:szCs w:val="24"/>
                      <w:lang w:val="de-DE"/>
                    </w:rPr>
                  </w:rPrChange>
                </w:rPr>
                <w:delText>0.26*</w:delText>
              </w:r>
            </w:del>
          </w:p>
        </w:tc>
        <w:tc>
          <w:tcPr>
            <w:tcW w:w="284" w:type="dxa"/>
            <w:tcBorders>
              <w:top w:val="nil"/>
              <w:left w:val="nil"/>
              <w:bottom w:val="nil"/>
              <w:right w:val="nil"/>
            </w:tcBorders>
            <w:vAlign w:val="center"/>
          </w:tcPr>
          <w:p w14:paraId="37760676" w14:textId="7C717608" w:rsidR="008C2A32" w:rsidRPr="00AA07B4" w:rsidDel="006E5FF5" w:rsidRDefault="008C2A32">
            <w:pPr>
              <w:rPr>
                <w:del w:id="2063" w:author="Alicia" w:date="2016-05-16T16:37:00Z"/>
                <w:rFonts w:ascii="Times New Roman" w:hAnsi="Times New Roman" w:cs="Times New Roman"/>
                <w:sz w:val="24"/>
                <w:szCs w:val="24"/>
                <w:lang w:val="en-US"/>
                <w:rPrChange w:id="2064" w:author="Alicia" w:date="2016-05-11T11:58:00Z">
                  <w:rPr>
                    <w:del w:id="2065" w:author="Alicia" w:date="2016-05-16T16:37:00Z"/>
                    <w:rFonts w:ascii="Times New Roman" w:hAnsi="Times New Roman" w:cs="Times New Roman"/>
                    <w:sz w:val="24"/>
                    <w:szCs w:val="24"/>
                    <w:lang w:val="de-DE"/>
                  </w:rPr>
                </w:rPrChange>
              </w:rPr>
              <w:pPrChange w:id="2066" w:author="Alicia" w:date="2016-05-03T14:52:00Z">
                <w:pPr>
                  <w:tabs>
                    <w:tab w:val="decimal" w:pos="586"/>
                  </w:tabs>
                  <w:spacing w:after="0" w:line="240" w:lineRule="auto"/>
                </w:pPr>
              </w:pPrChange>
            </w:pPr>
          </w:p>
        </w:tc>
        <w:tc>
          <w:tcPr>
            <w:tcW w:w="992" w:type="dxa"/>
            <w:tcBorders>
              <w:top w:val="nil"/>
              <w:left w:val="nil"/>
              <w:bottom w:val="nil"/>
              <w:right w:val="nil"/>
            </w:tcBorders>
            <w:vAlign w:val="center"/>
          </w:tcPr>
          <w:p w14:paraId="45E2B775" w14:textId="27CA1010" w:rsidR="008C2A32" w:rsidRPr="00AA07B4" w:rsidDel="006E5FF5" w:rsidRDefault="008C2A32">
            <w:pPr>
              <w:rPr>
                <w:del w:id="2067" w:author="Alicia" w:date="2016-05-16T16:37:00Z"/>
                <w:rFonts w:ascii="Times New Roman" w:hAnsi="Times New Roman" w:cs="Times New Roman"/>
                <w:sz w:val="24"/>
                <w:szCs w:val="24"/>
                <w:lang w:val="en-US"/>
                <w:rPrChange w:id="2068" w:author="Alicia" w:date="2016-05-11T11:58:00Z">
                  <w:rPr>
                    <w:del w:id="2069" w:author="Alicia" w:date="2016-05-16T16:37:00Z"/>
                    <w:rFonts w:ascii="Times New Roman" w:hAnsi="Times New Roman" w:cs="Times New Roman"/>
                    <w:sz w:val="24"/>
                    <w:szCs w:val="24"/>
                    <w:lang w:val="de-DE"/>
                  </w:rPr>
                </w:rPrChange>
              </w:rPr>
              <w:pPrChange w:id="2070" w:author="Alicia" w:date="2016-05-03T14:52:00Z">
                <w:pPr>
                  <w:tabs>
                    <w:tab w:val="decimal" w:pos="586"/>
                  </w:tabs>
                  <w:spacing w:after="0" w:line="240" w:lineRule="auto"/>
                </w:pPr>
              </w:pPrChange>
            </w:pPr>
            <w:del w:id="2071" w:author="Alicia" w:date="2016-05-16T16:37:00Z">
              <w:r w:rsidRPr="00AA07B4" w:rsidDel="006E5FF5">
                <w:rPr>
                  <w:rFonts w:ascii="Times New Roman" w:hAnsi="Times New Roman" w:cs="Times New Roman"/>
                  <w:sz w:val="24"/>
                  <w:szCs w:val="24"/>
                  <w:lang w:val="en-US"/>
                  <w:rPrChange w:id="2072" w:author="Alicia" w:date="2016-05-11T11:58:00Z">
                    <w:rPr>
                      <w:rFonts w:ascii="Times New Roman" w:hAnsi="Times New Roman" w:cs="Times New Roman"/>
                      <w:sz w:val="24"/>
                      <w:szCs w:val="24"/>
                      <w:lang w:val="de-DE"/>
                    </w:rPr>
                  </w:rPrChange>
                </w:rPr>
                <w:delText>-</w:delText>
              </w:r>
            </w:del>
          </w:p>
        </w:tc>
        <w:tc>
          <w:tcPr>
            <w:tcW w:w="851" w:type="dxa"/>
            <w:tcBorders>
              <w:top w:val="nil"/>
              <w:left w:val="nil"/>
              <w:bottom w:val="nil"/>
              <w:right w:val="nil"/>
            </w:tcBorders>
            <w:vAlign w:val="center"/>
          </w:tcPr>
          <w:p w14:paraId="25A4CE22" w14:textId="0DD6F2BC" w:rsidR="008C2A32" w:rsidRPr="00AA07B4" w:rsidDel="006E5FF5" w:rsidRDefault="008C2A32">
            <w:pPr>
              <w:rPr>
                <w:del w:id="2073" w:author="Alicia" w:date="2016-05-16T16:37:00Z"/>
                <w:rFonts w:ascii="Times New Roman" w:hAnsi="Times New Roman" w:cs="Times New Roman"/>
                <w:sz w:val="24"/>
                <w:szCs w:val="24"/>
                <w:lang w:val="en-US"/>
                <w:rPrChange w:id="2074" w:author="Alicia" w:date="2016-05-11T11:58:00Z">
                  <w:rPr>
                    <w:del w:id="2075" w:author="Alicia" w:date="2016-05-16T16:37:00Z"/>
                    <w:rFonts w:ascii="Times New Roman" w:hAnsi="Times New Roman" w:cs="Times New Roman"/>
                    <w:sz w:val="24"/>
                    <w:szCs w:val="24"/>
                    <w:lang w:val="de-DE"/>
                  </w:rPr>
                </w:rPrChange>
              </w:rPr>
              <w:pPrChange w:id="2076" w:author="Alicia" w:date="2016-05-03T14:52:00Z">
                <w:pPr>
                  <w:tabs>
                    <w:tab w:val="decimal" w:pos="586"/>
                  </w:tabs>
                  <w:spacing w:after="0" w:line="240" w:lineRule="auto"/>
                </w:pPr>
              </w:pPrChange>
            </w:pPr>
            <w:del w:id="2077" w:author="Alicia" w:date="2016-05-16T16:37:00Z">
              <w:r w:rsidRPr="00AA07B4" w:rsidDel="006E5FF5">
                <w:rPr>
                  <w:rFonts w:ascii="Times New Roman" w:hAnsi="Times New Roman" w:cs="Times New Roman"/>
                  <w:sz w:val="24"/>
                  <w:szCs w:val="24"/>
                  <w:lang w:val="en-US"/>
                  <w:rPrChange w:id="2078" w:author="Alicia" w:date="2016-05-11T11:58:00Z">
                    <w:rPr>
                      <w:rFonts w:ascii="Times New Roman" w:hAnsi="Times New Roman" w:cs="Times New Roman"/>
                      <w:sz w:val="24"/>
                      <w:szCs w:val="24"/>
                      <w:lang w:val="de-DE"/>
                    </w:rPr>
                  </w:rPrChange>
                </w:rPr>
                <w:delText>-0.02</w:delText>
              </w:r>
            </w:del>
          </w:p>
        </w:tc>
        <w:tc>
          <w:tcPr>
            <w:tcW w:w="283" w:type="dxa"/>
            <w:tcBorders>
              <w:top w:val="nil"/>
              <w:left w:val="nil"/>
              <w:bottom w:val="nil"/>
              <w:right w:val="nil"/>
            </w:tcBorders>
            <w:vAlign w:val="center"/>
          </w:tcPr>
          <w:p w14:paraId="3E84C4E5" w14:textId="0A2ABD43" w:rsidR="008C2A32" w:rsidRPr="00AA07B4" w:rsidDel="006E5FF5" w:rsidRDefault="008C2A32">
            <w:pPr>
              <w:rPr>
                <w:del w:id="2079" w:author="Alicia" w:date="2016-05-16T16:37:00Z"/>
                <w:rFonts w:ascii="Times New Roman" w:hAnsi="Times New Roman" w:cs="Times New Roman"/>
                <w:sz w:val="24"/>
                <w:szCs w:val="24"/>
                <w:lang w:val="en-US"/>
                <w:rPrChange w:id="2080" w:author="Alicia" w:date="2016-05-11T11:58:00Z">
                  <w:rPr>
                    <w:del w:id="2081" w:author="Alicia" w:date="2016-05-16T16:37:00Z"/>
                    <w:rFonts w:ascii="Times New Roman" w:hAnsi="Times New Roman" w:cs="Times New Roman"/>
                    <w:sz w:val="24"/>
                    <w:szCs w:val="24"/>
                    <w:lang w:val="de-DE"/>
                  </w:rPr>
                </w:rPrChange>
              </w:rPr>
              <w:pPrChange w:id="2082" w:author="Alicia" w:date="2016-05-03T14:52:00Z">
                <w:pPr>
                  <w:tabs>
                    <w:tab w:val="decimal" w:pos="586"/>
                  </w:tabs>
                  <w:spacing w:after="0" w:line="240" w:lineRule="auto"/>
                </w:pPr>
              </w:pPrChange>
            </w:pPr>
          </w:p>
        </w:tc>
        <w:tc>
          <w:tcPr>
            <w:tcW w:w="1134" w:type="dxa"/>
            <w:tcBorders>
              <w:top w:val="nil"/>
              <w:left w:val="nil"/>
              <w:bottom w:val="nil"/>
              <w:right w:val="nil"/>
            </w:tcBorders>
            <w:vAlign w:val="center"/>
          </w:tcPr>
          <w:p w14:paraId="0682572B" w14:textId="612F1398" w:rsidR="008C2A32" w:rsidRPr="00AA07B4" w:rsidDel="006E5FF5" w:rsidRDefault="008C2A32">
            <w:pPr>
              <w:rPr>
                <w:del w:id="2083" w:author="Alicia" w:date="2016-05-16T16:37:00Z"/>
                <w:rFonts w:ascii="Times New Roman" w:hAnsi="Times New Roman" w:cs="Times New Roman"/>
                <w:sz w:val="24"/>
                <w:szCs w:val="24"/>
                <w:lang w:val="en-US"/>
                <w:rPrChange w:id="2084" w:author="Alicia" w:date="2016-05-11T11:58:00Z">
                  <w:rPr>
                    <w:del w:id="2085" w:author="Alicia" w:date="2016-05-16T16:37:00Z"/>
                    <w:rFonts w:ascii="Times New Roman" w:hAnsi="Times New Roman" w:cs="Times New Roman"/>
                    <w:sz w:val="24"/>
                    <w:szCs w:val="24"/>
                    <w:lang w:val="de-DE"/>
                  </w:rPr>
                </w:rPrChange>
              </w:rPr>
              <w:pPrChange w:id="2086" w:author="Alicia" w:date="2016-05-03T14:52:00Z">
                <w:pPr>
                  <w:tabs>
                    <w:tab w:val="decimal" w:pos="586"/>
                  </w:tabs>
                  <w:spacing w:after="0" w:line="240" w:lineRule="auto"/>
                </w:pPr>
              </w:pPrChange>
            </w:pPr>
            <w:del w:id="2087" w:author="Alicia" w:date="2016-05-16T16:37:00Z">
              <w:r w:rsidRPr="00AA07B4" w:rsidDel="006E5FF5">
                <w:rPr>
                  <w:rFonts w:ascii="Times New Roman" w:hAnsi="Times New Roman" w:cs="Times New Roman"/>
                  <w:sz w:val="24"/>
                  <w:szCs w:val="24"/>
                  <w:lang w:val="en-US"/>
                  <w:rPrChange w:id="2088" w:author="Alicia" w:date="2016-05-11T11:58:00Z">
                    <w:rPr>
                      <w:rFonts w:ascii="Times New Roman" w:hAnsi="Times New Roman" w:cs="Times New Roman"/>
                      <w:sz w:val="24"/>
                      <w:szCs w:val="24"/>
                      <w:lang w:val="de-DE"/>
                    </w:rPr>
                  </w:rPrChange>
                </w:rPr>
                <w:delText>-</w:delText>
              </w:r>
            </w:del>
          </w:p>
        </w:tc>
        <w:tc>
          <w:tcPr>
            <w:tcW w:w="1064" w:type="dxa"/>
            <w:tcBorders>
              <w:top w:val="nil"/>
              <w:left w:val="nil"/>
              <w:bottom w:val="nil"/>
              <w:right w:val="nil"/>
            </w:tcBorders>
            <w:vAlign w:val="center"/>
          </w:tcPr>
          <w:p w14:paraId="5156B528" w14:textId="660F8A9A" w:rsidR="008C2A32" w:rsidRPr="00AA07B4" w:rsidDel="006E5FF5" w:rsidRDefault="008C2A32">
            <w:pPr>
              <w:rPr>
                <w:del w:id="2089" w:author="Alicia" w:date="2016-05-16T16:37:00Z"/>
                <w:rFonts w:ascii="Times New Roman" w:hAnsi="Times New Roman" w:cs="Times New Roman"/>
                <w:sz w:val="24"/>
                <w:szCs w:val="24"/>
                <w:lang w:val="en-US"/>
                <w:rPrChange w:id="2090" w:author="Alicia" w:date="2016-05-11T11:58:00Z">
                  <w:rPr>
                    <w:del w:id="2091" w:author="Alicia" w:date="2016-05-16T16:37:00Z"/>
                    <w:rFonts w:ascii="Times New Roman" w:hAnsi="Times New Roman" w:cs="Times New Roman"/>
                    <w:sz w:val="24"/>
                    <w:szCs w:val="24"/>
                    <w:lang w:val="de-DE"/>
                  </w:rPr>
                </w:rPrChange>
              </w:rPr>
              <w:pPrChange w:id="2092" w:author="Alicia" w:date="2016-05-03T14:52:00Z">
                <w:pPr>
                  <w:tabs>
                    <w:tab w:val="decimal" w:pos="586"/>
                  </w:tabs>
                  <w:spacing w:after="0" w:line="240" w:lineRule="auto"/>
                </w:pPr>
              </w:pPrChange>
            </w:pPr>
            <w:del w:id="2093" w:author="Alicia" w:date="2016-05-16T16:37:00Z">
              <w:r w:rsidRPr="00AA07B4" w:rsidDel="006E5FF5">
                <w:rPr>
                  <w:rFonts w:ascii="Times New Roman" w:hAnsi="Times New Roman" w:cs="Times New Roman"/>
                  <w:sz w:val="24"/>
                  <w:szCs w:val="24"/>
                  <w:lang w:val="en-US"/>
                  <w:rPrChange w:id="2094" w:author="Alicia" w:date="2016-05-11T11:58:00Z">
                    <w:rPr>
                      <w:rFonts w:ascii="Times New Roman" w:hAnsi="Times New Roman" w:cs="Times New Roman"/>
                      <w:sz w:val="24"/>
                      <w:szCs w:val="24"/>
                      <w:lang w:val="de-DE"/>
                    </w:rPr>
                  </w:rPrChange>
                </w:rPr>
                <w:delText>0.17</w:delText>
              </w:r>
            </w:del>
          </w:p>
        </w:tc>
        <w:tc>
          <w:tcPr>
            <w:tcW w:w="236" w:type="dxa"/>
            <w:tcBorders>
              <w:top w:val="nil"/>
              <w:left w:val="nil"/>
              <w:bottom w:val="nil"/>
              <w:right w:val="nil"/>
            </w:tcBorders>
            <w:vAlign w:val="center"/>
          </w:tcPr>
          <w:p w14:paraId="0670A3A4" w14:textId="7D4534B8" w:rsidR="008C2A32" w:rsidRPr="00AA07B4" w:rsidDel="006E5FF5" w:rsidRDefault="008C2A32">
            <w:pPr>
              <w:rPr>
                <w:del w:id="2095" w:author="Alicia" w:date="2016-05-16T16:37:00Z"/>
                <w:rFonts w:ascii="Times New Roman" w:hAnsi="Times New Roman" w:cs="Times New Roman"/>
                <w:sz w:val="24"/>
                <w:szCs w:val="24"/>
                <w:lang w:val="en-US"/>
                <w:rPrChange w:id="2096" w:author="Alicia" w:date="2016-05-11T11:58:00Z">
                  <w:rPr>
                    <w:del w:id="2097" w:author="Alicia" w:date="2016-05-16T16:37:00Z"/>
                    <w:rFonts w:ascii="Times New Roman" w:hAnsi="Times New Roman" w:cs="Times New Roman"/>
                    <w:sz w:val="24"/>
                    <w:szCs w:val="24"/>
                    <w:lang w:val="de-DE"/>
                  </w:rPr>
                </w:rPrChange>
              </w:rPr>
              <w:pPrChange w:id="2098" w:author="Alicia" w:date="2016-05-03T14:52:00Z">
                <w:pPr>
                  <w:tabs>
                    <w:tab w:val="decimal" w:pos="586"/>
                  </w:tabs>
                  <w:spacing w:after="0" w:line="240" w:lineRule="auto"/>
                </w:pPr>
              </w:pPrChange>
            </w:pPr>
          </w:p>
        </w:tc>
        <w:tc>
          <w:tcPr>
            <w:tcW w:w="1110" w:type="dxa"/>
            <w:tcBorders>
              <w:top w:val="nil"/>
              <w:left w:val="nil"/>
              <w:bottom w:val="nil"/>
              <w:right w:val="nil"/>
            </w:tcBorders>
            <w:vAlign w:val="center"/>
          </w:tcPr>
          <w:p w14:paraId="2A427178" w14:textId="630483EF" w:rsidR="008C2A32" w:rsidRPr="00AA07B4" w:rsidDel="006E5FF5" w:rsidRDefault="008C2A32">
            <w:pPr>
              <w:rPr>
                <w:del w:id="2099" w:author="Alicia" w:date="2016-05-16T16:37:00Z"/>
                <w:rFonts w:ascii="Times New Roman" w:hAnsi="Times New Roman" w:cs="Times New Roman"/>
                <w:sz w:val="24"/>
                <w:szCs w:val="24"/>
                <w:lang w:val="en-US"/>
                <w:rPrChange w:id="2100" w:author="Alicia" w:date="2016-05-11T11:58:00Z">
                  <w:rPr>
                    <w:del w:id="2101" w:author="Alicia" w:date="2016-05-16T16:37:00Z"/>
                    <w:rFonts w:ascii="Times New Roman" w:hAnsi="Times New Roman" w:cs="Times New Roman"/>
                    <w:sz w:val="24"/>
                    <w:szCs w:val="24"/>
                    <w:lang w:val="de-DE"/>
                  </w:rPr>
                </w:rPrChange>
              </w:rPr>
              <w:pPrChange w:id="2102" w:author="Alicia" w:date="2016-05-03T14:52:00Z">
                <w:pPr>
                  <w:tabs>
                    <w:tab w:val="decimal" w:pos="586"/>
                  </w:tabs>
                  <w:spacing w:after="0" w:line="240" w:lineRule="auto"/>
                </w:pPr>
              </w:pPrChange>
            </w:pPr>
            <w:del w:id="2103" w:author="Alicia" w:date="2016-05-16T16:37:00Z">
              <w:r w:rsidRPr="00AA07B4" w:rsidDel="006E5FF5">
                <w:rPr>
                  <w:rFonts w:ascii="Times New Roman" w:hAnsi="Times New Roman" w:cs="Times New Roman"/>
                  <w:sz w:val="24"/>
                  <w:szCs w:val="24"/>
                  <w:lang w:val="en-US"/>
                  <w:rPrChange w:id="2104" w:author="Alicia" w:date="2016-05-11T11:58:00Z">
                    <w:rPr>
                      <w:rFonts w:ascii="Times New Roman" w:hAnsi="Times New Roman" w:cs="Times New Roman"/>
                      <w:sz w:val="24"/>
                      <w:szCs w:val="24"/>
                      <w:lang w:val="de-DE"/>
                    </w:rPr>
                  </w:rPrChange>
                </w:rPr>
                <w:delText>-</w:delText>
              </w:r>
            </w:del>
          </w:p>
        </w:tc>
        <w:tc>
          <w:tcPr>
            <w:tcW w:w="1134" w:type="dxa"/>
            <w:tcBorders>
              <w:top w:val="nil"/>
              <w:left w:val="nil"/>
              <w:bottom w:val="nil"/>
              <w:right w:val="nil"/>
            </w:tcBorders>
            <w:vAlign w:val="center"/>
          </w:tcPr>
          <w:p w14:paraId="5207C67C" w14:textId="3F4642DD" w:rsidR="008C2A32" w:rsidRPr="00AA07B4" w:rsidDel="006E5FF5" w:rsidRDefault="008C2A32">
            <w:pPr>
              <w:rPr>
                <w:del w:id="2105" w:author="Alicia" w:date="2016-05-16T16:37:00Z"/>
                <w:rFonts w:ascii="Times New Roman" w:hAnsi="Times New Roman" w:cs="Times New Roman"/>
                <w:sz w:val="24"/>
                <w:szCs w:val="24"/>
                <w:lang w:val="en-US"/>
                <w:rPrChange w:id="2106" w:author="Alicia" w:date="2016-05-11T11:58:00Z">
                  <w:rPr>
                    <w:del w:id="2107" w:author="Alicia" w:date="2016-05-16T16:37:00Z"/>
                    <w:rFonts w:ascii="Times New Roman" w:hAnsi="Times New Roman" w:cs="Times New Roman"/>
                    <w:sz w:val="24"/>
                    <w:szCs w:val="24"/>
                    <w:lang w:val="de-DE"/>
                  </w:rPr>
                </w:rPrChange>
              </w:rPr>
              <w:pPrChange w:id="2108" w:author="Alicia" w:date="2016-05-03T14:52:00Z">
                <w:pPr>
                  <w:tabs>
                    <w:tab w:val="decimal" w:pos="586"/>
                  </w:tabs>
                  <w:spacing w:after="0" w:line="240" w:lineRule="auto"/>
                </w:pPr>
              </w:pPrChange>
            </w:pPr>
            <w:del w:id="2109" w:author="Alicia" w:date="2016-05-16T16:37:00Z">
              <w:r w:rsidRPr="00AA07B4" w:rsidDel="006E5FF5">
                <w:rPr>
                  <w:rFonts w:ascii="Times New Roman" w:hAnsi="Times New Roman" w:cs="Times New Roman"/>
                  <w:sz w:val="24"/>
                  <w:szCs w:val="24"/>
                  <w:lang w:val="en-US"/>
                  <w:rPrChange w:id="2110" w:author="Alicia" w:date="2016-05-11T11:58:00Z">
                    <w:rPr>
                      <w:rFonts w:ascii="Times New Roman" w:hAnsi="Times New Roman" w:cs="Times New Roman"/>
                      <w:sz w:val="24"/>
                      <w:szCs w:val="24"/>
                      <w:lang w:val="de-DE"/>
                    </w:rPr>
                  </w:rPrChange>
                </w:rPr>
                <w:delText>0.13</w:delText>
              </w:r>
            </w:del>
          </w:p>
        </w:tc>
      </w:tr>
      <w:tr w:rsidR="008C2A32" w:rsidRPr="00AA07B4" w:rsidDel="006E5FF5" w14:paraId="5ED47DF8" w14:textId="29100FD2" w:rsidTr="008C2A32">
        <w:trPr>
          <w:del w:id="2111" w:author="Alicia" w:date="2016-05-16T16:37:00Z"/>
        </w:trPr>
        <w:tc>
          <w:tcPr>
            <w:tcW w:w="658" w:type="dxa"/>
            <w:tcBorders>
              <w:top w:val="nil"/>
              <w:left w:val="nil"/>
              <w:bottom w:val="nil"/>
              <w:right w:val="nil"/>
            </w:tcBorders>
            <w:vAlign w:val="center"/>
          </w:tcPr>
          <w:p w14:paraId="7F69FFCE" w14:textId="16B53B9B" w:rsidR="008C2A32" w:rsidRPr="00AA07B4" w:rsidDel="006E5FF5" w:rsidRDefault="008C2A32">
            <w:pPr>
              <w:rPr>
                <w:del w:id="2112" w:author="Alicia" w:date="2016-05-16T16:37:00Z"/>
                <w:rFonts w:ascii="Times New Roman" w:hAnsi="Times New Roman" w:cs="Times New Roman"/>
                <w:sz w:val="24"/>
                <w:szCs w:val="24"/>
                <w:lang w:val="en-US"/>
                <w:rPrChange w:id="2113" w:author="Alicia" w:date="2016-05-11T11:58:00Z">
                  <w:rPr>
                    <w:del w:id="2114" w:author="Alicia" w:date="2016-05-16T16:37:00Z"/>
                    <w:rFonts w:ascii="Times New Roman" w:hAnsi="Times New Roman" w:cs="Times New Roman"/>
                    <w:sz w:val="24"/>
                    <w:szCs w:val="24"/>
                    <w:lang w:val="de-DE"/>
                  </w:rPr>
                </w:rPrChange>
              </w:rPr>
              <w:pPrChange w:id="2115" w:author="Alicia" w:date="2016-05-03T14:52:00Z">
                <w:pPr>
                  <w:spacing w:after="0" w:line="240" w:lineRule="auto"/>
                  <w:jc w:val="center"/>
                </w:pPr>
              </w:pPrChange>
            </w:pPr>
            <w:del w:id="2116" w:author="Alicia" w:date="2016-05-16T16:37:00Z">
              <w:r w:rsidRPr="00AA07B4" w:rsidDel="006E5FF5">
                <w:rPr>
                  <w:rFonts w:ascii="Times New Roman" w:hAnsi="Times New Roman" w:cs="Times New Roman"/>
                  <w:sz w:val="24"/>
                  <w:szCs w:val="24"/>
                  <w:lang w:val="en-US"/>
                  <w:rPrChange w:id="2117" w:author="Alicia" w:date="2016-05-11T11:58:00Z">
                    <w:rPr>
                      <w:rFonts w:ascii="Times New Roman" w:hAnsi="Times New Roman" w:cs="Times New Roman"/>
                      <w:sz w:val="24"/>
                      <w:szCs w:val="24"/>
                      <w:lang w:val="de-DE"/>
                    </w:rPr>
                  </w:rPrChange>
                </w:rPr>
                <w:delText>E</w:delText>
              </w:r>
            </w:del>
          </w:p>
        </w:tc>
        <w:tc>
          <w:tcPr>
            <w:tcW w:w="993" w:type="dxa"/>
            <w:tcBorders>
              <w:top w:val="nil"/>
              <w:left w:val="nil"/>
              <w:bottom w:val="nil"/>
              <w:right w:val="nil"/>
            </w:tcBorders>
            <w:vAlign w:val="center"/>
          </w:tcPr>
          <w:p w14:paraId="20878423" w14:textId="41BC572A" w:rsidR="008C2A32" w:rsidRPr="00AA07B4" w:rsidDel="006E5FF5" w:rsidRDefault="008C2A32">
            <w:pPr>
              <w:rPr>
                <w:del w:id="2118" w:author="Alicia" w:date="2016-05-16T16:37:00Z"/>
                <w:rFonts w:ascii="Times New Roman" w:hAnsi="Times New Roman" w:cs="Times New Roman"/>
                <w:sz w:val="24"/>
                <w:szCs w:val="24"/>
                <w:lang w:val="en-US"/>
                <w:rPrChange w:id="2119" w:author="Alicia" w:date="2016-05-11T11:58:00Z">
                  <w:rPr>
                    <w:del w:id="2120" w:author="Alicia" w:date="2016-05-16T16:37:00Z"/>
                    <w:rFonts w:ascii="Times New Roman" w:hAnsi="Times New Roman" w:cs="Times New Roman"/>
                    <w:sz w:val="24"/>
                    <w:szCs w:val="24"/>
                    <w:lang w:val="de-DE"/>
                  </w:rPr>
                </w:rPrChange>
              </w:rPr>
              <w:pPrChange w:id="2121" w:author="Alicia" w:date="2016-05-03T14:52:00Z">
                <w:pPr>
                  <w:tabs>
                    <w:tab w:val="decimal" w:pos="586"/>
                  </w:tabs>
                  <w:spacing w:after="0" w:line="240" w:lineRule="auto"/>
                </w:pPr>
              </w:pPrChange>
            </w:pPr>
            <w:del w:id="2122" w:author="Alicia" w:date="2016-05-16T16:37:00Z">
              <w:r w:rsidRPr="00AA07B4" w:rsidDel="006E5FF5">
                <w:rPr>
                  <w:rFonts w:ascii="Times New Roman" w:hAnsi="Times New Roman" w:cs="Times New Roman"/>
                  <w:sz w:val="24"/>
                  <w:szCs w:val="24"/>
                  <w:lang w:val="en-US"/>
                  <w:rPrChange w:id="2123" w:author="Alicia" w:date="2016-05-11T11:58:00Z">
                    <w:rPr>
                      <w:rFonts w:ascii="Times New Roman" w:hAnsi="Times New Roman" w:cs="Times New Roman"/>
                      <w:sz w:val="24"/>
                      <w:szCs w:val="24"/>
                      <w:lang w:val="de-DE"/>
                    </w:rPr>
                  </w:rPrChange>
                </w:rPr>
                <w:delText>-0.15</w:delText>
              </w:r>
            </w:del>
          </w:p>
        </w:tc>
        <w:tc>
          <w:tcPr>
            <w:tcW w:w="850" w:type="dxa"/>
            <w:tcBorders>
              <w:top w:val="nil"/>
              <w:left w:val="nil"/>
              <w:bottom w:val="nil"/>
              <w:right w:val="nil"/>
            </w:tcBorders>
            <w:vAlign w:val="center"/>
          </w:tcPr>
          <w:p w14:paraId="09E507C3" w14:textId="7168C663" w:rsidR="008C2A32" w:rsidRPr="00AA07B4" w:rsidDel="006E5FF5" w:rsidRDefault="008C2A32">
            <w:pPr>
              <w:rPr>
                <w:del w:id="2124" w:author="Alicia" w:date="2016-05-16T16:37:00Z"/>
                <w:rFonts w:ascii="Times New Roman" w:hAnsi="Times New Roman" w:cs="Times New Roman"/>
                <w:sz w:val="24"/>
                <w:szCs w:val="24"/>
                <w:lang w:val="en-US"/>
                <w:rPrChange w:id="2125" w:author="Alicia" w:date="2016-05-11T11:58:00Z">
                  <w:rPr>
                    <w:del w:id="2126" w:author="Alicia" w:date="2016-05-16T16:37:00Z"/>
                    <w:rFonts w:ascii="Times New Roman" w:hAnsi="Times New Roman" w:cs="Times New Roman"/>
                    <w:sz w:val="24"/>
                    <w:szCs w:val="24"/>
                    <w:lang w:val="de-DE"/>
                  </w:rPr>
                </w:rPrChange>
              </w:rPr>
              <w:pPrChange w:id="2127" w:author="Alicia" w:date="2016-05-03T14:52:00Z">
                <w:pPr>
                  <w:tabs>
                    <w:tab w:val="decimal" w:pos="586"/>
                  </w:tabs>
                  <w:spacing w:after="0" w:line="240" w:lineRule="auto"/>
                </w:pPr>
              </w:pPrChange>
            </w:pPr>
            <w:del w:id="2128" w:author="Alicia" w:date="2016-05-16T16:37:00Z">
              <w:r w:rsidRPr="00AA07B4" w:rsidDel="006E5FF5">
                <w:rPr>
                  <w:rFonts w:ascii="Times New Roman" w:hAnsi="Times New Roman" w:cs="Times New Roman"/>
                  <w:sz w:val="24"/>
                  <w:szCs w:val="24"/>
                  <w:lang w:val="en-US"/>
                  <w:rPrChange w:id="2129" w:author="Alicia" w:date="2016-05-11T11:58:00Z">
                    <w:rPr>
                      <w:rFonts w:ascii="Times New Roman" w:hAnsi="Times New Roman" w:cs="Times New Roman"/>
                      <w:sz w:val="24"/>
                      <w:szCs w:val="24"/>
                      <w:lang w:val="de-DE"/>
                    </w:rPr>
                  </w:rPrChange>
                </w:rPr>
                <w:delText>-0.10</w:delText>
              </w:r>
            </w:del>
          </w:p>
        </w:tc>
        <w:tc>
          <w:tcPr>
            <w:tcW w:w="284" w:type="dxa"/>
            <w:tcBorders>
              <w:top w:val="nil"/>
              <w:left w:val="nil"/>
              <w:bottom w:val="nil"/>
              <w:right w:val="nil"/>
            </w:tcBorders>
            <w:vAlign w:val="center"/>
          </w:tcPr>
          <w:p w14:paraId="32677D89" w14:textId="5B8FC5E4" w:rsidR="008C2A32" w:rsidRPr="00AA07B4" w:rsidDel="006E5FF5" w:rsidRDefault="008C2A32">
            <w:pPr>
              <w:rPr>
                <w:del w:id="2130" w:author="Alicia" w:date="2016-05-16T16:37:00Z"/>
                <w:rFonts w:ascii="Times New Roman" w:hAnsi="Times New Roman" w:cs="Times New Roman"/>
                <w:sz w:val="24"/>
                <w:szCs w:val="24"/>
                <w:lang w:val="en-US"/>
                <w:rPrChange w:id="2131" w:author="Alicia" w:date="2016-05-11T11:58:00Z">
                  <w:rPr>
                    <w:del w:id="2132" w:author="Alicia" w:date="2016-05-16T16:37:00Z"/>
                    <w:rFonts w:ascii="Times New Roman" w:hAnsi="Times New Roman" w:cs="Times New Roman"/>
                    <w:sz w:val="24"/>
                    <w:szCs w:val="24"/>
                    <w:lang w:val="de-DE"/>
                  </w:rPr>
                </w:rPrChange>
              </w:rPr>
              <w:pPrChange w:id="2133" w:author="Alicia" w:date="2016-05-03T14:52:00Z">
                <w:pPr>
                  <w:tabs>
                    <w:tab w:val="decimal" w:pos="586"/>
                  </w:tabs>
                  <w:spacing w:after="0" w:line="240" w:lineRule="auto"/>
                </w:pPr>
              </w:pPrChange>
            </w:pPr>
          </w:p>
        </w:tc>
        <w:tc>
          <w:tcPr>
            <w:tcW w:w="1134" w:type="dxa"/>
            <w:tcBorders>
              <w:top w:val="nil"/>
              <w:left w:val="nil"/>
              <w:bottom w:val="nil"/>
              <w:right w:val="nil"/>
            </w:tcBorders>
            <w:vAlign w:val="center"/>
          </w:tcPr>
          <w:p w14:paraId="4747C55D" w14:textId="35A79452" w:rsidR="008C2A32" w:rsidRPr="00AA07B4" w:rsidDel="006E5FF5" w:rsidRDefault="008C2A32">
            <w:pPr>
              <w:rPr>
                <w:del w:id="2134" w:author="Alicia" w:date="2016-05-16T16:37:00Z"/>
                <w:rFonts w:ascii="Times New Roman" w:hAnsi="Times New Roman" w:cs="Times New Roman"/>
                <w:sz w:val="24"/>
                <w:szCs w:val="24"/>
                <w:lang w:val="en-US"/>
                <w:rPrChange w:id="2135" w:author="Alicia" w:date="2016-05-11T11:58:00Z">
                  <w:rPr>
                    <w:del w:id="2136" w:author="Alicia" w:date="2016-05-16T16:37:00Z"/>
                    <w:rFonts w:ascii="Times New Roman" w:hAnsi="Times New Roman" w:cs="Times New Roman"/>
                    <w:sz w:val="24"/>
                    <w:szCs w:val="24"/>
                    <w:lang w:val="de-DE"/>
                  </w:rPr>
                </w:rPrChange>
              </w:rPr>
              <w:pPrChange w:id="2137" w:author="Alicia" w:date="2016-05-03T14:52:00Z">
                <w:pPr>
                  <w:tabs>
                    <w:tab w:val="decimal" w:pos="586"/>
                  </w:tabs>
                  <w:spacing w:after="0" w:line="240" w:lineRule="auto"/>
                </w:pPr>
              </w:pPrChange>
            </w:pPr>
            <w:del w:id="2138" w:author="Alicia" w:date="2016-05-16T16:37:00Z">
              <w:r w:rsidRPr="00AA07B4" w:rsidDel="006E5FF5">
                <w:rPr>
                  <w:rFonts w:ascii="Times New Roman" w:hAnsi="Times New Roman" w:cs="Times New Roman"/>
                  <w:sz w:val="24"/>
                  <w:szCs w:val="24"/>
                  <w:lang w:val="en-US"/>
                  <w:rPrChange w:id="2139" w:author="Alicia" w:date="2016-05-11T11:58:00Z">
                    <w:rPr>
                      <w:rFonts w:ascii="Times New Roman" w:hAnsi="Times New Roman" w:cs="Times New Roman"/>
                      <w:sz w:val="24"/>
                      <w:szCs w:val="24"/>
                      <w:lang w:val="de-DE"/>
                    </w:rPr>
                  </w:rPrChange>
                </w:rPr>
                <w:delText>0.30*</w:delText>
              </w:r>
            </w:del>
          </w:p>
        </w:tc>
        <w:tc>
          <w:tcPr>
            <w:tcW w:w="1134" w:type="dxa"/>
            <w:tcBorders>
              <w:top w:val="nil"/>
              <w:left w:val="nil"/>
              <w:bottom w:val="nil"/>
              <w:right w:val="nil"/>
            </w:tcBorders>
            <w:vAlign w:val="center"/>
          </w:tcPr>
          <w:p w14:paraId="276B5D66" w14:textId="73F41C5D" w:rsidR="008C2A32" w:rsidRPr="00AA07B4" w:rsidDel="006E5FF5" w:rsidRDefault="008C2A32">
            <w:pPr>
              <w:rPr>
                <w:del w:id="2140" w:author="Alicia" w:date="2016-05-16T16:37:00Z"/>
                <w:rFonts w:ascii="Times New Roman" w:hAnsi="Times New Roman" w:cs="Times New Roman"/>
                <w:sz w:val="24"/>
                <w:szCs w:val="24"/>
                <w:lang w:val="en-US"/>
                <w:rPrChange w:id="2141" w:author="Alicia" w:date="2016-05-11T11:58:00Z">
                  <w:rPr>
                    <w:del w:id="2142" w:author="Alicia" w:date="2016-05-16T16:37:00Z"/>
                    <w:rFonts w:ascii="Times New Roman" w:hAnsi="Times New Roman" w:cs="Times New Roman"/>
                    <w:sz w:val="24"/>
                    <w:szCs w:val="24"/>
                    <w:lang w:val="de-DE"/>
                  </w:rPr>
                </w:rPrChange>
              </w:rPr>
              <w:pPrChange w:id="2143" w:author="Alicia" w:date="2016-05-03T14:52:00Z">
                <w:pPr>
                  <w:tabs>
                    <w:tab w:val="decimal" w:pos="586"/>
                  </w:tabs>
                  <w:spacing w:after="0" w:line="240" w:lineRule="auto"/>
                </w:pPr>
              </w:pPrChange>
            </w:pPr>
            <w:del w:id="2144" w:author="Alicia" w:date="2016-05-16T16:37:00Z">
              <w:r w:rsidRPr="00AA07B4" w:rsidDel="006E5FF5">
                <w:rPr>
                  <w:rFonts w:ascii="Times New Roman" w:hAnsi="Times New Roman" w:cs="Times New Roman"/>
                  <w:sz w:val="24"/>
                  <w:szCs w:val="24"/>
                  <w:lang w:val="en-US"/>
                  <w:rPrChange w:id="2145" w:author="Alicia" w:date="2016-05-11T11:58:00Z">
                    <w:rPr>
                      <w:rFonts w:ascii="Times New Roman" w:hAnsi="Times New Roman" w:cs="Times New Roman"/>
                      <w:sz w:val="24"/>
                      <w:szCs w:val="24"/>
                      <w:lang w:val="de-DE"/>
                    </w:rPr>
                  </w:rPrChange>
                </w:rPr>
                <w:delText xml:space="preserve">0.18 </w:delText>
              </w:r>
              <w:r w:rsidRPr="00AA07B4" w:rsidDel="006E5FF5">
                <w:rPr>
                  <w:rFonts w:ascii="Times New Roman" w:hAnsi="Times New Roman" w:cs="Times New Roman"/>
                  <w:sz w:val="18"/>
                  <w:szCs w:val="18"/>
                  <w:lang w:val="en-US"/>
                  <w:rPrChange w:id="2146" w:author="Alicia" w:date="2016-05-11T11:58:00Z">
                    <w:rPr>
                      <w:rFonts w:ascii="Times New Roman" w:hAnsi="Times New Roman" w:cs="Times New Roman"/>
                      <w:sz w:val="18"/>
                      <w:szCs w:val="18"/>
                      <w:lang w:val="de-DE"/>
                    </w:rPr>
                  </w:rPrChange>
                </w:rPr>
                <w:delText>•</w:delText>
              </w:r>
            </w:del>
          </w:p>
        </w:tc>
        <w:tc>
          <w:tcPr>
            <w:tcW w:w="276" w:type="dxa"/>
            <w:tcBorders>
              <w:top w:val="nil"/>
              <w:left w:val="nil"/>
              <w:bottom w:val="nil"/>
              <w:right w:val="nil"/>
            </w:tcBorders>
            <w:vAlign w:val="center"/>
          </w:tcPr>
          <w:p w14:paraId="5CEAD903" w14:textId="76F1079B" w:rsidR="008C2A32" w:rsidRPr="00AA07B4" w:rsidDel="006E5FF5" w:rsidRDefault="008C2A32">
            <w:pPr>
              <w:rPr>
                <w:del w:id="2147" w:author="Alicia" w:date="2016-05-16T16:37:00Z"/>
                <w:rFonts w:ascii="Times New Roman" w:hAnsi="Times New Roman" w:cs="Times New Roman"/>
                <w:sz w:val="24"/>
                <w:szCs w:val="24"/>
                <w:lang w:val="en-US"/>
                <w:rPrChange w:id="2148" w:author="Alicia" w:date="2016-05-11T11:58:00Z">
                  <w:rPr>
                    <w:del w:id="2149" w:author="Alicia" w:date="2016-05-16T16:37:00Z"/>
                    <w:rFonts w:ascii="Times New Roman" w:hAnsi="Times New Roman" w:cs="Times New Roman"/>
                    <w:sz w:val="24"/>
                    <w:szCs w:val="24"/>
                    <w:lang w:val="de-DE"/>
                  </w:rPr>
                </w:rPrChange>
              </w:rPr>
              <w:pPrChange w:id="2150" w:author="Alicia" w:date="2016-05-03T14:52:00Z">
                <w:pPr>
                  <w:tabs>
                    <w:tab w:val="decimal" w:pos="586"/>
                  </w:tabs>
                  <w:spacing w:after="0" w:line="240" w:lineRule="auto"/>
                </w:pPr>
              </w:pPrChange>
            </w:pPr>
          </w:p>
        </w:tc>
        <w:tc>
          <w:tcPr>
            <w:tcW w:w="999" w:type="dxa"/>
            <w:tcBorders>
              <w:top w:val="nil"/>
              <w:left w:val="nil"/>
              <w:bottom w:val="nil"/>
              <w:right w:val="nil"/>
            </w:tcBorders>
            <w:vAlign w:val="center"/>
          </w:tcPr>
          <w:p w14:paraId="38942274" w14:textId="17BDADD6" w:rsidR="008C2A32" w:rsidRPr="00AA07B4" w:rsidDel="006E5FF5" w:rsidRDefault="008C2A32">
            <w:pPr>
              <w:rPr>
                <w:del w:id="2151" w:author="Alicia" w:date="2016-05-16T16:37:00Z"/>
                <w:rFonts w:ascii="Times New Roman" w:hAnsi="Times New Roman" w:cs="Times New Roman"/>
                <w:sz w:val="24"/>
                <w:szCs w:val="24"/>
                <w:lang w:val="en-US"/>
                <w:rPrChange w:id="2152" w:author="Alicia" w:date="2016-05-11T11:58:00Z">
                  <w:rPr>
                    <w:del w:id="2153" w:author="Alicia" w:date="2016-05-16T16:37:00Z"/>
                    <w:rFonts w:ascii="Times New Roman" w:hAnsi="Times New Roman" w:cs="Times New Roman"/>
                    <w:sz w:val="24"/>
                    <w:szCs w:val="24"/>
                    <w:lang w:val="de-DE"/>
                  </w:rPr>
                </w:rPrChange>
              </w:rPr>
              <w:pPrChange w:id="2154" w:author="Alicia" w:date="2016-05-03T14:52:00Z">
                <w:pPr>
                  <w:tabs>
                    <w:tab w:val="decimal" w:pos="586"/>
                  </w:tabs>
                  <w:spacing w:after="0" w:line="240" w:lineRule="auto"/>
                </w:pPr>
              </w:pPrChange>
            </w:pPr>
            <w:del w:id="2155" w:author="Alicia" w:date="2016-05-16T16:37:00Z">
              <w:r w:rsidRPr="00AA07B4" w:rsidDel="006E5FF5">
                <w:rPr>
                  <w:rFonts w:ascii="Times New Roman" w:hAnsi="Times New Roman" w:cs="Times New Roman"/>
                  <w:sz w:val="24"/>
                  <w:szCs w:val="24"/>
                  <w:lang w:val="en-US"/>
                  <w:rPrChange w:id="2156" w:author="Alicia" w:date="2016-05-11T11:58:00Z">
                    <w:rPr>
                      <w:rFonts w:ascii="Times New Roman" w:hAnsi="Times New Roman" w:cs="Times New Roman"/>
                      <w:sz w:val="24"/>
                      <w:szCs w:val="24"/>
                      <w:lang w:val="de-DE"/>
                    </w:rPr>
                  </w:rPrChange>
                </w:rPr>
                <w:delText>-0.01</w:delText>
              </w:r>
            </w:del>
          </w:p>
        </w:tc>
        <w:tc>
          <w:tcPr>
            <w:tcW w:w="1134" w:type="dxa"/>
            <w:tcBorders>
              <w:top w:val="nil"/>
              <w:left w:val="nil"/>
              <w:bottom w:val="nil"/>
              <w:right w:val="nil"/>
            </w:tcBorders>
            <w:vAlign w:val="center"/>
          </w:tcPr>
          <w:p w14:paraId="25FA983B" w14:textId="62C2AD34" w:rsidR="008C2A32" w:rsidRPr="00AA07B4" w:rsidDel="006E5FF5" w:rsidRDefault="008C2A32">
            <w:pPr>
              <w:rPr>
                <w:del w:id="2157" w:author="Alicia" w:date="2016-05-16T16:37:00Z"/>
                <w:rFonts w:ascii="Times New Roman" w:hAnsi="Times New Roman" w:cs="Times New Roman"/>
                <w:sz w:val="24"/>
                <w:szCs w:val="24"/>
                <w:lang w:val="en-US"/>
                <w:rPrChange w:id="2158" w:author="Alicia" w:date="2016-05-11T11:58:00Z">
                  <w:rPr>
                    <w:del w:id="2159" w:author="Alicia" w:date="2016-05-16T16:37:00Z"/>
                    <w:rFonts w:ascii="Times New Roman" w:hAnsi="Times New Roman" w:cs="Times New Roman"/>
                    <w:sz w:val="24"/>
                    <w:szCs w:val="24"/>
                    <w:lang w:val="de-DE"/>
                  </w:rPr>
                </w:rPrChange>
              </w:rPr>
              <w:pPrChange w:id="2160" w:author="Alicia" w:date="2016-05-03T14:52:00Z">
                <w:pPr>
                  <w:tabs>
                    <w:tab w:val="decimal" w:pos="586"/>
                  </w:tabs>
                  <w:spacing w:after="0" w:line="240" w:lineRule="auto"/>
                </w:pPr>
              </w:pPrChange>
            </w:pPr>
            <w:del w:id="2161" w:author="Alicia" w:date="2016-05-16T16:37:00Z">
              <w:r w:rsidRPr="00AA07B4" w:rsidDel="006E5FF5">
                <w:rPr>
                  <w:rFonts w:ascii="Times New Roman" w:hAnsi="Times New Roman" w:cs="Times New Roman"/>
                  <w:sz w:val="24"/>
                  <w:szCs w:val="24"/>
                  <w:lang w:val="en-US"/>
                  <w:rPrChange w:id="2162" w:author="Alicia" w:date="2016-05-11T11:58:00Z">
                    <w:rPr>
                      <w:rFonts w:ascii="Times New Roman" w:hAnsi="Times New Roman" w:cs="Times New Roman"/>
                      <w:sz w:val="24"/>
                      <w:szCs w:val="24"/>
                      <w:lang w:val="de-DE"/>
                    </w:rPr>
                  </w:rPrChange>
                </w:rPr>
                <w:delText>-0.16</w:delText>
              </w:r>
            </w:del>
          </w:p>
        </w:tc>
        <w:tc>
          <w:tcPr>
            <w:tcW w:w="284" w:type="dxa"/>
            <w:tcBorders>
              <w:top w:val="nil"/>
              <w:left w:val="nil"/>
              <w:bottom w:val="nil"/>
              <w:right w:val="nil"/>
            </w:tcBorders>
            <w:vAlign w:val="center"/>
          </w:tcPr>
          <w:p w14:paraId="19AECBFA" w14:textId="617B8226" w:rsidR="008C2A32" w:rsidRPr="00AA07B4" w:rsidDel="006E5FF5" w:rsidRDefault="008C2A32">
            <w:pPr>
              <w:rPr>
                <w:del w:id="2163" w:author="Alicia" w:date="2016-05-16T16:37:00Z"/>
                <w:rFonts w:ascii="Times New Roman" w:hAnsi="Times New Roman" w:cs="Times New Roman"/>
                <w:sz w:val="24"/>
                <w:szCs w:val="24"/>
                <w:lang w:val="en-US"/>
                <w:rPrChange w:id="2164" w:author="Alicia" w:date="2016-05-11T11:58:00Z">
                  <w:rPr>
                    <w:del w:id="2165" w:author="Alicia" w:date="2016-05-16T16:37:00Z"/>
                    <w:rFonts w:ascii="Times New Roman" w:hAnsi="Times New Roman" w:cs="Times New Roman"/>
                    <w:sz w:val="24"/>
                    <w:szCs w:val="24"/>
                    <w:lang w:val="de-DE"/>
                  </w:rPr>
                </w:rPrChange>
              </w:rPr>
              <w:pPrChange w:id="2166" w:author="Alicia" w:date="2016-05-03T14:52:00Z">
                <w:pPr>
                  <w:tabs>
                    <w:tab w:val="decimal" w:pos="586"/>
                  </w:tabs>
                  <w:spacing w:after="0" w:line="240" w:lineRule="auto"/>
                </w:pPr>
              </w:pPrChange>
            </w:pPr>
          </w:p>
        </w:tc>
        <w:tc>
          <w:tcPr>
            <w:tcW w:w="992" w:type="dxa"/>
            <w:tcBorders>
              <w:top w:val="nil"/>
              <w:left w:val="nil"/>
              <w:bottom w:val="nil"/>
              <w:right w:val="nil"/>
            </w:tcBorders>
            <w:vAlign w:val="center"/>
          </w:tcPr>
          <w:p w14:paraId="61D406AB" w14:textId="5A3CD8F9" w:rsidR="008C2A32" w:rsidRPr="00AA07B4" w:rsidDel="006E5FF5" w:rsidRDefault="008C2A32">
            <w:pPr>
              <w:rPr>
                <w:del w:id="2167" w:author="Alicia" w:date="2016-05-16T16:37:00Z"/>
                <w:rFonts w:ascii="Times New Roman" w:hAnsi="Times New Roman" w:cs="Times New Roman"/>
                <w:sz w:val="24"/>
                <w:szCs w:val="24"/>
                <w:lang w:val="en-US"/>
                <w:rPrChange w:id="2168" w:author="Alicia" w:date="2016-05-11T11:58:00Z">
                  <w:rPr>
                    <w:del w:id="2169" w:author="Alicia" w:date="2016-05-16T16:37:00Z"/>
                    <w:rFonts w:ascii="Times New Roman" w:hAnsi="Times New Roman" w:cs="Times New Roman"/>
                    <w:sz w:val="24"/>
                    <w:szCs w:val="24"/>
                    <w:lang w:val="de-DE"/>
                  </w:rPr>
                </w:rPrChange>
              </w:rPr>
              <w:pPrChange w:id="2170" w:author="Alicia" w:date="2016-05-03T14:52:00Z">
                <w:pPr>
                  <w:tabs>
                    <w:tab w:val="decimal" w:pos="586"/>
                  </w:tabs>
                  <w:spacing w:after="0" w:line="240" w:lineRule="auto"/>
                </w:pPr>
              </w:pPrChange>
            </w:pPr>
            <w:del w:id="2171" w:author="Alicia" w:date="2016-05-16T16:37:00Z">
              <w:r w:rsidRPr="00AA07B4" w:rsidDel="006E5FF5">
                <w:rPr>
                  <w:rFonts w:ascii="Times New Roman" w:hAnsi="Times New Roman" w:cs="Times New Roman"/>
                  <w:sz w:val="24"/>
                  <w:szCs w:val="24"/>
                  <w:lang w:val="en-US"/>
                  <w:rPrChange w:id="2172" w:author="Alicia" w:date="2016-05-11T11:58:00Z">
                    <w:rPr>
                      <w:rFonts w:ascii="Times New Roman" w:hAnsi="Times New Roman" w:cs="Times New Roman"/>
                      <w:sz w:val="24"/>
                      <w:szCs w:val="24"/>
                      <w:lang w:val="de-DE"/>
                    </w:rPr>
                  </w:rPrChange>
                </w:rPr>
                <w:delText>-0.13</w:delText>
              </w:r>
            </w:del>
          </w:p>
        </w:tc>
        <w:tc>
          <w:tcPr>
            <w:tcW w:w="851" w:type="dxa"/>
            <w:tcBorders>
              <w:top w:val="nil"/>
              <w:left w:val="nil"/>
              <w:bottom w:val="nil"/>
              <w:right w:val="nil"/>
            </w:tcBorders>
            <w:vAlign w:val="center"/>
          </w:tcPr>
          <w:p w14:paraId="1E10A796" w14:textId="6B5CBB3F" w:rsidR="008C2A32" w:rsidRPr="00AA07B4" w:rsidDel="006E5FF5" w:rsidRDefault="008C2A32">
            <w:pPr>
              <w:rPr>
                <w:del w:id="2173" w:author="Alicia" w:date="2016-05-16T16:37:00Z"/>
                <w:rFonts w:ascii="Times New Roman" w:hAnsi="Times New Roman" w:cs="Times New Roman"/>
                <w:sz w:val="24"/>
                <w:szCs w:val="24"/>
                <w:lang w:val="en-US"/>
                <w:rPrChange w:id="2174" w:author="Alicia" w:date="2016-05-11T11:58:00Z">
                  <w:rPr>
                    <w:del w:id="2175" w:author="Alicia" w:date="2016-05-16T16:37:00Z"/>
                    <w:rFonts w:ascii="Times New Roman" w:hAnsi="Times New Roman" w:cs="Times New Roman"/>
                    <w:sz w:val="24"/>
                    <w:szCs w:val="24"/>
                    <w:lang w:val="de-DE"/>
                  </w:rPr>
                </w:rPrChange>
              </w:rPr>
              <w:pPrChange w:id="2176" w:author="Alicia" w:date="2016-05-03T14:52:00Z">
                <w:pPr>
                  <w:tabs>
                    <w:tab w:val="decimal" w:pos="586"/>
                  </w:tabs>
                  <w:spacing w:after="0" w:line="240" w:lineRule="auto"/>
                </w:pPr>
              </w:pPrChange>
            </w:pPr>
            <w:del w:id="2177" w:author="Alicia" w:date="2016-05-16T16:37:00Z">
              <w:r w:rsidRPr="00AA07B4" w:rsidDel="006E5FF5">
                <w:rPr>
                  <w:rFonts w:ascii="Times New Roman" w:hAnsi="Times New Roman" w:cs="Times New Roman"/>
                  <w:sz w:val="24"/>
                  <w:szCs w:val="24"/>
                  <w:lang w:val="en-US"/>
                  <w:rPrChange w:id="2178" w:author="Alicia" w:date="2016-05-11T11:58:00Z">
                    <w:rPr>
                      <w:rFonts w:ascii="Times New Roman" w:hAnsi="Times New Roman" w:cs="Times New Roman"/>
                      <w:sz w:val="24"/>
                      <w:szCs w:val="24"/>
                      <w:lang w:val="de-DE"/>
                    </w:rPr>
                  </w:rPrChange>
                </w:rPr>
                <w:delText>-0.09</w:delText>
              </w:r>
            </w:del>
          </w:p>
        </w:tc>
        <w:tc>
          <w:tcPr>
            <w:tcW w:w="283" w:type="dxa"/>
            <w:tcBorders>
              <w:top w:val="nil"/>
              <w:left w:val="nil"/>
              <w:bottom w:val="nil"/>
              <w:right w:val="nil"/>
            </w:tcBorders>
            <w:vAlign w:val="center"/>
          </w:tcPr>
          <w:p w14:paraId="7FF9FAAF" w14:textId="5F884437" w:rsidR="008C2A32" w:rsidRPr="00AA07B4" w:rsidDel="006E5FF5" w:rsidRDefault="008C2A32">
            <w:pPr>
              <w:rPr>
                <w:del w:id="2179" w:author="Alicia" w:date="2016-05-16T16:37:00Z"/>
                <w:rFonts w:ascii="Times New Roman" w:hAnsi="Times New Roman" w:cs="Times New Roman"/>
                <w:sz w:val="24"/>
                <w:szCs w:val="24"/>
                <w:lang w:val="en-US"/>
                <w:rPrChange w:id="2180" w:author="Alicia" w:date="2016-05-11T11:58:00Z">
                  <w:rPr>
                    <w:del w:id="2181" w:author="Alicia" w:date="2016-05-16T16:37:00Z"/>
                    <w:rFonts w:ascii="Times New Roman" w:hAnsi="Times New Roman" w:cs="Times New Roman"/>
                    <w:sz w:val="24"/>
                    <w:szCs w:val="24"/>
                    <w:lang w:val="de-DE"/>
                  </w:rPr>
                </w:rPrChange>
              </w:rPr>
              <w:pPrChange w:id="2182" w:author="Alicia" w:date="2016-05-03T14:52:00Z">
                <w:pPr>
                  <w:tabs>
                    <w:tab w:val="decimal" w:pos="586"/>
                  </w:tabs>
                  <w:spacing w:after="0" w:line="240" w:lineRule="auto"/>
                </w:pPr>
              </w:pPrChange>
            </w:pPr>
          </w:p>
        </w:tc>
        <w:tc>
          <w:tcPr>
            <w:tcW w:w="1134" w:type="dxa"/>
            <w:tcBorders>
              <w:top w:val="nil"/>
              <w:left w:val="nil"/>
              <w:bottom w:val="nil"/>
              <w:right w:val="nil"/>
            </w:tcBorders>
            <w:vAlign w:val="center"/>
          </w:tcPr>
          <w:p w14:paraId="3412F992" w14:textId="09ADD437" w:rsidR="008C2A32" w:rsidRPr="00AA07B4" w:rsidDel="006E5FF5" w:rsidRDefault="008C2A32">
            <w:pPr>
              <w:rPr>
                <w:del w:id="2183" w:author="Alicia" w:date="2016-05-16T16:37:00Z"/>
                <w:rFonts w:ascii="Times New Roman" w:hAnsi="Times New Roman" w:cs="Times New Roman"/>
                <w:sz w:val="24"/>
                <w:szCs w:val="24"/>
                <w:lang w:val="en-US"/>
                <w:rPrChange w:id="2184" w:author="Alicia" w:date="2016-05-11T11:58:00Z">
                  <w:rPr>
                    <w:del w:id="2185" w:author="Alicia" w:date="2016-05-16T16:37:00Z"/>
                    <w:rFonts w:ascii="Times New Roman" w:hAnsi="Times New Roman" w:cs="Times New Roman"/>
                    <w:sz w:val="24"/>
                    <w:szCs w:val="24"/>
                    <w:lang w:val="de-DE"/>
                  </w:rPr>
                </w:rPrChange>
              </w:rPr>
              <w:pPrChange w:id="2186" w:author="Alicia" w:date="2016-05-03T14:52:00Z">
                <w:pPr>
                  <w:tabs>
                    <w:tab w:val="decimal" w:pos="586"/>
                  </w:tabs>
                  <w:spacing w:after="0" w:line="240" w:lineRule="auto"/>
                </w:pPr>
              </w:pPrChange>
            </w:pPr>
            <w:del w:id="2187" w:author="Alicia" w:date="2016-05-16T16:37:00Z">
              <w:r w:rsidRPr="00AA07B4" w:rsidDel="006E5FF5">
                <w:rPr>
                  <w:rFonts w:ascii="Times New Roman" w:hAnsi="Times New Roman" w:cs="Times New Roman"/>
                  <w:sz w:val="24"/>
                  <w:szCs w:val="24"/>
                  <w:lang w:val="en-US"/>
                  <w:rPrChange w:id="2188" w:author="Alicia" w:date="2016-05-11T11:58:00Z">
                    <w:rPr>
                      <w:rFonts w:ascii="Times New Roman" w:hAnsi="Times New Roman" w:cs="Times New Roman"/>
                      <w:sz w:val="24"/>
                      <w:szCs w:val="24"/>
                      <w:lang w:val="de-DE"/>
                    </w:rPr>
                  </w:rPrChange>
                </w:rPr>
                <w:delText>0.10</w:delText>
              </w:r>
            </w:del>
          </w:p>
        </w:tc>
        <w:tc>
          <w:tcPr>
            <w:tcW w:w="1064" w:type="dxa"/>
            <w:tcBorders>
              <w:top w:val="nil"/>
              <w:left w:val="nil"/>
              <w:bottom w:val="nil"/>
              <w:right w:val="nil"/>
            </w:tcBorders>
            <w:vAlign w:val="center"/>
          </w:tcPr>
          <w:p w14:paraId="56FD2264" w14:textId="15475D7D" w:rsidR="008C2A32" w:rsidRPr="00AA07B4" w:rsidDel="006E5FF5" w:rsidRDefault="008C2A32">
            <w:pPr>
              <w:rPr>
                <w:del w:id="2189" w:author="Alicia" w:date="2016-05-16T16:37:00Z"/>
                <w:rFonts w:ascii="Times New Roman" w:hAnsi="Times New Roman" w:cs="Times New Roman"/>
                <w:sz w:val="24"/>
                <w:szCs w:val="24"/>
                <w:lang w:val="en-US"/>
                <w:rPrChange w:id="2190" w:author="Alicia" w:date="2016-05-11T11:58:00Z">
                  <w:rPr>
                    <w:del w:id="2191" w:author="Alicia" w:date="2016-05-16T16:37:00Z"/>
                    <w:rFonts w:ascii="Times New Roman" w:hAnsi="Times New Roman" w:cs="Times New Roman"/>
                    <w:sz w:val="24"/>
                    <w:szCs w:val="24"/>
                    <w:lang w:val="de-DE"/>
                  </w:rPr>
                </w:rPrChange>
              </w:rPr>
              <w:pPrChange w:id="2192" w:author="Alicia" w:date="2016-05-03T14:52:00Z">
                <w:pPr>
                  <w:tabs>
                    <w:tab w:val="decimal" w:pos="586"/>
                  </w:tabs>
                  <w:spacing w:after="0" w:line="240" w:lineRule="auto"/>
                </w:pPr>
              </w:pPrChange>
            </w:pPr>
            <w:del w:id="2193" w:author="Alicia" w:date="2016-05-16T16:37:00Z">
              <w:r w:rsidRPr="00AA07B4" w:rsidDel="006E5FF5">
                <w:rPr>
                  <w:rFonts w:ascii="Times New Roman" w:hAnsi="Times New Roman" w:cs="Times New Roman"/>
                  <w:sz w:val="24"/>
                  <w:szCs w:val="24"/>
                  <w:lang w:val="en-US"/>
                  <w:rPrChange w:id="2194" w:author="Alicia" w:date="2016-05-11T11:58:00Z">
                    <w:rPr>
                      <w:rFonts w:ascii="Times New Roman" w:hAnsi="Times New Roman" w:cs="Times New Roman"/>
                      <w:sz w:val="24"/>
                      <w:szCs w:val="24"/>
                      <w:lang w:val="de-DE"/>
                    </w:rPr>
                  </w:rPrChange>
                </w:rPr>
                <w:delText xml:space="preserve">0.18 </w:delText>
              </w:r>
              <w:r w:rsidRPr="00AA07B4" w:rsidDel="006E5FF5">
                <w:rPr>
                  <w:rFonts w:ascii="Times New Roman" w:hAnsi="Times New Roman" w:cs="Times New Roman"/>
                  <w:sz w:val="18"/>
                  <w:szCs w:val="18"/>
                  <w:lang w:val="en-US"/>
                  <w:rPrChange w:id="2195" w:author="Alicia" w:date="2016-05-11T11:58:00Z">
                    <w:rPr>
                      <w:rFonts w:ascii="Times New Roman" w:hAnsi="Times New Roman" w:cs="Times New Roman"/>
                      <w:sz w:val="18"/>
                      <w:szCs w:val="18"/>
                      <w:lang w:val="de-DE"/>
                    </w:rPr>
                  </w:rPrChange>
                </w:rPr>
                <w:delText>•</w:delText>
              </w:r>
            </w:del>
          </w:p>
        </w:tc>
        <w:tc>
          <w:tcPr>
            <w:tcW w:w="236" w:type="dxa"/>
            <w:tcBorders>
              <w:top w:val="nil"/>
              <w:left w:val="nil"/>
              <w:bottom w:val="nil"/>
              <w:right w:val="nil"/>
            </w:tcBorders>
            <w:vAlign w:val="center"/>
          </w:tcPr>
          <w:p w14:paraId="481D33B0" w14:textId="6DDA4C57" w:rsidR="008C2A32" w:rsidRPr="00AA07B4" w:rsidDel="006E5FF5" w:rsidRDefault="008C2A32">
            <w:pPr>
              <w:rPr>
                <w:del w:id="2196" w:author="Alicia" w:date="2016-05-16T16:37:00Z"/>
                <w:rFonts w:ascii="Times New Roman" w:hAnsi="Times New Roman" w:cs="Times New Roman"/>
                <w:sz w:val="24"/>
                <w:szCs w:val="24"/>
                <w:lang w:val="en-US"/>
                <w:rPrChange w:id="2197" w:author="Alicia" w:date="2016-05-11T11:58:00Z">
                  <w:rPr>
                    <w:del w:id="2198" w:author="Alicia" w:date="2016-05-16T16:37:00Z"/>
                    <w:rFonts w:ascii="Times New Roman" w:hAnsi="Times New Roman" w:cs="Times New Roman"/>
                    <w:sz w:val="24"/>
                    <w:szCs w:val="24"/>
                    <w:lang w:val="de-DE"/>
                  </w:rPr>
                </w:rPrChange>
              </w:rPr>
              <w:pPrChange w:id="2199" w:author="Alicia" w:date="2016-05-03T14:52:00Z">
                <w:pPr>
                  <w:tabs>
                    <w:tab w:val="decimal" w:pos="586"/>
                  </w:tabs>
                  <w:spacing w:after="0" w:line="240" w:lineRule="auto"/>
                </w:pPr>
              </w:pPrChange>
            </w:pPr>
          </w:p>
        </w:tc>
        <w:tc>
          <w:tcPr>
            <w:tcW w:w="1110" w:type="dxa"/>
            <w:tcBorders>
              <w:top w:val="nil"/>
              <w:left w:val="nil"/>
              <w:bottom w:val="nil"/>
              <w:right w:val="nil"/>
            </w:tcBorders>
            <w:vAlign w:val="center"/>
          </w:tcPr>
          <w:p w14:paraId="2354CD37" w14:textId="2F971243" w:rsidR="008C2A32" w:rsidRPr="00AA07B4" w:rsidDel="006E5FF5" w:rsidRDefault="008C2A32">
            <w:pPr>
              <w:rPr>
                <w:del w:id="2200" w:author="Alicia" w:date="2016-05-16T16:37:00Z"/>
                <w:rFonts w:ascii="Times New Roman" w:hAnsi="Times New Roman" w:cs="Times New Roman"/>
                <w:sz w:val="24"/>
                <w:szCs w:val="24"/>
                <w:lang w:val="en-US"/>
                <w:rPrChange w:id="2201" w:author="Alicia" w:date="2016-05-11T11:58:00Z">
                  <w:rPr>
                    <w:del w:id="2202" w:author="Alicia" w:date="2016-05-16T16:37:00Z"/>
                    <w:rFonts w:ascii="Times New Roman" w:hAnsi="Times New Roman" w:cs="Times New Roman"/>
                    <w:sz w:val="24"/>
                    <w:szCs w:val="24"/>
                    <w:lang w:val="de-DE"/>
                  </w:rPr>
                </w:rPrChange>
              </w:rPr>
              <w:pPrChange w:id="2203" w:author="Alicia" w:date="2016-05-03T14:52:00Z">
                <w:pPr>
                  <w:tabs>
                    <w:tab w:val="decimal" w:pos="586"/>
                  </w:tabs>
                  <w:spacing w:after="0" w:line="240" w:lineRule="auto"/>
                </w:pPr>
              </w:pPrChange>
            </w:pPr>
            <w:del w:id="2204" w:author="Alicia" w:date="2016-05-16T16:37:00Z">
              <w:r w:rsidRPr="00AA07B4" w:rsidDel="006E5FF5">
                <w:rPr>
                  <w:rFonts w:ascii="Times New Roman" w:hAnsi="Times New Roman" w:cs="Times New Roman"/>
                  <w:sz w:val="24"/>
                  <w:szCs w:val="24"/>
                  <w:lang w:val="en-US"/>
                  <w:rPrChange w:id="2205" w:author="Alicia" w:date="2016-05-11T11:58:00Z">
                    <w:rPr>
                      <w:rFonts w:ascii="Times New Roman" w:hAnsi="Times New Roman" w:cs="Times New Roman"/>
                      <w:sz w:val="24"/>
                      <w:szCs w:val="24"/>
                      <w:lang w:val="de-DE"/>
                    </w:rPr>
                  </w:rPrChange>
                </w:rPr>
                <w:delText xml:space="preserve">-0.15 </w:delText>
              </w:r>
              <w:r w:rsidRPr="00AA07B4" w:rsidDel="006E5FF5">
                <w:rPr>
                  <w:rFonts w:ascii="Times New Roman" w:hAnsi="Times New Roman" w:cs="Times New Roman"/>
                  <w:sz w:val="18"/>
                  <w:szCs w:val="18"/>
                  <w:lang w:val="en-US"/>
                  <w:rPrChange w:id="2206" w:author="Alicia" w:date="2016-05-11T11:58:00Z">
                    <w:rPr>
                      <w:rFonts w:ascii="Times New Roman" w:hAnsi="Times New Roman" w:cs="Times New Roman"/>
                      <w:sz w:val="18"/>
                      <w:szCs w:val="18"/>
                      <w:lang w:val="de-DE"/>
                    </w:rPr>
                  </w:rPrChange>
                </w:rPr>
                <w:delText>•</w:delText>
              </w:r>
            </w:del>
          </w:p>
        </w:tc>
        <w:tc>
          <w:tcPr>
            <w:tcW w:w="1134" w:type="dxa"/>
            <w:tcBorders>
              <w:top w:val="nil"/>
              <w:left w:val="nil"/>
              <w:bottom w:val="nil"/>
              <w:right w:val="nil"/>
            </w:tcBorders>
            <w:vAlign w:val="center"/>
          </w:tcPr>
          <w:p w14:paraId="07518E80" w14:textId="51A459A6" w:rsidR="008C2A32" w:rsidRPr="00AA07B4" w:rsidDel="006E5FF5" w:rsidRDefault="008C2A32">
            <w:pPr>
              <w:rPr>
                <w:del w:id="2207" w:author="Alicia" w:date="2016-05-16T16:37:00Z"/>
                <w:rFonts w:ascii="Times New Roman" w:hAnsi="Times New Roman" w:cs="Times New Roman"/>
                <w:sz w:val="24"/>
                <w:szCs w:val="24"/>
                <w:lang w:val="en-US"/>
                <w:rPrChange w:id="2208" w:author="Alicia" w:date="2016-05-11T11:58:00Z">
                  <w:rPr>
                    <w:del w:id="2209" w:author="Alicia" w:date="2016-05-16T16:37:00Z"/>
                    <w:rFonts w:ascii="Times New Roman" w:hAnsi="Times New Roman" w:cs="Times New Roman"/>
                    <w:sz w:val="24"/>
                    <w:szCs w:val="24"/>
                    <w:lang w:val="de-DE"/>
                  </w:rPr>
                </w:rPrChange>
              </w:rPr>
              <w:pPrChange w:id="2210" w:author="Alicia" w:date="2016-05-03T14:52:00Z">
                <w:pPr>
                  <w:tabs>
                    <w:tab w:val="decimal" w:pos="586"/>
                  </w:tabs>
                  <w:spacing w:after="0" w:line="240" w:lineRule="auto"/>
                </w:pPr>
              </w:pPrChange>
            </w:pPr>
            <w:del w:id="2211" w:author="Alicia" w:date="2016-05-16T16:37:00Z">
              <w:r w:rsidRPr="00AA07B4" w:rsidDel="006E5FF5">
                <w:rPr>
                  <w:rFonts w:ascii="Times New Roman" w:hAnsi="Times New Roman" w:cs="Times New Roman"/>
                  <w:sz w:val="24"/>
                  <w:szCs w:val="24"/>
                  <w:lang w:val="en-US"/>
                  <w:rPrChange w:id="2212" w:author="Alicia" w:date="2016-05-11T11:58:00Z">
                    <w:rPr>
                      <w:rFonts w:ascii="Times New Roman" w:hAnsi="Times New Roman" w:cs="Times New Roman"/>
                      <w:sz w:val="24"/>
                      <w:szCs w:val="24"/>
                      <w:lang w:val="de-DE"/>
                    </w:rPr>
                  </w:rPrChange>
                </w:rPr>
                <w:delText>-0.22*</w:delText>
              </w:r>
            </w:del>
          </w:p>
        </w:tc>
      </w:tr>
      <w:tr w:rsidR="008C2A32" w:rsidRPr="00AA07B4" w:rsidDel="006E5FF5" w14:paraId="24269CBB" w14:textId="67611C2B" w:rsidTr="008C2A32">
        <w:trPr>
          <w:del w:id="2213" w:author="Alicia" w:date="2016-05-16T16:37:00Z"/>
        </w:trPr>
        <w:tc>
          <w:tcPr>
            <w:tcW w:w="658" w:type="dxa"/>
            <w:tcBorders>
              <w:top w:val="nil"/>
              <w:left w:val="nil"/>
              <w:bottom w:val="nil"/>
              <w:right w:val="nil"/>
            </w:tcBorders>
            <w:vAlign w:val="center"/>
          </w:tcPr>
          <w:p w14:paraId="18F17926" w14:textId="683BAEF2" w:rsidR="008C2A32" w:rsidRPr="00AA07B4" w:rsidDel="006E5FF5" w:rsidRDefault="008C2A32">
            <w:pPr>
              <w:rPr>
                <w:del w:id="2214" w:author="Alicia" w:date="2016-05-16T16:37:00Z"/>
                <w:rFonts w:ascii="Times New Roman" w:hAnsi="Times New Roman" w:cs="Times New Roman"/>
                <w:sz w:val="24"/>
                <w:szCs w:val="24"/>
                <w:lang w:val="en-US"/>
                <w:rPrChange w:id="2215" w:author="Alicia" w:date="2016-05-11T11:58:00Z">
                  <w:rPr>
                    <w:del w:id="2216" w:author="Alicia" w:date="2016-05-16T16:37:00Z"/>
                    <w:rFonts w:ascii="Times New Roman" w:hAnsi="Times New Roman" w:cs="Times New Roman"/>
                    <w:sz w:val="24"/>
                    <w:szCs w:val="24"/>
                    <w:lang w:val="de-DE"/>
                  </w:rPr>
                </w:rPrChange>
              </w:rPr>
              <w:pPrChange w:id="2217" w:author="Alicia" w:date="2016-05-03T14:52:00Z">
                <w:pPr>
                  <w:spacing w:after="0" w:line="240" w:lineRule="auto"/>
                  <w:jc w:val="center"/>
                </w:pPr>
              </w:pPrChange>
            </w:pPr>
            <w:del w:id="2218" w:author="Alicia" w:date="2016-05-16T16:37:00Z">
              <w:r w:rsidRPr="00AA07B4" w:rsidDel="006E5FF5">
                <w:rPr>
                  <w:rFonts w:ascii="Times New Roman" w:hAnsi="Times New Roman" w:cs="Times New Roman"/>
                  <w:sz w:val="24"/>
                  <w:szCs w:val="24"/>
                  <w:lang w:val="en-US"/>
                  <w:rPrChange w:id="2219" w:author="Alicia" w:date="2016-05-11T11:58:00Z">
                    <w:rPr>
                      <w:rFonts w:ascii="Times New Roman" w:hAnsi="Times New Roman" w:cs="Times New Roman"/>
                      <w:sz w:val="24"/>
                      <w:szCs w:val="24"/>
                      <w:lang w:val="de-DE"/>
                    </w:rPr>
                  </w:rPrChange>
                </w:rPr>
                <w:delText>F</w:delText>
              </w:r>
            </w:del>
          </w:p>
        </w:tc>
        <w:tc>
          <w:tcPr>
            <w:tcW w:w="993" w:type="dxa"/>
            <w:tcBorders>
              <w:top w:val="nil"/>
              <w:left w:val="nil"/>
              <w:bottom w:val="nil"/>
              <w:right w:val="nil"/>
            </w:tcBorders>
            <w:vAlign w:val="center"/>
          </w:tcPr>
          <w:p w14:paraId="02C1696C" w14:textId="54B37AF1" w:rsidR="008C2A32" w:rsidRPr="00AA07B4" w:rsidDel="006E5FF5" w:rsidRDefault="008C2A32">
            <w:pPr>
              <w:rPr>
                <w:del w:id="2220" w:author="Alicia" w:date="2016-05-16T16:37:00Z"/>
                <w:rFonts w:ascii="Times New Roman" w:hAnsi="Times New Roman" w:cs="Times New Roman"/>
                <w:sz w:val="24"/>
                <w:szCs w:val="24"/>
                <w:lang w:val="en-US"/>
                <w:rPrChange w:id="2221" w:author="Alicia" w:date="2016-05-11T11:58:00Z">
                  <w:rPr>
                    <w:del w:id="2222" w:author="Alicia" w:date="2016-05-16T16:37:00Z"/>
                    <w:rFonts w:ascii="Times New Roman" w:hAnsi="Times New Roman" w:cs="Times New Roman"/>
                    <w:sz w:val="24"/>
                    <w:szCs w:val="24"/>
                    <w:lang w:val="de-DE"/>
                  </w:rPr>
                </w:rPrChange>
              </w:rPr>
              <w:pPrChange w:id="2223" w:author="Alicia" w:date="2016-05-03T14:52:00Z">
                <w:pPr>
                  <w:tabs>
                    <w:tab w:val="decimal" w:pos="586"/>
                  </w:tabs>
                  <w:spacing w:after="0" w:line="240" w:lineRule="auto"/>
                </w:pPr>
              </w:pPrChange>
            </w:pPr>
            <w:del w:id="2224" w:author="Alicia" w:date="2016-05-16T16:37:00Z">
              <w:r w:rsidRPr="00AA07B4" w:rsidDel="006E5FF5">
                <w:rPr>
                  <w:rFonts w:ascii="Times New Roman" w:hAnsi="Times New Roman" w:cs="Times New Roman"/>
                  <w:sz w:val="24"/>
                  <w:szCs w:val="24"/>
                  <w:lang w:val="en-US"/>
                  <w:rPrChange w:id="2225" w:author="Alicia" w:date="2016-05-11T11:58:00Z">
                    <w:rPr>
                      <w:rFonts w:ascii="Times New Roman" w:hAnsi="Times New Roman" w:cs="Times New Roman"/>
                      <w:sz w:val="24"/>
                      <w:szCs w:val="24"/>
                      <w:lang w:val="de-DE"/>
                    </w:rPr>
                  </w:rPrChange>
                </w:rPr>
                <w:delText>-0.11</w:delText>
              </w:r>
            </w:del>
          </w:p>
        </w:tc>
        <w:tc>
          <w:tcPr>
            <w:tcW w:w="850" w:type="dxa"/>
            <w:tcBorders>
              <w:top w:val="nil"/>
              <w:left w:val="nil"/>
              <w:bottom w:val="nil"/>
              <w:right w:val="nil"/>
            </w:tcBorders>
            <w:vAlign w:val="center"/>
          </w:tcPr>
          <w:p w14:paraId="50F5F3B4" w14:textId="04804127" w:rsidR="008C2A32" w:rsidRPr="00AA07B4" w:rsidDel="006E5FF5" w:rsidRDefault="008C2A32">
            <w:pPr>
              <w:rPr>
                <w:del w:id="2226" w:author="Alicia" w:date="2016-05-16T16:37:00Z"/>
                <w:rFonts w:ascii="Times New Roman" w:hAnsi="Times New Roman" w:cs="Times New Roman"/>
                <w:sz w:val="24"/>
                <w:szCs w:val="24"/>
                <w:lang w:val="en-US"/>
                <w:rPrChange w:id="2227" w:author="Alicia" w:date="2016-05-11T11:58:00Z">
                  <w:rPr>
                    <w:del w:id="2228" w:author="Alicia" w:date="2016-05-16T16:37:00Z"/>
                    <w:rFonts w:ascii="Times New Roman" w:hAnsi="Times New Roman" w:cs="Times New Roman"/>
                    <w:sz w:val="24"/>
                    <w:szCs w:val="24"/>
                    <w:lang w:val="de-DE"/>
                  </w:rPr>
                </w:rPrChange>
              </w:rPr>
              <w:pPrChange w:id="2229" w:author="Alicia" w:date="2016-05-03T14:52:00Z">
                <w:pPr>
                  <w:tabs>
                    <w:tab w:val="decimal" w:pos="586"/>
                  </w:tabs>
                  <w:spacing w:after="0" w:line="240" w:lineRule="auto"/>
                </w:pPr>
              </w:pPrChange>
            </w:pPr>
            <w:del w:id="2230" w:author="Alicia" w:date="2016-05-16T16:37:00Z">
              <w:r w:rsidRPr="00AA07B4" w:rsidDel="006E5FF5">
                <w:rPr>
                  <w:rFonts w:ascii="Times New Roman" w:hAnsi="Times New Roman" w:cs="Times New Roman"/>
                  <w:sz w:val="24"/>
                  <w:szCs w:val="24"/>
                  <w:lang w:val="en-US"/>
                  <w:rPrChange w:id="2231" w:author="Alicia" w:date="2016-05-11T11:58:00Z">
                    <w:rPr>
                      <w:rFonts w:ascii="Times New Roman" w:hAnsi="Times New Roman" w:cs="Times New Roman"/>
                      <w:sz w:val="24"/>
                      <w:szCs w:val="24"/>
                      <w:lang w:val="de-DE"/>
                    </w:rPr>
                  </w:rPrChange>
                </w:rPr>
                <w:delText>-0.09</w:delText>
              </w:r>
            </w:del>
          </w:p>
        </w:tc>
        <w:tc>
          <w:tcPr>
            <w:tcW w:w="284" w:type="dxa"/>
            <w:tcBorders>
              <w:top w:val="nil"/>
              <w:left w:val="nil"/>
              <w:bottom w:val="nil"/>
              <w:right w:val="nil"/>
            </w:tcBorders>
            <w:vAlign w:val="center"/>
          </w:tcPr>
          <w:p w14:paraId="06932553" w14:textId="4750213A" w:rsidR="008C2A32" w:rsidRPr="00AA07B4" w:rsidDel="006E5FF5" w:rsidRDefault="008C2A32">
            <w:pPr>
              <w:rPr>
                <w:del w:id="2232" w:author="Alicia" w:date="2016-05-16T16:37:00Z"/>
                <w:rFonts w:ascii="Times New Roman" w:hAnsi="Times New Roman" w:cs="Times New Roman"/>
                <w:sz w:val="24"/>
                <w:szCs w:val="24"/>
                <w:lang w:val="en-US"/>
                <w:rPrChange w:id="2233" w:author="Alicia" w:date="2016-05-11T11:58:00Z">
                  <w:rPr>
                    <w:del w:id="2234" w:author="Alicia" w:date="2016-05-16T16:37:00Z"/>
                    <w:rFonts w:ascii="Times New Roman" w:hAnsi="Times New Roman" w:cs="Times New Roman"/>
                    <w:sz w:val="24"/>
                    <w:szCs w:val="24"/>
                    <w:lang w:val="de-DE"/>
                  </w:rPr>
                </w:rPrChange>
              </w:rPr>
              <w:pPrChange w:id="2235" w:author="Alicia" w:date="2016-05-03T14:52:00Z">
                <w:pPr>
                  <w:tabs>
                    <w:tab w:val="decimal" w:pos="586"/>
                  </w:tabs>
                  <w:spacing w:after="0" w:line="240" w:lineRule="auto"/>
                </w:pPr>
              </w:pPrChange>
            </w:pPr>
          </w:p>
        </w:tc>
        <w:tc>
          <w:tcPr>
            <w:tcW w:w="1134" w:type="dxa"/>
            <w:tcBorders>
              <w:top w:val="nil"/>
              <w:left w:val="nil"/>
              <w:bottom w:val="nil"/>
              <w:right w:val="nil"/>
            </w:tcBorders>
            <w:vAlign w:val="center"/>
          </w:tcPr>
          <w:p w14:paraId="560B9EF8" w14:textId="6817806A" w:rsidR="008C2A32" w:rsidRPr="00AA07B4" w:rsidDel="006E5FF5" w:rsidRDefault="008C2A32">
            <w:pPr>
              <w:rPr>
                <w:del w:id="2236" w:author="Alicia" w:date="2016-05-16T16:37:00Z"/>
                <w:rFonts w:ascii="Times New Roman" w:hAnsi="Times New Roman" w:cs="Times New Roman"/>
                <w:sz w:val="24"/>
                <w:szCs w:val="24"/>
                <w:lang w:val="en-US"/>
                <w:rPrChange w:id="2237" w:author="Alicia" w:date="2016-05-11T11:58:00Z">
                  <w:rPr>
                    <w:del w:id="2238" w:author="Alicia" w:date="2016-05-16T16:37:00Z"/>
                    <w:rFonts w:ascii="Times New Roman" w:hAnsi="Times New Roman" w:cs="Times New Roman"/>
                    <w:sz w:val="24"/>
                    <w:szCs w:val="24"/>
                    <w:lang w:val="de-DE"/>
                  </w:rPr>
                </w:rPrChange>
              </w:rPr>
              <w:pPrChange w:id="2239" w:author="Alicia" w:date="2016-05-03T14:52:00Z">
                <w:pPr>
                  <w:tabs>
                    <w:tab w:val="decimal" w:pos="586"/>
                  </w:tabs>
                  <w:spacing w:after="0" w:line="240" w:lineRule="auto"/>
                </w:pPr>
              </w:pPrChange>
            </w:pPr>
            <w:del w:id="2240" w:author="Alicia" w:date="2016-05-16T16:37:00Z">
              <w:r w:rsidRPr="00AA07B4" w:rsidDel="006E5FF5">
                <w:rPr>
                  <w:rFonts w:ascii="Times New Roman" w:hAnsi="Times New Roman" w:cs="Times New Roman"/>
                  <w:sz w:val="24"/>
                  <w:szCs w:val="24"/>
                  <w:lang w:val="en-US"/>
                  <w:rPrChange w:id="2241" w:author="Alicia" w:date="2016-05-11T11:58:00Z">
                    <w:rPr>
                      <w:rFonts w:ascii="Times New Roman" w:hAnsi="Times New Roman" w:cs="Times New Roman"/>
                      <w:sz w:val="24"/>
                      <w:szCs w:val="24"/>
                      <w:lang w:val="de-DE"/>
                    </w:rPr>
                  </w:rPrChange>
                </w:rPr>
                <w:delText>0.21*</w:delText>
              </w:r>
            </w:del>
          </w:p>
        </w:tc>
        <w:tc>
          <w:tcPr>
            <w:tcW w:w="1134" w:type="dxa"/>
            <w:tcBorders>
              <w:top w:val="nil"/>
              <w:left w:val="nil"/>
              <w:bottom w:val="nil"/>
              <w:right w:val="nil"/>
            </w:tcBorders>
            <w:vAlign w:val="center"/>
          </w:tcPr>
          <w:p w14:paraId="16DE6451" w14:textId="68A6543F" w:rsidR="008C2A32" w:rsidRPr="00AA07B4" w:rsidDel="006E5FF5" w:rsidRDefault="008C2A32">
            <w:pPr>
              <w:rPr>
                <w:del w:id="2242" w:author="Alicia" w:date="2016-05-16T16:37:00Z"/>
                <w:rFonts w:ascii="Times New Roman" w:hAnsi="Times New Roman" w:cs="Times New Roman"/>
                <w:sz w:val="24"/>
                <w:szCs w:val="24"/>
                <w:lang w:val="en-US"/>
                <w:rPrChange w:id="2243" w:author="Alicia" w:date="2016-05-11T11:58:00Z">
                  <w:rPr>
                    <w:del w:id="2244" w:author="Alicia" w:date="2016-05-16T16:37:00Z"/>
                    <w:rFonts w:ascii="Times New Roman" w:hAnsi="Times New Roman" w:cs="Times New Roman"/>
                    <w:sz w:val="24"/>
                    <w:szCs w:val="24"/>
                    <w:lang w:val="de-DE"/>
                  </w:rPr>
                </w:rPrChange>
              </w:rPr>
              <w:pPrChange w:id="2245" w:author="Alicia" w:date="2016-05-03T14:52:00Z">
                <w:pPr>
                  <w:tabs>
                    <w:tab w:val="decimal" w:pos="586"/>
                  </w:tabs>
                  <w:spacing w:after="0" w:line="240" w:lineRule="auto"/>
                </w:pPr>
              </w:pPrChange>
            </w:pPr>
            <w:del w:id="2246" w:author="Alicia" w:date="2016-05-16T16:37:00Z">
              <w:r w:rsidRPr="00AA07B4" w:rsidDel="006E5FF5">
                <w:rPr>
                  <w:rFonts w:ascii="Times New Roman" w:hAnsi="Times New Roman" w:cs="Times New Roman"/>
                  <w:sz w:val="24"/>
                  <w:szCs w:val="24"/>
                  <w:lang w:val="en-US"/>
                  <w:rPrChange w:id="2247" w:author="Alicia" w:date="2016-05-11T11:58:00Z">
                    <w:rPr>
                      <w:rFonts w:ascii="Times New Roman" w:hAnsi="Times New Roman" w:cs="Times New Roman"/>
                      <w:sz w:val="24"/>
                      <w:szCs w:val="24"/>
                      <w:lang w:val="de-DE"/>
                    </w:rPr>
                  </w:rPrChange>
                </w:rPr>
                <w:delText>0.19</w:delText>
              </w:r>
            </w:del>
          </w:p>
        </w:tc>
        <w:tc>
          <w:tcPr>
            <w:tcW w:w="276" w:type="dxa"/>
            <w:tcBorders>
              <w:top w:val="nil"/>
              <w:left w:val="nil"/>
              <w:bottom w:val="nil"/>
              <w:right w:val="nil"/>
            </w:tcBorders>
            <w:vAlign w:val="center"/>
          </w:tcPr>
          <w:p w14:paraId="6CBB3131" w14:textId="4FFAEAC0" w:rsidR="008C2A32" w:rsidRPr="00AA07B4" w:rsidDel="006E5FF5" w:rsidRDefault="008C2A32">
            <w:pPr>
              <w:rPr>
                <w:del w:id="2248" w:author="Alicia" w:date="2016-05-16T16:37:00Z"/>
                <w:rFonts w:ascii="Times New Roman" w:hAnsi="Times New Roman" w:cs="Times New Roman"/>
                <w:sz w:val="24"/>
                <w:szCs w:val="24"/>
                <w:lang w:val="en-US"/>
                <w:rPrChange w:id="2249" w:author="Alicia" w:date="2016-05-11T11:58:00Z">
                  <w:rPr>
                    <w:del w:id="2250" w:author="Alicia" w:date="2016-05-16T16:37:00Z"/>
                    <w:rFonts w:ascii="Times New Roman" w:hAnsi="Times New Roman" w:cs="Times New Roman"/>
                    <w:sz w:val="24"/>
                    <w:szCs w:val="24"/>
                    <w:lang w:val="de-DE"/>
                  </w:rPr>
                </w:rPrChange>
              </w:rPr>
              <w:pPrChange w:id="2251" w:author="Alicia" w:date="2016-05-03T14:52:00Z">
                <w:pPr>
                  <w:tabs>
                    <w:tab w:val="decimal" w:pos="586"/>
                  </w:tabs>
                  <w:spacing w:after="0" w:line="240" w:lineRule="auto"/>
                </w:pPr>
              </w:pPrChange>
            </w:pPr>
          </w:p>
        </w:tc>
        <w:tc>
          <w:tcPr>
            <w:tcW w:w="999" w:type="dxa"/>
            <w:tcBorders>
              <w:top w:val="nil"/>
              <w:left w:val="nil"/>
              <w:bottom w:val="nil"/>
              <w:right w:val="nil"/>
            </w:tcBorders>
            <w:vAlign w:val="center"/>
          </w:tcPr>
          <w:p w14:paraId="645B26B9" w14:textId="445FC111" w:rsidR="008C2A32" w:rsidRPr="00AA07B4" w:rsidDel="006E5FF5" w:rsidRDefault="008C2A32">
            <w:pPr>
              <w:rPr>
                <w:del w:id="2252" w:author="Alicia" w:date="2016-05-16T16:37:00Z"/>
                <w:rFonts w:ascii="Times New Roman" w:hAnsi="Times New Roman" w:cs="Times New Roman"/>
                <w:sz w:val="24"/>
                <w:szCs w:val="24"/>
                <w:vertAlign w:val="superscript"/>
                <w:lang w:val="en-US"/>
                <w:rPrChange w:id="2253" w:author="Alicia" w:date="2016-05-11T11:58:00Z">
                  <w:rPr>
                    <w:del w:id="2254" w:author="Alicia" w:date="2016-05-16T16:37:00Z"/>
                    <w:rFonts w:ascii="Times New Roman" w:hAnsi="Times New Roman" w:cs="Times New Roman"/>
                    <w:sz w:val="24"/>
                    <w:szCs w:val="24"/>
                    <w:vertAlign w:val="superscript"/>
                    <w:lang w:val="de-DE"/>
                  </w:rPr>
                </w:rPrChange>
              </w:rPr>
              <w:pPrChange w:id="2255" w:author="Alicia" w:date="2016-05-03T14:52:00Z">
                <w:pPr>
                  <w:tabs>
                    <w:tab w:val="decimal" w:pos="586"/>
                  </w:tabs>
                  <w:spacing w:after="0" w:line="240" w:lineRule="auto"/>
                </w:pPr>
              </w:pPrChange>
            </w:pPr>
            <w:del w:id="2256" w:author="Alicia" w:date="2016-05-16T16:37:00Z">
              <w:r w:rsidRPr="00AA07B4" w:rsidDel="006E5FF5">
                <w:rPr>
                  <w:rFonts w:ascii="Times New Roman" w:hAnsi="Times New Roman" w:cs="Times New Roman"/>
                  <w:sz w:val="24"/>
                  <w:szCs w:val="24"/>
                  <w:lang w:val="en-US"/>
                  <w:rPrChange w:id="2257" w:author="Alicia" w:date="2016-05-11T11:58:00Z">
                    <w:rPr>
                      <w:rFonts w:ascii="Times New Roman" w:hAnsi="Times New Roman" w:cs="Times New Roman"/>
                      <w:sz w:val="24"/>
                      <w:szCs w:val="24"/>
                      <w:lang w:val="de-DE"/>
                    </w:rPr>
                  </w:rPrChange>
                </w:rPr>
                <w:delText xml:space="preserve">-0.21 </w:delText>
              </w:r>
              <w:r w:rsidRPr="00AA07B4" w:rsidDel="006E5FF5">
                <w:rPr>
                  <w:rFonts w:ascii="Times New Roman" w:hAnsi="Times New Roman" w:cs="Times New Roman"/>
                  <w:sz w:val="18"/>
                  <w:szCs w:val="18"/>
                  <w:lang w:val="en-US"/>
                  <w:rPrChange w:id="2258" w:author="Alicia" w:date="2016-05-11T11:58:00Z">
                    <w:rPr>
                      <w:rFonts w:ascii="Times New Roman" w:hAnsi="Times New Roman" w:cs="Times New Roman"/>
                      <w:sz w:val="18"/>
                      <w:szCs w:val="18"/>
                      <w:lang w:val="de-DE"/>
                    </w:rPr>
                  </w:rPrChange>
                </w:rPr>
                <w:delText>•</w:delText>
              </w:r>
            </w:del>
          </w:p>
        </w:tc>
        <w:tc>
          <w:tcPr>
            <w:tcW w:w="1134" w:type="dxa"/>
            <w:tcBorders>
              <w:top w:val="nil"/>
              <w:left w:val="nil"/>
              <w:bottom w:val="nil"/>
              <w:right w:val="nil"/>
            </w:tcBorders>
            <w:vAlign w:val="center"/>
          </w:tcPr>
          <w:p w14:paraId="17E98637" w14:textId="287E8E8E" w:rsidR="008C2A32" w:rsidRPr="00AA07B4" w:rsidDel="006E5FF5" w:rsidRDefault="008C2A32">
            <w:pPr>
              <w:rPr>
                <w:del w:id="2259" w:author="Alicia" w:date="2016-05-16T16:37:00Z"/>
                <w:rFonts w:ascii="Times New Roman" w:hAnsi="Times New Roman" w:cs="Times New Roman"/>
                <w:sz w:val="24"/>
                <w:szCs w:val="24"/>
                <w:lang w:val="en-US"/>
                <w:rPrChange w:id="2260" w:author="Alicia" w:date="2016-05-11T11:58:00Z">
                  <w:rPr>
                    <w:del w:id="2261" w:author="Alicia" w:date="2016-05-16T16:37:00Z"/>
                    <w:rFonts w:ascii="Times New Roman" w:hAnsi="Times New Roman" w:cs="Times New Roman"/>
                    <w:sz w:val="24"/>
                    <w:szCs w:val="24"/>
                    <w:lang w:val="de-DE"/>
                  </w:rPr>
                </w:rPrChange>
              </w:rPr>
              <w:pPrChange w:id="2262" w:author="Alicia" w:date="2016-05-03T14:52:00Z">
                <w:pPr>
                  <w:tabs>
                    <w:tab w:val="decimal" w:pos="586"/>
                  </w:tabs>
                  <w:spacing w:after="0" w:line="240" w:lineRule="auto"/>
                </w:pPr>
              </w:pPrChange>
            </w:pPr>
            <w:del w:id="2263" w:author="Alicia" w:date="2016-05-16T16:37:00Z">
              <w:r w:rsidRPr="00AA07B4" w:rsidDel="006E5FF5">
                <w:rPr>
                  <w:rFonts w:ascii="Times New Roman" w:hAnsi="Times New Roman" w:cs="Times New Roman"/>
                  <w:sz w:val="24"/>
                  <w:szCs w:val="24"/>
                  <w:lang w:val="en-US"/>
                  <w:rPrChange w:id="2264" w:author="Alicia" w:date="2016-05-11T11:58:00Z">
                    <w:rPr>
                      <w:rFonts w:ascii="Times New Roman" w:hAnsi="Times New Roman" w:cs="Times New Roman"/>
                      <w:sz w:val="24"/>
                      <w:szCs w:val="24"/>
                      <w:lang w:val="de-DE"/>
                    </w:rPr>
                  </w:rPrChange>
                </w:rPr>
                <w:delText>-0.26*</w:delText>
              </w:r>
            </w:del>
          </w:p>
        </w:tc>
        <w:tc>
          <w:tcPr>
            <w:tcW w:w="284" w:type="dxa"/>
            <w:tcBorders>
              <w:top w:val="nil"/>
              <w:left w:val="nil"/>
              <w:bottom w:val="nil"/>
              <w:right w:val="nil"/>
            </w:tcBorders>
            <w:vAlign w:val="center"/>
          </w:tcPr>
          <w:p w14:paraId="74CE9AE2" w14:textId="1A2FAE36" w:rsidR="008C2A32" w:rsidRPr="00AA07B4" w:rsidDel="006E5FF5" w:rsidRDefault="008C2A32">
            <w:pPr>
              <w:rPr>
                <w:del w:id="2265" w:author="Alicia" w:date="2016-05-16T16:37:00Z"/>
                <w:rFonts w:ascii="Times New Roman" w:hAnsi="Times New Roman" w:cs="Times New Roman"/>
                <w:sz w:val="24"/>
                <w:szCs w:val="24"/>
                <w:lang w:val="en-US"/>
                <w:rPrChange w:id="2266" w:author="Alicia" w:date="2016-05-11T11:58:00Z">
                  <w:rPr>
                    <w:del w:id="2267" w:author="Alicia" w:date="2016-05-16T16:37:00Z"/>
                    <w:rFonts w:ascii="Times New Roman" w:hAnsi="Times New Roman" w:cs="Times New Roman"/>
                    <w:sz w:val="24"/>
                    <w:szCs w:val="24"/>
                    <w:lang w:val="de-DE"/>
                  </w:rPr>
                </w:rPrChange>
              </w:rPr>
              <w:pPrChange w:id="2268" w:author="Alicia" w:date="2016-05-03T14:52:00Z">
                <w:pPr>
                  <w:tabs>
                    <w:tab w:val="decimal" w:pos="586"/>
                  </w:tabs>
                  <w:spacing w:after="0" w:line="240" w:lineRule="auto"/>
                </w:pPr>
              </w:pPrChange>
            </w:pPr>
          </w:p>
        </w:tc>
        <w:tc>
          <w:tcPr>
            <w:tcW w:w="992" w:type="dxa"/>
            <w:tcBorders>
              <w:top w:val="nil"/>
              <w:left w:val="nil"/>
              <w:bottom w:val="nil"/>
              <w:right w:val="nil"/>
            </w:tcBorders>
            <w:vAlign w:val="center"/>
          </w:tcPr>
          <w:p w14:paraId="3518C511" w14:textId="323B122E" w:rsidR="008C2A32" w:rsidRPr="00AA07B4" w:rsidDel="006E5FF5" w:rsidRDefault="008C2A32">
            <w:pPr>
              <w:rPr>
                <w:del w:id="2269" w:author="Alicia" w:date="2016-05-16T16:37:00Z"/>
                <w:rFonts w:ascii="Times New Roman" w:hAnsi="Times New Roman" w:cs="Times New Roman"/>
                <w:sz w:val="24"/>
                <w:szCs w:val="24"/>
                <w:lang w:val="en-US"/>
                <w:rPrChange w:id="2270" w:author="Alicia" w:date="2016-05-11T11:58:00Z">
                  <w:rPr>
                    <w:del w:id="2271" w:author="Alicia" w:date="2016-05-16T16:37:00Z"/>
                    <w:rFonts w:ascii="Times New Roman" w:hAnsi="Times New Roman" w:cs="Times New Roman"/>
                    <w:sz w:val="24"/>
                    <w:szCs w:val="24"/>
                    <w:lang w:val="de-DE"/>
                  </w:rPr>
                </w:rPrChange>
              </w:rPr>
              <w:pPrChange w:id="2272" w:author="Alicia" w:date="2016-05-03T14:52:00Z">
                <w:pPr>
                  <w:tabs>
                    <w:tab w:val="decimal" w:pos="586"/>
                  </w:tabs>
                  <w:spacing w:after="0" w:line="240" w:lineRule="auto"/>
                </w:pPr>
              </w:pPrChange>
            </w:pPr>
            <w:del w:id="2273" w:author="Alicia" w:date="2016-05-16T16:37:00Z">
              <w:r w:rsidRPr="00AA07B4" w:rsidDel="006E5FF5">
                <w:rPr>
                  <w:rFonts w:ascii="Times New Roman" w:hAnsi="Times New Roman" w:cs="Times New Roman"/>
                  <w:sz w:val="24"/>
                  <w:szCs w:val="24"/>
                  <w:lang w:val="en-US"/>
                  <w:rPrChange w:id="2274" w:author="Alicia" w:date="2016-05-11T11:58:00Z">
                    <w:rPr>
                      <w:rFonts w:ascii="Times New Roman" w:hAnsi="Times New Roman" w:cs="Times New Roman"/>
                      <w:sz w:val="24"/>
                      <w:szCs w:val="24"/>
                      <w:lang w:val="de-DE"/>
                    </w:rPr>
                  </w:rPrChange>
                </w:rPr>
                <w:delText>-0.05</w:delText>
              </w:r>
            </w:del>
          </w:p>
        </w:tc>
        <w:tc>
          <w:tcPr>
            <w:tcW w:w="851" w:type="dxa"/>
            <w:tcBorders>
              <w:top w:val="nil"/>
              <w:left w:val="nil"/>
              <w:bottom w:val="nil"/>
              <w:right w:val="nil"/>
            </w:tcBorders>
            <w:vAlign w:val="center"/>
          </w:tcPr>
          <w:p w14:paraId="124CE57C" w14:textId="1F3529E8" w:rsidR="008C2A32" w:rsidRPr="00AA07B4" w:rsidDel="006E5FF5" w:rsidRDefault="008C2A32">
            <w:pPr>
              <w:rPr>
                <w:del w:id="2275" w:author="Alicia" w:date="2016-05-16T16:37:00Z"/>
                <w:rFonts w:ascii="Times New Roman" w:hAnsi="Times New Roman" w:cs="Times New Roman"/>
                <w:sz w:val="24"/>
                <w:szCs w:val="24"/>
                <w:lang w:val="en-US"/>
                <w:rPrChange w:id="2276" w:author="Alicia" w:date="2016-05-11T11:58:00Z">
                  <w:rPr>
                    <w:del w:id="2277" w:author="Alicia" w:date="2016-05-16T16:37:00Z"/>
                    <w:rFonts w:ascii="Times New Roman" w:hAnsi="Times New Roman" w:cs="Times New Roman"/>
                    <w:sz w:val="24"/>
                    <w:szCs w:val="24"/>
                    <w:lang w:val="de-DE"/>
                  </w:rPr>
                </w:rPrChange>
              </w:rPr>
              <w:pPrChange w:id="2278" w:author="Alicia" w:date="2016-05-03T14:52:00Z">
                <w:pPr>
                  <w:tabs>
                    <w:tab w:val="decimal" w:pos="586"/>
                  </w:tabs>
                  <w:spacing w:after="0" w:line="240" w:lineRule="auto"/>
                </w:pPr>
              </w:pPrChange>
            </w:pPr>
            <w:del w:id="2279" w:author="Alicia" w:date="2016-05-16T16:37:00Z">
              <w:r w:rsidRPr="00AA07B4" w:rsidDel="006E5FF5">
                <w:rPr>
                  <w:rFonts w:ascii="Times New Roman" w:hAnsi="Times New Roman" w:cs="Times New Roman"/>
                  <w:sz w:val="24"/>
                  <w:szCs w:val="24"/>
                  <w:lang w:val="en-US"/>
                  <w:rPrChange w:id="2280" w:author="Alicia" w:date="2016-05-11T11:58:00Z">
                    <w:rPr>
                      <w:rFonts w:ascii="Times New Roman" w:hAnsi="Times New Roman" w:cs="Times New Roman"/>
                      <w:sz w:val="24"/>
                      <w:szCs w:val="24"/>
                      <w:lang w:val="de-DE"/>
                    </w:rPr>
                  </w:rPrChange>
                </w:rPr>
                <w:delText>-0.10</w:delText>
              </w:r>
            </w:del>
          </w:p>
        </w:tc>
        <w:tc>
          <w:tcPr>
            <w:tcW w:w="283" w:type="dxa"/>
            <w:tcBorders>
              <w:top w:val="nil"/>
              <w:left w:val="nil"/>
              <w:bottom w:val="nil"/>
              <w:right w:val="nil"/>
            </w:tcBorders>
            <w:vAlign w:val="center"/>
          </w:tcPr>
          <w:p w14:paraId="2B0C8464" w14:textId="55956FCA" w:rsidR="008C2A32" w:rsidRPr="00AA07B4" w:rsidDel="006E5FF5" w:rsidRDefault="008C2A32">
            <w:pPr>
              <w:rPr>
                <w:del w:id="2281" w:author="Alicia" w:date="2016-05-16T16:37:00Z"/>
                <w:rFonts w:ascii="Times New Roman" w:hAnsi="Times New Roman" w:cs="Times New Roman"/>
                <w:sz w:val="24"/>
                <w:szCs w:val="24"/>
                <w:lang w:val="en-US"/>
                <w:rPrChange w:id="2282" w:author="Alicia" w:date="2016-05-11T11:58:00Z">
                  <w:rPr>
                    <w:del w:id="2283" w:author="Alicia" w:date="2016-05-16T16:37:00Z"/>
                    <w:rFonts w:ascii="Times New Roman" w:hAnsi="Times New Roman" w:cs="Times New Roman"/>
                    <w:sz w:val="24"/>
                    <w:szCs w:val="24"/>
                    <w:lang w:val="de-DE"/>
                  </w:rPr>
                </w:rPrChange>
              </w:rPr>
              <w:pPrChange w:id="2284" w:author="Alicia" w:date="2016-05-03T14:52:00Z">
                <w:pPr>
                  <w:tabs>
                    <w:tab w:val="decimal" w:pos="586"/>
                  </w:tabs>
                  <w:spacing w:after="0" w:line="240" w:lineRule="auto"/>
                </w:pPr>
              </w:pPrChange>
            </w:pPr>
          </w:p>
        </w:tc>
        <w:tc>
          <w:tcPr>
            <w:tcW w:w="1134" w:type="dxa"/>
            <w:tcBorders>
              <w:top w:val="nil"/>
              <w:left w:val="nil"/>
              <w:bottom w:val="nil"/>
              <w:right w:val="nil"/>
            </w:tcBorders>
            <w:vAlign w:val="center"/>
          </w:tcPr>
          <w:p w14:paraId="1A3FA89A" w14:textId="60EE6F4C" w:rsidR="008C2A32" w:rsidRPr="00AA07B4" w:rsidDel="006E5FF5" w:rsidRDefault="008C2A32">
            <w:pPr>
              <w:rPr>
                <w:del w:id="2285" w:author="Alicia" w:date="2016-05-16T16:37:00Z"/>
                <w:rFonts w:ascii="Times New Roman" w:hAnsi="Times New Roman" w:cs="Times New Roman"/>
                <w:sz w:val="24"/>
                <w:szCs w:val="24"/>
                <w:lang w:val="en-US"/>
                <w:rPrChange w:id="2286" w:author="Alicia" w:date="2016-05-11T11:58:00Z">
                  <w:rPr>
                    <w:del w:id="2287" w:author="Alicia" w:date="2016-05-16T16:37:00Z"/>
                    <w:rFonts w:ascii="Times New Roman" w:hAnsi="Times New Roman" w:cs="Times New Roman"/>
                    <w:sz w:val="24"/>
                    <w:szCs w:val="24"/>
                    <w:lang w:val="de-DE"/>
                  </w:rPr>
                </w:rPrChange>
              </w:rPr>
              <w:pPrChange w:id="2288" w:author="Alicia" w:date="2016-05-03T14:52:00Z">
                <w:pPr>
                  <w:tabs>
                    <w:tab w:val="decimal" w:pos="586"/>
                  </w:tabs>
                  <w:spacing w:after="0" w:line="240" w:lineRule="auto"/>
                </w:pPr>
              </w:pPrChange>
            </w:pPr>
            <w:del w:id="2289" w:author="Alicia" w:date="2016-05-16T16:37:00Z">
              <w:r w:rsidRPr="00AA07B4" w:rsidDel="006E5FF5">
                <w:rPr>
                  <w:rFonts w:ascii="Times New Roman" w:hAnsi="Times New Roman" w:cs="Times New Roman"/>
                  <w:sz w:val="24"/>
                  <w:szCs w:val="24"/>
                  <w:lang w:val="en-US"/>
                  <w:rPrChange w:id="2290" w:author="Alicia" w:date="2016-05-11T11:58:00Z">
                    <w:rPr>
                      <w:rFonts w:ascii="Times New Roman" w:hAnsi="Times New Roman" w:cs="Times New Roman"/>
                      <w:sz w:val="24"/>
                      <w:szCs w:val="24"/>
                      <w:lang w:val="de-DE"/>
                    </w:rPr>
                  </w:rPrChange>
                </w:rPr>
                <w:delText>0.23*</w:delText>
              </w:r>
            </w:del>
          </w:p>
        </w:tc>
        <w:tc>
          <w:tcPr>
            <w:tcW w:w="1064" w:type="dxa"/>
            <w:tcBorders>
              <w:top w:val="nil"/>
              <w:left w:val="nil"/>
              <w:bottom w:val="nil"/>
              <w:right w:val="nil"/>
            </w:tcBorders>
            <w:vAlign w:val="center"/>
          </w:tcPr>
          <w:p w14:paraId="1733DF3C" w14:textId="546CC6CE" w:rsidR="008C2A32" w:rsidRPr="00AA07B4" w:rsidDel="006E5FF5" w:rsidRDefault="008C2A32">
            <w:pPr>
              <w:rPr>
                <w:del w:id="2291" w:author="Alicia" w:date="2016-05-16T16:37:00Z"/>
                <w:rFonts w:ascii="Times New Roman" w:hAnsi="Times New Roman" w:cs="Times New Roman"/>
                <w:sz w:val="24"/>
                <w:szCs w:val="24"/>
                <w:lang w:val="en-US"/>
                <w:rPrChange w:id="2292" w:author="Alicia" w:date="2016-05-11T11:58:00Z">
                  <w:rPr>
                    <w:del w:id="2293" w:author="Alicia" w:date="2016-05-16T16:37:00Z"/>
                    <w:rFonts w:ascii="Times New Roman" w:hAnsi="Times New Roman" w:cs="Times New Roman"/>
                    <w:sz w:val="24"/>
                    <w:szCs w:val="24"/>
                    <w:lang w:val="de-DE"/>
                  </w:rPr>
                </w:rPrChange>
              </w:rPr>
              <w:pPrChange w:id="2294" w:author="Alicia" w:date="2016-05-03T14:52:00Z">
                <w:pPr>
                  <w:tabs>
                    <w:tab w:val="decimal" w:pos="586"/>
                  </w:tabs>
                  <w:spacing w:after="0" w:line="240" w:lineRule="auto"/>
                </w:pPr>
              </w:pPrChange>
            </w:pPr>
            <w:del w:id="2295" w:author="Alicia" w:date="2016-05-16T16:37:00Z">
              <w:r w:rsidRPr="00AA07B4" w:rsidDel="006E5FF5">
                <w:rPr>
                  <w:rFonts w:ascii="Times New Roman" w:hAnsi="Times New Roman" w:cs="Times New Roman"/>
                  <w:sz w:val="24"/>
                  <w:szCs w:val="24"/>
                  <w:lang w:val="en-US"/>
                  <w:rPrChange w:id="2296" w:author="Alicia" w:date="2016-05-11T11:58:00Z">
                    <w:rPr>
                      <w:rFonts w:ascii="Times New Roman" w:hAnsi="Times New Roman" w:cs="Times New Roman"/>
                      <w:sz w:val="24"/>
                      <w:szCs w:val="24"/>
                      <w:lang w:val="de-DE"/>
                    </w:rPr>
                  </w:rPrChange>
                </w:rPr>
                <w:delText xml:space="preserve">0.17 </w:delText>
              </w:r>
              <w:r w:rsidRPr="00AA07B4" w:rsidDel="006E5FF5">
                <w:rPr>
                  <w:rFonts w:ascii="Times New Roman" w:hAnsi="Times New Roman" w:cs="Times New Roman"/>
                  <w:sz w:val="18"/>
                  <w:szCs w:val="18"/>
                  <w:lang w:val="en-US"/>
                  <w:rPrChange w:id="2297" w:author="Alicia" w:date="2016-05-11T11:58:00Z">
                    <w:rPr>
                      <w:rFonts w:ascii="Times New Roman" w:hAnsi="Times New Roman" w:cs="Times New Roman"/>
                      <w:sz w:val="18"/>
                      <w:szCs w:val="18"/>
                      <w:lang w:val="de-DE"/>
                    </w:rPr>
                  </w:rPrChange>
                </w:rPr>
                <w:delText>•</w:delText>
              </w:r>
            </w:del>
          </w:p>
        </w:tc>
        <w:tc>
          <w:tcPr>
            <w:tcW w:w="236" w:type="dxa"/>
            <w:tcBorders>
              <w:top w:val="nil"/>
              <w:left w:val="nil"/>
              <w:bottom w:val="nil"/>
              <w:right w:val="nil"/>
            </w:tcBorders>
            <w:vAlign w:val="center"/>
          </w:tcPr>
          <w:p w14:paraId="3C07B89E" w14:textId="6C13AED7" w:rsidR="008C2A32" w:rsidRPr="00AA07B4" w:rsidDel="006E5FF5" w:rsidRDefault="008C2A32">
            <w:pPr>
              <w:rPr>
                <w:del w:id="2298" w:author="Alicia" w:date="2016-05-16T16:37:00Z"/>
                <w:rFonts w:ascii="Times New Roman" w:hAnsi="Times New Roman" w:cs="Times New Roman"/>
                <w:sz w:val="24"/>
                <w:szCs w:val="24"/>
                <w:lang w:val="en-US"/>
                <w:rPrChange w:id="2299" w:author="Alicia" w:date="2016-05-11T11:58:00Z">
                  <w:rPr>
                    <w:del w:id="2300" w:author="Alicia" w:date="2016-05-16T16:37:00Z"/>
                    <w:rFonts w:ascii="Times New Roman" w:hAnsi="Times New Roman" w:cs="Times New Roman"/>
                    <w:sz w:val="24"/>
                    <w:szCs w:val="24"/>
                    <w:lang w:val="de-DE"/>
                  </w:rPr>
                </w:rPrChange>
              </w:rPr>
              <w:pPrChange w:id="2301" w:author="Alicia" w:date="2016-05-03T14:52:00Z">
                <w:pPr>
                  <w:tabs>
                    <w:tab w:val="decimal" w:pos="586"/>
                  </w:tabs>
                  <w:spacing w:after="0" w:line="240" w:lineRule="auto"/>
                </w:pPr>
              </w:pPrChange>
            </w:pPr>
          </w:p>
        </w:tc>
        <w:tc>
          <w:tcPr>
            <w:tcW w:w="1110" w:type="dxa"/>
            <w:tcBorders>
              <w:top w:val="nil"/>
              <w:left w:val="nil"/>
              <w:bottom w:val="nil"/>
              <w:right w:val="nil"/>
            </w:tcBorders>
            <w:vAlign w:val="center"/>
          </w:tcPr>
          <w:p w14:paraId="0F426B9B" w14:textId="4A275E6C" w:rsidR="008C2A32" w:rsidRPr="00AA07B4" w:rsidDel="006E5FF5" w:rsidRDefault="008C2A32">
            <w:pPr>
              <w:rPr>
                <w:del w:id="2302" w:author="Alicia" w:date="2016-05-16T16:37:00Z"/>
                <w:rFonts w:ascii="Times New Roman" w:hAnsi="Times New Roman" w:cs="Times New Roman"/>
                <w:sz w:val="24"/>
                <w:szCs w:val="24"/>
                <w:lang w:val="en-US"/>
                <w:rPrChange w:id="2303" w:author="Alicia" w:date="2016-05-11T11:58:00Z">
                  <w:rPr>
                    <w:del w:id="2304" w:author="Alicia" w:date="2016-05-16T16:37:00Z"/>
                    <w:rFonts w:ascii="Times New Roman" w:hAnsi="Times New Roman" w:cs="Times New Roman"/>
                    <w:sz w:val="24"/>
                    <w:szCs w:val="24"/>
                    <w:lang w:val="de-DE"/>
                  </w:rPr>
                </w:rPrChange>
              </w:rPr>
              <w:pPrChange w:id="2305" w:author="Alicia" w:date="2016-05-03T14:52:00Z">
                <w:pPr>
                  <w:tabs>
                    <w:tab w:val="decimal" w:pos="586"/>
                  </w:tabs>
                  <w:spacing w:after="0" w:line="240" w:lineRule="auto"/>
                </w:pPr>
              </w:pPrChange>
            </w:pPr>
            <w:del w:id="2306" w:author="Alicia" w:date="2016-05-16T16:37:00Z">
              <w:r w:rsidRPr="00AA07B4" w:rsidDel="006E5FF5">
                <w:rPr>
                  <w:rFonts w:ascii="Times New Roman" w:hAnsi="Times New Roman" w:cs="Times New Roman"/>
                  <w:sz w:val="24"/>
                  <w:szCs w:val="24"/>
                  <w:lang w:val="en-US"/>
                  <w:rPrChange w:id="2307" w:author="Alicia" w:date="2016-05-11T11:58:00Z">
                    <w:rPr>
                      <w:rFonts w:ascii="Times New Roman" w:hAnsi="Times New Roman" w:cs="Times New Roman"/>
                      <w:sz w:val="24"/>
                      <w:szCs w:val="24"/>
                      <w:lang w:val="de-DE"/>
                    </w:rPr>
                  </w:rPrChange>
                </w:rPr>
                <w:delText>-0.49***</w:delText>
              </w:r>
            </w:del>
          </w:p>
        </w:tc>
        <w:tc>
          <w:tcPr>
            <w:tcW w:w="1134" w:type="dxa"/>
            <w:tcBorders>
              <w:top w:val="nil"/>
              <w:left w:val="nil"/>
              <w:bottom w:val="nil"/>
              <w:right w:val="nil"/>
            </w:tcBorders>
            <w:vAlign w:val="center"/>
          </w:tcPr>
          <w:p w14:paraId="0226C37F" w14:textId="69511A0C" w:rsidR="008C2A32" w:rsidRPr="00AA07B4" w:rsidDel="006E5FF5" w:rsidRDefault="008C2A32">
            <w:pPr>
              <w:rPr>
                <w:del w:id="2308" w:author="Alicia" w:date="2016-05-16T16:37:00Z"/>
                <w:rFonts w:ascii="Times New Roman" w:hAnsi="Times New Roman" w:cs="Times New Roman"/>
                <w:sz w:val="24"/>
                <w:szCs w:val="24"/>
                <w:lang w:val="en-US"/>
                <w:rPrChange w:id="2309" w:author="Alicia" w:date="2016-05-11T11:58:00Z">
                  <w:rPr>
                    <w:del w:id="2310" w:author="Alicia" w:date="2016-05-16T16:37:00Z"/>
                    <w:rFonts w:ascii="Times New Roman" w:hAnsi="Times New Roman" w:cs="Times New Roman"/>
                    <w:sz w:val="24"/>
                    <w:szCs w:val="24"/>
                    <w:lang w:val="de-DE"/>
                  </w:rPr>
                </w:rPrChange>
              </w:rPr>
              <w:pPrChange w:id="2311" w:author="Alicia" w:date="2016-05-03T14:52:00Z">
                <w:pPr>
                  <w:tabs>
                    <w:tab w:val="decimal" w:pos="586"/>
                  </w:tabs>
                  <w:spacing w:after="0" w:line="240" w:lineRule="auto"/>
                </w:pPr>
              </w:pPrChange>
            </w:pPr>
            <w:del w:id="2312" w:author="Alicia" w:date="2016-05-16T16:37:00Z">
              <w:r w:rsidRPr="00AA07B4" w:rsidDel="006E5FF5">
                <w:rPr>
                  <w:rFonts w:ascii="Times New Roman" w:hAnsi="Times New Roman" w:cs="Times New Roman"/>
                  <w:sz w:val="24"/>
                  <w:szCs w:val="24"/>
                  <w:lang w:val="en-US"/>
                  <w:rPrChange w:id="2313" w:author="Alicia" w:date="2016-05-11T11:58:00Z">
                    <w:rPr>
                      <w:rFonts w:ascii="Times New Roman" w:hAnsi="Times New Roman" w:cs="Times New Roman"/>
                      <w:sz w:val="24"/>
                      <w:szCs w:val="24"/>
                      <w:lang w:val="de-DE"/>
                    </w:rPr>
                  </w:rPrChange>
                </w:rPr>
                <w:delText xml:space="preserve">-0.23 </w:delText>
              </w:r>
              <w:r w:rsidRPr="00AA07B4" w:rsidDel="006E5FF5">
                <w:rPr>
                  <w:rFonts w:ascii="Times New Roman" w:hAnsi="Times New Roman" w:cs="Times New Roman"/>
                  <w:sz w:val="18"/>
                  <w:szCs w:val="18"/>
                  <w:lang w:val="en-US"/>
                  <w:rPrChange w:id="2314" w:author="Alicia" w:date="2016-05-11T11:58:00Z">
                    <w:rPr>
                      <w:rFonts w:ascii="Times New Roman" w:hAnsi="Times New Roman" w:cs="Times New Roman"/>
                      <w:sz w:val="18"/>
                      <w:szCs w:val="18"/>
                      <w:lang w:val="de-DE"/>
                    </w:rPr>
                  </w:rPrChange>
                </w:rPr>
                <w:delText>•</w:delText>
              </w:r>
            </w:del>
          </w:p>
        </w:tc>
      </w:tr>
      <w:tr w:rsidR="008C2A32" w:rsidRPr="00AA07B4" w:rsidDel="006E5FF5" w14:paraId="5C7D39D3" w14:textId="6A01FD51" w:rsidTr="008C2A32">
        <w:trPr>
          <w:del w:id="2315" w:author="Alicia" w:date="2016-05-16T16:37:00Z"/>
        </w:trPr>
        <w:tc>
          <w:tcPr>
            <w:tcW w:w="658" w:type="dxa"/>
            <w:tcBorders>
              <w:top w:val="nil"/>
              <w:left w:val="nil"/>
              <w:bottom w:val="nil"/>
              <w:right w:val="nil"/>
            </w:tcBorders>
            <w:vAlign w:val="center"/>
          </w:tcPr>
          <w:p w14:paraId="7857713F" w14:textId="13828759" w:rsidR="008C2A32" w:rsidRPr="00AA07B4" w:rsidDel="006E5FF5" w:rsidRDefault="008C2A32">
            <w:pPr>
              <w:rPr>
                <w:del w:id="2316" w:author="Alicia" w:date="2016-05-16T16:37:00Z"/>
                <w:rFonts w:ascii="Times New Roman" w:hAnsi="Times New Roman" w:cs="Times New Roman"/>
                <w:sz w:val="24"/>
                <w:szCs w:val="24"/>
                <w:lang w:val="en-US"/>
                <w:rPrChange w:id="2317" w:author="Alicia" w:date="2016-05-11T11:58:00Z">
                  <w:rPr>
                    <w:del w:id="2318" w:author="Alicia" w:date="2016-05-16T16:37:00Z"/>
                    <w:rFonts w:ascii="Times New Roman" w:hAnsi="Times New Roman" w:cs="Times New Roman"/>
                    <w:sz w:val="24"/>
                    <w:szCs w:val="24"/>
                    <w:lang w:val="de-DE"/>
                  </w:rPr>
                </w:rPrChange>
              </w:rPr>
              <w:pPrChange w:id="2319" w:author="Alicia" w:date="2016-05-03T14:52:00Z">
                <w:pPr>
                  <w:spacing w:after="0" w:line="240" w:lineRule="auto"/>
                  <w:jc w:val="center"/>
                </w:pPr>
              </w:pPrChange>
            </w:pPr>
            <w:del w:id="2320" w:author="Alicia" w:date="2016-05-16T16:37:00Z">
              <w:r w:rsidRPr="00AA07B4" w:rsidDel="006E5FF5">
                <w:rPr>
                  <w:rFonts w:ascii="Times New Roman" w:hAnsi="Times New Roman" w:cs="Times New Roman"/>
                  <w:sz w:val="24"/>
                  <w:szCs w:val="24"/>
                  <w:lang w:val="en-US"/>
                  <w:rPrChange w:id="2321" w:author="Alicia" w:date="2016-05-11T11:58:00Z">
                    <w:rPr>
                      <w:rFonts w:ascii="Times New Roman" w:hAnsi="Times New Roman" w:cs="Times New Roman"/>
                      <w:sz w:val="24"/>
                      <w:szCs w:val="24"/>
                      <w:lang w:val="de-DE"/>
                    </w:rPr>
                  </w:rPrChange>
                </w:rPr>
                <w:delText>G</w:delText>
              </w:r>
            </w:del>
          </w:p>
        </w:tc>
        <w:tc>
          <w:tcPr>
            <w:tcW w:w="993" w:type="dxa"/>
            <w:tcBorders>
              <w:top w:val="nil"/>
              <w:left w:val="nil"/>
              <w:bottom w:val="nil"/>
              <w:right w:val="nil"/>
            </w:tcBorders>
            <w:vAlign w:val="center"/>
          </w:tcPr>
          <w:p w14:paraId="4DA08163" w14:textId="118F2020" w:rsidR="008C2A32" w:rsidRPr="00AA07B4" w:rsidDel="006E5FF5" w:rsidRDefault="008C2A32">
            <w:pPr>
              <w:rPr>
                <w:del w:id="2322" w:author="Alicia" w:date="2016-05-16T16:37:00Z"/>
                <w:rFonts w:ascii="Times New Roman" w:hAnsi="Times New Roman" w:cs="Times New Roman"/>
                <w:sz w:val="24"/>
                <w:szCs w:val="24"/>
                <w:lang w:val="en-US"/>
                <w:rPrChange w:id="2323" w:author="Alicia" w:date="2016-05-11T11:58:00Z">
                  <w:rPr>
                    <w:del w:id="2324" w:author="Alicia" w:date="2016-05-16T16:37:00Z"/>
                    <w:rFonts w:ascii="Times New Roman" w:hAnsi="Times New Roman" w:cs="Times New Roman"/>
                    <w:sz w:val="24"/>
                    <w:szCs w:val="24"/>
                    <w:lang w:val="de-DE"/>
                  </w:rPr>
                </w:rPrChange>
              </w:rPr>
              <w:pPrChange w:id="2325" w:author="Alicia" w:date="2016-05-03T14:52:00Z">
                <w:pPr>
                  <w:tabs>
                    <w:tab w:val="decimal" w:pos="586"/>
                  </w:tabs>
                  <w:spacing w:after="0" w:line="240" w:lineRule="auto"/>
                </w:pPr>
              </w:pPrChange>
            </w:pPr>
            <w:del w:id="2326" w:author="Alicia" w:date="2016-05-16T16:37:00Z">
              <w:r w:rsidRPr="00AA07B4" w:rsidDel="006E5FF5">
                <w:rPr>
                  <w:rFonts w:ascii="Times New Roman" w:hAnsi="Times New Roman" w:cs="Times New Roman"/>
                  <w:sz w:val="24"/>
                  <w:szCs w:val="24"/>
                  <w:lang w:val="en-US"/>
                  <w:rPrChange w:id="2327" w:author="Alicia" w:date="2016-05-11T11:58:00Z">
                    <w:rPr>
                      <w:rFonts w:ascii="Times New Roman" w:hAnsi="Times New Roman" w:cs="Times New Roman"/>
                      <w:sz w:val="24"/>
                      <w:szCs w:val="24"/>
                      <w:lang w:val="de-DE"/>
                    </w:rPr>
                  </w:rPrChange>
                </w:rPr>
                <w:delText>-0.33**</w:delText>
              </w:r>
            </w:del>
          </w:p>
        </w:tc>
        <w:tc>
          <w:tcPr>
            <w:tcW w:w="850" w:type="dxa"/>
            <w:tcBorders>
              <w:top w:val="nil"/>
              <w:left w:val="nil"/>
              <w:bottom w:val="nil"/>
              <w:right w:val="nil"/>
            </w:tcBorders>
            <w:vAlign w:val="center"/>
          </w:tcPr>
          <w:p w14:paraId="2190846A" w14:textId="3AD02758" w:rsidR="008C2A32" w:rsidRPr="00AA07B4" w:rsidDel="006E5FF5" w:rsidRDefault="008C2A32">
            <w:pPr>
              <w:rPr>
                <w:del w:id="2328" w:author="Alicia" w:date="2016-05-16T16:37:00Z"/>
                <w:rFonts w:ascii="Times New Roman" w:hAnsi="Times New Roman" w:cs="Times New Roman"/>
                <w:sz w:val="24"/>
                <w:szCs w:val="24"/>
                <w:lang w:val="en-US"/>
                <w:rPrChange w:id="2329" w:author="Alicia" w:date="2016-05-11T11:58:00Z">
                  <w:rPr>
                    <w:del w:id="2330" w:author="Alicia" w:date="2016-05-16T16:37:00Z"/>
                    <w:rFonts w:ascii="Times New Roman" w:hAnsi="Times New Roman" w:cs="Times New Roman"/>
                    <w:sz w:val="24"/>
                    <w:szCs w:val="24"/>
                    <w:lang w:val="de-DE"/>
                  </w:rPr>
                </w:rPrChange>
              </w:rPr>
              <w:pPrChange w:id="2331" w:author="Alicia" w:date="2016-05-03T14:52:00Z">
                <w:pPr>
                  <w:tabs>
                    <w:tab w:val="decimal" w:pos="586"/>
                  </w:tabs>
                  <w:spacing w:after="0" w:line="240" w:lineRule="auto"/>
                </w:pPr>
              </w:pPrChange>
            </w:pPr>
            <w:del w:id="2332" w:author="Alicia" w:date="2016-05-16T16:37:00Z">
              <w:r w:rsidRPr="00AA07B4" w:rsidDel="006E5FF5">
                <w:rPr>
                  <w:rFonts w:ascii="Times New Roman" w:hAnsi="Times New Roman" w:cs="Times New Roman"/>
                  <w:sz w:val="24"/>
                  <w:szCs w:val="24"/>
                  <w:lang w:val="en-US"/>
                  <w:rPrChange w:id="2333" w:author="Alicia" w:date="2016-05-11T11:58:00Z">
                    <w:rPr>
                      <w:rFonts w:ascii="Times New Roman" w:hAnsi="Times New Roman" w:cs="Times New Roman"/>
                      <w:sz w:val="24"/>
                      <w:szCs w:val="24"/>
                      <w:lang w:val="de-DE"/>
                    </w:rPr>
                  </w:rPrChange>
                </w:rPr>
                <w:delText>0.14</w:delText>
              </w:r>
            </w:del>
          </w:p>
        </w:tc>
        <w:tc>
          <w:tcPr>
            <w:tcW w:w="284" w:type="dxa"/>
            <w:tcBorders>
              <w:top w:val="nil"/>
              <w:left w:val="nil"/>
              <w:bottom w:val="nil"/>
              <w:right w:val="nil"/>
            </w:tcBorders>
            <w:vAlign w:val="center"/>
          </w:tcPr>
          <w:p w14:paraId="40349AFE" w14:textId="5E822BE4" w:rsidR="008C2A32" w:rsidRPr="00AA07B4" w:rsidDel="006E5FF5" w:rsidRDefault="008C2A32">
            <w:pPr>
              <w:rPr>
                <w:del w:id="2334" w:author="Alicia" w:date="2016-05-16T16:37:00Z"/>
                <w:rFonts w:ascii="Times New Roman" w:hAnsi="Times New Roman" w:cs="Times New Roman"/>
                <w:sz w:val="24"/>
                <w:szCs w:val="24"/>
                <w:lang w:val="en-US"/>
                <w:rPrChange w:id="2335" w:author="Alicia" w:date="2016-05-11T11:58:00Z">
                  <w:rPr>
                    <w:del w:id="2336" w:author="Alicia" w:date="2016-05-16T16:37:00Z"/>
                    <w:rFonts w:ascii="Times New Roman" w:hAnsi="Times New Roman" w:cs="Times New Roman"/>
                    <w:sz w:val="24"/>
                    <w:szCs w:val="24"/>
                    <w:lang w:val="de-DE"/>
                  </w:rPr>
                </w:rPrChange>
              </w:rPr>
              <w:pPrChange w:id="2337" w:author="Alicia" w:date="2016-05-03T14:52:00Z">
                <w:pPr>
                  <w:tabs>
                    <w:tab w:val="decimal" w:pos="586"/>
                  </w:tabs>
                  <w:spacing w:after="0" w:line="240" w:lineRule="auto"/>
                </w:pPr>
              </w:pPrChange>
            </w:pPr>
          </w:p>
        </w:tc>
        <w:tc>
          <w:tcPr>
            <w:tcW w:w="1134" w:type="dxa"/>
            <w:tcBorders>
              <w:top w:val="nil"/>
              <w:left w:val="nil"/>
              <w:bottom w:val="nil"/>
              <w:right w:val="nil"/>
            </w:tcBorders>
            <w:vAlign w:val="center"/>
          </w:tcPr>
          <w:p w14:paraId="3D2ADCDD" w14:textId="42DAAA43" w:rsidR="008C2A32" w:rsidRPr="00AA07B4" w:rsidDel="006E5FF5" w:rsidRDefault="008C2A32">
            <w:pPr>
              <w:rPr>
                <w:del w:id="2338" w:author="Alicia" w:date="2016-05-16T16:37:00Z"/>
                <w:rFonts w:ascii="Times New Roman" w:hAnsi="Times New Roman" w:cs="Times New Roman"/>
                <w:sz w:val="24"/>
                <w:szCs w:val="24"/>
                <w:lang w:val="en-US"/>
                <w:rPrChange w:id="2339" w:author="Alicia" w:date="2016-05-11T11:58:00Z">
                  <w:rPr>
                    <w:del w:id="2340" w:author="Alicia" w:date="2016-05-16T16:37:00Z"/>
                    <w:rFonts w:ascii="Times New Roman" w:hAnsi="Times New Roman" w:cs="Times New Roman"/>
                    <w:sz w:val="24"/>
                    <w:szCs w:val="24"/>
                    <w:lang w:val="de-DE"/>
                  </w:rPr>
                </w:rPrChange>
              </w:rPr>
              <w:pPrChange w:id="2341" w:author="Alicia" w:date="2016-05-03T14:52:00Z">
                <w:pPr>
                  <w:tabs>
                    <w:tab w:val="decimal" w:pos="586"/>
                  </w:tabs>
                  <w:spacing w:after="0" w:line="240" w:lineRule="auto"/>
                </w:pPr>
              </w:pPrChange>
            </w:pPr>
            <w:del w:id="2342" w:author="Alicia" w:date="2016-05-16T16:37:00Z">
              <w:r w:rsidRPr="00AA07B4" w:rsidDel="006E5FF5">
                <w:rPr>
                  <w:rFonts w:ascii="Times New Roman" w:hAnsi="Times New Roman" w:cs="Times New Roman"/>
                  <w:sz w:val="24"/>
                  <w:szCs w:val="24"/>
                  <w:lang w:val="en-US"/>
                  <w:rPrChange w:id="2343" w:author="Alicia" w:date="2016-05-11T11:58:00Z">
                    <w:rPr>
                      <w:rFonts w:ascii="Times New Roman" w:hAnsi="Times New Roman" w:cs="Times New Roman"/>
                      <w:sz w:val="24"/>
                      <w:szCs w:val="24"/>
                      <w:lang w:val="de-DE"/>
                    </w:rPr>
                  </w:rPrChange>
                </w:rPr>
                <w:delText>0.08</w:delText>
              </w:r>
            </w:del>
          </w:p>
        </w:tc>
        <w:tc>
          <w:tcPr>
            <w:tcW w:w="1134" w:type="dxa"/>
            <w:tcBorders>
              <w:top w:val="nil"/>
              <w:left w:val="nil"/>
              <w:bottom w:val="nil"/>
              <w:right w:val="nil"/>
            </w:tcBorders>
            <w:vAlign w:val="center"/>
          </w:tcPr>
          <w:p w14:paraId="3067D4EA" w14:textId="59C29D69" w:rsidR="008C2A32" w:rsidRPr="00AA07B4" w:rsidDel="006E5FF5" w:rsidRDefault="008C2A32">
            <w:pPr>
              <w:rPr>
                <w:del w:id="2344" w:author="Alicia" w:date="2016-05-16T16:37:00Z"/>
                <w:rFonts w:ascii="Times New Roman" w:hAnsi="Times New Roman" w:cs="Times New Roman"/>
                <w:sz w:val="24"/>
                <w:szCs w:val="24"/>
                <w:lang w:val="en-US"/>
                <w:rPrChange w:id="2345" w:author="Alicia" w:date="2016-05-11T11:58:00Z">
                  <w:rPr>
                    <w:del w:id="2346" w:author="Alicia" w:date="2016-05-16T16:37:00Z"/>
                    <w:rFonts w:ascii="Times New Roman" w:hAnsi="Times New Roman" w:cs="Times New Roman"/>
                    <w:sz w:val="24"/>
                    <w:szCs w:val="24"/>
                    <w:lang w:val="de-DE"/>
                  </w:rPr>
                </w:rPrChange>
              </w:rPr>
              <w:pPrChange w:id="2347" w:author="Alicia" w:date="2016-05-03T14:52:00Z">
                <w:pPr>
                  <w:tabs>
                    <w:tab w:val="decimal" w:pos="586"/>
                  </w:tabs>
                  <w:spacing w:after="0" w:line="240" w:lineRule="auto"/>
                </w:pPr>
              </w:pPrChange>
            </w:pPr>
            <w:del w:id="2348" w:author="Alicia" w:date="2016-05-16T16:37:00Z">
              <w:r w:rsidRPr="00AA07B4" w:rsidDel="006E5FF5">
                <w:rPr>
                  <w:rFonts w:ascii="Times New Roman" w:hAnsi="Times New Roman" w:cs="Times New Roman"/>
                  <w:sz w:val="24"/>
                  <w:szCs w:val="24"/>
                  <w:lang w:val="en-US"/>
                  <w:rPrChange w:id="2349" w:author="Alicia" w:date="2016-05-11T11:58:00Z">
                    <w:rPr>
                      <w:rFonts w:ascii="Times New Roman" w:hAnsi="Times New Roman" w:cs="Times New Roman"/>
                      <w:sz w:val="24"/>
                      <w:szCs w:val="24"/>
                      <w:lang w:val="de-DE"/>
                    </w:rPr>
                  </w:rPrChange>
                </w:rPr>
                <w:delText>0.00</w:delText>
              </w:r>
            </w:del>
          </w:p>
        </w:tc>
        <w:tc>
          <w:tcPr>
            <w:tcW w:w="276" w:type="dxa"/>
            <w:tcBorders>
              <w:top w:val="nil"/>
              <w:left w:val="nil"/>
              <w:bottom w:val="nil"/>
              <w:right w:val="nil"/>
            </w:tcBorders>
            <w:vAlign w:val="center"/>
          </w:tcPr>
          <w:p w14:paraId="1A5FEB8D" w14:textId="1A1DB384" w:rsidR="008C2A32" w:rsidRPr="00AA07B4" w:rsidDel="006E5FF5" w:rsidRDefault="008C2A32">
            <w:pPr>
              <w:rPr>
                <w:del w:id="2350" w:author="Alicia" w:date="2016-05-16T16:37:00Z"/>
                <w:rFonts w:ascii="Times New Roman" w:hAnsi="Times New Roman" w:cs="Times New Roman"/>
                <w:sz w:val="24"/>
                <w:szCs w:val="24"/>
                <w:lang w:val="en-US"/>
                <w:rPrChange w:id="2351" w:author="Alicia" w:date="2016-05-11T11:58:00Z">
                  <w:rPr>
                    <w:del w:id="2352" w:author="Alicia" w:date="2016-05-16T16:37:00Z"/>
                    <w:rFonts w:ascii="Times New Roman" w:hAnsi="Times New Roman" w:cs="Times New Roman"/>
                    <w:sz w:val="24"/>
                    <w:szCs w:val="24"/>
                    <w:lang w:val="de-DE"/>
                  </w:rPr>
                </w:rPrChange>
              </w:rPr>
              <w:pPrChange w:id="2353" w:author="Alicia" w:date="2016-05-03T14:52:00Z">
                <w:pPr>
                  <w:tabs>
                    <w:tab w:val="decimal" w:pos="586"/>
                  </w:tabs>
                  <w:spacing w:after="0" w:line="240" w:lineRule="auto"/>
                </w:pPr>
              </w:pPrChange>
            </w:pPr>
          </w:p>
        </w:tc>
        <w:tc>
          <w:tcPr>
            <w:tcW w:w="999" w:type="dxa"/>
            <w:tcBorders>
              <w:top w:val="nil"/>
              <w:left w:val="nil"/>
              <w:bottom w:val="nil"/>
              <w:right w:val="nil"/>
            </w:tcBorders>
            <w:vAlign w:val="center"/>
          </w:tcPr>
          <w:p w14:paraId="6CDC5231" w14:textId="007C97CA" w:rsidR="008C2A32" w:rsidRPr="00AA07B4" w:rsidDel="006E5FF5" w:rsidRDefault="008C2A32">
            <w:pPr>
              <w:rPr>
                <w:del w:id="2354" w:author="Alicia" w:date="2016-05-16T16:37:00Z"/>
                <w:rFonts w:ascii="Times New Roman" w:hAnsi="Times New Roman" w:cs="Times New Roman"/>
                <w:sz w:val="24"/>
                <w:szCs w:val="24"/>
                <w:lang w:val="en-US"/>
                <w:rPrChange w:id="2355" w:author="Alicia" w:date="2016-05-11T11:58:00Z">
                  <w:rPr>
                    <w:del w:id="2356" w:author="Alicia" w:date="2016-05-16T16:37:00Z"/>
                    <w:rFonts w:ascii="Times New Roman" w:hAnsi="Times New Roman" w:cs="Times New Roman"/>
                    <w:sz w:val="24"/>
                    <w:szCs w:val="24"/>
                    <w:lang w:val="de-DE"/>
                  </w:rPr>
                </w:rPrChange>
              </w:rPr>
              <w:pPrChange w:id="2357" w:author="Alicia" w:date="2016-05-03T14:52:00Z">
                <w:pPr>
                  <w:tabs>
                    <w:tab w:val="decimal" w:pos="586"/>
                  </w:tabs>
                  <w:spacing w:after="0" w:line="240" w:lineRule="auto"/>
                </w:pPr>
              </w:pPrChange>
            </w:pPr>
            <w:del w:id="2358" w:author="Alicia" w:date="2016-05-16T16:37:00Z">
              <w:r w:rsidRPr="00AA07B4" w:rsidDel="006E5FF5">
                <w:rPr>
                  <w:rFonts w:ascii="Times New Roman" w:hAnsi="Times New Roman" w:cs="Times New Roman"/>
                  <w:sz w:val="24"/>
                  <w:szCs w:val="24"/>
                  <w:lang w:val="en-US"/>
                  <w:rPrChange w:id="2359" w:author="Alicia" w:date="2016-05-11T11:58:00Z">
                    <w:rPr>
                      <w:rFonts w:ascii="Times New Roman" w:hAnsi="Times New Roman" w:cs="Times New Roman"/>
                      <w:sz w:val="24"/>
                      <w:szCs w:val="24"/>
                      <w:lang w:val="de-DE"/>
                    </w:rPr>
                  </w:rPrChange>
                </w:rPr>
                <w:delText>-0.02</w:delText>
              </w:r>
            </w:del>
          </w:p>
        </w:tc>
        <w:tc>
          <w:tcPr>
            <w:tcW w:w="1134" w:type="dxa"/>
            <w:tcBorders>
              <w:top w:val="nil"/>
              <w:left w:val="nil"/>
              <w:bottom w:val="nil"/>
              <w:right w:val="nil"/>
            </w:tcBorders>
            <w:vAlign w:val="center"/>
          </w:tcPr>
          <w:p w14:paraId="5B4A1710" w14:textId="46D7C2C6" w:rsidR="008C2A32" w:rsidRPr="00AA07B4" w:rsidDel="006E5FF5" w:rsidRDefault="008C2A32">
            <w:pPr>
              <w:rPr>
                <w:del w:id="2360" w:author="Alicia" w:date="2016-05-16T16:37:00Z"/>
                <w:rFonts w:ascii="Times New Roman" w:hAnsi="Times New Roman" w:cs="Times New Roman"/>
                <w:sz w:val="24"/>
                <w:szCs w:val="24"/>
                <w:lang w:val="en-US"/>
                <w:rPrChange w:id="2361" w:author="Alicia" w:date="2016-05-11T11:58:00Z">
                  <w:rPr>
                    <w:del w:id="2362" w:author="Alicia" w:date="2016-05-16T16:37:00Z"/>
                    <w:rFonts w:ascii="Times New Roman" w:hAnsi="Times New Roman" w:cs="Times New Roman"/>
                    <w:sz w:val="24"/>
                    <w:szCs w:val="24"/>
                    <w:lang w:val="de-DE"/>
                  </w:rPr>
                </w:rPrChange>
              </w:rPr>
              <w:pPrChange w:id="2363" w:author="Alicia" w:date="2016-05-03T14:52:00Z">
                <w:pPr>
                  <w:tabs>
                    <w:tab w:val="decimal" w:pos="586"/>
                  </w:tabs>
                  <w:spacing w:after="0" w:line="240" w:lineRule="auto"/>
                </w:pPr>
              </w:pPrChange>
            </w:pPr>
            <w:del w:id="2364" w:author="Alicia" w:date="2016-05-16T16:37:00Z">
              <w:r w:rsidRPr="00AA07B4" w:rsidDel="006E5FF5">
                <w:rPr>
                  <w:rFonts w:ascii="Times New Roman" w:hAnsi="Times New Roman" w:cs="Times New Roman"/>
                  <w:sz w:val="24"/>
                  <w:szCs w:val="24"/>
                  <w:lang w:val="en-US"/>
                  <w:rPrChange w:id="2365" w:author="Alicia" w:date="2016-05-11T11:58:00Z">
                    <w:rPr>
                      <w:rFonts w:ascii="Times New Roman" w:hAnsi="Times New Roman" w:cs="Times New Roman"/>
                      <w:sz w:val="24"/>
                      <w:szCs w:val="24"/>
                      <w:lang w:val="de-DE"/>
                    </w:rPr>
                  </w:rPrChange>
                </w:rPr>
                <w:delText>-0.25*</w:delText>
              </w:r>
            </w:del>
          </w:p>
        </w:tc>
        <w:tc>
          <w:tcPr>
            <w:tcW w:w="284" w:type="dxa"/>
            <w:tcBorders>
              <w:top w:val="nil"/>
              <w:left w:val="nil"/>
              <w:bottom w:val="nil"/>
              <w:right w:val="nil"/>
            </w:tcBorders>
            <w:vAlign w:val="center"/>
          </w:tcPr>
          <w:p w14:paraId="4463A4FE" w14:textId="5E580E14" w:rsidR="008C2A32" w:rsidRPr="00AA07B4" w:rsidDel="006E5FF5" w:rsidRDefault="008C2A32">
            <w:pPr>
              <w:rPr>
                <w:del w:id="2366" w:author="Alicia" w:date="2016-05-16T16:37:00Z"/>
                <w:rFonts w:ascii="Times New Roman" w:hAnsi="Times New Roman" w:cs="Times New Roman"/>
                <w:sz w:val="24"/>
                <w:szCs w:val="24"/>
                <w:lang w:val="en-US"/>
                <w:rPrChange w:id="2367" w:author="Alicia" w:date="2016-05-11T11:58:00Z">
                  <w:rPr>
                    <w:del w:id="2368" w:author="Alicia" w:date="2016-05-16T16:37:00Z"/>
                    <w:rFonts w:ascii="Times New Roman" w:hAnsi="Times New Roman" w:cs="Times New Roman"/>
                    <w:sz w:val="24"/>
                    <w:szCs w:val="24"/>
                    <w:lang w:val="de-DE"/>
                  </w:rPr>
                </w:rPrChange>
              </w:rPr>
              <w:pPrChange w:id="2369" w:author="Alicia" w:date="2016-05-03T14:52:00Z">
                <w:pPr>
                  <w:tabs>
                    <w:tab w:val="decimal" w:pos="586"/>
                  </w:tabs>
                  <w:spacing w:after="0" w:line="240" w:lineRule="auto"/>
                </w:pPr>
              </w:pPrChange>
            </w:pPr>
          </w:p>
        </w:tc>
        <w:tc>
          <w:tcPr>
            <w:tcW w:w="992" w:type="dxa"/>
            <w:tcBorders>
              <w:top w:val="nil"/>
              <w:left w:val="nil"/>
              <w:bottom w:val="nil"/>
              <w:right w:val="nil"/>
            </w:tcBorders>
            <w:vAlign w:val="center"/>
          </w:tcPr>
          <w:p w14:paraId="3DBD787E" w14:textId="73210D00" w:rsidR="008C2A32" w:rsidRPr="00AA07B4" w:rsidDel="006E5FF5" w:rsidRDefault="008C2A32">
            <w:pPr>
              <w:rPr>
                <w:del w:id="2370" w:author="Alicia" w:date="2016-05-16T16:37:00Z"/>
                <w:rFonts w:ascii="Times New Roman" w:hAnsi="Times New Roman" w:cs="Times New Roman"/>
                <w:sz w:val="24"/>
                <w:szCs w:val="24"/>
                <w:lang w:val="en-US"/>
                <w:rPrChange w:id="2371" w:author="Alicia" w:date="2016-05-11T11:58:00Z">
                  <w:rPr>
                    <w:del w:id="2372" w:author="Alicia" w:date="2016-05-16T16:37:00Z"/>
                    <w:rFonts w:ascii="Times New Roman" w:hAnsi="Times New Roman" w:cs="Times New Roman"/>
                    <w:sz w:val="24"/>
                    <w:szCs w:val="24"/>
                    <w:lang w:val="de-DE"/>
                  </w:rPr>
                </w:rPrChange>
              </w:rPr>
              <w:pPrChange w:id="2373" w:author="Alicia" w:date="2016-05-03T14:52:00Z">
                <w:pPr>
                  <w:tabs>
                    <w:tab w:val="decimal" w:pos="586"/>
                  </w:tabs>
                  <w:spacing w:after="0" w:line="240" w:lineRule="auto"/>
                </w:pPr>
              </w:pPrChange>
            </w:pPr>
            <w:del w:id="2374" w:author="Alicia" w:date="2016-05-16T16:37:00Z">
              <w:r w:rsidRPr="00AA07B4" w:rsidDel="006E5FF5">
                <w:rPr>
                  <w:rFonts w:ascii="Times New Roman" w:hAnsi="Times New Roman" w:cs="Times New Roman"/>
                  <w:sz w:val="24"/>
                  <w:szCs w:val="24"/>
                  <w:lang w:val="en-US"/>
                  <w:rPrChange w:id="2375" w:author="Alicia" w:date="2016-05-11T11:58:00Z">
                    <w:rPr>
                      <w:rFonts w:ascii="Times New Roman" w:hAnsi="Times New Roman" w:cs="Times New Roman"/>
                      <w:sz w:val="24"/>
                      <w:szCs w:val="24"/>
                      <w:lang w:val="de-DE"/>
                    </w:rPr>
                  </w:rPrChange>
                </w:rPr>
                <w:delText>-0.31**</w:delText>
              </w:r>
            </w:del>
          </w:p>
        </w:tc>
        <w:tc>
          <w:tcPr>
            <w:tcW w:w="851" w:type="dxa"/>
            <w:tcBorders>
              <w:top w:val="nil"/>
              <w:left w:val="nil"/>
              <w:bottom w:val="nil"/>
              <w:right w:val="nil"/>
            </w:tcBorders>
            <w:vAlign w:val="center"/>
          </w:tcPr>
          <w:p w14:paraId="28C459E8" w14:textId="55FC9CE1" w:rsidR="008C2A32" w:rsidRPr="00AA07B4" w:rsidDel="006E5FF5" w:rsidRDefault="008C2A32">
            <w:pPr>
              <w:rPr>
                <w:del w:id="2376" w:author="Alicia" w:date="2016-05-16T16:37:00Z"/>
                <w:rFonts w:ascii="Times New Roman" w:hAnsi="Times New Roman" w:cs="Times New Roman"/>
                <w:sz w:val="24"/>
                <w:szCs w:val="24"/>
                <w:lang w:val="en-US"/>
                <w:rPrChange w:id="2377" w:author="Alicia" w:date="2016-05-11T11:58:00Z">
                  <w:rPr>
                    <w:del w:id="2378" w:author="Alicia" w:date="2016-05-16T16:37:00Z"/>
                    <w:rFonts w:ascii="Times New Roman" w:hAnsi="Times New Roman" w:cs="Times New Roman"/>
                    <w:sz w:val="24"/>
                    <w:szCs w:val="24"/>
                    <w:lang w:val="de-DE"/>
                  </w:rPr>
                </w:rPrChange>
              </w:rPr>
              <w:pPrChange w:id="2379" w:author="Alicia" w:date="2016-05-03T14:52:00Z">
                <w:pPr>
                  <w:tabs>
                    <w:tab w:val="decimal" w:pos="586"/>
                  </w:tabs>
                  <w:spacing w:after="0" w:line="240" w:lineRule="auto"/>
                </w:pPr>
              </w:pPrChange>
            </w:pPr>
            <w:del w:id="2380" w:author="Alicia" w:date="2016-05-16T16:37:00Z">
              <w:r w:rsidRPr="00AA07B4" w:rsidDel="006E5FF5">
                <w:rPr>
                  <w:rFonts w:ascii="Times New Roman" w:hAnsi="Times New Roman" w:cs="Times New Roman"/>
                  <w:sz w:val="24"/>
                  <w:szCs w:val="24"/>
                  <w:lang w:val="en-US"/>
                  <w:rPrChange w:id="2381" w:author="Alicia" w:date="2016-05-11T11:58:00Z">
                    <w:rPr>
                      <w:rFonts w:ascii="Times New Roman" w:hAnsi="Times New Roman" w:cs="Times New Roman"/>
                      <w:sz w:val="24"/>
                      <w:szCs w:val="24"/>
                      <w:lang w:val="de-DE"/>
                    </w:rPr>
                  </w:rPrChange>
                </w:rPr>
                <w:delText>0.15</w:delText>
              </w:r>
            </w:del>
          </w:p>
        </w:tc>
        <w:tc>
          <w:tcPr>
            <w:tcW w:w="283" w:type="dxa"/>
            <w:tcBorders>
              <w:top w:val="nil"/>
              <w:left w:val="nil"/>
              <w:bottom w:val="nil"/>
              <w:right w:val="nil"/>
            </w:tcBorders>
            <w:vAlign w:val="center"/>
          </w:tcPr>
          <w:p w14:paraId="0FB9F4D9" w14:textId="571B4286" w:rsidR="008C2A32" w:rsidRPr="00AA07B4" w:rsidDel="006E5FF5" w:rsidRDefault="008C2A32">
            <w:pPr>
              <w:rPr>
                <w:del w:id="2382" w:author="Alicia" w:date="2016-05-16T16:37:00Z"/>
                <w:rFonts w:ascii="Times New Roman" w:hAnsi="Times New Roman" w:cs="Times New Roman"/>
                <w:sz w:val="24"/>
                <w:szCs w:val="24"/>
                <w:lang w:val="en-US"/>
                <w:rPrChange w:id="2383" w:author="Alicia" w:date="2016-05-11T11:58:00Z">
                  <w:rPr>
                    <w:del w:id="2384" w:author="Alicia" w:date="2016-05-16T16:37:00Z"/>
                    <w:rFonts w:ascii="Times New Roman" w:hAnsi="Times New Roman" w:cs="Times New Roman"/>
                    <w:sz w:val="24"/>
                    <w:szCs w:val="24"/>
                    <w:lang w:val="de-DE"/>
                  </w:rPr>
                </w:rPrChange>
              </w:rPr>
              <w:pPrChange w:id="2385" w:author="Alicia" w:date="2016-05-03T14:52:00Z">
                <w:pPr>
                  <w:tabs>
                    <w:tab w:val="decimal" w:pos="586"/>
                  </w:tabs>
                  <w:spacing w:after="0" w:line="240" w:lineRule="auto"/>
                </w:pPr>
              </w:pPrChange>
            </w:pPr>
          </w:p>
        </w:tc>
        <w:tc>
          <w:tcPr>
            <w:tcW w:w="1134" w:type="dxa"/>
            <w:tcBorders>
              <w:top w:val="nil"/>
              <w:left w:val="nil"/>
              <w:bottom w:val="nil"/>
              <w:right w:val="nil"/>
            </w:tcBorders>
            <w:vAlign w:val="center"/>
          </w:tcPr>
          <w:p w14:paraId="6BF2DAF5" w14:textId="4BD3DFE7" w:rsidR="008C2A32" w:rsidRPr="00AA07B4" w:rsidDel="006E5FF5" w:rsidRDefault="008C2A32">
            <w:pPr>
              <w:rPr>
                <w:del w:id="2386" w:author="Alicia" w:date="2016-05-16T16:37:00Z"/>
                <w:rFonts w:ascii="Times New Roman" w:hAnsi="Times New Roman" w:cs="Times New Roman"/>
                <w:sz w:val="24"/>
                <w:szCs w:val="24"/>
                <w:lang w:val="en-US"/>
                <w:rPrChange w:id="2387" w:author="Alicia" w:date="2016-05-11T11:58:00Z">
                  <w:rPr>
                    <w:del w:id="2388" w:author="Alicia" w:date="2016-05-16T16:37:00Z"/>
                    <w:rFonts w:ascii="Times New Roman" w:hAnsi="Times New Roman" w:cs="Times New Roman"/>
                    <w:sz w:val="24"/>
                    <w:szCs w:val="24"/>
                    <w:lang w:val="de-DE"/>
                  </w:rPr>
                </w:rPrChange>
              </w:rPr>
              <w:pPrChange w:id="2389" w:author="Alicia" w:date="2016-05-03T14:52:00Z">
                <w:pPr>
                  <w:tabs>
                    <w:tab w:val="decimal" w:pos="586"/>
                  </w:tabs>
                  <w:spacing w:after="0" w:line="240" w:lineRule="auto"/>
                </w:pPr>
              </w:pPrChange>
            </w:pPr>
            <w:del w:id="2390" w:author="Alicia" w:date="2016-05-16T16:37:00Z">
              <w:r w:rsidRPr="00AA07B4" w:rsidDel="006E5FF5">
                <w:rPr>
                  <w:rFonts w:ascii="Times New Roman" w:hAnsi="Times New Roman" w:cs="Times New Roman"/>
                  <w:sz w:val="24"/>
                  <w:szCs w:val="24"/>
                  <w:lang w:val="en-US"/>
                  <w:rPrChange w:id="2391" w:author="Alicia" w:date="2016-05-11T11:58:00Z">
                    <w:rPr>
                      <w:rFonts w:ascii="Times New Roman" w:hAnsi="Times New Roman" w:cs="Times New Roman"/>
                      <w:sz w:val="24"/>
                      <w:szCs w:val="24"/>
                      <w:lang w:val="de-DE"/>
                    </w:rPr>
                  </w:rPrChange>
                </w:rPr>
                <w:delText>0.12</w:delText>
              </w:r>
            </w:del>
          </w:p>
        </w:tc>
        <w:tc>
          <w:tcPr>
            <w:tcW w:w="1064" w:type="dxa"/>
            <w:tcBorders>
              <w:top w:val="nil"/>
              <w:left w:val="nil"/>
              <w:bottom w:val="nil"/>
              <w:right w:val="nil"/>
            </w:tcBorders>
            <w:vAlign w:val="center"/>
          </w:tcPr>
          <w:p w14:paraId="5EC6D6B3" w14:textId="1A4176DD" w:rsidR="008C2A32" w:rsidRPr="00AA07B4" w:rsidDel="006E5FF5" w:rsidRDefault="008C2A32">
            <w:pPr>
              <w:rPr>
                <w:del w:id="2392" w:author="Alicia" w:date="2016-05-16T16:37:00Z"/>
                <w:rFonts w:ascii="Times New Roman" w:hAnsi="Times New Roman" w:cs="Times New Roman"/>
                <w:sz w:val="24"/>
                <w:szCs w:val="24"/>
                <w:lang w:val="en-US"/>
                <w:rPrChange w:id="2393" w:author="Alicia" w:date="2016-05-11T11:58:00Z">
                  <w:rPr>
                    <w:del w:id="2394" w:author="Alicia" w:date="2016-05-16T16:37:00Z"/>
                    <w:rFonts w:ascii="Times New Roman" w:hAnsi="Times New Roman" w:cs="Times New Roman"/>
                    <w:sz w:val="24"/>
                    <w:szCs w:val="24"/>
                    <w:lang w:val="de-DE"/>
                  </w:rPr>
                </w:rPrChange>
              </w:rPr>
              <w:pPrChange w:id="2395" w:author="Alicia" w:date="2016-05-03T14:52:00Z">
                <w:pPr>
                  <w:tabs>
                    <w:tab w:val="decimal" w:pos="586"/>
                  </w:tabs>
                  <w:spacing w:after="0" w:line="240" w:lineRule="auto"/>
                </w:pPr>
              </w:pPrChange>
            </w:pPr>
            <w:del w:id="2396" w:author="Alicia" w:date="2016-05-16T16:37:00Z">
              <w:r w:rsidRPr="00AA07B4" w:rsidDel="006E5FF5">
                <w:rPr>
                  <w:rFonts w:ascii="Times New Roman" w:hAnsi="Times New Roman" w:cs="Times New Roman"/>
                  <w:sz w:val="24"/>
                  <w:szCs w:val="24"/>
                  <w:lang w:val="en-US"/>
                  <w:rPrChange w:id="2397" w:author="Alicia" w:date="2016-05-11T11:58:00Z">
                    <w:rPr>
                      <w:rFonts w:ascii="Times New Roman" w:hAnsi="Times New Roman" w:cs="Times New Roman"/>
                      <w:sz w:val="24"/>
                      <w:szCs w:val="24"/>
                      <w:lang w:val="de-DE"/>
                    </w:rPr>
                  </w:rPrChange>
                </w:rPr>
                <w:delText>0.07</w:delText>
              </w:r>
            </w:del>
          </w:p>
        </w:tc>
        <w:tc>
          <w:tcPr>
            <w:tcW w:w="236" w:type="dxa"/>
            <w:tcBorders>
              <w:top w:val="nil"/>
              <w:left w:val="nil"/>
              <w:bottom w:val="nil"/>
              <w:right w:val="nil"/>
            </w:tcBorders>
            <w:vAlign w:val="center"/>
          </w:tcPr>
          <w:p w14:paraId="0D2767DF" w14:textId="5C79BCDF" w:rsidR="008C2A32" w:rsidRPr="00AA07B4" w:rsidDel="006E5FF5" w:rsidRDefault="008C2A32">
            <w:pPr>
              <w:rPr>
                <w:del w:id="2398" w:author="Alicia" w:date="2016-05-16T16:37:00Z"/>
                <w:rFonts w:ascii="Times New Roman" w:hAnsi="Times New Roman" w:cs="Times New Roman"/>
                <w:sz w:val="24"/>
                <w:szCs w:val="24"/>
                <w:lang w:val="en-US"/>
                <w:rPrChange w:id="2399" w:author="Alicia" w:date="2016-05-11T11:58:00Z">
                  <w:rPr>
                    <w:del w:id="2400" w:author="Alicia" w:date="2016-05-16T16:37:00Z"/>
                    <w:rFonts w:ascii="Times New Roman" w:hAnsi="Times New Roman" w:cs="Times New Roman"/>
                    <w:sz w:val="24"/>
                    <w:szCs w:val="24"/>
                    <w:lang w:val="de-DE"/>
                  </w:rPr>
                </w:rPrChange>
              </w:rPr>
              <w:pPrChange w:id="2401" w:author="Alicia" w:date="2016-05-03T14:52:00Z">
                <w:pPr>
                  <w:tabs>
                    <w:tab w:val="decimal" w:pos="586"/>
                  </w:tabs>
                  <w:spacing w:after="0" w:line="240" w:lineRule="auto"/>
                </w:pPr>
              </w:pPrChange>
            </w:pPr>
          </w:p>
        </w:tc>
        <w:tc>
          <w:tcPr>
            <w:tcW w:w="1110" w:type="dxa"/>
            <w:tcBorders>
              <w:top w:val="nil"/>
              <w:left w:val="nil"/>
              <w:bottom w:val="nil"/>
              <w:right w:val="nil"/>
            </w:tcBorders>
            <w:vAlign w:val="center"/>
          </w:tcPr>
          <w:p w14:paraId="3BC89D7E" w14:textId="1BC1E6D9" w:rsidR="008C2A32" w:rsidRPr="00AA07B4" w:rsidDel="006E5FF5" w:rsidRDefault="008C2A32">
            <w:pPr>
              <w:rPr>
                <w:del w:id="2402" w:author="Alicia" w:date="2016-05-16T16:37:00Z"/>
                <w:rFonts w:ascii="Times New Roman" w:hAnsi="Times New Roman" w:cs="Times New Roman"/>
                <w:sz w:val="24"/>
                <w:szCs w:val="24"/>
                <w:lang w:val="en-US"/>
                <w:rPrChange w:id="2403" w:author="Alicia" w:date="2016-05-11T11:58:00Z">
                  <w:rPr>
                    <w:del w:id="2404" w:author="Alicia" w:date="2016-05-16T16:37:00Z"/>
                    <w:rFonts w:ascii="Times New Roman" w:hAnsi="Times New Roman" w:cs="Times New Roman"/>
                    <w:sz w:val="24"/>
                    <w:szCs w:val="24"/>
                    <w:lang w:val="de-DE"/>
                  </w:rPr>
                </w:rPrChange>
              </w:rPr>
              <w:pPrChange w:id="2405" w:author="Alicia" w:date="2016-05-03T14:52:00Z">
                <w:pPr>
                  <w:tabs>
                    <w:tab w:val="decimal" w:pos="586"/>
                  </w:tabs>
                  <w:spacing w:after="0" w:line="240" w:lineRule="auto"/>
                </w:pPr>
              </w:pPrChange>
            </w:pPr>
            <w:del w:id="2406" w:author="Alicia" w:date="2016-05-16T16:37:00Z">
              <w:r w:rsidRPr="00AA07B4" w:rsidDel="006E5FF5">
                <w:rPr>
                  <w:rFonts w:ascii="Times New Roman" w:hAnsi="Times New Roman" w:cs="Times New Roman"/>
                  <w:sz w:val="24"/>
                  <w:szCs w:val="24"/>
                  <w:lang w:val="en-US"/>
                  <w:rPrChange w:id="2407" w:author="Alicia" w:date="2016-05-11T11:58:00Z">
                    <w:rPr>
                      <w:rFonts w:ascii="Times New Roman" w:hAnsi="Times New Roman" w:cs="Times New Roman"/>
                      <w:sz w:val="24"/>
                      <w:szCs w:val="24"/>
                      <w:lang w:val="de-DE"/>
                    </w:rPr>
                  </w:rPrChange>
                </w:rPr>
                <w:delText>-0.14</w:delText>
              </w:r>
            </w:del>
          </w:p>
        </w:tc>
        <w:tc>
          <w:tcPr>
            <w:tcW w:w="1134" w:type="dxa"/>
            <w:tcBorders>
              <w:top w:val="nil"/>
              <w:left w:val="nil"/>
              <w:bottom w:val="nil"/>
              <w:right w:val="nil"/>
            </w:tcBorders>
            <w:vAlign w:val="center"/>
          </w:tcPr>
          <w:p w14:paraId="1A4ECF8E" w14:textId="4E889D29" w:rsidR="008C2A32" w:rsidRPr="00AA07B4" w:rsidDel="006E5FF5" w:rsidRDefault="008C2A32">
            <w:pPr>
              <w:rPr>
                <w:del w:id="2408" w:author="Alicia" w:date="2016-05-16T16:37:00Z"/>
                <w:rFonts w:ascii="Times New Roman" w:hAnsi="Times New Roman" w:cs="Times New Roman"/>
                <w:sz w:val="24"/>
                <w:szCs w:val="24"/>
                <w:lang w:val="en-US"/>
                <w:rPrChange w:id="2409" w:author="Alicia" w:date="2016-05-11T11:58:00Z">
                  <w:rPr>
                    <w:del w:id="2410" w:author="Alicia" w:date="2016-05-16T16:37:00Z"/>
                    <w:rFonts w:ascii="Times New Roman" w:hAnsi="Times New Roman" w:cs="Times New Roman"/>
                    <w:sz w:val="24"/>
                    <w:szCs w:val="24"/>
                    <w:lang w:val="de-DE"/>
                  </w:rPr>
                </w:rPrChange>
              </w:rPr>
              <w:pPrChange w:id="2411" w:author="Alicia" w:date="2016-05-03T14:52:00Z">
                <w:pPr>
                  <w:tabs>
                    <w:tab w:val="decimal" w:pos="586"/>
                  </w:tabs>
                  <w:spacing w:after="0" w:line="240" w:lineRule="auto"/>
                </w:pPr>
              </w:pPrChange>
            </w:pPr>
            <w:del w:id="2412" w:author="Alicia" w:date="2016-05-16T16:37:00Z">
              <w:r w:rsidRPr="00AA07B4" w:rsidDel="006E5FF5">
                <w:rPr>
                  <w:rFonts w:ascii="Times New Roman" w:hAnsi="Times New Roman" w:cs="Times New Roman"/>
                  <w:sz w:val="24"/>
                  <w:szCs w:val="24"/>
                  <w:lang w:val="en-US"/>
                  <w:rPrChange w:id="2413" w:author="Alicia" w:date="2016-05-11T11:58:00Z">
                    <w:rPr>
                      <w:rFonts w:ascii="Times New Roman" w:hAnsi="Times New Roman" w:cs="Times New Roman"/>
                      <w:sz w:val="24"/>
                      <w:szCs w:val="24"/>
                      <w:lang w:val="de-DE"/>
                    </w:rPr>
                  </w:rPrChange>
                </w:rPr>
                <w:delText xml:space="preserve">-0.22 </w:delText>
              </w:r>
              <w:r w:rsidRPr="00AA07B4" w:rsidDel="006E5FF5">
                <w:rPr>
                  <w:rFonts w:ascii="Times New Roman" w:hAnsi="Times New Roman" w:cs="Times New Roman"/>
                  <w:sz w:val="18"/>
                  <w:szCs w:val="18"/>
                  <w:lang w:val="en-US"/>
                  <w:rPrChange w:id="2414" w:author="Alicia" w:date="2016-05-11T11:58:00Z">
                    <w:rPr>
                      <w:rFonts w:ascii="Times New Roman" w:hAnsi="Times New Roman" w:cs="Times New Roman"/>
                      <w:sz w:val="18"/>
                      <w:szCs w:val="18"/>
                      <w:lang w:val="de-DE"/>
                    </w:rPr>
                  </w:rPrChange>
                </w:rPr>
                <w:delText>•</w:delText>
              </w:r>
            </w:del>
          </w:p>
        </w:tc>
      </w:tr>
      <w:tr w:rsidR="008C2A32" w:rsidRPr="00AA07B4" w:rsidDel="006E5FF5" w14:paraId="18551474" w14:textId="77C068B8" w:rsidTr="008C2A32">
        <w:trPr>
          <w:del w:id="2415" w:author="Alicia" w:date="2016-05-16T16:37:00Z"/>
        </w:trPr>
        <w:tc>
          <w:tcPr>
            <w:tcW w:w="658" w:type="dxa"/>
            <w:tcBorders>
              <w:top w:val="nil"/>
              <w:left w:val="nil"/>
              <w:bottom w:val="nil"/>
              <w:right w:val="nil"/>
            </w:tcBorders>
            <w:vAlign w:val="center"/>
          </w:tcPr>
          <w:p w14:paraId="4B20392E" w14:textId="695FFAF1" w:rsidR="008C2A32" w:rsidRPr="00AA07B4" w:rsidDel="006E5FF5" w:rsidRDefault="008C2A32">
            <w:pPr>
              <w:rPr>
                <w:del w:id="2416" w:author="Alicia" w:date="2016-05-16T16:37:00Z"/>
                <w:rFonts w:ascii="Times New Roman" w:hAnsi="Times New Roman" w:cs="Times New Roman"/>
                <w:sz w:val="24"/>
                <w:szCs w:val="24"/>
                <w:lang w:val="en-US"/>
                <w:rPrChange w:id="2417" w:author="Alicia" w:date="2016-05-11T11:58:00Z">
                  <w:rPr>
                    <w:del w:id="2418" w:author="Alicia" w:date="2016-05-16T16:37:00Z"/>
                    <w:rFonts w:ascii="Times New Roman" w:hAnsi="Times New Roman" w:cs="Times New Roman"/>
                    <w:sz w:val="24"/>
                    <w:szCs w:val="24"/>
                    <w:lang w:val="de-DE"/>
                  </w:rPr>
                </w:rPrChange>
              </w:rPr>
              <w:pPrChange w:id="2419" w:author="Alicia" w:date="2016-05-03T14:52:00Z">
                <w:pPr>
                  <w:spacing w:after="0" w:line="240" w:lineRule="auto"/>
                  <w:jc w:val="center"/>
                </w:pPr>
              </w:pPrChange>
            </w:pPr>
            <w:del w:id="2420" w:author="Alicia" w:date="2016-05-16T16:37:00Z">
              <w:r w:rsidRPr="00AA07B4" w:rsidDel="006E5FF5">
                <w:rPr>
                  <w:rFonts w:ascii="Times New Roman" w:hAnsi="Times New Roman" w:cs="Times New Roman"/>
                  <w:sz w:val="24"/>
                  <w:szCs w:val="24"/>
                  <w:lang w:val="en-US"/>
                  <w:rPrChange w:id="2421" w:author="Alicia" w:date="2016-05-11T11:58:00Z">
                    <w:rPr>
                      <w:rFonts w:ascii="Times New Roman" w:hAnsi="Times New Roman" w:cs="Times New Roman"/>
                      <w:sz w:val="24"/>
                      <w:szCs w:val="24"/>
                      <w:lang w:val="de-DE"/>
                    </w:rPr>
                  </w:rPrChange>
                </w:rPr>
                <w:delText>H</w:delText>
              </w:r>
            </w:del>
          </w:p>
        </w:tc>
        <w:tc>
          <w:tcPr>
            <w:tcW w:w="993" w:type="dxa"/>
            <w:tcBorders>
              <w:top w:val="nil"/>
              <w:left w:val="nil"/>
              <w:bottom w:val="nil"/>
              <w:right w:val="nil"/>
            </w:tcBorders>
            <w:vAlign w:val="center"/>
          </w:tcPr>
          <w:p w14:paraId="2E3E7846" w14:textId="222AECAF" w:rsidR="008C2A32" w:rsidRPr="00AA07B4" w:rsidDel="006E5FF5" w:rsidRDefault="008C2A32">
            <w:pPr>
              <w:rPr>
                <w:del w:id="2422" w:author="Alicia" w:date="2016-05-16T16:37:00Z"/>
                <w:rFonts w:ascii="Times New Roman" w:hAnsi="Times New Roman" w:cs="Times New Roman"/>
                <w:sz w:val="24"/>
                <w:szCs w:val="24"/>
                <w:lang w:val="en-US"/>
                <w:rPrChange w:id="2423" w:author="Alicia" w:date="2016-05-11T11:58:00Z">
                  <w:rPr>
                    <w:del w:id="2424" w:author="Alicia" w:date="2016-05-16T16:37:00Z"/>
                    <w:rFonts w:ascii="Times New Roman" w:hAnsi="Times New Roman" w:cs="Times New Roman"/>
                    <w:sz w:val="24"/>
                    <w:szCs w:val="24"/>
                    <w:lang w:val="de-DE"/>
                  </w:rPr>
                </w:rPrChange>
              </w:rPr>
              <w:pPrChange w:id="2425" w:author="Alicia" w:date="2016-05-03T14:52:00Z">
                <w:pPr>
                  <w:tabs>
                    <w:tab w:val="decimal" w:pos="586"/>
                  </w:tabs>
                  <w:spacing w:after="0" w:line="240" w:lineRule="auto"/>
                </w:pPr>
              </w:pPrChange>
            </w:pPr>
            <w:del w:id="2426" w:author="Alicia" w:date="2016-05-16T16:37:00Z">
              <w:r w:rsidRPr="00AA07B4" w:rsidDel="006E5FF5">
                <w:rPr>
                  <w:rFonts w:ascii="Times New Roman" w:hAnsi="Times New Roman" w:cs="Times New Roman"/>
                  <w:sz w:val="24"/>
                  <w:szCs w:val="24"/>
                  <w:lang w:val="en-US"/>
                  <w:rPrChange w:id="2427" w:author="Alicia" w:date="2016-05-11T11:58:00Z">
                    <w:rPr>
                      <w:rFonts w:ascii="Times New Roman" w:hAnsi="Times New Roman" w:cs="Times New Roman"/>
                      <w:sz w:val="24"/>
                      <w:szCs w:val="24"/>
                      <w:lang w:val="de-DE"/>
                    </w:rPr>
                  </w:rPrChange>
                </w:rPr>
                <w:delText>-0.09</w:delText>
              </w:r>
            </w:del>
          </w:p>
        </w:tc>
        <w:tc>
          <w:tcPr>
            <w:tcW w:w="850" w:type="dxa"/>
            <w:tcBorders>
              <w:top w:val="nil"/>
              <w:left w:val="nil"/>
              <w:bottom w:val="nil"/>
              <w:right w:val="nil"/>
            </w:tcBorders>
            <w:vAlign w:val="center"/>
          </w:tcPr>
          <w:p w14:paraId="2D98D1C0" w14:textId="63C6B616" w:rsidR="008C2A32" w:rsidRPr="00AA07B4" w:rsidDel="006E5FF5" w:rsidRDefault="008C2A32">
            <w:pPr>
              <w:rPr>
                <w:del w:id="2428" w:author="Alicia" w:date="2016-05-16T16:37:00Z"/>
                <w:rFonts w:ascii="Times New Roman" w:hAnsi="Times New Roman" w:cs="Times New Roman"/>
                <w:sz w:val="24"/>
                <w:szCs w:val="24"/>
                <w:lang w:val="en-US"/>
                <w:rPrChange w:id="2429" w:author="Alicia" w:date="2016-05-11T11:58:00Z">
                  <w:rPr>
                    <w:del w:id="2430" w:author="Alicia" w:date="2016-05-16T16:37:00Z"/>
                    <w:rFonts w:ascii="Times New Roman" w:hAnsi="Times New Roman" w:cs="Times New Roman"/>
                    <w:sz w:val="24"/>
                    <w:szCs w:val="24"/>
                    <w:lang w:val="de-DE"/>
                  </w:rPr>
                </w:rPrChange>
              </w:rPr>
              <w:pPrChange w:id="2431" w:author="Alicia" w:date="2016-05-03T14:52:00Z">
                <w:pPr>
                  <w:tabs>
                    <w:tab w:val="decimal" w:pos="586"/>
                  </w:tabs>
                  <w:spacing w:after="0" w:line="240" w:lineRule="auto"/>
                </w:pPr>
              </w:pPrChange>
            </w:pPr>
            <w:del w:id="2432" w:author="Alicia" w:date="2016-05-16T16:37:00Z">
              <w:r w:rsidRPr="00AA07B4" w:rsidDel="006E5FF5">
                <w:rPr>
                  <w:rFonts w:ascii="Times New Roman" w:hAnsi="Times New Roman" w:cs="Times New Roman"/>
                  <w:sz w:val="24"/>
                  <w:szCs w:val="24"/>
                  <w:lang w:val="en-US"/>
                  <w:rPrChange w:id="2433" w:author="Alicia" w:date="2016-05-11T11:58:00Z">
                    <w:rPr>
                      <w:rFonts w:ascii="Times New Roman" w:hAnsi="Times New Roman" w:cs="Times New Roman"/>
                      <w:sz w:val="24"/>
                      <w:szCs w:val="24"/>
                      <w:lang w:val="de-DE"/>
                    </w:rPr>
                  </w:rPrChange>
                </w:rPr>
                <w:delText>0.01</w:delText>
              </w:r>
            </w:del>
          </w:p>
        </w:tc>
        <w:tc>
          <w:tcPr>
            <w:tcW w:w="284" w:type="dxa"/>
            <w:tcBorders>
              <w:top w:val="nil"/>
              <w:left w:val="nil"/>
              <w:bottom w:val="nil"/>
              <w:right w:val="nil"/>
            </w:tcBorders>
            <w:vAlign w:val="center"/>
          </w:tcPr>
          <w:p w14:paraId="5AB36EB1" w14:textId="594452E4" w:rsidR="008C2A32" w:rsidRPr="00AA07B4" w:rsidDel="006E5FF5" w:rsidRDefault="008C2A32">
            <w:pPr>
              <w:rPr>
                <w:del w:id="2434" w:author="Alicia" w:date="2016-05-16T16:37:00Z"/>
                <w:rFonts w:ascii="Times New Roman" w:hAnsi="Times New Roman" w:cs="Times New Roman"/>
                <w:sz w:val="24"/>
                <w:szCs w:val="24"/>
                <w:lang w:val="en-US"/>
                <w:rPrChange w:id="2435" w:author="Alicia" w:date="2016-05-11T11:58:00Z">
                  <w:rPr>
                    <w:del w:id="2436" w:author="Alicia" w:date="2016-05-16T16:37:00Z"/>
                    <w:rFonts w:ascii="Times New Roman" w:hAnsi="Times New Roman" w:cs="Times New Roman"/>
                    <w:sz w:val="24"/>
                    <w:szCs w:val="24"/>
                    <w:lang w:val="de-DE"/>
                  </w:rPr>
                </w:rPrChange>
              </w:rPr>
              <w:pPrChange w:id="2437" w:author="Alicia" w:date="2016-05-03T14:52:00Z">
                <w:pPr>
                  <w:tabs>
                    <w:tab w:val="decimal" w:pos="586"/>
                  </w:tabs>
                  <w:spacing w:after="0" w:line="240" w:lineRule="auto"/>
                </w:pPr>
              </w:pPrChange>
            </w:pPr>
          </w:p>
        </w:tc>
        <w:tc>
          <w:tcPr>
            <w:tcW w:w="1134" w:type="dxa"/>
            <w:tcBorders>
              <w:top w:val="nil"/>
              <w:left w:val="nil"/>
              <w:bottom w:val="nil"/>
              <w:right w:val="nil"/>
            </w:tcBorders>
            <w:vAlign w:val="center"/>
          </w:tcPr>
          <w:p w14:paraId="30AA6221" w14:textId="2D2CDA0F" w:rsidR="008C2A32" w:rsidRPr="00AA07B4" w:rsidDel="006E5FF5" w:rsidRDefault="008C2A32">
            <w:pPr>
              <w:rPr>
                <w:del w:id="2438" w:author="Alicia" w:date="2016-05-16T16:37:00Z"/>
                <w:rFonts w:ascii="Times New Roman" w:hAnsi="Times New Roman" w:cs="Times New Roman"/>
                <w:sz w:val="24"/>
                <w:szCs w:val="24"/>
                <w:lang w:val="en-US"/>
                <w:rPrChange w:id="2439" w:author="Alicia" w:date="2016-05-11T11:58:00Z">
                  <w:rPr>
                    <w:del w:id="2440" w:author="Alicia" w:date="2016-05-16T16:37:00Z"/>
                    <w:rFonts w:ascii="Times New Roman" w:hAnsi="Times New Roman" w:cs="Times New Roman"/>
                    <w:sz w:val="24"/>
                    <w:szCs w:val="24"/>
                    <w:lang w:val="de-DE"/>
                  </w:rPr>
                </w:rPrChange>
              </w:rPr>
              <w:pPrChange w:id="2441" w:author="Alicia" w:date="2016-05-03T14:52:00Z">
                <w:pPr>
                  <w:tabs>
                    <w:tab w:val="decimal" w:pos="586"/>
                  </w:tabs>
                  <w:spacing w:after="0" w:line="240" w:lineRule="auto"/>
                </w:pPr>
              </w:pPrChange>
            </w:pPr>
            <w:del w:id="2442" w:author="Alicia" w:date="2016-05-16T16:37:00Z">
              <w:r w:rsidRPr="00AA07B4" w:rsidDel="006E5FF5">
                <w:rPr>
                  <w:rFonts w:ascii="Times New Roman" w:hAnsi="Times New Roman" w:cs="Times New Roman"/>
                  <w:sz w:val="24"/>
                  <w:szCs w:val="24"/>
                  <w:lang w:val="en-US"/>
                  <w:rPrChange w:id="2443" w:author="Alicia" w:date="2016-05-11T11:58:00Z">
                    <w:rPr>
                      <w:rFonts w:ascii="Times New Roman" w:hAnsi="Times New Roman" w:cs="Times New Roman"/>
                      <w:sz w:val="24"/>
                      <w:szCs w:val="24"/>
                      <w:lang w:val="de-DE"/>
                    </w:rPr>
                  </w:rPrChange>
                </w:rPr>
                <w:delText>0.15</w:delText>
              </w:r>
            </w:del>
          </w:p>
        </w:tc>
        <w:tc>
          <w:tcPr>
            <w:tcW w:w="1134" w:type="dxa"/>
            <w:tcBorders>
              <w:top w:val="nil"/>
              <w:left w:val="nil"/>
              <w:bottom w:val="nil"/>
              <w:right w:val="nil"/>
            </w:tcBorders>
            <w:vAlign w:val="center"/>
          </w:tcPr>
          <w:p w14:paraId="13836010" w14:textId="2CB63423" w:rsidR="008C2A32" w:rsidRPr="00AA07B4" w:rsidDel="006E5FF5" w:rsidRDefault="008C2A32">
            <w:pPr>
              <w:rPr>
                <w:del w:id="2444" w:author="Alicia" w:date="2016-05-16T16:37:00Z"/>
                <w:rFonts w:ascii="Times New Roman" w:hAnsi="Times New Roman" w:cs="Times New Roman"/>
                <w:sz w:val="24"/>
                <w:szCs w:val="24"/>
                <w:lang w:val="en-US"/>
                <w:rPrChange w:id="2445" w:author="Alicia" w:date="2016-05-11T11:58:00Z">
                  <w:rPr>
                    <w:del w:id="2446" w:author="Alicia" w:date="2016-05-16T16:37:00Z"/>
                    <w:rFonts w:ascii="Times New Roman" w:hAnsi="Times New Roman" w:cs="Times New Roman"/>
                    <w:sz w:val="24"/>
                    <w:szCs w:val="24"/>
                    <w:lang w:val="de-DE"/>
                  </w:rPr>
                </w:rPrChange>
              </w:rPr>
              <w:pPrChange w:id="2447" w:author="Alicia" w:date="2016-05-03T14:52:00Z">
                <w:pPr>
                  <w:tabs>
                    <w:tab w:val="decimal" w:pos="586"/>
                  </w:tabs>
                  <w:spacing w:after="0" w:line="240" w:lineRule="auto"/>
                </w:pPr>
              </w:pPrChange>
            </w:pPr>
            <w:del w:id="2448" w:author="Alicia" w:date="2016-05-16T16:37:00Z">
              <w:r w:rsidRPr="00AA07B4" w:rsidDel="006E5FF5">
                <w:rPr>
                  <w:rFonts w:ascii="Times New Roman" w:hAnsi="Times New Roman" w:cs="Times New Roman"/>
                  <w:sz w:val="24"/>
                  <w:szCs w:val="24"/>
                  <w:lang w:val="en-US"/>
                  <w:rPrChange w:id="2449" w:author="Alicia" w:date="2016-05-11T11:58:00Z">
                    <w:rPr>
                      <w:rFonts w:ascii="Times New Roman" w:hAnsi="Times New Roman" w:cs="Times New Roman"/>
                      <w:sz w:val="24"/>
                      <w:szCs w:val="24"/>
                      <w:lang w:val="de-DE"/>
                    </w:rPr>
                  </w:rPrChange>
                </w:rPr>
                <w:delText>0.24*</w:delText>
              </w:r>
            </w:del>
          </w:p>
        </w:tc>
        <w:tc>
          <w:tcPr>
            <w:tcW w:w="276" w:type="dxa"/>
            <w:tcBorders>
              <w:top w:val="nil"/>
              <w:left w:val="nil"/>
              <w:bottom w:val="nil"/>
              <w:right w:val="nil"/>
            </w:tcBorders>
            <w:vAlign w:val="center"/>
          </w:tcPr>
          <w:p w14:paraId="3208F1A6" w14:textId="64FAEF84" w:rsidR="008C2A32" w:rsidRPr="00AA07B4" w:rsidDel="006E5FF5" w:rsidRDefault="008C2A32">
            <w:pPr>
              <w:rPr>
                <w:del w:id="2450" w:author="Alicia" w:date="2016-05-16T16:37:00Z"/>
                <w:rFonts w:ascii="Times New Roman" w:hAnsi="Times New Roman" w:cs="Times New Roman"/>
                <w:sz w:val="24"/>
                <w:szCs w:val="24"/>
                <w:lang w:val="en-US"/>
                <w:rPrChange w:id="2451" w:author="Alicia" w:date="2016-05-11T11:58:00Z">
                  <w:rPr>
                    <w:del w:id="2452" w:author="Alicia" w:date="2016-05-16T16:37:00Z"/>
                    <w:rFonts w:ascii="Times New Roman" w:hAnsi="Times New Roman" w:cs="Times New Roman"/>
                    <w:sz w:val="24"/>
                    <w:szCs w:val="24"/>
                    <w:lang w:val="de-DE"/>
                  </w:rPr>
                </w:rPrChange>
              </w:rPr>
              <w:pPrChange w:id="2453" w:author="Alicia" w:date="2016-05-03T14:52:00Z">
                <w:pPr>
                  <w:tabs>
                    <w:tab w:val="decimal" w:pos="586"/>
                  </w:tabs>
                  <w:spacing w:after="0" w:line="240" w:lineRule="auto"/>
                </w:pPr>
              </w:pPrChange>
            </w:pPr>
          </w:p>
        </w:tc>
        <w:tc>
          <w:tcPr>
            <w:tcW w:w="999" w:type="dxa"/>
            <w:tcBorders>
              <w:top w:val="nil"/>
              <w:left w:val="nil"/>
              <w:bottom w:val="nil"/>
              <w:right w:val="nil"/>
            </w:tcBorders>
            <w:vAlign w:val="center"/>
          </w:tcPr>
          <w:p w14:paraId="1C2B2AC0" w14:textId="09C37BC4" w:rsidR="008C2A32" w:rsidRPr="00AA07B4" w:rsidDel="006E5FF5" w:rsidRDefault="008C2A32">
            <w:pPr>
              <w:rPr>
                <w:del w:id="2454" w:author="Alicia" w:date="2016-05-16T16:37:00Z"/>
                <w:rFonts w:ascii="Times New Roman" w:hAnsi="Times New Roman" w:cs="Times New Roman"/>
                <w:sz w:val="24"/>
                <w:szCs w:val="24"/>
                <w:lang w:val="en-US"/>
                <w:rPrChange w:id="2455" w:author="Alicia" w:date="2016-05-11T11:58:00Z">
                  <w:rPr>
                    <w:del w:id="2456" w:author="Alicia" w:date="2016-05-16T16:37:00Z"/>
                    <w:rFonts w:ascii="Times New Roman" w:hAnsi="Times New Roman" w:cs="Times New Roman"/>
                    <w:sz w:val="24"/>
                    <w:szCs w:val="24"/>
                    <w:lang w:val="de-DE"/>
                  </w:rPr>
                </w:rPrChange>
              </w:rPr>
              <w:pPrChange w:id="2457" w:author="Alicia" w:date="2016-05-03T14:52:00Z">
                <w:pPr>
                  <w:tabs>
                    <w:tab w:val="decimal" w:pos="586"/>
                  </w:tabs>
                  <w:spacing w:after="0" w:line="240" w:lineRule="auto"/>
                </w:pPr>
              </w:pPrChange>
            </w:pPr>
            <w:del w:id="2458" w:author="Alicia" w:date="2016-05-16T16:37:00Z">
              <w:r w:rsidRPr="00AA07B4" w:rsidDel="006E5FF5">
                <w:rPr>
                  <w:rFonts w:ascii="Times New Roman" w:hAnsi="Times New Roman" w:cs="Times New Roman"/>
                  <w:sz w:val="24"/>
                  <w:szCs w:val="24"/>
                  <w:lang w:val="en-US"/>
                  <w:rPrChange w:id="2459" w:author="Alicia" w:date="2016-05-11T11:58:00Z">
                    <w:rPr>
                      <w:rFonts w:ascii="Times New Roman" w:hAnsi="Times New Roman" w:cs="Times New Roman"/>
                      <w:sz w:val="24"/>
                      <w:szCs w:val="24"/>
                      <w:lang w:val="de-DE"/>
                    </w:rPr>
                  </w:rPrChange>
                </w:rPr>
                <w:delText>-0.22*</w:delText>
              </w:r>
            </w:del>
          </w:p>
        </w:tc>
        <w:tc>
          <w:tcPr>
            <w:tcW w:w="1134" w:type="dxa"/>
            <w:tcBorders>
              <w:top w:val="nil"/>
              <w:left w:val="nil"/>
              <w:bottom w:val="nil"/>
              <w:right w:val="nil"/>
            </w:tcBorders>
            <w:vAlign w:val="center"/>
          </w:tcPr>
          <w:p w14:paraId="3F13B921" w14:textId="2B6FB564" w:rsidR="008C2A32" w:rsidRPr="00AA07B4" w:rsidDel="006E5FF5" w:rsidRDefault="008C2A32">
            <w:pPr>
              <w:rPr>
                <w:del w:id="2460" w:author="Alicia" w:date="2016-05-16T16:37:00Z"/>
                <w:rFonts w:ascii="Times New Roman" w:hAnsi="Times New Roman" w:cs="Times New Roman"/>
                <w:sz w:val="24"/>
                <w:szCs w:val="24"/>
                <w:lang w:val="en-US"/>
                <w:rPrChange w:id="2461" w:author="Alicia" w:date="2016-05-11T11:58:00Z">
                  <w:rPr>
                    <w:del w:id="2462" w:author="Alicia" w:date="2016-05-16T16:37:00Z"/>
                    <w:rFonts w:ascii="Times New Roman" w:hAnsi="Times New Roman" w:cs="Times New Roman"/>
                    <w:sz w:val="24"/>
                    <w:szCs w:val="24"/>
                    <w:lang w:val="de-DE"/>
                  </w:rPr>
                </w:rPrChange>
              </w:rPr>
              <w:pPrChange w:id="2463" w:author="Alicia" w:date="2016-05-03T14:52:00Z">
                <w:pPr>
                  <w:tabs>
                    <w:tab w:val="decimal" w:pos="586"/>
                  </w:tabs>
                  <w:spacing w:after="0" w:line="240" w:lineRule="auto"/>
                </w:pPr>
              </w:pPrChange>
            </w:pPr>
            <w:del w:id="2464" w:author="Alicia" w:date="2016-05-16T16:37:00Z">
              <w:r w:rsidRPr="00AA07B4" w:rsidDel="006E5FF5">
                <w:rPr>
                  <w:rFonts w:ascii="Times New Roman" w:hAnsi="Times New Roman" w:cs="Times New Roman"/>
                  <w:sz w:val="24"/>
                  <w:szCs w:val="24"/>
                  <w:lang w:val="en-US"/>
                  <w:rPrChange w:id="2465" w:author="Alicia" w:date="2016-05-11T11:58:00Z">
                    <w:rPr>
                      <w:rFonts w:ascii="Times New Roman" w:hAnsi="Times New Roman" w:cs="Times New Roman"/>
                      <w:sz w:val="24"/>
                      <w:szCs w:val="24"/>
                      <w:lang w:val="de-DE"/>
                    </w:rPr>
                  </w:rPrChange>
                </w:rPr>
                <w:delText>-0.55***</w:delText>
              </w:r>
            </w:del>
          </w:p>
        </w:tc>
        <w:tc>
          <w:tcPr>
            <w:tcW w:w="284" w:type="dxa"/>
            <w:tcBorders>
              <w:top w:val="nil"/>
              <w:left w:val="nil"/>
              <w:bottom w:val="nil"/>
              <w:right w:val="nil"/>
            </w:tcBorders>
            <w:vAlign w:val="center"/>
          </w:tcPr>
          <w:p w14:paraId="72B1F55C" w14:textId="778E9717" w:rsidR="008C2A32" w:rsidRPr="00AA07B4" w:rsidDel="006E5FF5" w:rsidRDefault="008C2A32">
            <w:pPr>
              <w:rPr>
                <w:del w:id="2466" w:author="Alicia" w:date="2016-05-16T16:37:00Z"/>
                <w:rFonts w:ascii="Times New Roman" w:hAnsi="Times New Roman" w:cs="Times New Roman"/>
                <w:sz w:val="24"/>
                <w:szCs w:val="24"/>
                <w:lang w:val="en-US"/>
                <w:rPrChange w:id="2467" w:author="Alicia" w:date="2016-05-11T11:58:00Z">
                  <w:rPr>
                    <w:del w:id="2468" w:author="Alicia" w:date="2016-05-16T16:37:00Z"/>
                    <w:rFonts w:ascii="Times New Roman" w:hAnsi="Times New Roman" w:cs="Times New Roman"/>
                    <w:sz w:val="24"/>
                    <w:szCs w:val="24"/>
                    <w:lang w:val="de-DE"/>
                  </w:rPr>
                </w:rPrChange>
              </w:rPr>
              <w:pPrChange w:id="2469" w:author="Alicia" w:date="2016-05-03T14:52:00Z">
                <w:pPr>
                  <w:tabs>
                    <w:tab w:val="decimal" w:pos="586"/>
                  </w:tabs>
                  <w:spacing w:after="0" w:line="240" w:lineRule="auto"/>
                </w:pPr>
              </w:pPrChange>
            </w:pPr>
          </w:p>
        </w:tc>
        <w:tc>
          <w:tcPr>
            <w:tcW w:w="992" w:type="dxa"/>
            <w:tcBorders>
              <w:top w:val="nil"/>
              <w:left w:val="nil"/>
              <w:bottom w:val="nil"/>
              <w:right w:val="nil"/>
            </w:tcBorders>
            <w:vAlign w:val="center"/>
          </w:tcPr>
          <w:p w14:paraId="301ECA7A" w14:textId="34473E6C" w:rsidR="008C2A32" w:rsidRPr="00AA07B4" w:rsidDel="006E5FF5" w:rsidRDefault="008C2A32">
            <w:pPr>
              <w:rPr>
                <w:del w:id="2470" w:author="Alicia" w:date="2016-05-16T16:37:00Z"/>
                <w:rFonts w:ascii="Times New Roman" w:hAnsi="Times New Roman" w:cs="Times New Roman"/>
                <w:sz w:val="24"/>
                <w:szCs w:val="24"/>
                <w:lang w:val="en-US"/>
                <w:rPrChange w:id="2471" w:author="Alicia" w:date="2016-05-11T11:58:00Z">
                  <w:rPr>
                    <w:del w:id="2472" w:author="Alicia" w:date="2016-05-16T16:37:00Z"/>
                    <w:rFonts w:ascii="Times New Roman" w:hAnsi="Times New Roman" w:cs="Times New Roman"/>
                    <w:sz w:val="24"/>
                    <w:szCs w:val="24"/>
                    <w:lang w:val="de-DE"/>
                  </w:rPr>
                </w:rPrChange>
              </w:rPr>
              <w:pPrChange w:id="2473" w:author="Alicia" w:date="2016-05-03T14:52:00Z">
                <w:pPr>
                  <w:tabs>
                    <w:tab w:val="decimal" w:pos="586"/>
                  </w:tabs>
                  <w:spacing w:after="0" w:line="240" w:lineRule="auto"/>
                </w:pPr>
              </w:pPrChange>
            </w:pPr>
            <w:del w:id="2474" w:author="Alicia" w:date="2016-05-16T16:37:00Z">
              <w:r w:rsidRPr="00AA07B4" w:rsidDel="006E5FF5">
                <w:rPr>
                  <w:rFonts w:ascii="Times New Roman" w:hAnsi="Times New Roman" w:cs="Times New Roman"/>
                  <w:sz w:val="24"/>
                  <w:szCs w:val="24"/>
                  <w:lang w:val="en-US"/>
                  <w:rPrChange w:id="2475" w:author="Alicia" w:date="2016-05-11T11:58:00Z">
                    <w:rPr>
                      <w:rFonts w:ascii="Times New Roman" w:hAnsi="Times New Roman" w:cs="Times New Roman"/>
                      <w:sz w:val="24"/>
                      <w:szCs w:val="24"/>
                      <w:lang w:val="de-DE"/>
                    </w:rPr>
                  </w:rPrChange>
                </w:rPr>
                <w:delText>-0.08</w:delText>
              </w:r>
            </w:del>
          </w:p>
        </w:tc>
        <w:tc>
          <w:tcPr>
            <w:tcW w:w="851" w:type="dxa"/>
            <w:tcBorders>
              <w:top w:val="nil"/>
              <w:left w:val="nil"/>
              <w:bottom w:val="nil"/>
              <w:right w:val="nil"/>
            </w:tcBorders>
            <w:vAlign w:val="center"/>
          </w:tcPr>
          <w:p w14:paraId="284A6E22" w14:textId="2C3292D2" w:rsidR="008C2A32" w:rsidRPr="00AA07B4" w:rsidDel="006E5FF5" w:rsidRDefault="008C2A32">
            <w:pPr>
              <w:rPr>
                <w:del w:id="2476" w:author="Alicia" w:date="2016-05-16T16:37:00Z"/>
                <w:rFonts w:ascii="Times New Roman" w:hAnsi="Times New Roman" w:cs="Times New Roman"/>
                <w:sz w:val="24"/>
                <w:szCs w:val="24"/>
                <w:lang w:val="en-US"/>
                <w:rPrChange w:id="2477" w:author="Alicia" w:date="2016-05-11T11:58:00Z">
                  <w:rPr>
                    <w:del w:id="2478" w:author="Alicia" w:date="2016-05-16T16:37:00Z"/>
                    <w:rFonts w:ascii="Times New Roman" w:hAnsi="Times New Roman" w:cs="Times New Roman"/>
                    <w:sz w:val="24"/>
                    <w:szCs w:val="24"/>
                    <w:lang w:val="de-DE"/>
                  </w:rPr>
                </w:rPrChange>
              </w:rPr>
              <w:pPrChange w:id="2479" w:author="Alicia" w:date="2016-05-03T14:52:00Z">
                <w:pPr>
                  <w:tabs>
                    <w:tab w:val="decimal" w:pos="586"/>
                  </w:tabs>
                  <w:spacing w:after="0" w:line="240" w:lineRule="auto"/>
                </w:pPr>
              </w:pPrChange>
            </w:pPr>
            <w:del w:id="2480" w:author="Alicia" w:date="2016-05-16T16:37:00Z">
              <w:r w:rsidRPr="00AA07B4" w:rsidDel="006E5FF5">
                <w:rPr>
                  <w:rFonts w:ascii="Times New Roman" w:hAnsi="Times New Roman" w:cs="Times New Roman"/>
                  <w:sz w:val="24"/>
                  <w:szCs w:val="24"/>
                  <w:lang w:val="en-US"/>
                  <w:rPrChange w:id="2481" w:author="Alicia" w:date="2016-05-11T11:58:00Z">
                    <w:rPr>
                      <w:rFonts w:ascii="Times New Roman" w:hAnsi="Times New Roman" w:cs="Times New Roman"/>
                      <w:sz w:val="24"/>
                      <w:szCs w:val="24"/>
                      <w:lang w:val="de-DE"/>
                    </w:rPr>
                  </w:rPrChange>
                </w:rPr>
                <w:delText>0.10</w:delText>
              </w:r>
            </w:del>
          </w:p>
        </w:tc>
        <w:tc>
          <w:tcPr>
            <w:tcW w:w="283" w:type="dxa"/>
            <w:tcBorders>
              <w:top w:val="nil"/>
              <w:left w:val="nil"/>
              <w:bottom w:val="nil"/>
              <w:right w:val="nil"/>
            </w:tcBorders>
            <w:vAlign w:val="center"/>
          </w:tcPr>
          <w:p w14:paraId="4A6FD096" w14:textId="2B37571C" w:rsidR="008C2A32" w:rsidRPr="00AA07B4" w:rsidDel="006E5FF5" w:rsidRDefault="008C2A32">
            <w:pPr>
              <w:rPr>
                <w:del w:id="2482" w:author="Alicia" w:date="2016-05-16T16:37:00Z"/>
                <w:rFonts w:ascii="Times New Roman" w:hAnsi="Times New Roman" w:cs="Times New Roman"/>
                <w:sz w:val="24"/>
                <w:szCs w:val="24"/>
                <w:lang w:val="en-US"/>
                <w:rPrChange w:id="2483" w:author="Alicia" w:date="2016-05-11T11:58:00Z">
                  <w:rPr>
                    <w:del w:id="2484" w:author="Alicia" w:date="2016-05-16T16:37:00Z"/>
                    <w:rFonts w:ascii="Times New Roman" w:hAnsi="Times New Roman" w:cs="Times New Roman"/>
                    <w:sz w:val="24"/>
                    <w:szCs w:val="24"/>
                    <w:lang w:val="de-DE"/>
                  </w:rPr>
                </w:rPrChange>
              </w:rPr>
              <w:pPrChange w:id="2485" w:author="Alicia" w:date="2016-05-03T14:52:00Z">
                <w:pPr>
                  <w:tabs>
                    <w:tab w:val="decimal" w:pos="586"/>
                  </w:tabs>
                  <w:spacing w:after="0" w:line="240" w:lineRule="auto"/>
                </w:pPr>
              </w:pPrChange>
            </w:pPr>
          </w:p>
        </w:tc>
        <w:tc>
          <w:tcPr>
            <w:tcW w:w="1134" w:type="dxa"/>
            <w:tcBorders>
              <w:top w:val="nil"/>
              <w:left w:val="nil"/>
              <w:bottom w:val="nil"/>
              <w:right w:val="nil"/>
            </w:tcBorders>
            <w:vAlign w:val="center"/>
          </w:tcPr>
          <w:p w14:paraId="3EA1FA36" w14:textId="05159854" w:rsidR="008C2A32" w:rsidRPr="00AA07B4" w:rsidDel="006E5FF5" w:rsidRDefault="008C2A32">
            <w:pPr>
              <w:rPr>
                <w:del w:id="2486" w:author="Alicia" w:date="2016-05-16T16:37:00Z"/>
                <w:rFonts w:ascii="Times New Roman" w:hAnsi="Times New Roman" w:cs="Times New Roman"/>
                <w:sz w:val="24"/>
                <w:szCs w:val="24"/>
                <w:lang w:val="en-US"/>
                <w:rPrChange w:id="2487" w:author="Alicia" w:date="2016-05-11T11:58:00Z">
                  <w:rPr>
                    <w:del w:id="2488" w:author="Alicia" w:date="2016-05-16T16:37:00Z"/>
                    <w:rFonts w:ascii="Times New Roman" w:hAnsi="Times New Roman" w:cs="Times New Roman"/>
                    <w:sz w:val="24"/>
                    <w:szCs w:val="24"/>
                    <w:lang w:val="de-DE"/>
                  </w:rPr>
                </w:rPrChange>
              </w:rPr>
              <w:pPrChange w:id="2489" w:author="Alicia" w:date="2016-05-03T14:52:00Z">
                <w:pPr>
                  <w:tabs>
                    <w:tab w:val="decimal" w:pos="586"/>
                  </w:tabs>
                  <w:spacing w:after="0" w:line="240" w:lineRule="auto"/>
                </w:pPr>
              </w:pPrChange>
            </w:pPr>
            <w:del w:id="2490" w:author="Alicia" w:date="2016-05-16T16:37:00Z">
              <w:r w:rsidRPr="00AA07B4" w:rsidDel="006E5FF5">
                <w:rPr>
                  <w:rFonts w:ascii="Times New Roman" w:hAnsi="Times New Roman" w:cs="Times New Roman"/>
                  <w:sz w:val="24"/>
                  <w:szCs w:val="24"/>
                  <w:lang w:val="en-US"/>
                  <w:rPrChange w:id="2491" w:author="Alicia" w:date="2016-05-11T11:58:00Z">
                    <w:rPr>
                      <w:rFonts w:ascii="Times New Roman" w:hAnsi="Times New Roman" w:cs="Times New Roman"/>
                      <w:sz w:val="24"/>
                      <w:szCs w:val="24"/>
                      <w:lang w:val="de-DE"/>
                    </w:rPr>
                  </w:rPrChange>
                </w:rPr>
                <w:delText>0.23*</w:delText>
              </w:r>
            </w:del>
          </w:p>
        </w:tc>
        <w:tc>
          <w:tcPr>
            <w:tcW w:w="1064" w:type="dxa"/>
            <w:tcBorders>
              <w:top w:val="nil"/>
              <w:left w:val="nil"/>
              <w:bottom w:val="nil"/>
              <w:right w:val="nil"/>
            </w:tcBorders>
            <w:vAlign w:val="center"/>
          </w:tcPr>
          <w:p w14:paraId="6708BCC9" w14:textId="2881891C" w:rsidR="008C2A32" w:rsidRPr="00AA07B4" w:rsidDel="006E5FF5" w:rsidRDefault="008C2A32">
            <w:pPr>
              <w:rPr>
                <w:del w:id="2492" w:author="Alicia" w:date="2016-05-16T16:37:00Z"/>
                <w:rFonts w:ascii="Times New Roman" w:hAnsi="Times New Roman" w:cs="Times New Roman"/>
                <w:sz w:val="24"/>
                <w:szCs w:val="24"/>
                <w:lang w:val="en-US"/>
                <w:rPrChange w:id="2493" w:author="Alicia" w:date="2016-05-11T11:58:00Z">
                  <w:rPr>
                    <w:del w:id="2494" w:author="Alicia" w:date="2016-05-16T16:37:00Z"/>
                    <w:rFonts w:ascii="Times New Roman" w:hAnsi="Times New Roman" w:cs="Times New Roman"/>
                    <w:sz w:val="24"/>
                    <w:szCs w:val="24"/>
                    <w:lang w:val="de-DE"/>
                  </w:rPr>
                </w:rPrChange>
              </w:rPr>
              <w:pPrChange w:id="2495" w:author="Alicia" w:date="2016-05-03T14:52:00Z">
                <w:pPr>
                  <w:tabs>
                    <w:tab w:val="decimal" w:pos="586"/>
                  </w:tabs>
                  <w:spacing w:after="0" w:line="240" w:lineRule="auto"/>
                </w:pPr>
              </w:pPrChange>
            </w:pPr>
            <w:del w:id="2496" w:author="Alicia" w:date="2016-05-16T16:37:00Z">
              <w:r w:rsidRPr="00AA07B4" w:rsidDel="006E5FF5">
                <w:rPr>
                  <w:rFonts w:ascii="Times New Roman" w:hAnsi="Times New Roman" w:cs="Times New Roman"/>
                  <w:sz w:val="24"/>
                  <w:szCs w:val="24"/>
                  <w:lang w:val="en-US"/>
                  <w:rPrChange w:id="2497" w:author="Alicia" w:date="2016-05-11T11:58:00Z">
                    <w:rPr>
                      <w:rFonts w:ascii="Times New Roman" w:hAnsi="Times New Roman" w:cs="Times New Roman"/>
                      <w:sz w:val="24"/>
                      <w:szCs w:val="24"/>
                      <w:lang w:val="de-DE"/>
                    </w:rPr>
                  </w:rPrChange>
                </w:rPr>
                <w:delText>0.38***</w:delText>
              </w:r>
            </w:del>
          </w:p>
        </w:tc>
        <w:tc>
          <w:tcPr>
            <w:tcW w:w="236" w:type="dxa"/>
            <w:tcBorders>
              <w:top w:val="nil"/>
              <w:left w:val="nil"/>
              <w:bottom w:val="nil"/>
              <w:right w:val="nil"/>
            </w:tcBorders>
            <w:vAlign w:val="center"/>
          </w:tcPr>
          <w:p w14:paraId="553F5CAF" w14:textId="0C75D2AA" w:rsidR="008C2A32" w:rsidRPr="00AA07B4" w:rsidDel="006E5FF5" w:rsidRDefault="008C2A32">
            <w:pPr>
              <w:rPr>
                <w:del w:id="2498" w:author="Alicia" w:date="2016-05-16T16:37:00Z"/>
                <w:rFonts w:ascii="Times New Roman" w:hAnsi="Times New Roman" w:cs="Times New Roman"/>
                <w:sz w:val="24"/>
                <w:szCs w:val="24"/>
                <w:lang w:val="en-US"/>
                <w:rPrChange w:id="2499" w:author="Alicia" w:date="2016-05-11T11:58:00Z">
                  <w:rPr>
                    <w:del w:id="2500" w:author="Alicia" w:date="2016-05-16T16:37:00Z"/>
                    <w:rFonts w:ascii="Times New Roman" w:hAnsi="Times New Roman" w:cs="Times New Roman"/>
                    <w:sz w:val="24"/>
                    <w:szCs w:val="24"/>
                    <w:lang w:val="de-DE"/>
                  </w:rPr>
                </w:rPrChange>
              </w:rPr>
              <w:pPrChange w:id="2501" w:author="Alicia" w:date="2016-05-03T14:52:00Z">
                <w:pPr>
                  <w:tabs>
                    <w:tab w:val="decimal" w:pos="586"/>
                  </w:tabs>
                  <w:spacing w:after="0" w:line="240" w:lineRule="auto"/>
                </w:pPr>
              </w:pPrChange>
            </w:pPr>
          </w:p>
        </w:tc>
        <w:tc>
          <w:tcPr>
            <w:tcW w:w="1110" w:type="dxa"/>
            <w:tcBorders>
              <w:top w:val="nil"/>
              <w:left w:val="nil"/>
              <w:bottom w:val="nil"/>
              <w:right w:val="nil"/>
            </w:tcBorders>
            <w:vAlign w:val="center"/>
          </w:tcPr>
          <w:p w14:paraId="7AD39477" w14:textId="51CC8D1E" w:rsidR="008C2A32" w:rsidRPr="00AA07B4" w:rsidDel="006E5FF5" w:rsidRDefault="008C2A32">
            <w:pPr>
              <w:rPr>
                <w:del w:id="2502" w:author="Alicia" w:date="2016-05-16T16:37:00Z"/>
                <w:rFonts w:ascii="Times New Roman" w:hAnsi="Times New Roman" w:cs="Times New Roman"/>
                <w:sz w:val="24"/>
                <w:szCs w:val="24"/>
                <w:lang w:val="en-US"/>
                <w:rPrChange w:id="2503" w:author="Alicia" w:date="2016-05-11T11:58:00Z">
                  <w:rPr>
                    <w:del w:id="2504" w:author="Alicia" w:date="2016-05-16T16:37:00Z"/>
                    <w:rFonts w:ascii="Times New Roman" w:hAnsi="Times New Roman" w:cs="Times New Roman"/>
                    <w:sz w:val="24"/>
                    <w:szCs w:val="24"/>
                    <w:lang w:val="de-DE"/>
                  </w:rPr>
                </w:rPrChange>
              </w:rPr>
              <w:pPrChange w:id="2505" w:author="Alicia" w:date="2016-05-03T14:52:00Z">
                <w:pPr>
                  <w:tabs>
                    <w:tab w:val="decimal" w:pos="586"/>
                  </w:tabs>
                  <w:spacing w:after="0" w:line="240" w:lineRule="auto"/>
                </w:pPr>
              </w:pPrChange>
            </w:pPr>
            <w:del w:id="2506" w:author="Alicia" w:date="2016-05-16T16:37:00Z">
              <w:r w:rsidRPr="00AA07B4" w:rsidDel="006E5FF5">
                <w:rPr>
                  <w:rFonts w:ascii="Times New Roman" w:hAnsi="Times New Roman" w:cs="Times New Roman"/>
                  <w:sz w:val="24"/>
                  <w:szCs w:val="24"/>
                  <w:lang w:val="en-US"/>
                  <w:rPrChange w:id="2507" w:author="Alicia" w:date="2016-05-11T11:58:00Z">
                    <w:rPr>
                      <w:rFonts w:ascii="Times New Roman" w:hAnsi="Times New Roman" w:cs="Times New Roman"/>
                      <w:sz w:val="24"/>
                      <w:szCs w:val="24"/>
                      <w:lang w:val="de-DE"/>
                    </w:rPr>
                  </w:rPrChange>
                </w:rPr>
                <w:delText xml:space="preserve">-0.20 </w:delText>
              </w:r>
              <w:r w:rsidRPr="00AA07B4" w:rsidDel="006E5FF5">
                <w:rPr>
                  <w:rFonts w:ascii="Times New Roman" w:hAnsi="Times New Roman" w:cs="Times New Roman"/>
                  <w:sz w:val="18"/>
                  <w:szCs w:val="18"/>
                  <w:lang w:val="en-US"/>
                  <w:rPrChange w:id="2508" w:author="Alicia" w:date="2016-05-11T11:58:00Z">
                    <w:rPr>
                      <w:rFonts w:ascii="Times New Roman" w:hAnsi="Times New Roman" w:cs="Times New Roman"/>
                      <w:sz w:val="18"/>
                      <w:szCs w:val="18"/>
                      <w:lang w:val="de-DE"/>
                    </w:rPr>
                  </w:rPrChange>
                </w:rPr>
                <w:delText>•</w:delText>
              </w:r>
            </w:del>
          </w:p>
        </w:tc>
        <w:tc>
          <w:tcPr>
            <w:tcW w:w="1134" w:type="dxa"/>
            <w:tcBorders>
              <w:top w:val="nil"/>
              <w:left w:val="nil"/>
              <w:bottom w:val="nil"/>
              <w:right w:val="nil"/>
            </w:tcBorders>
            <w:vAlign w:val="center"/>
          </w:tcPr>
          <w:p w14:paraId="21F392D7" w14:textId="2F4EA944" w:rsidR="008C2A32" w:rsidRPr="00AA07B4" w:rsidDel="006E5FF5" w:rsidRDefault="008C2A32">
            <w:pPr>
              <w:rPr>
                <w:del w:id="2509" w:author="Alicia" w:date="2016-05-16T16:37:00Z"/>
                <w:rFonts w:ascii="Times New Roman" w:hAnsi="Times New Roman" w:cs="Times New Roman"/>
                <w:sz w:val="24"/>
                <w:szCs w:val="24"/>
                <w:lang w:val="en-US"/>
                <w:rPrChange w:id="2510" w:author="Alicia" w:date="2016-05-11T11:58:00Z">
                  <w:rPr>
                    <w:del w:id="2511" w:author="Alicia" w:date="2016-05-16T16:37:00Z"/>
                    <w:rFonts w:ascii="Times New Roman" w:hAnsi="Times New Roman" w:cs="Times New Roman"/>
                    <w:sz w:val="24"/>
                    <w:szCs w:val="24"/>
                    <w:lang w:val="de-DE"/>
                  </w:rPr>
                </w:rPrChange>
              </w:rPr>
              <w:pPrChange w:id="2512" w:author="Alicia" w:date="2016-05-03T14:52:00Z">
                <w:pPr>
                  <w:tabs>
                    <w:tab w:val="decimal" w:pos="586"/>
                  </w:tabs>
                  <w:spacing w:after="0" w:line="240" w:lineRule="auto"/>
                </w:pPr>
              </w:pPrChange>
            </w:pPr>
            <w:del w:id="2513" w:author="Alicia" w:date="2016-05-16T16:37:00Z">
              <w:r w:rsidRPr="00AA07B4" w:rsidDel="006E5FF5">
                <w:rPr>
                  <w:rFonts w:ascii="Times New Roman" w:hAnsi="Times New Roman" w:cs="Times New Roman"/>
                  <w:sz w:val="24"/>
                  <w:szCs w:val="24"/>
                  <w:lang w:val="en-US"/>
                  <w:rPrChange w:id="2514" w:author="Alicia" w:date="2016-05-11T11:58:00Z">
                    <w:rPr>
                      <w:rFonts w:ascii="Times New Roman" w:hAnsi="Times New Roman" w:cs="Times New Roman"/>
                      <w:sz w:val="24"/>
                      <w:szCs w:val="24"/>
                      <w:lang w:val="de-DE"/>
                    </w:rPr>
                  </w:rPrChange>
                </w:rPr>
                <w:delText>-0.58***</w:delText>
              </w:r>
            </w:del>
          </w:p>
        </w:tc>
      </w:tr>
      <w:tr w:rsidR="008C2A32" w:rsidRPr="00AA07B4" w:rsidDel="006E5FF5" w14:paraId="19C55896" w14:textId="226DB3CD" w:rsidTr="008C2A32">
        <w:trPr>
          <w:del w:id="2515" w:author="Alicia" w:date="2016-05-16T16:37:00Z"/>
        </w:trPr>
        <w:tc>
          <w:tcPr>
            <w:tcW w:w="658" w:type="dxa"/>
            <w:tcBorders>
              <w:top w:val="nil"/>
              <w:left w:val="nil"/>
              <w:bottom w:val="nil"/>
              <w:right w:val="nil"/>
            </w:tcBorders>
            <w:vAlign w:val="center"/>
          </w:tcPr>
          <w:p w14:paraId="12FE7186" w14:textId="2B7E64F0" w:rsidR="008C2A32" w:rsidRPr="00AA07B4" w:rsidDel="006E5FF5" w:rsidRDefault="008C2A32">
            <w:pPr>
              <w:rPr>
                <w:del w:id="2516" w:author="Alicia" w:date="2016-05-16T16:37:00Z"/>
                <w:rFonts w:ascii="Times New Roman" w:hAnsi="Times New Roman" w:cs="Times New Roman"/>
                <w:sz w:val="24"/>
                <w:szCs w:val="24"/>
                <w:lang w:val="en-US"/>
                <w:rPrChange w:id="2517" w:author="Alicia" w:date="2016-05-11T11:58:00Z">
                  <w:rPr>
                    <w:del w:id="2518" w:author="Alicia" w:date="2016-05-16T16:37:00Z"/>
                    <w:rFonts w:ascii="Times New Roman" w:hAnsi="Times New Roman" w:cs="Times New Roman"/>
                    <w:sz w:val="24"/>
                    <w:szCs w:val="24"/>
                    <w:lang w:val="de-DE"/>
                  </w:rPr>
                </w:rPrChange>
              </w:rPr>
              <w:pPrChange w:id="2519" w:author="Alicia" w:date="2016-05-03T14:52:00Z">
                <w:pPr>
                  <w:spacing w:after="0" w:line="240" w:lineRule="auto"/>
                  <w:jc w:val="center"/>
                </w:pPr>
              </w:pPrChange>
            </w:pPr>
            <w:del w:id="2520" w:author="Alicia" w:date="2016-05-16T16:37:00Z">
              <w:r w:rsidRPr="00AA07B4" w:rsidDel="006E5FF5">
                <w:rPr>
                  <w:rFonts w:ascii="Times New Roman" w:hAnsi="Times New Roman" w:cs="Times New Roman"/>
                  <w:sz w:val="24"/>
                  <w:szCs w:val="24"/>
                  <w:lang w:val="en-US"/>
                  <w:rPrChange w:id="2521" w:author="Alicia" w:date="2016-05-11T11:58:00Z">
                    <w:rPr>
                      <w:rFonts w:ascii="Times New Roman" w:hAnsi="Times New Roman" w:cs="Times New Roman"/>
                      <w:sz w:val="24"/>
                      <w:szCs w:val="24"/>
                      <w:lang w:val="de-DE"/>
                    </w:rPr>
                  </w:rPrChange>
                </w:rPr>
                <w:delText>I</w:delText>
              </w:r>
            </w:del>
          </w:p>
        </w:tc>
        <w:tc>
          <w:tcPr>
            <w:tcW w:w="993" w:type="dxa"/>
            <w:tcBorders>
              <w:top w:val="nil"/>
              <w:left w:val="nil"/>
              <w:bottom w:val="nil"/>
              <w:right w:val="nil"/>
            </w:tcBorders>
            <w:vAlign w:val="center"/>
          </w:tcPr>
          <w:p w14:paraId="4655CAD1" w14:textId="2AF31C09" w:rsidR="008C2A32" w:rsidRPr="00AA07B4" w:rsidDel="006E5FF5" w:rsidRDefault="008C2A32">
            <w:pPr>
              <w:rPr>
                <w:del w:id="2522" w:author="Alicia" w:date="2016-05-16T16:37:00Z"/>
                <w:rFonts w:ascii="Times New Roman" w:hAnsi="Times New Roman" w:cs="Times New Roman"/>
                <w:sz w:val="24"/>
                <w:szCs w:val="24"/>
                <w:lang w:val="en-US"/>
                <w:rPrChange w:id="2523" w:author="Alicia" w:date="2016-05-11T11:58:00Z">
                  <w:rPr>
                    <w:del w:id="2524" w:author="Alicia" w:date="2016-05-16T16:37:00Z"/>
                    <w:rFonts w:ascii="Times New Roman" w:hAnsi="Times New Roman" w:cs="Times New Roman"/>
                    <w:sz w:val="24"/>
                    <w:szCs w:val="24"/>
                    <w:lang w:val="de-DE"/>
                  </w:rPr>
                </w:rPrChange>
              </w:rPr>
              <w:pPrChange w:id="2525" w:author="Alicia" w:date="2016-05-03T14:52:00Z">
                <w:pPr>
                  <w:tabs>
                    <w:tab w:val="decimal" w:pos="586"/>
                  </w:tabs>
                  <w:spacing w:after="0" w:line="240" w:lineRule="auto"/>
                </w:pPr>
              </w:pPrChange>
            </w:pPr>
            <w:del w:id="2526" w:author="Alicia" w:date="2016-05-16T16:37:00Z">
              <w:r w:rsidRPr="00AA07B4" w:rsidDel="006E5FF5">
                <w:rPr>
                  <w:rFonts w:ascii="Times New Roman" w:hAnsi="Times New Roman" w:cs="Times New Roman"/>
                  <w:sz w:val="24"/>
                  <w:szCs w:val="24"/>
                  <w:lang w:val="en-US"/>
                  <w:rPrChange w:id="2527" w:author="Alicia" w:date="2016-05-11T11:58:00Z">
                    <w:rPr>
                      <w:rFonts w:ascii="Times New Roman" w:hAnsi="Times New Roman" w:cs="Times New Roman"/>
                      <w:sz w:val="24"/>
                      <w:szCs w:val="24"/>
                      <w:lang w:val="de-DE"/>
                    </w:rPr>
                  </w:rPrChange>
                </w:rPr>
                <w:delText>-0.25*</w:delText>
              </w:r>
            </w:del>
          </w:p>
        </w:tc>
        <w:tc>
          <w:tcPr>
            <w:tcW w:w="850" w:type="dxa"/>
            <w:tcBorders>
              <w:top w:val="nil"/>
              <w:left w:val="nil"/>
              <w:bottom w:val="nil"/>
              <w:right w:val="nil"/>
            </w:tcBorders>
            <w:vAlign w:val="center"/>
          </w:tcPr>
          <w:p w14:paraId="6452830C" w14:textId="4B875EBC" w:rsidR="008C2A32" w:rsidRPr="00AA07B4" w:rsidDel="006E5FF5" w:rsidRDefault="008C2A32">
            <w:pPr>
              <w:rPr>
                <w:del w:id="2528" w:author="Alicia" w:date="2016-05-16T16:37:00Z"/>
                <w:rFonts w:ascii="Times New Roman" w:hAnsi="Times New Roman" w:cs="Times New Roman"/>
                <w:sz w:val="24"/>
                <w:szCs w:val="24"/>
                <w:lang w:val="en-US"/>
                <w:rPrChange w:id="2529" w:author="Alicia" w:date="2016-05-11T11:58:00Z">
                  <w:rPr>
                    <w:del w:id="2530" w:author="Alicia" w:date="2016-05-16T16:37:00Z"/>
                    <w:rFonts w:ascii="Times New Roman" w:hAnsi="Times New Roman" w:cs="Times New Roman"/>
                    <w:sz w:val="24"/>
                    <w:szCs w:val="24"/>
                    <w:lang w:val="de-DE"/>
                  </w:rPr>
                </w:rPrChange>
              </w:rPr>
              <w:pPrChange w:id="2531" w:author="Alicia" w:date="2016-05-03T14:52:00Z">
                <w:pPr>
                  <w:tabs>
                    <w:tab w:val="decimal" w:pos="586"/>
                  </w:tabs>
                  <w:spacing w:after="0" w:line="240" w:lineRule="auto"/>
                </w:pPr>
              </w:pPrChange>
            </w:pPr>
            <w:del w:id="2532" w:author="Alicia" w:date="2016-05-16T16:37:00Z">
              <w:r w:rsidRPr="00AA07B4" w:rsidDel="006E5FF5">
                <w:rPr>
                  <w:rFonts w:ascii="Times New Roman" w:hAnsi="Times New Roman" w:cs="Times New Roman"/>
                  <w:sz w:val="24"/>
                  <w:szCs w:val="24"/>
                  <w:lang w:val="en-US"/>
                  <w:rPrChange w:id="2533" w:author="Alicia" w:date="2016-05-11T11:58:00Z">
                    <w:rPr>
                      <w:rFonts w:ascii="Times New Roman" w:hAnsi="Times New Roman" w:cs="Times New Roman"/>
                      <w:sz w:val="24"/>
                      <w:szCs w:val="24"/>
                      <w:lang w:val="de-DE"/>
                    </w:rPr>
                  </w:rPrChange>
                </w:rPr>
                <w:delText>0.06</w:delText>
              </w:r>
            </w:del>
          </w:p>
        </w:tc>
        <w:tc>
          <w:tcPr>
            <w:tcW w:w="284" w:type="dxa"/>
            <w:tcBorders>
              <w:top w:val="nil"/>
              <w:left w:val="nil"/>
              <w:bottom w:val="nil"/>
              <w:right w:val="nil"/>
            </w:tcBorders>
            <w:vAlign w:val="center"/>
          </w:tcPr>
          <w:p w14:paraId="4C7A5C5E" w14:textId="234A277E" w:rsidR="008C2A32" w:rsidRPr="00AA07B4" w:rsidDel="006E5FF5" w:rsidRDefault="008C2A32">
            <w:pPr>
              <w:rPr>
                <w:del w:id="2534" w:author="Alicia" w:date="2016-05-16T16:37:00Z"/>
                <w:rFonts w:ascii="Times New Roman" w:hAnsi="Times New Roman" w:cs="Times New Roman"/>
                <w:sz w:val="24"/>
                <w:szCs w:val="24"/>
                <w:lang w:val="en-US"/>
                <w:rPrChange w:id="2535" w:author="Alicia" w:date="2016-05-11T11:58:00Z">
                  <w:rPr>
                    <w:del w:id="2536" w:author="Alicia" w:date="2016-05-16T16:37:00Z"/>
                    <w:rFonts w:ascii="Times New Roman" w:hAnsi="Times New Roman" w:cs="Times New Roman"/>
                    <w:sz w:val="24"/>
                    <w:szCs w:val="24"/>
                    <w:lang w:val="de-DE"/>
                  </w:rPr>
                </w:rPrChange>
              </w:rPr>
              <w:pPrChange w:id="2537" w:author="Alicia" w:date="2016-05-03T14:52:00Z">
                <w:pPr>
                  <w:tabs>
                    <w:tab w:val="decimal" w:pos="586"/>
                  </w:tabs>
                  <w:spacing w:after="0" w:line="240" w:lineRule="auto"/>
                </w:pPr>
              </w:pPrChange>
            </w:pPr>
          </w:p>
        </w:tc>
        <w:tc>
          <w:tcPr>
            <w:tcW w:w="1134" w:type="dxa"/>
            <w:tcBorders>
              <w:top w:val="nil"/>
              <w:left w:val="nil"/>
              <w:bottom w:val="nil"/>
              <w:right w:val="nil"/>
            </w:tcBorders>
            <w:vAlign w:val="center"/>
          </w:tcPr>
          <w:p w14:paraId="0D366967" w14:textId="6ED9D467" w:rsidR="008C2A32" w:rsidRPr="00AA07B4" w:rsidDel="006E5FF5" w:rsidRDefault="008C2A32">
            <w:pPr>
              <w:rPr>
                <w:del w:id="2538" w:author="Alicia" w:date="2016-05-16T16:37:00Z"/>
                <w:rFonts w:ascii="Times New Roman" w:hAnsi="Times New Roman" w:cs="Times New Roman"/>
                <w:sz w:val="24"/>
                <w:szCs w:val="24"/>
                <w:lang w:val="en-US"/>
                <w:rPrChange w:id="2539" w:author="Alicia" w:date="2016-05-11T11:58:00Z">
                  <w:rPr>
                    <w:del w:id="2540" w:author="Alicia" w:date="2016-05-16T16:37:00Z"/>
                    <w:rFonts w:ascii="Times New Roman" w:hAnsi="Times New Roman" w:cs="Times New Roman"/>
                    <w:sz w:val="24"/>
                    <w:szCs w:val="24"/>
                    <w:lang w:val="de-DE"/>
                  </w:rPr>
                </w:rPrChange>
              </w:rPr>
              <w:pPrChange w:id="2541" w:author="Alicia" w:date="2016-05-03T14:52:00Z">
                <w:pPr>
                  <w:tabs>
                    <w:tab w:val="decimal" w:pos="586"/>
                  </w:tabs>
                  <w:spacing w:after="0" w:line="240" w:lineRule="auto"/>
                </w:pPr>
              </w:pPrChange>
            </w:pPr>
            <w:del w:id="2542" w:author="Alicia" w:date="2016-05-16T16:37:00Z">
              <w:r w:rsidRPr="00AA07B4" w:rsidDel="006E5FF5">
                <w:rPr>
                  <w:rFonts w:ascii="Times New Roman" w:hAnsi="Times New Roman" w:cs="Times New Roman"/>
                  <w:sz w:val="24"/>
                  <w:szCs w:val="24"/>
                  <w:lang w:val="en-US"/>
                  <w:rPrChange w:id="2543" w:author="Alicia" w:date="2016-05-11T11:58:00Z">
                    <w:rPr>
                      <w:rFonts w:ascii="Times New Roman" w:hAnsi="Times New Roman" w:cs="Times New Roman"/>
                      <w:sz w:val="24"/>
                      <w:szCs w:val="24"/>
                      <w:lang w:val="de-DE"/>
                    </w:rPr>
                  </w:rPrChange>
                </w:rPr>
                <w:delText>0.34***</w:delText>
              </w:r>
            </w:del>
          </w:p>
        </w:tc>
        <w:tc>
          <w:tcPr>
            <w:tcW w:w="1134" w:type="dxa"/>
            <w:tcBorders>
              <w:top w:val="nil"/>
              <w:left w:val="nil"/>
              <w:bottom w:val="nil"/>
              <w:right w:val="nil"/>
            </w:tcBorders>
            <w:vAlign w:val="center"/>
          </w:tcPr>
          <w:p w14:paraId="7B76536E" w14:textId="35B66622" w:rsidR="008C2A32" w:rsidRPr="00AA07B4" w:rsidDel="006E5FF5" w:rsidRDefault="008C2A32">
            <w:pPr>
              <w:rPr>
                <w:del w:id="2544" w:author="Alicia" w:date="2016-05-16T16:37:00Z"/>
                <w:rFonts w:ascii="Times New Roman" w:hAnsi="Times New Roman" w:cs="Times New Roman"/>
                <w:sz w:val="24"/>
                <w:szCs w:val="24"/>
                <w:lang w:val="en-US"/>
                <w:rPrChange w:id="2545" w:author="Alicia" w:date="2016-05-11T11:58:00Z">
                  <w:rPr>
                    <w:del w:id="2546" w:author="Alicia" w:date="2016-05-16T16:37:00Z"/>
                    <w:rFonts w:ascii="Times New Roman" w:hAnsi="Times New Roman" w:cs="Times New Roman"/>
                    <w:sz w:val="24"/>
                    <w:szCs w:val="24"/>
                    <w:lang w:val="de-DE"/>
                  </w:rPr>
                </w:rPrChange>
              </w:rPr>
              <w:pPrChange w:id="2547" w:author="Alicia" w:date="2016-05-03T14:52:00Z">
                <w:pPr>
                  <w:tabs>
                    <w:tab w:val="decimal" w:pos="586"/>
                  </w:tabs>
                  <w:spacing w:after="0" w:line="240" w:lineRule="auto"/>
                </w:pPr>
              </w:pPrChange>
            </w:pPr>
            <w:del w:id="2548" w:author="Alicia" w:date="2016-05-16T16:37:00Z">
              <w:r w:rsidRPr="00AA07B4" w:rsidDel="006E5FF5">
                <w:rPr>
                  <w:rFonts w:ascii="Times New Roman" w:hAnsi="Times New Roman" w:cs="Times New Roman"/>
                  <w:sz w:val="24"/>
                  <w:szCs w:val="24"/>
                  <w:lang w:val="en-US"/>
                  <w:rPrChange w:id="2549" w:author="Alicia" w:date="2016-05-11T11:58:00Z">
                    <w:rPr>
                      <w:rFonts w:ascii="Times New Roman" w:hAnsi="Times New Roman" w:cs="Times New Roman"/>
                      <w:sz w:val="24"/>
                      <w:szCs w:val="24"/>
                      <w:lang w:val="de-DE"/>
                    </w:rPr>
                  </w:rPrChange>
                </w:rPr>
                <w:delText>0.49***</w:delText>
              </w:r>
            </w:del>
          </w:p>
        </w:tc>
        <w:tc>
          <w:tcPr>
            <w:tcW w:w="276" w:type="dxa"/>
            <w:tcBorders>
              <w:top w:val="nil"/>
              <w:left w:val="nil"/>
              <w:bottom w:val="nil"/>
              <w:right w:val="nil"/>
            </w:tcBorders>
            <w:vAlign w:val="center"/>
          </w:tcPr>
          <w:p w14:paraId="056B99F3" w14:textId="317903CA" w:rsidR="008C2A32" w:rsidRPr="00AA07B4" w:rsidDel="006E5FF5" w:rsidRDefault="008C2A32">
            <w:pPr>
              <w:rPr>
                <w:del w:id="2550" w:author="Alicia" w:date="2016-05-16T16:37:00Z"/>
                <w:rFonts w:ascii="Times New Roman" w:hAnsi="Times New Roman" w:cs="Times New Roman"/>
                <w:sz w:val="24"/>
                <w:szCs w:val="24"/>
                <w:lang w:val="en-US"/>
                <w:rPrChange w:id="2551" w:author="Alicia" w:date="2016-05-11T11:58:00Z">
                  <w:rPr>
                    <w:del w:id="2552" w:author="Alicia" w:date="2016-05-16T16:37:00Z"/>
                    <w:rFonts w:ascii="Times New Roman" w:hAnsi="Times New Roman" w:cs="Times New Roman"/>
                    <w:sz w:val="24"/>
                    <w:szCs w:val="24"/>
                    <w:lang w:val="de-DE"/>
                  </w:rPr>
                </w:rPrChange>
              </w:rPr>
              <w:pPrChange w:id="2553" w:author="Alicia" w:date="2016-05-03T14:52:00Z">
                <w:pPr>
                  <w:tabs>
                    <w:tab w:val="decimal" w:pos="586"/>
                  </w:tabs>
                  <w:spacing w:after="0" w:line="240" w:lineRule="auto"/>
                </w:pPr>
              </w:pPrChange>
            </w:pPr>
          </w:p>
        </w:tc>
        <w:tc>
          <w:tcPr>
            <w:tcW w:w="999" w:type="dxa"/>
            <w:tcBorders>
              <w:top w:val="nil"/>
              <w:left w:val="nil"/>
              <w:bottom w:val="nil"/>
              <w:right w:val="nil"/>
            </w:tcBorders>
            <w:vAlign w:val="center"/>
          </w:tcPr>
          <w:p w14:paraId="0BFDC3D7" w14:textId="68628E4A" w:rsidR="008C2A32" w:rsidRPr="00AA07B4" w:rsidDel="006E5FF5" w:rsidRDefault="008C2A32">
            <w:pPr>
              <w:rPr>
                <w:del w:id="2554" w:author="Alicia" w:date="2016-05-16T16:37:00Z"/>
                <w:rFonts w:ascii="Times New Roman" w:hAnsi="Times New Roman" w:cs="Times New Roman"/>
                <w:sz w:val="24"/>
                <w:szCs w:val="24"/>
                <w:lang w:val="en-US"/>
                <w:rPrChange w:id="2555" w:author="Alicia" w:date="2016-05-11T11:58:00Z">
                  <w:rPr>
                    <w:del w:id="2556" w:author="Alicia" w:date="2016-05-16T16:37:00Z"/>
                    <w:rFonts w:ascii="Times New Roman" w:hAnsi="Times New Roman" w:cs="Times New Roman"/>
                    <w:sz w:val="24"/>
                    <w:szCs w:val="24"/>
                    <w:lang w:val="de-DE"/>
                  </w:rPr>
                </w:rPrChange>
              </w:rPr>
              <w:pPrChange w:id="2557" w:author="Alicia" w:date="2016-05-03T14:52:00Z">
                <w:pPr>
                  <w:tabs>
                    <w:tab w:val="decimal" w:pos="586"/>
                  </w:tabs>
                  <w:spacing w:after="0" w:line="240" w:lineRule="auto"/>
                </w:pPr>
              </w:pPrChange>
            </w:pPr>
            <w:del w:id="2558" w:author="Alicia" w:date="2016-05-16T16:37:00Z">
              <w:r w:rsidRPr="00AA07B4" w:rsidDel="006E5FF5">
                <w:rPr>
                  <w:rFonts w:ascii="Times New Roman" w:hAnsi="Times New Roman" w:cs="Times New Roman"/>
                  <w:sz w:val="24"/>
                  <w:szCs w:val="24"/>
                  <w:lang w:val="en-US"/>
                  <w:rPrChange w:id="2559" w:author="Alicia" w:date="2016-05-11T11:58:00Z">
                    <w:rPr>
                      <w:rFonts w:ascii="Times New Roman" w:hAnsi="Times New Roman" w:cs="Times New Roman"/>
                      <w:sz w:val="24"/>
                      <w:szCs w:val="24"/>
                      <w:lang w:val="de-DE"/>
                    </w:rPr>
                  </w:rPrChange>
                </w:rPr>
                <w:delText xml:space="preserve">-0.18 </w:delText>
              </w:r>
              <w:r w:rsidRPr="00AA07B4" w:rsidDel="006E5FF5">
                <w:rPr>
                  <w:rFonts w:ascii="Times New Roman" w:hAnsi="Times New Roman" w:cs="Times New Roman"/>
                  <w:sz w:val="18"/>
                  <w:szCs w:val="18"/>
                  <w:lang w:val="en-US"/>
                  <w:rPrChange w:id="2560" w:author="Alicia" w:date="2016-05-11T11:58:00Z">
                    <w:rPr>
                      <w:rFonts w:ascii="Times New Roman" w:hAnsi="Times New Roman" w:cs="Times New Roman"/>
                      <w:sz w:val="18"/>
                      <w:szCs w:val="18"/>
                      <w:lang w:val="de-DE"/>
                    </w:rPr>
                  </w:rPrChange>
                </w:rPr>
                <w:delText>•</w:delText>
              </w:r>
            </w:del>
          </w:p>
        </w:tc>
        <w:tc>
          <w:tcPr>
            <w:tcW w:w="1134" w:type="dxa"/>
            <w:tcBorders>
              <w:top w:val="nil"/>
              <w:left w:val="nil"/>
              <w:bottom w:val="nil"/>
              <w:right w:val="nil"/>
            </w:tcBorders>
            <w:vAlign w:val="center"/>
          </w:tcPr>
          <w:p w14:paraId="214ECA4D" w14:textId="27F98F6A" w:rsidR="008C2A32" w:rsidRPr="00AA07B4" w:rsidDel="006E5FF5" w:rsidRDefault="008C2A32">
            <w:pPr>
              <w:rPr>
                <w:del w:id="2561" w:author="Alicia" w:date="2016-05-16T16:37:00Z"/>
                <w:rFonts w:ascii="Times New Roman" w:hAnsi="Times New Roman" w:cs="Times New Roman"/>
                <w:sz w:val="24"/>
                <w:szCs w:val="24"/>
                <w:lang w:val="en-US"/>
                <w:rPrChange w:id="2562" w:author="Alicia" w:date="2016-05-11T11:58:00Z">
                  <w:rPr>
                    <w:del w:id="2563" w:author="Alicia" w:date="2016-05-16T16:37:00Z"/>
                    <w:rFonts w:ascii="Times New Roman" w:hAnsi="Times New Roman" w:cs="Times New Roman"/>
                    <w:sz w:val="24"/>
                    <w:szCs w:val="24"/>
                    <w:lang w:val="de-DE"/>
                  </w:rPr>
                </w:rPrChange>
              </w:rPr>
              <w:pPrChange w:id="2564" w:author="Alicia" w:date="2016-05-03T14:52:00Z">
                <w:pPr>
                  <w:tabs>
                    <w:tab w:val="decimal" w:pos="586"/>
                  </w:tabs>
                  <w:spacing w:after="0" w:line="240" w:lineRule="auto"/>
                </w:pPr>
              </w:pPrChange>
            </w:pPr>
            <w:del w:id="2565" w:author="Alicia" w:date="2016-05-16T16:37:00Z">
              <w:r w:rsidRPr="00AA07B4" w:rsidDel="006E5FF5">
                <w:rPr>
                  <w:rFonts w:ascii="Times New Roman" w:hAnsi="Times New Roman" w:cs="Times New Roman"/>
                  <w:sz w:val="24"/>
                  <w:szCs w:val="24"/>
                  <w:lang w:val="en-US"/>
                  <w:rPrChange w:id="2566" w:author="Alicia" w:date="2016-05-11T11:58:00Z">
                    <w:rPr>
                      <w:rFonts w:ascii="Times New Roman" w:hAnsi="Times New Roman" w:cs="Times New Roman"/>
                      <w:sz w:val="24"/>
                      <w:szCs w:val="24"/>
                      <w:lang w:val="de-DE"/>
                    </w:rPr>
                  </w:rPrChange>
                </w:rPr>
                <w:delText>-0.62***</w:delText>
              </w:r>
            </w:del>
          </w:p>
        </w:tc>
        <w:tc>
          <w:tcPr>
            <w:tcW w:w="284" w:type="dxa"/>
            <w:tcBorders>
              <w:top w:val="nil"/>
              <w:left w:val="nil"/>
              <w:bottom w:val="nil"/>
              <w:right w:val="nil"/>
            </w:tcBorders>
            <w:vAlign w:val="center"/>
          </w:tcPr>
          <w:p w14:paraId="66B3B27A" w14:textId="2BFFA9E1" w:rsidR="008C2A32" w:rsidRPr="00AA07B4" w:rsidDel="006E5FF5" w:rsidRDefault="008C2A32">
            <w:pPr>
              <w:rPr>
                <w:del w:id="2567" w:author="Alicia" w:date="2016-05-16T16:37:00Z"/>
                <w:rFonts w:ascii="Times New Roman" w:hAnsi="Times New Roman" w:cs="Times New Roman"/>
                <w:sz w:val="24"/>
                <w:szCs w:val="24"/>
                <w:lang w:val="en-US"/>
                <w:rPrChange w:id="2568" w:author="Alicia" w:date="2016-05-11T11:58:00Z">
                  <w:rPr>
                    <w:del w:id="2569" w:author="Alicia" w:date="2016-05-16T16:37:00Z"/>
                    <w:rFonts w:ascii="Times New Roman" w:hAnsi="Times New Roman" w:cs="Times New Roman"/>
                    <w:sz w:val="24"/>
                    <w:szCs w:val="24"/>
                    <w:lang w:val="de-DE"/>
                  </w:rPr>
                </w:rPrChange>
              </w:rPr>
              <w:pPrChange w:id="2570" w:author="Alicia" w:date="2016-05-03T14:52:00Z">
                <w:pPr>
                  <w:tabs>
                    <w:tab w:val="decimal" w:pos="586"/>
                  </w:tabs>
                  <w:spacing w:after="0" w:line="240" w:lineRule="auto"/>
                </w:pPr>
              </w:pPrChange>
            </w:pPr>
          </w:p>
        </w:tc>
        <w:tc>
          <w:tcPr>
            <w:tcW w:w="992" w:type="dxa"/>
            <w:tcBorders>
              <w:top w:val="nil"/>
              <w:left w:val="nil"/>
              <w:bottom w:val="nil"/>
              <w:right w:val="nil"/>
            </w:tcBorders>
            <w:vAlign w:val="center"/>
          </w:tcPr>
          <w:p w14:paraId="16D2EF9A" w14:textId="0A24E473" w:rsidR="008C2A32" w:rsidRPr="00AA07B4" w:rsidDel="006E5FF5" w:rsidRDefault="008C2A32">
            <w:pPr>
              <w:rPr>
                <w:del w:id="2571" w:author="Alicia" w:date="2016-05-16T16:37:00Z"/>
                <w:rFonts w:ascii="Times New Roman" w:hAnsi="Times New Roman" w:cs="Times New Roman"/>
                <w:sz w:val="24"/>
                <w:szCs w:val="24"/>
                <w:lang w:val="en-US"/>
                <w:rPrChange w:id="2572" w:author="Alicia" w:date="2016-05-11T11:58:00Z">
                  <w:rPr>
                    <w:del w:id="2573" w:author="Alicia" w:date="2016-05-16T16:37:00Z"/>
                    <w:rFonts w:ascii="Times New Roman" w:hAnsi="Times New Roman" w:cs="Times New Roman"/>
                    <w:sz w:val="24"/>
                    <w:szCs w:val="24"/>
                    <w:lang w:val="de-DE"/>
                  </w:rPr>
                </w:rPrChange>
              </w:rPr>
              <w:pPrChange w:id="2574" w:author="Alicia" w:date="2016-05-03T14:52:00Z">
                <w:pPr>
                  <w:tabs>
                    <w:tab w:val="decimal" w:pos="586"/>
                  </w:tabs>
                  <w:spacing w:after="0" w:line="240" w:lineRule="auto"/>
                </w:pPr>
              </w:pPrChange>
            </w:pPr>
            <w:del w:id="2575" w:author="Alicia" w:date="2016-05-16T16:37:00Z">
              <w:r w:rsidRPr="00AA07B4" w:rsidDel="006E5FF5">
                <w:rPr>
                  <w:rFonts w:ascii="Times New Roman" w:hAnsi="Times New Roman" w:cs="Times New Roman"/>
                  <w:sz w:val="24"/>
                  <w:szCs w:val="24"/>
                  <w:lang w:val="en-US"/>
                  <w:rPrChange w:id="2576" w:author="Alicia" w:date="2016-05-11T11:58:00Z">
                    <w:rPr>
                      <w:rFonts w:ascii="Times New Roman" w:hAnsi="Times New Roman" w:cs="Times New Roman"/>
                      <w:sz w:val="24"/>
                      <w:szCs w:val="24"/>
                      <w:lang w:val="de-DE"/>
                    </w:rPr>
                  </w:rPrChange>
                </w:rPr>
                <w:delText>-0.26*</w:delText>
              </w:r>
            </w:del>
          </w:p>
        </w:tc>
        <w:tc>
          <w:tcPr>
            <w:tcW w:w="851" w:type="dxa"/>
            <w:tcBorders>
              <w:top w:val="nil"/>
              <w:left w:val="nil"/>
              <w:bottom w:val="nil"/>
              <w:right w:val="nil"/>
            </w:tcBorders>
            <w:vAlign w:val="center"/>
          </w:tcPr>
          <w:p w14:paraId="353EB565" w14:textId="445CBCBC" w:rsidR="008C2A32" w:rsidRPr="00AA07B4" w:rsidDel="006E5FF5" w:rsidRDefault="008C2A32">
            <w:pPr>
              <w:rPr>
                <w:del w:id="2577" w:author="Alicia" w:date="2016-05-16T16:37:00Z"/>
                <w:rFonts w:ascii="Times New Roman" w:hAnsi="Times New Roman" w:cs="Times New Roman"/>
                <w:sz w:val="24"/>
                <w:szCs w:val="24"/>
                <w:lang w:val="en-US"/>
                <w:rPrChange w:id="2578" w:author="Alicia" w:date="2016-05-11T11:58:00Z">
                  <w:rPr>
                    <w:del w:id="2579" w:author="Alicia" w:date="2016-05-16T16:37:00Z"/>
                    <w:rFonts w:ascii="Times New Roman" w:hAnsi="Times New Roman" w:cs="Times New Roman"/>
                    <w:sz w:val="24"/>
                    <w:szCs w:val="24"/>
                    <w:lang w:val="de-DE"/>
                  </w:rPr>
                </w:rPrChange>
              </w:rPr>
              <w:pPrChange w:id="2580" w:author="Alicia" w:date="2016-05-03T14:52:00Z">
                <w:pPr>
                  <w:tabs>
                    <w:tab w:val="decimal" w:pos="586"/>
                  </w:tabs>
                  <w:spacing w:after="0" w:line="240" w:lineRule="auto"/>
                </w:pPr>
              </w:pPrChange>
            </w:pPr>
            <w:del w:id="2581" w:author="Alicia" w:date="2016-05-16T16:37:00Z">
              <w:r w:rsidRPr="00AA07B4" w:rsidDel="006E5FF5">
                <w:rPr>
                  <w:rFonts w:ascii="Times New Roman" w:hAnsi="Times New Roman" w:cs="Times New Roman"/>
                  <w:sz w:val="24"/>
                  <w:szCs w:val="24"/>
                  <w:lang w:val="en-US"/>
                  <w:rPrChange w:id="2582" w:author="Alicia" w:date="2016-05-11T11:58:00Z">
                    <w:rPr>
                      <w:rFonts w:ascii="Times New Roman" w:hAnsi="Times New Roman" w:cs="Times New Roman"/>
                      <w:sz w:val="24"/>
                      <w:szCs w:val="24"/>
                      <w:lang w:val="de-DE"/>
                    </w:rPr>
                  </w:rPrChange>
                </w:rPr>
                <w:delText>-0.17</w:delText>
              </w:r>
            </w:del>
          </w:p>
        </w:tc>
        <w:tc>
          <w:tcPr>
            <w:tcW w:w="283" w:type="dxa"/>
            <w:tcBorders>
              <w:top w:val="nil"/>
              <w:left w:val="nil"/>
              <w:bottom w:val="nil"/>
              <w:right w:val="nil"/>
            </w:tcBorders>
            <w:vAlign w:val="center"/>
          </w:tcPr>
          <w:p w14:paraId="41C1C459" w14:textId="34C1518A" w:rsidR="008C2A32" w:rsidRPr="00AA07B4" w:rsidDel="006E5FF5" w:rsidRDefault="008C2A32">
            <w:pPr>
              <w:rPr>
                <w:del w:id="2583" w:author="Alicia" w:date="2016-05-16T16:37:00Z"/>
                <w:rFonts w:ascii="Times New Roman" w:hAnsi="Times New Roman" w:cs="Times New Roman"/>
                <w:sz w:val="24"/>
                <w:szCs w:val="24"/>
                <w:lang w:val="en-US"/>
                <w:rPrChange w:id="2584" w:author="Alicia" w:date="2016-05-11T11:58:00Z">
                  <w:rPr>
                    <w:del w:id="2585" w:author="Alicia" w:date="2016-05-16T16:37:00Z"/>
                    <w:rFonts w:ascii="Times New Roman" w:hAnsi="Times New Roman" w:cs="Times New Roman"/>
                    <w:sz w:val="24"/>
                    <w:szCs w:val="24"/>
                    <w:lang w:val="de-DE"/>
                  </w:rPr>
                </w:rPrChange>
              </w:rPr>
              <w:pPrChange w:id="2586" w:author="Alicia" w:date="2016-05-03T14:52:00Z">
                <w:pPr>
                  <w:tabs>
                    <w:tab w:val="decimal" w:pos="586"/>
                  </w:tabs>
                  <w:spacing w:after="0" w:line="240" w:lineRule="auto"/>
                </w:pPr>
              </w:pPrChange>
            </w:pPr>
          </w:p>
        </w:tc>
        <w:tc>
          <w:tcPr>
            <w:tcW w:w="1134" w:type="dxa"/>
            <w:tcBorders>
              <w:top w:val="nil"/>
              <w:left w:val="nil"/>
              <w:bottom w:val="nil"/>
              <w:right w:val="nil"/>
            </w:tcBorders>
            <w:vAlign w:val="center"/>
          </w:tcPr>
          <w:p w14:paraId="4196704F" w14:textId="7761DB6B" w:rsidR="008C2A32" w:rsidRPr="00AA07B4" w:rsidDel="006E5FF5" w:rsidRDefault="008C2A32">
            <w:pPr>
              <w:rPr>
                <w:del w:id="2587" w:author="Alicia" w:date="2016-05-16T16:37:00Z"/>
                <w:rFonts w:ascii="Times New Roman" w:hAnsi="Times New Roman" w:cs="Times New Roman"/>
                <w:sz w:val="24"/>
                <w:szCs w:val="24"/>
                <w:lang w:val="en-US"/>
                <w:rPrChange w:id="2588" w:author="Alicia" w:date="2016-05-11T11:58:00Z">
                  <w:rPr>
                    <w:del w:id="2589" w:author="Alicia" w:date="2016-05-16T16:37:00Z"/>
                    <w:rFonts w:ascii="Times New Roman" w:hAnsi="Times New Roman" w:cs="Times New Roman"/>
                    <w:sz w:val="24"/>
                    <w:szCs w:val="24"/>
                    <w:lang w:val="de-DE"/>
                  </w:rPr>
                </w:rPrChange>
              </w:rPr>
              <w:pPrChange w:id="2590" w:author="Alicia" w:date="2016-05-03T14:52:00Z">
                <w:pPr>
                  <w:tabs>
                    <w:tab w:val="decimal" w:pos="586"/>
                  </w:tabs>
                  <w:spacing w:after="0" w:line="240" w:lineRule="auto"/>
                </w:pPr>
              </w:pPrChange>
            </w:pPr>
            <w:del w:id="2591" w:author="Alicia" w:date="2016-05-16T16:37:00Z">
              <w:r w:rsidRPr="00AA07B4" w:rsidDel="006E5FF5">
                <w:rPr>
                  <w:rFonts w:ascii="Times New Roman" w:hAnsi="Times New Roman" w:cs="Times New Roman"/>
                  <w:sz w:val="24"/>
                  <w:szCs w:val="24"/>
                  <w:lang w:val="en-US"/>
                  <w:rPrChange w:id="2592" w:author="Alicia" w:date="2016-05-11T11:58:00Z">
                    <w:rPr>
                      <w:rFonts w:ascii="Times New Roman" w:hAnsi="Times New Roman" w:cs="Times New Roman"/>
                      <w:sz w:val="24"/>
                      <w:szCs w:val="24"/>
                      <w:lang w:val="de-DE"/>
                    </w:rPr>
                  </w:rPrChange>
                </w:rPr>
                <w:delText>0.46***</w:delText>
              </w:r>
            </w:del>
          </w:p>
        </w:tc>
        <w:tc>
          <w:tcPr>
            <w:tcW w:w="1064" w:type="dxa"/>
            <w:tcBorders>
              <w:top w:val="nil"/>
              <w:left w:val="nil"/>
              <w:bottom w:val="nil"/>
              <w:right w:val="nil"/>
            </w:tcBorders>
            <w:vAlign w:val="center"/>
          </w:tcPr>
          <w:p w14:paraId="435F68B5" w14:textId="002B923C" w:rsidR="008C2A32" w:rsidRPr="00AA07B4" w:rsidDel="006E5FF5" w:rsidRDefault="008C2A32">
            <w:pPr>
              <w:rPr>
                <w:del w:id="2593" w:author="Alicia" w:date="2016-05-16T16:37:00Z"/>
                <w:rFonts w:ascii="Times New Roman" w:hAnsi="Times New Roman" w:cs="Times New Roman"/>
                <w:sz w:val="24"/>
                <w:szCs w:val="24"/>
                <w:lang w:val="en-US"/>
                <w:rPrChange w:id="2594" w:author="Alicia" w:date="2016-05-11T11:58:00Z">
                  <w:rPr>
                    <w:del w:id="2595" w:author="Alicia" w:date="2016-05-16T16:37:00Z"/>
                    <w:rFonts w:ascii="Times New Roman" w:hAnsi="Times New Roman" w:cs="Times New Roman"/>
                    <w:sz w:val="24"/>
                    <w:szCs w:val="24"/>
                    <w:lang w:val="de-DE"/>
                  </w:rPr>
                </w:rPrChange>
              </w:rPr>
              <w:pPrChange w:id="2596" w:author="Alicia" w:date="2016-05-03T14:52:00Z">
                <w:pPr>
                  <w:tabs>
                    <w:tab w:val="decimal" w:pos="586"/>
                  </w:tabs>
                  <w:spacing w:after="0" w:line="240" w:lineRule="auto"/>
                </w:pPr>
              </w:pPrChange>
            </w:pPr>
            <w:del w:id="2597" w:author="Alicia" w:date="2016-05-16T16:37:00Z">
              <w:r w:rsidRPr="00AA07B4" w:rsidDel="006E5FF5">
                <w:rPr>
                  <w:rFonts w:ascii="Times New Roman" w:hAnsi="Times New Roman" w:cs="Times New Roman"/>
                  <w:sz w:val="24"/>
                  <w:szCs w:val="24"/>
                  <w:lang w:val="en-US"/>
                  <w:rPrChange w:id="2598" w:author="Alicia" w:date="2016-05-11T11:58:00Z">
                    <w:rPr>
                      <w:rFonts w:ascii="Times New Roman" w:hAnsi="Times New Roman" w:cs="Times New Roman"/>
                      <w:sz w:val="24"/>
                      <w:szCs w:val="24"/>
                      <w:lang w:val="de-DE"/>
                    </w:rPr>
                  </w:rPrChange>
                </w:rPr>
                <w:delText>0.25***</w:delText>
              </w:r>
            </w:del>
          </w:p>
        </w:tc>
        <w:tc>
          <w:tcPr>
            <w:tcW w:w="236" w:type="dxa"/>
            <w:tcBorders>
              <w:top w:val="nil"/>
              <w:left w:val="nil"/>
              <w:bottom w:val="nil"/>
              <w:right w:val="nil"/>
            </w:tcBorders>
            <w:vAlign w:val="center"/>
          </w:tcPr>
          <w:p w14:paraId="3E40B1B5" w14:textId="2295ACBD" w:rsidR="008C2A32" w:rsidRPr="00AA07B4" w:rsidDel="006E5FF5" w:rsidRDefault="008C2A32">
            <w:pPr>
              <w:rPr>
                <w:del w:id="2599" w:author="Alicia" w:date="2016-05-16T16:37:00Z"/>
                <w:rFonts w:ascii="Times New Roman" w:hAnsi="Times New Roman" w:cs="Times New Roman"/>
                <w:sz w:val="24"/>
                <w:szCs w:val="24"/>
                <w:lang w:val="en-US"/>
                <w:rPrChange w:id="2600" w:author="Alicia" w:date="2016-05-11T11:58:00Z">
                  <w:rPr>
                    <w:del w:id="2601" w:author="Alicia" w:date="2016-05-16T16:37:00Z"/>
                    <w:rFonts w:ascii="Times New Roman" w:hAnsi="Times New Roman" w:cs="Times New Roman"/>
                    <w:sz w:val="24"/>
                    <w:szCs w:val="24"/>
                    <w:lang w:val="de-DE"/>
                  </w:rPr>
                </w:rPrChange>
              </w:rPr>
              <w:pPrChange w:id="2602" w:author="Alicia" w:date="2016-05-03T14:52:00Z">
                <w:pPr>
                  <w:tabs>
                    <w:tab w:val="decimal" w:pos="586"/>
                  </w:tabs>
                  <w:spacing w:after="0" w:line="240" w:lineRule="auto"/>
                </w:pPr>
              </w:pPrChange>
            </w:pPr>
          </w:p>
        </w:tc>
        <w:tc>
          <w:tcPr>
            <w:tcW w:w="1110" w:type="dxa"/>
            <w:tcBorders>
              <w:top w:val="nil"/>
              <w:left w:val="nil"/>
              <w:bottom w:val="nil"/>
              <w:right w:val="nil"/>
            </w:tcBorders>
            <w:vAlign w:val="center"/>
          </w:tcPr>
          <w:p w14:paraId="52EE514F" w14:textId="63109731" w:rsidR="008C2A32" w:rsidRPr="00AA07B4" w:rsidDel="006E5FF5" w:rsidRDefault="008C2A32">
            <w:pPr>
              <w:rPr>
                <w:del w:id="2603" w:author="Alicia" w:date="2016-05-16T16:37:00Z"/>
                <w:rFonts w:ascii="Times New Roman" w:hAnsi="Times New Roman" w:cs="Times New Roman"/>
                <w:sz w:val="24"/>
                <w:szCs w:val="24"/>
                <w:lang w:val="en-US"/>
                <w:rPrChange w:id="2604" w:author="Alicia" w:date="2016-05-11T11:58:00Z">
                  <w:rPr>
                    <w:del w:id="2605" w:author="Alicia" w:date="2016-05-16T16:37:00Z"/>
                    <w:rFonts w:ascii="Times New Roman" w:hAnsi="Times New Roman" w:cs="Times New Roman"/>
                    <w:sz w:val="24"/>
                    <w:szCs w:val="24"/>
                    <w:lang w:val="de-DE"/>
                  </w:rPr>
                </w:rPrChange>
              </w:rPr>
              <w:pPrChange w:id="2606" w:author="Alicia" w:date="2016-05-03T14:52:00Z">
                <w:pPr>
                  <w:tabs>
                    <w:tab w:val="decimal" w:pos="586"/>
                  </w:tabs>
                  <w:spacing w:after="0" w:line="240" w:lineRule="auto"/>
                </w:pPr>
              </w:pPrChange>
            </w:pPr>
            <w:del w:id="2607" w:author="Alicia" w:date="2016-05-16T16:37:00Z">
              <w:r w:rsidRPr="00AA07B4" w:rsidDel="006E5FF5">
                <w:rPr>
                  <w:rFonts w:ascii="Times New Roman" w:hAnsi="Times New Roman" w:cs="Times New Roman"/>
                  <w:sz w:val="24"/>
                  <w:szCs w:val="24"/>
                  <w:lang w:val="en-US"/>
                  <w:rPrChange w:id="2608" w:author="Alicia" w:date="2016-05-11T11:58:00Z">
                    <w:rPr>
                      <w:rFonts w:ascii="Times New Roman" w:hAnsi="Times New Roman" w:cs="Times New Roman"/>
                      <w:sz w:val="24"/>
                      <w:szCs w:val="24"/>
                      <w:lang w:val="de-DE"/>
                    </w:rPr>
                  </w:rPrChange>
                </w:rPr>
                <w:delText>-0.12</w:delText>
              </w:r>
            </w:del>
          </w:p>
        </w:tc>
        <w:tc>
          <w:tcPr>
            <w:tcW w:w="1134" w:type="dxa"/>
            <w:tcBorders>
              <w:top w:val="nil"/>
              <w:left w:val="nil"/>
              <w:bottom w:val="nil"/>
              <w:right w:val="nil"/>
            </w:tcBorders>
            <w:vAlign w:val="center"/>
          </w:tcPr>
          <w:p w14:paraId="1BB21466" w14:textId="0E851470" w:rsidR="008C2A32" w:rsidRPr="00AA07B4" w:rsidDel="006E5FF5" w:rsidRDefault="008C2A32">
            <w:pPr>
              <w:rPr>
                <w:del w:id="2609" w:author="Alicia" w:date="2016-05-16T16:37:00Z"/>
                <w:rFonts w:ascii="Times New Roman" w:hAnsi="Times New Roman" w:cs="Times New Roman"/>
                <w:sz w:val="24"/>
                <w:szCs w:val="24"/>
                <w:lang w:val="en-US"/>
                <w:rPrChange w:id="2610" w:author="Alicia" w:date="2016-05-11T11:58:00Z">
                  <w:rPr>
                    <w:del w:id="2611" w:author="Alicia" w:date="2016-05-16T16:37:00Z"/>
                    <w:rFonts w:ascii="Times New Roman" w:hAnsi="Times New Roman" w:cs="Times New Roman"/>
                    <w:sz w:val="24"/>
                    <w:szCs w:val="24"/>
                    <w:lang w:val="de-DE"/>
                  </w:rPr>
                </w:rPrChange>
              </w:rPr>
              <w:pPrChange w:id="2612" w:author="Alicia" w:date="2016-05-03T14:52:00Z">
                <w:pPr>
                  <w:tabs>
                    <w:tab w:val="decimal" w:pos="586"/>
                  </w:tabs>
                  <w:spacing w:after="0" w:line="240" w:lineRule="auto"/>
                </w:pPr>
              </w:pPrChange>
            </w:pPr>
            <w:del w:id="2613" w:author="Alicia" w:date="2016-05-16T16:37:00Z">
              <w:r w:rsidRPr="00AA07B4" w:rsidDel="006E5FF5">
                <w:rPr>
                  <w:rFonts w:ascii="Times New Roman" w:hAnsi="Times New Roman" w:cs="Times New Roman"/>
                  <w:sz w:val="24"/>
                  <w:szCs w:val="24"/>
                  <w:lang w:val="en-US"/>
                  <w:rPrChange w:id="2614" w:author="Alicia" w:date="2016-05-11T11:58:00Z">
                    <w:rPr>
                      <w:rFonts w:ascii="Times New Roman" w:hAnsi="Times New Roman" w:cs="Times New Roman"/>
                      <w:sz w:val="24"/>
                      <w:szCs w:val="24"/>
                      <w:lang w:val="de-DE"/>
                    </w:rPr>
                  </w:rPrChange>
                </w:rPr>
                <w:delText>-0.30*</w:delText>
              </w:r>
            </w:del>
          </w:p>
        </w:tc>
      </w:tr>
      <w:tr w:rsidR="008C2A32" w:rsidRPr="00AA07B4" w:rsidDel="006E5FF5" w14:paraId="7BCF5D39" w14:textId="5B055C28" w:rsidTr="008C2A32">
        <w:trPr>
          <w:del w:id="2615" w:author="Alicia" w:date="2016-05-16T16:37:00Z"/>
        </w:trPr>
        <w:tc>
          <w:tcPr>
            <w:tcW w:w="658" w:type="dxa"/>
            <w:tcBorders>
              <w:top w:val="nil"/>
              <w:left w:val="nil"/>
              <w:bottom w:val="nil"/>
              <w:right w:val="nil"/>
            </w:tcBorders>
            <w:vAlign w:val="center"/>
          </w:tcPr>
          <w:p w14:paraId="42E42991" w14:textId="65979244" w:rsidR="008C2A32" w:rsidRPr="00AA07B4" w:rsidDel="006E5FF5" w:rsidRDefault="008C2A32">
            <w:pPr>
              <w:rPr>
                <w:del w:id="2616" w:author="Alicia" w:date="2016-05-16T16:37:00Z"/>
                <w:rFonts w:ascii="Times New Roman" w:hAnsi="Times New Roman" w:cs="Times New Roman"/>
                <w:sz w:val="24"/>
                <w:szCs w:val="24"/>
                <w:lang w:val="en-US"/>
                <w:rPrChange w:id="2617" w:author="Alicia" w:date="2016-05-11T11:58:00Z">
                  <w:rPr>
                    <w:del w:id="2618" w:author="Alicia" w:date="2016-05-16T16:37:00Z"/>
                    <w:rFonts w:ascii="Times New Roman" w:hAnsi="Times New Roman" w:cs="Times New Roman"/>
                    <w:sz w:val="24"/>
                    <w:szCs w:val="24"/>
                    <w:lang w:val="de-DE"/>
                  </w:rPr>
                </w:rPrChange>
              </w:rPr>
              <w:pPrChange w:id="2619" w:author="Alicia" w:date="2016-05-03T14:52:00Z">
                <w:pPr>
                  <w:spacing w:after="0" w:line="240" w:lineRule="auto"/>
                  <w:jc w:val="center"/>
                </w:pPr>
              </w:pPrChange>
            </w:pPr>
            <w:del w:id="2620" w:author="Alicia" w:date="2016-05-16T16:37:00Z">
              <w:r w:rsidRPr="00AA07B4" w:rsidDel="006E5FF5">
                <w:rPr>
                  <w:rFonts w:ascii="Times New Roman" w:hAnsi="Times New Roman" w:cs="Times New Roman"/>
                  <w:sz w:val="24"/>
                  <w:szCs w:val="24"/>
                  <w:lang w:val="en-US"/>
                  <w:rPrChange w:id="2621" w:author="Alicia" w:date="2016-05-11T11:58:00Z">
                    <w:rPr>
                      <w:rFonts w:ascii="Times New Roman" w:hAnsi="Times New Roman" w:cs="Times New Roman"/>
                      <w:sz w:val="24"/>
                      <w:szCs w:val="24"/>
                      <w:lang w:val="de-DE"/>
                    </w:rPr>
                  </w:rPrChange>
                </w:rPr>
                <w:delText>J</w:delText>
              </w:r>
            </w:del>
          </w:p>
        </w:tc>
        <w:tc>
          <w:tcPr>
            <w:tcW w:w="993" w:type="dxa"/>
            <w:tcBorders>
              <w:top w:val="nil"/>
              <w:left w:val="nil"/>
              <w:bottom w:val="nil"/>
              <w:right w:val="nil"/>
            </w:tcBorders>
            <w:vAlign w:val="center"/>
          </w:tcPr>
          <w:p w14:paraId="461B668F" w14:textId="02D32FE5" w:rsidR="008C2A32" w:rsidRPr="00AA07B4" w:rsidDel="006E5FF5" w:rsidRDefault="008C2A32">
            <w:pPr>
              <w:rPr>
                <w:del w:id="2622" w:author="Alicia" w:date="2016-05-16T16:37:00Z"/>
                <w:rFonts w:ascii="Times New Roman" w:hAnsi="Times New Roman" w:cs="Times New Roman"/>
                <w:sz w:val="24"/>
                <w:szCs w:val="24"/>
                <w:lang w:val="en-US"/>
                <w:rPrChange w:id="2623" w:author="Alicia" w:date="2016-05-11T11:58:00Z">
                  <w:rPr>
                    <w:del w:id="2624" w:author="Alicia" w:date="2016-05-16T16:37:00Z"/>
                    <w:rFonts w:ascii="Times New Roman" w:hAnsi="Times New Roman" w:cs="Times New Roman"/>
                    <w:sz w:val="24"/>
                    <w:szCs w:val="24"/>
                    <w:lang w:val="sv-SE"/>
                  </w:rPr>
                </w:rPrChange>
              </w:rPr>
              <w:pPrChange w:id="2625" w:author="Alicia" w:date="2016-05-03T14:52:00Z">
                <w:pPr>
                  <w:tabs>
                    <w:tab w:val="decimal" w:pos="586"/>
                  </w:tabs>
                  <w:spacing w:after="0" w:line="240" w:lineRule="auto"/>
                </w:pPr>
              </w:pPrChange>
            </w:pPr>
            <w:del w:id="2626" w:author="Alicia" w:date="2016-05-16T16:37:00Z">
              <w:r w:rsidRPr="00AA07B4" w:rsidDel="006E5FF5">
                <w:rPr>
                  <w:rFonts w:ascii="Times New Roman" w:hAnsi="Times New Roman" w:cs="Times New Roman"/>
                  <w:sz w:val="24"/>
                  <w:szCs w:val="24"/>
                  <w:lang w:val="en-US"/>
                  <w:rPrChange w:id="2627" w:author="Alicia" w:date="2016-05-11T11:58:00Z">
                    <w:rPr>
                      <w:rFonts w:ascii="Times New Roman" w:hAnsi="Times New Roman" w:cs="Times New Roman"/>
                      <w:sz w:val="24"/>
                      <w:szCs w:val="24"/>
                      <w:lang w:val="sv-SE"/>
                    </w:rPr>
                  </w:rPrChange>
                </w:rPr>
                <w:delText>0.07</w:delText>
              </w:r>
            </w:del>
          </w:p>
        </w:tc>
        <w:tc>
          <w:tcPr>
            <w:tcW w:w="850" w:type="dxa"/>
            <w:tcBorders>
              <w:top w:val="nil"/>
              <w:left w:val="nil"/>
              <w:bottom w:val="nil"/>
              <w:right w:val="nil"/>
            </w:tcBorders>
            <w:vAlign w:val="center"/>
          </w:tcPr>
          <w:p w14:paraId="243A4F59" w14:textId="7AE11AF6" w:rsidR="008C2A32" w:rsidRPr="00AA07B4" w:rsidDel="006E5FF5" w:rsidRDefault="008C2A32">
            <w:pPr>
              <w:rPr>
                <w:del w:id="2628" w:author="Alicia" w:date="2016-05-16T16:37:00Z"/>
                <w:rFonts w:ascii="Times New Roman" w:hAnsi="Times New Roman" w:cs="Times New Roman"/>
                <w:sz w:val="24"/>
                <w:szCs w:val="24"/>
                <w:lang w:val="en-US"/>
                <w:rPrChange w:id="2629" w:author="Alicia" w:date="2016-05-11T11:58:00Z">
                  <w:rPr>
                    <w:del w:id="2630" w:author="Alicia" w:date="2016-05-16T16:37:00Z"/>
                    <w:rFonts w:ascii="Times New Roman" w:hAnsi="Times New Roman" w:cs="Times New Roman"/>
                    <w:sz w:val="24"/>
                    <w:szCs w:val="24"/>
                    <w:lang w:val="sv-SE"/>
                  </w:rPr>
                </w:rPrChange>
              </w:rPr>
              <w:pPrChange w:id="2631" w:author="Alicia" w:date="2016-05-03T14:52:00Z">
                <w:pPr>
                  <w:tabs>
                    <w:tab w:val="decimal" w:pos="586"/>
                  </w:tabs>
                  <w:spacing w:after="0" w:line="240" w:lineRule="auto"/>
                </w:pPr>
              </w:pPrChange>
            </w:pPr>
            <w:del w:id="2632" w:author="Alicia" w:date="2016-05-16T16:37:00Z">
              <w:r w:rsidRPr="00AA07B4" w:rsidDel="006E5FF5">
                <w:rPr>
                  <w:rFonts w:ascii="Times New Roman" w:hAnsi="Times New Roman" w:cs="Times New Roman"/>
                  <w:sz w:val="24"/>
                  <w:szCs w:val="24"/>
                  <w:lang w:val="en-US"/>
                  <w:rPrChange w:id="2633" w:author="Alicia" w:date="2016-05-11T11:58:00Z">
                    <w:rPr>
                      <w:rFonts w:ascii="Times New Roman" w:hAnsi="Times New Roman" w:cs="Times New Roman"/>
                      <w:sz w:val="24"/>
                      <w:szCs w:val="24"/>
                      <w:lang w:val="sv-SE"/>
                    </w:rPr>
                  </w:rPrChange>
                </w:rPr>
                <w:delText>0.05</w:delText>
              </w:r>
            </w:del>
          </w:p>
        </w:tc>
        <w:tc>
          <w:tcPr>
            <w:tcW w:w="284" w:type="dxa"/>
            <w:tcBorders>
              <w:top w:val="nil"/>
              <w:left w:val="nil"/>
              <w:bottom w:val="nil"/>
              <w:right w:val="nil"/>
            </w:tcBorders>
            <w:vAlign w:val="center"/>
          </w:tcPr>
          <w:p w14:paraId="6C02C32D" w14:textId="28D4471B" w:rsidR="008C2A32" w:rsidRPr="00AA07B4" w:rsidDel="006E5FF5" w:rsidRDefault="008C2A32">
            <w:pPr>
              <w:rPr>
                <w:del w:id="2634" w:author="Alicia" w:date="2016-05-16T16:37:00Z"/>
                <w:rFonts w:ascii="Times New Roman" w:hAnsi="Times New Roman" w:cs="Times New Roman"/>
                <w:sz w:val="24"/>
                <w:szCs w:val="24"/>
                <w:lang w:val="en-US"/>
                <w:rPrChange w:id="2635" w:author="Alicia" w:date="2016-05-11T11:58:00Z">
                  <w:rPr>
                    <w:del w:id="2636" w:author="Alicia" w:date="2016-05-16T16:37:00Z"/>
                    <w:rFonts w:ascii="Times New Roman" w:hAnsi="Times New Roman" w:cs="Times New Roman"/>
                    <w:sz w:val="24"/>
                    <w:szCs w:val="24"/>
                    <w:lang w:val="sv-SE"/>
                  </w:rPr>
                </w:rPrChange>
              </w:rPr>
              <w:pPrChange w:id="2637" w:author="Alicia" w:date="2016-05-03T14:52:00Z">
                <w:pPr>
                  <w:tabs>
                    <w:tab w:val="decimal" w:pos="586"/>
                  </w:tabs>
                  <w:spacing w:after="0" w:line="240" w:lineRule="auto"/>
                </w:pPr>
              </w:pPrChange>
            </w:pPr>
          </w:p>
        </w:tc>
        <w:tc>
          <w:tcPr>
            <w:tcW w:w="1134" w:type="dxa"/>
            <w:tcBorders>
              <w:top w:val="nil"/>
              <w:left w:val="nil"/>
              <w:bottom w:val="nil"/>
              <w:right w:val="nil"/>
            </w:tcBorders>
            <w:vAlign w:val="center"/>
          </w:tcPr>
          <w:p w14:paraId="410677E1" w14:textId="72B8AB40" w:rsidR="008C2A32" w:rsidRPr="00AA07B4" w:rsidDel="006E5FF5" w:rsidRDefault="008C2A32">
            <w:pPr>
              <w:rPr>
                <w:del w:id="2638" w:author="Alicia" w:date="2016-05-16T16:37:00Z"/>
                <w:rFonts w:ascii="Times New Roman" w:hAnsi="Times New Roman" w:cs="Times New Roman"/>
                <w:sz w:val="24"/>
                <w:szCs w:val="24"/>
                <w:lang w:val="en-US"/>
                <w:rPrChange w:id="2639" w:author="Alicia" w:date="2016-05-11T11:58:00Z">
                  <w:rPr>
                    <w:del w:id="2640" w:author="Alicia" w:date="2016-05-16T16:37:00Z"/>
                    <w:rFonts w:ascii="Times New Roman" w:hAnsi="Times New Roman" w:cs="Times New Roman"/>
                    <w:sz w:val="24"/>
                    <w:szCs w:val="24"/>
                    <w:lang w:val="sv-SE"/>
                  </w:rPr>
                </w:rPrChange>
              </w:rPr>
              <w:pPrChange w:id="2641" w:author="Alicia" w:date="2016-05-03T14:52:00Z">
                <w:pPr>
                  <w:tabs>
                    <w:tab w:val="decimal" w:pos="586"/>
                  </w:tabs>
                  <w:spacing w:after="0" w:line="240" w:lineRule="auto"/>
                </w:pPr>
              </w:pPrChange>
            </w:pPr>
            <w:del w:id="2642" w:author="Alicia" w:date="2016-05-16T16:37:00Z">
              <w:r w:rsidRPr="00AA07B4" w:rsidDel="006E5FF5">
                <w:rPr>
                  <w:rFonts w:ascii="Times New Roman" w:hAnsi="Times New Roman" w:cs="Times New Roman"/>
                  <w:sz w:val="24"/>
                  <w:szCs w:val="24"/>
                  <w:lang w:val="en-US"/>
                  <w:rPrChange w:id="2643" w:author="Alicia" w:date="2016-05-11T11:58:00Z">
                    <w:rPr>
                      <w:rFonts w:ascii="Times New Roman" w:hAnsi="Times New Roman" w:cs="Times New Roman"/>
                      <w:sz w:val="24"/>
                      <w:szCs w:val="24"/>
                      <w:lang w:val="sv-SE"/>
                    </w:rPr>
                  </w:rPrChange>
                </w:rPr>
                <w:delText>0.29**</w:delText>
              </w:r>
            </w:del>
          </w:p>
        </w:tc>
        <w:tc>
          <w:tcPr>
            <w:tcW w:w="1134" w:type="dxa"/>
            <w:tcBorders>
              <w:top w:val="nil"/>
              <w:left w:val="nil"/>
              <w:bottom w:val="nil"/>
              <w:right w:val="nil"/>
            </w:tcBorders>
            <w:vAlign w:val="center"/>
          </w:tcPr>
          <w:p w14:paraId="3031C72F" w14:textId="318EAB4A" w:rsidR="008C2A32" w:rsidRPr="00AA07B4" w:rsidDel="006E5FF5" w:rsidRDefault="008C2A32">
            <w:pPr>
              <w:rPr>
                <w:del w:id="2644" w:author="Alicia" w:date="2016-05-16T16:37:00Z"/>
                <w:rFonts w:ascii="Times New Roman" w:hAnsi="Times New Roman" w:cs="Times New Roman"/>
                <w:sz w:val="24"/>
                <w:szCs w:val="24"/>
                <w:lang w:val="en-US"/>
                <w:rPrChange w:id="2645" w:author="Alicia" w:date="2016-05-11T11:58:00Z">
                  <w:rPr>
                    <w:del w:id="2646" w:author="Alicia" w:date="2016-05-16T16:37:00Z"/>
                    <w:rFonts w:ascii="Times New Roman" w:hAnsi="Times New Roman" w:cs="Times New Roman"/>
                    <w:sz w:val="24"/>
                    <w:szCs w:val="24"/>
                    <w:lang w:val="sv-SE"/>
                  </w:rPr>
                </w:rPrChange>
              </w:rPr>
              <w:pPrChange w:id="2647" w:author="Alicia" w:date="2016-05-03T14:52:00Z">
                <w:pPr>
                  <w:tabs>
                    <w:tab w:val="decimal" w:pos="586"/>
                  </w:tabs>
                  <w:spacing w:after="0" w:line="240" w:lineRule="auto"/>
                </w:pPr>
              </w:pPrChange>
            </w:pPr>
            <w:del w:id="2648" w:author="Alicia" w:date="2016-05-16T16:37:00Z">
              <w:r w:rsidRPr="00AA07B4" w:rsidDel="006E5FF5">
                <w:rPr>
                  <w:rFonts w:ascii="Times New Roman" w:hAnsi="Times New Roman" w:cs="Times New Roman"/>
                  <w:sz w:val="24"/>
                  <w:szCs w:val="24"/>
                  <w:lang w:val="en-US"/>
                  <w:rPrChange w:id="2649" w:author="Alicia" w:date="2016-05-11T11:58:00Z">
                    <w:rPr>
                      <w:rFonts w:ascii="Times New Roman" w:hAnsi="Times New Roman" w:cs="Times New Roman"/>
                      <w:sz w:val="24"/>
                      <w:szCs w:val="24"/>
                      <w:lang w:val="sv-SE"/>
                    </w:rPr>
                  </w:rPrChange>
                </w:rPr>
                <w:delText>0.23*</w:delText>
              </w:r>
            </w:del>
          </w:p>
        </w:tc>
        <w:tc>
          <w:tcPr>
            <w:tcW w:w="276" w:type="dxa"/>
            <w:tcBorders>
              <w:top w:val="nil"/>
              <w:left w:val="nil"/>
              <w:bottom w:val="nil"/>
              <w:right w:val="nil"/>
            </w:tcBorders>
            <w:vAlign w:val="center"/>
          </w:tcPr>
          <w:p w14:paraId="00B324C1" w14:textId="494E0515" w:rsidR="008C2A32" w:rsidRPr="00AA07B4" w:rsidDel="006E5FF5" w:rsidRDefault="008C2A32">
            <w:pPr>
              <w:rPr>
                <w:del w:id="2650" w:author="Alicia" w:date="2016-05-16T16:37:00Z"/>
                <w:rFonts w:ascii="Times New Roman" w:hAnsi="Times New Roman" w:cs="Times New Roman"/>
                <w:sz w:val="24"/>
                <w:szCs w:val="24"/>
                <w:lang w:val="en-US"/>
                <w:rPrChange w:id="2651" w:author="Alicia" w:date="2016-05-11T11:58:00Z">
                  <w:rPr>
                    <w:del w:id="2652" w:author="Alicia" w:date="2016-05-16T16:37:00Z"/>
                    <w:rFonts w:ascii="Times New Roman" w:hAnsi="Times New Roman" w:cs="Times New Roman"/>
                    <w:sz w:val="24"/>
                    <w:szCs w:val="24"/>
                    <w:lang w:val="sv-SE"/>
                  </w:rPr>
                </w:rPrChange>
              </w:rPr>
              <w:pPrChange w:id="2653" w:author="Alicia" w:date="2016-05-03T14:52:00Z">
                <w:pPr>
                  <w:tabs>
                    <w:tab w:val="decimal" w:pos="586"/>
                  </w:tabs>
                  <w:spacing w:after="0" w:line="240" w:lineRule="auto"/>
                </w:pPr>
              </w:pPrChange>
            </w:pPr>
          </w:p>
        </w:tc>
        <w:tc>
          <w:tcPr>
            <w:tcW w:w="999" w:type="dxa"/>
            <w:tcBorders>
              <w:top w:val="nil"/>
              <w:left w:val="nil"/>
              <w:bottom w:val="nil"/>
              <w:right w:val="nil"/>
            </w:tcBorders>
            <w:vAlign w:val="center"/>
          </w:tcPr>
          <w:p w14:paraId="7395A8F2" w14:textId="5125D03E" w:rsidR="008C2A32" w:rsidRPr="00AA07B4" w:rsidDel="006E5FF5" w:rsidRDefault="008C2A32">
            <w:pPr>
              <w:rPr>
                <w:del w:id="2654" w:author="Alicia" w:date="2016-05-16T16:37:00Z"/>
                <w:rFonts w:ascii="Times New Roman" w:hAnsi="Times New Roman" w:cs="Times New Roman"/>
                <w:sz w:val="24"/>
                <w:szCs w:val="24"/>
                <w:lang w:val="en-US"/>
                <w:rPrChange w:id="2655" w:author="Alicia" w:date="2016-05-11T11:58:00Z">
                  <w:rPr>
                    <w:del w:id="2656" w:author="Alicia" w:date="2016-05-16T16:37:00Z"/>
                    <w:rFonts w:ascii="Times New Roman" w:hAnsi="Times New Roman" w:cs="Times New Roman"/>
                    <w:sz w:val="24"/>
                    <w:szCs w:val="24"/>
                    <w:lang w:val="sv-SE"/>
                  </w:rPr>
                </w:rPrChange>
              </w:rPr>
              <w:pPrChange w:id="2657" w:author="Alicia" w:date="2016-05-03T14:52:00Z">
                <w:pPr>
                  <w:tabs>
                    <w:tab w:val="decimal" w:pos="586"/>
                  </w:tabs>
                  <w:spacing w:after="0" w:line="240" w:lineRule="auto"/>
                </w:pPr>
              </w:pPrChange>
            </w:pPr>
            <w:del w:id="2658" w:author="Alicia" w:date="2016-05-16T16:37:00Z">
              <w:r w:rsidRPr="00AA07B4" w:rsidDel="006E5FF5">
                <w:rPr>
                  <w:rFonts w:ascii="Times New Roman" w:hAnsi="Times New Roman" w:cs="Times New Roman"/>
                  <w:sz w:val="24"/>
                  <w:szCs w:val="24"/>
                  <w:lang w:val="en-US"/>
                  <w:rPrChange w:id="2659" w:author="Alicia" w:date="2016-05-11T11:58:00Z">
                    <w:rPr>
                      <w:rFonts w:ascii="Times New Roman" w:hAnsi="Times New Roman" w:cs="Times New Roman"/>
                      <w:sz w:val="24"/>
                      <w:szCs w:val="24"/>
                      <w:lang w:val="sv-SE"/>
                    </w:rPr>
                  </w:rPrChange>
                </w:rPr>
                <w:delText>0.13</w:delText>
              </w:r>
            </w:del>
          </w:p>
        </w:tc>
        <w:tc>
          <w:tcPr>
            <w:tcW w:w="1134" w:type="dxa"/>
            <w:tcBorders>
              <w:top w:val="nil"/>
              <w:left w:val="nil"/>
              <w:bottom w:val="nil"/>
              <w:right w:val="nil"/>
            </w:tcBorders>
            <w:vAlign w:val="center"/>
          </w:tcPr>
          <w:p w14:paraId="4F7F4BE4" w14:textId="32B2BDA8" w:rsidR="008C2A32" w:rsidRPr="00AA07B4" w:rsidDel="006E5FF5" w:rsidRDefault="008C2A32">
            <w:pPr>
              <w:rPr>
                <w:del w:id="2660" w:author="Alicia" w:date="2016-05-16T16:37:00Z"/>
                <w:rFonts w:ascii="Times New Roman" w:hAnsi="Times New Roman" w:cs="Times New Roman"/>
                <w:sz w:val="24"/>
                <w:szCs w:val="24"/>
                <w:lang w:val="en-US"/>
                <w:rPrChange w:id="2661" w:author="Alicia" w:date="2016-05-11T11:58:00Z">
                  <w:rPr>
                    <w:del w:id="2662" w:author="Alicia" w:date="2016-05-16T16:37:00Z"/>
                    <w:rFonts w:ascii="Times New Roman" w:hAnsi="Times New Roman" w:cs="Times New Roman"/>
                    <w:sz w:val="24"/>
                    <w:szCs w:val="24"/>
                    <w:lang w:val="sv-SE"/>
                  </w:rPr>
                </w:rPrChange>
              </w:rPr>
              <w:pPrChange w:id="2663" w:author="Alicia" w:date="2016-05-03T14:52:00Z">
                <w:pPr>
                  <w:tabs>
                    <w:tab w:val="decimal" w:pos="586"/>
                  </w:tabs>
                  <w:spacing w:after="0" w:line="240" w:lineRule="auto"/>
                </w:pPr>
              </w:pPrChange>
            </w:pPr>
            <w:del w:id="2664" w:author="Alicia" w:date="2016-05-16T16:37:00Z">
              <w:r w:rsidRPr="00AA07B4" w:rsidDel="006E5FF5">
                <w:rPr>
                  <w:rFonts w:ascii="Times New Roman" w:hAnsi="Times New Roman" w:cs="Times New Roman"/>
                  <w:sz w:val="24"/>
                  <w:szCs w:val="24"/>
                  <w:lang w:val="en-US"/>
                  <w:rPrChange w:id="2665" w:author="Alicia" w:date="2016-05-11T11:58:00Z">
                    <w:rPr>
                      <w:rFonts w:ascii="Times New Roman" w:hAnsi="Times New Roman" w:cs="Times New Roman"/>
                      <w:sz w:val="24"/>
                      <w:szCs w:val="24"/>
                      <w:lang w:val="sv-SE"/>
                    </w:rPr>
                  </w:rPrChange>
                </w:rPr>
                <w:delText>0.02</w:delText>
              </w:r>
            </w:del>
          </w:p>
        </w:tc>
        <w:tc>
          <w:tcPr>
            <w:tcW w:w="284" w:type="dxa"/>
            <w:tcBorders>
              <w:top w:val="nil"/>
              <w:left w:val="nil"/>
              <w:bottom w:val="nil"/>
              <w:right w:val="nil"/>
            </w:tcBorders>
            <w:vAlign w:val="center"/>
          </w:tcPr>
          <w:p w14:paraId="618F587F" w14:textId="0E22956D" w:rsidR="008C2A32" w:rsidRPr="00AA07B4" w:rsidDel="006E5FF5" w:rsidRDefault="008C2A32">
            <w:pPr>
              <w:rPr>
                <w:del w:id="2666" w:author="Alicia" w:date="2016-05-16T16:37:00Z"/>
                <w:rFonts w:ascii="Times New Roman" w:hAnsi="Times New Roman" w:cs="Times New Roman"/>
                <w:sz w:val="24"/>
                <w:szCs w:val="24"/>
                <w:lang w:val="en-US"/>
                <w:rPrChange w:id="2667" w:author="Alicia" w:date="2016-05-11T11:58:00Z">
                  <w:rPr>
                    <w:del w:id="2668" w:author="Alicia" w:date="2016-05-16T16:37:00Z"/>
                    <w:rFonts w:ascii="Times New Roman" w:hAnsi="Times New Roman" w:cs="Times New Roman"/>
                    <w:sz w:val="24"/>
                    <w:szCs w:val="24"/>
                    <w:lang w:val="sv-SE"/>
                  </w:rPr>
                </w:rPrChange>
              </w:rPr>
              <w:pPrChange w:id="2669" w:author="Alicia" w:date="2016-05-03T14:52:00Z">
                <w:pPr>
                  <w:tabs>
                    <w:tab w:val="decimal" w:pos="586"/>
                  </w:tabs>
                  <w:spacing w:after="0" w:line="240" w:lineRule="auto"/>
                </w:pPr>
              </w:pPrChange>
            </w:pPr>
          </w:p>
        </w:tc>
        <w:tc>
          <w:tcPr>
            <w:tcW w:w="992" w:type="dxa"/>
            <w:tcBorders>
              <w:top w:val="nil"/>
              <w:left w:val="nil"/>
              <w:bottom w:val="nil"/>
              <w:right w:val="nil"/>
            </w:tcBorders>
            <w:vAlign w:val="center"/>
          </w:tcPr>
          <w:p w14:paraId="5342E4D7" w14:textId="5FCB1D55" w:rsidR="008C2A32" w:rsidRPr="00AA07B4" w:rsidDel="006E5FF5" w:rsidRDefault="008C2A32">
            <w:pPr>
              <w:rPr>
                <w:del w:id="2670" w:author="Alicia" w:date="2016-05-16T16:37:00Z"/>
                <w:rFonts w:ascii="Times New Roman" w:hAnsi="Times New Roman" w:cs="Times New Roman"/>
                <w:sz w:val="24"/>
                <w:szCs w:val="24"/>
                <w:lang w:val="en-US"/>
                <w:rPrChange w:id="2671" w:author="Alicia" w:date="2016-05-11T11:58:00Z">
                  <w:rPr>
                    <w:del w:id="2672" w:author="Alicia" w:date="2016-05-16T16:37:00Z"/>
                    <w:rFonts w:ascii="Times New Roman" w:hAnsi="Times New Roman" w:cs="Times New Roman"/>
                    <w:sz w:val="24"/>
                    <w:szCs w:val="24"/>
                    <w:lang w:val="sv-SE"/>
                  </w:rPr>
                </w:rPrChange>
              </w:rPr>
              <w:pPrChange w:id="2673" w:author="Alicia" w:date="2016-05-03T14:52:00Z">
                <w:pPr>
                  <w:tabs>
                    <w:tab w:val="decimal" w:pos="586"/>
                  </w:tabs>
                  <w:spacing w:after="0" w:line="240" w:lineRule="auto"/>
                </w:pPr>
              </w:pPrChange>
            </w:pPr>
            <w:del w:id="2674" w:author="Alicia" w:date="2016-05-16T16:37:00Z">
              <w:r w:rsidRPr="00AA07B4" w:rsidDel="006E5FF5">
                <w:rPr>
                  <w:rFonts w:ascii="Times New Roman" w:hAnsi="Times New Roman" w:cs="Times New Roman"/>
                  <w:sz w:val="24"/>
                  <w:szCs w:val="24"/>
                  <w:lang w:val="en-US"/>
                  <w:rPrChange w:id="2675" w:author="Alicia" w:date="2016-05-11T11:58:00Z">
                    <w:rPr>
                      <w:rFonts w:ascii="Times New Roman" w:hAnsi="Times New Roman" w:cs="Times New Roman"/>
                      <w:sz w:val="24"/>
                      <w:szCs w:val="24"/>
                      <w:lang w:val="sv-SE"/>
                    </w:rPr>
                  </w:rPrChange>
                </w:rPr>
                <w:delText>0.03</w:delText>
              </w:r>
            </w:del>
          </w:p>
        </w:tc>
        <w:tc>
          <w:tcPr>
            <w:tcW w:w="851" w:type="dxa"/>
            <w:tcBorders>
              <w:top w:val="nil"/>
              <w:left w:val="nil"/>
              <w:bottom w:val="nil"/>
              <w:right w:val="nil"/>
            </w:tcBorders>
            <w:vAlign w:val="center"/>
          </w:tcPr>
          <w:p w14:paraId="4851EABD" w14:textId="0E314290" w:rsidR="008C2A32" w:rsidRPr="00AA07B4" w:rsidDel="006E5FF5" w:rsidRDefault="008C2A32">
            <w:pPr>
              <w:rPr>
                <w:del w:id="2676" w:author="Alicia" w:date="2016-05-16T16:37:00Z"/>
                <w:rFonts w:ascii="Times New Roman" w:hAnsi="Times New Roman" w:cs="Times New Roman"/>
                <w:sz w:val="24"/>
                <w:szCs w:val="24"/>
                <w:lang w:val="en-US"/>
                <w:rPrChange w:id="2677" w:author="Alicia" w:date="2016-05-11T11:58:00Z">
                  <w:rPr>
                    <w:del w:id="2678" w:author="Alicia" w:date="2016-05-16T16:37:00Z"/>
                    <w:rFonts w:ascii="Times New Roman" w:hAnsi="Times New Roman" w:cs="Times New Roman"/>
                    <w:sz w:val="24"/>
                    <w:szCs w:val="24"/>
                    <w:lang w:val="sv-SE"/>
                  </w:rPr>
                </w:rPrChange>
              </w:rPr>
              <w:pPrChange w:id="2679" w:author="Alicia" w:date="2016-05-03T14:52:00Z">
                <w:pPr>
                  <w:tabs>
                    <w:tab w:val="decimal" w:pos="586"/>
                  </w:tabs>
                  <w:spacing w:after="0" w:line="240" w:lineRule="auto"/>
                </w:pPr>
              </w:pPrChange>
            </w:pPr>
            <w:del w:id="2680" w:author="Alicia" w:date="2016-05-16T16:37:00Z">
              <w:r w:rsidRPr="00AA07B4" w:rsidDel="006E5FF5">
                <w:rPr>
                  <w:rFonts w:ascii="Times New Roman" w:hAnsi="Times New Roman" w:cs="Times New Roman"/>
                  <w:sz w:val="24"/>
                  <w:szCs w:val="24"/>
                  <w:lang w:val="en-US"/>
                  <w:rPrChange w:id="2681" w:author="Alicia" w:date="2016-05-11T11:58:00Z">
                    <w:rPr>
                      <w:rFonts w:ascii="Times New Roman" w:hAnsi="Times New Roman" w:cs="Times New Roman"/>
                      <w:sz w:val="24"/>
                      <w:szCs w:val="24"/>
                      <w:lang w:val="sv-SE"/>
                    </w:rPr>
                  </w:rPrChange>
                </w:rPr>
                <w:delText>0.07</w:delText>
              </w:r>
            </w:del>
          </w:p>
        </w:tc>
        <w:tc>
          <w:tcPr>
            <w:tcW w:w="283" w:type="dxa"/>
            <w:tcBorders>
              <w:top w:val="nil"/>
              <w:left w:val="nil"/>
              <w:bottom w:val="nil"/>
              <w:right w:val="nil"/>
            </w:tcBorders>
            <w:vAlign w:val="center"/>
          </w:tcPr>
          <w:p w14:paraId="09A73E50" w14:textId="12D34B62" w:rsidR="008C2A32" w:rsidRPr="00AA07B4" w:rsidDel="006E5FF5" w:rsidRDefault="008C2A32">
            <w:pPr>
              <w:rPr>
                <w:del w:id="2682" w:author="Alicia" w:date="2016-05-16T16:37:00Z"/>
                <w:rFonts w:ascii="Times New Roman" w:hAnsi="Times New Roman" w:cs="Times New Roman"/>
                <w:sz w:val="24"/>
                <w:szCs w:val="24"/>
                <w:lang w:val="en-US"/>
                <w:rPrChange w:id="2683" w:author="Alicia" w:date="2016-05-11T11:58:00Z">
                  <w:rPr>
                    <w:del w:id="2684" w:author="Alicia" w:date="2016-05-16T16:37:00Z"/>
                    <w:rFonts w:ascii="Times New Roman" w:hAnsi="Times New Roman" w:cs="Times New Roman"/>
                    <w:sz w:val="24"/>
                    <w:szCs w:val="24"/>
                    <w:lang w:val="sv-SE"/>
                  </w:rPr>
                </w:rPrChange>
              </w:rPr>
              <w:pPrChange w:id="2685" w:author="Alicia" w:date="2016-05-03T14:52:00Z">
                <w:pPr>
                  <w:tabs>
                    <w:tab w:val="decimal" w:pos="586"/>
                  </w:tabs>
                  <w:spacing w:after="0" w:line="240" w:lineRule="auto"/>
                </w:pPr>
              </w:pPrChange>
            </w:pPr>
          </w:p>
        </w:tc>
        <w:tc>
          <w:tcPr>
            <w:tcW w:w="1134" w:type="dxa"/>
            <w:tcBorders>
              <w:top w:val="nil"/>
              <w:left w:val="nil"/>
              <w:bottom w:val="nil"/>
              <w:right w:val="nil"/>
            </w:tcBorders>
            <w:vAlign w:val="center"/>
          </w:tcPr>
          <w:p w14:paraId="700E3AE2" w14:textId="4EFFA380" w:rsidR="008C2A32" w:rsidRPr="00AA07B4" w:rsidDel="006E5FF5" w:rsidRDefault="008C2A32">
            <w:pPr>
              <w:rPr>
                <w:del w:id="2686" w:author="Alicia" w:date="2016-05-16T16:37:00Z"/>
                <w:rFonts w:ascii="Times New Roman" w:hAnsi="Times New Roman" w:cs="Times New Roman"/>
                <w:sz w:val="24"/>
                <w:szCs w:val="24"/>
                <w:lang w:val="en-US"/>
                <w:rPrChange w:id="2687" w:author="Alicia" w:date="2016-05-11T11:58:00Z">
                  <w:rPr>
                    <w:del w:id="2688" w:author="Alicia" w:date="2016-05-16T16:37:00Z"/>
                    <w:rFonts w:ascii="Times New Roman" w:hAnsi="Times New Roman" w:cs="Times New Roman"/>
                    <w:sz w:val="24"/>
                    <w:szCs w:val="24"/>
                    <w:lang w:val="sv-SE"/>
                  </w:rPr>
                </w:rPrChange>
              </w:rPr>
              <w:pPrChange w:id="2689" w:author="Alicia" w:date="2016-05-03T14:52:00Z">
                <w:pPr>
                  <w:tabs>
                    <w:tab w:val="decimal" w:pos="586"/>
                  </w:tabs>
                  <w:spacing w:after="0" w:line="240" w:lineRule="auto"/>
                </w:pPr>
              </w:pPrChange>
            </w:pPr>
            <w:del w:id="2690" w:author="Alicia" w:date="2016-05-16T16:37:00Z">
              <w:r w:rsidRPr="00AA07B4" w:rsidDel="006E5FF5">
                <w:rPr>
                  <w:rFonts w:ascii="Times New Roman" w:hAnsi="Times New Roman" w:cs="Times New Roman"/>
                  <w:sz w:val="24"/>
                  <w:szCs w:val="24"/>
                  <w:lang w:val="en-US"/>
                  <w:rPrChange w:id="2691" w:author="Alicia" w:date="2016-05-11T11:58:00Z">
                    <w:rPr>
                      <w:rFonts w:ascii="Times New Roman" w:hAnsi="Times New Roman" w:cs="Times New Roman"/>
                      <w:sz w:val="24"/>
                      <w:szCs w:val="24"/>
                      <w:lang w:val="sv-SE"/>
                    </w:rPr>
                  </w:rPrChange>
                </w:rPr>
                <w:delText>0.40***</w:delText>
              </w:r>
            </w:del>
          </w:p>
        </w:tc>
        <w:tc>
          <w:tcPr>
            <w:tcW w:w="1064" w:type="dxa"/>
            <w:tcBorders>
              <w:top w:val="nil"/>
              <w:left w:val="nil"/>
              <w:bottom w:val="nil"/>
              <w:right w:val="nil"/>
            </w:tcBorders>
            <w:vAlign w:val="center"/>
          </w:tcPr>
          <w:p w14:paraId="6CF5D64D" w14:textId="23ADA90A" w:rsidR="008C2A32" w:rsidRPr="00AA07B4" w:rsidDel="006E5FF5" w:rsidRDefault="008C2A32">
            <w:pPr>
              <w:rPr>
                <w:del w:id="2692" w:author="Alicia" w:date="2016-05-16T16:37:00Z"/>
                <w:rFonts w:ascii="Times New Roman" w:hAnsi="Times New Roman" w:cs="Times New Roman"/>
                <w:sz w:val="24"/>
                <w:szCs w:val="24"/>
                <w:lang w:val="en-US"/>
                <w:rPrChange w:id="2693" w:author="Alicia" w:date="2016-05-11T11:58:00Z">
                  <w:rPr>
                    <w:del w:id="2694" w:author="Alicia" w:date="2016-05-16T16:37:00Z"/>
                    <w:rFonts w:ascii="Times New Roman" w:hAnsi="Times New Roman" w:cs="Times New Roman"/>
                    <w:sz w:val="24"/>
                    <w:szCs w:val="24"/>
                    <w:lang w:val="sv-SE"/>
                  </w:rPr>
                </w:rPrChange>
              </w:rPr>
              <w:pPrChange w:id="2695" w:author="Alicia" w:date="2016-05-03T14:52:00Z">
                <w:pPr>
                  <w:tabs>
                    <w:tab w:val="decimal" w:pos="586"/>
                  </w:tabs>
                  <w:spacing w:after="0" w:line="240" w:lineRule="auto"/>
                </w:pPr>
              </w:pPrChange>
            </w:pPr>
            <w:del w:id="2696" w:author="Alicia" w:date="2016-05-16T16:37:00Z">
              <w:r w:rsidRPr="00AA07B4" w:rsidDel="006E5FF5">
                <w:rPr>
                  <w:rFonts w:ascii="Times New Roman" w:hAnsi="Times New Roman" w:cs="Times New Roman"/>
                  <w:sz w:val="24"/>
                  <w:szCs w:val="24"/>
                  <w:lang w:val="en-US"/>
                  <w:rPrChange w:id="2697" w:author="Alicia" w:date="2016-05-11T11:58:00Z">
                    <w:rPr>
                      <w:rFonts w:ascii="Times New Roman" w:hAnsi="Times New Roman" w:cs="Times New Roman"/>
                      <w:sz w:val="24"/>
                      <w:szCs w:val="24"/>
                      <w:lang w:val="sv-SE"/>
                    </w:rPr>
                  </w:rPrChange>
                </w:rPr>
                <w:delText xml:space="preserve">0.13 </w:delText>
              </w:r>
              <w:r w:rsidRPr="00AA07B4" w:rsidDel="006E5FF5">
                <w:rPr>
                  <w:rFonts w:ascii="Times New Roman" w:hAnsi="Times New Roman" w:cs="Times New Roman"/>
                  <w:sz w:val="18"/>
                  <w:szCs w:val="18"/>
                  <w:lang w:val="en-US"/>
                  <w:rPrChange w:id="2698" w:author="Alicia" w:date="2016-05-11T11:58:00Z">
                    <w:rPr>
                      <w:rFonts w:ascii="Times New Roman" w:hAnsi="Times New Roman" w:cs="Times New Roman"/>
                      <w:sz w:val="18"/>
                      <w:szCs w:val="18"/>
                      <w:lang w:val="sv-SE"/>
                    </w:rPr>
                  </w:rPrChange>
                </w:rPr>
                <w:delText>•</w:delText>
              </w:r>
            </w:del>
          </w:p>
        </w:tc>
        <w:tc>
          <w:tcPr>
            <w:tcW w:w="236" w:type="dxa"/>
            <w:tcBorders>
              <w:top w:val="nil"/>
              <w:left w:val="nil"/>
              <w:bottom w:val="nil"/>
              <w:right w:val="nil"/>
            </w:tcBorders>
            <w:vAlign w:val="center"/>
          </w:tcPr>
          <w:p w14:paraId="2E2B3EE3" w14:textId="583AA8BE" w:rsidR="008C2A32" w:rsidRPr="00AA07B4" w:rsidDel="006E5FF5" w:rsidRDefault="008C2A32">
            <w:pPr>
              <w:rPr>
                <w:del w:id="2699" w:author="Alicia" w:date="2016-05-16T16:37:00Z"/>
                <w:rFonts w:ascii="Times New Roman" w:hAnsi="Times New Roman" w:cs="Times New Roman"/>
                <w:sz w:val="24"/>
                <w:szCs w:val="24"/>
                <w:lang w:val="en-US"/>
                <w:rPrChange w:id="2700" w:author="Alicia" w:date="2016-05-11T11:58:00Z">
                  <w:rPr>
                    <w:del w:id="2701" w:author="Alicia" w:date="2016-05-16T16:37:00Z"/>
                    <w:rFonts w:ascii="Times New Roman" w:hAnsi="Times New Roman" w:cs="Times New Roman"/>
                    <w:sz w:val="24"/>
                    <w:szCs w:val="24"/>
                    <w:lang w:val="sv-SE"/>
                  </w:rPr>
                </w:rPrChange>
              </w:rPr>
              <w:pPrChange w:id="2702" w:author="Alicia" w:date="2016-05-03T14:52:00Z">
                <w:pPr>
                  <w:tabs>
                    <w:tab w:val="decimal" w:pos="586"/>
                  </w:tabs>
                  <w:spacing w:after="0" w:line="240" w:lineRule="auto"/>
                </w:pPr>
              </w:pPrChange>
            </w:pPr>
          </w:p>
        </w:tc>
        <w:tc>
          <w:tcPr>
            <w:tcW w:w="1110" w:type="dxa"/>
            <w:tcBorders>
              <w:top w:val="nil"/>
              <w:left w:val="nil"/>
              <w:bottom w:val="nil"/>
              <w:right w:val="nil"/>
            </w:tcBorders>
            <w:vAlign w:val="center"/>
          </w:tcPr>
          <w:p w14:paraId="4C184821" w14:textId="6169A129" w:rsidR="008C2A32" w:rsidRPr="00AA07B4" w:rsidDel="006E5FF5" w:rsidRDefault="008C2A32">
            <w:pPr>
              <w:rPr>
                <w:del w:id="2703" w:author="Alicia" w:date="2016-05-16T16:37:00Z"/>
                <w:rFonts w:ascii="Times New Roman" w:hAnsi="Times New Roman" w:cs="Times New Roman"/>
                <w:sz w:val="24"/>
                <w:szCs w:val="24"/>
                <w:lang w:val="en-US"/>
                <w:rPrChange w:id="2704" w:author="Alicia" w:date="2016-05-11T11:58:00Z">
                  <w:rPr>
                    <w:del w:id="2705" w:author="Alicia" w:date="2016-05-16T16:37:00Z"/>
                    <w:rFonts w:ascii="Times New Roman" w:hAnsi="Times New Roman" w:cs="Times New Roman"/>
                    <w:sz w:val="24"/>
                    <w:szCs w:val="24"/>
                    <w:lang w:val="sv-SE"/>
                  </w:rPr>
                </w:rPrChange>
              </w:rPr>
              <w:pPrChange w:id="2706" w:author="Alicia" w:date="2016-05-03T14:52:00Z">
                <w:pPr>
                  <w:tabs>
                    <w:tab w:val="decimal" w:pos="586"/>
                  </w:tabs>
                  <w:spacing w:after="0" w:line="240" w:lineRule="auto"/>
                </w:pPr>
              </w:pPrChange>
            </w:pPr>
            <w:del w:id="2707" w:author="Alicia" w:date="2016-05-16T16:37:00Z">
              <w:r w:rsidRPr="00AA07B4" w:rsidDel="006E5FF5">
                <w:rPr>
                  <w:rFonts w:ascii="Times New Roman" w:hAnsi="Times New Roman" w:cs="Times New Roman"/>
                  <w:sz w:val="24"/>
                  <w:szCs w:val="24"/>
                  <w:lang w:val="en-US"/>
                  <w:rPrChange w:id="2708" w:author="Alicia" w:date="2016-05-11T11:58:00Z">
                    <w:rPr>
                      <w:rFonts w:ascii="Times New Roman" w:hAnsi="Times New Roman" w:cs="Times New Roman"/>
                      <w:sz w:val="24"/>
                      <w:szCs w:val="24"/>
                      <w:lang w:val="sv-SE"/>
                    </w:rPr>
                  </w:rPrChange>
                </w:rPr>
                <w:delText xml:space="preserve">0.19 </w:delText>
              </w:r>
              <w:r w:rsidRPr="00AA07B4" w:rsidDel="006E5FF5">
                <w:rPr>
                  <w:rFonts w:ascii="Times New Roman" w:hAnsi="Times New Roman" w:cs="Times New Roman"/>
                  <w:sz w:val="18"/>
                  <w:szCs w:val="18"/>
                  <w:lang w:val="en-US"/>
                  <w:rPrChange w:id="2709" w:author="Alicia" w:date="2016-05-11T11:58:00Z">
                    <w:rPr>
                      <w:rFonts w:ascii="Times New Roman" w:hAnsi="Times New Roman" w:cs="Times New Roman"/>
                      <w:sz w:val="18"/>
                      <w:szCs w:val="18"/>
                      <w:lang w:val="sv-SE"/>
                    </w:rPr>
                  </w:rPrChange>
                </w:rPr>
                <w:delText>•</w:delText>
              </w:r>
            </w:del>
          </w:p>
        </w:tc>
        <w:tc>
          <w:tcPr>
            <w:tcW w:w="1134" w:type="dxa"/>
            <w:tcBorders>
              <w:top w:val="nil"/>
              <w:left w:val="nil"/>
              <w:bottom w:val="nil"/>
              <w:right w:val="nil"/>
            </w:tcBorders>
            <w:vAlign w:val="center"/>
          </w:tcPr>
          <w:p w14:paraId="5A9406A2" w14:textId="2C58857A" w:rsidR="008C2A32" w:rsidRPr="00AA07B4" w:rsidDel="006E5FF5" w:rsidRDefault="008C2A32">
            <w:pPr>
              <w:rPr>
                <w:del w:id="2710" w:author="Alicia" w:date="2016-05-16T16:37:00Z"/>
                <w:rFonts w:ascii="Times New Roman" w:hAnsi="Times New Roman" w:cs="Times New Roman"/>
                <w:sz w:val="24"/>
                <w:szCs w:val="24"/>
                <w:lang w:val="en-US"/>
                <w:rPrChange w:id="2711" w:author="Alicia" w:date="2016-05-11T11:58:00Z">
                  <w:rPr>
                    <w:del w:id="2712" w:author="Alicia" w:date="2016-05-16T16:37:00Z"/>
                    <w:rFonts w:ascii="Times New Roman" w:hAnsi="Times New Roman" w:cs="Times New Roman"/>
                    <w:sz w:val="24"/>
                    <w:szCs w:val="24"/>
                    <w:lang w:val="sv-SE"/>
                  </w:rPr>
                </w:rPrChange>
              </w:rPr>
              <w:pPrChange w:id="2713" w:author="Alicia" w:date="2016-05-03T14:52:00Z">
                <w:pPr>
                  <w:tabs>
                    <w:tab w:val="decimal" w:pos="586"/>
                  </w:tabs>
                  <w:spacing w:after="0" w:line="240" w:lineRule="auto"/>
                </w:pPr>
              </w:pPrChange>
            </w:pPr>
            <w:del w:id="2714" w:author="Alicia" w:date="2016-05-16T16:37:00Z">
              <w:r w:rsidRPr="00AA07B4" w:rsidDel="006E5FF5">
                <w:rPr>
                  <w:rFonts w:ascii="Times New Roman" w:hAnsi="Times New Roman" w:cs="Times New Roman"/>
                  <w:sz w:val="24"/>
                  <w:szCs w:val="24"/>
                  <w:lang w:val="en-US"/>
                  <w:rPrChange w:id="2715" w:author="Alicia" w:date="2016-05-11T11:58:00Z">
                    <w:rPr>
                      <w:rFonts w:ascii="Times New Roman" w:hAnsi="Times New Roman" w:cs="Times New Roman"/>
                      <w:sz w:val="24"/>
                      <w:szCs w:val="24"/>
                      <w:lang w:val="sv-SE"/>
                    </w:rPr>
                  </w:rPrChange>
                </w:rPr>
                <w:delText>-0.15</w:delText>
              </w:r>
            </w:del>
          </w:p>
        </w:tc>
      </w:tr>
      <w:tr w:rsidR="008C2A32" w:rsidRPr="00AA07B4" w:rsidDel="006E5FF5" w14:paraId="5BA69E33" w14:textId="7FA8D093" w:rsidTr="008C2A32">
        <w:trPr>
          <w:del w:id="2716" w:author="Alicia" w:date="2016-05-16T16:37:00Z"/>
        </w:trPr>
        <w:tc>
          <w:tcPr>
            <w:tcW w:w="658" w:type="dxa"/>
            <w:tcBorders>
              <w:top w:val="nil"/>
              <w:left w:val="nil"/>
              <w:bottom w:val="single" w:sz="18" w:space="0" w:color="auto"/>
              <w:right w:val="nil"/>
            </w:tcBorders>
            <w:vAlign w:val="center"/>
          </w:tcPr>
          <w:p w14:paraId="5D3854E2" w14:textId="77AD4544" w:rsidR="008C2A32" w:rsidRPr="00AA07B4" w:rsidDel="006E5FF5" w:rsidRDefault="008C2A32">
            <w:pPr>
              <w:rPr>
                <w:del w:id="2717" w:author="Alicia" w:date="2016-05-16T16:37:00Z"/>
                <w:rFonts w:ascii="Times New Roman" w:hAnsi="Times New Roman" w:cs="Times New Roman"/>
                <w:sz w:val="24"/>
                <w:szCs w:val="24"/>
                <w:lang w:val="en-US"/>
                <w:rPrChange w:id="2718" w:author="Alicia" w:date="2016-05-11T11:58:00Z">
                  <w:rPr>
                    <w:del w:id="2719" w:author="Alicia" w:date="2016-05-16T16:37:00Z"/>
                    <w:rFonts w:ascii="Times New Roman" w:hAnsi="Times New Roman" w:cs="Times New Roman"/>
                    <w:sz w:val="24"/>
                    <w:szCs w:val="24"/>
                    <w:lang w:val="sv-SE"/>
                  </w:rPr>
                </w:rPrChange>
              </w:rPr>
              <w:pPrChange w:id="2720" w:author="Alicia" w:date="2016-05-03T14:52:00Z">
                <w:pPr>
                  <w:spacing w:after="0" w:line="240" w:lineRule="auto"/>
                  <w:jc w:val="center"/>
                </w:pPr>
              </w:pPrChange>
            </w:pPr>
            <w:del w:id="2721" w:author="Alicia" w:date="2016-05-16T16:37:00Z">
              <w:r w:rsidRPr="00AA07B4" w:rsidDel="006E5FF5">
                <w:rPr>
                  <w:rFonts w:ascii="Times New Roman" w:hAnsi="Times New Roman" w:cs="Times New Roman"/>
                  <w:sz w:val="24"/>
                  <w:szCs w:val="24"/>
                  <w:lang w:val="en-US"/>
                  <w:rPrChange w:id="2722" w:author="Alicia" w:date="2016-05-11T11:58:00Z">
                    <w:rPr>
                      <w:rFonts w:ascii="Times New Roman" w:hAnsi="Times New Roman" w:cs="Times New Roman"/>
                      <w:sz w:val="24"/>
                      <w:szCs w:val="24"/>
                      <w:lang w:val="sv-SE"/>
                    </w:rPr>
                  </w:rPrChange>
                </w:rPr>
                <w:delText>K</w:delText>
              </w:r>
            </w:del>
          </w:p>
        </w:tc>
        <w:tc>
          <w:tcPr>
            <w:tcW w:w="993" w:type="dxa"/>
            <w:tcBorders>
              <w:top w:val="nil"/>
              <w:left w:val="nil"/>
              <w:bottom w:val="single" w:sz="18" w:space="0" w:color="auto"/>
              <w:right w:val="nil"/>
            </w:tcBorders>
            <w:vAlign w:val="center"/>
          </w:tcPr>
          <w:p w14:paraId="551D41A2" w14:textId="4D4740A2" w:rsidR="008C2A32" w:rsidRPr="00AA07B4" w:rsidDel="006E5FF5" w:rsidRDefault="008C2A32">
            <w:pPr>
              <w:rPr>
                <w:del w:id="2723" w:author="Alicia" w:date="2016-05-16T16:37:00Z"/>
                <w:rFonts w:ascii="Times New Roman" w:hAnsi="Times New Roman" w:cs="Times New Roman"/>
                <w:sz w:val="24"/>
                <w:szCs w:val="24"/>
                <w:lang w:val="en-US"/>
                <w:rPrChange w:id="2724" w:author="Alicia" w:date="2016-05-11T11:58:00Z">
                  <w:rPr>
                    <w:del w:id="2725" w:author="Alicia" w:date="2016-05-16T16:37:00Z"/>
                    <w:rFonts w:ascii="Times New Roman" w:hAnsi="Times New Roman" w:cs="Times New Roman"/>
                    <w:sz w:val="24"/>
                    <w:szCs w:val="24"/>
                    <w:lang w:val="sv-SE"/>
                  </w:rPr>
                </w:rPrChange>
              </w:rPr>
              <w:pPrChange w:id="2726" w:author="Alicia" w:date="2016-05-03T14:52:00Z">
                <w:pPr>
                  <w:tabs>
                    <w:tab w:val="decimal" w:pos="586"/>
                  </w:tabs>
                  <w:spacing w:after="0" w:line="240" w:lineRule="auto"/>
                </w:pPr>
              </w:pPrChange>
            </w:pPr>
            <w:del w:id="2727" w:author="Alicia" w:date="2016-05-16T16:37:00Z">
              <w:r w:rsidRPr="00AA07B4" w:rsidDel="006E5FF5">
                <w:rPr>
                  <w:rFonts w:ascii="Times New Roman" w:hAnsi="Times New Roman" w:cs="Times New Roman"/>
                  <w:sz w:val="24"/>
                  <w:szCs w:val="24"/>
                  <w:lang w:val="en-US"/>
                  <w:rPrChange w:id="2728" w:author="Alicia" w:date="2016-05-11T11:58:00Z">
                    <w:rPr>
                      <w:rFonts w:ascii="Times New Roman" w:hAnsi="Times New Roman" w:cs="Times New Roman"/>
                      <w:sz w:val="24"/>
                      <w:szCs w:val="24"/>
                      <w:lang w:val="sv-SE"/>
                    </w:rPr>
                  </w:rPrChange>
                </w:rPr>
                <w:delText>0.02</w:delText>
              </w:r>
            </w:del>
          </w:p>
        </w:tc>
        <w:tc>
          <w:tcPr>
            <w:tcW w:w="850" w:type="dxa"/>
            <w:tcBorders>
              <w:top w:val="nil"/>
              <w:left w:val="nil"/>
              <w:bottom w:val="single" w:sz="18" w:space="0" w:color="auto"/>
              <w:right w:val="nil"/>
            </w:tcBorders>
            <w:vAlign w:val="center"/>
          </w:tcPr>
          <w:p w14:paraId="5E6BD464" w14:textId="41875527" w:rsidR="008C2A32" w:rsidRPr="00AA07B4" w:rsidDel="006E5FF5" w:rsidRDefault="008C2A32">
            <w:pPr>
              <w:rPr>
                <w:del w:id="2729" w:author="Alicia" w:date="2016-05-16T16:37:00Z"/>
                <w:rFonts w:ascii="Times New Roman" w:hAnsi="Times New Roman" w:cs="Times New Roman"/>
                <w:sz w:val="24"/>
                <w:szCs w:val="24"/>
                <w:lang w:val="en-US"/>
                <w:rPrChange w:id="2730" w:author="Alicia" w:date="2016-05-11T11:58:00Z">
                  <w:rPr>
                    <w:del w:id="2731" w:author="Alicia" w:date="2016-05-16T16:37:00Z"/>
                    <w:rFonts w:ascii="Times New Roman" w:hAnsi="Times New Roman" w:cs="Times New Roman"/>
                    <w:sz w:val="24"/>
                    <w:szCs w:val="24"/>
                    <w:lang w:val="sv-SE"/>
                  </w:rPr>
                </w:rPrChange>
              </w:rPr>
              <w:pPrChange w:id="2732" w:author="Alicia" w:date="2016-05-03T14:52:00Z">
                <w:pPr>
                  <w:tabs>
                    <w:tab w:val="decimal" w:pos="586"/>
                  </w:tabs>
                  <w:spacing w:after="0" w:line="240" w:lineRule="auto"/>
                </w:pPr>
              </w:pPrChange>
            </w:pPr>
            <w:del w:id="2733" w:author="Alicia" w:date="2016-05-16T16:37:00Z">
              <w:r w:rsidRPr="00AA07B4" w:rsidDel="006E5FF5">
                <w:rPr>
                  <w:rFonts w:ascii="Times New Roman" w:hAnsi="Times New Roman" w:cs="Times New Roman"/>
                  <w:sz w:val="24"/>
                  <w:szCs w:val="24"/>
                  <w:lang w:val="en-US"/>
                  <w:rPrChange w:id="2734" w:author="Alicia" w:date="2016-05-11T11:58:00Z">
                    <w:rPr>
                      <w:rFonts w:ascii="Times New Roman" w:hAnsi="Times New Roman" w:cs="Times New Roman"/>
                      <w:sz w:val="24"/>
                      <w:szCs w:val="24"/>
                      <w:lang w:val="sv-SE"/>
                    </w:rPr>
                  </w:rPrChange>
                </w:rPr>
                <w:delText>0.06</w:delText>
              </w:r>
            </w:del>
          </w:p>
        </w:tc>
        <w:tc>
          <w:tcPr>
            <w:tcW w:w="284" w:type="dxa"/>
            <w:tcBorders>
              <w:top w:val="nil"/>
              <w:left w:val="nil"/>
              <w:bottom w:val="single" w:sz="18" w:space="0" w:color="auto"/>
              <w:right w:val="nil"/>
            </w:tcBorders>
            <w:vAlign w:val="center"/>
          </w:tcPr>
          <w:p w14:paraId="69BFF9C9" w14:textId="7FDA8BE3" w:rsidR="008C2A32" w:rsidRPr="00AA07B4" w:rsidDel="006E5FF5" w:rsidRDefault="008C2A32">
            <w:pPr>
              <w:rPr>
                <w:del w:id="2735" w:author="Alicia" w:date="2016-05-16T16:37:00Z"/>
                <w:rFonts w:ascii="Times New Roman" w:hAnsi="Times New Roman" w:cs="Times New Roman"/>
                <w:sz w:val="24"/>
                <w:szCs w:val="24"/>
                <w:lang w:val="en-US"/>
                <w:rPrChange w:id="2736" w:author="Alicia" w:date="2016-05-11T11:58:00Z">
                  <w:rPr>
                    <w:del w:id="2737" w:author="Alicia" w:date="2016-05-16T16:37:00Z"/>
                    <w:rFonts w:ascii="Times New Roman" w:hAnsi="Times New Roman" w:cs="Times New Roman"/>
                    <w:sz w:val="24"/>
                    <w:szCs w:val="24"/>
                    <w:lang w:val="sv-SE"/>
                  </w:rPr>
                </w:rPrChange>
              </w:rPr>
              <w:pPrChange w:id="2738" w:author="Alicia" w:date="2016-05-03T14:52:00Z">
                <w:pPr>
                  <w:tabs>
                    <w:tab w:val="decimal" w:pos="586"/>
                  </w:tabs>
                  <w:spacing w:after="0" w:line="240" w:lineRule="auto"/>
                </w:pPr>
              </w:pPrChange>
            </w:pPr>
          </w:p>
        </w:tc>
        <w:tc>
          <w:tcPr>
            <w:tcW w:w="1134" w:type="dxa"/>
            <w:tcBorders>
              <w:top w:val="nil"/>
              <w:left w:val="nil"/>
              <w:bottom w:val="single" w:sz="18" w:space="0" w:color="auto"/>
              <w:right w:val="nil"/>
            </w:tcBorders>
            <w:vAlign w:val="center"/>
          </w:tcPr>
          <w:p w14:paraId="04DE7EB9" w14:textId="7E3571AE" w:rsidR="008C2A32" w:rsidRPr="00AA07B4" w:rsidDel="006E5FF5" w:rsidRDefault="008C2A32">
            <w:pPr>
              <w:rPr>
                <w:del w:id="2739" w:author="Alicia" w:date="2016-05-16T16:37:00Z"/>
                <w:rFonts w:ascii="Times New Roman" w:hAnsi="Times New Roman" w:cs="Times New Roman"/>
                <w:sz w:val="24"/>
                <w:szCs w:val="24"/>
                <w:lang w:val="en-US"/>
                <w:rPrChange w:id="2740" w:author="Alicia" w:date="2016-05-11T11:58:00Z">
                  <w:rPr>
                    <w:del w:id="2741" w:author="Alicia" w:date="2016-05-16T16:37:00Z"/>
                    <w:rFonts w:ascii="Times New Roman" w:hAnsi="Times New Roman" w:cs="Times New Roman"/>
                    <w:sz w:val="24"/>
                    <w:szCs w:val="24"/>
                    <w:lang w:val="sv-SE"/>
                  </w:rPr>
                </w:rPrChange>
              </w:rPr>
              <w:pPrChange w:id="2742" w:author="Alicia" w:date="2016-05-03T14:52:00Z">
                <w:pPr>
                  <w:tabs>
                    <w:tab w:val="decimal" w:pos="586"/>
                  </w:tabs>
                  <w:spacing w:after="0" w:line="240" w:lineRule="auto"/>
                </w:pPr>
              </w:pPrChange>
            </w:pPr>
            <w:del w:id="2743" w:author="Alicia" w:date="2016-05-16T16:37:00Z">
              <w:r w:rsidRPr="00AA07B4" w:rsidDel="006E5FF5">
                <w:rPr>
                  <w:rFonts w:ascii="Times New Roman" w:hAnsi="Times New Roman" w:cs="Times New Roman"/>
                  <w:sz w:val="24"/>
                  <w:szCs w:val="24"/>
                  <w:lang w:val="en-US"/>
                  <w:rPrChange w:id="2744" w:author="Alicia" w:date="2016-05-11T11:58:00Z">
                    <w:rPr>
                      <w:rFonts w:ascii="Times New Roman" w:hAnsi="Times New Roman" w:cs="Times New Roman"/>
                      <w:sz w:val="24"/>
                      <w:szCs w:val="24"/>
                      <w:lang w:val="sv-SE"/>
                    </w:rPr>
                  </w:rPrChange>
                </w:rPr>
                <w:delText>0.39**</w:delText>
              </w:r>
            </w:del>
          </w:p>
        </w:tc>
        <w:tc>
          <w:tcPr>
            <w:tcW w:w="1134" w:type="dxa"/>
            <w:tcBorders>
              <w:top w:val="nil"/>
              <w:left w:val="nil"/>
              <w:bottom w:val="single" w:sz="18" w:space="0" w:color="auto"/>
              <w:right w:val="nil"/>
            </w:tcBorders>
            <w:vAlign w:val="center"/>
          </w:tcPr>
          <w:p w14:paraId="66B0257E" w14:textId="635727E7" w:rsidR="008C2A32" w:rsidRPr="00AA07B4" w:rsidDel="006E5FF5" w:rsidRDefault="008C2A32">
            <w:pPr>
              <w:rPr>
                <w:del w:id="2745" w:author="Alicia" w:date="2016-05-16T16:37:00Z"/>
                <w:rFonts w:ascii="Times New Roman" w:hAnsi="Times New Roman" w:cs="Times New Roman"/>
                <w:sz w:val="24"/>
                <w:szCs w:val="24"/>
                <w:lang w:val="en-US"/>
                <w:rPrChange w:id="2746" w:author="Alicia" w:date="2016-05-11T11:58:00Z">
                  <w:rPr>
                    <w:del w:id="2747" w:author="Alicia" w:date="2016-05-16T16:37:00Z"/>
                    <w:rFonts w:ascii="Times New Roman" w:hAnsi="Times New Roman" w:cs="Times New Roman"/>
                    <w:sz w:val="24"/>
                    <w:szCs w:val="24"/>
                    <w:lang w:val="sv-SE"/>
                  </w:rPr>
                </w:rPrChange>
              </w:rPr>
              <w:pPrChange w:id="2748" w:author="Alicia" w:date="2016-05-03T14:52:00Z">
                <w:pPr>
                  <w:tabs>
                    <w:tab w:val="decimal" w:pos="586"/>
                  </w:tabs>
                  <w:spacing w:after="0" w:line="240" w:lineRule="auto"/>
                </w:pPr>
              </w:pPrChange>
            </w:pPr>
            <w:del w:id="2749" w:author="Alicia" w:date="2016-05-16T16:37:00Z">
              <w:r w:rsidRPr="00AA07B4" w:rsidDel="006E5FF5">
                <w:rPr>
                  <w:rFonts w:ascii="Times New Roman" w:hAnsi="Times New Roman" w:cs="Times New Roman"/>
                  <w:sz w:val="24"/>
                  <w:szCs w:val="24"/>
                  <w:lang w:val="en-US"/>
                  <w:rPrChange w:id="2750" w:author="Alicia" w:date="2016-05-11T11:58:00Z">
                    <w:rPr>
                      <w:rFonts w:ascii="Times New Roman" w:hAnsi="Times New Roman" w:cs="Times New Roman"/>
                      <w:sz w:val="24"/>
                      <w:szCs w:val="24"/>
                      <w:lang w:val="sv-SE"/>
                    </w:rPr>
                  </w:rPrChange>
                </w:rPr>
                <w:delText>0.27*</w:delText>
              </w:r>
            </w:del>
          </w:p>
        </w:tc>
        <w:tc>
          <w:tcPr>
            <w:tcW w:w="276" w:type="dxa"/>
            <w:tcBorders>
              <w:top w:val="nil"/>
              <w:left w:val="nil"/>
              <w:bottom w:val="single" w:sz="18" w:space="0" w:color="auto"/>
              <w:right w:val="nil"/>
            </w:tcBorders>
            <w:vAlign w:val="center"/>
          </w:tcPr>
          <w:p w14:paraId="0E9B4C03" w14:textId="21A2C753" w:rsidR="008C2A32" w:rsidRPr="00AA07B4" w:rsidDel="006E5FF5" w:rsidRDefault="008C2A32">
            <w:pPr>
              <w:rPr>
                <w:del w:id="2751" w:author="Alicia" w:date="2016-05-16T16:37:00Z"/>
                <w:rFonts w:ascii="Times New Roman" w:hAnsi="Times New Roman" w:cs="Times New Roman"/>
                <w:sz w:val="24"/>
                <w:szCs w:val="24"/>
                <w:lang w:val="en-US"/>
                <w:rPrChange w:id="2752" w:author="Alicia" w:date="2016-05-11T11:58:00Z">
                  <w:rPr>
                    <w:del w:id="2753" w:author="Alicia" w:date="2016-05-16T16:37:00Z"/>
                    <w:rFonts w:ascii="Times New Roman" w:hAnsi="Times New Roman" w:cs="Times New Roman"/>
                    <w:sz w:val="24"/>
                    <w:szCs w:val="24"/>
                    <w:lang w:val="sv-SE"/>
                  </w:rPr>
                </w:rPrChange>
              </w:rPr>
              <w:pPrChange w:id="2754" w:author="Alicia" w:date="2016-05-03T14:52:00Z">
                <w:pPr>
                  <w:tabs>
                    <w:tab w:val="decimal" w:pos="586"/>
                  </w:tabs>
                  <w:spacing w:after="0" w:line="240" w:lineRule="auto"/>
                </w:pPr>
              </w:pPrChange>
            </w:pPr>
          </w:p>
        </w:tc>
        <w:tc>
          <w:tcPr>
            <w:tcW w:w="999" w:type="dxa"/>
            <w:tcBorders>
              <w:top w:val="nil"/>
              <w:left w:val="nil"/>
              <w:bottom w:val="single" w:sz="18" w:space="0" w:color="auto"/>
              <w:right w:val="nil"/>
            </w:tcBorders>
            <w:vAlign w:val="center"/>
          </w:tcPr>
          <w:p w14:paraId="76BFBE84" w14:textId="7CC57F09" w:rsidR="008C2A32" w:rsidRPr="00AA07B4" w:rsidDel="006E5FF5" w:rsidRDefault="008C2A32">
            <w:pPr>
              <w:rPr>
                <w:del w:id="2755" w:author="Alicia" w:date="2016-05-16T16:37:00Z"/>
                <w:rFonts w:ascii="Times New Roman" w:hAnsi="Times New Roman" w:cs="Times New Roman"/>
                <w:sz w:val="24"/>
                <w:szCs w:val="24"/>
                <w:lang w:val="en-US"/>
                <w:rPrChange w:id="2756" w:author="Alicia" w:date="2016-05-11T11:58:00Z">
                  <w:rPr>
                    <w:del w:id="2757" w:author="Alicia" w:date="2016-05-16T16:37:00Z"/>
                    <w:rFonts w:ascii="Times New Roman" w:hAnsi="Times New Roman" w:cs="Times New Roman"/>
                    <w:sz w:val="24"/>
                    <w:szCs w:val="24"/>
                    <w:lang w:val="sv-SE"/>
                  </w:rPr>
                </w:rPrChange>
              </w:rPr>
              <w:pPrChange w:id="2758" w:author="Alicia" w:date="2016-05-03T14:52:00Z">
                <w:pPr>
                  <w:tabs>
                    <w:tab w:val="decimal" w:pos="586"/>
                  </w:tabs>
                  <w:spacing w:after="0" w:line="240" w:lineRule="auto"/>
                </w:pPr>
              </w:pPrChange>
            </w:pPr>
            <w:del w:id="2759" w:author="Alicia" w:date="2016-05-16T16:37:00Z">
              <w:r w:rsidRPr="00AA07B4" w:rsidDel="006E5FF5">
                <w:rPr>
                  <w:rFonts w:ascii="Times New Roman" w:hAnsi="Times New Roman" w:cs="Times New Roman"/>
                  <w:sz w:val="24"/>
                  <w:szCs w:val="24"/>
                  <w:lang w:val="en-US"/>
                  <w:rPrChange w:id="2760" w:author="Alicia" w:date="2016-05-11T11:58:00Z">
                    <w:rPr>
                      <w:rFonts w:ascii="Times New Roman" w:hAnsi="Times New Roman" w:cs="Times New Roman"/>
                      <w:sz w:val="24"/>
                      <w:szCs w:val="24"/>
                      <w:lang w:val="sv-SE"/>
                    </w:rPr>
                  </w:rPrChange>
                </w:rPr>
                <w:delText>-0.18**</w:delText>
              </w:r>
            </w:del>
          </w:p>
        </w:tc>
        <w:tc>
          <w:tcPr>
            <w:tcW w:w="1134" w:type="dxa"/>
            <w:tcBorders>
              <w:top w:val="nil"/>
              <w:left w:val="nil"/>
              <w:bottom w:val="single" w:sz="18" w:space="0" w:color="auto"/>
              <w:right w:val="nil"/>
            </w:tcBorders>
            <w:vAlign w:val="center"/>
          </w:tcPr>
          <w:p w14:paraId="34FCCD55" w14:textId="3FA76BD7" w:rsidR="008C2A32" w:rsidRPr="00AA07B4" w:rsidDel="006E5FF5" w:rsidRDefault="008C2A32">
            <w:pPr>
              <w:rPr>
                <w:del w:id="2761" w:author="Alicia" w:date="2016-05-16T16:37:00Z"/>
                <w:rFonts w:ascii="Times New Roman" w:hAnsi="Times New Roman" w:cs="Times New Roman"/>
                <w:sz w:val="24"/>
                <w:szCs w:val="24"/>
                <w:lang w:val="en-US"/>
                <w:rPrChange w:id="2762" w:author="Alicia" w:date="2016-05-11T11:58:00Z">
                  <w:rPr>
                    <w:del w:id="2763" w:author="Alicia" w:date="2016-05-16T16:37:00Z"/>
                    <w:rFonts w:ascii="Times New Roman" w:hAnsi="Times New Roman" w:cs="Times New Roman"/>
                    <w:sz w:val="24"/>
                    <w:szCs w:val="24"/>
                    <w:lang w:val="sv-SE"/>
                  </w:rPr>
                </w:rPrChange>
              </w:rPr>
              <w:pPrChange w:id="2764" w:author="Alicia" w:date="2016-05-03T14:52:00Z">
                <w:pPr>
                  <w:tabs>
                    <w:tab w:val="decimal" w:pos="586"/>
                  </w:tabs>
                  <w:spacing w:after="0" w:line="240" w:lineRule="auto"/>
                </w:pPr>
              </w:pPrChange>
            </w:pPr>
            <w:del w:id="2765" w:author="Alicia" w:date="2016-05-16T16:37:00Z">
              <w:r w:rsidRPr="00AA07B4" w:rsidDel="006E5FF5">
                <w:rPr>
                  <w:rFonts w:ascii="Times New Roman" w:hAnsi="Times New Roman" w:cs="Times New Roman"/>
                  <w:sz w:val="24"/>
                  <w:szCs w:val="24"/>
                  <w:lang w:val="en-US"/>
                  <w:rPrChange w:id="2766" w:author="Alicia" w:date="2016-05-11T11:58:00Z">
                    <w:rPr>
                      <w:rFonts w:ascii="Times New Roman" w:hAnsi="Times New Roman" w:cs="Times New Roman"/>
                      <w:sz w:val="24"/>
                      <w:szCs w:val="24"/>
                      <w:lang w:val="sv-SE"/>
                    </w:rPr>
                  </w:rPrChange>
                </w:rPr>
                <w:delText>-0.37***</w:delText>
              </w:r>
            </w:del>
          </w:p>
        </w:tc>
        <w:tc>
          <w:tcPr>
            <w:tcW w:w="284" w:type="dxa"/>
            <w:tcBorders>
              <w:top w:val="nil"/>
              <w:left w:val="nil"/>
              <w:bottom w:val="single" w:sz="18" w:space="0" w:color="auto"/>
              <w:right w:val="nil"/>
            </w:tcBorders>
            <w:vAlign w:val="center"/>
          </w:tcPr>
          <w:p w14:paraId="615E07A0" w14:textId="14E0DC6B" w:rsidR="008C2A32" w:rsidRPr="00AA07B4" w:rsidDel="006E5FF5" w:rsidRDefault="008C2A32">
            <w:pPr>
              <w:rPr>
                <w:del w:id="2767" w:author="Alicia" w:date="2016-05-16T16:37:00Z"/>
                <w:rFonts w:ascii="Times New Roman" w:hAnsi="Times New Roman" w:cs="Times New Roman"/>
                <w:sz w:val="24"/>
                <w:szCs w:val="24"/>
                <w:lang w:val="en-US"/>
                <w:rPrChange w:id="2768" w:author="Alicia" w:date="2016-05-11T11:58:00Z">
                  <w:rPr>
                    <w:del w:id="2769" w:author="Alicia" w:date="2016-05-16T16:37:00Z"/>
                    <w:rFonts w:ascii="Times New Roman" w:hAnsi="Times New Roman" w:cs="Times New Roman"/>
                    <w:sz w:val="24"/>
                    <w:szCs w:val="24"/>
                    <w:lang w:val="sv-SE"/>
                  </w:rPr>
                </w:rPrChange>
              </w:rPr>
              <w:pPrChange w:id="2770" w:author="Alicia" w:date="2016-05-03T14:52:00Z">
                <w:pPr>
                  <w:tabs>
                    <w:tab w:val="decimal" w:pos="586"/>
                  </w:tabs>
                  <w:spacing w:after="0" w:line="240" w:lineRule="auto"/>
                </w:pPr>
              </w:pPrChange>
            </w:pPr>
          </w:p>
        </w:tc>
        <w:tc>
          <w:tcPr>
            <w:tcW w:w="992" w:type="dxa"/>
            <w:tcBorders>
              <w:top w:val="nil"/>
              <w:left w:val="nil"/>
              <w:bottom w:val="single" w:sz="18" w:space="0" w:color="auto"/>
              <w:right w:val="nil"/>
            </w:tcBorders>
            <w:vAlign w:val="center"/>
          </w:tcPr>
          <w:p w14:paraId="6F57657B" w14:textId="1174A906" w:rsidR="008C2A32" w:rsidRPr="00AA07B4" w:rsidDel="006E5FF5" w:rsidRDefault="008C2A32">
            <w:pPr>
              <w:rPr>
                <w:del w:id="2771" w:author="Alicia" w:date="2016-05-16T16:37:00Z"/>
                <w:rFonts w:ascii="Times New Roman" w:hAnsi="Times New Roman" w:cs="Times New Roman"/>
                <w:sz w:val="24"/>
                <w:szCs w:val="24"/>
                <w:lang w:val="en-US"/>
                <w:rPrChange w:id="2772" w:author="Alicia" w:date="2016-05-11T11:58:00Z">
                  <w:rPr>
                    <w:del w:id="2773" w:author="Alicia" w:date="2016-05-16T16:37:00Z"/>
                    <w:rFonts w:ascii="Times New Roman" w:hAnsi="Times New Roman" w:cs="Times New Roman"/>
                    <w:sz w:val="24"/>
                    <w:szCs w:val="24"/>
                    <w:lang w:val="sv-SE"/>
                  </w:rPr>
                </w:rPrChange>
              </w:rPr>
              <w:pPrChange w:id="2774" w:author="Alicia" w:date="2016-05-03T14:52:00Z">
                <w:pPr>
                  <w:tabs>
                    <w:tab w:val="decimal" w:pos="586"/>
                  </w:tabs>
                  <w:spacing w:after="0" w:line="240" w:lineRule="auto"/>
                </w:pPr>
              </w:pPrChange>
            </w:pPr>
            <w:del w:id="2775" w:author="Alicia" w:date="2016-05-16T16:37:00Z">
              <w:r w:rsidRPr="00AA07B4" w:rsidDel="006E5FF5">
                <w:rPr>
                  <w:rFonts w:ascii="Times New Roman" w:hAnsi="Times New Roman" w:cs="Times New Roman"/>
                  <w:sz w:val="24"/>
                  <w:szCs w:val="24"/>
                  <w:lang w:val="en-US"/>
                  <w:rPrChange w:id="2776" w:author="Alicia" w:date="2016-05-11T11:58:00Z">
                    <w:rPr>
                      <w:rFonts w:ascii="Times New Roman" w:hAnsi="Times New Roman" w:cs="Times New Roman"/>
                      <w:sz w:val="24"/>
                      <w:szCs w:val="24"/>
                      <w:lang w:val="sv-SE"/>
                    </w:rPr>
                  </w:rPrChange>
                </w:rPr>
                <w:delText>0.02</w:delText>
              </w:r>
            </w:del>
          </w:p>
        </w:tc>
        <w:tc>
          <w:tcPr>
            <w:tcW w:w="851" w:type="dxa"/>
            <w:tcBorders>
              <w:top w:val="nil"/>
              <w:left w:val="nil"/>
              <w:bottom w:val="single" w:sz="18" w:space="0" w:color="auto"/>
              <w:right w:val="nil"/>
            </w:tcBorders>
            <w:vAlign w:val="center"/>
          </w:tcPr>
          <w:p w14:paraId="06DD1028" w14:textId="43850ED7" w:rsidR="008C2A32" w:rsidRPr="00AA07B4" w:rsidDel="006E5FF5" w:rsidRDefault="008C2A32">
            <w:pPr>
              <w:rPr>
                <w:del w:id="2777" w:author="Alicia" w:date="2016-05-16T16:37:00Z"/>
                <w:rFonts w:ascii="Times New Roman" w:hAnsi="Times New Roman" w:cs="Times New Roman"/>
                <w:sz w:val="24"/>
                <w:szCs w:val="24"/>
                <w:lang w:val="en-US"/>
                <w:rPrChange w:id="2778" w:author="Alicia" w:date="2016-05-11T11:58:00Z">
                  <w:rPr>
                    <w:del w:id="2779" w:author="Alicia" w:date="2016-05-16T16:37:00Z"/>
                    <w:rFonts w:ascii="Times New Roman" w:hAnsi="Times New Roman" w:cs="Times New Roman"/>
                    <w:sz w:val="24"/>
                    <w:szCs w:val="24"/>
                    <w:lang w:val="sv-SE"/>
                  </w:rPr>
                </w:rPrChange>
              </w:rPr>
              <w:pPrChange w:id="2780" w:author="Alicia" w:date="2016-05-03T14:52:00Z">
                <w:pPr>
                  <w:tabs>
                    <w:tab w:val="decimal" w:pos="586"/>
                  </w:tabs>
                  <w:spacing w:after="0" w:line="240" w:lineRule="auto"/>
                </w:pPr>
              </w:pPrChange>
            </w:pPr>
            <w:del w:id="2781" w:author="Alicia" w:date="2016-05-16T16:37:00Z">
              <w:r w:rsidRPr="00AA07B4" w:rsidDel="006E5FF5">
                <w:rPr>
                  <w:rFonts w:ascii="Times New Roman" w:hAnsi="Times New Roman" w:cs="Times New Roman"/>
                  <w:sz w:val="24"/>
                  <w:szCs w:val="24"/>
                  <w:lang w:val="en-US"/>
                  <w:rPrChange w:id="2782" w:author="Alicia" w:date="2016-05-11T11:58:00Z">
                    <w:rPr>
                      <w:rFonts w:ascii="Times New Roman" w:hAnsi="Times New Roman" w:cs="Times New Roman"/>
                      <w:sz w:val="24"/>
                      <w:szCs w:val="24"/>
                      <w:lang w:val="sv-SE"/>
                    </w:rPr>
                  </w:rPrChange>
                </w:rPr>
                <w:delText>0.06</w:delText>
              </w:r>
            </w:del>
          </w:p>
        </w:tc>
        <w:tc>
          <w:tcPr>
            <w:tcW w:w="283" w:type="dxa"/>
            <w:tcBorders>
              <w:top w:val="nil"/>
              <w:left w:val="nil"/>
              <w:bottom w:val="single" w:sz="18" w:space="0" w:color="auto"/>
              <w:right w:val="nil"/>
            </w:tcBorders>
            <w:vAlign w:val="center"/>
          </w:tcPr>
          <w:p w14:paraId="69C1745E" w14:textId="629728C4" w:rsidR="008C2A32" w:rsidRPr="00AA07B4" w:rsidDel="006E5FF5" w:rsidRDefault="008C2A32">
            <w:pPr>
              <w:rPr>
                <w:del w:id="2783" w:author="Alicia" w:date="2016-05-16T16:37:00Z"/>
                <w:rFonts w:ascii="Times New Roman" w:hAnsi="Times New Roman" w:cs="Times New Roman"/>
                <w:sz w:val="24"/>
                <w:szCs w:val="24"/>
                <w:lang w:val="en-US"/>
                <w:rPrChange w:id="2784" w:author="Alicia" w:date="2016-05-11T11:58:00Z">
                  <w:rPr>
                    <w:del w:id="2785" w:author="Alicia" w:date="2016-05-16T16:37:00Z"/>
                    <w:rFonts w:ascii="Times New Roman" w:hAnsi="Times New Roman" w:cs="Times New Roman"/>
                    <w:sz w:val="24"/>
                    <w:szCs w:val="24"/>
                    <w:lang w:val="sv-SE"/>
                  </w:rPr>
                </w:rPrChange>
              </w:rPr>
              <w:pPrChange w:id="2786" w:author="Alicia" w:date="2016-05-03T14:52:00Z">
                <w:pPr>
                  <w:tabs>
                    <w:tab w:val="decimal" w:pos="586"/>
                  </w:tabs>
                  <w:spacing w:after="0" w:line="240" w:lineRule="auto"/>
                </w:pPr>
              </w:pPrChange>
            </w:pPr>
          </w:p>
        </w:tc>
        <w:tc>
          <w:tcPr>
            <w:tcW w:w="1134" w:type="dxa"/>
            <w:tcBorders>
              <w:top w:val="nil"/>
              <w:left w:val="nil"/>
              <w:bottom w:val="single" w:sz="18" w:space="0" w:color="auto"/>
              <w:right w:val="nil"/>
            </w:tcBorders>
            <w:vAlign w:val="center"/>
          </w:tcPr>
          <w:p w14:paraId="3D9A2FF0" w14:textId="5C03DF29" w:rsidR="008C2A32" w:rsidRPr="00AA07B4" w:rsidDel="006E5FF5" w:rsidRDefault="008C2A32">
            <w:pPr>
              <w:rPr>
                <w:del w:id="2787" w:author="Alicia" w:date="2016-05-16T16:37:00Z"/>
                <w:rFonts w:ascii="Times New Roman" w:hAnsi="Times New Roman" w:cs="Times New Roman"/>
                <w:sz w:val="24"/>
                <w:szCs w:val="24"/>
                <w:lang w:val="en-US"/>
                <w:rPrChange w:id="2788" w:author="Alicia" w:date="2016-05-11T11:58:00Z">
                  <w:rPr>
                    <w:del w:id="2789" w:author="Alicia" w:date="2016-05-16T16:37:00Z"/>
                    <w:rFonts w:ascii="Times New Roman" w:hAnsi="Times New Roman" w:cs="Times New Roman"/>
                    <w:sz w:val="24"/>
                    <w:szCs w:val="24"/>
                    <w:lang w:val="sv-SE"/>
                  </w:rPr>
                </w:rPrChange>
              </w:rPr>
              <w:pPrChange w:id="2790" w:author="Alicia" w:date="2016-05-03T14:52:00Z">
                <w:pPr>
                  <w:tabs>
                    <w:tab w:val="decimal" w:pos="586"/>
                  </w:tabs>
                  <w:spacing w:after="0" w:line="240" w:lineRule="auto"/>
                </w:pPr>
              </w:pPrChange>
            </w:pPr>
            <w:del w:id="2791" w:author="Alicia" w:date="2016-05-16T16:37:00Z">
              <w:r w:rsidRPr="00AA07B4" w:rsidDel="006E5FF5">
                <w:rPr>
                  <w:rFonts w:ascii="Times New Roman" w:hAnsi="Times New Roman" w:cs="Times New Roman"/>
                  <w:sz w:val="24"/>
                  <w:szCs w:val="24"/>
                  <w:lang w:val="en-US"/>
                  <w:rPrChange w:id="2792" w:author="Alicia" w:date="2016-05-11T11:58:00Z">
                    <w:rPr>
                      <w:rFonts w:ascii="Times New Roman" w:hAnsi="Times New Roman" w:cs="Times New Roman"/>
                      <w:sz w:val="24"/>
                      <w:szCs w:val="24"/>
                      <w:lang w:val="sv-SE"/>
                    </w:rPr>
                  </w:rPrChange>
                </w:rPr>
                <w:delText>0.26*</w:delText>
              </w:r>
            </w:del>
          </w:p>
        </w:tc>
        <w:tc>
          <w:tcPr>
            <w:tcW w:w="1064" w:type="dxa"/>
            <w:tcBorders>
              <w:top w:val="nil"/>
              <w:left w:val="nil"/>
              <w:bottom w:val="single" w:sz="18" w:space="0" w:color="auto"/>
              <w:right w:val="nil"/>
            </w:tcBorders>
            <w:vAlign w:val="center"/>
          </w:tcPr>
          <w:p w14:paraId="5F2DD258" w14:textId="1B9520AE" w:rsidR="008C2A32" w:rsidRPr="00AA07B4" w:rsidDel="006E5FF5" w:rsidRDefault="008C2A32">
            <w:pPr>
              <w:rPr>
                <w:del w:id="2793" w:author="Alicia" w:date="2016-05-16T16:37:00Z"/>
                <w:rFonts w:ascii="Times New Roman" w:hAnsi="Times New Roman" w:cs="Times New Roman"/>
                <w:sz w:val="24"/>
                <w:szCs w:val="24"/>
                <w:lang w:val="en-US"/>
                <w:rPrChange w:id="2794" w:author="Alicia" w:date="2016-05-11T11:58:00Z">
                  <w:rPr>
                    <w:del w:id="2795" w:author="Alicia" w:date="2016-05-16T16:37:00Z"/>
                    <w:rFonts w:ascii="Times New Roman" w:hAnsi="Times New Roman" w:cs="Times New Roman"/>
                    <w:sz w:val="24"/>
                    <w:szCs w:val="24"/>
                    <w:lang w:val="sv-SE"/>
                  </w:rPr>
                </w:rPrChange>
              </w:rPr>
              <w:pPrChange w:id="2796" w:author="Alicia" w:date="2016-05-03T14:52:00Z">
                <w:pPr>
                  <w:tabs>
                    <w:tab w:val="decimal" w:pos="586"/>
                  </w:tabs>
                  <w:spacing w:after="0" w:line="240" w:lineRule="auto"/>
                </w:pPr>
              </w:pPrChange>
            </w:pPr>
            <w:del w:id="2797" w:author="Alicia" w:date="2016-05-16T16:37:00Z">
              <w:r w:rsidRPr="00AA07B4" w:rsidDel="006E5FF5">
                <w:rPr>
                  <w:rFonts w:ascii="Times New Roman" w:hAnsi="Times New Roman" w:cs="Times New Roman"/>
                  <w:sz w:val="24"/>
                  <w:szCs w:val="24"/>
                  <w:lang w:val="en-US"/>
                  <w:rPrChange w:id="2798" w:author="Alicia" w:date="2016-05-11T11:58:00Z">
                    <w:rPr>
                      <w:rFonts w:ascii="Times New Roman" w:hAnsi="Times New Roman" w:cs="Times New Roman"/>
                      <w:sz w:val="24"/>
                      <w:szCs w:val="24"/>
                      <w:lang w:val="sv-SE"/>
                    </w:rPr>
                  </w:rPrChange>
                </w:rPr>
                <w:delText>0.14</w:delText>
              </w:r>
            </w:del>
          </w:p>
        </w:tc>
        <w:tc>
          <w:tcPr>
            <w:tcW w:w="236" w:type="dxa"/>
            <w:tcBorders>
              <w:top w:val="nil"/>
              <w:left w:val="nil"/>
              <w:bottom w:val="single" w:sz="18" w:space="0" w:color="auto"/>
              <w:right w:val="nil"/>
            </w:tcBorders>
            <w:vAlign w:val="center"/>
          </w:tcPr>
          <w:p w14:paraId="7BEB50BB" w14:textId="4313858F" w:rsidR="008C2A32" w:rsidRPr="00AA07B4" w:rsidDel="006E5FF5" w:rsidRDefault="008C2A32">
            <w:pPr>
              <w:rPr>
                <w:del w:id="2799" w:author="Alicia" w:date="2016-05-16T16:37:00Z"/>
                <w:rFonts w:ascii="Times New Roman" w:hAnsi="Times New Roman" w:cs="Times New Roman"/>
                <w:sz w:val="24"/>
                <w:szCs w:val="24"/>
                <w:lang w:val="en-US"/>
                <w:rPrChange w:id="2800" w:author="Alicia" w:date="2016-05-11T11:58:00Z">
                  <w:rPr>
                    <w:del w:id="2801" w:author="Alicia" w:date="2016-05-16T16:37:00Z"/>
                    <w:rFonts w:ascii="Times New Roman" w:hAnsi="Times New Roman" w:cs="Times New Roman"/>
                    <w:sz w:val="24"/>
                    <w:szCs w:val="24"/>
                    <w:lang w:val="sv-SE"/>
                  </w:rPr>
                </w:rPrChange>
              </w:rPr>
              <w:pPrChange w:id="2802" w:author="Alicia" w:date="2016-05-03T14:52:00Z">
                <w:pPr>
                  <w:tabs>
                    <w:tab w:val="decimal" w:pos="586"/>
                  </w:tabs>
                  <w:spacing w:after="0" w:line="240" w:lineRule="auto"/>
                </w:pPr>
              </w:pPrChange>
            </w:pPr>
          </w:p>
        </w:tc>
        <w:tc>
          <w:tcPr>
            <w:tcW w:w="1110" w:type="dxa"/>
            <w:tcBorders>
              <w:top w:val="nil"/>
              <w:left w:val="nil"/>
              <w:bottom w:val="single" w:sz="18" w:space="0" w:color="auto"/>
              <w:right w:val="nil"/>
            </w:tcBorders>
            <w:vAlign w:val="center"/>
          </w:tcPr>
          <w:p w14:paraId="0D85232D" w14:textId="5EF78A53" w:rsidR="008C2A32" w:rsidRPr="00AA07B4" w:rsidDel="006E5FF5" w:rsidRDefault="008C2A32">
            <w:pPr>
              <w:rPr>
                <w:del w:id="2803" w:author="Alicia" w:date="2016-05-16T16:37:00Z"/>
                <w:rFonts w:ascii="Times New Roman" w:hAnsi="Times New Roman" w:cs="Times New Roman"/>
                <w:sz w:val="24"/>
                <w:szCs w:val="24"/>
                <w:lang w:val="en-US"/>
                <w:rPrChange w:id="2804" w:author="Alicia" w:date="2016-05-11T11:58:00Z">
                  <w:rPr>
                    <w:del w:id="2805" w:author="Alicia" w:date="2016-05-16T16:37:00Z"/>
                    <w:rFonts w:ascii="Times New Roman" w:hAnsi="Times New Roman" w:cs="Times New Roman"/>
                    <w:sz w:val="24"/>
                    <w:szCs w:val="24"/>
                    <w:lang w:val="sv-SE"/>
                  </w:rPr>
                </w:rPrChange>
              </w:rPr>
              <w:pPrChange w:id="2806" w:author="Alicia" w:date="2016-05-03T14:52:00Z">
                <w:pPr>
                  <w:tabs>
                    <w:tab w:val="decimal" w:pos="586"/>
                  </w:tabs>
                  <w:spacing w:after="0" w:line="240" w:lineRule="auto"/>
                </w:pPr>
              </w:pPrChange>
            </w:pPr>
            <w:del w:id="2807" w:author="Alicia" w:date="2016-05-16T16:37:00Z">
              <w:r w:rsidRPr="00AA07B4" w:rsidDel="006E5FF5">
                <w:rPr>
                  <w:rFonts w:ascii="Times New Roman" w:hAnsi="Times New Roman" w:cs="Times New Roman"/>
                  <w:sz w:val="24"/>
                  <w:szCs w:val="24"/>
                  <w:lang w:val="en-US"/>
                  <w:rPrChange w:id="2808" w:author="Alicia" w:date="2016-05-11T11:58:00Z">
                    <w:rPr>
                      <w:rFonts w:ascii="Times New Roman" w:hAnsi="Times New Roman" w:cs="Times New Roman"/>
                      <w:sz w:val="24"/>
                      <w:szCs w:val="24"/>
                      <w:lang w:val="sv-SE"/>
                    </w:rPr>
                  </w:rPrChange>
                </w:rPr>
                <w:delText>-0.28***</w:delText>
              </w:r>
            </w:del>
          </w:p>
        </w:tc>
        <w:tc>
          <w:tcPr>
            <w:tcW w:w="1134" w:type="dxa"/>
            <w:tcBorders>
              <w:top w:val="nil"/>
              <w:left w:val="nil"/>
              <w:bottom w:val="single" w:sz="18" w:space="0" w:color="auto"/>
              <w:right w:val="nil"/>
            </w:tcBorders>
            <w:vAlign w:val="center"/>
          </w:tcPr>
          <w:p w14:paraId="47A337F5" w14:textId="59828803" w:rsidR="008C2A32" w:rsidRPr="00AA07B4" w:rsidDel="006E5FF5" w:rsidRDefault="008C2A32">
            <w:pPr>
              <w:rPr>
                <w:del w:id="2809" w:author="Alicia" w:date="2016-05-16T16:37:00Z"/>
                <w:rFonts w:ascii="Times New Roman" w:hAnsi="Times New Roman" w:cs="Times New Roman"/>
                <w:sz w:val="24"/>
                <w:szCs w:val="24"/>
                <w:lang w:val="en-US"/>
                <w:rPrChange w:id="2810" w:author="Alicia" w:date="2016-05-11T11:58:00Z">
                  <w:rPr>
                    <w:del w:id="2811" w:author="Alicia" w:date="2016-05-16T16:37:00Z"/>
                    <w:rFonts w:ascii="Times New Roman" w:hAnsi="Times New Roman" w:cs="Times New Roman"/>
                    <w:sz w:val="24"/>
                    <w:szCs w:val="24"/>
                    <w:lang w:val="sv-SE"/>
                  </w:rPr>
                </w:rPrChange>
              </w:rPr>
              <w:pPrChange w:id="2812" w:author="Alicia" w:date="2016-05-03T14:52:00Z">
                <w:pPr>
                  <w:tabs>
                    <w:tab w:val="decimal" w:pos="586"/>
                  </w:tabs>
                  <w:spacing w:after="0" w:line="240" w:lineRule="auto"/>
                </w:pPr>
              </w:pPrChange>
            </w:pPr>
            <w:del w:id="2813" w:author="Alicia" w:date="2016-05-16T16:37:00Z">
              <w:r w:rsidRPr="00AA07B4" w:rsidDel="006E5FF5">
                <w:rPr>
                  <w:rFonts w:ascii="Times New Roman" w:hAnsi="Times New Roman" w:cs="Times New Roman"/>
                  <w:sz w:val="24"/>
                  <w:szCs w:val="24"/>
                  <w:lang w:val="en-US"/>
                  <w:rPrChange w:id="2814" w:author="Alicia" w:date="2016-05-11T11:58:00Z">
                    <w:rPr>
                      <w:rFonts w:ascii="Times New Roman" w:hAnsi="Times New Roman" w:cs="Times New Roman"/>
                      <w:sz w:val="24"/>
                      <w:szCs w:val="24"/>
                      <w:lang w:val="sv-SE"/>
                    </w:rPr>
                  </w:rPrChange>
                </w:rPr>
                <w:delText>-0.73***</w:delText>
              </w:r>
            </w:del>
          </w:p>
        </w:tc>
      </w:tr>
    </w:tbl>
    <w:p w14:paraId="595482DC" w14:textId="23714065" w:rsidR="000167C7" w:rsidDel="00391598" w:rsidRDefault="00A96822">
      <w:pPr>
        <w:rPr>
          <w:del w:id="2815" w:author="Alicia" w:date="2016-05-17T11:22:00Z"/>
          <w:rFonts w:ascii="Times New Roman" w:hAnsi="Times New Roman" w:cs="Times New Roman"/>
          <w:sz w:val="24"/>
          <w:szCs w:val="24"/>
          <w:lang w:val="en-US"/>
        </w:rPr>
        <w:sectPr w:rsidR="000167C7" w:rsidDel="00391598" w:rsidSect="00391598">
          <w:pgSz w:w="12242" w:h="15842" w:code="1"/>
          <w:pgMar w:top="1440" w:right="1440" w:bottom="1440" w:left="1440" w:header="708" w:footer="708" w:gutter="0"/>
          <w:cols w:space="708"/>
          <w:docGrid w:linePitch="360"/>
        </w:sectPr>
      </w:pPr>
      <w:del w:id="2816" w:author="Alicia" w:date="2016-05-03T16:19:00Z">
        <w:r w:rsidDel="00A96822">
          <w:rPr>
            <w:rFonts w:ascii="Times New Roman" w:hAnsi="Times New Roman" w:cs="Times New Roman"/>
            <w:sz w:val="24"/>
            <w:szCs w:val="24"/>
            <w:lang w:val="en-US"/>
          </w:rPr>
          <w:delText>P</w:delText>
        </w:r>
      </w:del>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049"/>
        <w:gridCol w:w="559"/>
        <w:gridCol w:w="700"/>
        <w:gridCol w:w="735"/>
        <w:gridCol w:w="1049"/>
        <w:gridCol w:w="822"/>
        <w:gridCol w:w="758"/>
        <w:gridCol w:w="1049"/>
        <w:gridCol w:w="962"/>
        <w:gridCol w:w="559"/>
        <w:gridCol w:w="630"/>
        <w:gridCol w:w="630"/>
      </w:tblGrid>
      <w:tr w:rsidR="00A962F0" w:rsidRPr="00303ED6" w:rsidDel="00391598" w14:paraId="18839E55" w14:textId="20CFD8A3" w:rsidTr="00A962F0">
        <w:trPr>
          <w:trHeight w:val="759"/>
          <w:del w:id="2817" w:author="Alicia" w:date="2016-05-17T11:22:00Z"/>
        </w:trPr>
        <w:tc>
          <w:tcPr>
            <w:tcW w:w="513" w:type="pct"/>
            <w:tcBorders>
              <w:top w:val="single" w:sz="18" w:space="0" w:color="auto"/>
              <w:left w:val="nil"/>
              <w:bottom w:val="single" w:sz="18" w:space="0" w:color="auto"/>
              <w:right w:val="nil"/>
            </w:tcBorders>
            <w:shd w:val="clear" w:color="auto" w:fill="auto"/>
            <w:noWrap/>
            <w:vAlign w:val="center"/>
            <w:hideMark/>
          </w:tcPr>
          <w:p w14:paraId="0DD856E9" w14:textId="1CA986DA" w:rsidR="00A962F0" w:rsidRPr="00461432" w:rsidDel="00391598" w:rsidRDefault="00A962F0">
            <w:pPr>
              <w:rPr>
                <w:del w:id="2818" w:author="Alicia" w:date="2016-05-17T11:22:00Z"/>
                <w:rFonts w:ascii="Times New Roman" w:eastAsia="Times New Roman" w:hAnsi="Times New Roman" w:cs="Times New Roman"/>
                <w:lang w:eastAsia="es-ES"/>
              </w:rPr>
              <w:pPrChange w:id="2819" w:author="Alicia" w:date="2016-05-17T11:22:00Z">
                <w:pPr>
                  <w:spacing w:after="0" w:line="240" w:lineRule="auto"/>
                  <w:jc w:val="center"/>
                </w:pPr>
              </w:pPrChange>
            </w:pPr>
            <w:del w:id="2820" w:author="Alicia" w:date="2016-05-17T11:22:00Z">
              <w:r w:rsidDel="00391598">
                <w:rPr>
                  <w:rFonts w:ascii="Times New Roman" w:eastAsia="Times New Roman" w:hAnsi="Times New Roman" w:cs="Times New Roman"/>
                  <w:lang w:eastAsia="es-ES"/>
                </w:rPr>
                <w:delText>Population</w:delText>
              </w:r>
            </w:del>
          </w:p>
        </w:tc>
        <w:tc>
          <w:tcPr>
            <w:tcW w:w="271" w:type="pct"/>
            <w:tcBorders>
              <w:top w:val="single" w:sz="18" w:space="0" w:color="auto"/>
              <w:left w:val="nil"/>
              <w:bottom w:val="single" w:sz="18" w:space="0" w:color="auto"/>
              <w:right w:val="nil"/>
            </w:tcBorders>
            <w:shd w:val="clear" w:color="auto" w:fill="auto"/>
            <w:noWrap/>
            <w:vAlign w:val="center"/>
          </w:tcPr>
          <w:p w14:paraId="3F8AF273" w14:textId="5C66D415" w:rsidR="00A962F0" w:rsidRPr="00F21DAF" w:rsidDel="00391598" w:rsidRDefault="00A962F0">
            <w:pPr>
              <w:rPr>
                <w:del w:id="2821" w:author="Alicia" w:date="2016-05-17T11:22:00Z"/>
                <w:rFonts w:ascii="Times New Roman" w:eastAsia="Times New Roman" w:hAnsi="Times New Roman" w:cs="Times New Roman"/>
                <w:lang w:eastAsia="es-ES"/>
              </w:rPr>
              <w:pPrChange w:id="2822" w:author="Alicia" w:date="2016-05-17T11:22:00Z">
                <w:pPr>
                  <w:spacing w:after="0" w:line="240" w:lineRule="auto"/>
                  <w:jc w:val="center"/>
                </w:pPr>
              </w:pPrChange>
            </w:pPr>
            <w:del w:id="2823" w:author="Alicia" w:date="2016-05-17T11:22:00Z">
              <w:r w:rsidRPr="00F21DAF" w:rsidDel="00391598">
                <w:rPr>
                  <w:rFonts w:ascii="Times New Roman" w:eastAsia="Times New Roman" w:hAnsi="Times New Roman" w:cs="Times New Roman"/>
                  <w:lang w:eastAsia="es-ES"/>
                </w:rPr>
                <w:delText>Year</w:delText>
              </w:r>
            </w:del>
          </w:p>
        </w:tc>
        <w:tc>
          <w:tcPr>
            <w:tcW w:w="421" w:type="pct"/>
            <w:tcBorders>
              <w:top w:val="single" w:sz="18" w:space="0" w:color="auto"/>
              <w:left w:val="nil"/>
              <w:bottom w:val="single" w:sz="18" w:space="0" w:color="auto"/>
              <w:right w:val="nil"/>
            </w:tcBorders>
            <w:shd w:val="clear" w:color="auto" w:fill="auto"/>
            <w:vAlign w:val="center"/>
          </w:tcPr>
          <w:p w14:paraId="5083FC65" w14:textId="641F7EA1" w:rsidR="00A962F0" w:rsidDel="00391598" w:rsidRDefault="00A962F0">
            <w:pPr>
              <w:rPr>
                <w:del w:id="2824" w:author="Alicia" w:date="2016-05-17T11:22:00Z"/>
                <w:rFonts w:ascii="Times New Roman" w:eastAsia="Times New Roman" w:hAnsi="Times New Roman" w:cs="Times New Roman"/>
                <w:lang w:eastAsia="es-ES"/>
              </w:rPr>
              <w:pPrChange w:id="2825" w:author="Alicia" w:date="2016-05-17T11:22:00Z">
                <w:pPr>
                  <w:spacing w:after="0" w:line="240" w:lineRule="auto"/>
                  <w:jc w:val="center"/>
                </w:pPr>
              </w:pPrChange>
            </w:pPr>
            <w:del w:id="2826" w:author="Alicia" w:date="2016-05-17T11:22:00Z">
              <w:r w:rsidRPr="00F21DAF" w:rsidDel="00391598">
                <w:rPr>
                  <w:rFonts w:ascii="Times New Roman" w:eastAsia="Times New Roman" w:hAnsi="Times New Roman" w:cs="Times New Roman"/>
                  <w:lang w:eastAsia="es-ES"/>
                </w:rPr>
                <w:delText>Phe</w:delText>
              </w:r>
              <w:r w:rsidDel="00391598">
                <w:rPr>
                  <w:rFonts w:ascii="Times New Roman" w:eastAsia="Times New Roman" w:hAnsi="Times New Roman" w:cs="Times New Roman"/>
                  <w:lang w:eastAsia="es-ES"/>
                </w:rPr>
                <w:delText>n →</w:delText>
              </w:r>
            </w:del>
          </w:p>
          <w:p w14:paraId="727687A1" w14:textId="55E80B38" w:rsidR="00A962F0" w:rsidRPr="00F21DAF" w:rsidDel="00391598" w:rsidRDefault="00A962F0">
            <w:pPr>
              <w:rPr>
                <w:del w:id="2827" w:author="Alicia" w:date="2016-05-17T11:22:00Z"/>
                <w:rFonts w:ascii="Times New Roman" w:eastAsia="Times New Roman" w:hAnsi="Times New Roman" w:cs="Times New Roman"/>
                <w:lang w:eastAsia="es-ES"/>
              </w:rPr>
              <w:pPrChange w:id="2828" w:author="Alicia" w:date="2016-05-17T11:22:00Z">
                <w:pPr>
                  <w:spacing w:after="0" w:line="240" w:lineRule="auto"/>
                  <w:jc w:val="center"/>
                </w:pPr>
              </w:pPrChange>
            </w:pPr>
            <w:del w:id="2829" w:author="Alicia" w:date="2016-05-17T11:22:00Z">
              <w:r w:rsidDel="00391598">
                <w:rPr>
                  <w:rFonts w:ascii="Times New Roman" w:eastAsia="Times New Roman" w:hAnsi="Times New Roman" w:cs="Times New Roman"/>
                  <w:lang w:eastAsia="es-ES"/>
                </w:rPr>
                <w:delText>Attack</w:delText>
              </w:r>
            </w:del>
          </w:p>
        </w:tc>
        <w:tc>
          <w:tcPr>
            <w:tcW w:w="422" w:type="pct"/>
            <w:tcBorders>
              <w:top w:val="single" w:sz="18" w:space="0" w:color="auto"/>
              <w:left w:val="nil"/>
              <w:bottom w:val="single" w:sz="18" w:space="0" w:color="auto"/>
              <w:right w:val="nil"/>
            </w:tcBorders>
            <w:shd w:val="clear" w:color="auto" w:fill="auto"/>
            <w:noWrap/>
            <w:vAlign w:val="center"/>
            <w:hideMark/>
          </w:tcPr>
          <w:p w14:paraId="483E1CA1" w14:textId="10E1CAAA" w:rsidR="00A962F0" w:rsidDel="00391598" w:rsidRDefault="00A962F0">
            <w:pPr>
              <w:rPr>
                <w:del w:id="2830" w:author="Alicia" w:date="2016-05-17T11:22:00Z"/>
                <w:rFonts w:ascii="Times New Roman" w:eastAsia="Times New Roman" w:hAnsi="Times New Roman" w:cs="Times New Roman"/>
                <w:color w:val="000000"/>
                <w:lang w:eastAsia="es-ES"/>
              </w:rPr>
              <w:pPrChange w:id="2831" w:author="Alicia" w:date="2016-05-17T11:22:00Z">
                <w:pPr>
                  <w:spacing w:after="0" w:line="240" w:lineRule="auto"/>
                  <w:jc w:val="center"/>
                </w:pPr>
              </w:pPrChange>
            </w:pPr>
            <w:del w:id="2832" w:author="Alicia" w:date="2016-05-17T11:22:00Z">
              <w:r w:rsidRPr="00461432" w:rsidDel="00391598">
                <w:rPr>
                  <w:rFonts w:ascii="Times New Roman" w:eastAsia="Times New Roman" w:hAnsi="Times New Roman" w:cs="Times New Roman"/>
                  <w:color w:val="000000"/>
                  <w:lang w:eastAsia="es-ES"/>
                </w:rPr>
                <w:delText>N fl →</w:delText>
              </w:r>
            </w:del>
          </w:p>
          <w:p w14:paraId="11DD30F8" w14:textId="4C733DD0" w:rsidR="00A962F0" w:rsidRPr="00461432" w:rsidDel="00391598" w:rsidRDefault="00A962F0">
            <w:pPr>
              <w:rPr>
                <w:del w:id="2833" w:author="Alicia" w:date="2016-05-17T11:22:00Z"/>
                <w:rFonts w:ascii="Times New Roman" w:eastAsia="Times New Roman" w:hAnsi="Times New Roman" w:cs="Times New Roman"/>
                <w:color w:val="000000"/>
                <w:lang w:eastAsia="es-ES"/>
              </w:rPr>
              <w:pPrChange w:id="2834" w:author="Alicia" w:date="2016-05-17T11:22:00Z">
                <w:pPr>
                  <w:spacing w:after="0" w:line="240" w:lineRule="auto"/>
                  <w:jc w:val="center"/>
                </w:pPr>
              </w:pPrChange>
            </w:pPr>
            <w:del w:id="2835" w:author="Alicia" w:date="2016-05-17T11:22:00Z">
              <w:r w:rsidDel="00391598">
                <w:rPr>
                  <w:rFonts w:ascii="Times New Roman" w:eastAsia="Times New Roman" w:hAnsi="Times New Roman" w:cs="Times New Roman"/>
                  <w:lang w:eastAsia="es-ES"/>
                </w:rPr>
                <w:delText>Attack</w:delText>
              </w:r>
            </w:del>
          </w:p>
        </w:tc>
        <w:tc>
          <w:tcPr>
            <w:tcW w:w="422" w:type="pct"/>
            <w:tcBorders>
              <w:top w:val="single" w:sz="18" w:space="0" w:color="auto"/>
              <w:left w:val="nil"/>
              <w:bottom w:val="single" w:sz="18" w:space="0" w:color="auto"/>
              <w:right w:val="nil"/>
            </w:tcBorders>
            <w:shd w:val="clear" w:color="auto" w:fill="auto"/>
            <w:noWrap/>
            <w:vAlign w:val="center"/>
            <w:hideMark/>
          </w:tcPr>
          <w:p w14:paraId="6DAC63D2" w14:textId="210E2F13" w:rsidR="00A962F0" w:rsidDel="00391598" w:rsidRDefault="00A962F0">
            <w:pPr>
              <w:rPr>
                <w:del w:id="2836" w:author="Alicia" w:date="2016-05-17T11:22:00Z"/>
                <w:rFonts w:ascii="Times New Roman" w:eastAsia="Times New Roman" w:hAnsi="Times New Roman" w:cs="Times New Roman"/>
                <w:color w:val="000000"/>
                <w:lang w:eastAsia="es-ES"/>
              </w:rPr>
              <w:pPrChange w:id="2837" w:author="Alicia" w:date="2016-05-17T11:22:00Z">
                <w:pPr>
                  <w:spacing w:after="0" w:line="240" w:lineRule="auto"/>
                  <w:jc w:val="center"/>
                </w:pPr>
              </w:pPrChange>
            </w:pPr>
            <w:del w:id="2838" w:author="Alicia" w:date="2016-05-17T11:22:00Z">
              <w:r w:rsidRPr="00461432" w:rsidDel="00391598">
                <w:rPr>
                  <w:rFonts w:ascii="Times New Roman" w:eastAsia="Times New Roman" w:hAnsi="Times New Roman" w:cs="Times New Roman"/>
                  <w:color w:val="000000"/>
                  <w:lang w:eastAsia="es-ES"/>
                </w:rPr>
                <w:delText>Shoot h →</w:delText>
              </w:r>
            </w:del>
          </w:p>
          <w:p w14:paraId="097E654E" w14:textId="3E42082F" w:rsidR="00A962F0" w:rsidRPr="00461432" w:rsidDel="00391598" w:rsidRDefault="00A962F0">
            <w:pPr>
              <w:rPr>
                <w:del w:id="2839" w:author="Alicia" w:date="2016-05-17T11:22:00Z"/>
                <w:rFonts w:ascii="Times New Roman" w:eastAsia="Times New Roman" w:hAnsi="Times New Roman" w:cs="Times New Roman"/>
                <w:color w:val="000000"/>
                <w:lang w:eastAsia="es-ES"/>
              </w:rPr>
              <w:pPrChange w:id="2840" w:author="Alicia" w:date="2016-05-17T11:22:00Z">
                <w:pPr>
                  <w:spacing w:after="0" w:line="240" w:lineRule="auto"/>
                  <w:jc w:val="center"/>
                </w:pPr>
              </w:pPrChange>
            </w:pPr>
            <w:del w:id="2841" w:author="Alicia" w:date="2016-05-17T11:22:00Z">
              <w:r w:rsidDel="00391598">
                <w:rPr>
                  <w:rFonts w:ascii="Times New Roman" w:eastAsia="Times New Roman" w:hAnsi="Times New Roman" w:cs="Times New Roman"/>
                  <w:lang w:eastAsia="es-ES"/>
                </w:rPr>
                <w:delText>Attack</w:delText>
              </w:r>
            </w:del>
          </w:p>
        </w:tc>
        <w:tc>
          <w:tcPr>
            <w:tcW w:w="422" w:type="pct"/>
            <w:tcBorders>
              <w:top w:val="single" w:sz="18" w:space="0" w:color="auto"/>
              <w:left w:val="nil"/>
              <w:bottom w:val="single" w:sz="18" w:space="0" w:color="auto"/>
              <w:right w:val="nil"/>
            </w:tcBorders>
            <w:shd w:val="clear" w:color="auto" w:fill="auto"/>
            <w:noWrap/>
            <w:vAlign w:val="center"/>
            <w:hideMark/>
          </w:tcPr>
          <w:p w14:paraId="5101181C" w14:textId="7EABC28E" w:rsidR="00A962F0" w:rsidDel="00391598" w:rsidRDefault="00A962F0">
            <w:pPr>
              <w:rPr>
                <w:del w:id="2842" w:author="Alicia" w:date="2016-05-17T11:22:00Z"/>
                <w:rFonts w:ascii="Times New Roman" w:eastAsia="Times New Roman" w:hAnsi="Times New Roman" w:cs="Times New Roman"/>
                <w:color w:val="000000"/>
                <w:lang w:eastAsia="es-ES"/>
              </w:rPr>
              <w:pPrChange w:id="2843" w:author="Alicia" w:date="2016-05-17T11:22:00Z">
                <w:pPr>
                  <w:spacing w:after="0" w:line="240" w:lineRule="auto"/>
                  <w:jc w:val="center"/>
                </w:pPr>
              </w:pPrChange>
            </w:pPr>
            <w:del w:id="2844" w:author="Alicia" w:date="2016-05-17T11:22:00Z">
              <w:r w:rsidRPr="00461432" w:rsidDel="00391598">
                <w:rPr>
                  <w:rFonts w:ascii="Times New Roman" w:eastAsia="Times New Roman" w:hAnsi="Times New Roman" w:cs="Times New Roman"/>
                  <w:color w:val="000000"/>
                  <w:lang w:eastAsia="es-ES"/>
                </w:rPr>
                <w:delText>Phen →</w:delText>
              </w:r>
            </w:del>
          </w:p>
          <w:p w14:paraId="3206BB8C" w14:textId="0F74A62A" w:rsidR="00A962F0" w:rsidRPr="00461432" w:rsidDel="00391598" w:rsidRDefault="00A962F0">
            <w:pPr>
              <w:rPr>
                <w:del w:id="2845" w:author="Alicia" w:date="2016-05-17T11:22:00Z"/>
                <w:rFonts w:ascii="Times New Roman" w:eastAsia="Times New Roman" w:hAnsi="Times New Roman" w:cs="Times New Roman"/>
                <w:color w:val="000000"/>
                <w:lang w:eastAsia="es-ES"/>
              </w:rPr>
              <w:pPrChange w:id="2846" w:author="Alicia" w:date="2016-05-17T11:22:00Z">
                <w:pPr>
                  <w:spacing w:after="0" w:line="240" w:lineRule="auto"/>
                  <w:jc w:val="center"/>
                </w:pPr>
              </w:pPrChange>
            </w:pPr>
            <w:del w:id="2847" w:author="Alicia" w:date="2016-05-17T11:22:00Z">
              <w:r w:rsidRPr="00461432" w:rsidDel="00391598">
                <w:rPr>
                  <w:rFonts w:ascii="Times New Roman" w:eastAsia="Times New Roman" w:hAnsi="Times New Roman" w:cs="Times New Roman"/>
                  <w:color w:val="000000"/>
                  <w:lang w:eastAsia="es-ES"/>
                </w:rPr>
                <w:delText>N int fr</w:delText>
              </w:r>
            </w:del>
          </w:p>
        </w:tc>
        <w:tc>
          <w:tcPr>
            <w:tcW w:w="422" w:type="pct"/>
            <w:tcBorders>
              <w:top w:val="single" w:sz="18" w:space="0" w:color="auto"/>
              <w:left w:val="nil"/>
              <w:bottom w:val="single" w:sz="18" w:space="0" w:color="auto"/>
              <w:right w:val="nil"/>
            </w:tcBorders>
            <w:shd w:val="clear" w:color="auto" w:fill="auto"/>
            <w:noWrap/>
            <w:vAlign w:val="center"/>
            <w:hideMark/>
          </w:tcPr>
          <w:p w14:paraId="4755A760" w14:textId="612C1455" w:rsidR="00A962F0" w:rsidDel="00391598" w:rsidRDefault="00A962F0">
            <w:pPr>
              <w:rPr>
                <w:del w:id="2848" w:author="Alicia" w:date="2016-05-17T11:22:00Z"/>
                <w:rFonts w:ascii="Times New Roman" w:eastAsia="Times New Roman" w:hAnsi="Times New Roman" w:cs="Times New Roman"/>
                <w:color w:val="000000"/>
                <w:lang w:eastAsia="es-ES"/>
              </w:rPr>
              <w:pPrChange w:id="2849" w:author="Alicia" w:date="2016-05-17T11:22:00Z">
                <w:pPr>
                  <w:spacing w:after="0" w:line="240" w:lineRule="auto"/>
                  <w:jc w:val="center"/>
                </w:pPr>
              </w:pPrChange>
            </w:pPr>
            <w:del w:id="2850" w:author="Alicia" w:date="2016-05-17T11:22:00Z">
              <w:r w:rsidDel="00391598">
                <w:rPr>
                  <w:rFonts w:ascii="Times New Roman" w:eastAsia="Times New Roman" w:hAnsi="Times New Roman" w:cs="Times New Roman"/>
                  <w:color w:val="000000"/>
                  <w:lang w:eastAsia="es-ES"/>
                </w:rPr>
                <w:delText>N fl →</w:delText>
              </w:r>
            </w:del>
          </w:p>
          <w:p w14:paraId="3C02EC96" w14:textId="0647C648" w:rsidR="00A962F0" w:rsidRPr="00461432" w:rsidDel="00391598" w:rsidRDefault="00A962F0">
            <w:pPr>
              <w:rPr>
                <w:del w:id="2851" w:author="Alicia" w:date="2016-05-17T11:22:00Z"/>
                <w:rFonts w:ascii="Times New Roman" w:eastAsia="Times New Roman" w:hAnsi="Times New Roman" w:cs="Times New Roman"/>
                <w:color w:val="000000"/>
                <w:lang w:eastAsia="es-ES"/>
              </w:rPr>
              <w:pPrChange w:id="2852" w:author="Alicia" w:date="2016-05-17T11:22:00Z">
                <w:pPr>
                  <w:spacing w:after="0" w:line="240" w:lineRule="auto"/>
                  <w:jc w:val="center"/>
                </w:pPr>
              </w:pPrChange>
            </w:pPr>
            <w:del w:id="2853" w:author="Alicia" w:date="2016-05-17T11:22:00Z">
              <w:r w:rsidRPr="00461432" w:rsidDel="00391598">
                <w:rPr>
                  <w:rFonts w:ascii="Times New Roman" w:eastAsia="Times New Roman" w:hAnsi="Times New Roman" w:cs="Times New Roman"/>
                  <w:color w:val="000000"/>
                  <w:lang w:eastAsia="es-ES"/>
                </w:rPr>
                <w:delText>N int fr</w:delText>
              </w:r>
            </w:del>
          </w:p>
        </w:tc>
        <w:tc>
          <w:tcPr>
            <w:tcW w:w="421" w:type="pct"/>
            <w:tcBorders>
              <w:top w:val="single" w:sz="18" w:space="0" w:color="auto"/>
              <w:left w:val="nil"/>
              <w:bottom w:val="single" w:sz="18" w:space="0" w:color="auto"/>
              <w:right w:val="nil"/>
            </w:tcBorders>
            <w:shd w:val="clear" w:color="auto" w:fill="auto"/>
            <w:noWrap/>
            <w:vAlign w:val="center"/>
            <w:hideMark/>
          </w:tcPr>
          <w:p w14:paraId="573B00BF" w14:textId="19A55DA8" w:rsidR="00A962F0" w:rsidDel="00391598" w:rsidRDefault="00A962F0">
            <w:pPr>
              <w:rPr>
                <w:del w:id="2854" w:author="Alicia" w:date="2016-05-17T11:22:00Z"/>
                <w:rFonts w:ascii="Times New Roman" w:eastAsia="Times New Roman" w:hAnsi="Times New Roman" w:cs="Times New Roman"/>
                <w:color w:val="000000"/>
                <w:lang w:val="en-US" w:eastAsia="es-ES"/>
              </w:rPr>
              <w:pPrChange w:id="2855" w:author="Alicia" w:date="2016-05-17T11:22:00Z">
                <w:pPr>
                  <w:spacing w:after="0" w:line="240" w:lineRule="auto"/>
                  <w:jc w:val="center"/>
                </w:pPr>
              </w:pPrChange>
            </w:pPr>
            <w:del w:id="2856" w:author="Alicia" w:date="2016-05-17T11:22:00Z">
              <w:r w:rsidRPr="00461432" w:rsidDel="00391598">
                <w:rPr>
                  <w:rFonts w:ascii="Times New Roman" w:eastAsia="Times New Roman" w:hAnsi="Times New Roman" w:cs="Times New Roman"/>
                  <w:color w:val="000000"/>
                  <w:lang w:val="en-US" w:eastAsia="es-ES"/>
                </w:rPr>
                <w:delText>Shoot h</w:delText>
              </w:r>
              <w:r w:rsidDel="00391598">
                <w:rPr>
                  <w:rFonts w:ascii="Times New Roman" w:eastAsia="Times New Roman" w:hAnsi="Times New Roman" w:cs="Times New Roman"/>
                  <w:color w:val="000000"/>
                  <w:lang w:val="en-US" w:eastAsia="es-ES"/>
                </w:rPr>
                <w:delText xml:space="preserve"> </w:delText>
              </w:r>
              <w:r w:rsidRPr="00461432" w:rsidDel="00391598">
                <w:rPr>
                  <w:rFonts w:ascii="Times New Roman" w:eastAsia="Times New Roman" w:hAnsi="Times New Roman" w:cs="Times New Roman"/>
                  <w:color w:val="000000"/>
                  <w:lang w:val="en-US" w:eastAsia="es-ES"/>
                </w:rPr>
                <w:delText>→</w:delText>
              </w:r>
            </w:del>
          </w:p>
          <w:p w14:paraId="0D987974" w14:textId="346234BA" w:rsidR="00A962F0" w:rsidRPr="00461432" w:rsidDel="00391598" w:rsidRDefault="00A962F0">
            <w:pPr>
              <w:rPr>
                <w:del w:id="2857" w:author="Alicia" w:date="2016-05-17T11:22:00Z"/>
                <w:rFonts w:ascii="Times New Roman" w:eastAsia="Times New Roman" w:hAnsi="Times New Roman" w:cs="Times New Roman"/>
                <w:color w:val="000000"/>
                <w:lang w:val="en-US" w:eastAsia="es-ES"/>
              </w:rPr>
              <w:pPrChange w:id="2858" w:author="Alicia" w:date="2016-05-17T11:22:00Z">
                <w:pPr>
                  <w:spacing w:after="0" w:line="240" w:lineRule="auto"/>
                  <w:jc w:val="center"/>
                </w:pPr>
              </w:pPrChange>
            </w:pPr>
            <w:del w:id="2859" w:author="Alicia" w:date="2016-05-17T11:22:00Z">
              <w:r w:rsidRPr="00461432" w:rsidDel="00391598">
                <w:rPr>
                  <w:rFonts w:ascii="Times New Roman" w:eastAsia="Times New Roman" w:hAnsi="Times New Roman" w:cs="Times New Roman"/>
                  <w:color w:val="000000"/>
                  <w:lang w:val="en-US" w:eastAsia="es-ES"/>
                </w:rPr>
                <w:delText>N int fr</w:delText>
              </w:r>
            </w:del>
          </w:p>
        </w:tc>
        <w:tc>
          <w:tcPr>
            <w:tcW w:w="422" w:type="pct"/>
            <w:tcBorders>
              <w:top w:val="single" w:sz="18" w:space="0" w:color="auto"/>
              <w:left w:val="nil"/>
              <w:bottom w:val="single" w:sz="18" w:space="0" w:color="auto"/>
              <w:right w:val="nil"/>
            </w:tcBorders>
            <w:shd w:val="clear" w:color="auto" w:fill="auto"/>
            <w:noWrap/>
            <w:vAlign w:val="center"/>
            <w:hideMark/>
          </w:tcPr>
          <w:p w14:paraId="2D78175B" w14:textId="5A05D588" w:rsidR="00A962F0" w:rsidDel="00391598" w:rsidRDefault="00A962F0">
            <w:pPr>
              <w:rPr>
                <w:del w:id="2860" w:author="Alicia" w:date="2016-05-17T11:22:00Z"/>
                <w:rFonts w:ascii="Times New Roman" w:eastAsia="Times New Roman" w:hAnsi="Times New Roman" w:cs="Times New Roman"/>
                <w:color w:val="000000"/>
                <w:lang w:val="sv-SE" w:eastAsia="es-ES"/>
              </w:rPr>
              <w:pPrChange w:id="2861" w:author="Alicia" w:date="2016-05-17T11:22:00Z">
                <w:pPr>
                  <w:spacing w:after="0" w:line="240" w:lineRule="auto"/>
                  <w:jc w:val="center"/>
                </w:pPr>
              </w:pPrChange>
            </w:pPr>
            <w:del w:id="2862" w:author="Alicia" w:date="2016-05-17T11:22:00Z">
              <w:r w:rsidDel="00391598">
                <w:rPr>
                  <w:rFonts w:ascii="Times New Roman" w:eastAsia="Times New Roman" w:hAnsi="Times New Roman" w:cs="Times New Roman"/>
                  <w:color w:val="000000"/>
                  <w:lang w:val="sv-SE" w:eastAsia="es-ES"/>
                </w:rPr>
                <w:delText>Attack</w:delText>
              </w:r>
              <w:r w:rsidRPr="00461432" w:rsidDel="00391598">
                <w:rPr>
                  <w:rFonts w:ascii="Times New Roman" w:eastAsia="Times New Roman" w:hAnsi="Times New Roman" w:cs="Times New Roman"/>
                  <w:color w:val="000000"/>
                  <w:lang w:val="sv-SE" w:eastAsia="es-ES"/>
                </w:rPr>
                <w:delText xml:space="preserve"> →</w:delText>
              </w:r>
            </w:del>
          </w:p>
          <w:p w14:paraId="7324CB15" w14:textId="50A8418D" w:rsidR="00A962F0" w:rsidRPr="00461432" w:rsidDel="00391598" w:rsidRDefault="00A962F0">
            <w:pPr>
              <w:rPr>
                <w:del w:id="2863" w:author="Alicia" w:date="2016-05-17T11:22:00Z"/>
                <w:rFonts w:ascii="Times New Roman" w:eastAsia="Times New Roman" w:hAnsi="Times New Roman" w:cs="Times New Roman"/>
                <w:color w:val="000000"/>
                <w:lang w:val="sv-SE" w:eastAsia="es-ES"/>
              </w:rPr>
              <w:pPrChange w:id="2864" w:author="Alicia" w:date="2016-05-17T11:22:00Z">
                <w:pPr>
                  <w:spacing w:after="0" w:line="240" w:lineRule="auto"/>
                  <w:jc w:val="center"/>
                </w:pPr>
              </w:pPrChange>
            </w:pPr>
            <w:del w:id="2865" w:author="Alicia" w:date="2016-05-17T11:22:00Z">
              <w:r w:rsidRPr="00461432" w:rsidDel="00391598">
                <w:rPr>
                  <w:rFonts w:ascii="Times New Roman" w:eastAsia="Times New Roman" w:hAnsi="Times New Roman" w:cs="Times New Roman"/>
                  <w:color w:val="000000"/>
                  <w:lang w:val="sv-SE" w:eastAsia="es-ES"/>
                </w:rPr>
                <w:delText>N int fr</w:delText>
              </w:r>
            </w:del>
          </w:p>
        </w:tc>
        <w:tc>
          <w:tcPr>
            <w:tcW w:w="422" w:type="pct"/>
            <w:tcBorders>
              <w:top w:val="single" w:sz="18" w:space="0" w:color="auto"/>
              <w:left w:val="nil"/>
              <w:bottom w:val="single" w:sz="18" w:space="0" w:color="auto"/>
              <w:right w:val="nil"/>
            </w:tcBorders>
            <w:vAlign w:val="center"/>
          </w:tcPr>
          <w:p w14:paraId="658FDA57" w14:textId="103C8766" w:rsidR="00A962F0" w:rsidDel="00391598" w:rsidRDefault="00A962F0">
            <w:pPr>
              <w:rPr>
                <w:del w:id="2866" w:author="Alicia" w:date="2016-05-17T11:22:00Z"/>
                <w:rFonts w:ascii="Times New Roman" w:eastAsia="Times New Roman" w:hAnsi="Times New Roman" w:cs="Times New Roman"/>
                <w:color w:val="000000"/>
                <w:lang w:eastAsia="es-ES"/>
              </w:rPr>
              <w:pPrChange w:id="2867" w:author="Alicia" w:date="2016-05-17T11:22:00Z">
                <w:pPr>
                  <w:spacing w:after="0" w:line="240" w:lineRule="auto"/>
                  <w:jc w:val="center"/>
                </w:pPr>
              </w:pPrChange>
            </w:pPr>
            <w:del w:id="2868" w:author="Alicia" w:date="2016-05-17T11:22:00Z">
              <w:r w:rsidDel="00391598">
                <w:rPr>
                  <w:rFonts w:ascii="Times New Roman" w:eastAsia="Times New Roman" w:hAnsi="Times New Roman" w:cs="Times New Roman"/>
                  <w:color w:val="000000"/>
                  <w:lang w:eastAsia="es-ES"/>
                </w:rPr>
                <w:delText>Phen ↔</w:delText>
              </w:r>
            </w:del>
          </w:p>
          <w:p w14:paraId="5AB8233B" w14:textId="4218D2C5" w:rsidR="00A962F0" w:rsidRPr="00461432" w:rsidDel="00391598" w:rsidRDefault="00A962F0">
            <w:pPr>
              <w:rPr>
                <w:del w:id="2869" w:author="Alicia" w:date="2016-05-17T11:22:00Z"/>
                <w:rFonts w:ascii="Times New Roman" w:eastAsia="Times New Roman" w:hAnsi="Times New Roman" w:cs="Times New Roman"/>
                <w:color w:val="000000"/>
                <w:lang w:val="sv-SE" w:eastAsia="es-ES"/>
              </w:rPr>
              <w:pPrChange w:id="2870" w:author="Alicia" w:date="2016-05-17T11:22:00Z">
                <w:pPr>
                  <w:spacing w:after="0" w:line="240" w:lineRule="auto"/>
                  <w:jc w:val="center"/>
                </w:pPr>
              </w:pPrChange>
            </w:pPr>
            <w:del w:id="2871" w:author="Alicia" w:date="2016-05-17T11:22:00Z">
              <w:r w:rsidRPr="00461432" w:rsidDel="00391598">
                <w:rPr>
                  <w:rFonts w:ascii="Times New Roman" w:eastAsia="Times New Roman" w:hAnsi="Times New Roman" w:cs="Times New Roman"/>
                  <w:color w:val="000000"/>
                  <w:lang w:eastAsia="es-ES"/>
                </w:rPr>
                <w:delText>N fl</w:delText>
              </w:r>
            </w:del>
          </w:p>
        </w:tc>
        <w:tc>
          <w:tcPr>
            <w:tcW w:w="422" w:type="pct"/>
            <w:tcBorders>
              <w:top w:val="single" w:sz="18" w:space="0" w:color="auto"/>
              <w:left w:val="nil"/>
              <w:bottom w:val="single" w:sz="18" w:space="0" w:color="auto"/>
              <w:right w:val="nil"/>
            </w:tcBorders>
            <w:vAlign w:val="center"/>
          </w:tcPr>
          <w:p w14:paraId="652C704A" w14:textId="2B2480D1" w:rsidR="00A962F0" w:rsidDel="00391598" w:rsidRDefault="00A962F0">
            <w:pPr>
              <w:rPr>
                <w:del w:id="2872" w:author="Alicia" w:date="2016-05-17T11:22:00Z"/>
                <w:rFonts w:ascii="Times New Roman" w:eastAsia="Times New Roman" w:hAnsi="Times New Roman" w:cs="Times New Roman"/>
                <w:color w:val="000000"/>
                <w:lang w:eastAsia="es-ES"/>
              </w:rPr>
              <w:pPrChange w:id="2873" w:author="Alicia" w:date="2016-05-17T11:22:00Z">
                <w:pPr>
                  <w:spacing w:after="0" w:line="240" w:lineRule="auto"/>
                  <w:jc w:val="center"/>
                </w:pPr>
              </w:pPrChange>
            </w:pPr>
            <w:del w:id="2874" w:author="Alicia" w:date="2016-05-17T11:22:00Z">
              <w:r w:rsidRPr="00461432" w:rsidDel="00391598">
                <w:rPr>
                  <w:rFonts w:ascii="Times New Roman" w:eastAsia="Times New Roman" w:hAnsi="Times New Roman" w:cs="Times New Roman"/>
                  <w:color w:val="000000"/>
                  <w:lang w:eastAsia="es-ES"/>
                </w:rPr>
                <w:delText>Phen ↔</w:delText>
              </w:r>
            </w:del>
          </w:p>
          <w:p w14:paraId="74DCA943" w14:textId="56D7FCE1" w:rsidR="00A962F0" w:rsidRPr="00461432" w:rsidDel="00391598" w:rsidRDefault="00A962F0">
            <w:pPr>
              <w:rPr>
                <w:del w:id="2875" w:author="Alicia" w:date="2016-05-17T11:22:00Z"/>
                <w:rFonts w:ascii="Times New Roman" w:eastAsia="Times New Roman" w:hAnsi="Times New Roman" w:cs="Times New Roman"/>
                <w:color w:val="000000"/>
                <w:lang w:val="sv-SE" w:eastAsia="es-ES"/>
              </w:rPr>
              <w:pPrChange w:id="2876" w:author="Alicia" w:date="2016-05-17T11:22:00Z">
                <w:pPr>
                  <w:spacing w:after="0" w:line="240" w:lineRule="auto"/>
                  <w:jc w:val="center"/>
                </w:pPr>
              </w:pPrChange>
            </w:pPr>
            <w:del w:id="2877" w:author="Alicia" w:date="2016-05-17T11:22:00Z">
              <w:r w:rsidRPr="00461432" w:rsidDel="00391598">
                <w:rPr>
                  <w:rFonts w:ascii="Times New Roman" w:eastAsia="Times New Roman" w:hAnsi="Times New Roman" w:cs="Times New Roman"/>
                  <w:color w:val="000000"/>
                  <w:lang w:eastAsia="es-ES"/>
                </w:rPr>
                <w:delText>Shoot h</w:delText>
              </w:r>
            </w:del>
          </w:p>
        </w:tc>
        <w:tc>
          <w:tcPr>
            <w:tcW w:w="420" w:type="pct"/>
            <w:tcBorders>
              <w:top w:val="single" w:sz="18" w:space="0" w:color="auto"/>
              <w:left w:val="nil"/>
              <w:bottom w:val="single" w:sz="18" w:space="0" w:color="auto"/>
              <w:right w:val="nil"/>
            </w:tcBorders>
            <w:vAlign w:val="center"/>
          </w:tcPr>
          <w:p w14:paraId="50565C23" w14:textId="0F56AFDE" w:rsidR="00A962F0" w:rsidDel="00391598" w:rsidRDefault="00A962F0">
            <w:pPr>
              <w:rPr>
                <w:del w:id="2878" w:author="Alicia" w:date="2016-05-17T11:22:00Z"/>
                <w:rFonts w:ascii="Times New Roman" w:eastAsia="Times New Roman" w:hAnsi="Times New Roman" w:cs="Times New Roman"/>
                <w:color w:val="000000"/>
                <w:lang w:eastAsia="es-ES"/>
              </w:rPr>
              <w:pPrChange w:id="2879" w:author="Alicia" w:date="2016-05-17T11:22:00Z">
                <w:pPr>
                  <w:spacing w:after="0" w:line="240" w:lineRule="auto"/>
                  <w:jc w:val="center"/>
                </w:pPr>
              </w:pPrChange>
            </w:pPr>
            <w:del w:id="2880" w:author="Alicia" w:date="2016-05-17T11:22:00Z">
              <w:r w:rsidDel="00391598">
                <w:rPr>
                  <w:rFonts w:ascii="Times New Roman" w:eastAsia="Times New Roman" w:hAnsi="Times New Roman" w:cs="Times New Roman"/>
                  <w:color w:val="000000"/>
                  <w:lang w:eastAsia="es-ES"/>
                </w:rPr>
                <w:delText>N fl ↔</w:delText>
              </w:r>
            </w:del>
          </w:p>
          <w:p w14:paraId="1C197AAA" w14:textId="6C29F604" w:rsidR="00A962F0" w:rsidRPr="00461432" w:rsidDel="00391598" w:rsidRDefault="00A962F0">
            <w:pPr>
              <w:rPr>
                <w:del w:id="2881" w:author="Alicia" w:date="2016-05-17T11:22:00Z"/>
                <w:rFonts w:ascii="Times New Roman" w:eastAsia="Times New Roman" w:hAnsi="Times New Roman" w:cs="Times New Roman"/>
                <w:color w:val="000000"/>
                <w:lang w:val="sv-SE" w:eastAsia="es-ES"/>
              </w:rPr>
              <w:pPrChange w:id="2882" w:author="Alicia" w:date="2016-05-17T11:22:00Z">
                <w:pPr>
                  <w:spacing w:after="0" w:line="240" w:lineRule="auto"/>
                  <w:jc w:val="center"/>
                </w:pPr>
              </w:pPrChange>
            </w:pPr>
            <w:del w:id="2883" w:author="Alicia" w:date="2016-05-17T11:22:00Z">
              <w:r w:rsidRPr="00461432" w:rsidDel="00391598">
                <w:rPr>
                  <w:rFonts w:ascii="Times New Roman" w:eastAsia="Times New Roman" w:hAnsi="Times New Roman" w:cs="Times New Roman"/>
                  <w:color w:val="000000"/>
                  <w:lang w:eastAsia="es-ES"/>
                </w:rPr>
                <w:delText>Shoot h</w:delText>
              </w:r>
            </w:del>
          </w:p>
        </w:tc>
      </w:tr>
      <w:tr w:rsidR="00A962F0" w:rsidRPr="00C11AFB" w:rsidDel="00391598" w14:paraId="7E94B2B3" w14:textId="401ECF74" w:rsidTr="00A962F0">
        <w:trPr>
          <w:trHeight w:val="300"/>
          <w:del w:id="2884" w:author="Alicia" w:date="2016-05-17T11:22:00Z"/>
        </w:trPr>
        <w:tc>
          <w:tcPr>
            <w:tcW w:w="513" w:type="pct"/>
            <w:vMerge w:val="restart"/>
            <w:tcBorders>
              <w:top w:val="single" w:sz="18" w:space="0" w:color="auto"/>
              <w:left w:val="nil"/>
              <w:right w:val="nil"/>
            </w:tcBorders>
            <w:shd w:val="clear" w:color="auto" w:fill="auto"/>
            <w:noWrap/>
            <w:vAlign w:val="center"/>
            <w:hideMark/>
          </w:tcPr>
          <w:p w14:paraId="0C5DDCCD" w14:textId="5B70A8EA" w:rsidR="00A962F0" w:rsidRPr="00461432" w:rsidDel="00391598" w:rsidRDefault="00A962F0">
            <w:pPr>
              <w:rPr>
                <w:del w:id="2885" w:author="Alicia" w:date="2016-05-17T11:22:00Z"/>
                <w:rFonts w:ascii="Times New Roman" w:eastAsia="Times New Roman" w:hAnsi="Times New Roman" w:cs="Times New Roman"/>
                <w:lang w:eastAsia="es-ES"/>
              </w:rPr>
              <w:pPrChange w:id="2886" w:author="Alicia" w:date="2016-05-17T11:22:00Z">
                <w:pPr>
                  <w:spacing w:after="0" w:line="240" w:lineRule="auto"/>
                  <w:jc w:val="center"/>
                </w:pPr>
              </w:pPrChange>
            </w:pPr>
            <w:del w:id="2887" w:author="Alicia" w:date="2016-05-17T11:22:00Z">
              <w:r w:rsidRPr="00461432" w:rsidDel="00391598">
                <w:rPr>
                  <w:rFonts w:ascii="Times New Roman" w:eastAsia="Times New Roman" w:hAnsi="Times New Roman" w:cs="Times New Roman"/>
                  <w:lang w:eastAsia="es-ES"/>
                </w:rPr>
                <w:delText>A</w:delText>
              </w:r>
            </w:del>
          </w:p>
        </w:tc>
        <w:tc>
          <w:tcPr>
            <w:tcW w:w="271" w:type="pct"/>
            <w:tcBorders>
              <w:top w:val="single" w:sz="18" w:space="0" w:color="auto"/>
              <w:left w:val="nil"/>
              <w:bottom w:val="nil"/>
              <w:right w:val="nil"/>
            </w:tcBorders>
            <w:shd w:val="clear" w:color="auto" w:fill="auto"/>
            <w:noWrap/>
            <w:vAlign w:val="center"/>
          </w:tcPr>
          <w:p w14:paraId="07EC679D" w14:textId="6AF21C4A" w:rsidR="00A962F0" w:rsidRPr="00461432" w:rsidDel="00391598" w:rsidRDefault="00A962F0">
            <w:pPr>
              <w:rPr>
                <w:del w:id="2888" w:author="Alicia" w:date="2016-05-17T11:22:00Z"/>
                <w:rFonts w:ascii="Times New Roman" w:eastAsia="Times New Roman" w:hAnsi="Times New Roman" w:cs="Times New Roman"/>
                <w:lang w:eastAsia="es-ES"/>
              </w:rPr>
              <w:pPrChange w:id="2889" w:author="Alicia" w:date="2016-05-17T11:22:00Z">
                <w:pPr>
                  <w:spacing w:after="0" w:line="240" w:lineRule="auto"/>
                  <w:jc w:val="center"/>
                </w:pPr>
              </w:pPrChange>
            </w:pPr>
            <w:del w:id="2890" w:author="Alicia" w:date="2016-05-17T11:22:00Z">
              <w:r w:rsidDel="00391598">
                <w:rPr>
                  <w:rFonts w:ascii="Times New Roman" w:eastAsia="Times New Roman" w:hAnsi="Times New Roman" w:cs="Times New Roman"/>
                  <w:lang w:eastAsia="es-ES"/>
                </w:rPr>
                <w:delText>2010</w:delText>
              </w:r>
            </w:del>
          </w:p>
        </w:tc>
        <w:tc>
          <w:tcPr>
            <w:tcW w:w="421" w:type="pct"/>
            <w:tcBorders>
              <w:top w:val="single" w:sz="18" w:space="0" w:color="auto"/>
              <w:left w:val="nil"/>
              <w:bottom w:val="nil"/>
              <w:right w:val="nil"/>
            </w:tcBorders>
            <w:shd w:val="clear" w:color="auto" w:fill="auto"/>
            <w:noWrap/>
            <w:vAlign w:val="center"/>
          </w:tcPr>
          <w:p w14:paraId="134F9BEC" w14:textId="207A3AB1" w:rsidR="00A962F0" w:rsidRPr="00A962F0" w:rsidDel="00391598" w:rsidRDefault="00A962F0">
            <w:pPr>
              <w:rPr>
                <w:del w:id="2891" w:author="Alicia" w:date="2016-05-17T11:22:00Z"/>
                <w:rFonts w:ascii="Times New Roman" w:eastAsia="Times New Roman" w:hAnsi="Times New Roman" w:cs="Times New Roman"/>
                <w:lang w:eastAsia="es-ES"/>
              </w:rPr>
              <w:pPrChange w:id="2892" w:author="Alicia" w:date="2016-05-17T11:22:00Z">
                <w:pPr>
                  <w:spacing w:after="0" w:line="240" w:lineRule="auto"/>
                  <w:jc w:val="center"/>
                </w:pPr>
              </w:pPrChange>
            </w:pPr>
            <w:del w:id="2893" w:author="Alicia" w:date="2016-05-17T11:22:00Z">
              <w:r w:rsidDel="00391598">
                <w:rPr>
                  <w:rFonts w:ascii="Times New Roman" w:eastAsia="Times New Roman" w:hAnsi="Times New Roman" w:cs="Times New Roman"/>
                  <w:lang w:eastAsia="es-ES"/>
                </w:rPr>
                <w:delText>0.08</w:delText>
              </w:r>
            </w:del>
          </w:p>
        </w:tc>
        <w:tc>
          <w:tcPr>
            <w:tcW w:w="422" w:type="pct"/>
            <w:tcBorders>
              <w:top w:val="single" w:sz="18" w:space="0" w:color="auto"/>
              <w:left w:val="nil"/>
              <w:bottom w:val="nil"/>
              <w:right w:val="nil"/>
            </w:tcBorders>
            <w:shd w:val="clear" w:color="auto" w:fill="auto"/>
            <w:noWrap/>
            <w:vAlign w:val="center"/>
          </w:tcPr>
          <w:p w14:paraId="701D74D0" w14:textId="4E4DBB98" w:rsidR="00A962F0" w:rsidRPr="004C20FF" w:rsidDel="00391598" w:rsidRDefault="00A962F0">
            <w:pPr>
              <w:rPr>
                <w:del w:id="2894" w:author="Alicia" w:date="2016-05-17T11:22:00Z"/>
                <w:rFonts w:ascii="Times New Roman" w:eastAsia="Times New Roman" w:hAnsi="Times New Roman" w:cs="Times New Roman"/>
                <w:i/>
                <w:lang w:eastAsia="es-ES"/>
              </w:rPr>
              <w:pPrChange w:id="2895" w:author="Alicia" w:date="2016-05-17T11:22:00Z">
                <w:pPr>
                  <w:spacing w:after="0" w:line="240" w:lineRule="auto"/>
                  <w:jc w:val="center"/>
                </w:pPr>
              </w:pPrChange>
            </w:pPr>
            <w:del w:id="2896" w:author="Alicia" w:date="2016-05-17T11:22:00Z">
              <w:r w:rsidRPr="004C20FF" w:rsidDel="00391598">
                <w:rPr>
                  <w:rFonts w:ascii="Times New Roman" w:eastAsia="Times New Roman" w:hAnsi="Times New Roman" w:cs="Times New Roman"/>
                  <w:i/>
                  <w:lang w:eastAsia="es-ES"/>
                </w:rPr>
                <w:delText>0.22</w:delText>
              </w:r>
            </w:del>
          </w:p>
        </w:tc>
        <w:tc>
          <w:tcPr>
            <w:tcW w:w="422" w:type="pct"/>
            <w:tcBorders>
              <w:top w:val="single" w:sz="18" w:space="0" w:color="auto"/>
              <w:left w:val="nil"/>
              <w:bottom w:val="nil"/>
              <w:right w:val="nil"/>
            </w:tcBorders>
            <w:shd w:val="clear" w:color="auto" w:fill="auto"/>
            <w:noWrap/>
            <w:vAlign w:val="center"/>
          </w:tcPr>
          <w:p w14:paraId="351745BA" w14:textId="23370A0C" w:rsidR="00A962F0" w:rsidRPr="00A962F0" w:rsidDel="00391598" w:rsidRDefault="00A962F0">
            <w:pPr>
              <w:rPr>
                <w:del w:id="2897" w:author="Alicia" w:date="2016-05-17T11:22:00Z"/>
                <w:rFonts w:ascii="Times New Roman" w:eastAsia="Times New Roman" w:hAnsi="Times New Roman" w:cs="Times New Roman"/>
                <w:lang w:eastAsia="es-ES"/>
              </w:rPr>
              <w:pPrChange w:id="2898" w:author="Alicia" w:date="2016-05-17T11:22:00Z">
                <w:pPr>
                  <w:spacing w:after="0" w:line="240" w:lineRule="auto"/>
                  <w:jc w:val="center"/>
                </w:pPr>
              </w:pPrChange>
            </w:pPr>
            <w:del w:id="2899" w:author="Alicia" w:date="2016-05-17T11:22:00Z">
              <w:r w:rsidDel="00391598">
                <w:rPr>
                  <w:rFonts w:ascii="Times New Roman" w:eastAsia="Times New Roman" w:hAnsi="Times New Roman" w:cs="Times New Roman"/>
                  <w:lang w:eastAsia="es-ES"/>
                </w:rPr>
                <w:delText>0.04</w:delText>
              </w:r>
            </w:del>
          </w:p>
        </w:tc>
        <w:tc>
          <w:tcPr>
            <w:tcW w:w="422" w:type="pct"/>
            <w:tcBorders>
              <w:top w:val="single" w:sz="18" w:space="0" w:color="auto"/>
              <w:left w:val="nil"/>
              <w:bottom w:val="nil"/>
              <w:right w:val="nil"/>
            </w:tcBorders>
            <w:shd w:val="clear" w:color="auto" w:fill="auto"/>
            <w:noWrap/>
            <w:vAlign w:val="center"/>
          </w:tcPr>
          <w:p w14:paraId="58DAB547" w14:textId="573125E7" w:rsidR="00A962F0" w:rsidRPr="00A962F0" w:rsidDel="00391598" w:rsidRDefault="00A962F0">
            <w:pPr>
              <w:rPr>
                <w:del w:id="2900" w:author="Alicia" w:date="2016-05-17T11:22:00Z"/>
                <w:rFonts w:ascii="Times New Roman" w:eastAsia="Times New Roman" w:hAnsi="Times New Roman" w:cs="Times New Roman"/>
                <w:lang w:eastAsia="es-ES"/>
              </w:rPr>
              <w:pPrChange w:id="2901" w:author="Alicia" w:date="2016-05-17T11:22:00Z">
                <w:pPr>
                  <w:spacing w:after="0" w:line="240" w:lineRule="auto"/>
                  <w:jc w:val="center"/>
                </w:pPr>
              </w:pPrChange>
            </w:pPr>
            <w:del w:id="2902" w:author="Alicia" w:date="2016-05-17T11:22:00Z">
              <w:r w:rsidDel="00391598">
                <w:rPr>
                  <w:rFonts w:ascii="Times New Roman" w:eastAsia="Times New Roman" w:hAnsi="Times New Roman" w:cs="Times New Roman"/>
                  <w:lang w:eastAsia="es-ES"/>
                </w:rPr>
                <w:delText>-0.15</w:delText>
              </w:r>
            </w:del>
          </w:p>
        </w:tc>
        <w:tc>
          <w:tcPr>
            <w:tcW w:w="422" w:type="pct"/>
            <w:tcBorders>
              <w:top w:val="single" w:sz="18" w:space="0" w:color="auto"/>
              <w:left w:val="nil"/>
              <w:bottom w:val="nil"/>
              <w:right w:val="nil"/>
            </w:tcBorders>
            <w:shd w:val="clear" w:color="auto" w:fill="auto"/>
            <w:noWrap/>
            <w:vAlign w:val="center"/>
          </w:tcPr>
          <w:p w14:paraId="59695449" w14:textId="5FC84E58" w:rsidR="00A962F0" w:rsidRPr="004C20FF" w:rsidDel="00391598" w:rsidRDefault="00A962F0">
            <w:pPr>
              <w:rPr>
                <w:del w:id="2903" w:author="Alicia" w:date="2016-05-17T11:22:00Z"/>
                <w:rFonts w:ascii="Times New Roman" w:eastAsia="Times New Roman" w:hAnsi="Times New Roman" w:cs="Times New Roman"/>
                <w:b/>
                <w:lang w:eastAsia="es-ES"/>
              </w:rPr>
              <w:pPrChange w:id="2904" w:author="Alicia" w:date="2016-05-17T11:22:00Z">
                <w:pPr>
                  <w:spacing w:after="0" w:line="240" w:lineRule="auto"/>
                  <w:jc w:val="center"/>
                </w:pPr>
              </w:pPrChange>
            </w:pPr>
            <w:del w:id="2905" w:author="Alicia" w:date="2016-05-17T11:22:00Z">
              <w:r w:rsidRPr="004C20FF" w:rsidDel="00391598">
                <w:rPr>
                  <w:rFonts w:ascii="Times New Roman" w:eastAsia="Times New Roman" w:hAnsi="Times New Roman" w:cs="Times New Roman"/>
                  <w:b/>
                  <w:lang w:eastAsia="es-ES"/>
                </w:rPr>
                <w:delText>0.66</w:delText>
              </w:r>
            </w:del>
          </w:p>
        </w:tc>
        <w:tc>
          <w:tcPr>
            <w:tcW w:w="421" w:type="pct"/>
            <w:tcBorders>
              <w:top w:val="single" w:sz="18" w:space="0" w:color="auto"/>
              <w:left w:val="nil"/>
              <w:bottom w:val="nil"/>
              <w:right w:val="nil"/>
            </w:tcBorders>
            <w:shd w:val="clear" w:color="auto" w:fill="auto"/>
            <w:noWrap/>
            <w:vAlign w:val="center"/>
          </w:tcPr>
          <w:p w14:paraId="38D35926" w14:textId="1D8103F2" w:rsidR="00A962F0" w:rsidRPr="00A962F0" w:rsidDel="00391598" w:rsidRDefault="00A962F0">
            <w:pPr>
              <w:rPr>
                <w:del w:id="2906" w:author="Alicia" w:date="2016-05-17T11:22:00Z"/>
                <w:rFonts w:ascii="Times New Roman" w:eastAsia="Times New Roman" w:hAnsi="Times New Roman" w:cs="Times New Roman"/>
                <w:lang w:eastAsia="es-ES"/>
              </w:rPr>
              <w:pPrChange w:id="2907" w:author="Alicia" w:date="2016-05-17T11:22:00Z">
                <w:pPr>
                  <w:spacing w:after="0" w:line="240" w:lineRule="auto"/>
                  <w:jc w:val="center"/>
                </w:pPr>
              </w:pPrChange>
            </w:pPr>
            <w:del w:id="2908" w:author="Alicia" w:date="2016-05-17T11:22:00Z">
              <w:r w:rsidDel="00391598">
                <w:rPr>
                  <w:rFonts w:ascii="Times New Roman" w:eastAsia="Times New Roman" w:hAnsi="Times New Roman" w:cs="Times New Roman"/>
                  <w:lang w:eastAsia="es-ES"/>
                </w:rPr>
                <w:delText>-0.07</w:delText>
              </w:r>
            </w:del>
          </w:p>
        </w:tc>
        <w:tc>
          <w:tcPr>
            <w:tcW w:w="422" w:type="pct"/>
            <w:tcBorders>
              <w:top w:val="single" w:sz="18" w:space="0" w:color="auto"/>
              <w:left w:val="nil"/>
              <w:bottom w:val="nil"/>
              <w:right w:val="nil"/>
            </w:tcBorders>
            <w:shd w:val="clear" w:color="auto" w:fill="auto"/>
            <w:noWrap/>
            <w:vAlign w:val="center"/>
          </w:tcPr>
          <w:p w14:paraId="1F0FDE79" w14:textId="682E7732" w:rsidR="00A962F0" w:rsidRPr="004C20FF" w:rsidDel="00391598" w:rsidRDefault="00A962F0">
            <w:pPr>
              <w:rPr>
                <w:del w:id="2909" w:author="Alicia" w:date="2016-05-17T11:22:00Z"/>
                <w:rFonts w:ascii="Times New Roman" w:eastAsia="Times New Roman" w:hAnsi="Times New Roman" w:cs="Times New Roman"/>
                <w:i/>
                <w:lang w:eastAsia="es-ES"/>
              </w:rPr>
              <w:pPrChange w:id="2910" w:author="Alicia" w:date="2016-05-17T11:22:00Z">
                <w:pPr>
                  <w:spacing w:after="0" w:line="240" w:lineRule="auto"/>
                  <w:jc w:val="center"/>
                </w:pPr>
              </w:pPrChange>
            </w:pPr>
            <w:del w:id="2911" w:author="Alicia" w:date="2016-05-17T11:22:00Z">
              <w:r w:rsidRPr="004C20FF" w:rsidDel="00391598">
                <w:rPr>
                  <w:rFonts w:ascii="Times New Roman" w:eastAsia="Times New Roman" w:hAnsi="Times New Roman" w:cs="Times New Roman"/>
                  <w:i/>
                  <w:lang w:eastAsia="es-ES"/>
                </w:rPr>
                <w:delText>-0.18</w:delText>
              </w:r>
            </w:del>
          </w:p>
        </w:tc>
        <w:tc>
          <w:tcPr>
            <w:tcW w:w="422" w:type="pct"/>
            <w:tcBorders>
              <w:top w:val="single" w:sz="18" w:space="0" w:color="auto"/>
              <w:left w:val="nil"/>
              <w:bottom w:val="nil"/>
              <w:right w:val="nil"/>
            </w:tcBorders>
            <w:vAlign w:val="center"/>
          </w:tcPr>
          <w:p w14:paraId="3ED68F5D" w14:textId="5BE2877F" w:rsidR="00A962F0" w:rsidRPr="004C20FF" w:rsidDel="00391598" w:rsidRDefault="00A962F0">
            <w:pPr>
              <w:rPr>
                <w:del w:id="2912" w:author="Alicia" w:date="2016-05-17T11:22:00Z"/>
                <w:rFonts w:ascii="Times New Roman" w:eastAsia="Times New Roman" w:hAnsi="Times New Roman" w:cs="Times New Roman"/>
                <w:b/>
                <w:lang w:eastAsia="es-ES"/>
              </w:rPr>
              <w:pPrChange w:id="2913" w:author="Alicia" w:date="2016-05-17T11:22:00Z">
                <w:pPr>
                  <w:spacing w:after="0" w:line="240" w:lineRule="auto"/>
                  <w:jc w:val="center"/>
                </w:pPr>
              </w:pPrChange>
            </w:pPr>
            <w:del w:id="2914" w:author="Alicia" w:date="2016-05-17T11:22:00Z">
              <w:r w:rsidRPr="004C20FF" w:rsidDel="00391598">
                <w:rPr>
                  <w:rFonts w:ascii="Times New Roman" w:eastAsia="Times New Roman" w:hAnsi="Times New Roman" w:cs="Times New Roman"/>
                  <w:b/>
                  <w:lang w:eastAsia="es-ES"/>
                </w:rPr>
                <w:delText>0.33</w:delText>
              </w:r>
            </w:del>
          </w:p>
        </w:tc>
        <w:tc>
          <w:tcPr>
            <w:tcW w:w="422" w:type="pct"/>
            <w:tcBorders>
              <w:top w:val="single" w:sz="18" w:space="0" w:color="auto"/>
              <w:left w:val="nil"/>
              <w:bottom w:val="nil"/>
              <w:right w:val="nil"/>
            </w:tcBorders>
            <w:vAlign w:val="center"/>
          </w:tcPr>
          <w:p w14:paraId="4846C098" w14:textId="4F37E786" w:rsidR="00A962F0" w:rsidRPr="004C20FF" w:rsidDel="00391598" w:rsidRDefault="00A962F0">
            <w:pPr>
              <w:rPr>
                <w:del w:id="2915" w:author="Alicia" w:date="2016-05-17T11:22:00Z"/>
                <w:rFonts w:ascii="Times New Roman" w:eastAsia="Times New Roman" w:hAnsi="Times New Roman" w:cs="Times New Roman"/>
                <w:b/>
                <w:lang w:eastAsia="es-ES"/>
              </w:rPr>
              <w:pPrChange w:id="2916" w:author="Alicia" w:date="2016-05-17T11:22:00Z">
                <w:pPr>
                  <w:spacing w:after="0" w:line="240" w:lineRule="auto"/>
                  <w:jc w:val="center"/>
                </w:pPr>
              </w:pPrChange>
            </w:pPr>
            <w:del w:id="2917" w:author="Alicia" w:date="2016-05-17T11:22:00Z">
              <w:r w:rsidRPr="004C20FF" w:rsidDel="00391598">
                <w:rPr>
                  <w:rFonts w:ascii="Times New Roman" w:eastAsia="Times New Roman" w:hAnsi="Times New Roman" w:cs="Times New Roman"/>
                  <w:b/>
                  <w:lang w:eastAsia="es-ES"/>
                </w:rPr>
                <w:delText>0.25</w:delText>
              </w:r>
            </w:del>
          </w:p>
        </w:tc>
        <w:tc>
          <w:tcPr>
            <w:tcW w:w="420" w:type="pct"/>
            <w:tcBorders>
              <w:top w:val="single" w:sz="18" w:space="0" w:color="auto"/>
              <w:left w:val="nil"/>
              <w:bottom w:val="nil"/>
              <w:right w:val="nil"/>
            </w:tcBorders>
            <w:vAlign w:val="center"/>
          </w:tcPr>
          <w:p w14:paraId="5D5770F1" w14:textId="2A6D59E7" w:rsidR="00A962F0" w:rsidRPr="004C20FF" w:rsidDel="00391598" w:rsidRDefault="00A962F0">
            <w:pPr>
              <w:rPr>
                <w:del w:id="2918" w:author="Alicia" w:date="2016-05-17T11:22:00Z"/>
                <w:rFonts w:ascii="Times New Roman" w:eastAsia="Times New Roman" w:hAnsi="Times New Roman" w:cs="Times New Roman"/>
                <w:b/>
                <w:lang w:eastAsia="es-ES"/>
              </w:rPr>
              <w:pPrChange w:id="2919" w:author="Alicia" w:date="2016-05-17T11:22:00Z">
                <w:pPr>
                  <w:spacing w:after="0" w:line="240" w:lineRule="auto"/>
                  <w:jc w:val="center"/>
                </w:pPr>
              </w:pPrChange>
            </w:pPr>
            <w:del w:id="2920" w:author="Alicia" w:date="2016-05-17T11:22:00Z">
              <w:r w:rsidRPr="004C20FF" w:rsidDel="00391598">
                <w:rPr>
                  <w:rFonts w:ascii="Times New Roman" w:eastAsia="Times New Roman" w:hAnsi="Times New Roman" w:cs="Times New Roman"/>
                  <w:b/>
                  <w:lang w:eastAsia="es-ES"/>
                </w:rPr>
                <w:delText>0.63</w:delText>
              </w:r>
            </w:del>
          </w:p>
        </w:tc>
      </w:tr>
      <w:tr w:rsidR="00A962F0" w:rsidRPr="00C11AFB" w:rsidDel="00391598" w14:paraId="601C5565" w14:textId="4D838668" w:rsidTr="00A962F0">
        <w:trPr>
          <w:trHeight w:val="300"/>
          <w:del w:id="2921" w:author="Alicia" w:date="2016-05-17T11:22:00Z"/>
        </w:trPr>
        <w:tc>
          <w:tcPr>
            <w:tcW w:w="513" w:type="pct"/>
            <w:vMerge/>
            <w:tcBorders>
              <w:left w:val="nil"/>
              <w:right w:val="nil"/>
            </w:tcBorders>
            <w:shd w:val="clear" w:color="auto" w:fill="auto"/>
            <w:noWrap/>
            <w:vAlign w:val="center"/>
          </w:tcPr>
          <w:p w14:paraId="29988579" w14:textId="79097B7D" w:rsidR="00A962F0" w:rsidRPr="00461432" w:rsidDel="00391598" w:rsidRDefault="00A962F0">
            <w:pPr>
              <w:rPr>
                <w:del w:id="2922" w:author="Alicia" w:date="2016-05-17T11:22:00Z"/>
                <w:rFonts w:ascii="Times New Roman" w:eastAsia="Times New Roman" w:hAnsi="Times New Roman" w:cs="Times New Roman"/>
                <w:lang w:eastAsia="es-ES"/>
              </w:rPr>
              <w:pPrChange w:id="2923" w:author="Alicia" w:date="2016-05-17T11:22:00Z">
                <w:pPr>
                  <w:spacing w:after="0" w:line="240" w:lineRule="auto"/>
                  <w:jc w:val="center"/>
                </w:pPr>
              </w:pPrChange>
            </w:pPr>
          </w:p>
        </w:tc>
        <w:tc>
          <w:tcPr>
            <w:tcW w:w="271" w:type="pct"/>
            <w:tcBorders>
              <w:top w:val="nil"/>
              <w:left w:val="nil"/>
              <w:right w:val="nil"/>
            </w:tcBorders>
            <w:shd w:val="clear" w:color="auto" w:fill="auto"/>
            <w:noWrap/>
            <w:vAlign w:val="center"/>
          </w:tcPr>
          <w:p w14:paraId="5B4543F4" w14:textId="796012C3" w:rsidR="00A962F0" w:rsidRPr="00461432" w:rsidDel="00391598" w:rsidRDefault="00A962F0">
            <w:pPr>
              <w:rPr>
                <w:del w:id="2924" w:author="Alicia" w:date="2016-05-17T11:22:00Z"/>
                <w:rFonts w:ascii="Times New Roman" w:eastAsia="Times New Roman" w:hAnsi="Times New Roman" w:cs="Times New Roman"/>
                <w:lang w:eastAsia="es-ES"/>
              </w:rPr>
              <w:pPrChange w:id="2925" w:author="Alicia" w:date="2016-05-17T11:22:00Z">
                <w:pPr>
                  <w:spacing w:after="0" w:line="240" w:lineRule="auto"/>
                  <w:jc w:val="center"/>
                </w:pPr>
              </w:pPrChange>
            </w:pPr>
            <w:del w:id="2926" w:author="Alicia" w:date="2016-05-17T11:22:00Z">
              <w:r w:rsidDel="00391598">
                <w:rPr>
                  <w:rFonts w:ascii="Times New Roman" w:eastAsia="Times New Roman" w:hAnsi="Times New Roman" w:cs="Times New Roman"/>
                  <w:lang w:eastAsia="es-ES"/>
                </w:rPr>
                <w:delText>2011</w:delText>
              </w:r>
            </w:del>
          </w:p>
        </w:tc>
        <w:tc>
          <w:tcPr>
            <w:tcW w:w="421" w:type="pct"/>
            <w:tcBorders>
              <w:top w:val="nil"/>
              <w:left w:val="nil"/>
              <w:right w:val="nil"/>
            </w:tcBorders>
            <w:shd w:val="clear" w:color="auto" w:fill="auto"/>
            <w:noWrap/>
            <w:vAlign w:val="center"/>
          </w:tcPr>
          <w:p w14:paraId="0B4CCF0C" w14:textId="62C4AF13" w:rsidR="00A962F0" w:rsidRPr="00FC4224" w:rsidDel="00391598" w:rsidRDefault="004C20FF">
            <w:pPr>
              <w:rPr>
                <w:del w:id="2927" w:author="Alicia" w:date="2016-05-17T11:22:00Z"/>
                <w:rFonts w:ascii="Times New Roman" w:eastAsia="Times New Roman" w:hAnsi="Times New Roman" w:cs="Times New Roman"/>
                <w:b/>
                <w:lang w:eastAsia="es-ES"/>
              </w:rPr>
              <w:pPrChange w:id="2928" w:author="Alicia" w:date="2016-05-17T11:22:00Z">
                <w:pPr>
                  <w:spacing w:after="0" w:line="240" w:lineRule="auto"/>
                  <w:jc w:val="center"/>
                </w:pPr>
              </w:pPrChange>
            </w:pPr>
            <w:del w:id="2929" w:author="Alicia" w:date="2016-05-17T11:22:00Z">
              <w:r w:rsidRPr="00FC4224" w:rsidDel="00391598">
                <w:rPr>
                  <w:rFonts w:ascii="Times New Roman" w:eastAsia="Times New Roman" w:hAnsi="Times New Roman" w:cs="Times New Roman"/>
                  <w:b/>
                  <w:lang w:eastAsia="es-ES"/>
                </w:rPr>
                <w:delText>0.45</w:delText>
              </w:r>
            </w:del>
          </w:p>
        </w:tc>
        <w:tc>
          <w:tcPr>
            <w:tcW w:w="422" w:type="pct"/>
            <w:tcBorders>
              <w:top w:val="nil"/>
              <w:left w:val="nil"/>
              <w:right w:val="nil"/>
            </w:tcBorders>
            <w:shd w:val="clear" w:color="auto" w:fill="auto"/>
            <w:noWrap/>
            <w:vAlign w:val="center"/>
          </w:tcPr>
          <w:p w14:paraId="1CAFA5F3" w14:textId="171199E3" w:rsidR="00A962F0" w:rsidRPr="00FC4224" w:rsidDel="00391598" w:rsidRDefault="004C20FF">
            <w:pPr>
              <w:rPr>
                <w:del w:id="2930" w:author="Alicia" w:date="2016-05-17T11:22:00Z"/>
                <w:rFonts w:ascii="Times New Roman" w:eastAsia="Times New Roman" w:hAnsi="Times New Roman" w:cs="Times New Roman"/>
                <w:b/>
                <w:lang w:eastAsia="es-ES"/>
              </w:rPr>
              <w:pPrChange w:id="2931" w:author="Alicia" w:date="2016-05-17T11:22:00Z">
                <w:pPr>
                  <w:spacing w:after="0" w:line="240" w:lineRule="auto"/>
                  <w:jc w:val="center"/>
                </w:pPr>
              </w:pPrChange>
            </w:pPr>
            <w:del w:id="2932" w:author="Alicia" w:date="2016-05-17T11:22:00Z">
              <w:r w:rsidRPr="00FC4224" w:rsidDel="00391598">
                <w:rPr>
                  <w:rFonts w:ascii="Times New Roman" w:eastAsia="Times New Roman" w:hAnsi="Times New Roman" w:cs="Times New Roman"/>
                  <w:b/>
                  <w:lang w:eastAsia="es-ES"/>
                </w:rPr>
                <w:delText>0.35</w:delText>
              </w:r>
            </w:del>
          </w:p>
        </w:tc>
        <w:tc>
          <w:tcPr>
            <w:tcW w:w="422" w:type="pct"/>
            <w:tcBorders>
              <w:top w:val="nil"/>
              <w:left w:val="nil"/>
              <w:right w:val="nil"/>
            </w:tcBorders>
            <w:shd w:val="clear" w:color="auto" w:fill="auto"/>
            <w:noWrap/>
            <w:vAlign w:val="center"/>
          </w:tcPr>
          <w:p w14:paraId="197E23A9" w14:textId="2EE26B27" w:rsidR="00A962F0" w:rsidRPr="00A962F0" w:rsidDel="00391598" w:rsidRDefault="004C20FF">
            <w:pPr>
              <w:rPr>
                <w:del w:id="2933" w:author="Alicia" w:date="2016-05-17T11:22:00Z"/>
                <w:rFonts w:ascii="Times New Roman" w:eastAsia="Times New Roman" w:hAnsi="Times New Roman" w:cs="Times New Roman"/>
                <w:lang w:eastAsia="es-ES"/>
              </w:rPr>
              <w:pPrChange w:id="2934" w:author="Alicia" w:date="2016-05-17T11:22:00Z">
                <w:pPr>
                  <w:spacing w:after="0" w:line="240" w:lineRule="auto"/>
                  <w:jc w:val="center"/>
                </w:pPr>
              </w:pPrChange>
            </w:pPr>
            <w:del w:id="2935" w:author="Alicia" w:date="2016-05-17T11:22:00Z">
              <w:r w:rsidDel="00391598">
                <w:rPr>
                  <w:rFonts w:ascii="Times New Roman" w:eastAsia="Times New Roman" w:hAnsi="Times New Roman" w:cs="Times New Roman"/>
                  <w:lang w:eastAsia="es-ES"/>
                </w:rPr>
                <w:delText>-0.15</w:delText>
              </w:r>
            </w:del>
          </w:p>
        </w:tc>
        <w:tc>
          <w:tcPr>
            <w:tcW w:w="422" w:type="pct"/>
            <w:tcBorders>
              <w:top w:val="nil"/>
              <w:left w:val="nil"/>
              <w:right w:val="nil"/>
            </w:tcBorders>
            <w:shd w:val="clear" w:color="auto" w:fill="auto"/>
            <w:noWrap/>
            <w:vAlign w:val="center"/>
          </w:tcPr>
          <w:p w14:paraId="172ACFB5" w14:textId="0148B699" w:rsidR="00A962F0" w:rsidRPr="00A962F0" w:rsidDel="00391598" w:rsidRDefault="00D93723">
            <w:pPr>
              <w:rPr>
                <w:del w:id="2936" w:author="Alicia" w:date="2016-05-17T11:22:00Z"/>
                <w:rFonts w:ascii="Times New Roman" w:eastAsia="Times New Roman" w:hAnsi="Times New Roman" w:cs="Times New Roman"/>
                <w:lang w:eastAsia="es-ES"/>
              </w:rPr>
              <w:pPrChange w:id="2937" w:author="Alicia" w:date="2016-05-17T11:22:00Z">
                <w:pPr>
                  <w:spacing w:after="0" w:line="240" w:lineRule="auto"/>
                  <w:jc w:val="center"/>
                </w:pPr>
              </w:pPrChange>
            </w:pPr>
            <w:del w:id="2938" w:author="Alicia" w:date="2016-05-17T11:22:00Z">
              <w:r w:rsidDel="00391598">
                <w:rPr>
                  <w:rFonts w:ascii="Times New Roman" w:eastAsia="Times New Roman" w:hAnsi="Times New Roman" w:cs="Times New Roman"/>
                  <w:lang w:eastAsia="es-ES"/>
                </w:rPr>
                <w:delText>-0.09</w:delText>
              </w:r>
            </w:del>
          </w:p>
        </w:tc>
        <w:tc>
          <w:tcPr>
            <w:tcW w:w="422" w:type="pct"/>
            <w:tcBorders>
              <w:top w:val="nil"/>
              <w:left w:val="nil"/>
              <w:right w:val="nil"/>
            </w:tcBorders>
            <w:shd w:val="clear" w:color="auto" w:fill="auto"/>
            <w:noWrap/>
            <w:vAlign w:val="center"/>
          </w:tcPr>
          <w:p w14:paraId="606F06E7" w14:textId="3A97FCEB" w:rsidR="00A962F0" w:rsidRPr="00FC4224" w:rsidDel="00391598" w:rsidRDefault="00D93723">
            <w:pPr>
              <w:rPr>
                <w:del w:id="2939" w:author="Alicia" w:date="2016-05-17T11:22:00Z"/>
                <w:rFonts w:ascii="Times New Roman" w:eastAsia="Times New Roman" w:hAnsi="Times New Roman" w:cs="Times New Roman"/>
                <w:b/>
                <w:lang w:eastAsia="es-ES"/>
              </w:rPr>
              <w:pPrChange w:id="2940" w:author="Alicia" w:date="2016-05-17T11:22:00Z">
                <w:pPr>
                  <w:spacing w:after="0" w:line="240" w:lineRule="auto"/>
                  <w:jc w:val="center"/>
                </w:pPr>
              </w:pPrChange>
            </w:pPr>
            <w:del w:id="2941" w:author="Alicia" w:date="2016-05-17T11:22:00Z">
              <w:r w:rsidRPr="00FC4224" w:rsidDel="00391598">
                <w:rPr>
                  <w:rFonts w:ascii="Times New Roman" w:eastAsia="Times New Roman" w:hAnsi="Times New Roman" w:cs="Times New Roman"/>
                  <w:b/>
                  <w:lang w:eastAsia="es-ES"/>
                </w:rPr>
                <w:delText>1.14</w:delText>
              </w:r>
            </w:del>
          </w:p>
        </w:tc>
        <w:tc>
          <w:tcPr>
            <w:tcW w:w="421" w:type="pct"/>
            <w:tcBorders>
              <w:top w:val="nil"/>
              <w:left w:val="nil"/>
              <w:right w:val="nil"/>
            </w:tcBorders>
            <w:shd w:val="clear" w:color="auto" w:fill="auto"/>
            <w:noWrap/>
            <w:vAlign w:val="center"/>
          </w:tcPr>
          <w:p w14:paraId="1E68B5F2" w14:textId="56192D51" w:rsidR="00A962F0" w:rsidRPr="00FC4224" w:rsidDel="00391598" w:rsidRDefault="00D93723">
            <w:pPr>
              <w:rPr>
                <w:del w:id="2942" w:author="Alicia" w:date="2016-05-17T11:22:00Z"/>
                <w:rFonts w:ascii="Times New Roman" w:eastAsia="Times New Roman" w:hAnsi="Times New Roman" w:cs="Times New Roman"/>
                <w:b/>
                <w:lang w:eastAsia="es-ES"/>
              </w:rPr>
              <w:pPrChange w:id="2943" w:author="Alicia" w:date="2016-05-17T11:22:00Z">
                <w:pPr>
                  <w:spacing w:after="0" w:line="240" w:lineRule="auto"/>
                  <w:jc w:val="center"/>
                </w:pPr>
              </w:pPrChange>
            </w:pPr>
            <w:del w:id="2944" w:author="Alicia" w:date="2016-05-17T11:22:00Z">
              <w:r w:rsidRPr="00FC4224" w:rsidDel="00391598">
                <w:rPr>
                  <w:rFonts w:ascii="Times New Roman" w:eastAsia="Times New Roman" w:hAnsi="Times New Roman" w:cs="Times New Roman"/>
                  <w:b/>
                  <w:lang w:eastAsia="es-ES"/>
                </w:rPr>
                <w:delText>-0.60</w:delText>
              </w:r>
            </w:del>
          </w:p>
        </w:tc>
        <w:tc>
          <w:tcPr>
            <w:tcW w:w="422" w:type="pct"/>
            <w:tcBorders>
              <w:top w:val="nil"/>
              <w:left w:val="nil"/>
              <w:bottom w:val="single" w:sz="4" w:space="0" w:color="auto"/>
              <w:right w:val="nil"/>
            </w:tcBorders>
            <w:shd w:val="clear" w:color="auto" w:fill="auto"/>
            <w:noWrap/>
            <w:vAlign w:val="center"/>
          </w:tcPr>
          <w:p w14:paraId="3218B937" w14:textId="6E3FE325" w:rsidR="00A962F0" w:rsidRPr="00FC4224" w:rsidDel="00391598" w:rsidRDefault="00D93723">
            <w:pPr>
              <w:rPr>
                <w:del w:id="2945" w:author="Alicia" w:date="2016-05-17T11:22:00Z"/>
                <w:rFonts w:ascii="Times New Roman" w:eastAsia="Times New Roman" w:hAnsi="Times New Roman" w:cs="Times New Roman"/>
                <w:i/>
                <w:lang w:eastAsia="es-ES"/>
              </w:rPr>
              <w:pPrChange w:id="2946" w:author="Alicia" w:date="2016-05-17T11:22:00Z">
                <w:pPr>
                  <w:spacing w:after="0" w:line="240" w:lineRule="auto"/>
                  <w:jc w:val="center"/>
                </w:pPr>
              </w:pPrChange>
            </w:pPr>
            <w:del w:id="2947" w:author="Alicia" w:date="2016-05-17T11:22:00Z">
              <w:r w:rsidRPr="00FC4224" w:rsidDel="00391598">
                <w:rPr>
                  <w:rFonts w:ascii="Times New Roman" w:eastAsia="Times New Roman" w:hAnsi="Times New Roman" w:cs="Times New Roman"/>
                  <w:i/>
                  <w:lang w:eastAsia="es-ES"/>
                </w:rPr>
                <w:delText>-0.26</w:delText>
              </w:r>
            </w:del>
          </w:p>
        </w:tc>
        <w:tc>
          <w:tcPr>
            <w:tcW w:w="422" w:type="pct"/>
            <w:tcBorders>
              <w:top w:val="nil"/>
              <w:left w:val="nil"/>
              <w:bottom w:val="single" w:sz="4" w:space="0" w:color="auto"/>
              <w:right w:val="nil"/>
            </w:tcBorders>
            <w:vAlign w:val="center"/>
          </w:tcPr>
          <w:p w14:paraId="79864493" w14:textId="479AD8D4" w:rsidR="00A962F0" w:rsidRPr="00FC4224" w:rsidDel="00391598" w:rsidRDefault="001A7CB4">
            <w:pPr>
              <w:rPr>
                <w:del w:id="2948" w:author="Alicia" w:date="2016-05-17T11:22:00Z"/>
                <w:rFonts w:ascii="Times New Roman" w:eastAsia="Times New Roman" w:hAnsi="Times New Roman" w:cs="Times New Roman"/>
                <w:b/>
                <w:lang w:eastAsia="es-ES"/>
              </w:rPr>
              <w:pPrChange w:id="2949" w:author="Alicia" w:date="2016-05-17T11:22:00Z">
                <w:pPr>
                  <w:spacing w:after="0" w:line="240" w:lineRule="auto"/>
                  <w:jc w:val="center"/>
                </w:pPr>
              </w:pPrChange>
            </w:pPr>
            <w:del w:id="2950" w:author="Alicia" w:date="2016-05-17T11:22:00Z">
              <w:r w:rsidRPr="00FC4224" w:rsidDel="00391598">
                <w:rPr>
                  <w:rFonts w:ascii="Times New Roman" w:eastAsia="Times New Roman" w:hAnsi="Times New Roman" w:cs="Times New Roman"/>
                  <w:b/>
                  <w:lang w:eastAsia="es-ES"/>
                </w:rPr>
                <w:delText>0.61</w:delText>
              </w:r>
            </w:del>
          </w:p>
        </w:tc>
        <w:tc>
          <w:tcPr>
            <w:tcW w:w="422" w:type="pct"/>
            <w:tcBorders>
              <w:top w:val="nil"/>
              <w:left w:val="nil"/>
              <w:bottom w:val="single" w:sz="4" w:space="0" w:color="auto"/>
              <w:right w:val="nil"/>
            </w:tcBorders>
            <w:vAlign w:val="center"/>
          </w:tcPr>
          <w:p w14:paraId="2F01B430" w14:textId="4C473CB4" w:rsidR="00A962F0" w:rsidRPr="00FC4224" w:rsidDel="00391598" w:rsidRDefault="001A7CB4">
            <w:pPr>
              <w:rPr>
                <w:del w:id="2951" w:author="Alicia" w:date="2016-05-17T11:22:00Z"/>
                <w:rFonts w:ascii="Times New Roman" w:eastAsia="Times New Roman" w:hAnsi="Times New Roman" w:cs="Times New Roman"/>
                <w:b/>
                <w:lang w:eastAsia="es-ES"/>
              </w:rPr>
              <w:pPrChange w:id="2952" w:author="Alicia" w:date="2016-05-17T11:22:00Z">
                <w:pPr>
                  <w:spacing w:after="0" w:line="240" w:lineRule="auto"/>
                  <w:jc w:val="center"/>
                </w:pPr>
              </w:pPrChange>
            </w:pPr>
            <w:del w:id="2953" w:author="Alicia" w:date="2016-05-17T11:22:00Z">
              <w:r w:rsidRPr="00FC4224" w:rsidDel="00391598">
                <w:rPr>
                  <w:rFonts w:ascii="Times New Roman" w:eastAsia="Times New Roman" w:hAnsi="Times New Roman" w:cs="Times New Roman"/>
                  <w:b/>
                  <w:lang w:eastAsia="es-ES"/>
                </w:rPr>
                <w:delText>0.38</w:delText>
              </w:r>
            </w:del>
          </w:p>
        </w:tc>
        <w:tc>
          <w:tcPr>
            <w:tcW w:w="420" w:type="pct"/>
            <w:tcBorders>
              <w:top w:val="nil"/>
              <w:left w:val="nil"/>
              <w:bottom w:val="single" w:sz="4" w:space="0" w:color="auto"/>
              <w:right w:val="nil"/>
            </w:tcBorders>
            <w:vAlign w:val="center"/>
          </w:tcPr>
          <w:p w14:paraId="6F6A67C8" w14:textId="2269BCFA" w:rsidR="00A962F0" w:rsidRPr="00FC4224" w:rsidDel="00391598" w:rsidRDefault="001A7CB4">
            <w:pPr>
              <w:rPr>
                <w:del w:id="2954" w:author="Alicia" w:date="2016-05-17T11:22:00Z"/>
                <w:rFonts w:ascii="Times New Roman" w:eastAsia="Times New Roman" w:hAnsi="Times New Roman" w:cs="Times New Roman"/>
                <w:b/>
                <w:lang w:eastAsia="es-ES"/>
              </w:rPr>
              <w:pPrChange w:id="2955" w:author="Alicia" w:date="2016-05-17T11:22:00Z">
                <w:pPr>
                  <w:spacing w:after="0" w:line="240" w:lineRule="auto"/>
                  <w:jc w:val="center"/>
                </w:pPr>
              </w:pPrChange>
            </w:pPr>
            <w:del w:id="2956" w:author="Alicia" w:date="2016-05-17T11:22:00Z">
              <w:r w:rsidRPr="00FC4224" w:rsidDel="00391598">
                <w:rPr>
                  <w:rFonts w:ascii="Times New Roman" w:eastAsia="Times New Roman" w:hAnsi="Times New Roman" w:cs="Times New Roman"/>
                  <w:b/>
                  <w:lang w:eastAsia="es-ES"/>
                </w:rPr>
                <w:delText>0.71</w:delText>
              </w:r>
            </w:del>
          </w:p>
        </w:tc>
      </w:tr>
      <w:tr w:rsidR="00A962F0" w:rsidRPr="00C11AFB" w:rsidDel="00391598" w14:paraId="15737837" w14:textId="5CEB4323" w:rsidTr="00A962F0">
        <w:trPr>
          <w:trHeight w:val="300"/>
          <w:del w:id="2957" w:author="Alicia" w:date="2016-05-17T11:22:00Z"/>
        </w:trPr>
        <w:tc>
          <w:tcPr>
            <w:tcW w:w="513" w:type="pct"/>
            <w:vMerge w:val="restart"/>
            <w:tcBorders>
              <w:left w:val="nil"/>
              <w:right w:val="nil"/>
            </w:tcBorders>
            <w:shd w:val="clear" w:color="auto" w:fill="auto"/>
            <w:noWrap/>
            <w:vAlign w:val="center"/>
            <w:hideMark/>
          </w:tcPr>
          <w:p w14:paraId="3A04F98E" w14:textId="1C39790A" w:rsidR="00A962F0" w:rsidRPr="00461432" w:rsidDel="00391598" w:rsidRDefault="00A962F0">
            <w:pPr>
              <w:rPr>
                <w:del w:id="2958" w:author="Alicia" w:date="2016-05-17T11:22:00Z"/>
                <w:rFonts w:ascii="Times New Roman" w:eastAsia="Times New Roman" w:hAnsi="Times New Roman" w:cs="Times New Roman"/>
                <w:lang w:eastAsia="es-ES"/>
              </w:rPr>
              <w:pPrChange w:id="2959" w:author="Alicia" w:date="2016-05-17T11:22:00Z">
                <w:pPr>
                  <w:spacing w:after="0" w:line="240" w:lineRule="auto"/>
                  <w:jc w:val="center"/>
                </w:pPr>
              </w:pPrChange>
            </w:pPr>
            <w:del w:id="2960" w:author="Alicia" w:date="2016-05-17T11:22:00Z">
              <w:r w:rsidRPr="00461432" w:rsidDel="00391598">
                <w:rPr>
                  <w:rFonts w:ascii="Times New Roman" w:eastAsia="Times New Roman" w:hAnsi="Times New Roman" w:cs="Times New Roman"/>
                  <w:lang w:eastAsia="es-ES"/>
                </w:rPr>
                <w:delText>B</w:delText>
              </w:r>
            </w:del>
          </w:p>
        </w:tc>
        <w:tc>
          <w:tcPr>
            <w:tcW w:w="271" w:type="pct"/>
            <w:tcBorders>
              <w:left w:val="nil"/>
              <w:bottom w:val="nil"/>
              <w:right w:val="nil"/>
            </w:tcBorders>
            <w:shd w:val="clear" w:color="auto" w:fill="auto"/>
            <w:noWrap/>
            <w:vAlign w:val="center"/>
          </w:tcPr>
          <w:p w14:paraId="6BE68BB5" w14:textId="6DD55714" w:rsidR="00A962F0" w:rsidRPr="00461432" w:rsidDel="00391598" w:rsidRDefault="00A962F0">
            <w:pPr>
              <w:rPr>
                <w:del w:id="2961" w:author="Alicia" w:date="2016-05-17T11:22:00Z"/>
                <w:rFonts w:ascii="Times New Roman" w:eastAsia="Times New Roman" w:hAnsi="Times New Roman" w:cs="Times New Roman"/>
                <w:lang w:eastAsia="es-ES"/>
              </w:rPr>
              <w:pPrChange w:id="2962" w:author="Alicia" w:date="2016-05-17T11:22:00Z">
                <w:pPr>
                  <w:spacing w:after="0" w:line="240" w:lineRule="auto"/>
                  <w:jc w:val="center"/>
                </w:pPr>
              </w:pPrChange>
            </w:pPr>
            <w:del w:id="2963" w:author="Alicia" w:date="2016-05-17T11:22:00Z">
              <w:r w:rsidDel="00391598">
                <w:rPr>
                  <w:rFonts w:ascii="Times New Roman" w:eastAsia="Times New Roman" w:hAnsi="Times New Roman" w:cs="Times New Roman"/>
                  <w:lang w:eastAsia="es-ES"/>
                </w:rPr>
                <w:delText>2010</w:delText>
              </w:r>
            </w:del>
          </w:p>
        </w:tc>
        <w:tc>
          <w:tcPr>
            <w:tcW w:w="421" w:type="pct"/>
            <w:tcBorders>
              <w:left w:val="nil"/>
              <w:bottom w:val="nil"/>
              <w:right w:val="nil"/>
            </w:tcBorders>
            <w:shd w:val="clear" w:color="auto" w:fill="auto"/>
            <w:noWrap/>
            <w:vAlign w:val="center"/>
          </w:tcPr>
          <w:p w14:paraId="068A97C4" w14:textId="71B0B6F3" w:rsidR="00A962F0" w:rsidRPr="00A962F0" w:rsidDel="00391598" w:rsidRDefault="00A962F0">
            <w:pPr>
              <w:rPr>
                <w:del w:id="2964" w:author="Alicia" w:date="2016-05-17T11:22:00Z"/>
                <w:rFonts w:ascii="Times New Roman" w:eastAsia="Times New Roman" w:hAnsi="Times New Roman" w:cs="Times New Roman"/>
                <w:lang w:eastAsia="es-ES"/>
              </w:rPr>
              <w:pPrChange w:id="2965" w:author="Alicia" w:date="2016-05-17T11:22:00Z">
                <w:pPr>
                  <w:spacing w:after="0" w:line="240" w:lineRule="auto"/>
                  <w:jc w:val="center"/>
                </w:pPr>
              </w:pPrChange>
            </w:pPr>
            <w:del w:id="2966" w:author="Alicia" w:date="2016-05-17T11:22:00Z">
              <w:r w:rsidDel="00391598">
                <w:rPr>
                  <w:rFonts w:ascii="Times New Roman" w:eastAsia="Times New Roman" w:hAnsi="Times New Roman" w:cs="Times New Roman"/>
                  <w:lang w:eastAsia="es-ES"/>
                </w:rPr>
                <w:delText>0.02</w:delText>
              </w:r>
            </w:del>
          </w:p>
        </w:tc>
        <w:tc>
          <w:tcPr>
            <w:tcW w:w="422" w:type="pct"/>
            <w:tcBorders>
              <w:left w:val="nil"/>
              <w:bottom w:val="nil"/>
              <w:right w:val="nil"/>
            </w:tcBorders>
            <w:shd w:val="clear" w:color="auto" w:fill="auto"/>
            <w:noWrap/>
            <w:vAlign w:val="center"/>
          </w:tcPr>
          <w:p w14:paraId="0DECFB2B" w14:textId="523FB2A5" w:rsidR="00A962F0" w:rsidRPr="004C20FF" w:rsidDel="00391598" w:rsidRDefault="00A962F0">
            <w:pPr>
              <w:rPr>
                <w:del w:id="2967" w:author="Alicia" w:date="2016-05-17T11:22:00Z"/>
                <w:rFonts w:ascii="Times New Roman" w:eastAsia="Times New Roman" w:hAnsi="Times New Roman" w:cs="Times New Roman"/>
                <w:b/>
                <w:lang w:eastAsia="es-ES"/>
              </w:rPr>
              <w:pPrChange w:id="2968" w:author="Alicia" w:date="2016-05-17T11:22:00Z">
                <w:pPr>
                  <w:spacing w:after="0" w:line="240" w:lineRule="auto"/>
                  <w:jc w:val="center"/>
                </w:pPr>
              </w:pPrChange>
            </w:pPr>
            <w:del w:id="2969" w:author="Alicia" w:date="2016-05-17T11:22:00Z">
              <w:r w:rsidRPr="004C20FF" w:rsidDel="00391598">
                <w:rPr>
                  <w:rFonts w:ascii="Times New Roman" w:eastAsia="Times New Roman" w:hAnsi="Times New Roman" w:cs="Times New Roman"/>
                  <w:b/>
                  <w:lang w:eastAsia="es-ES"/>
                </w:rPr>
                <w:delText>0.35</w:delText>
              </w:r>
            </w:del>
          </w:p>
        </w:tc>
        <w:tc>
          <w:tcPr>
            <w:tcW w:w="422" w:type="pct"/>
            <w:tcBorders>
              <w:left w:val="nil"/>
              <w:bottom w:val="nil"/>
              <w:right w:val="nil"/>
            </w:tcBorders>
            <w:shd w:val="clear" w:color="auto" w:fill="auto"/>
            <w:noWrap/>
            <w:vAlign w:val="center"/>
          </w:tcPr>
          <w:p w14:paraId="576C669A" w14:textId="74B98BB2" w:rsidR="00A962F0" w:rsidRPr="00A962F0" w:rsidDel="00391598" w:rsidRDefault="00A962F0">
            <w:pPr>
              <w:rPr>
                <w:del w:id="2970" w:author="Alicia" w:date="2016-05-17T11:22:00Z"/>
                <w:rFonts w:ascii="Times New Roman" w:eastAsia="Times New Roman" w:hAnsi="Times New Roman" w:cs="Times New Roman"/>
                <w:lang w:eastAsia="es-ES"/>
              </w:rPr>
              <w:pPrChange w:id="2971" w:author="Alicia" w:date="2016-05-17T11:22:00Z">
                <w:pPr>
                  <w:spacing w:after="0" w:line="240" w:lineRule="auto"/>
                  <w:jc w:val="center"/>
                </w:pPr>
              </w:pPrChange>
            </w:pPr>
            <w:del w:id="2972" w:author="Alicia" w:date="2016-05-17T11:22:00Z">
              <w:r w:rsidDel="00391598">
                <w:rPr>
                  <w:rFonts w:ascii="Times New Roman" w:eastAsia="Times New Roman" w:hAnsi="Times New Roman" w:cs="Times New Roman"/>
                  <w:lang w:eastAsia="es-ES"/>
                </w:rPr>
                <w:delText>0.06</w:delText>
              </w:r>
            </w:del>
          </w:p>
        </w:tc>
        <w:tc>
          <w:tcPr>
            <w:tcW w:w="422" w:type="pct"/>
            <w:tcBorders>
              <w:left w:val="nil"/>
              <w:bottom w:val="nil"/>
              <w:right w:val="nil"/>
            </w:tcBorders>
            <w:shd w:val="clear" w:color="auto" w:fill="auto"/>
            <w:noWrap/>
            <w:vAlign w:val="center"/>
          </w:tcPr>
          <w:p w14:paraId="74A914CF" w14:textId="306D0C6B" w:rsidR="00A962F0" w:rsidRPr="004C20FF" w:rsidDel="00391598" w:rsidRDefault="00A962F0">
            <w:pPr>
              <w:rPr>
                <w:del w:id="2973" w:author="Alicia" w:date="2016-05-17T11:22:00Z"/>
                <w:rFonts w:ascii="Times New Roman" w:eastAsia="Times New Roman" w:hAnsi="Times New Roman" w:cs="Times New Roman"/>
                <w:i/>
                <w:lang w:eastAsia="es-ES"/>
              </w:rPr>
              <w:pPrChange w:id="2974" w:author="Alicia" w:date="2016-05-17T11:22:00Z">
                <w:pPr>
                  <w:spacing w:after="0" w:line="240" w:lineRule="auto"/>
                  <w:jc w:val="center"/>
                </w:pPr>
              </w:pPrChange>
            </w:pPr>
            <w:del w:id="2975" w:author="Alicia" w:date="2016-05-17T11:22:00Z">
              <w:r w:rsidRPr="004C20FF" w:rsidDel="00391598">
                <w:rPr>
                  <w:rFonts w:ascii="Times New Roman" w:eastAsia="Times New Roman" w:hAnsi="Times New Roman" w:cs="Times New Roman"/>
                  <w:i/>
                  <w:lang w:eastAsia="es-ES"/>
                </w:rPr>
                <w:delText>-0.13</w:delText>
              </w:r>
            </w:del>
          </w:p>
        </w:tc>
        <w:tc>
          <w:tcPr>
            <w:tcW w:w="422" w:type="pct"/>
            <w:tcBorders>
              <w:left w:val="nil"/>
              <w:bottom w:val="nil"/>
              <w:right w:val="nil"/>
            </w:tcBorders>
            <w:shd w:val="clear" w:color="auto" w:fill="auto"/>
            <w:noWrap/>
            <w:vAlign w:val="center"/>
          </w:tcPr>
          <w:p w14:paraId="15903480" w14:textId="35992CBC" w:rsidR="00A962F0" w:rsidRPr="004C20FF" w:rsidDel="00391598" w:rsidRDefault="00A962F0">
            <w:pPr>
              <w:rPr>
                <w:del w:id="2976" w:author="Alicia" w:date="2016-05-17T11:22:00Z"/>
                <w:rFonts w:ascii="Times New Roman" w:eastAsia="Times New Roman" w:hAnsi="Times New Roman" w:cs="Times New Roman"/>
                <w:b/>
                <w:lang w:eastAsia="es-ES"/>
              </w:rPr>
              <w:pPrChange w:id="2977" w:author="Alicia" w:date="2016-05-17T11:22:00Z">
                <w:pPr>
                  <w:spacing w:after="0" w:line="240" w:lineRule="auto"/>
                  <w:jc w:val="center"/>
                </w:pPr>
              </w:pPrChange>
            </w:pPr>
            <w:del w:id="2978" w:author="Alicia" w:date="2016-05-17T11:22:00Z">
              <w:r w:rsidRPr="004C20FF" w:rsidDel="00391598">
                <w:rPr>
                  <w:rFonts w:ascii="Times New Roman" w:eastAsia="Times New Roman" w:hAnsi="Times New Roman" w:cs="Times New Roman"/>
                  <w:b/>
                  <w:lang w:eastAsia="es-ES"/>
                </w:rPr>
                <w:delText>0.37</w:delText>
              </w:r>
            </w:del>
          </w:p>
        </w:tc>
        <w:tc>
          <w:tcPr>
            <w:tcW w:w="421" w:type="pct"/>
            <w:tcBorders>
              <w:left w:val="nil"/>
              <w:bottom w:val="nil"/>
              <w:right w:val="nil"/>
            </w:tcBorders>
            <w:shd w:val="clear" w:color="auto" w:fill="auto"/>
            <w:noWrap/>
            <w:vAlign w:val="center"/>
          </w:tcPr>
          <w:p w14:paraId="583ACA2C" w14:textId="0E82EB8E" w:rsidR="00A962F0" w:rsidRPr="00A962F0" w:rsidDel="00391598" w:rsidRDefault="00A962F0">
            <w:pPr>
              <w:rPr>
                <w:del w:id="2979" w:author="Alicia" w:date="2016-05-17T11:22:00Z"/>
                <w:rFonts w:ascii="Times New Roman" w:eastAsia="Times New Roman" w:hAnsi="Times New Roman" w:cs="Times New Roman"/>
                <w:lang w:eastAsia="es-ES"/>
              </w:rPr>
              <w:pPrChange w:id="2980" w:author="Alicia" w:date="2016-05-17T11:22:00Z">
                <w:pPr>
                  <w:spacing w:after="0" w:line="240" w:lineRule="auto"/>
                  <w:jc w:val="center"/>
                </w:pPr>
              </w:pPrChange>
            </w:pPr>
            <w:del w:id="2981" w:author="Alicia" w:date="2016-05-17T11:22:00Z">
              <w:r w:rsidDel="00391598">
                <w:rPr>
                  <w:rFonts w:ascii="Times New Roman" w:eastAsia="Times New Roman" w:hAnsi="Times New Roman" w:cs="Times New Roman"/>
                  <w:lang w:eastAsia="es-ES"/>
                </w:rPr>
                <w:delText>0.05</w:delText>
              </w:r>
            </w:del>
          </w:p>
        </w:tc>
        <w:tc>
          <w:tcPr>
            <w:tcW w:w="422" w:type="pct"/>
            <w:tcBorders>
              <w:left w:val="nil"/>
              <w:bottom w:val="nil"/>
              <w:right w:val="nil"/>
            </w:tcBorders>
            <w:shd w:val="clear" w:color="auto" w:fill="auto"/>
            <w:noWrap/>
            <w:vAlign w:val="center"/>
          </w:tcPr>
          <w:p w14:paraId="626AD240" w14:textId="62B0CC75" w:rsidR="00A962F0" w:rsidRPr="004C20FF" w:rsidDel="00391598" w:rsidRDefault="00A962F0">
            <w:pPr>
              <w:rPr>
                <w:del w:id="2982" w:author="Alicia" w:date="2016-05-17T11:22:00Z"/>
                <w:rFonts w:ascii="Times New Roman" w:eastAsia="Times New Roman" w:hAnsi="Times New Roman" w:cs="Times New Roman"/>
                <w:b/>
                <w:lang w:eastAsia="es-ES"/>
              </w:rPr>
              <w:pPrChange w:id="2983" w:author="Alicia" w:date="2016-05-17T11:22:00Z">
                <w:pPr>
                  <w:spacing w:after="0" w:line="240" w:lineRule="auto"/>
                  <w:jc w:val="center"/>
                </w:pPr>
              </w:pPrChange>
            </w:pPr>
            <w:del w:id="2984" w:author="Alicia" w:date="2016-05-17T11:22:00Z">
              <w:r w:rsidRPr="004C20FF" w:rsidDel="00391598">
                <w:rPr>
                  <w:rFonts w:ascii="Times New Roman" w:eastAsia="Times New Roman" w:hAnsi="Times New Roman" w:cs="Times New Roman"/>
                  <w:b/>
                  <w:lang w:eastAsia="es-ES"/>
                </w:rPr>
                <w:delText>-0.21</w:delText>
              </w:r>
            </w:del>
          </w:p>
        </w:tc>
        <w:tc>
          <w:tcPr>
            <w:tcW w:w="422" w:type="pct"/>
            <w:tcBorders>
              <w:left w:val="nil"/>
              <w:bottom w:val="nil"/>
              <w:right w:val="nil"/>
            </w:tcBorders>
            <w:vAlign w:val="center"/>
          </w:tcPr>
          <w:p w14:paraId="3710BA0A" w14:textId="31BF4940" w:rsidR="00A962F0" w:rsidRPr="004C20FF" w:rsidDel="00391598" w:rsidRDefault="00A962F0">
            <w:pPr>
              <w:rPr>
                <w:del w:id="2985" w:author="Alicia" w:date="2016-05-17T11:22:00Z"/>
                <w:rFonts w:ascii="Times New Roman" w:eastAsia="Times New Roman" w:hAnsi="Times New Roman" w:cs="Times New Roman"/>
                <w:b/>
                <w:lang w:eastAsia="es-ES"/>
              </w:rPr>
              <w:pPrChange w:id="2986" w:author="Alicia" w:date="2016-05-17T11:22:00Z">
                <w:pPr>
                  <w:spacing w:after="0" w:line="240" w:lineRule="auto"/>
                  <w:jc w:val="center"/>
                </w:pPr>
              </w:pPrChange>
            </w:pPr>
            <w:del w:id="2987" w:author="Alicia" w:date="2016-05-17T11:22:00Z">
              <w:r w:rsidRPr="004C20FF" w:rsidDel="00391598">
                <w:rPr>
                  <w:rFonts w:ascii="Times New Roman" w:eastAsia="Times New Roman" w:hAnsi="Times New Roman" w:cs="Times New Roman"/>
                  <w:b/>
                  <w:lang w:eastAsia="es-ES"/>
                </w:rPr>
                <w:delText>0.48</w:delText>
              </w:r>
            </w:del>
          </w:p>
        </w:tc>
        <w:tc>
          <w:tcPr>
            <w:tcW w:w="422" w:type="pct"/>
            <w:tcBorders>
              <w:left w:val="nil"/>
              <w:bottom w:val="nil"/>
              <w:right w:val="nil"/>
            </w:tcBorders>
            <w:vAlign w:val="center"/>
          </w:tcPr>
          <w:p w14:paraId="17BDF4D7" w14:textId="049A12F9" w:rsidR="00A962F0" w:rsidRPr="004C20FF" w:rsidDel="00391598" w:rsidRDefault="00A962F0">
            <w:pPr>
              <w:rPr>
                <w:del w:id="2988" w:author="Alicia" w:date="2016-05-17T11:22:00Z"/>
                <w:rFonts w:ascii="Times New Roman" w:eastAsia="Times New Roman" w:hAnsi="Times New Roman" w:cs="Times New Roman"/>
                <w:b/>
                <w:lang w:eastAsia="es-ES"/>
              </w:rPr>
              <w:pPrChange w:id="2989" w:author="Alicia" w:date="2016-05-17T11:22:00Z">
                <w:pPr>
                  <w:spacing w:after="0" w:line="240" w:lineRule="auto"/>
                  <w:jc w:val="center"/>
                </w:pPr>
              </w:pPrChange>
            </w:pPr>
            <w:del w:id="2990" w:author="Alicia" w:date="2016-05-17T11:22:00Z">
              <w:r w:rsidRPr="004C20FF" w:rsidDel="00391598">
                <w:rPr>
                  <w:rFonts w:ascii="Times New Roman" w:eastAsia="Times New Roman" w:hAnsi="Times New Roman" w:cs="Times New Roman"/>
                  <w:b/>
                  <w:lang w:eastAsia="es-ES"/>
                </w:rPr>
                <w:delText>0.40</w:delText>
              </w:r>
            </w:del>
          </w:p>
        </w:tc>
        <w:tc>
          <w:tcPr>
            <w:tcW w:w="420" w:type="pct"/>
            <w:tcBorders>
              <w:left w:val="nil"/>
              <w:bottom w:val="nil"/>
              <w:right w:val="nil"/>
            </w:tcBorders>
            <w:vAlign w:val="center"/>
          </w:tcPr>
          <w:p w14:paraId="6D66A276" w14:textId="3368F77D" w:rsidR="00A962F0" w:rsidRPr="004C20FF" w:rsidDel="00391598" w:rsidRDefault="00A962F0">
            <w:pPr>
              <w:rPr>
                <w:del w:id="2991" w:author="Alicia" w:date="2016-05-17T11:22:00Z"/>
                <w:rFonts w:ascii="Times New Roman" w:eastAsia="Times New Roman" w:hAnsi="Times New Roman" w:cs="Times New Roman"/>
                <w:b/>
                <w:lang w:eastAsia="es-ES"/>
              </w:rPr>
              <w:pPrChange w:id="2992" w:author="Alicia" w:date="2016-05-17T11:22:00Z">
                <w:pPr>
                  <w:spacing w:after="0" w:line="240" w:lineRule="auto"/>
                  <w:jc w:val="center"/>
                </w:pPr>
              </w:pPrChange>
            </w:pPr>
            <w:del w:id="2993" w:author="Alicia" w:date="2016-05-17T11:22:00Z">
              <w:r w:rsidRPr="004C20FF" w:rsidDel="00391598">
                <w:rPr>
                  <w:rFonts w:ascii="Times New Roman" w:eastAsia="Times New Roman" w:hAnsi="Times New Roman" w:cs="Times New Roman"/>
                  <w:b/>
                  <w:lang w:eastAsia="es-ES"/>
                </w:rPr>
                <w:delText>0.49</w:delText>
              </w:r>
            </w:del>
          </w:p>
        </w:tc>
      </w:tr>
      <w:tr w:rsidR="00A962F0" w:rsidRPr="00C11AFB" w:rsidDel="00391598" w14:paraId="591B15FE" w14:textId="212D522A" w:rsidTr="00A962F0">
        <w:trPr>
          <w:trHeight w:val="300"/>
          <w:del w:id="2994" w:author="Alicia" w:date="2016-05-17T11:22:00Z"/>
        </w:trPr>
        <w:tc>
          <w:tcPr>
            <w:tcW w:w="513" w:type="pct"/>
            <w:vMerge/>
            <w:tcBorders>
              <w:left w:val="nil"/>
              <w:right w:val="nil"/>
            </w:tcBorders>
            <w:shd w:val="clear" w:color="auto" w:fill="auto"/>
            <w:noWrap/>
            <w:vAlign w:val="center"/>
            <w:hideMark/>
          </w:tcPr>
          <w:p w14:paraId="09D78650" w14:textId="487B6F8E" w:rsidR="00A962F0" w:rsidRPr="00461432" w:rsidDel="00391598" w:rsidRDefault="00A962F0">
            <w:pPr>
              <w:rPr>
                <w:del w:id="2995" w:author="Alicia" w:date="2016-05-17T11:22:00Z"/>
                <w:rFonts w:ascii="Times New Roman" w:eastAsia="Times New Roman" w:hAnsi="Times New Roman" w:cs="Times New Roman"/>
                <w:lang w:eastAsia="es-ES"/>
              </w:rPr>
              <w:pPrChange w:id="2996" w:author="Alicia" w:date="2016-05-17T11:22:00Z">
                <w:pPr>
                  <w:spacing w:after="0" w:line="240" w:lineRule="auto"/>
                  <w:jc w:val="center"/>
                </w:pPr>
              </w:pPrChange>
            </w:pPr>
          </w:p>
        </w:tc>
        <w:tc>
          <w:tcPr>
            <w:tcW w:w="271" w:type="pct"/>
            <w:tcBorders>
              <w:top w:val="nil"/>
              <w:left w:val="nil"/>
              <w:right w:val="nil"/>
            </w:tcBorders>
            <w:shd w:val="clear" w:color="auto" w:fill="auto"/>
            <w:noWrap/>
            <w:vAlign w:val="center"/>
          </w:tcPr>
          <w:p w14:paraId="2C48649C" w14:textId="610CF95D" w:rsidR="00A962F0" w:rsidRPr="00461432" w:rsidDel="00391598" w:rsidRDefault="00A962F0">
            <w:pPr>
              <w:rPr>
                <w:del w:id="2997" w:author="Alicia" w:date="2016-05-17T11:22:00Z"/>
                <w:rFonts w:ascii="Times New Roman" w:eastAsia="Times New Roman" w:hAnsi="Times New Roman" w:cs="Times New Roman"/>
                <w:lang w:eastAsia="es-ES"/>
              </w:rPr>
              <w:pPrChange w:id="2998" w:author="Alicia" w:date="2016-05-17T11:22:00Z">
                <w:pPr>
                  <w:spacing w:after="0" w:line="240" w:lineRule="auto"/>
                  <w:jc w:val="center"/>
                </w:pPr>
              </w:pPrChange>
            </w:pPr>
            <w:del w:id="2999" w:author="Alicia" w:date="2016-05-17T11:22:00Z">
              <w:r w:rsidDel="00391598">
                <w:rPr>
                  <w:rFonts w:ascii="Times New Roman" w:eastAsia="Times New Roman" w:hAnsi="Times New Roman" w:cs="Times New Roman"/>
                  <w:lang w:eastAsia="es-ES"/>
                </w:rPr>
                <w:delText>2011</w:delText>
              </w:r>
            </w:del>
          </w:p>
        </w:tc>
        <w:tc>
          <w:tcPr>
            <w:tcW w:w="421" w:type="pct"/>
            <w:tcBorders>
              <w:top w:val="nil"/>
              <w:left w:val="nil"/>
              <w:right w:val="nil"/>
            </w:tcBorders>
            <w:shd w:val="clear" w:color="auto" w:fill="auto"/>
            <w:noWrap/>
            <w:vAlign w:val="center"/>
          </w:tcPr>
          <w:p w14:paraId="70487B54" w14:textId="7FBC83A0" w:rsidR="00A962F0" w:rsidRPr="00A962F0" w:rsidDel="00391598" w:rsidRDefault="001A7CB4">
            <w:pPr>
              <w:rPr>
                <w:del w:id="3000" w:author="Alicia" w:date="2016-05-17T11:22:00Z"/>
                <w:rFonts w:ascii="Times New Roman" w:eastAsia="Times New Roman" w:hAnsi="Times New Roman" w:cs="Times New Roman"/>
                <w:lang w:eastAsia="es-ES"/>
              </w:rPr>
              <w:pPrChange w:id="3001" w:author="Alicia" w:date="2016-05-17T11:22:00Z">
                <w:pPr>
                  <w:spacing w:after="0" w:line="240" w:lineRule="auto"/>
                  <w:jc w:val="center"/>
                </w:pPr>
              </w:pPrChange>
            </w:pPr>
            <w:del w:id="3002" w:author="Alicia" w:date="2016-05-17T11:22:00Z">
              <w:r w:rsidDel="00391598">
                <w:rPr>
                  <w:rFonts w:ascii="Times New Roman" w:eastAsia="Times New Roman" w:hAnsi="Times New Roman" w:cs="Times New Roman"/>
                  <w:lang w:eastAsia="es-ES"/>
                </w:rPr>
                <w:delText>0.18</w:delText>
              </w:r>
            </w:del>
          </w:p>
        </w:tc>
        <w:tc>
          <w:tcPr>
            <w:tcW w:w="422" w:type="pct"/>
            <w:tcBorders>
              <w:top w:val="nil"/>
              <w:left w:val="nil"/>
              <w:right w:val="nil"/>
            </w:tcBorders>
            <w:shd w:val="clear" w:color="auto" w:fill="auto"/>
            <w:noWrap/>
            <w:vAlign w:val="center"/>
          </w:tcPr>
          <w:p w14:paraId="27B02A5F" w14:textId="274A4D1D" w:rsidR="00A962F0" w:rsidRPr="00FC4224" w:rsidDel="00391598" w:rsidRDefault="001A7CB4">
            <w:pPr>
              <w:rPr>
                <w:del w:id="3003" w:author="Alicia" w:date="2016-05-17T11:22:00Z"/>
                <w:rFonts w:ascii="Times New Roman" w:eastAsia="Times New Roman" w:hAnsi="Times New Roman" w:cs="Times New Roman"/>
                <w:b/>
                <w:lang w:eastAsia="es-ES"/>
              </w:rPr>
              <w:pPrChange w:id="3004" w:author="Alicia" w:date="2016-05-17T11:22:00Z">
                <w:pPr>
                  <w:spacing w:after="0" w:line="240" w:lineRule="auto"/>
                  <w:jc w:val="center"/>
                </w:pPr>
              </w:pPrChange>
            </w:pPr>
            <w:del w:id="3005" w:author="Alicia" w:date="2016-05-17T11:22:00Z">
              <w:r w:rsidRPr="00FC4224" w:rsidDel="00391598">
                <w:rPr>
                  <w:rFonts w:ascii="Times New Roman" w:eastAsia="Times New Roman" w:hAnsi="Times New Roman" w:cs="Times New Roman"/>
                  <w:b/>
                  <w:lang w:eastAsia="es-ES"/>
                </w:rPr>
                <w:delText>0.40</w:delText>
              </w:r>
            </w:del>
          </w:p>
        </w:tc>
        <w:tc>
          <w:tcPr>
            <w:tcW w:w="422" w:type="pct"/>
            <w:tcBorders>
              <w:top w:val="nil"/>
              <w:left w:val="nil"/>
              <w:right w:val="nil"/>
            </w:tcBorders>
            <w:shd w:val="clear" w:color="auto" w:fill="auto"/>
            <w:noWrap/>
            <w:vAlign w:val="center"/>
          </w:tcPr>
          <w:p w14:paraId="2C5644B9" w14:textId="242C9C9A" w:rsidR="00A962F0" w:rsidRPr="00A962F0" w:rsidDel="00391598" w:rsidRDefault="001A7CB4">
            <w:pPr>
              <w:rPr>
                <w:del w:id="3006" w:author="Alicia" w:date="2016-05-17T11:22:00Z"/>
                <w:rFonts w:ascii="Times New Roman" w:eastAsia="Times New Roman" w:hAnsi="Times New Roman" w:cs="Times New Roman"/>
                <w:lang w:eastAsia="es-ES"/>
              </w:rPr>
              <w:pPrChange w:id="3007" w:author="Alicia" w:date="2016-05-17T11:22:00Z">
                <w:pPr>
                  <w:spacing w:after="0" w:line="240" w:lineRule="auto"/>
                  <w:jc w:val="center"/>
                </w:pPr>
              </w:pPrChange>
            </w:pPr>
            <w:del w:id="3008" w:author="Alicia" w:date="2016-05-17T11:22:00Z">
              <w:r w:rsidDel="00391598">
                <w:rPr>
                  <w:rFonts w:ascii="Times New Roman" w:eastAsia="Times New Roman" w:hAnsi="Times New Roman" w:cs="Times New Roman"/>
                  <w:lang w:eastAsia="es-ES"/>
                </w:rPr>
                <w:delText>0.10</w:delText>
              </w:r>
            </w:del>
          </w:p>
        </w:tc>
        <w:tc>
          <w:tcPr>
            <w:tcW w:w="422" w:type="pct"/>
            <w:tcBorders>
              <w:top w:val="nil"/>
              <w:left w:val="nil"/>
              <w:right w:val="nil"/>
            </w:tcBorders>
            <w:shd w:val="clear" w:color="auto" w:fill="auto"/>
            <w:noWrap/>
            <w:vAlign w:val="center"/>
          </w:tcPr>
          <w:p w14:paraId="04972841" w14:textId="03C42649" w:rsidR="00A962F0" w:rsidRPr="00A962F0" w:rsidDel="00391598" w:rsidRDefault="001A7CB4">
            <w:pPr>
              <w:rPr>
                <w:del w:id="3009" w:author="Alicia" w:date="2016-05-17T11:22:00Z"/>
                <w:rFonts w:ascii="Times New Roman" w:eastAsia="Times New Roman" w:hAnsi="Times New Roman" w:cs="Times New Roman"/>
                <w:lang w:eastAsia="es-ES"/>
              </w:rPr>
              <w:pPrChange w:id="3010" w:author="Alicia" w:date="2016-05-17T11:22:00Z">
                <w:pPr>
                  <w:spacing w:after="0" w:line="240" w:lineRule="auto"/>
                  <w:jc w:val="center"/>
                </w:pPr>
              </w:pPrChange>
            </w:pPr>
            <w:del w:id="3011" w:author="Alicia" w:date="2016-05-17T11:22:00Z">
              <w:r w:rsidDel="00391598">
                <w:rPr>
                  <w:rFonts w:ascii="Times New Roman" w:eastAsia="Times New Roman" w:hAnsi="Times New Roman" w:cs="Times New Roman"/>
                  <w:lang w:eastAsia="es-ES"/>
                </w:rPr>
                <w:delText>0.15</w:delText>
              </w:r>
            </w:del>
          </w:p>
        </w:tc>
        <w:tc>
          <w:tcPr>
            <w:tcW w:w="422" w:type="pct"/>
            <w:tcBorders>
              <w:top w:val="nil"/>
              <w:left w:val="nil"/>
              <w:right w:val="nil"/>
            </w:tcBorders>
            <w:shd w:val="clear" w:color="auto" w:fill="auto"/>
            <w:noWrap/>
            <w:vAlign w:val="center"/>
          </w:tcPr>
          <w:p w14:paraId="35EFFE2F" w14:textId="1461516F" w:rsidR="00A962F0" w:rsidRPr="00FC4224" w:rsidDel="00391598" w:rsidRDefault="001A7CB4">
            <w:pPr>
              <w:rPr>
                <w:del w:id="3012" w:author="Alicia" w:date="2016-05-17T11:22:00Z"/>
                <w:rFonts w:ascii="Times New Roman" w:eastAsia="Times New Roman" w:hAnsi="Times New Roman" w:cs="Times New Roman"/>
                <w:b/>
                <w:lang w:eastAsia="es-ES"/>
              </w:rPr>
              <w:pPrChange w:id="3013" w:author="Alicia" w:date="2016-05-17T11:22:00Z">
                <w:pPr>
                  <w:spacing w:after="0" w:line="240" w:lineRule="auto"/>
                  <w:jc w:val="center"/>
                </w:pPr>
              </w:pPrChange>
            </w:pPr>
            <w:del w:id="3014" w:author="Alicia" w:date="2016-05-17T11:22:00Z">
              <w:r w:rsidRPr="00FC4224" w:rsidDel="00391598">
                <w:rPr>
                  <w:rFonts w:ascii="Times New Roman" w:eastAsia="Times New Roman" w:hAnsi="Times New Roman" w:cs="Times New Roman"/>
                  <w:b/>
                  <w:lang w:eastAsia="es-ES"/>
                </w:rPr>
                <w:delText>0.59</w:delText>
              </w:r>
            </w:del>
          </w:p>
        </w:tc>
        <w:tc>
          <w:tcPr>
            <w:tcW w:w="421" w:type="pct"/>
            <w:tcBorders>
              <w:top w:val="nil"/>
              <w:left w:val="nil"/>
              <w:right w:val="nil"/>
            </w:tcBorders>
            <w:shd w:val="clear" w:color="auto" w:fill="auto"/>
            <w:noWrap/>
            <w:vAlign w:val="center"/>
          </w:tcPr>
          <w:p w14:paraId="52F7303B" w14:textId="164E13AB" w:rsidR="00A962F0" w:rsidRPr="00A962F0" w:rsidDel="00391598" w:rsidRDefault="001A7CB4">
            <w:pPr>
              <w:rPr>
                <w:del w:id="3015" w:author="Alicia" w:date="2016-05-17T11:22:00Z"/>
                <w:rFonts w:ascii="Times New Roman" w:eastAsia="Times New Roman" w:hAnsi="Times New Roman" w:cs="Times New Roman"/>
                <w:lang w:eastAsia="es-ES"/>
              </w:rPr>
              <w:pPrChange w:id="3016" w:author="Alicia" w:date="2016-05-17T11:22:00Z">
                <w:pPr>
                  <w:spacing w:after="0" w:line="240" w:lineRule="auto"/>
                  <w:jc w:val="center"/>
                </w:pPr>
              </w:pPrChange>
            </w:pPr>
            <w:del w:id="3017" w:author="Alicia" w:date="2016-05-17T11:22:00Z">
              <w:r w:rsidDel="00391598">
                <w:rPr>
                  <w:rFonts w:ascii="Times New Roman" w:eastAsia="Times New Roman" w:hAnsi="Times New Roman" w:cs="Times New Roman"/>
                  <w:lang w:eastAsia="es-ES"/>
                </w:rPr>
                <w:delText>0.07</w:delText>
              </w:r>
            </w:del>
          </w:p>
        </w:tc>
        <w:tc>
          <w:tcPr>
            <w:tcW w:w="422" w:type="pct"/>
            <w:tcBorders>
              <w:top w:val="nil"/>
              <w:left w:val="nil"/>
              <w:bottom w:val="single" w:sz="4" w:space="0" w:color="auto"/>
              <w:right w:val="nil"/>
            </w:tcBorders>
            <w:shd w:val="clear" w:color="auto" w:fill="auto"/>
            <w:noWrap/>
            <w:vAlign w:val="center"/>
          </w:tcPr>
          <w:p w14:paraId="70023B7F" w14:textId="7C039945" w:rsidR="00A962F0" w:rsidRPr="00FC4224" w:rsidDel="00391598" w:rsidRDefault="001A7CB4">
            <w:pPr>
              <w:rPr>
                <w:del w:id="3018" w:author="Alicia" w:date="2016-05-17T11:22:00Z"/>
                <w:rFonts w:ascii="Times New Roman" w:eastAsia="Times New Roman" w:hAnsi="Times New Roman" w:cs="Times New Roman"/>
                <w:b/>
                <w:lang w:eastAsia="es-ES"/>
              </w:rPr>
              <w:pPrChange w:id="3019" w:author="Alicia" w:date="2016-05-17T11:22:00Z">
                <w:pPr>
                  <w:spacing w:after="0" w:line="240" w:lineRule="auto"/>
                  <w:jc w:val="center"/>
                </w:pPr>
              </w:pPrChange>
            </w:pPr>
            <w:del w:id="3020" w:author="Alicia" w:date="2016-05-17T11:22:00Z">
              <w:r w:rsidRPr="00FC4224" w:rsidDel="00391598">
                <w:rPr>
                  <w:rFonts w:ascii="Times New Roman" w:eastAsia="Times New Roman" w:hAnsi="Times New Roman" w:cs="Times New Roman"/>
                  <w:b/>
                  <w:lang w:eastAsia="es-ES"/>
                </w:rPr>
                <w:delText>-0.57</w:delText>
              </w:r>
            </w:del>
          </w:p>
        </w:tc>
        <w:tc>
          <w:tcPr>
            <w:tcW w:w="422" w:type="pct"/>
            <w:tcBorders>
              <w:top w:val="nil"/>
              <w:left w:val="nil"/>
              <w:bottom w:val="single" w:sz="4" w:space="0" w:color="auto"/>
              <w:right w:val="nil"/>
            </w:tcBorders>
            <w:vAlign w:val="center"/>
          </w:tcPr>
          <w:p w14:paraId="20B15ED7" w14:textId="153E7C18" w:rsidR="00A962F0" w:rsidRPr="00FC4224" w:rsidDel="00391598" w:rsidRDefault="001A7CB4">
            <w:pPr>
              <w:rPr>
                <w:del w:id="3021" w:author="Alicia" w:date="2016-05-17T11:22:00Z"/>
                <w:rFonts w:ascii="Times New Roman" w:eastAsia="Times New Roman" w:hAnsi="Times New Roman" w:cs="Times New Roman"/>
                <w:b/>
                <w:lang w:eastAsia="es-ES"/>
              </w:rPr>
              <w:pPrChange w:id="3022" w:author="Alicia" w:date="2016-05-17T11:22:00Z">
                <w:pPr>
                  <w:spacing w:after="0" w:line="240" w:lineRule="auto"/>
                  <w:jc w:val="center"/>
                </w:pPr>
              </w:pPrChange>
            </w:pPr>
            <w:del w:id="3023" w:author="Alicia" w:date="2016-05-17T11:22:00Z">
              <w:r w:rsidRPr="00FC4224" w:rsidDel="00391598">
                <w:rPr>
                  <w:rFonts w:ascii="Times New Roman" w:eastAsia="Times New Roman" w:hAnsi="Times New Roman" w:cs="Times New Roman"/>
                  <w:b/>
                  <w:lang w:eastAsia="es-ES"/>
                </w:rPr>
                <w:delText>0.61</w:delText>
              </w:r>
            </w:del>
          </w:p>
        </w:tc>
        <w:tc>
          <w:tcPr>
            <w:tcW w:w="422" w:type="pct"/>
            <w:tcBorders>
              <w:top w:val="nil"/>
              <w:left w:val="nil"/>
              <w:bottom w:val="single" w:sz="4" w:space="0" w:color="auto"/>
              <w:right w:val="nil"/>
            </w:tcBorders>
            <w:vAlign w:val="center"/>
          </w:tcPr>
          <w:p w14:paraId="4F902091" w14:textId="31CBC657" w:rsidR="00A962F0" w:rsidRPr="00FC4224" w:rsidDel="00391598" w:rsidRDefault="00950EA8">
            <w:pPr>
              <w:rPr>
                <w:del w:id="3024" w:author="Alicia" w:date="2016-05-17T11:22:00Z"/>
                <w:rFonts w:ascii="Times New Roman" w:eastAsia="Times New Roman" w:hAnsi="Times New Roman" w:cs="Times New Roman"/>
                <w:b/>
                <w:lang w:eastAsia="es-ES"/>
              </w:rPr>
              <w:pPrChange w:id="3025" w:author="Alicia" w:date="2016-05-17T11:22:00Z">
                <w:pPr>
                  <w:spacing w:after="0" w:line="240" w:lineRule="auto"/>
                  <w:jc w:val="center"/>
                </w:pPr>
              </w:pPrChange>
            </w:pPr>
            <w:del w:id="3026" w:author="Alicia" w:date="2016-05-17T11:22:00Z">
              <w:r w:rsidRPr="00FC4224" w:rsidDel="00391598">
                <w:rPr>
                  <w:rFonts w:ascii="Times New Roman" w:eastAsia="Times New Roman" w:hAnsi="Times New Roman" w:cs="Times New Roman"/>
                  <w:b/>
                  <w:lang w:eastAsia="es-ES"/>
                </w:rPr>
                <w:delText>0.30</w:delText>
              </w:r>
            </w:del>
          </w:p>
        </w:tc>
        <w:tc>
          <w:tcPr>
            <w:tcW w:w="420" w:type="pct"/>
            <w:tcBorders>
              <w:top w:val="nil"/>
              <w:left w:val="nil"/>
              <w:bottom w:val="single" w:sz="4" w:space="0" w:color="auto"/>
              <w:right w:val="nil"/>
            </w:tcBorders>
            <w:vAlign w:val="center"/>
          </w:tcPr>
          <w:p w14:paraId="673E38EF" w14:textId="10582919" w:rsidR="00A962F0" w:rsidRPr="00FC4224" w:rsidDel="00391598" w:rsidRDefault="00950EA8">
            <w:pPr>
              <w:rPr>
                <w:del w:id="3027" w:author="Alicia" w:date="2016-05-17T11:22:00Z"/>
                <w:rFonts w:ascii="Times New Roman" w:eastAsia="Times New Roman" w:hAnsi="Times New Roman" w:cs="Times New Roman"/>
                <w:b/>
                <w:lang w:eastAsia="es-ES"/>
              </w:rPr>
              <w:pPrChange w:id="3028" w:author="Alicia" w:date="2016-05-17T11:22:00Z">
                <w:pPr>
                  <w:spacing w:after="0" w:line="240" w:lineRule="auto"/>
                  <w:jc w:val="center"/>
                </w:pPr>
              </w:pPrChange>
            </w:pPr>
            <w:del w:id="3029" w:author="Alicia" w:date="2016-05-17T11:22:00Z">
              <w:r w:rsidRPr="00FC4224" w:rsidDel="00391598">
                <w:rPr>
                  <w:rFonts w:ascii="Times New Roman" w:eastAsia="Times New Roman" w:hAnsi="Times New Roman" w:cs="Times New Roman"/>
                  <w:b/>
                  <w:lang w:eastAsia="es-ES"/>
                </w:rPr>
                <w:delText>0.53</w:delText>
              </w:r>
            </w:del>
          </w:p>
        </w:tc>
      </w:tr>
      <w:tr w:rsidR="00A962F0" w:rsidRPr="00C11AFB" w:rsidDel="00391598" w14:paraId="513510DB" w14:textId="4C7638FC" w:rsidTr="00A962F0">
        <w:trPr>
          <w:trHeight w:val="300"/>
          <w:del w:id="3030" w:author="Alicia" w:date="2016-05-17T11:22:00Z"/>
        </w:trPr>
        <w:tc>
          <w:tcPr>
            <w:tcW w:w="513" w:type="pct"/>
            <w:vMerge w:val="restart"/>
            <w:tcBorders>
              <w:left w:val="nil"/>
              <w:right w:val="nil"/>
            </w:tcBorders>
            <w:shd w:val="clear" w:color="auto" w:fill="auto"/>
            <w:noWrap/>
            <w:vAlign w:val="center"/>
            <w:hideMark/>
          </w:tcPr>
          <w:p w14:paraId="7F27A40F" w14:textId="76F61705" w:rsidR="00A962F0" w:rsidRPr="00461432" w:rsidDel="00391598" w:rsidRDefault="00A962F0">
            <w:pPr>
              <w:rPr>
                <w:del w:id="3031" w:author="Alicia" w:date="2016-05-17T11:22:00Z"/>
                <w:rFonts w:ascii="Times New Roman" w:eastAsia="Times New Roman" w:hAnsi="Times New Roman" w:cs="Times New Roman"/>
                <w:lang w:eastAsia="es-ES"/>
              </w:rPr>
              <w:pPrChange w:id="3032" w:author="Alicia" w:date="2016-05-17T11:22:00Z">
                <w:pPr>
                  <w:spacing w:after="0" w:line="240" w:lineRule="auto"/>
                  <w:jc w:val="center"/>
                </w:pPr>
              </w:pPrChange>
            </w:pPr>
            <w:del w:id="3033" w:author="Alicia" w:date="2016-05-17T11:22:00Z">
              <w:r w:rsidRPr="00461432" w:rsidDel="00391598">
                <w:rPr>
                  <w:rFonts w:ascii="Times New Roman" w:eastAsia="Times New Roman" w:hAnsi="Times New Roman" w:cs="Times New Roman"/>
                  <w:lang w:eastAsia="es-ES"/>
                </w:rPr>
                <w:delText>C</w:delText>
              </w:r>
            </w:del>
          </w:p>
        </w:tc>
        <w:tc>
          <w:tcPr>
            <w:tcW w:w="271" w:type="pct"/>
            <w:tcBorders>
              <w:left w:val="nil"/>
              <w:bottom w:val="nil"/>
              <w:right w:val="nil"/>
            </w:tcBorders>
            <w:shd w:val="clear" w:color="auto" w:fill="auto"/>
            <w:noWrap/>
            <w:vAlign w:val="center"/>
          </w:tcPr>
          <w:p w14:paraId="2ECDDE25" w14:textId="38B6C0E1" w:rsidR="00A962F0" w:rsidRPr="00461432" w:rsidDel="00391598" w:rsidRDefault="00A962F0">
            <w:pPr>
              <w:rPr>
                <w:del w:id="3034" w:author="Alicia" w:date="2016-05-17T11:22:00Z"/>
                <w:rFonts w:ascii="Times New Roman" w:eastAsia="Times New Roman" w:hAnsi="Times New Roman" w:cs="Times New Roman"/>
                <w:lang w:eastAsia="es-ES"/>
              </w:rPr>
              <w:pPrChange w:id="3035" w:author="Alicia" w:date="2016-05-17T11:22:00Z">
                <w:pPr>
                  <w:spacing w:after="0" w:line="240" w:lineRule="auto"/>
                  <w:jc w:val="center"/>
                </w:pPr>
              </w:pPrChange>
            </w:pPr>
            <w:del w:id="3036" w:author="Alicia" w:date="2016-05-17T11:22:00Z">
              <w:r w:rsidDel="00391598">
                <w:rPr>
                  <w:rFonts w:ascii="Times New Roman" w:eastAsia="Times New Roman" w:hAnsi="Times New Roman" w:cs="Times New Roman"/>
                  <w:lang w:eastAsia="es-ES"/>
                </w:rPr>
                <w:delText>2010</w:delText>
              </w:r>
            </w:del>
          </w:p>
        </w:tc>
        <w:tc>
          <w:tcPr>
            <w:tcW w:w="421" w:type="pct"/>
            <w:tcBorders>
              <w:left w:val="nil"/>
              <w:bottom w:val="nil"/>
              <w:right w:val="nil"/>
            </w:tcBorders>
            <w:shd w:val="clear" w:color="auto" w:fill="auto"/>
            <w:noWrap/>
            <w:vAlign w:val="center"/>
          </w:tcPr>
          <w:p w14:paraId="2ACFED50" w14:textId="13D9BA18" w:rsidR="00A962F0" w:rsidRPr="004C20FF" w:rsidDel="00391598" w:rsidRDefault="00A962F0">
            <w:pPr>
              <w:rPr>
                <w:del w:id="3037" w:author="Alicia" w:date="2016-05-17T11:22:00Z"/>
                <w:rFonts w:ascii="Times New Roman" w:eastAsia="Times New Roman" w:hAnsi="Times New Roman" w:cs="Times New Roman"/>
                <w:i/>
                <w:lang w:eastAsia="es-ES"/>
              </w:rPr>
              <w:pPrChange w:id="3038" w:author="Alicia" w:date="2016-05-17T11:22:00Z">
                <w:pPr>
                  <w:spacing w:after="0" w:line="240" w:lineRule="auto"/>
                  <w:jc w:val="center"/>
                </w:pPr>
              </w:pPrChange>
            </w:pPr>
            <w:del w:id="3039" w:author="Alicia" w:date="2016-05-17T11:22:00Z">
              <w:r w:rsidRPr="004C20FF" w:rsidDel="00391598">
                <w:rPr>
                  <w:rFonts w:ascii="Times New Roman" w:eastAsia="Times New Roman" w:hAnsi="Times New Roman" w:cs="Times New Roman"/>
                  <w:i/>
                  <w:lang w:eastAsia="es-ES"/>
                </w:rPr>
                <w:delText>0.20</w:delText>
              </w:r>
            </w:del>
          </w:p>
        </w:tc>
        <w:tc>
          <w:tcPr>
            <w:tcW w:w="422" w:type="pct"/>
            <w:tcBorders>
              <w:left w:val="nil"/>
              <w:bottom w:val="nil"/>
              <w:right w:val="nil"/>
            </w:tcBorders>
            <w:shd w:val="clear" w:color="auto" w:fill="auto"/>
            <w:noWrap/>
            <w:vAlign w:val="center"/>
          </w:tcPr>
          <w:p w14:paraId="05CFCE90" w14:textId="7505DBE9" w:rsidR="00A962F0" w:rsidRPr="00A962F0" w:rsidDel="00391598" w:rsidRDefault="00A962F0">
            <w:pPr>
              <w:rPr>
                <w:del w:id="3040" w:author="Alicia" w:date="2016-05-17T11:22:00Z"/>
                <w:rFonts w:ascii="Times New Roman" w:eastAsia="Times New Roman" w:hAnsi="Times New Roman" w:cs="Times New Roman"/>
                <w:lang w:eastAsia="es-ES"/>
              </w:rPr>
              <w:pPrChange w:id="3041" w:author="Alicia" w:date="2016-05-17T11:22:00Z">
                <w:pPr>
                  <w:spacing w:after="0" w:line="240" w:lineRule="auto"/>
                  <w:jc w:val="center"/>
                </w:pPr>
              </w:pPrChange>
            </w:pPr>
            <w:del w:id="3042" w:author="Alicia" w:date="2016-05-17T11:22:00Z">
              <w:r w:rsidDel="00391598">
                <w:rPr>
                  <w:rFonts w:ascii="Times New Roman" w:eastAsia="Times New Roman" w:hAnsi="Times New Roman" w:cs="Times New Roman"/>
                  <w:lang w:eastAsia="es-ES"/>
                </w:rPr>
                <w:delText>-0.03</w:delText>
              </w:r>
            </w:del>
          </w:p>
        </w:tc>
        <w:tc>
          <w:tcPr>
            <w:tcW w:w="422" w:type="pct"/>
            <w:tcBorders>
              <w:left w:val="nil"/>
              <w:bottom w:val="nil"/>
              <w:right w:val="nil"/>
            </w:tcBorders>
            <w:shd w:val="clear" w:color="auto" w:fill="auto"/>
            <w:noWrap/>
            <w:vAlign w:val="center"/>
          </w:tcPr>
          <w:p w14:paraId="10341C25" w14:textId="31CFE90C" w:rsidR="00A962F0" w:rsidRPr="004C20FF" w:rsidDel="00391598" w:rsidRDefault="00A962F0">
            <w:pPr>
              <w:rPr>
                <w:del w:id="3043" w:author="Alicia" w:date="2016-05-17T11:22:00Z"/>
                <w:rFonts w:ascii="Times New Roman" w:eastAsia="Times New Roman" w:hAnsi="Times New Roman" w:cs="Times New Roman"/>
                <w:b/>
                <w:lang w:eastAsia="es-ES"/>
              </w:rPr>
              <w:pPrChange w:id="3044" w:author="Alicia" w:date="2016-05-17T11:22:00Z">
                <w:pPr>
                  <w:spacing w:after="0" w:line="240" w:lineRule="auto"/>
                  <w:jc w:val="center"/>
                </w:pPr>
              </w:pPrChange>
            </w:pPr>
            <w:del w:id="3045" w:author="Alicia" w:date="2016-05-17T11:22:00Z">
              <w:r w:rsidRPr="004C20FF" w:rsidDel="00391598">
                <w:rPr>
                  <w:rFonts w:ascii="Times New Roman" w:eastAsia="Times New Roman" w:hAnsi="Times New Roman" w:cs="Times New Roman"/>
                  <w:b/>
                  <w:lang w:eastAsia="es-ES"/>
                </w:rPr>
                <w:delText>0.16</w:delText>
              </w:r>
            </w:del>
          </w:p>
        </w:tc>
        <w:tc>
          <w:tcPr>
            <w:tcW w:w="422" w:type="pct"/>
            <w:tcBorders>
              <w:left w:val="nil"/>
              <w:bottom w:val="nil"/>
              <w:right w:val="nil"/>
            </w:tcBorders>
            <w:shd w:val="clear" w:color="auto" w:fill="auto"/>
            <w:noWrap/>
            <w:vAlign w:val="center"/>
          </w:tcPr>
          <w:p w14:paraId="3A2862E7" w14:textId="0E02F891" w:rsidR="00A962F0" w:rsidRPr="00A962F0" w:rsidDel="00391598" w:rsidRDefault="00A962F0">
            <w:pPr>
              <w:rPr>
                <w:del w:id="3046" w:author="Alicia" w:date="2016-05-17T11:22:00Z"/>
                <w:rFonts w:ascii="Times New Roman" w:eastAsia="Times New Roman" w:hAnsi="Times New Roman" w:cs="Times New Roman"/>
                <w:lang w:eastAsia="es-ES"/>
              </w:rPr>
              <w:pPrChange w:id="3047" w:author="Alicia" w:date="2016-05-17T11:22:00Z">
                <w:pPr>
                  <w:spacing w:after="0" w:line="240" w:lineRule="auto"/>
                  <w:jc w:val="center"/>
                </w:pPr>
              </w:pPrChange>
            </w:pPr>
            <w:del w:id="3048" w:author="Alicia" w:date="2016-05-17T11:22:00Z">
              <w:r w:rsidDel="00391598">
                <w:rPr>
                  <w:rFonts w:ascii="Times New Roman" w:eastAsia="Times New Roman" w:hAnsi="Times New Roman" w:cs="Times New Roman"/>
                  <w:lang w:eastAsia="es-ES"/>
                </w:rPr>
                <w:delText>0.12</w:delText>
              </w:r>
            </w:del>
          </w:p>
        </w:tc>
        <w:tc>
          <w:tcPr>
            <w:tcW w:w="422" w:type="pct"/>
            <w:tcBorders>
              <w:left w:val="nil"/>
              <w:bottom w:val="nil"/>
              <w:right w:val="nil"/>
            </w:tcBorders>
            <w:shd w:val="clear" w:color="auto" w:fill="auto"/>
            <w:noWrap/>
            <w:vAlign w:val="center"/>
          </w:tcPr>
          <w:p w14:paraId="3A66F8E2" w14:textId="4B136653" w:rsidR="00A962F0" w:rsidRPr="004C20FF" w:rsidDel="00391598" w:rsidRDefault="00A962F0">
            <w:pPr>
              <w:rPr>
                <w:del w:id="3049" w:author="Alicia" w:date="2016-05-17T11:22:00Z"/>
                <w:rFonts w:ascii="Times New Roman" w:eastAsia="Times New Roman" w:hAnsi="Times New Roman" w:cs="Times New Roman"/>
                <w:b/>
                <w:lang w:eastAsia="es-ES"/>
              </w:rPr>
              <w:pPrChange w:id="3050" w:author="Alicia" w:date="2016-05-17T11:22:00Z">
                <w:pPr>
                  <w:spacing w:after="0" w:line="240" w:lineRule="auto"/>
                  <w:jc w:val="center"/>
                </w:pPr>
              </w:pPrChange>
            </w:pPr>
            <w:del w:id="3051" w:author="Alicia" w:date="2016-05-17T11:22:00Z">
              <w:r w:rsidRPr="004C20FF" w:rsidDel="00391598">
                <w:rPr>
                  <w:rFonts w:ascii="Times New Roman" w:eastAsia="Times New Roman" w:hAnsi="Times New Roman" w:cs="Times New Roman"/>
                  <w:b/>
                  <w:lang w:eastAsia="es-ES"/>
                </w:rPr>
                <w:delText>0.80</w:delText>
              </w:r>
            </w:del>
          </w:p>
        </w:tc>
        <w:tc>
          <w:tcPr>
            <w:tcW w:w="421" w:type="pct"/>
            <w:tcBorders>
              <w:left w:val="nil"/>
              <w:bottom w:val="nil"/>
              <w:right w:val="nil"/>
            </w:tcBorders>
            <w:shd w:val="clear" w:color="auto" w:fill="auto"/>
            <w:noWrap/>
            <w:vAlign w:val="center"/>
          </w:tcPr>
          <w:p w14:paraId="1B66BC16" w14:textId="12DE3BA8" w:rsidR="00A962F0" w:rsidRPr="004C20FF" w:rsidDel="00391598" w:rsidRDefault="00A962F0">
            <w:pPr>
              <w:rPr>
                <w:del w:id="3052" w:author="Alicia" w:date="2016-05-17T11:22:00Z"/>
                <w:rFonts w:ascii="Times New Roman" w:eastAsia="Times New Roman" w:hAnsi="Times New Roman" w:cs="Times New Roman"/>
                <w:b/>
                <w:lang w:eastAsia="es-ES"/>
              </w:rPr>
              <w:pPrChange w:id="3053" w:author="Alicia" w:date="2016-05-17T11:22:00Z">
                <w:pPr>
                  <w:spacing w:after="0" w:line="240" w:lineRule="auto"/>
                  <w:jc w:val="center"/>
                </w:pPr>
              </w:pPrChange>
            </w:pPr>
            <w:del w:id="3054" w:author="Alicia" w:date="2016-05-17T11:22:00Z">
              <w:r w:rsidRPr="004C20FF" w:rsidDel="00391598">
                <w:rPr>
                  <w:rFonts w:ascii="Times New Roman" w:eastAsia="Times New Roman" w:hAnsi="Times New Roman" w:cs="Times New Roman"/>
                  <w:b/>
                  <w:lang w:eastAsia="es-ES"/>
                </w:rPr>
                <w:delText>-0.04</w:delText>
              </w:r>
            </w:del>
          </w:p>
        </w:tc>
        <w:tc>
          <w:tcPr>
            <w:tcW w:w="422" w:type="pct"/>
            <w:tcBorders>
              <w:left w:val="nil"/>
              <w:bottom w:val="nil"/>
              <w:right w:val="nil"/>
            </w:tcBorders>
            <w:shd w:val="clear" w:color="auto" w:fill="auto"/>
            <w:noWrap/>
            <w:vAlign w:val="center"/>
          </w:tcPr>
          <w:p w14:paraId="4F4A647E" w14:textId="7DAF8596" w:rsidR="00A962F0" w:rsidRPr="00A962F0" w:rsidDel="00391598" w:rsidRDefault="00A962F0">
            <w:pPr>
              <w:rPr>
                <w:del w:id="3055" w:author="Alicia" w:date="2016-05-17T11:22:00Z"/>
                <w:rFonts w:ascii="Times New Roman" w:eastAsia="Times New Roman" w:hAnsi="Times New Roman" w:cs="Times New Roman"/>
                <w:lang w:eastAsia="es-ES"/>
              </w:rPr>
              <w:pPrChange w:id="3056" w:author="Alicia" w:date="2016-05-17T11:22:00Z">
                <w:pPr>
                  <w:spacing w:after="0" w:line="240" w:lineRule="auto"/>
                  <w:jc w:val="center"/>
                </w:pPr>
              </w:pPrChange>
            </w:pPr>
            <w:del w:id="3057" w:author="Alicia" w:date="2016-05-17T11:22:00Z">
              <w:r w:rsidDel="00391598">
                <w:rPr>
                  <w:rFonts w:ascii="Times New Roman" w:eastAsia="Times New Roman" w:hAnsi="Times New Roman" w:cs="Times New Roman"/>
                  <w:lang w:eastAsia="es-ES"/>
                </w:rPr>
                <w:delText>-0.19</w:delText>
              </w:r>
            </w:del>
          </w:p>
        </w:tc>
        <w:tc>
          <w:tcPr>
            <w:tcW w:w="422" w:type="pct"/>
            <w:tcBorders>
              <w:left w:val="nil"/>
              <w:bottom w:val="nil"/>
              <w:right w:val="nil"/>
            </w:tcBorders>
            <w:vAlign w:val="center"/>
          </w:tcPr>
          <w:p w14:paraId="73FE2111" w14:textId="3883904B" w:rsidR="00A962F0" w:rsidRPr="004C20FF" w:rsidDel="00391598" w:rsidRDefault="00A962F0">
            <w:pPr>
              <w:rPr>
                <w:del w:id="3058" w:author="Alicia" w:date="2016-05-17T11:22:00Z"/>
                <w:rFonts w:ascii="Times New Roman" w:eastAsia="Times New Roman" w:hAnsi="Times New Roman" w:cs="Times New Roman"/>
                <w:b/>
                <w:lang w:eastAsia="es-ES"/>
              </w:rPr>
              <w:pPrChange w:id="3059" w:author="Alicia" w:date="2016-05-17T11:22:00Z">
                <w:pPr>
                  <w:spacing w:after="0" w:line="240" w:lineRule="auto"/>
                  <w:jc w:val="center"/>
                </w:pPr>
              </w:pPrChange>
            </w:pPr>
            <w:del w:id="3060" w:author="Alicia" w:date="2016-05-17T11:22:00Z">
              <w:r w:rsidRPr="004C20FF" w:rsidDel="00391598">
                <w:rPr>
                  <w:rFonts w:ascii="Times New Roman" w:eastAsia="Times New Roman" w:hAnsi="Times New Roman" w:cs="Times New Roman"/>
                  <w:b/>
                  <w:lang w:eastAsia="es-ES"/>
                </w:rPr>
                <w:delText>0.49</w:delText>
              </w:r>
            </w:del>
          </w:p>
        </w:tc>
        <w:tc>
          <w:tcPr>
            <w:tcW w:w="422" w:type="pct"/>
            <w:tcBorders>
              <w:left w:val="nil"/>
              <w:bottom w:val="nil"/>
              <w:right w:val="nil"/>
            </w:tcBorders>
            <w:vAlign w:val="center"/>
          </w:tcPr>
          <w:p w14:paraId="77478D92" w14:textId="75FEF25C" w:rsidR="00A962F0" w:rsidRPr="004C20FF" w:rsidDel="00391598" w:rsidRDefault="00A962F0">
            <w:pPr>
              <w:rPr>
                <w:del w:id="3061" w:author="Alicia" w:date="2016-05-17T11:22:00Z"/>
                <w:rFonts w:ascii="Times New Roman" w:eastAsia="Times New Roman" w:hAnsi="Times New Roman" w:cs="Times New Roman"/>
                <w:b/>
                <w:lang w:eastAsia="es-ES"/>
              </w:rPr>
              <w:pPrChange w:id="3062" w:author="Alicia" w:date="2016-05-17T11:22:00Z">
                <w:pPr>
                  <w:spacing w:after="0" w:line="240" w:lineRule="auto"/>
                  <w:jc w:val="center"/>
                </w:pPr>
              </w:pPrChange>
            </w:pPr>
            <w:del w:id="3063" w:author="Alicia" w:date="2016-05-17T11:22:00Z">
              <w:r w:rsidRPr="004C20FF" w:rsidDel="00391598">
                <w:rPr>
                  <w:rFonts w:ascii="Times New Roman" w:eastAsia="Times New Roman" w:hAnsi="Times New Roman" w:cs="Times New Roman"/>
                  <w:b/>
                  <w:lang w:eastAsia="es-ES"/>
                </w:rPr>
                <w:delText>0.47</w:delText>
              </w:r>
            </w:del>
          </w:p>
        </w:tc>
        <w:tc>
          <w:tcPr>
            <w:tcW w:w="420" w:type="pct"/>
            <w:tcBorders>
              <w:left w:val="nil"/>
              <w:bottom w:val="nil"/>
              <w:right w:val="nil"/>
            </w:tcBorders>
            <w:vAlign w:val="center"/>
          </w:tcPr>
          <w:p w14:paraId="0F0F18BF" w14:textId="59CDEFD2" w:rsidR="00A962F0" w:rsidRPr="004C20FF" w:rsidDel="00391598" w:rsidRDefault="00A962F0">
            <w:pPr>
              <w:rPr>
                <w:del w:id="3064" w:author="Alicia" w:date="2016-05-17T11:22:00Z"/>
                <w:rFonts w:ascii="Times New Roman" w:eastAsia="Times New Roman" w:hAnsi="Times New Roman" w:cs="Times New Roman"/>
                <w:b/>
                <w:lang w:eastAsia="es-ES"/>
              </w:rPr>
              <w:pPrChange w:id="3065" w:author="Alicia" w:date="2016-05-17T11:22:00Z">
                <w:pPr>
                  <w:spacing w:after="0" w:line="240" w:lineRule="auto"/>
                  <w:jc w:val="center"/>
                </w:pPr>
              </w:pPrChange>
            </w:pPr>
            <w:del w:id="3066" w:author="Alicia" w:date="2016-05-17T11:22:00Z">
              <w:r w:rsidRPr="004C20FF" w:rsidDel="00391598">
                <w:rPr>
                  <w:rFonts w:ascii="Times New Roman" w:eastAsia="Times New Roman" w:hAnsi="Times New Roman" w:cs="Times New Roman"/>
                  <w:b/>
                  <w:lang w:eastAsia="es-ES"/>
                </w:rPr>
                <w:delText>0.37</w:delText>
              </w:r>
            </w:del>
          </w:p>
        </w:tc>
      </w:tr>
      <w:tr w:rsidR="00A962F0" w:rsidRPr="00C11AFB" w:rsidDel="00391598" w14:paraId="0428AE4A" w14:textId="7BC0EB29" w:rsidTr="00A962F0">
        <w:trPr>
          <w:trHeight w:val="300"/>
          <w:del w:id="3067" w:author="Alicia" w:date="2016-05-17T11:22:00Z"/>
        </w:trPr>
        <w:tc>
          <w:tcPr>
            <w:tcW w:w="513" w:type="pct"/>
            <w:vMerge/>
            <w:tcBorders>
              <w:left w:val="nil"/>
              <w:right w:val="nil"/>
            </w:tcBorders>
            <w:shd w:val="clear" w:color="auto" w:fill="auto"/>
            <w:noWrap/>
            <w:vAlign w:val="center"/>
          </w:tcPr>
          <w:p w14:paraId="7BD4879C" w14:textId="6E74F263" w:rsidR="00A962F0" w:rsidRPr="00461432" w:rsidDel="00391598" w:rsidRDefault="00A962F0">
            <w:pPr>
              <w:rPr>
                <w:del w:id="3068" w:author="Alicia" w:date="2016-05-17T11:22:00Z"/>
                <w:rFonts w:ascii="Times New Roman" w:eastAsia="Times New Roman" w:hAnsi="Times New Roman" w:cs="Times New Roman"/>
                <w:lang w:eastAsia="es-ES"/>
              </w:rPr>
              <w:pPrChange w:id="3069" w:author="Alicia" w:date="2016-05-17T11:22:00Z">
                <w:pPr>
                  <w:spacing w:after="0" w:line="240" w:lineRule="auto"/>
                  <w:jc w:val="center"/>
                </w:pPr>
              </w:pPrChange>
            </w:pPr>
          </w:p>
        </w:tc>
        <w:tc>
          <w:tcPr>
            <w:tcW w:w="271" w:type="pct"/>
            <w:tcBorders>
              <w:top w:val="nil"/>
              <w:left w:val="nil"/>
              <w:right w:val="nil"/>
            </w:tcBorders>
            <w:shd w:val="clear" w:color="auto" w:fill="auto"/>
            <w:noWrap/>
            <w:vAlign w:val="center"/>
          </w:tcPr>
          <w:p w14:paraId="236354A6" w14:textId="31AFC2FB" w:rsidR="00A962F0" w:rsidRPr="00461432" w:rsidDel="00391598" w:rsidRDefault="00A962F0">
            <w:pPr>
              <w:rPr>
                <w:del w:id="3070" w:author="Alicia" w:date="2016-05-17T11:22:00Z"/>
                <w:rFonts w:ascii="Times New Roman" w:eastAsia="Times New Roman" w:hAnsi="Times New Roman" w:cs="Times New Roman"/>
                <w:lang w:eastAsia="es-ES"/>
              </w:rPr>
              <w:pPrChange w:id="3071" w:author="Alicia" w:date="2016-05-17T11:22:00Z">
                <w:pPr>
                  <w:spacing w:after="0" w:line="240" w:lineRule="auto"/>
                  <w:jc w:val="center"/>
                </w:pPr>
              </w:pPrChange>
            </w:pPr>
            <w:del w:id="3072" w:author="Alicia" w:date="2016-05-17T11:22:00Z">
              <w:r w:rsidDel="00391598">
                <w:rPr>
                  <w:rFonts w:ascii="Times New Roman" w:eastAsia="Times New Roman" w:hAnsi="Times New Roman" w:cs="Times New Roman"/>
                  <w:lang w:eastAsia="es-ES"/>
                </w:rPr>
                <w:delText>2011</w:delText>
              </w:r>
            </w:del>
          </w:p>
        </w:tc>
        <w:tc>
          <w:tcPr>
            <w:tcW w:w="421" w:type="pct"/>
            <w:tcBorders>
              <w:top w:val="nil"/>
              <w:left w:val="nil"/>
              <w:right w:val="nil"/>
            </w:tcBorders>
            <w:shd w:val="clear" w:color="auto" w:fill="auto"/>
            <w:noWrap/>
            <w:vAlign w:val="center"/>
          </w:tcPr>
          <w:p w14:paraId="34B32A37" w14:textId="7949D2C2" w:rsidR="00A962F0" w:rsidRPr="00A962F0" w:rsidDel="00391598" w:rsidRDefault="00950EA8">
            <w:pPr>
              <w:rPr>
                <w:del w:id="3073" w:author="Alicia" w:date="2016-05-17T11:22:00Z"/>
                <w:rFonts w:ascii="Times New Roman" w:eastAsia="Times New Roman" w:hAnsi="Times New Roman" w:cs="Times New Roman"/>
                <w:lang w:eastAsia="es-ES"/>
              </w:rPr>
              <w:pPrChange w:id="3074" w:author="Alicia" w:date="2016-05-17T11:22:00Z">
                <w:pPr>
                  <w:spacing w:after="0" w:line="240" w:lineRule="auto"/>
                  <w:jc w:val="center"/>
                </w:pPr>
              </w:pPrChange>
            </w:pPr>
            <w:del w:id="3075" w:author="Alicia" w:date="2016-05-17T11:22:00Z">
              <w:r w:rsidDel="00391598">
                <w:rPr>
                  <w:rFonts w:ascii="Times New Roman" w:eastAsia="Times New Roman" w:hAnsi="Times New Roman" w:cs="Times New Roman"/>
                  <w:lang w:eastAsia="es-ES"/>
                </w:rPr>
                <w:delText>0.14</w:delText>
              </w:r>
            </w:del>
          </w:p>
        </w:tc>
        <w:tc>
          <w:tcPr>
            <w:tcW w:w="422" w:type="pct"/>
            <w:tcBorders>
              <w:top w:val="nil"/>
              <w:left w:val="nil"/>
              <w:right w:val="nil"/>
            </w:tcBorders>
            <w:shd w:val="clear" w:color="auto" w:fill="auto"/>
            <w:noWrap/>
            <w:vAlign w:val="center"/>
          </w:tcPr>
          <w:p w14:paraId="58674583" w14:textId="21D068BD" w:rsidR="00A962F0" w:rsidRPr="00FC4224" w:rsidDel="00391598" w:rsidRDefault="00950EA8">
            <w:pPr>
              <w:rPr>
                <w:del w:id="3076" w:author="Alicia" w:date="2016-05-17T11:22:00Z"/>
                <w:rFonts w:ascii="Times New Roman" w:eastAsia="Times New Roman" w:hAnsi="Times New Roman" w:cs="Times New Roman"/>
                <w:b/>
                <w:lang w:eastAsia="es-ES"/>
              </w:rPr>
              <w:pPrChange w:id="3077" w:author="Alicia" w:date="2016-05-17T11:22:00Z">
                <w:pPr>
                  <w:spacing w:after="0" w:line="240" w:lineRule="auto"/>
                  <w:jc w:val="center"/>
                </w:pPr>
              </w:pPrChange>
            </w:pPr>
            <w:del w:id="3078" w:author="Alicia" w:date="2016-05-17T11:22:00Z">
              <w:r w:rsidRPr="00FC4224" w:rsidDel="00391598">
                <w:rPr>
                  <w:rFonts w:ascii="Times New Roman" w:eastAsia="Times New Roman" w:hAnsi="Times New Roman" w:cs="Times New Roman"/>
                  <w:b/>
                  <w:lang w:eastAsia="es-ES"/>
                </w:rPr>
                <w:delText>0.51</w:delText>
              </w:r>
            </w:del>
          </w:p>
        </w:tc>
        <w:tc>
          <w:tcPr>
            <w:tcW w:w="422" w:type="pct"/>
            <w:tcBorders>
              <w:top w:val="nil"/>
              <w:left w:val="nil"/>
              <w:right w:val="nil"/>
            </w:tcBorders>
            <w:shd w:val="clear" w:color="auto" w:fill="auto"/>
            <w:noWrap/>
            <w:vAlign w:val="center"/>
          </w:tcPr>
          <w:p w14:paraId="0CE2A203" w14:textId="128BB7C7" w:rsidR="00A962F0" w:rsidRPr="00A962F0" w:rsidDel="00391598" w:rsidRDefault="00950EA8">
            <w:pPr>
              <w:rPr>
                <w:del w:id="3079" w:author="Alicia" w:date="2016-05-17T11:22:00Z"/>
                <w:rFonts w:ascii="Times New Roman" w:eastAsia="Times New Roman" w:hAnsi="Times New Roman" w:cs="Times New Roman"/>
                <w:lang w:eastAsia="es-ES"/>
              </w:rPr>
              <w:pPrChange w:id="3080" w:author="Alicia" w:date="2016-05-17T11:22:00Z">
                <w:pPr>
                  <w:spacing w:after="0" w:line="240" w:lineRule="auto"/>
                  <w:jc w:val="center"/>
                </w:pPr>
              </w:pPrChange>
            </w:pPr>
            <w:del w:id="3081" w:author="Alicia" w:date="2016-05-17T11:22:00Z">
              <w:r w:rsidDel="00391598">
                <w:rPr>
                  <w:rFonts w:ascii="Times New Roman" w:eastAsia="Times New Roman" w:hAnsi="Times New Roman" w:cs="Times New Roman"/>
                  <w:lang w:eastAsia="es-ES"/>
                </w:rPr>
                <w:delText>-0.16</w:delText>
              </w:r>
            </w:del>
          </w:p>
        </w:tc>
        <w:tc>
          <w:tcPr>
            <w:tcW w:w="422" w:type="pct"/>
            <w:tcBorders>
              <w:top w:val="nil"/>
              <w:left w:val="nil"/>
              <w:right w:val="nil"/>
            </w:tcBorders>
            <w:shd w:val="clear" w:color="auto" w:fill="auto"/>
            <w:noWrap/>
            <w:vAlign w:val="center"/>
          </w:tcPr>
          <w:p w14:paraId="6D6E0462" w14:textId="074B0133" w:rsidR="00A962F0" w:rsidRPr="00A962F0" w:rsidDel="00391598" w:rsidRDefault="00950EA8">
            <w:pPr>
              <w:rPr>
                <w:del w:id="3082" w:author="Alicia" w:date="2016-05-17T11:22:00Z"/>
                <w:rFonts w:ascii="Times New Roman" w:eastAsia="Times New Roman" w:hAnsi="Times New Roman" w:cs="Times New Roman"/>
                <w:lang w:eastAsia="es-ES"/>
              </w:rPr>
              <w:pPrChange w:id="3083" w:author="Alicia" w:date="2016-05-17T11:22:00Z">
                <w:pPr>
                  <w:spacing w:after="0" w:line="240" w:lineRule="auto"/>
                  <w:jc w:val="center"/>
                </w:pPr>
              </w:pPrChange>
            </w:pPr>
            <w:del w:id="3084" w:author="Alicia" w:date="2016-05-17T11:22:00Z">
              <w:r w:rsidDel="00391598">
                <w:rPr>
                  <w:rFonts w:ascii="Times New Roman" w:eastAsia="Times New Roman" w:hAnsi="Times New Roman" w:cs="Times New Roman"/>
                  <w:lang w:eastAsia="es-ES"/>
                </w:rPr>
                <w:delText>0.01</w:delText>
              </w:r>
            </w:del>
          </w:p>
        </w:tc>
        <w:tc>
          <w:tcPr>
            <w:tcW w:w="422" w:type="pct"/>
            <w:tcBorders>
              <w:top w:val="nil"/>
              <w:left w:val="nil"/>
              <w:right w:val="nil"/>
            </w:tcBorders>
            <w:shd w:val="clear" w:color="auto" w:fill="auto"/>
            <w:noWrap/>
            <w:vAlign w:val="center"/>
          </w:tcPr>
          <w:p w14:paraId="30AB25C1" w14:textId="50A007D6" w:rsidR="00A962F0" w:rsidRPr="00A962F0" w:rsidDel="00391598" w:rsidRDefault="00950EA8">
            <w:pPr>
              <w:rPr>
                <w:del w:id="3085" w:author="Alicia" w:date="2016-05-17T11:22:00Z"/>
                <w:rFonts w:ascii="Times New Roman" w:eastAsia="Times New Roman" w:hAnsi="Times New Roman" w:cs="Times New Roman"/>
                <w:lang w:eastAsia="es-ES"/>
              </w:rPr>
              <w:pPrChange w:id="3086" w:author="Alicia" w:date="2016-05-17T11:22:00Z">
                <w:pPr>
                  <w:spacing w:after="0" w:line="240" w:lineRule="auto"/>
                  <w:jc w:val="center"/>
                </w:pPr>
              </w:pPrChange>
            </w:pPr>
            <w:del w:id="3087" w:author="Alicia" w:date="2016-05-17T11:22:00Z">
              <w:r w:rsidDel="00391598">
                <w:rPr>
                  <w:rFonts w:ascii="Times New Roman" w:eastAsia="Times New Roman" w:hAnsi="Times New Roman" w:cs="Times New Roman"/>
                  <w:lang w:eastAsia="es-ES"/>
                </w:rPr>
                <w:delText>0.33</w:delText>
              </w:r>
            </w:del>
          </w:p>
        </w:tc>
        <w:tc>
          <w:tcPr>
            <w:tcW w:w="421" w:type="pct"/>
            <w:tcBorders>
              <w:top w:val="nil"/>
              <w:left w:val="nil"/>
              <w:right w:val="nil"/>
            </w:tcBorders>
            <w:shd w:val="clear" w:color="auto" w:fill="auto"/>
            <w:noWrap/>
            <w:vAlign w:val="center"/>
          </w:tcPr>
          <w:p w14:paraId="30D42439" w14:textId="4F6F3796" w:rsidR="00A962F0" w:rsidRPr="00FC4224" w:rsidDel="00391598" w:rsidRDefault="00950EA8">
            <w:pPr>
              <w:rPr>
                <w:del w:id="3088" w:author="Alicia" w:date="2016-05-17T11:22:00Z"/>
                <w:rFonts w:ascii="Times New Roman" w:eastAsia="Times New Roman" w:hAnsi="Times New Roman" w:cs="Times New Roman"/>
                <w:i/>
                <w:lang w:eastAsia="es-ES"/>
              </w:rPr>
              <w:pPrChange w:id="3089" w:author="Alicia" w:date="2016-05-17T11:22:00Z">
                <w:pPr>
                  <w:spacing w:after="0" w:line="240" w:lineRule="auto"/>
                  <w:jc w:val="center"/>
                </w:pPr>
              </w:pPrChange>
            </w:pPr>
            <w:del w:id="3090" w:author="Alicia" w:date="2016-05-17T11:22:00Z">
              <w:r w:rsidRPr="00FC4224" w:rsidDel="00391598">
                <w:rPr>
                  <w:rFonts w:ascii="Times New Roman" w:eastAsia="Times New Roman" w:hAnsi="Times New Roman" w:cs="Times New Roman"/>
                  <w:i/>
                  <w:lang w:eastAsia="es-ES"/>
                </w:rPr>
                <w:delText>0.36</w:delText>
              </w:r>
            </w:del>
          </w:p>
        </w:tc>
        <w:tc>
          <w:tcPr>
            <w:tcW w:w="422" w:type="pct"/>
            <w:tcBorders>
              <w:top w:val="nil"/>
              <w:left w:val="nil"/>
              <w:bottom w:val="single" w:sz="4" w:space="0" w:color="auto"/>
              <w:right w:val="nil"/>
            </w:tcBorders>
            <w:shd w:val="clear" w:color="auto" w:fill="auto"/>
            <w:noWrap/>
            <w:vAlign w:val="center"/>
          </w:tcPr>
          <w:p w14:paraId="557E60A5" w14:textId="3AC4057D" w:rsidR="00A962F0" w:rsidRPr="00A962F0" w:rsidDel="00391598" w:rsidRDefault="00950EA8">
            <w:pPr>
              <w:rPr>
                <w:del w:id="3091" w:author="Alicia" w:date="2016-05-17T11:22:00Z"/>
                <w:rFonts w:ascii="Times New Roman" w:eastAsia="Times New Roman" w:hAnsi="Times New Roman" w:cs="Times New Roman"/>
                <w:lang w:eastAsia="es-ES"/>
              </w:rPr>
              <w:pPrChange w:id="3092" w:author="Alicia" w:date="2016-05-17T11:22:00Z">
                <w:pPr>
                  <w:spacing w:after="0" w:line="240" w:lineRule="auto"/>
                  <w:jc w:val="center"/>
                </w:pPr>
              </w:pPrChange>
            </w:pPr>
            <w:del w:id="3093" w:author="Alicia" w:date="2016-05-17T11:22:00Z">
              <w:r w:rsidDel="00391598">
                <w:rPr>
                  <w:rFonts w:ascii="Times New Roman" w:eastAsia="Times New Roman" w:hAnsi="Times New Roman" w:cs="Times New Roman"/>
                  <w:lang w:eastAsia="es-ES"/>
                </w:rPr>
                <w:delText>-0.10</w:delText>
              </w:r>
            </w:del>
          </w:p>
        </w:tc>
        <w:tc>
          <w:tcPr>
            <w:tcW w:w="422" w:type="pct"/>
            <w:tcBorders>
              <w:top w:val="nil"/>
              <w:left w:val="nil"/>
              <w:bottom w:val="single" w:sz="4" w:space="0" w:color="auto"/>
              <w:right w:val="nil"/>
            </w:tcBorders>
            <w:vAlign w:val="center"/>
          </w:tcPr>
          <w:p w14:paraId="6C4E6DC9" w14:textId="3A6F0C22" w:rsidR="00A962F0" w:rsidRPr="00FC4224" w:rsidDel="00391598" w:rsidRDefault="00950EA8">
            <w:pPr>
              <w:rPr>
                <w:del w:id="3094" w:author="Alicia" w:date="2016-05-17T11:22:00Z"/>
                <w:rFonts w:ascii="Times New Roman" w:eastAsia="Times New Roman" w:hAnsi="Times New Roman" w:cs="Times New Roman"/>
                <w:b/>
                <w:lang w:eastAsia="es-ES"/>
              </w:rPr>
              <w:pPrChange w:id="3095" w:author="Alicia" w:date="2016-05-17T11:22:00Z">
                <w:pPr>
                  <w:spacing w:after="0" w:line="240" w:lineRule="auto"/>
                  <w:jc w:val="center"/>
                </w:pPr>
              </w:pPrChange>
            </w:pPr>
            <w:del w:id="3096" w:author="Alicia" w:date="2016-05-17T11:22:00Z">
              <w:r w:rsidRPr="00FC4224" w:rsidDel="00391598">
                <w:rPr>
                  <w:rFonts w:ascii="Times New Roman" w:eastAsia="Times New Roman" w:hAnsi="Times New Roman" w:cs="Times New Roman"/>
                  <w:b/>
                  <w:lang w:eastAsia="es-ES"/>
                </w:rPr>
                <w:delText>0.56</w:delText>
              </w:r>
            </w:del>
          </w:p>
        </w:tc>
        <w:tc>
          <w:tcPr>
            <w:tcW w:w="422" w:type="pct"/>
            <w:tcBorders>
              <w:top w:val="nil"/>
              <w:left w:val="nil"/>
              <w:bottom w:val="single" w:sz="4" w:space="0" w:color="auto"/>
              <w:right w:val="nil"/>
            </w:tcBorders>
            <w:vAlign w:val="center"/>
          </w:tcPr>
          <w:p w14:paraId="17D69BAD" w14:textId="694CD998" w:rsidR="00A962F0" w:rsidRPr="00FC4224" w:rsidDel="00391598" w:rsidRDefault="00950EA8">
            <w:pPr>
              <w:rPr>
                <w:del w:id="3097" w:author="Alicia" w:date="2016-05-17T11:22:00Z"/>
                <w:rFonts w:ascii="Times New Roman" w:eastAsia="Times New Roman" w:hAnsi="Times New Roman" w:cs="Times New Roman"/>
                <w:b/>
                <w:lang w:eastAsia="es-ES"/>
              </w:rPr>
              <w:pPrChange w:id="3098" w:author="Alicia" w:date="2016-05-17T11:22:00Z">
                <w:pPr>
                  <w:spacing w:after="0" w:line="240" w:lineRule="auto"/>
                  <w:jc w:val="center"/>
                </w:pPr>
              </w:pPrChange>
            </w:pPr>
            <w:del w:id="3099" w:author="Alicia" w:date="2016-05-17T11:22:00Z">
              <w:r w:rsidRPr="00FC4224" w:rsidDel="00391598">
                <w:rPr>
                  <w:rFonts w:ascii="Times New Roman" w:eastAsia="Times New Roman" w:hAnsi="Times New Roman" w:cs="Times New Roman"/>
                  <w:b/>
                  <w:lang w:eastAsia="es-ES"/>
                </w:rPr>
                <w:delText>0.53</w:delText>
              </w:r>
            </w:del>
          </w:p>
        </w:tc>
        <w:tc>
          <w:tcPr>
            <w:tcW w:w="420" w:type="pct"/>
            <w:tcBorders>
              <w:top w:val="nil"/>
              <w:left w:val="nil"/>
              <w:bottom w:val="single" w:sz="4" w:space="0" w:color="auto"/>
              <w:right w:val="nil"/>
            </w:tcBorders>
            <w:vAlign w:val="center"/>
          </w:tcPr>
          <w:p w14:paraId="1F1F05A8" w14:textId="1565C19A" w:rsidR="00A962F0" w:rsidRPr="00FC4224" w:rsidDel="00391598" w:rsidRDefault="00950EA8">
            <w:pPr>
              <w:rPr>
                <w:del w:id="3100" w:author="Alicia" w:date="2016-05-17T11:22:00Z"/>
                <w:rFonts w:ascii="Times New Roman" w:eastAsia="Times New Roman" w:hAnsi="Times New Roman" w:cs="Times New Roman"/>
                <w:b/>
                <w:lang w:eastAsia="es-ES"/>
              </w:rPr>
              <w:pPrChange w:id="3101" w:author="Alicia" w:date="2016-05-17T11:22:00Z">
                <w:pPr>
                  <w:spacing w:after="0" w:line="240" w:lineRule="auto"/>
                  <w:jc w:val="center"/>
                </w:pPr>
              </w:pPrChange>
            </w:pPr>
            <w:del w:id="3102" w:author="Alicia" w:date="2016-05-17T11:22:00Z">
              <w:r w:rsidRPr="00FC4224" w:rsidDel="00391598">
                <w:rPr>
                  <w:rFonts w:ascii="Times New Roman" w:eastAsia="Times New Roman" w:hAnsi="Times New Roman" w:cs="Times New Roman"/>
                  <w:b/>
                  <w:lang w:eastAsia="es-ES"/>
                </w:rPr>
                <w:delText>0.81</w:delText>
              </w:r>
            </w:del>
          </w:p>
        </w:tc>
      </w:tr>
      <w:tr w:rsidR="00A962F0" w:rsidRPr="00C11AFB" w:rsidDel="00391598" w14:paraId="31C50A9D" w14:textId="073053E0" w:rsidTr="00A962F0">
        <w:trPr>
          <w:trHeight w:val="233"/>
          <w:del w:id="3103" w:author="Alicia" w:date="2016-05-17T11:22:00Z"/>
        </w:trPr>
        <w:tc>
          <w:tcPr>
            <w:tcW w:w="513" w:type="pct"/>
            <w:tcBorders>
              <w:left w:val="nil"/>
              <w:right w:val="nil"/>
            </w:tcBorders>
            <w:shd w:val="clear" w:color="auto" w:fill="auto"/>
            <w:noWrap/>
            <w:vAlign w:val="center"/>
          </w:tcPr>
          <w:p w14:paraId="27B2FF76" w14:textId="3640DBD5" w:rsidR="00A962F0" w:rsidRPr="00461432" w:rsidDel="00391598" w:rsidRDefault="00A962F0">
            <w:pPr>
              <w:rPr>
                <w:del w:id="3104" w:author="Alicia" w:date="2016-05-17T11:22:00Z"/>
                <w:rFonts w:ascii="Times New Roman" w:eastAsia="Times New Roman" w:hAnsi="Times New Roman" w:cs="Times New Roman"/>
                <w:lang w:eastAsia="es-ES"/>
              </w:rPr>
              <w:pPrChange w:id="3105" w:author="Alicia" w:date="2016-05-17T11:22:00Z">
                <w:pPr>
                  <w:spacing w:after="0" w:line="240" w:lineRule="auto"/>
                  <w:jc w:val="center"/>
                </w:pPr>
              </w:pPrChange>
            </w:pPr>
            <w:del w:id="3106" w:author="Alicia" w:date="2016-05-17T11:22:00Z">
              <w:r w:rsidRPr="00461432" w:rsidDel="00391598">
                <w:rPr>
                  <w:rFonts w:ascii="Times New Roman" w:eastAsia="Times New Roman" w:hAnsi="Times New Roman" w:cs="Times New Roman"/>
                  <w:lang w:eastAsia="es-ES"/>
                </w:rPr>
                <w:delText>D</w:delText>
              </w:r>
            </w:del>
          </w:p>
        </w:tc>
        <w:tc>
          <w:tcPr>
            <w:tcW w:w="271" w:type="pct"/>
            <w:tcBorders>
              <w:left w:val="nil"/>
              <w:right w:val="nil"/>
            </w:tcBorders>
            <w:shd w:val="clear" w:color="auto" w:fill="auto"/>
            <w:noWrap/>
            <w:vAlign w:val="center"/>
          </w:tcPr>
          <w:p w14:paraId="18FF1CA6" w14:textId="7CC1F613" w:rsidR="00A962F0" w:rsidRPr="00461432" w:rsidDel="00391598" w:rsidRDefault="00A962F0">
            <w:pPr>
              <w:rPr>
                <w:del w:id="3107" w:author="Alicia" w:date="2016-05-17T11:22:00Z"/>
                <w:rFonts w:ascii="Times New Roman" w:eastAsia="Times New Roman" w:hAnsi="Times New Roman" w:cs="Times New Roman"/>
                <w:lang w:eastAsia="es-ES"/>
              </w:rPr>
              <w:pPrChange w:id="3108" w:author="Alicia" w:date="2016-05-17T11:22:00Z">
                <w:pPr>
                  <w:spacing w:after="0" w:line="240" w:lineRule="auto"/>
                  <w:jc w:val="center"/>
                </w:pPr>
              </w:pPrChange>
            </w:pPr>
            <w:del w:id="3109" w:author="Alicia" w:date="2016-05-17T11:22:00Z">
              <w:r w:rsidDel="00391598">
                <w:rPr>
                  <w:rFonts w:ascii="Times New Roman" w:eastAsia="Times New Roman" w:hAnsi="Times New Roman" w:cs="Times New Roman"/>
                  <w:lang w:eastAsia="es-ES"/>
                </w:rPr>
                <w:delText>2011</w:delText>
              </w:r>
            </w:del>
          </w:p>
        </w:tc>
        <w:tc>
          <w:tcPr>
            <w:tcW w:w="421" w:type="pct"/>
            <w:tcBorders>
              <w:left w:val="nil"/>
              <w:right w:val="nil"/>
            </w:tcBorders>
            <w:shd w:val="clear" w:color="auto" w:fill="auto"/>
            <w:noWrap/>
            <w:vAlign w:val="center"/>
          </w:tcPr>
          <w:p w14:paraId="0DFACA6C" w14:textId="7CAB84A3" w:rsidR="00A962F0" w:rsidRPr="00FC4224" w:rsidDel="00391598" w:rsidRDefault="00950EA8">
            <w:pPr>
              <w:rPr>
                <w:del w:id="3110" w:author="Alicia" w:date="2016-05-17T11:22:00Z"/>
                <w:rFonts w:ascii="Times New Roman" w:eastAsia="Times New Roman" w:hAnsi="Times New Roman" w:cs="Times New Roman"/>
                <w:i/>
                <w:lang w:eastAsia="es-ES"/>
              </w:rPr>
              <w:pPrChange w:id="3111" w:author="Alicia" w:date="2016-05-17T11:22:00Z">
                <w:pPr>
                  <w:spacing w:after="0" w:line="240" w:lineRule="auto"/>
                  <w:jc w:val="center"/>
                </w:pPr>
              </w:pPrChange>
            </w:pPr>
            <w:del w:id="3112" w:author="Alicia" w:date="2016-05-17T11:22:00Z">
              <w:r w:rsidRPr="00FC4224" w:rsidDel="00391598">
                <w:rPr>
                  <w:rFonts w:ascii="Times New Roman" w:eastAsia="Times New Roman" w:hAnsi="Times New Roman" w:cs="Times New Roman"/>
                  <w:i/>
                  <w:lang w:eastAsia="es-ES"/>
                </w:rPr>
                <w:delText>0.19</w:delText>
              </w:r>
            </w:del>
          </w:p>
        </w:tc>
        <w:tc>
          <w:tcPr>
            <w:tcW w:w="422" w:type="pct"/>
            <w:tcBorders>
              <w:left w:val="nil"/>
              <w:right w:val="nil"/>
            </w:tcBorders>
            <w:shd w:val="clear" w:color="auto" w:fill="auto"/>
            <w:noWrap/>
            <w:vAlign w:val="center"/>
          </w:tcPr>
          <w:p w14:paraId="69345AF6" w14:textId="02DD1040" w:rsidR="00A962F0" w:rsidRPr="00FC4224" w:rsidDel="00391598" w:rsidRDefault="00950EA8">
            <w:pPr>
              <w:rPr>
                <w:del w:id="3113" w:author="Alicia" w:date="2016-05-17T11:22:00Z"/>
                <w:rFonts w:ascii="Times New Roman" w:eastAsia="Times New Roman" w:hAnsi="Times New Roman" w:cs="Times New Roman"/>
                <w:i/>
                <w:lang w:eastAsia="es-ES"/>
              </w:rPr>
              <w:pPrChange w:id="3114" w:author="Alicia" w:date="2016-05-17T11:22:00Z">
                <w:pPr>
                  <w:spacing w:after="0" w:line="240" w:lineRule="auto"/>
                  <w:jc w:val="center"/>
                </w:pPr>
              </w:pPrChange>
            </w:pPr>
            <w:del w:id="3115" w:author="Alicia" w:date="2016-05-17T11:22:00Z">
              <w:r w:rsidRPr="00FC4224" w:rsidDel="00391598">
                <w:rPr>
                  <w:rFonts w:ascii="Times New Roman" w:eastAsia="Times New Roman" w:hAnsi="Times New Roman" w:cs="Times New Roman"/>
                  <w:i/>
                  <w:lang w:eastAsia="es-ES"/>
                </w:rPr>
                <w:delText>0.20</w:delText>
              </w:r>
            </w:del>
          </w:p>
        </w:tc>
        <w:tc>
          <w:tcPr>
            <w:tcW w:w="422" w:type="pct"/>
            <w:tcBorders>
              <w:left w:val="nil"/>
              <w:right w:val="nil"/>
            </w:tcBorders>
            <w:shd w:val="clear" w:color="auto" w:fill="auto"/>
            <w:noWrap/>
            <w:vAlign w:val="center"/>
          </w:tcPr>
          <w:p w14:paraId="18928562" w14:textId="22C7E3F7" w:rsidR="00A962F0" w:rsidRPr="00A962F0" w:rsidDel="00391598" w:rsidRDefault="00950EA8">
            <w:pPr>
              <w:rPr>
                <w:del w:id="3116" w:author="Alicia" w:date="2016-05-17T11:22:00Z"/>
                <w:rFonts w:ascii="Times New Roman" w:eastAsia="Times New Roman" w:hAnsi="Times New Roman" w:cs="Times New Roman"/>
                <w:lang w:eastAsia="es-ES"/>
              </w:rPr>
              <w:pPrChange w:id="3117" w:author="Alicia" w:date="2016-05-17T11:22:00Z">
                <w:pPr>
                  <w:spacing w:after="0" w:line="240" w:lineRule="auto"/>
                  <w:jc w:val="center"/>
                </w:pPr>
              </w:pPrChange>
            </w:pPr>
            <w:del w:id="3118" w:author="Alicia" w:date="2016-05-17T11:22:00Z">
              <w:r w:rsidDel="00391598">
                <w:rPr>
                  <w:rFonts w:ascii="Times New Roman" w:eastAsia="Times New Roman" w:hAnsi="Times New Roman" w:cs="Times New Roman"/>
                  <w:lang w:eastAsia="es-ES"/>
                </w:rPr>
                <w:delText>-0.05</w:delText>
              </w:r>
            </w:del>
          </w:p>
        </w:tc>
        <w:tc>
          <w:tcPr>
            <w:tcW w:w="422" w:type="pct"/>
            <w:tcBorders>
              <w:left w:val="nil"/>
              <w:right w:val="nil"/>
            </w:tcBorders>
            <w:shd w:val="clear" w:color="auto" w:fill="auto"/>
            <w:noWrap/>
            <w:vAlign w:val="center"/>
          </w:tcPr>
          <w:p w14:paraId="4813B74D" w14:textId="203D463B" w:rsidR="00A962F0" w:rsidRPr="00A962F0" w:rsidDel="00391598" w:rsidRDefault="00950EA8">
            <w:pPr>
              <w:rPr>
                <w:del w:id="3119" w:author="Alicia" w:date="2016-05-17T11:22:00Z"/>
                <w:rFonts w:ascii="Times New Roman" w:eastAsia="Times New Roman" w:hAnsi="Times New Roman" w:cs="Times New Roman"/>
                <w:lang w:eastAsia="es-ES"/>
              </w:rPr>
              <w:pPrChange w:id="3120" w:author="Alicia" w:date="2016-05-17T11:22:00Z">
                <w:pPr>
                  <w:spacing w:after="0" w:line="240" w:lineRule="auto"/>
                  <w:jc w:val="center"/>
                </w:pPr>
              </w:pPrChange>
            </w:pPr>
            <w:del w:id="3121" w:author="Alicia" w:date="2016-05-17T11:22:00Z">
              <w:r w:rsidDel="00391598">
                <w:rPr>
                  <w:rFonts w:ascii="Times New Roman" w:eastAsia="Times New Roman" w:hAnsi="Times New Roman" w:cs="Times New Roman"/>
                  <w:lang w:eastAsia="es-ES"/>
                </w:rPr>
                <w:delText>-0.04</w:delText>
              </w:r>
            </w:del>
          </w:p>
        </w:tc>
        <w:tc>
          <w:tcPr>
            <w:tcW w:w="422" w:type="pct"/>
            <w:tcBorders>
              <w:left w:val="nil"/>
              <w:right w:val="nil"/>
            </w:tcBorders>
            <w:shd w:val="clear" w:color="auto" w:fill="auto"/>
            <w:noWrap/>
            <w:vAlign w:val="center"/>
          </w:tcPr>
          <w:p w14:paraId="376BCF61" w14:textId="70565A1E" w:rsidR="00A962F0" w:rsidRPr="00A962F0" w:rsidDel="00391598" w:rsidRDefault="00950EA8">
            <w:pPr>
              <w:rPr>
                <w:del w:id="3122" w:author="Alicia" w:date="2016-05-17T11:22:00Z"/>
                <w:rFonts w:ascii="Times New Roman" w:eastAsia="Times New Roman" w:hAnsi="Times New Roman" w:cs="Times New Roman"/>
                <w:lang w:eastAsia="es-ES"/>
              </w:rPr>
              <w:pPrChange w:id="3123" w:author="Alicia" w:date="2016-05-17T11:22:00Z">
                <w:pPr>
                  <w:spacing w:after="0" w:line="240" w:lineRule="auto"/>
                  <w:jc w:val="center"/>
                </w:pPr>
              </w:pPrChange>
            </w:pPr>
            <w:del w:id="3124" w:author="Alicia" w:date="2016-05-17T11:22:00Z">
              <w:r w:rsidDel="00391598">
                <w:rPr>
                  <w:rFonts w:ascii="Times New Roman" w:eastAsia="Times New Roman" w:hAnsi="Times New Roman" w:cs="Times New Roman"/>
                  <w:lang w:eastAsia="es-ES"/>
                </w:rPr>
                <w:delText>0.12</w:delText>
              </w:r>
            </w:del>
          </w:p>
        </w:tc>
        <w:tc>
          <w:tcPr>
            <w:tcW w:w="421" w:type="pct"/>
            <w:tcBorders>
              <w:left w:val="nil"/>
              <w:right w:val="nil"/>
            </w:tcBorders>
            <w:shd w:val="clear" w:color="auto" w:fill="auto"/>
            <w:noWrap/>
            <w:vAlign w:val="center"/>
          </w:tcPr>
          <w:p w14:paraId="3DFF7DE0" w14:textId="217F1B79" w:rsidR="00A962F0" w:rsidRPr="00A962F0" w:rsidDel="00391598" w:rsidRDefault="00950EA8">
            <w:pPr>
              <w:rPr>
                <w:del w:id="3125" w:author="Alicia" w:date="2016-05-17T11:22:00Z"/>
                <w:rFonts w:ascii="Times New Roman" w:eastAsia="Times New Roman" w:hAnsi="Times New Roman" w:cs="Times New Roman"/>
                <w:lang w:eastAsia="es-ES"/>
              </w:rPr>
              <w:pPrChange w:id="3126" w:author="Alicia" w:date="2016-05-17T11:22:00Z">
                <w:pPr>
                  <w:spacing w:after="0" w:line="240" w:lineRule="auto"/>
                  <w:jc w:val="center"/>
                </w:pPr>
              </w:pPrChange>
            </w:pPr>
            <w:del w:id="3127" w:author="Alicia" w:date="2016-05-17T11:22:00Z">
              <w:r w:rsidDel="00391598">
                <w:rPr>
                  <w:rFonts w:ascii="Times New Roman" w:eastAsia="Times New Roman" w:hAnsi="Times New Roman" w:cs="Times New Roman"/>
                  <w:lang w:eastAsia="es-ES"/>
                </w:rPr>
                <w:delText>-0.01</w:delText>
              </w:r>
            </w:del>
          </w:p>
        </w:tc>
        <w:tc>
          <w:tcPr>
            <w:tcW w:w="422" w:type="pct"/>
            <w:tcBorders>
              <w:left w:val="nil"/>
              <w:right w:val="nil"/>
            </w:tcBorders>
            <w:shd w:val="clear" w:color="auto" w:fill="auto"/>
            <w:noWrap/>
            <w:vAlign w:val="center"/>
          </w:tcPr>
          <w:p w14:paraId="0D8CD8B7" w14:textId="54928680" w:rsidR="00A962F0" w:rsidRPr="00FC4224" w:rsidDel="00391598" w:rsidRDefault="00950EA8">
            <w:pPr>
              <w:rPr>
                <w:del w:id="3128" w:author="Alicia" w:date="2016-05-17T11:22:00Z"/>
                <w:rFonts w:ascii="Times New Roman" w:eastAsia="Times New Roman" w:hAnsi="Times New Roman" w:cs="Times New Roman"/>
                <w:b/>
                <w:lang w:eastAsia="es-ES"/>
              </w:rPr>
              <w:pPrChange w:id="3129" w:author="Alicia" w:date="2016-05-17T11:22:00Z">
                <w:pPr>
                  <w:spacing w:after="0" w:line="240" w:lineRule="auto"/>
                  <w:jc w:val="center"/>
                </w:pPr>
              </w:pPrChange>
            </w:pPr>
            <w:del w:id="3130" w:author="Alicia" w:date="2016-05-17T11:22:00Z">
              <w:r w:rsidRPr="00FC4224" w:rsidDel="00391598">
                <w:rPr>
                  <w:rFonts w:ascii="Times New Roman" w:eastAsia="Times New Roman" w:hAnsi="Times New Roman" w:cs="Times New Roman"/>
                  <w:b/>
                  <w:lang w:eastAsia="es-ES"/>
                </w:rPr>
                <w:delText>0.24</w:delText>
              </w:r>
            </w:del>
          </w:p>
        </w:tc>
        <w:tc>
          <w:tcPr>
            <w:tcW w:w="422" w:type="pct"/>
            <w:tcBorders>
              <w:left w:val="nil"/>
              <w:right w:val="nil"/>
            </w:tcBorders>
            <w:vAlign w:val="center"/>
          </w:tcPr>
          <w:p w14:paraId="6F628BE4" w14:textId="45DA4E49" w:rsidR="00A962F0" w:rsidRPr="00FC4224" w:rsidDel="00391598" w:rsidRDefault="00950EA8">
            <w:pPr>
              <w:rPr>
                <w:del w:id="3131" w:author="Alicia" w:date="2016-05-17T11:22:00Z"/>
                <w:rFonts w:ascii="Times New Roman" w:eastAsia="Times New Roman" w:hAnsi="Times New Roman" w:cs="Times New Roman"/>
                <w:b/>
                <w:lang w:eastAsia="es-ES"/>
              </w:rPr>
              <w:pPrChange w:id="3132" w:author="Alicia" w:date="2016-05-17T11:22:00Z">
                <w:pPr>
                  <w:spacing w:after="0" w:line="240" w:lineRule="auto"/>
                  <w:jc w:val="center"/>
                </w:pPr>
              </w:pPrChange>
            </w:pPr>
            <w:del w:id="3133" w:author="Alicia" w:date="2016-05-17T11:22:00Z">
              <w:r w:rsidRPr="00FC4224" w:rsidDel="00391598">
                <w:rPr>
                  <w:rFonts w:ascii="Times New Roman" w:eastAsia="Times New Roman" w:hAnsi="Times New Roman" w:cs="Times New Roman"/>
                  <w:b/>
                  <w:lang w:eastAsia="es-ES"/>
                </w:rPr>
                <w:delText>0.59</w:delText>
              </w:r>
            </w:del>
          </w:p>
        </w:tc>
        <w:tc>
          <w:tcPr>
            <w:tcW w:w="422" w:type="pct"/>
            <w:tcBorders>
              <w:left w:val="nil"/>
              <w:right w:val="nil"/>
            </w:tcBorders>
            <w:vAlign w:val="center"/>
          </w:tcPr>
          <w:p w14:paraId="329D9880" w14:textId="2FE66489" w:rsidR="00A962F0" w:rsidRPr="00FC4224" w:rsidDel="00391598" w:rsidRDefault="00950EA8">
            <w:pPr>
              <w:rPr>
                <w:del w:id="3134" w:author="Alicia" w:date="2016-05-17T11:22:00Z"/>
                <w:rFonts w:ascii="Times New Roman" w:eastAsia="Times New Roman" w:hAnsi="Times New Roman" w:cs="Times New Roman"/>
                <w:b/>
                <w:lang w:eastAsia="es-ES"/>
              </w:rPr>
              <w:pPrChange w:id="3135" w:author="Alicia" w:date="2016-05-17T11:22:00Z">
                <w:pPr>
                  <w:spacing w:after="0" w:line="240" w:lineRule="auto"/>
                  <w:jc w:val="center"/>
                </w:pPr>
              </w:pPrChange>
            </w:pPr>
            <w:del w:id="3136" w:author="Alicia" w:date="2016-05-17T11:22:00Z">
              <w:r w:rsidRPr="00FC4224" w:rsidDel="00391598">
                <w:rPr>
                  <w:rFonts w:ascii="Times New Roman" w:eastAsia="Times New Roman" w:hAnsi="Times New Roman" w:cs="Times New Roman"/>
                  <w:b/>
                  <w:lang w:eastAsia="es-ES"/>
                </w:rPr>
                <w:delText>0.28</w:delText>
              </w:r>
            </w:del>
          </w:p>
        </w:tc>
        <w:tc>
          <w:tcPr>
            <w:tcW w:w="420" w:type="pct"/>
            <w:tcBorders>
              <w:left w:val="nil"/>
              <w:right w:val="nil"/>
            </w:tcBorders>
            <w:vAlign w:val="center"/>
          </w:tcPr>
          <w:p w14:paraId="62F024EA" w14:textId="3968DE99" w:rsidR="00A962F0" w:rsidRPr="00FC4224" w:rsidDel="00391598" w:rsidRDefault="00950EA8">
            <w:pPr>
              <w:rPr>
                <w:del w:id="3137" w:author="Alicia" w:date="2016-05-17T11:22:00Z"/>
                <w:rFonts w:ascii="Times New Roman" w:eastAsia="Times New Roman" w:hAnsi="Times New Roman" w:cs="Times New Roman"/>
                <w:b/>
                <w:lang w:eastAsia="es-ES"/>
              </w:rPr>
              <w:pPrChange w:id="3138" w:author="Alicia" w:date="2016-05-17T11:22:00Z">
                <w:pPr>
                  <w:spacing w:after="0" w:line="240" w:lineRule="auto"/>
                  <w:jc w:val="center"/>
                </w:pPr>
              </w:pPrChange>
            </w:pPr>
            <w:del w:id="3139" w:author="Alicia" w:date="2016-05-17T11:22:00Z">
              <w:r w:rsidRPr="00FC4224" w:rsidDel="00391598">
                <w:rPr>
                  <w:rFonts w:ascii="Times New Roman" w:eastAsia="Times New Roman" w:hAnsi="Times New Roman" w:cs="Times New Roman"/>
                  <w:b/>
                  <w:lang w:eastAsia="es-ES"/>
                </w:rPr>
                <w:delText>0.42</w:delText>
              </w:r>
            </w:del>
          </w:p>
        </w:tc>
      </w:tr>
      <w:tr w:rsidR="00A962F0" w:rsidRPr="00C11AFB" w:rsidDel="00391598" w14:paraId="33F95BED" w14:textId="18A5F10A" w:rsidTr="00A962F0">
        <w:trPr>
          <w:trHeight w:val="300"/>
          <w:del w:id="3140" w:author="Alicia" w:date="2016-05-17T11:22:00Z"/>
        </w:trPr>
        <w:tc>
          <w:tcPr>
            <w:tcW w:w="513" w:type="pct"/>
            <w:vMerge w:val="restart"/>
            <w:tcBorders>
              <w:left w:val="nil"/>
              <w:right w:val="nil"/>
            </w:tcBorders>
            <w:shd w:val="clear" w:color="auto" w:fill="auto"/>
            <w:noWrap/>
            <w:vAlign w:val="center"/>
            <w:hideMark/>
          </w:tcPr>
          <w:p w14:paraId="6F34E832" w14:textId="176C25F5" w:rsidR="00A962F0" w:rsidRPr="00461432" w:rsidDel="00391598" w:rsidRDefault="00A962F0">
            <w:pPr>
              <w:rPr>
                <w:del w:id="3141" w:author="Alicia" w:date="2016-05-17T11:22:00Z"/>
                <w:rFonts w:ascii="Times New Roman" w:eastAsia="Times New Roman" w:hAnsi="Times New Roman" w:cs="Times New Roman"/>
                <w:lang w:eastAsia="es-ES"/>
              </w:rPr>
              <w:pPrChange w:id="3142" w:author="Alicia" w:date="2016-05-17T11:22:00Z">
                <w:pPr>
                  <w:spacing w:after="0" w:line="240" w:lineRule="auto"/>
                  <w:jc w:val="center"/>
                </w:pPr>
              </w:pPrChange>
            </w:pPr>
            <w:del w:id="3143" w:author="Alicia" w:date="2016-05-17T11:22:00Z">
              <w:r w:rsidRPr="00461432" w:rsidDel="00391598">
                <w:rPr>
                  <w:rFonts w:ascii="Times New Roman" w:eastAsia="Times New Roman" w:hAnsi="Times New Roman" w:cs="Times New Roman"/>
                  <w:lang w:eastAsia="es-ES"/>
                </w:rPr>
                <w:delText>E</w:delText>
              </w:r>
            </w:del>
          </w:p>
        </w:tc>
        <w:tc>
          <w:tcPr>
            <w:tcW w:w="271" w:type="pct"/>
            <w:tcBorders>
              <w:left w:val="nil"/>
              <w:bottom w:val="nil"/>
              <w:right w:val="nil"/>
            </w:tcBorders>
            <w:shd w:val="clear" w:color="auto" w:fill="auto"/>
            <w:noWrap/>
            <w:vAlign w:val="center"/>
          </w:tcPr>
          <w:p w14:paraId="5BBCCB16" w14:textId="2A25370B" w:rsidR="00A962F0" w:rsidRPr="00461432" w:rsidDel="00391598" w:rsidRDefault="00A962F0">
            <w:pPr>
              <w:rPr>
                <w:del w:id="3144" w:author="Alicia" w:date="2016-05-17T11:22:00Z"/>
                <w:rFonts w:ascii="Times New Roman" w:eastAsia="Times New Roman" w:hAnsi="Times New Roman" w:cs="Times New Roman"/>
                <w:lang w:eastAsia="es-ES"/>
              </w:rPr>
              <w:pPrChange w:id="3145" w:author="Alicia" w:date="2016-05-17T11:22:00Z">
                <w:pPr>
                  <w:spacing w:after="0" w:line="240" w:lineRule="auto"/>
                  <w:jc w:val="center"/>
                </w:pPr>
              </w:pPrChange>
            </w:pPr>
            <w:del w:id="3146" w:author="Alicia" w:date="2016-05-17T11:22:00Z">
              <w:r w:rsidDel="00391598">
                <w:rPr>
                  <w:rFonts w:ascii="Times New Roman" w:eastAsia="Times New Roman" w:hAnsi="Times New Roman" w:cs="Times New Roman"/>
                  <w:lang w:eastAsia="es-ES"/>
                </w:rPr>
                <w:delText>2010</w:delText>
              </w:r>
            </w:del>
          </w:p>
        </w:tc>
        <w:tc>
          <w:tcPr>
            <w:tcW w:w="421" w:type="pct"/>
            <w:tcBorders>
              <w:left w:val="nil"/>
              <w:bottom w:val="nil"/>
              <w:right w:val="nil"/>
            </w:tcBorders>
            <w:shd w:val="clear" w:color="auto" w:fill="auto"/>
            <w:noWrap/>
            <w:vAlign w:val="center"/>
          </w:tcPr>
          <w:p w14:paraId="74C7EDAB" w14:textId="2EED8320" w:rsidR="00A962F0" w:rsidRPr="004C20FF" w:rsidDel="00391598" w:rsidRDefault="000C6895">
            <w:pPr>
              <w:rPr>
                <w:del w:id="3147" w:author="Alicia" w:date="2016-05-17T11:22:00Z"/>
                <w:rFonts w:ascii="Times New Roman" w:eastAsia="Times New Roman" w:hAnsi="Times New Roman" w:cs="Times New Roman"/>
                <w:b/>
                <w:lang w:eastAsia="es-ES"/>
              </w:rPr>
              <w:pPrChange w:id="3148" w:author="Alicia" w:date="2016-05-17T11:22:00Z">
                <w:pPr>
                  <w:spacing w:after="0" w:line="240" w:lineRule="auto"/>
                  <w:jc w:val="center"/>
                </w:pPr>
              </w:pPrChange>
            </w:pPr>
            <w:del w:id="3149" w:author="Alicia" w:date="2016-05-17T11:22:00Z">
              <w:r w:rsidRPr="004C20FF" w:rsidDel="00391598">
                <w:rPr>
                  <w:rFonts w:ascii="Times New Roman" w:eastAsia="Times New Roman" w:hAnsi="Times New Roman" w:cs="Times New Roman"/>
                  <w:b/>
                  <w:lang w:eastAsia="es-ES"/>
                </w:rPr>
                <w:delText>0.28</w:delText>
              </w:r>
            </w:del>
          </w:p>
        </w:tc>
        <w:tc>
          <w:tcPr>
            <w:tcW w:w="422" w:type="pct"/>
            <w:tcBorders>
              <w:left w:val="nil"/>
              <w:bottom w:val="nil"/>
              <w:right w:val="nil"/>
            </w:tcBorders>
            <w:shd w:val="clear" w:color="auto" w:fill="auto"/>
            <w:noWrap/>
            <w:vAlign w:val="center"/>
          </w:tcPr>
          <w:p w14:paraId="34F5C1CB" w14:textId="7AA09C49" w:rsidR="00A962F0" w:rsidRPr="00A962F0" w:rsidDel="00391598" w:rsidRDefault="000C6895">
            <w:pPr>
              <w:rPr>
                <w:del w:id="3150" w:author="Alicia" w:date="2016-05-17T11:22:00Z"/>
                <w:rFonts w:ascii="Times New Roman" w:eastAsia="Times New Roman" w:hAnsi="Times New Roman" w:cs="Times New Roman"/>
                <w:lang w:eastAsia="es-ES"/>
              </w:rPr>
              <w:pPrChange w:id="3151" w:author="Alicia" w:date="2016-05-17T11:22:00Z">
                <w:pPr>
                  <w:spacing w:after="0" w:line="240" w:lineRule="auto"/>
                  <w:jc w:val="center"/>
                </w:pPr>
              </w:pPrChange>
            </w:pPr>
            <w:del w:id="3152" w:author="Alicia" w:date="2016-05-17T11:22:00Z">
              <w:r w:rsidDel="00391598">
                <w:rPr>
                  <w:rFonts w:ascii="Times New Roman" w:eastAsia="Times New Roman" w:hAnsi="Times New Roman" w:cs="Times New Roman"/>
                  <w:lang w:eastAsia="es-ES"/>
                </w:rPr>
                <w:delText>-0.11</w:delText>
              </w:r>
            </w:del>
          </w:p>
        </w:tc>
        <w:tc>
          <w:tcPr>
            <w:tcW w:w="422" w:type="pct"/>
            <w:tcBorders>
              <w:left w:val="nil"/>
              <w:bottom w:val="nil"/>
              <w:right w:val="nil"/>
            </w:tcBorders>
            <w:shd w:val="clear" w:color="auto" w:fill="auto"/>
            <w:noWrap/>
            <w:vAlign w:val="center"/>
          </w:tcPr>
          <w:p w14:paraId="53184836" w14:textId="3C18211D" w:rsidR="00A962F0" w:rsidRPr="00A962F0" w:rsidDel="00391598" w:rsidRDefault="000C6895">
            <w:pPr>
              <w:rPr>
                <w:del w:id="3153" w:author="Alicia" w:date="2016-05-17T11:22:00Z"/>
                <w:rFonts w:ascii="Times New Roman" w:eastAsia="Times New Roman" w:hAnsi="Times New Roman" w:cs="Times New Roman"/>
                <w:lang w:eastAsia="es-ES"/>
              </w:rPr>
              <w:pPrChange w:id="3154" w:author="Alicia" w:date="2016-05-17T11:22:00Z">
                <w:pPr>
                  <w:spacing w:after="0" w:line="240" w:lineRule="auto"/>
                  <w:jc w:val="center"/>
                </w:pPr>
              </w:pPrChange>
            </w:pPr>
            <w:del w:id="3155" w:author="Alicia" w:date="2016-05-17T11:22:00Z">
              <w:r w:rsidDel="00391598">
                <w:rPr>
                  <w:rFonts w:ascii="Times New Roman" w:eastAsia="Times New Roman" w:hAnsi="Times New Roman" w:cs="Times New Roman"/>
                  <w:lang w:eastAsia="es-ES"/>
                </w:rPr>
                <w:delText>0.05</w:delText>
              </w:r>
            </w:del>
          </w:p>
        </w:tc>
        <w:tc>
          <w:tcPr>
            <w:tcW w:w="422" w:type="pct"/>
            <w:tcBorders>
              <w:left w:val="nil"/>
              <w:bottom w:val="nil"/>
              <w:right w:val="nil"/>
            </w:tcBorders>
            <w:shd w:val="clear" w:color="auto" w:fill="auto"/>
            <w:noWrap/>
            <w:vAlign w:val="center"/>
          </w:tcPr>
          <w:p w14:paraId="659713AF" w14:textId="1D2EFAE0" w:rsidR="00A962F0" w:rsidRPr="00A962F0" w:rsidDel="00391598" w:rsidRDefault="000C6895">
            <w:pPr>
              <w:rPr>
                <w:del w:id="3156" w:author="Alicia" w:date="2016-05-17T11:22:00Z"/>
                <w:rFonts w:ascii="Times New Roman" w:eastAsia="Times New Roman" w:hAnsi="Times New Roman" w:cs="Times New Roman"/>
                <w:lang w:eastAsia="es-ES"/>
              </w:rPr>
              <w:pPrChange w:id="3157" w:author="Alicia" w:date="2016-05-17T11:22:00Z">
                <w:pPr>
                  <w:spacing w:after="0" w:line="240" w:lineRule="auto"/>
                  <w:jc w:val="center"/>
                </w:pPr>
              </w:pPrChange>
            </w:pPr>
            <w:del w:id="3158" w:author="Alicia" w:date="2016-05-17T11:22:00Z">
              <w:r w:rsidDel="00391598">
                <w:rPr>
                  <w:rFonts w:ascii="Times New Roman" w:eastAsia="Times New Roman" w:hAnsi="Times New Roman" w:cs="Times New Roman"/>
                  <w:lang w:eastAsia="es-ES"/>
                </w:rPr>
                <w:delText>-0.09</w:delText>
              </w:r>
            </w:del>
          </w:p>
        </w:tc>
        <w:tc>
          <w:tcPr>
            <w:tcW w:w="422" w:type="pct"/>
            <w:tcBorders>
              <w:left w:val="nil"/>
              <w:bottom w:val="nil"/>
              <w:right w:val="nil"/>
            </w:tcBorders>
            <w:shd w:val="clear" w:color="auto" w:fill="auto"/>
            <w:noWrap/>
            <w:vAlign w:val="center"/>
          </w:tcPr>
          <w:p w14:paraId="6FDB1922" w14:textId="7A2EDC58" w:rsidR="00A962F0" w:rsidRPr="004C20FF" w:rsidDel="00391598" w:rsidRDefault="000C6895">
            <w:pPr>
              <w:rPr>
                <w:del w:id="3159" w:author="Alicia" w:date="2016-05-17T11:22:00Z"/>
                <w:rFonts w:ascii="Times New Roman" w:eastAsia="Times New Roman" w:hAnsi="Times New Roman" w:cs="Times New Roman"/>
                <w:b/>
                <w:lang w:eastAsia="es-ES"/>
              </w:rPr>
              <w:pPrChange w:id="3160" w:author="Alicia" w:date="2016-05-17T11:22:00Z">
                <w:pPr>
                  <w:spacing w:after="0" w:line="240" w:lineRule="auto"/>
                  <w:jc w:val="center"/>
                </w:pPr>
              </w:pPrChange>
            </w:pPr>
            <w:del w:id="3161" w:author="Alicia" w:date="2016-05-17T11:22:00Z">
              <w:r w:rsidRPr="004C20FF" w:rsidDel="00391598">
                <w:rPr>
                  <w:rFonts w:ascii="Times New Roman" w:eastAsia="Times New Roman" w:hAnsi="Times New Roman" w:cs="Times New Roman"/>
                  <w:b/>
                  <w:lang w:eastAsia="es-ES"/>
                </w:rPr>
                <w:delText>0.26</w:delText>
              </w:r>
            </w:del>
          </w:p>
        </w:tc>
        <w:tc>
          <w:tcPr>
            <w:tcW w:w="421" w:type="pct"/>
            <w:tcBorders>
              <w:left w:val="nil"/>
              <w:bottom w:val="nil"/>
              <w:right w:val="nil"/>
            </w:tcBorders>
            <w:shd w:val="clear" w:color="auto" w:fill="auto"/>
            <w:noWrap/>
            <w:vAlign w:val="center"/>
          </w:tcPr>
          <w:p w14:paraId="43601128" w14:textId="7FD6EDC8" w:rsidR="00A962F0" w:rsidRPr="00A962F0" w:rsidDel="00391598" w:rsidRDefault="000C6895">
            <w:pPr>
              <w:rPr>
                <w:del w:id="3162" w:author="Alicia" w:date="2016-05-17T11:22:00Z"/>
                <w:rFonts w:ascii="Times New Roman" w:eastAsia="Times New Roman" w:hAnsi="Times New Roman" w:cs="Times New Roman"/>
                <w:lang w:eastAsia="es-ES"/>
              </w:rPr>
              <w:pPrChange w:id="3163" w:author="Alicia" w:date="2016-05-17T11:22:00Z">
                <w:pPr>
                  <w:spacing w:after="0" w:line="240" w:lineRule="auto"/>
                  <w:jc w:val="center"/>
                </w:pPr>
              </w:pPrChange>
            </w:pPr>
            <w:del w:id="3164" w:author="Alicia" w:date="2016-05-17T11:22:00Z">
              <w:r w:rsidDel="00391598">
                <w:rPr>
                  <w:rFonts w:ascii="Times New Roman" w:eastAsia="Times New Roman" w:hAnsi="Times New Roman" w:cs="Times New Roman"/>
                  <w:lang w:eastAsia="es-ES"/>
                </w:rPr>
                <w:delText>0.06</w:delText>
              </w:r>
            </w:del>
          </w:p>
        </w:tc>
        <w:tc>
          <w:tcPr>
            <w:tcW w:w="422" w:type="pct"/>
            <w:tcBorders>
              <w:left w:val="nil"/>
              <w:bottom w:val="nil"/>
              <w:right w:val="nil"/>
            </w:tcBorders>
            <w:shd w:val="clear" w:color="auto" w:fill="auto"/>
            <w:noWrap/>
            <w:vAlign w:val="center"/>
          </w:tcPr>
          <w:p w14:paraId="577F0345" w14:textId="3B332C95" w:rsidR="00A962F0" w:rsidRPr="00A962F0" w:rsidDel="00391598" w:rsidRDefault="000C6895">
            <w:pPr>
              <w:rPr>
                <w:del w:id="3165" w:author="Alicia" w:date="2016-05-17T11:22:00Z"/>
                <w:rFonts w:ascii="Times New Roman" w:eastAsia="Times New Roman" w:hAnsi="Times New Roman" w:cs="Times New Roman"/>
                <w:lang w:eastAsia="es-ES"/>
              </w:rPr>
              <w:pPrChange w:id="3166" w:author="Alicia" w:date="2016-05-17T11:22:00Z">
                <w:pPr>
                  <w:spacing w:after="0" w:line="240" w:lineRule="auto"/>
                  <w:jc w:val="center"/>
                </w:pPr>
              </w:pPrChange>
            </w:pPr>
            <w:del w:id="3167" w:author="Alicia" w:date="2016-05-17T11:22:00Z">
              <w:r w:rsidDel="00391598">
                <w:rPr>
                  <w:rFonts w:ascii="Times New Roman" w:eastAsia="Times New Roman" w:hAnsi="Times New Roman" w:cs="Times New Roman"/>
                  <w:lang w:eastAsia="es-ES"/>
                </w:rPr>
                <w:delText>-0.00</w:delText>
              </w:r>
            </w:del>
          </w:p>
        </w:tc>
        <w:tc>
          <w:tcPr>
            <w:tcW w:w="422" w:type="pct"/>
            <w:tcBorders>
              <w:left w:val="nil"/>
              <w:bottom w:val="nil"/>
              <w:right w:val="nil"/>
            </w:tcBorders>
            <w:vAlign w:val="center"/>
          </w:tcPr>
          <w:p w14:paraId="3EAD62CE" w14:textId="45202E79" w:rsidR="00A962F0" w:rsidRPr="004C20FF" w:rsidDel="00391598" w:rsidRDefault="000C6895">
            <w:pPr>
              <w:rPr>
                <w:del w:id="3168" w:author="Alicia" w:date="2016-05-17T11:22:00Z"/>
                <w:rFonts w:ascii="Times New Roman" w:eastAsia="Times New Roman" w:hAnsi="Times New Roman" w:cs="Times New Roman"/>
                <w:b/>
                <w:lang w:eastAsia="es-ES"/>
              </w:rPr>
              <w:pPrChange w:id="3169" w:author="Alicia" w:date="2016-05-17T11:22:00Z">
                <w:pPr>
                  <w:spacing w:after="0" w:line="240" w:lineRule="auto"/>
                  <w:jc w:val="center"/>
                </w:pPr>
              </w:pPrChange>
            </w:pPr>
            <w:del w:id="3170" w:author="Alicia" w:date="2016-05-17T11:22:00Z">
              <w:r w:rsidRPr="004C20FF" w:rsidDel="00391598">
                <w:rPr>
                  <w:rFonts w:ascii="Times New Roman" w:eastAsia="Times New Roman" w:hAnsi="Times New Roman" w:cs="Times New Roman"/>
                  <w:b/>
                  <w:lang w:eastAsia="es-ES"/>
                </w:rPr>
                <w:delText>0.66</w:delText>
              </w:r>
            </w:del>
          </w:p>
        </w:tc>
        <w:tc>
          <w:tcPr>
            <w:tcW w:w="422" w:type="pct"/>
            <w:tcBorders>
              <w:left w:val="nil"/>
              <w:bottom w:val="nil"/>
              <w:right w:val="nil"/>
            </w:tcBorders>
            <w:vAlign w:val="center"/>
          </w:tcPr>
          <w:p w14:paraId="1CB45287" w14:textId="6B1097F3" w:rsidR="00A962F0" w:rsidRPr="004C20FF" w:rsidDel="00391598" w:rsidRDefault="000C6895">
            <w:pPr>
              <w:rPr>
                <w:del w:id="3171" w:author="Alicia" w:date="2016-05-17T11:22:00Z"/>
                <w:rFonts w:ascii="Times New Roman" w:eastAsia="Times New Roman" w:hAnsi="Times New Roman" w:cs="Times New Roman"/>
                <w:b/>
                <w:lang w:eastAsia="es-ES"/>
              </w:rPr>
              <w:pPrChange w:id="3172" w:author="Alicia" w:date="2016-05-17T11:22:00Z">
                <w:pPr>
                  <w:spacing w:after="0" w:line="240" w:lineRule="auto"/>
                  <w:jc w:val="center"/>
                </w:pPr>
              </w:pPrChange>
            </w:pPr>
            <w:del w:id="3173" w:author="Alicia" w:date="2016-05-17T11:22:00Z">
              <w:r w:rsidRPr="004C20FF" w:rsidDel="00391598">
                <w:rPr>
                  <w:rFonts w:ascii="Times New Roman" w:eastAsia="Times New Roman" w:hAnsi="Times New Roman" w:cs="Times New Roman"/>
                  <w:b/>
                  <w:lang w:eastAsia="es-ES"/>
                </w:rPr>
                <w:delText>0.52</w:delText>
              </w:r>
            </w:del>
          </w:p>
        </w:tc>
        <w:tc>
          <w:tcPr>
            <w:tcW w:w="420" w:type="pct"/>
            <w:tcBorders>
              <w:left w:val="nil"/>
              <w:bottom w:val="nil"/>
              <w:right w:val="nil"/>
            </w:tcBorders>
            <w:vAlign w:val="center"/>
          </w:tcPr>
          <w:p w14:paraId="4CCEC8C7" w14:textId="46A73B97" w:rsidR="00A962F0" w:rsidRPr="004C20FF" w:rsidDel="00391598" w:rsidRDefault="000C6895">
            <w:pPr>
              <w:rPr>
                <w:del w:id="3174" w:author="Alicia" w:date="2016-05-17T11:22:00Z"/>
                <w:rFonts w:ascii="Times New Roman" w:eastAsia="Times New Roman" w:hAnsi="Times New Roman" w:cs="Times New Roman"/>
                <w:b/>
                <w:lang w:eastAsia="es-ES"/>
              </w:rPr>
              <w:pPrChange w:id="3175" w:author="Alicia" w:date="2016-05-17T11:22:00Z">
                <w:pPr>
                  <w:spacing w:after="0" w:line="240" w:lineRule="auto"/>
                  <w:jc w:val="center"/>
                </w:pPr>
              </w:pPrChange>
            </w:pPr>
            <w:del w:id="3176" w:author="Alicia" w:date="2016-05-17T11:22:00Z">
              <w:r w:rsidRPr="004C20FF" w:rsidDel="00391598">
                <w:rPr>
                  <w:rFonts w:ascii="Times New Roman" w:eastAsia="Times New Roman" w:hAnsi="Times New Roman" w:cs="Times New Roman"/>
                  <w:b/>
                  <w:lang w:eastAsia="es-ES"/>
                </w:rPr>
                <w:delText>0.73</w:delText>
              </w:r>
            </w:del>
          </w:p>
        </w:tc>
      </w:tr>
      <w:tr w:rsidR="00A962F0" w:rsidRPr="00C11AFB" w:rsidDel="00391598" w14:paraId="35D26091" w14:textId="0E5F2624" w:rsidTr="00A962F0">
        <w:trPr>
          <w:trHeight w:val="300"/>
          <w:del w:id="3177" w:author="Alicia" w:date="2016-05-17T11:22:00Z"/>
        </w:trPr>
        <w:tc>
          <w:tcPr>
            <w:tcW w:w="513" w:type="pct"/>
            <w:vMerge/>
            <w:tcBorders>
              <w:left w:val="nil"/>
              <w:right w:val="nil"/>
            </w:tcBorders>
            <w:shd w:val="clear" w:color="auto" w:fill="auto"/>
            <w:noWrap/>
            <w:vAlign w:val="center"/>
            <w:hideMark/>
          </w:tcPr>
          <w:p w14:paraId="00486094" w14:textId="311CD6AA" w:rsidR="00A962F0" w:rsidRPr="00461432" w:rsidDel="00391598" w:rsidRDefault="00A962F0">
            <w:pPr>
              <w:rPr>
                <w:del w:id="3178" w:author="Alicia" w:date="2016-05-17T11:22:00Z"/>
                <w:rFonts w:ascii="Times New Roman" w:eastAsia="Times New Roman" w:hAnsi="Times New Roman" w:cs="Times New Roman"/>
                <w:lang w:eastAsia="es-ES"/>
              </w:rPr>
              <w:pPrChange w:id="3179" w:author="Alicia" w:date="2016-05-17T11:22:00Z">
                <w:pPr>
                  <w:spacing w:after="0" w:line="240" w:lineRule="auto"/>
                  <w:jc w:val="center"/>
                </w:pPr>
              </w:pPrChange>
            </w:pPr>
          </w:p>
        </w:tc>
        <w:tc>
          <w:tcPr>
            <w:tcW w:w="271" w:type="pct"/>
            <w:tcBorders>
              <w:top w:val="nil"/>
              <w:left w:val="nil"/>
              <w:right w:val="nil"/>
            </w:tcBorders>
            <w:shd w:val="clear" w:color="auto" w:fill="auto"/>
            <w:noWrap/>
            <w:vAlign w:val="center"/>
          </w:tcPr>
          <w:p w14:paraId="73ADBA32" w14:textId="28EA8FF3" w:rsidR="00A962F0" w:rsidRPr="00461432" w:rsidDel="00391598" w:rsidRDefault="00A962F0">
            <w:pPr>
              <w:rPr>
                <w:del w:id="3180" w:author="Alicia" w:date="2016-05-17T11:22:00Z"/>
                <w:rFonts w:ascii="Times New Roman" w:eastAsia="Times New Roman" w:hAnsi="Times New Roman" w:cs="Times New Roman"/>
                <w:lang w:eastAsia="es-ES"/>
              </w:rPr>
              <w:pPrChange w:id="3181" w:author="Alicia" w:date="2016-05-17T11:22:00Z">
                <w:pPr>
                  <w:spacing w:after="0" w:line="240" w:lineRule="auto"/>
                  <w:jc w:val="center"/>
                </w:pPr>
              </w:pPrChange>
            </w:pPr>
            <w:del w:id="3182" w:author="Alicia" w:date="2016-05-17T11:22:00Z">
              <w:r w:rsidDel="00391598">
                <w:rPr>
                  <w:rFonts w:ascii="Times New Roman" w:eastAsia="Times New Roman" w:hAnsi="Times New Roman" w:cs="Times New Roman"/>
                  <w:lang w:eastAsia="es-ES"/>
                </w:rPr>
                <w:delText>2011</w:delText>
              </w:r>
            </w:del>
          </w:p>
        </w:tc>
        <w:tc>
          <w:tcPr>
            <w:tcW w:w="421" w:type="pct"/>
            <w:tcBorders>
              <w:top w:val="nil"/>
              <w:left w:val="nil"/>
              <w:right w:val="nil"/>
            </w:tcBorders>
            <w:shd w:val="clear" w:color="auto" w:fill="auto"/>
            <w:noWrap/>
            <w:vAlign w:val="center"/>
          </w:tcPr>
          <w:p w14:paraId="6ACD055A" w14:textId="46B5A3A0" w:rsidR="00A962F0" w:rsidRPr="00A962F0" w:rsidDel="00391598" w:rsidRDefault="00950EA8">
            <w:pPr>
              <w:rPr>
                <w:del w:id="3183" w:author="Alicia" w:date="2016-05-17T11:22:00Z"/>
                <w:rFonts w:ascii="Times New Roman" w:eastAsia="Times New Roman" w:hAnsi="Times New Roman" w:cs="Times New Roman"/>
                <w:lang w:eastAsia="es-ES"/>
              </w:rPr>
              <w:pPrChange w:id="3184" w:author="Alicia" w:date="2016-05-17T11:22:00Z">
                <w:pPr>
                  <w:spacing w:after="0" w:line="240" w:lineRule="auto"/>
                  <w:jc w:val="center"/>
                </w:pPr>
              </w:pPrChange>
            </w:pPr>
            <w:del w:id="3185" w:author="Alicia" w:date="2016-05-17T11:22:00Z">
              <w:r w:rsidDel="00391598">
                <w:rPr>
                  <w:rFonts w:ascii="Times New Roman" w:eastAsia="Times New Roman" w:hAnsi="Times New Roman" w:cs="Times New Roman"/>
                  <w:lang w:eastAsia="es-ES"/>
                </w:rPr>
                <w:delText>0.19</w:delText>
              </w:r>
            </w:del>
          </w:p>
        </w:tc>
        <w:tc>
          <w:tcPr>
            <w:tcW w:w="422" w:type="pct"/>
            <w:tcBorders>
              <w:top w:val="nil"/>
              <w:left w:val="nil"/>
              <w:right w:val="nil"/>
            </w:tcBorders>
            <w:shd w:val="clear" w:color="auto" w:fill="auto"/>
            <w:noWrap/>
            <w:vAlign w:val="center"/>
          </w:tcPr>
          <w:p w14:paraId="56533937" w14:textId="29AA7979" w:rsidR="00A962F0" w:rsidRPr="00FC4224" w:rsidDel="00391598" w:rsidRDefault="00950EA8">
            <w:pPr>
              <w:rPr>
                <w:del w:id="3186" w:author="Alicia" w:date="2016-05-17T11:22:00Z"/>
                <w:rFonts w:ascii="Times New Roman" w:eastAsia="Times New Roman" w:hAnsi="Times New Roman" w:cs="Times New Roman"/>
                <w:b/>
                <w:lang w:eastAsia="es-ES"/>
              </w:rPr>
              <w:pPrChange w:id="3187" w:author="Alicia" w:date="2016-05-17T11:22:00Z">
                <w:pPr>
                  <w:spacing w:after="0" w:line="240" w:lineRule="auto"/>
                  <w:jc w:val="center"/>
                </w:pPr>
              </w:pPrChange>
            </w:pPr>
            <w:del w:id="3188" w:author="Alicia" w:date="2016-05-17T11:22:00Z">
              <w:r w:rsidRPr="00FC4224" w:rsidDel="00391598">
                <w:rPr>
                  <w:rFonts w:ascii="Times New Roman" w:eastAsia="Times New Roman" w:hAnsi="Times New Roman" w:cs="Times New Roman"/>
                  <w:b/>
                  <w:lang w:eastAsia="es-ES"/>
                </w:rPr>
                <w:delText>0.56</w:delText>
              </w:r>
            </w:del>
          </w:p>
        </w:tc>
        <w:tc>
          <w:tcPr>
            <w:tcW w:w="422" w:type="pct"/>
            <w:tcBorders>
              <w:top w:val="nil"/>
              <w:left w:val="nil"/>
              <w:right w:val="nil"/>
            </w:tcBorders>
            <w:shd w:val="clear" w:color="auto" w:fill="auto"/>
            <w:noWrap/>
            <w:vAlign w:val="center"/>
          </w:tcPr>
          <w:p w14:paraId="51C6E5FF" w14:textId="662D672E" w:rsidR="00A962F0" w:rsidRPr="00FC4224" w:rsidDel="00391598" w:rsidRDefault="00950EA8">
            <w:pPr>
              <w:rPr>
                <w:del w:id="3189" w:author="Alicia" w:date="2016-05-17T11:22:00Z"/>
                <w:rFonts w:ascii="Times New Roman" w:eastAsia="Times New Roman" w:hAnsi="Times New Roman" w:cs="Times New Roman"/>
                <w:i/>
                <w:lang w:eastAsia="es-ES"/>
              </w:rPr>
              <w:pPrChange w:id="3190" w:author="Alicia" w:date="2016-05-17T11:22:00Z">
                <w:pPr>
                  <w:spacing w:after="0" w:line="240" w:lineRule="auto"/>
                  <w:jc w:val="center"/>
                </w:pPr>
              </w:pPrChange>
            </w:pPr>
            <w:del w:id="3191" w:author="Alicia" w:date="2016-05-17T11:22:00Z">
              <w:r w:rsidRPr="00FC4224" w:rsidDel="00391598">
                <w:rPr>
                  <w:rFonts w:ascii="Times New Roman" w:eastAsia="Times New Roman" w:hAnsi="Times New Roman" w:cs="Times New Roman"/>
                  <w:i/>
                  <w:lang w:eastAsia="es-ES"/>
                </w:rPr>
                <w:delText>-0.23</w:delText>
              </w:r>
            </w:del>
          </w:p>
        </w:tc>
        <w:tc>
          <w:tcPr>
            <w:tcW w:w="422" w:type="pct"/>
            <w:tcBorders>
              <w:top w:val="nil"/>
              <w:left w:val="nil"/>
              <w:right w:val="nil"/>
            </w:tcBorders>
            <w:shd w:val="clear" w:color="auto" w:fill="auto"/>
            <w:noWrap/>
            <w:vAlign w:val="center"/>
          </w:tcPr>
          <w:p w14:paraId="56723A82" w14:textId="77C8512B" w:rsidR="00A962F0" w:rsidRPr="00A962F0" w:rsidDel="00391598" w:rsidRDefault="00950EA8">
            <w:pPr>
              <w:rPr>
                <w:del w:id="3192" w:author="Alicia" w:date="2016-05-17T11:22:00Z"/>
                <w:rFonts w:ascii="Times New Roman" w:eastAsia="Times New Roman" w:hAnsi="Times New Roman" w:cs="Times New Roman"/>
                <w:lang w:eastAsia="es-ES"/>
              </w:rPr>
              <w:pPrChange w:id="3193" w:author="Alicia" w:date="2016-05-17T11:22:00Z">
                <w:pPr>
                  <w:spacing w:after="0" w:line="240" w:lineRule="auto"/>
                  <w:jc w:val="center"/>
                </w:pPr>
              </w:pPrChange>
            </w:pPr>
            <w:del w:id="3194" w:author="Alicia" w:date="2016-05-17T11:22:00Z">
              <w:r w:rsidDel="00391598">
                <w:rPr>
                  <w:rFonts w:ascii="Times New Roman" w:eastAsia="Times New Roman" w:hAnsi="Times New Roman" w:cs="Times New Roman"/>
                  <w:lang w:eastAsia="es-ES"/>
                </w:rPr>
                <w:delText>-0.07</w:delText>
              </w:r>
            </w:del>
          </w:p>
        </w:tc>
        <w:tc>
          <w:tcPr>
            <w:tcW w:w="422" w:type="pct"/>
            <w:tcBorders>
              <w:top w:val="nil"/>
              <w:left w:val="nil"/>
              <w:right w:val="nil"/>
            </w:tcBorders>
            <w:shd w:val="clear" w:color="auto" w:fill="auto"/>
            <w:noWrap/>
            <w:vAlign w:val="center"/>
          </w:tcPr>
          <w:p w14:paraId="773B6304" w14:textId="2FA77DF9" w:rsidR="00A962F0" w:rsidRPr="00FC4224" w:rsidDel="00391598" w:rsidRDefault="00950EA8">
            <w:pPr>
              <w:rPr>
                <w:del w:id="3195" w:author="Alicia" w:date="2016-05-17T11:22:00Z"/>
                <w:rFonts w:ascii="Times New Roman" w:eastAsia="Times New Roman" w:hAnsi="Times New Roman" w:cs="Times New Roman"/>
                <w:b/>
                <w:lang w:eastAsia="es-ES"/>
              </w:rPr>
              <w:pPrChange w:id="3196" w:author="Alicia" w:date="2016-05-17T11:22:00Z">
                <w:pPr>
                  <w:spacing w:after="0" w:line="240" w:lineRule="auto"/>
                  <w:jc w:val="center"/>
                </w:pPr>
              </w:pPrChange>
            </w:pPr>
            <w:del w:id="3197" w:author="Alicia" w:date="2016-05-17T11:22:00Z">
              <w:r w:rsidRPr="00FC4224" w:rsidDel="00391598">
                <w:rPr>
                  <w:rFonts w:ascii="Times New Roman" w:eastAsia="Times New Roman" w:hAnsi="Times New Roman" w:cs="Times New Roman"/>
                  <w:b/>
                  <w:lang w:eastAsia="es-ES"/>
                </w:rPr>
                <w:delText>0.45</w:delText>
              </w:r>
            </w:del>
          </w:p>
        </w:tc>
        <w:tc>
          <w:tcPr>
            <w:tcW w:w="421" w:type="pct"/>
            <w:tcBorders>
              <w:top w:val="nil"/>
              <w:left w:val="nil"/>
              <w:right w:val="nil"/>
            </w:tcBorders>
            <w:shd w:val="clear" w:color="auto" w:fill="auto"/>
            <w:noWrap/>
            <w:vAlign w:val="center"/>
          </w:tcPr>
          <w:p w14:paraId="3C528FD5" w14:textId="4393F991" w:rsidR="00A962F0" w:rsidRPr="00A962F0" w:rsidDel="00391598" w:rsidRDefault="00950EA8">
            <w:pPr>
              <w:rPr>
                <w:del w:id="3198" w:author="Alicia" w:date="2016-05-17T11:22:00Z"/>
                <w:rFonts w:ascii="Times New Roman" w:eastAsia="Times New Roman" w:hAnsi="Times New Roman" w:cs="Times New Roman"/>
                <w:lang w:eastAsia="es-ES"/>
              </w:rPr>
              <w:pPrChange w:id="3199" w:author="Alicia" w:date="2016-05-17T11:22:00Z">
                <w:pPr>
                  <w:spacing w:after="0" w:line="240" w:lineRule="auto"/>
                  <w:jc w:val="center"/>
                </w:pPr>
              </w:pPrChange>
            </w:pPr>
            <w:del w:id="3200" w:author="Alicia" w:date="2016-05-17T11:22:00Z">
              <w:r w:rsidDel="00391598">
                <w:rPr>
                  <w:rFonts w:ascii="Times New Roman" w:eastAsia="Times New Roman" w:hAnsi="Times New Roman" w:cs="Times New Roman"/>
                  <w:lang w:eastAsia="es-ES"/>
                </w:rPr>
                <w:delText>-0.10</w:delText>
              </w:r>
            </w:del>
          </w:p>
        </w:tc>
        <w:tc>
          <w:tcPr>
            <w:tcW w:w="422" w:type="pct"/>
            <w:tcBorders>
              <w:top w:val="nil"/>
              <w:left w:val="nil"/>
              <w:bottom w:val="single" w:sz="4" w:space="0" w:color="auto"/>
              <w:right w:val="nil"/>
            </w:tcBorders>
            <w:shd w:val="clear" w:color="auto" w:fill="auto"/>
            <w:noWrap/>
            <w:vAlign w:val="center"/>
          </w:tcPr>
          <w:p w14:paraId="4664B020" w14:textId="2C221058" w:rsidR="00A962F0" w:rsidRPr="00A962F0" w:rsidDel="00391598" w:rsidRDefault="00950EA8">
            <w:pPr>
              <w:rPr>
                <w:del w:id="3201" w:author="Alicia" w:date="2016-05-17T11:22:00Z"/>
                <w:rFonts w:ascii="Times New Roman" w:eastAsia="Times New Roman" w:hAnsi="Times New Roman" w:cs="Times New Roman"/>
                <w:lang w:eastAsia="es-ES"/>
              </w:rPr>
              <w:pPrChange w:id="3202" w:author="Alicia" w:date="2016-05-17T11:22:00Z">
                <w:pPr>
                  <w:spacing w:after="0" w:line="240" w:lineRule="auto"/>
                  <w:jc w:val="center"/>
                </w:pPr>
              </w:pPrChange>
            </w:pPr>
            <w:del w:id="3203" w:author="Alicia" w:date="2016-05-17T11:22:00Z">
              <w:r w:rsidDel="00391598">
                <w:rPr>
                  <w:rFonts w:ascii="Times New Roman" w:eastAsia="Times New Roman" w:hAnsi="Times New Roman" w:cs="Times New Roman"/>
                  <w:lang w:eastAsia="es-ES"/>
                </w:rPr>
                <w:delText>-0.12</w:delText>
              </w:r>
            </w:del>
          </w:p>
        </w:tc>
        <w:tc>
          <w:tcPr>
            <w:tcW w:w="422" w:type="pct"/>
            <w:tcBorders>
              <w:top w:val="nil"/>
              <w:left w:val="nil"/>
              <w:bottom w:val="single" w:sz="4" w:space="0" w:color="auto"/>
              <w:right w:val="nil"/>
            </w:tcBorders>
            <w:vAlign w:val="center"/>
          </w:tcPr>
          <w:p w14:paraId="1FC59BFC" w14:textId="0BD39F67" w:rsidR="00A962F0" w:rsidRPr="00FC4224" w:rsidDel="00391598" w:rsidRDefault="00950EA8">
            <w:pPr>
              <w:rPr>
                <w:del w:id="3204" w:author="Alicia" w:date="2016-05-17T11:22:00Z"/>
                <w:rFonts w:ascii="Times New Roman" w:eastAsia="Times New Roman" w:hAnsi="Times New Roman" w:cs="Times New Roman"/>
                <w:b/>
                <w:lang w:eastAsia="es-ES"/>
              </w:rPr>
              <w:pPrChange w:id="3205" w:author="Alicia" w:date="2016-05-17T11:22:00Z">
                <w:pPr>
                  <w:spacing w:after="0" w:line="240" w:lineRule="auto"/>
                  <w:jc w:val="center"/>
                </w:pPr>
              </w:pPrChange>
            </w:pPr>
            <w:del w:id="3206" w:author="Alicia" w:date="2016-05-17T11:22:00Z">
              <w:r w:rsidRPr="00FC4224" w:rsidDel="00391598">
                <w:rPr>
                  <w:rFonts w:ascii="Times New Roman" w:eastAsia="Times New Roman" w:hAnsi="Times New Roman" w:cs="Times New Roman"/>
                  <w:b/>
                  <w:lang w:eastAsia="es-ES"/>
                </w:rPr>
                <w:delText>0.46</w:delText>
              </w:r>
            </w:del>
          </w:p>
        </w:tc>
        <w:tc>
          <w:tcPr>
            <w:tcW w:w="422" w:type="pct"/>
            <w:tcBorders>
              <w:top w:val="nil"/>
              <w:left w:val="nil"/>
              <w:bottom w:val="single" w:sz="4" w:space="0" w:color="auto"/>
              <w:right w:val="nil"/>
            </w:tcBorders>
            <w:vAlign w:val="center"/>
          </w:tcPr>
          <w:p w14:paraId="7AFDDCA6" w14:textId="4931E606" w:rsidR="00A962F0" w:rsidRPr="00FC4224" w:rsidDel="00391598" w:rsidRDefault="00950EA8">
            <w:pPr>
              <w:rPr>
                <w:del w:id="3207" w:author="Alicia" w:date="2016-05-17T11:22:00Z"/>
                <w:rFonts w:ascii="Times New Roman" w:eastAsia="Times New Roman" w:hAnsi="Times New Roman" w:cs="Times New Roman"/>
                <w:b/>
                <w:lang w:eastAsia="es-ES"/>
              </w:rPr>
              <w:pPrChange w:id="3208" w:author="Alicia" w:date="2016-05-17T11:22:00Z">
                <w:pPr>
                  <w:spacing w:after="0" w:line="240" w:lineRule="auto"/>
                  <w:jc w:val="center"/>
                </w:pPr>
              </w:pPrChange>
            </w:pPr>
            <w:del w:id="3209" w:author="Alicia" w:date="2016-05-17T11:22:00Z">
              <w:r w:rsidRPr="00FC4224" w:rsidDel="00391598">
                <w:rPr>
                  <w:rFonts w:ascii="Times New Roman" w:eastAsia="Times New Roman" w:hAnsi="Times New Roman" w:cs="Times New Roman"/>
                  <w:b/>
                  <w:lang w:eastAsia="es-ES"/>
                </w:rPr>
                <w:delText>0.25</w:delText>
              </w:r>
            </w:del>
          </w:p>
        </w:tc>
        <w:tc>
          <w:tcPr>
            <w:tcW w:w="420" w:type="pct"/>
            <w:tcBorders>
              <w:top w:val="nil"/>
              <w:left w:val="nil"/>
              <w:bottom w:val="single" w:sz="4" w:space="0" w:color="auto"/>
              <w:right w:val="nil"/>
            </w:tcBorders>
            <w:vAlign w:val="center"/>
          </w:tcPr>
          <w:p w14:paraId="7806BECB" w14:textId="655F26C4" w:rsidR="00A962F0" w:rsidRPr="00FC4224" w:rsidDel="00391598" w:rsidRDefault="00950EA8">
            <w:pPr>
              <w:rPr>
                <w:del w:id="3210" w:author="Alicia" w:date="2016-05-17T11:22:00Z"/>
                <w:rFonts w:ascii="Times New Roman" w:eastAsia="Times New Roman" w:hAnsi="Times New Roman" w:cs="Times New Roman"/>
                <w:b/>
                <w:lang w:eastAsia="es-ES"/>
              </w:rPr>
              <w:pPrChange w:id="3211" w:author="Alicia" w:date="2016-05-17T11:22:00Z">
                <w:pPr>
                  <w:spacing w:after="0" w:line="240" w:lineRule="auto"/>
                  <w:jc w:val="center"/>
                </w:pPr>
              </w:pPrChange>
            </w:pPr>
            <w:del w:id="3212" w:author="Alicia" w:date="2016-05-17T11:22:00Z">
              <w:r w:rsidRPr="00FC4224" w:rsidDel="00391598">
                <w:rPr>
                  <w:rFonts w:ascii="Times New Roman" w:eastAsia="Times New Roman" w:hAnsi="Times New Roman" w:cs="Times New Roman"/>
                  <w:b/>
                  <w:lang w:eastAsia="es-ES"/>
                </w:rPr>
                <w:delText>0.64</w:delText>
              </w:r>
            </w:del>
          </w:p>
        </w:tc>
      </w:tr>
      <w:tr w:rsidR="00A962F0" w:rsidRPr="00C11AFB" w:rsidDel="00391598" w14:paraId="1C69173A" w14:textId="7B42B202" w:rsidTr="00A962F0">
        <w:trPr>
          <w:trHeight w:val="300"/>
          <w:del w:id="3213" w:author="Alicia" w:date="2016-05-17T11:22:00Z"/>
        </w:trPr>
        <w:tc>
          <w:tcPr>
            <w:tcW w:w="513" w:type="pct"/>
            <w:vMerge w:val="restart"/>
            <w:tcBorders>
              <w:left w:val="nil"/>
              <w:right w:val="nil"/>
            </w:tcBorders>
            <w:shd w:val="clear" w:color="auto" w:fill="auto"/>
            <w:noWrap/>
            <w:vAlign w:val="center"/>
            <w:hideMark/>
          </w:tcPr>
          <w:p w14:paraId="62CF6707" w14:textId="02FEDC24" w:rsidR="00A962F0" w:rsidRPr="00461432" w:rsidDel="00391598" w:rsidRDefault="00A962F0">
            <w:pPr>
              <w:rPr>
                <w:del w:id="3214" w:author="Alicia" w:date="2016-05-17T11:22:00Z"/>
                <w:rFonts w:ascii="Times New Roman" w:eastAsia="Times New Roman" w:hAnsi="Times New Roman" w:cs="Times New Roman"/>
                <w:lang w:eastAsia="es-ES"/>
              </w:rPr>
              <w:pPrChange w:id="3215" w:author="Alicia" w:date="2016-05-17T11:22:00Z">
                <w:pPr>
                  <w:spacing w:after="0" w:line="240" w:lineRule="auto"/>
                  <w:jc w:val="center"/>
                </w:pPr>
              </w:pPrChange>
            </w:pPr>
            <w:del w:id="3216" w:author="Alicia" w:date="2016-05-17T11:22:00Z">
              <w:r w:rsidRPr="00461432" w:rsidDel="00391598">
                <w:rPr>
                  <w:rFonts w:ascii="Times New Roman" w:eastAsia="Times New Roman" w:hAnsi="Times New Roman" w:cs="Times New Roman"/>
                  <w:lang w:eastAsia="es-ES"/>
                </w:rPr>
                <w:delText>F</w:delText>
              </w:r>
            </w:del>
          </w:p>
        </w:tc>
        <w:tc>
          <w:tcPr>
            <w:tcW w:w="271" w:type="pct"/>
            <w:tcBorders>
              <w:left w:val="nil"/>
              <w:bottom w:val="nil"/>
              <w:right w:val="nil"/>
            </w:tcBorders>
            <w:shd w:val="clear" w:color="auto" w:fill="auto"/>
            <w:noWrap/>
            <w:vAlign w:val="center"/>
          </w:tcPr>
          <w:p w14:paraId="49B054E7" w14:textId="455B9DD0" w:rsidR="00A962F0" w:rsidRPr="00461432" w:rsidDel="00391598" w:rsidRDefault="00A962F0">
            <w:pPr>
              <w:rPr>
                <w:del w:id="3217" w:author="Alicia" w:date="2016-05-17T11:22:00Z"/>
                <w:rFonts w:ascii="Times New Roman" w:eastAsia="Times New Roman" w:hAnsi="Times New Roman" w:cs="Times New Roman"/>
                <w:lang w:eastAsia="es-ES"/>
              </w:rPr>
              <w:pPrChange w:id="3218" w:author="Alicia" w:date="2016-05-17T11:22:00Z">
                <w:pPr>
                  <w:spacing w:after="0" w:line="240" w:lineRule="auto"/>
                  <w:jc w:val="center"/>
                </w:pPr>
              </w:pPrChange>
            </w:pPr>
            <w:del w:id="3219" w:author="Alicia" w:date="2016-05-17T11:22:00Z">
              <w:r w:rsidDel="00391598">
                <w:rPr>
                  <w:rFonts w:ascii="Times New Roman" w:eastAsia="Times New Roman" w:hAnsi="Times New Roman" w:cs="Times New Roman"/>
                  <w:lang w:eastAsia="es-ES"/>
                </w:rPr>
                <w:delText>2010</w:delText>
              </w:r>
            </w:del>
          </w:p>
        </w:tc>
        <w:tc>
          <w:tcPr>
            <w:tcW w:w="421" w:type="pct"/>
            <w:tcBorders>
              <w:left w:val="nil"/>
              <w:bottom w:val="nil"/>
              <w:right w:val="nil"/>
            </w:tcBorders>
            <w:shd w:val="clear" w:color="auto" w:fill="auto"/>
            <w:noWrap/>
            <w:vAlign w:val="center"/>
          </w:tcPr>
          <w:p w14:paraId="0CB60833" w14:textId="3FA072B6" w:rsidR="00A962F0" w:rsidRPr="004C20FF" w:rsidDel="00391598" w:rsidRDefault="000C6895">
            <w:pPr>
              <w:rPr>
                <w:del w:id="3220" w:author="Alicia" w:date="2016-05-17T11:22:00Z"/>
                <w:rFonts w:ascii="Times New Roman" w:eastAsia="Times New Roman" w:hAnsi="Times New Roman" w:cs="Times New Roman"/>
                <w:b/>
                <w:lang w:eastAsia="es-ES"/>
              </w:rPr>
              <w:pPrChange w:id="3221" w:author="Alicia" w:date="2016-05-17T11:22:00Z">
                <w:pPr>
                  <w:spacing w:after="0" w:line="240" w:lineRule="auto"/>
                  <w:jc w:val="center"/>
                </w:pPr>
              </w:pPrChange>
            </w:pPr>
            <w:del w:id="3222" w:author="Alicia" w:date="2016-05-17T11:22:00Z">
              <w:r w:rsidRPr="004C20FF" w:rsidDel="00391598">
                <w:rPr>
                  <w:rFonts w:ascii="Times New Roman" w:eastAsia="Times New Roman" w:hAnsi="Times New Roman" w:cs="Times New Roman"/>
                  <w:b/>
                  <w:lang w:eastAsia="es-ES"/>
                </w:rPr>
                <w:delText>0.20</w:delText>
              </w:r>
            </w:del>
          </w:p>
        </w:tc>
        <w:tc>
          <w:tcPr>
            <w:tcW w:w="422" w:type="pct"/>
            <w:tcBorders>
              <w:left w:val="nil"/>
              <w:bottom w:val="nil"/>
              <w:right w:val="nil"/>
            </w:tcBorders>
            <w:shd w:val="clear" w:color="auto" w:fill="auto"/>
            <w:noWrap/>
            <w:vAlign w:val="center"/>
          </w:tcPr>
          <w:p w14:paraId="3E653DAE" w14:textId="63CD35D2" w:rsidR="00A962F0" w:rsidRPr="004C20FF" w:rsidDel="00391598" w:rsidRDefault="000C6895">
            <w:pPr>
              <w:rPr>
                <w:del w:id="3223" w:author="Alicia" w:date="2016-05-17T11:22:00Z"/>
                <w:rFonts w:ascii="Times New Roman" w:eastAsia="Times New Roman" w:hAnsi="Times New Roman" w:cs="Times New Roman"/>
                <w:b/>
                <w:lang w:eastAsia="es-ES"/>
              </w:rPr>
              <w:pPrChange w:id="3224" w:author="Alicia" w:date="2016-05-17T11:22:00Z">
                <w:pPr>
                  <w:spacing w:after="0" w:line="240" w:lineRule="auto"/>
                  <w:jc w:val="center"/>
                </w:pPr>
              </w:pPrChange>
            </w:pPr>
            <w:del w:id="3225" w:author="Alicia" w:date="2016-05-17T11:22:00Z">
              <w:r w:rsidRPr="004C20FF" w:rsidDel="00391598">
                <w:rPr>
                  <w:rFonts w:ascii="Times New Roman" w:eastAsia="Times New Roman" w:hAnsi="Times New Roman" w:cs="Times New Roman"/>
                  <w:b/>
                  <w:lang w:eastAsia="es-ES"/>
                </w:rPr>
                <w:delText>0.46</w:delText>
              </w:r>
            </w:del>
          </w:p>
        </w:tc>
        <w:tc>
          <w:tcPr>
            <w:tcW w:w="422" w:type="pct"/>
            <w:tcBorders>
              <w:left w:val="nil"/>
              <w:bottom w:val="nil"/>
              <w:right w:val="nil"/>
            </w:tcBorders>
            <w:shd w:val="clear" w:color="auto" w:fill="auto"/>
            <w:noWrap/>
            <w:vAlign w:val="center"/>
          </w:tcPr>
          <w:p w14:paraId="4CFC1C0B" w14:textId="79EF989C" w:rsidR="00A962F0" w:rsidRPr="00A962F0" w:rsidDel="00391598" w:rsidRDefault="000C6895">
            <w:pPr>
              <w:rPr>
                <w:del w:id="3226" w:author="Alicia" w:date="2016-05-17T11:22:00Z"/>
                <w:rFonts w:ascii="Times New Roman" w:eastAsia="Times New Roman" w:hAnsi="Times New Roman" w:cs="Times New Roman"/>
                <w:lang w:eastAsia="es-ES"/>
              </w:rPr>
              <w:pPrChange w:id="3227" w:author="Alicia" w:date="2016-05-17T11:22:00Z">
                <w:pPr>
                  <w:spacing w:after="0" w:line="240" w:lineRule="auto"/>
                  <w:jc w:val="center"/>
                </w:pPr>
              </w:pPrChange>
            </w:pPr>
            <w:del w:id="3228" w:author="Alicia" w:date="2016-05-17T11:22:00Z">
              <w:r w:rsidDel="00391598">
                <w:rPr>
                  <w:rFonts w:ascii="Times New Roman" w:eastAsia="Times New Roman" w:hAnsi="Times New Roman" w:cs="Times New Roman"/>
                  <w:lang w:eastAsia="es-ES"/>
                </w:rPr>
                <w:delText>0.22</w:delText>
              </w:r>
            </w:del>
          </w:p>
        </w:tc>
        <w:tc>
          <w:tcPr>
            <w:tcW w:w="422" w:type="pct"/>
            <w:tcBorders>
              <w:left w:val="nil"/>
              <w:bottom w:val="nil"/>
              <w:right w:val="nil"/>
            </w:tcBorders>
            <w:shd w:val="clear" w:color="auto" w:fill="auto"/>
            <w:noWrap/>
            <w:vAlign w:val="center"/>
          </w:tcPr>
          <w:p w14:paraId="7ECCB80B" w14:textId="62A021B7" w:rsidR="00A962F0" w:rsidRPr="00A962F0" w:rsidDel="00391598" w:rsidRDefault="000C6895">
            <w:pPr>
              <w:rPr>
                <w:del w:id="3229" w:author="Alicia" w:date="2016-05-17T11:22:00Z"/>
                <w:rFonts w:ascii="Times New Roman" w:eastAsia="Times New Roman" w:hAnsi="Times New Roman" w:cs="Times New Roman"/>
                <w:lang w:eastAsia="es-ES"/>
              </w:rPr>
              <w:pPrChange w:id="3230" w:author="Alicia" w:date="2016-05-17T11:22:00Z">
                <w:pPr>
                  <w:spacing w:after="0" w:line="240" w:lineRule="auto"/>
                  <w:jc w:val="center"/>
                </w:pPr>
              </w:pPrChange>
            </w:pPr>
            <w:del w:id="3231" w:author="Alicia" w:date="2016-05-17T11:22:00Z">
              <w:r w:rsidDel="00391598">
                <w:rPr>
                  <w:rFonts w:ascii="Times New Roman" w:eastAsia="Times New Roman" w:hAnsi="Times New Roman" w:cs="Times New Roman"/>
                  <w:lang w:eastAsia="es-ES"/>
                </w:rPr>
                <w:delText>-0.06</w:delText>
              </w:r>
            </w:del>
          </w:p>
        </w:tc>
        <w:tc>
          <w:tcPr>
            <w:tcW w:w="422" w:type="pct"/>
            <w:tcBorders>
              <w:left w:val="nil"/>
              <w:bottom w:val="nil"/>
              <w:right w:val="nil"/>
            </w:tcBorders>
            <w:shd w:val="clear" w:color="auto" w:fill="auto"/>
            <w:noWrap/>
            <w:vAlign w:val="center"/>
          </w:tcPr>
          <w:p w14:paraId="0EBD8D56" w14:textId="3AD66B38" w:rsidR="00A962F0" w:rsidRPr="004C20FF" w:rsidDel="00391598" w:rsidRDefault="000C6895">
            <w:pPr>
              <w:rPr>
                <w:del w:id="3232" w:author="Alicia" w:date="2016-05-17T11:22:00Z"/>
                <w:rFonts w:ascii="Times New Roman" w:eastAsia="Times New Roman" w:hAnsi="Times New Roman" w:cs="Times New Roman"/>
                <w:b/>
                <w:lang w:eastAsia="es-ES"/>
              </w:rPr>
              <w:pPrChange w:id="3233" w:author="Alicia" w:date="2016-05-17T11:22:00Z">
                <w:pPr>
                  <w:spacing w:after="0" w:line="240" w:lineRule="auto"/>
                  <w:jc w:val="center"/>
                </w:pPr>
              </w:pPrChange>
            </w:pPr>
            <w:del w:id="3234" w:author="Alicia" w:date="2016-05-17T11:22:00Z">
              <w:r w:rsidRPr="004C20FF" w:rsidDel="00391598">
                <w:rPr>
                  <w:rFonts w:ascii="Times New Roman" w:eastAsia="Times New Roman" w:hAnsi="Times New Roman" w:cs="Times New Roman"/>
                  <w:b/>
                  <w:lang w:eastAsia="es-ES"/>
                </w:rPr>
                <w:delText>0.34</w:delText>
              </w:r>
            </w:del>
          </w:p>
        </w:tc>
        <w:tc>
          <w:tcPr>
            <w:tcW w:w="421" w:type="pct"/>
            <w:tcBorders>
              <w:left w:val="nil"/>
              <w:bottom w:val="nil"/>
              <w:right w:val="nil"/>
            </w:tcBorders>
            <w:shd w:val="clear" w:color="auto" w:fill="auto"/>
            <w:noWrap/>
            <w:vAlign w:val="center"/>
          </w:tcPr>
          <w:p w14:paraId="18E3E227" w14:textId="6D30278E" w:rsidR="00A962F0" w:rsidRPr="00A962F0" w:rsidDel="00391598" w:rsidRDefault="000C6895">
            <w:pPr>
              <w:rPr>
                <w:del w:id="3235" w:author="Alicia" w:date="2016-05-17T11:22:00Z"/>
                <w:rFonts w:ascii="Times New Roman" w:eastAsia="Times New Roman" w:hAnsi="Times New Roman" w:cs="Times New Roman"/>
                <w:lang w:eastAsia="es-ES"/>
              </w:rPr>
              <w:pPrChange w:id="3236" w:author="Alicia" w:date="2016-05-17T11:22:00Z">
                <w:pPr>
                  <w:spacing w:after="0" w:line="240" w:lineRule="auto"/>
                  <w:jc w:val="center"/>
                </w:pPr>
              </w:pPrChange>
            </w:pPr>
            <w:del w:id="3237" w:author="Alicia" w:date="2016-05-17T11:22:00Z">
              <w:r w:rsidDel="00391598">
                <w:rPr>
                  <w:rFonts w:ascii="Times New Roman" w:eastAsia="Times New Roman" w:hAnsi="Times New Roman" w:cs="Times New Roman"/>
                  <w:lang w:eastAsia="es-ES"/>
                </w:rPr>
                <w:delText>0.01</w:delText>
              </w:r>
            </w:del>
          </w:p>
        </w:tc>
        <w:tc>
          <w:tcPr>
            <w:tcW w:w="422" w:type="pct"/>
            <w:tcBorders>
              <w:left w:val="nil"/>
              <w:bottom w:val="nil"/>
              <w:right w:val="nil"/>
            </w:tcBorders>
            <w:shd w:val="clear" w:color="auto" w:fill="auto"/>
            <w:noWrap/>
            <w:vAlign w:val="center"/>
          </w:tcPr>
          <w:p w14:paraId="7967B7B3" w14:textId="6AD722C1" w:rsidR="00A962F0" w:rsidRPr="004C20FF" w:rsidDel="00391598" w:rsidRDefault="000C6895">
            <w:pPr>
              <w:rPr>
                <w:del w:id="3238" w:author="Alicia" w:date="2016-05-17T11:22:00Z"/>
                <w:rFonts w:ascii="Times New Roman" w:eastAsia="Times New Roman" w:hAnsi="Times New Roman" w:cs="Times New Roman"/>
                <w:i/>
                <w:lang w:eastAsia="es-ES"/>
              </w:rPr>
              <w:pPrChange w:id="3239" w:author="Alicia" w:date="2016-05-17T11:22:00Z">
                <w:pPr>
                  <w:spacing w:after="0" w:line="240" w:lineRule="auto"/>
                  <w:jc w:val="center"/>
                </w:pPr>
              </w:pPrChange>
            </w:pPr>
            <w:del w:id="3240" w:author="Alicia" w:date="2016-05-17T11:22:00Z">
              <w:r w:rsidRPr="004C20FF" w:rsidDel="00391598">
                <w:rPr>
                  <w:rFonts w:ascii="Times New Roman" w:eastAsia="Times New Roman" w:hAnsi="Times New Roman" w:cs="Times New Roman"/>
                  <w:i/>
                  <w:lang w:eastAsia="es-ES"/>
                </w:rPr>
                <w:delText>-0.13</w:delText>
              </w:r>
            </w:del>
          </w:p>
        </w:tc>
        <w:tc>
          <w:tcPr>
            <w:tcW w:w="422" w:type="pct"/>
            <w:tcBorders>
              <w:left w:val="nil"/>
              <w:bottom w:val="nil"/>
              <w:right w:val="nil"/>
            </w:tcBorders>
            <w:vAlign w:val="center"/>
          </w:tcPr>
          <w:p w14:paraId="1AFF3D73" w14:textId="42351EAA" w:rsidR="00A962F0" w:rsidRPr="004C20FF" w:rsidDel="00391598" w:rsidRDefault="000C6895">
            <w:pPr>
              <w:rPr>
                <w:del w:id="3241" w:author="Alicia" w:date="2016-05-17T11:22:00Z"/>
                <w:rFonts w:ascii="Times New Roman" w:eastAsia="Times New Roman" w:hAnsi="Times New Roman" w:cs="Times New Roman"/>
                <w:b/>
                <w:lang w:eastAsia="es-ES"/>
              </w:rPr>
              <w:pPrChange w:id="3242" w:author="Alicia" w:date="2016-05-17T11:22:00Z">
                <w:pPr>
                  <w:spacing w:after="0" w:line="240" w:lineRule="auto"/>
                  <w:jc w:val="center"/>
                </w:pPr>
              </w:pPrChange>
            </w:pPr>
            <w:del w:id="3243" w:author="Alicia" w:date="2016-05-17T11:22:00Z">
              <w:r w:rsidRPr="004C20FF" w:rsidDel="00391598">
                <w:rPr>
                  <w:rFonts w:ascii="Times New Roman" w:eastAsia="Times New Roman" w:hAnsi="Times New Roman" w:cs="Times New Roman"/>
                  <w:b/>
                  <w:lang w:eastAsia="es-ES"/>
                </w:rPr>
                <w:delText>0.55</w:delText>
              </w:r>
            </w:del>
          </w:p>
        </w:tc>
        <w:tc>
          <w:tcPr>
            <w:tcW w:w="422" w:type="pct"/>
            <w:tcBorders>
              <w:left w:val="nil"/>
              <w:bottom w:val="nil"/>
              <w:right w:val="nil"/>
            </w:tcBorders>
            <w:vAlign w:val="center"/>
          </w:tcPr>
          <w:p w14:paraId="4CE51C26" w14:textId="3AD82FCD" w:rsidR="00A962F0" w:rsidRPr="004C20FF" w:rsidDel="00391598" w:rsidRDefault="000C6895">
            <w:pPr>
              <w:rPr>
                <w:del w:id="3244" w:author="Alicia" w:date="2016-05-17T11:22:00Z"/>
                <w:rFonts w:ascii="Times New Roman" w:eastAsia="Times New Roman" w:hAnsi="Times New Roman" w:cs="Times New Roman"/>
                <w:b/>
                <w:lang w:eastAsia="es-ES"/>
              </w:rPr>
              <w:pPrChange w:id="3245" w:author="Alicia" w:date="2016-05-17T11:22:00Z">
                <w:pPr>
                  <w:spacing w:after="0" w:line="240" w:lineRule="auto"/>
                  <w:jc w:val="center"/>
                </w:pPr>
              </w:pPrChange>
            </w:pPr>
            <w:del w:id="3246" w:author="Alicia" w:date="2016-05-17T11:22:00Z">
              <w:r w:rsidRPr="004C20FF" w:rsidDel="00391598">
                <w:rPr>
                  <w:rFonts w:ascii="Times New Roman" w:eastAsia="Times New Roman" w:hAnsi="Times New Roman" w:cs="Times New Roman"/>
                  <w:b/>
                  <w:lang w:eastAsia="es-ES"/>
                </w:rPr>
                <w:delText>0.49</w:delText>
              </w:r>
            </w:del>
          </w:p>
        </w:tc>
        <w:tc>
          <w:tcPr>
            <w:tcW w:w="420" w:type="pct"/>
            <w:tcBorders>
              <w:left w:val="nil"/>
              <w:bottom w:val="nil"/>
              <w:right w:val="nil"/>
            </w:tcBorders>
            <w:vAlign w:val="center"/>
          </w:tcPr>
          <w:p w14:paraId="0C75C090" w14:textId="50482866" w:rsidR="00A962F0" w:rsidRPr="004C20FF" w:rsidDel="00391598" w:rsidRDefault="000C6895">
            <w:pPr>
              <w:rPr>
                <w:del w:id="3247" w:author="Alicia" w:date="2016-05-17T11:22:00Z"/>
                <w:rFonts w:ascii="Times New Roman" w:eastAsia="Times New Roman" w:hAnsi="Times New Roman" w:cs="Times New Roman"/>
                <w:b/>
                <w:lang w:eastAsia="es-ES"/>
              </w:rPr>
              <w:pPrChange w:id="3248" w:author="Alicia" w:date="2016-05-17T11:22:00Z">
                <w:pPr>
                  <w:spacing w:after="0" w:line="240" w:lineRule="auto"/>
                  <w:jc w:val="center"/>
                </w:pPr>
              </w:pPrChange>
            </w:pPr>
            <w:del w:id="3249" w:author="Alicia" w:date="2016-05-17T11:22:00Z">
              <w:r w:rsidRPr="004C20FF" w:rsidDel="00391598">
                <w:rPr>
                  <w:rFonts w:ascii="Times New Roman" w:eastAsia="Times New Roman" w:hAnsi="Times New Roman" w:cs="Times New Roman"/>
                  <w:b/>
                  <w:lang w:eastAsia="es-ES"/>
                </w:rPr>
                <w:delText>0.67</w:delText>
              </w:r>
            </w:del>
          </w:p>
        </w:tc>
      </w:tr>
      <w:tr w:rsidR="00A962F0" w:rsidRPr="00C11AFB" w:rsidDel="00391598" w14:paraId="5CF6F52B" w14:textId="34A0D9DA" w:rsidTr="00A962F0">
        <w:trPr>
          <w:trHeight w:val="300"/>
          <w:del w:id="3250" w:author="Alicia" w:date="2016-05-17T11:22:00Z"/>
        </w:trPr>
        <w:tc>
          <w:tcPr>
            <w:tcW w:w="513" w:type="pct"/>
            <w:vMerge/>
            <w:tcBorders>
              <w:left w:val="nil"/>
              <w:right w:val="nil"/>
            </w:tcBorders>
            <w:shd w:val="clear" w:color="auto" w:fill="auto"/>
            <w:noWrap/>
            <w:vAlign w:val="center"/>
            <w:hideMark/>
          </w:tcPr>
          <w:p w14:paraId="06ACC76B" w14:textId="48B3F894" w:rsidR="00A962F0" w:rsidRPr="00461432" w:rsidDel="00391598" w:rsidRDefault="00A962F0">
            <w:pPr>
              <w:rPr>
                <w:del w:id="3251" w:author="Alicia" w:date="2016-05-17T11:22:00Z"/>
                <w:rFonts w:ascii="Times New Roman" w:eastAsia="Times New Roman" w:hAnsi="Times New Roman" w:cs="Times New Roman"/>
                <w:lang w:eastAsia="es-ES"/>
              </w:rPr>
              <w:pPrChange w:id="3252" w:author="Alicia" w:date="2016-05-17T11:22:00Z">
                <w:pPr>
                  <w:spacing w:after="0" w:line="240" w:lineRule="auto"/>
                  <w:jc w:val="center"/>
                </w:pPr>
              </w:pPrChange>
            </w:pPr>
          </w:p>
        </w:tc>
        <w:tc>
          <w:tcPr>
            <w:tcW w:w="271" w:type="pct"/>
            <w:tcBorders>
              <w:top w:val="nil"/>
              <w:left w:val="nil"/>
              <w:right w:val="nil"/>
            </w:tcBorders>
            <w:shd w:val="clear" w:color="auto" w:fill="auto"/>
            <w:noWrap/>
            <w:vAlign w:val="center"/>
          </w:tcPr>
          <w:p w14:paraId="2D6B01F4" w14:textId="24111D35" w:rsidR="00A962F0" w:rsidRPr="00461432" w:rsidDel="00391598" w:rsidRDefault="00A962F0">
            <w:pPr>
              <w:rPr>
                <w:del w:id="3253" w:author="Alicia" w:date="2016-05-17T11:22:00Z"/>
                <w:rFonts w:ascii="Times New Roman" w:eastAsia="Times New Roman" w:hAnsi="Times New Roman" w:cs="Times New Roman"/>
                <w:lang w:eastAsia="es-ES"/>
              </w:rPr>
              <w:pPrChange w:id="3254" w:author="Alicia" w:date="2016-05-17T11:22:00Z">
                <w:pPr>
                  <w:spacing w:after="0" w:line="240" w:lineRule="auto"/>
                  <w:jc w:val="center"/>
                </w:pPr>
              </w:pPrChange>
            </w:pPr>
            <w:del w:id="3255" w:author="Alicia" w:date="2016-05-17T11:22:00Z">
              <w:r w:rsidDel="00391598">
                <w:rPr>
                  <w:rFonts w:ascii="Times New Roman" w:eastAsia="Times New Roman" w:hAnsi="Times New Roman" w:cs="Times New Roman"/>
                  <w:lang w:eastAsia="es-ES"/>
                </w:rPr>
                <w:delText>2011</w:delText>
              </w:r>
            </w:del>
          </w:p>
        </w:tc>
        <w:tc>
          <w:tcPr>
            <w:tcW w:w="421" w:type="pct"/>
            <w:tcBorders>
              <w:top w:val="nil"/>
              <w:left w:val="nil"/>
              <w:right w:val="nil"/>
            </w:tcBorders>
            <w:shd w:val="clear" w:color="auto" w:fill="auto"/>
            <w:noWrap/>
            <w:vAlign w:val="center"/>
          </w:tcPr>
          <w:p w14:paraId="7D36BC50" w14:textId="1D797B53" w:rsidR="00A962F0" w:rsidRPr="00A962F0" w:rsidDel="00391598" w:rsidRDefault="00950EA8">
            <w:pPr>
              <w:rPr>
                <w:del w:id="3256" w:author="Alicia" w:date="2016-05-17T11:22:00Z"/>
                <w:rFonts w:ascii="Times New Roman" w:eastAsia="Times New Roman" w:hAnsi="Times New Roman" w:cs="Times New Roman"/>
                <w:lang w:eastAsia="es-ES"/>
              </w:rPr>
              <w:pPrChange w:id="3257" w:author="Alicia" w:date="2016-05-17T11:22:00Z">
                <w:pPr>
                  <w:spacing w:after="0" w:line="240" w:lineRule="auto"/>
                  <w:jc w:val="center"/>
                </w:pPr>
              </w:pPrChange>
            </w:pPr>
            <w:del w:id="3258" w:author="Alicia" w:date="2016-05-17T11:22:00Z">
              <w:r w:rsidDel="00391598">
                <w:rPr>
                  <w:rFonts w:ascii="Times New Roman" w:eastAsia="Times New Roman" w:hAnsi="Times New Roman" w:cs="Times New Roman"/>
                  <w:lang w:eastAsia="es-ES"/>
                </w:rPr>
                <w:delText>0.19</w:delText>
              </w:r>
            </w:del>
          </w:p>
        </w:tc>
        <w:tc>
          <w:tcPr>
            <w:tcW w:w="422" w:type="pct"/>
            <w:tcBorders>
              <w:top w:val="nil"/>
              <w:left w:val="nil"/>
              <w:right w:val="nil"/>
            </w:tcBorders>
            <w:shd w:val="clear" w:color="auto" w:fill="auto"/>
            <w:noWrap/>
            <w:vAlign w:val="center"/>
          </w:tcPr>
          <w:p w14:paraId="37E33EA0" w14:textId="4BDC4BCB" w:rsidR="00A962F0" w:rsidRPr="00A962F0" w:rsidDel="00391598" w:rsidRDefault="00950EA8">
            <w:pPr>
              <w:rPr>
                <w:del w:id="3259" w:author="Alicia" w:date="2016-05-17T11:22:00Z"/>
                <w:rFonts w:ascii="Times New Roman" w:eastAsia="Times New Roman" w:hAnsi="Times New Roman" w:cs="Times New Roman"/>
                <w:lang w:eastAsia="es-ES"/>
              </w:rPr>
              <w:pPrChange w:id="3260" w:author="Alicia" w:date="2016-05-17T11:22:00Z">
                <w:pPr>
                  <w:spacing w:after="0" w:line="240" w:lineRule="auto"/>
                  <w:jc w:val="center"/>
                </w:pPr>
              </w:pPrChange>
            </w:pPr>
            <w:del w:id="3261" w:author="Alicia" w:date="2016-05-17T11:22:00Z">
              <w:r w:rsidDel="00391598">
                <w:rPr>
                  <w:rFonts w:ascii="Times New Roman" w:eastAsia="Times New Roman" w:hAnsi="Times New Roman" w:cs="Times New Roman"/>
                  <w:lang w:eastAsia="es-ES"/>
                </w:rPr>
                <w:delText>0.51</w:delText>
              </w:r>
            </w:del>
          </w:p>
        </w:tc>
        <w:tc>
          <w:tcPr>
            <w:tcW w:w="422" w:type="pct"/>
            <w:tcBorders>
              <w:top w:val="nil"/>
              <w:left w:val="nil"/>
              <w:right w:val="nil"/>
            </w:tcBorders>
            <w:shd w:val="clear" w:color="auto" w:fill="auto"/>
            <w:noWrap/>
            <w:vAlign w:val="center"/>
          </w:tcPr>
          <w:p w14:paraId="23E659D1" w14:textId="0D5B4C95" w:rsidR="00A962F0" w:rsidRPr="00A962F0" w:rsidDel="00391598" w:rsidRDefault="00950EA8">
            <w:pPr>
              <w:rPr>
                <w:del w:id="3262" w:author="Alicia" w:date="2016-05-17T11:22:00Z"/>
                <w:rFonts w:ascii="Times New Roman" w:eastAsia="Times New Roman" w:hAnsi="Times New Roman" w:cs="Times New Roman"/>
                <w:lang w:eastAsia="es-ES"/>
              </w:rPr>
              <w:pPrChange w:id="3263" w:author="Alicia" w:date="2016-05-17T11:22:00Z">
                <w:pPr>
                  <w:spacing w:after="0" w:line="240" w:lineRule="auto"/>
                  <w:jc w:val="center"/>
                </w:pPr>
              </w:pPrChange>
            </w:pPr>
            <w:del w:id="3264" w:author="Alicia" w:date="2016-05-17T11:22:00Z">
              <w:r w:rsidDel="00391598">
                <w:rPr>
                  <w:rFonts w:ascii="Times New Roman" w:eastAsia="Times New Roman" w:hAnsi="Times New Roman" w:cs="Times New Roman"/>
                  <w:lang w:eastAsia="es-ES"/>
                </w:rPr>
                <w:delText>-0.04</w:delText>
              </w:r>
            </w:del>
          </w:p>
        </w:tc>
        <w:tc>
          <w:tcPr>
            <w:tcW w:w="422" w:type="pct"/>
            <w:tcBorders>
              <w:top w:val="nil"/>
              <w:left w:val="nil"/>
              <w:right w:val="nil"/>
            </w:tcBorders>
            <w:shd w:val="clear" w:color="auto" w:fill="auto"/>
            <w:noWrap/>
            <w:vAlign w:val="center"/>
          </w:tcPr>
          <w:p w14:paraId="57106AA9" w14:textId="436CEF10" w:rsidR="00A962F0" w:rsidRPr="00A962F0" w:rsidDel="00391598" w:rsidRDefault="00950EA8">
            <w:pPr>
              <w:rPr>
                <w:del w:id="3265" w:author="Alicia" w:date="2016-05-17T11:22:00Z"/>
                <w:rFonts w:ascii="Times New Roman" w:eastAsia="Times New Roman" w:hAnsi="Times New Roman" w:cs="Times New Roman"/>
                <w:lang w:eastAsia="es-ES"/>
              </w:rPr>
              <w:pPrChange w:id="3266" w:author="Alicia" w:date="2016-05-17T11:22:00Z">
                <w:pPr>
                  <w:spacing w:after="0" w:line="240" w:lineRule="auto"/>
                  <w:jc w:val="center"/>
                </w:pPr>
              </w:pPrChange>
            </w:pPr>
            <w:del w:id="3267" w:author="Alicia" w:date="2016-05-17T11:22:00Z">
              <w:r w:rsidDel="00391598">
                <w:rPr>
                  <w:rFonts w:ascii="Times New Roman" w:eastAsia="Times New Roman" w:hAnsi="Times New Roman" w:cs="Times New Roman"/>
                  <w:lang w:eastAsia="es-ES"/>
                </w:rPr>
                <w:delText>-0.04</w:delText>
              </w:r>
            </w:del>
          </w:p>
        </w:tc>
        <w:tc>
          <w:tcPr>
            <w:tcW w:w="422" w:type="pct"/>
            <w:tcBorders>
              <w:top w:val="nil"/>
              <w:left w:val="nil"/>
              <w:right w:val="nil"/>
            </w:tcBorders>
            <w:shd w:val="clear" w:color="auto" w:fill="auto"/>
            <w:noWrap/>
            <w:vAlign w:val="center"/>
          </w:tcPr>
          <w:p w14:paraId="2BD8B707" w14:textId="6393DBDB" w:rsidR="00A962F0" w:rsidRPr="00FC4224" w:rsidDel="00391598" w:rsidRDefault="00950EA8">
            <w:pPr>
              <w:rPr>
                <w:del w:id="3268" w:author="Alicia" w:date="2016-05-17T11:22:00Z"/>
                <w:rFonts w:ascii="Times New Roman" w:eastAsia="Times New Roman" w:hAnsi="Times New Roman" w:cs="Times New Roman"/>
                <w:b/>
                <w:lang w:eastAsia="es-ES"/>
              </w:rPr>
              <w:pPrChange w:id="3269" w:author="Alicia" w:date="2016-05-17T11:22:00Z">
                <w:pPr>
                  <w:spacing w:after="0" w:line="240" w:lineRule="auto"/>
                  <w:jc w:val="center"/>
                </w:pPr>
              </w:pPrChange>
            </w:pPr>
            <w:del w:id="3270" w:author="Alicia" w:date="2016-05-17T11:22:00Z">
              <w:r w:rsidRPr="00FC4224" w:rsidDel="00391598">
                <w:rPr>
                  <w:rFonts w:ascii="Times New Roman" w:eastAsia="Times New Roman" w:hAnsi="Times New Roman" w:cs="Times New Roman"/>
                  <w:b/>
                  <w:lang w:eastAsia="es-ES"/>
                </w:rPr>
                <w:delText>0.21</w:delText>
              </w:r>
            </w:del>
          </w:p>
        </w:tc>
        <w:tc>
          <w:tcPr>
            <w:tcW w:w="421" w:type="pct"/>
            <w:tcBorders>
              <w:top w:val="nil"/>
              <w:left w:val="nil"/>
              <w:right w:val="nil"/>
            </w:tcBorders>
            <w:shd w:val="clear" w:color="auto" w:fill="auto"/>
            <w:noWrap/>
            <w:vAlign w:val="center"/>
          </w:tcPr>
          <w:p w14:paraId="33F25505" w14:textId="00597B88" w:rsidR="00A962F0" w:rsidRPr="00A962F0" w:rsidDel="00391598" w:rsidRDefault="00950EA8">
            <w:pPr>
              <w:rPr>
                <w:del w:id="3271" w:author="Alicia" w:date="2016-05-17T11:22:00Z"/>
                <w:rFonts w:ascii="Times New Roman" w:eastAsia="Times New Roman" w:hAnsi="Times New Roman" w:cs="Times New Roman"/>
                <w:lang w:eastAsia="es-ES"/>
              </w:rPr>
              <w:pPrChange w:id="3272" w:author="Alicia" w:date="2016-05-17T11:22:00Z">
                <w:pPr>
                  <w:spacing w:after="0" w:line="240" w:lineRule="auto"/>
                  <w:jc w:val="center"/>
                </w:pPr>
              </w:pPrChange>
            </w:pPr>
            <w:del w:id="3273" w:author="Alicia" w:date="2016-05-17T11:22:00Z">
              <w:r w:rsidDel="00391598">
                <w:rPr>
                  <w:rFonts w:ascii="Times New Roman" w:eastAsia="Times New Roman" w:hAnsi="Times New Roman" w:cs="Times New Roman"/>
                  <w:lang w:eastAsia="es-ES"/>
                </w:rPr>
                <w:delText>-0.00</w:delText>
              </w:r>
            </w:del>
          </w:p>
        </w:tc>
        <w:tc>
          <w:tcPr>
            <w:tcW w:w="422" w:type="pct"/>
            <w:tcBorders>
              <w:top w:val="nil"/>
              <w:left w:val="nil"/>
              <w:bottom w:val="single" w:sz="4" w:space="0" w:color="auto"/>
              <w:right w:val="nil"/>
            </w:tcBorders>
            <w:shd w:val="clear" w:color="auto" w:fill="auto"/>
            <w:noWrap/>
            <w:vAlign w:val="center"/>
          </w:tcPr>
          <w:p w14:paraId="72B4739C" w14:textId="7883BA8F" w:rsidR="00A962F0" w:rsidRPr="00FC4224" w:rsidDel="00391598" w:rsidRDefault="00950EA8">
            <w:pPr>
              <w:rPr>
                <w:del w:id="3274" w:author="Alicia" w:date="2016-05-17T11:22:00Z"/>
                <w:rFonts w:ascii="Times New Roman" w:eastAsia="Times New Roman" w:hAnsi="Times New Roman" w:cs="Times New Roman"/>
                <w:b/>
                <w:lang w:eastAsia="es-ES"/>
              </w:rPr>
              <w:pPrChange w:id="3275" w:author="Alicia" w:date="2016-05-17T11:22:00Z">
                <w:pPr>
                  <w:spacing w:after="0" w:line="240" w:lineRule="auto"/>
                  <w:jc w:val="center"/>
                </w:pPr>
              </w:pPrChange>
            </w:pPr>
            <w:del w:id="3276" w:author="Alicia" w:date="2016-05-17T11:22:00Z">
              <w:r w:rsidRPr="00FC4224" w:rsidDel="00391598">
                <w:rPr>
                  <w:rFonts w:ascii="Times New Roman" w:eastAsia="Times New Roman" w:hAnsi="Times New Roman" w:cs="Times New Roman"/>
                  <w:b/>
                  <w:lang w:eastAsia="es-ES"/>
                </w:rPr>
                <w:delText>-0.11</w:delText>
              </w:r>
            </w:del>
          </w:p>
        </w:tc>
        <w:tc>
          <w:tcPr>
            <w:tcW w:w="422" w:type="pct"/>
            <w:tcBorders>
              <w:top w:val="nil"/>
              <w:left w:val="nil"/>
              <w:bottom w:val="single" w:sz="4" w:space="0" w:color="auto"/>
              <w:right w:val="nil"/>
            </w:tcBorders>
            <w:vAlign w:val="center"/>
          </w:tcPr>
          <w:p w14:paraId="0FC41CDD" w14:textId="377F0D25" w:rsidR="00A962F0" w:rsidRPr="00FC4224" w:rsidDel="00391598" w:rsidRDefault="00950EA8">
            <w:pPr>
              <w:rPr>
                <w:del w:id="3277" w:author="Alicia" w:date="2016-05-17T11:22:00Z"/>
                <w:rFonts w:ascii="Times New Roman" w:eastAsia="Times New Roman" w:hAnsi="Times New Roman" w:cs="Times New Roman"/>
                <w:b/>
                <w:lang w:eastAsia="es-ES"/>
              </w:rPr>
              <w:pPrChange w:id="3278" w:author="Alicia" w:date="2016-05-17T11:22:00Z">
                <w:pPr>
                  <w:spacing w:after="0" w:line="240" w:lineRule="auto"/>
                  <w:jc w:val="center"/>
                </w:pPr>
              </w:pPrChange>
            </w:pPr>
            <w:del w:id="3279" w:author="Alicia" w:date="2016-05-17T11:22:00Z">
              <w:r w:rsidRPr="00FC4224" w:rsidDel="00391598">
                <w:rPr>
                  <w:rFonts w:ascii="Times New Roman" w:eastAsia="Times New Roman" w:hAnsi="Times New Roman" w:cs="Times New Roman"/>
                  <w:b/>
                  <w:lang w:eastAsia="es-ES"/>
                </w:rPr>
                <w:delText>0.62</w:delText>
              </w:r>
            </w:del>
          </w:p>
        </w:tc>
        <w:tc>
          <w:tcPr>
            <w:tcW w:w="422" w:type="pct"/>
            <w:tcBorders>
              <w:top w:val="nil"/>
              <w:left w:val="nil"/>
              <w:bottom w:val="single" w:sz="4" w:space="0" w:color="auto"/>
              <w:right w:val="nil"/>
            </w:tcBorders>
            <w:vAlign w:val="center"/>
          </w:tcPr>
          <w:p w14:paraId="7194010E" w14:textId="3B1664BF" w:rsidR="00A962F0" w:rsidRPr="00FC4224" w:rsidDel="00391598" w:rsidRDefault="00950EA8">
            <w:pPr>
              <w:rPr>
                <w:del w:id="3280" w:author="Alicia" w:date="2016-05-17T11:22:00Z"/>
                <w:rFonts w:ascii="Times New Roman" w:eastAsia="Times New Roman" w:hAnsi="Times New Roman" w:cs="Times New Roman"/>
                <w:b/>
                <w:lang w:eastAsia="es-ES"/>
              </w:rPr>
              <w:pPrChange w:id="3281" w:author="Alicia" w:date="2016-05-17T11:22:00Z">
                <w:pPr>
                  <w:spacing w:after="0" w:line="240" w:lineRule="auto"/>
                  <w:jc w:val="center"/>
                </w:pPr>
              </w:pPrChange>
            </w:pPr>
            <w:del w:id="3282" w:author="Alicia" w:date="2016-05-17T11:22:00Z">
              <w:r w:rsidRPr="00FC4224" w:rsidDel="00391598">
                <w:rPr>
                  <w:rFonts w:ascii="Times New Roman" w:eastAsia="Times New Roman" w:hAnsi="Times New Roman" w:cs="Times New Roman"/>
                  <w:b/>
                  <w:lang w:eastAsia="es-ES"/>
                </w:rPr>
                <w:delText>0.56</w:delText>
              </w:r>
            </w:del>
          </w:p>
        </w:tc>
        <w:tc>
          <w:tcPr>
            <w:tcW w:w="420" w:type="pct"/>
            <w:tcBorders>
              <w:top w:val="nil"/>
              <w:left w:val="nil"/>
              <w:bottom w:val="single" w:sz="4" w:space="0" w:color="auto"/>
              <w:right w:val="nil"/>
            </w:tcBorders>
            <w:vAlign w:val="center"/>
          </w:tcPr>
          <w:p w14:paraId="55F96DD2" w14:textId="29797C43" w:rsidR="00A962F0" w:rsidRPr="00FC4224" w:rsidDel="00391598" w:rsidRDefault="00950EA8">
            <w:pPr>
              <w:rPr>
                <w:del w:id="3283" w:author="Alicia" w:date="2016-05-17T11:22:00Z"/>
                <w:rFonts w:ascii="Times New Roman" w:eastAsia="Times New Roman" w:hAnsi="Times New Roman" w:cs="Times New Roman"/>
                <w:b/>
                <w:lang w:eastAsia="es-ES"/>
              </w:rPr>
              <w:pPrChange w:id="3284" w:author="Alicia" w:date="2016-05-17T11:22:00Z">
                <w:pPr>
                  <w:spacing w:after="0" w:line="240" w:lineRule="auto"/>
                  <w:jc w:val="center"/>
                </w:pPr>
              </w:pPrChange>
            </w:pPr>
            <w:del w:id="3285" w:author="Alicia" w:date="2016-05-17T11:22:00Z">
              <w:r w:rsidRPr="00FC4224" w:rsidDel="00391598">
                <w:rPr>
                  <w:rFonts w:ascii="Times New Roman" w:eastAsia="Times New Roman" w:hAnsi="Times New Roman" w:cs="Times New Roman"/>
                  <w:b/>
                  <w:lang w:eastAsia="es-ES"/>
                </w:rPr>
                <w:delText>0.67</w:delText>
              </w:r>
            </w:del>
          </w:p>
        </w:tc>
      </w:tr>
      <w:tr w:rsidR="00A962F0" w:rsidRPr="00C11AFB" w:rsidDel="00391598" w14:paraId="2EE972F4" w14:textId="48629A0D" w:rsidTr="00A962F0">
        <w:trPr>
          <w:trHeight w:val="300"/>
          <w:del w:id="3286" w:author="Alicia" w:date="2016-05-17T11:22:00Z"/>
        </w:trPr>
        <w:tc>
          <w:tcPr>
            <w:tcW w:w="513" w:type="pct"/>
            <w:vMerge w:val="restart"/>
            <w:tcBorders>
              <w:left w:val="nil"/>
              <w:right w:val="nil"/>
            </w:tcBorders>
            <w:shd w:val="clear" w:color="auto" w:fill="auto"/>
            <w:noWrap/>
            <w:vAlign w:val="center"/>
          </w:tcPr>
          <w:p w14:paraId="09285156" w14:textId="33DDD393" w:rsidR="00A962F0" w:rsidRPr="00461432" w:rsidDel="00391598" w:rsidRDefault="00A962F0">
            <w:pPr>
              <w:rPr>
                <w:del w:id="3287" w:author="Alicia" w:date="2016-05-17T11:22:00Z"/>
                <w:rFonts w:ascii="Times New Roman" w:eastAsia="Times New Roman" w:hAnsi="Times New Roman" w:cs="Times New Roman"/>
                <w:lang w:eastAsia="es-ES"/>
              </w:rPr>
              <w:pPrChange w:id="3288" w:author="Alicia" w:date="2016-05-17T11:22:00Z">
                <w:pPr>
                  <w:spacing w:after="0" w:line="240" w:lineRule="auto"/>
                  <w:jc w:val="center"/>
                </w:pPr>
              </w:pPrChange>
            </w:pPr>
            <w:del w:id="3289" w:author="Alicia" w:date="2016-05-17T11:22:00Z">
              <w:r w:rsidRPr="00461432" w:rsidDel="00391598">
                <w:rPr>
                  <w:rFonts w:ascii="Times New Roman" w:eastAsia="Times New Roman" w:hAnsi="Times New Roman" w:cs="Times New Roman"/>
                  <w:lang w:eastAsia="es-ES"/>
                </w:rPr>
                <w:delText>G</w:delText>
              </w:r>
            </w:del>
          </w:p>
        </w:tc>
        <w:tc>
          <w:tcPr>
            <w:tcW w:w="271" w:type="pct"/>
            <w:tcBorders>
              <w:left w:val="nil"/>
              <w:bottom w:val="nil"/>
              <w:right w:val="nil"/>
            </w:tcBorders>
            <w:shd w:val="clear" w:color="auto" w:fill="auto"/>
            <w:noWrap/>
            <w:vAlign w:val="center"/>
          </w:tcPr>
          <w:p w14:paraId="6AC4F421" w14:textId="0DE0324C" w:rsidR="00A962F0" w:rsidRPr="00461432" w:rsidDel="00391598" w:rsidRDefault="00A962F0">
            <w:pPr>
              <w:rPr>
                <w:del w:id="3290" w:author="Alicia" w:date="2016-05-17T11:22:00Z"/>
                <w:rFonts w:ascii="Times New Roman" w:eastAsia="Times New Roman" w:hAnsi="Times New Roman" w:cs="Times New Roman"/>
                <w:lang w:eastAsia="es-ES"/>
              </w:rPr>
              <w:pPrChange w:id="3291" w:author="Alicia" w:date="2016-05-17T11:22:00Z">
                <w:pPr>
                  <w:spacing w:after="0" w:line="240" w:lineRule="auto"/>
                  <w:jc w:val="center"/>
                </w:pPr>
              </w:pPrChange>
            </w:pPr>
            <w:del w:id="3292" w:author="Alicia" w:date="2016-05-17T11:22:00Z">
              <w:r w:rsidDel="00391598">
                <w:rPr>
                  <w:rFonts w:ascii="Times New Roman" w:eastAsia="Times New Roman" w:hAnsi="Times New Roman" w:cs="Times New Roman"/>
                  <w:lang w:eastAsia="es-ES"/>
                </w:rPr>
                <w:delText>2010</w:delText>
              </w:r>
            </w:del>
          </w:p>
        </w:tc>
        <w:tc>
          <w:tcPr>
            <w:tcW w:w="421" w:type="pct"/>
            <w:tcBorders>
              <w:left w:val="nil"/>
              <w:bottom w:val="nil"/>
              <w:right w:val="nil"/>
            </w:tcBorders>
            <w:shd w:val="clear" w:color="auto" w:fill="auto"/>
            <w:noWrap/>
            <w:vAlign w:val="center"/>
          </w:tcPr>
          <w:p w14:paraId="20D6966B" w14:textId="3C6E2EB6" w:rsidR="00A962F0" w:rsidRPr="00A962F0" w:rsidDel="00391598" w:rsidRDefault="000C6895">
            <w:pPr>
              <w:rPr>
                <w:del w:id="3293" w:author="Alicia" w:date="2016-05-17T11:22:00Z"/>
                <w:rFonts w:ascii="Times New Roman" w:eastAsia="Times New Roman" w:hAnsi="Times New Roman" w:cs="Times New Roman"/>
                <w:lang w:eastAsia="es-ES"/>
              </w:rPr>
              <w:pPrChange w:id="3294" w:author="Alicia" w:date="2016-05-17T11:22:00Z">
                <w:pPr>
                  <w:spacing w:after="0" w:line="240" w:lineRule="auto"/>
                  <w:jc w:val="center"/>
                </w:pPr>
              </w:pPrChange>
            </w:pPr>
            <w:del w:id="3295" w:author="Alicia" w:date="2016-05-17T11:22:00Z">
              <w:r w:rsidDel="00391598">
                <w:rPr>
                  <w:rFonts w:ascii="Times New Roman" w:eastAsia="Times New Roman" w:hAnsi="Times New Roman" w:cs="Times New Roman"/>
                  <w:lang w:eastAsia="es-ES"/>
                </w:rPr>
                <w:delText>0.08</w:delText>
              </w:r>
            </w:del>
          </w:p>
        </w:tc>
        <w:tc>
          <w:tcPr>
            <w:tcW w:w="422" w:type="pct"/>
            <w:tcBorders>
              <w:left w:val="nil"/>
              <w:bottom w:val="nil"/>
              <w:right w:val="nil"/>
            </w:tcBorders>
            <w:shd w:val="clear" w:color="auto" w:fill="auto"/>
            <w:noWrap/>
            <w:vAlign w:val="center"/>
          </w:tcPr>
          <w:p w14:paraId="63554715" w14:textId="07C6017A" w:rsidR="00A962F0" w:rsidRPr="004C20FF" w:rsidDel="00391598" w:rsidRDefault="000C6895">
            <w:pPr>
              <w:rPr>
                <w:del w:id="3296" w:author="Alicia" w:date="2016-05-17T11:22:00Z"/>
                <w:rFonts w:ascii="Times New Roman" w:eastAsia="Times New Roman" w:hAnsi="Times New Roman" w:cs="Times New Roman"/>
                <w:b/>
                <w:lang w:eastAsia="es-ES"/>
              </w:rPr>
              <w:pPrChange w:id="3297" w:author="Alicia" w:date="2016-05-17T11:22:00Z">
                <w:pPr>
                  <w:spacing w:after="0" w:line="240" w:lineRule="auto"/>
                  <w:jc w:val="center"/>
                </w:pPr>
              </w:pPrChange>
            </w:pPr>
            <w:del w:id="3298" w:author="Alicia" w:date="2016-05-17T11:22:00Z">
              <w:r w:rsidRPr="004C20FF" w:rsidDel="00391598">
                <w:rPr>
                  <w:rFonts w:ascii="Times New Roman" w:eastAsia="Times New Roman" w:hAnsi="Times New Roman" w:cs="Times New Roman"/>
                  <w:b/>
                  <w:lang w:eastAsia="es-ES"/>
                </w:rPr>
                <w:delText>0.35</w:delText>
              </w:r>
            </w:del>
          </w:p>
        </w:tc>
        <w:tc>
          <w:tcPr>
            <w:tcW w:w="422" w:type="pct"/>
            <w:tcBorders>
              <w:left w:val="nil"/>
              <w:bottom w:val="nil"/>
              <w:right w:val="nil"/>
            </w:tcBorders>
            <w:shd w:val="clear" w:color="auto" w:fill="auto"/>
            <w:noWrap/>
            <w:vAlign w:val="center"/>
          </w:tcPr>
          <w:p w14:paraId="5994E404" w14:textId="15782C14" w:rsidR="00A962F0" w:rsidRPr="00A962F0" w:rsidDel="00391598" w:rsidRDefault="000C6895">
            <w:pPr>
              <w:rPr>
                <w:del w:id="3299" w:author="Alicia" w:date="2016-05-17T11:22:00Z"/>
                <w:rFonts w:ascii="Times New Roman" w:eastAsia="Times New Roman" w:hAnsi="Times New Roman" w:cs="Times New Roman"/>
                <w:lang w:eastAsia="es-ES"/>
              </w:rPr>
              <w:pPrChange w:id="3300" w:author="Alicia" w:date="2016-05-17T11:22:00Z">
                <w:pPr>
                  <w:spacing w:after="0" w:line="240" w:lineRule="auto"/>
                  <w:jc w:val="center"/>
                </w:pPr>
              </w:pPrChange>
            </w:pPr>
            <w:del w:id="3301" w:author="Alicia" w:date="2016-05-17T11:22:00Z">
              <w:r w:rsidDel="00391598">
                <w:rPr>
                  <w:rFonts w:ascii="Times New Roman" w:eastAsia="Times New Roman" w:hAnsi="Times New Roman" w:cs="Times New Roman"/>
                  <w:lang w:eastAsia="es-ES"/>
                </w:rPr>
                <w:delText>0.08</w:delText>
              </w:r>
            </w:del>
          </w:p>
        </w:tc>
        <w:tc>
          <w:tcPr>
            <w:tcW w:w="422" w:type="pct"/>
            <w:tcBorders>
              <w:left w:val="nil"/>
              <w:bottom w:val="nil"/>
              <w:right w:val="nil"/>
            </w:tcBorders>
            <w:shd w:val="clear" w:color="auto" w:fill="auto"/>
            <w:noWrap/>
            <w:vAlign w:val="center"/>
          </w:tcPr>
          <w:p w14:paraId="3FFC632A" w14:textId="2F21DE0A" w:rsidR="00A962F0" w:rsidRPr="004C20FF" w:rsidDel="00391598" w:rsidRDefault="000C6895">
            <w:pPr>
              <w:rPr>
                <w:del w:id="3302" w:author="Alicia" w:date="2016-05-17T11:22:00Z"/>
                <w:rFonts w:ascii="Times New Roman" w:eastAsia="Times New Roman" w:hAnsi="Times New Roman" w:cs="Times New Roman"/>
                <w:b/>
                <w:lang w:eastAsia="es-ES"/>
              </w:rPr>
              <w:pPrChange w:id="3303" w:author="Alicia" w:date="2016-05-17T11:22:00Z">
                <w:pPr>
                  <w:spacing w:after="0" w:line="240" w:lineRule="auto"/>
                  <w:jc w:val="center"/>
                </w:pPr>
              </w:pPrChange>
            </w:pPr>
            <w:del w:id="3304" w:author="Alicia" w:date="2016-05-17T11:22:00Z">
              <w:r w:rsidRPr="004C20FF" w:rsidDel="00391598">
                <w:rPr>
                  <w:rFonts w:ascii="Times New Roman" w:eastAsia="Times New Roman" w:hAnsi="Times New Roman" w:cs="Times New Roman"/>
                  <w:b/>
                  <w:lang w:eastAsia="es-ES"/>
                </w:rPr>
                <w:delText>-0.20</w:delText>
              </w:r>
            </w:del>
          </w:p>
        </w:tc>
        <w:tc>
          <w:tcPr>
            <w:tcW w:w="422" w:type="pct"/>
            <w:tcBorders>
              <w:left w:val="nil"/>
              <w:bottom w:val="nil"/>
              <w:right w:val="nil"/>
            </w:tcBorders>
            <w:shd w:val="clear" w:color="auto" w:fill="auto"/>
            <w:noWrap/>
            <w:vAlign w:val="center"/>
          </w:tcPr>
          <w:p w14:paraId="507529CF" w14:textId="306E0BA7" w:rsidR="00A962F0" w:rsidRPr="004C20FF" w:rsidDel="00391598" w:rsidRDefault="000C6895">
            <w:pPr>
              <w:rPr>
                <w:del w:id="3305" w:author="Alicia" w:date="2016-05-17T11:22:00Z"/>
                <w:rFonts w:ascii="Times New Roman" w:eastAsia="Times New Roman" w:hAnsi="Times New Roman" w:cs="Times New Roman"/>
                <w:b/>
                <w:lang w:eastAsia="es-ES"/>
              </w:rPr>
              <w:pPrChange w:id="3306" w:author="Alicia" w:date="2016-05-17T11:22:00Z">
                <w:pPr>
                  <w:spacing w:after="0" w:line="240" w:lineRule="auto"/>
                  <w:jc w:val="center"/>
                </w:pPr>
              </w:pPrChange>
            </w:pPr>
            <w:del w:id="3307" w:author="Alicia" w:date="2016-05-17T11:22:00Z">
              <w:r w:rsidRPr="004C20FF" w:rsidDel="00391598">
                <w:rPr>
                  <w:rFonts w:ascii="Times New Roman" w:eastAsia="Times New Roman" w:hAnsi="Times New Roman" w:cs="Times New Roman"/>
                  <w:b/>
                  <w:lang w:eastAsia="es-ES"/>
                </w:rPr>
                <w:delText>0.32</w:delText>
              </w:r>
            </w:del>
          </w:p>
        </w:tc>
        <w:tc>
          <w:tcPr>
            <w:tcW w:w="421" w:type="pct"/>
            <w:tcBorders>
              <w:left w:val="nil"/>
              <w:bottom w:val="nil"/>
              <w:right w:val="nil"/>
            </w:tcBorders>
            <w:shd w:val="clear" w:color="auto" w:fill="auto"/>
            <w:noWrap/>
            <w:vAlign w:val="center"/>
          </w:tcPr>
          <w:p w14:paraId="39D1C517" w14:textId="10D64DD5" w:rsidR="00A962F0" w:rsidRPr="00A962F0" w:rsidDel="00391598" w:rsidRDefault="000C6895">
            <w:pPr>
              <w:rPr>
                <w:del w:id="3308" w:author="Alicia" w:date="2016-05-17T11:22:00Z"/>
                <w:rFonts w:ascii="Times New Roman" w:eastAsia="Times New Roman" w:hAnsi="Times New Roman" w:cs="Times New Roman"/>
                <w:lang w:eastAsia="es-ES"/>
              </w:rPr>
              <w:pPrChange w:id="3309" w:author="Alicia" w:date="2016-05-17T11:22:00Z">
                <w:pPr>
                  <w:spacing w:after="0" w:line="240" w:lineRule="auto"/>
                  <w:jc w:val="center"/>
                </w:pPr>
              </w:pPrChange>
            </w:pPr>
            <w:del w:id="3310" w:author="Alicia" w:date="2016-05-17T11:22:00Z">
              <w:r w:rsidDel="00391598">
                <w:rPr>
                  <w:rFonts w:ascii="Times New Roman" w:eastAsia="Times New Roman" w:hAnsi="Times New Roman" w:cs="Times New Roman"/>
                  <w:lang w:eastAsia="es-ES"/>
                </w:rPr>
                <w:delText>-0.01</w:delText>
              </w:r>
            </w:del>
          </w:p>
        </w:tc>
        <w:tc>
          <w:tcPr>
            <w:tcW w:w="422" w:type="pct"/>
            <w:tcBorders>
              <w:left w:val="nil"/>
              <w:bottom w:val="nil"/>
              <w:right w:val="nil"/>
            </w:tcBorders>
            <w:shd w:val="clear" w:color="auto" w:fill="auto"/>
            <w:noWrap/>
            <w:vAlign w:val="center"/>
          </w:tcPr>
          <w:p w14:paraId="3F82C37F" w14:textId="7D7F2C61" w:rsidR="00A962F0" w:rsidRPr="00A962F0" w:rsidDel="00391598" w:rsidRDefault="000C6895">
            <w:pPr>
              <w:rPr>
                <w:del w:id="3311" w:author="Alicia" w:date="2016-05-17T11:22:00Z"/>
                <w:rFonts w:ascii="Times New Roman" w:eastAsia="Times New Roman" w:hAnsi="Times New Roman" w:cs="Times New Roman"/>
                <w:lang w:eastAsia="es-ES"/>
              </w:rPr>
              <w:pPrChange w:id="3312" w:author="Alicia" w:date="2016-05-17T11:22:00Z">
                <w:pPr>
                  <w:spacing w:after="0" w:line="240" w:lineRule="auto"/>
                  <w:jc w:val="center"/>
                </w:pPr>
              </w:pPrChange>
            </w:pPr>
            <w:del w:id="3313" w:author="Alicia" w:date="2016-05-17T11:22:00Z">
              <w:r w:rsidDel="00391598">
                <w:rPr>
                  <w:rFonts w:ascii="Times New Roman" w:eastAsia="Times New Roman" w:hAnsi="Times New Roman" w:cs="Times New Roman"/>
                  <w:lang w:eastAsia="es-ES"/>
                </w:rPr>
                <w:delText>-0.01</w:delText>
              </w:r>
            </w:del>
          </w:p>
        </w:tc>
        <w:tc>
          <w:tcPr>
            <w:tcW w:w="422" w:type="pct"/>
            <w:tcBorders>
              <w:left w:val="nil"/>
              <w:bottom w:val="nil"/>
              <w:right w:val="nil"/>
            </w:tcBorders>
            <w:vAlign w:val="center"/>
          </w:tcPr>
          <w:p w14:paraId="1692A533" w14:textId="4BBB86EF" w:rsidR="00A962F0" w:rsidRPr="004C20FF" w:rsidDel="00391598" w:rsidRDefault="000C6895">
            <w:pPr>
              <w:rPr>
                <w:del w:id="3314" w:author="Alicia" w:date="2016-05-17T11:22:00Z"/>
                <w:rFonts w:ascii="Times New Roman" w:eastAsia="Times New Roman" w:hAnsi="Times New Roman" w:cs="Times New Roman"/>
                <w:b/>
                <w:lang w:eastAsia="es-ES"/>
              </w:rPr>
              <w:pPrChange w:id="3315" w:author="Alicia" w:date="2016-05-17T11:22:00Z">
                <w:pPr>
                  <w:spacing w:after="0" w:line="240" w:lineRule="auto"/>
                  <w:jc w:val="center"/>
                </w:pPr>
              </w:pPrChange>
            </w:pPr>
            <w:del w:id="3316" w:author="Alicia" w:date="2016-05-17T11:22:00Z">
              <w:r w:rsidRPr="004C20FF" w:rsidDel="00391598">
                <w:rPr>
                  <w:rFonts w:ascii="Times New Roman" w:eastAsia="Times New Roman" w:hAnsi="Times New Roman" w:cs="Times New Roman"/>
                  <w:b/>
                  <w:lang w:eastAsia="es-ES"/>
                </w:rPr>
                <w:delText>0.50</w:delText>
              </w:r>
            </w:del>
          </w:p>
        </w:tc>
        <w:tc>
          <w:tcPr>
            <w:tcW w:w="422" w:type="pct"/>
            <w:tcBorders>
              <w:left w:val="nil"/>
              <w:bottom w:val="nil"/>
              <w:right w:val="nil"/>
            </w:tcBorders>
            <w:vAlign w:val="center"/>
          </w:tcPr>
          <w:p w14:paraId="12D842A3" w14:textId="1811D9BC" w:rsidR="00A962F0" w:rsidRPr="004C20FF" w:rsidDel="00391598" w:rsidRDefault="000C6895">
            <w:pPr>
              <w:rPr>
                <w:del w:id="3317" w:author="Alicia" w:date="2016-05-17T11:22:00Z"/>
                <w:rFonts w:ascii="Times New Roman" w:eastAsia="Times New Roman" w:hAnsi="Times New Roman" w:cs="Times New Roman"/>
                <w:b/>
                <w:lang w:eastAsia="es-ES"/>
              </w:rPr>
              <w:pPrChange w:id="3318" w:author="Alicia" w:date="2016-05-17T11:22:00Z">
                <w:pPr>
                  <w:spacing w:after="0" w:line="240" w:lineRule="auto"/>
                  <w:jc w:val="center"/>
                </w:pPr>
              </w:pPrChange>
            </w:pPr>
            <w:del w:id="3319" w:author="Alicia" w:date="2016-05-17T11:22:00Z">
              <w:r w:rsidRPr="004C20FF" w:rsidDel="00391598">
                <w:rPr>
                  <w:rFonts w:ascii="Times New Roman" w:eastAsia="Times New Roman" w:hAnsi="Times New Roman" w:cs="Times New Roman"/>
                  <w:b/>
                  <w:lang w:eastAsia="es-ES"/>
                </w:rPr>
                <w:delText>0.38</w:delText>
              </w:r>
            </w:del>
          </w:p>
        </w:tc>
        <w:tc>
          <w:tcPr>
            <w:tcW w:w="420" w:type="pct"/>
            <w:tcBorders>
              <w:left w:val="nil"/>
              <w:bottom w:val="nil"/>
              <w:right w:val="nil"/>
            </w:tcBorders>
            <w:vAlign w:val="center"/>
          </w:tcPr>
          <w:p w14:paraId="0D812808" w14:textId="03F42601" w:rsidR="00A962F0" w:rsidRPr="004C20FF" w:rsidDel="00391598" w:rsidRDefault="000C6895">
            <w:pPr>
              <w:rPr>
                <w:del w:id="3320" w:author="Alicia" w:date="2016-05-17T11:22:00Z"/>
                <w:rFonts w:ascii="Times New Roman" w:eastAsia="Times New Roman" w:hAnsi="Times New Roman" w:cs="Times New Roman"/>
                <w:b/>
                <w:lang w:eastAsia="es-ES"/>
              </w:rPr>
              <w:pPrChange w:id="3321" w:author="Alicia" w:date="2016-05-17T11:22:00Z">
                <w:pPr>
                  <w:spacing w:after="0" w:line="240" w:lineRule="auto"/>
                  <w:jc w:val="center"/>
                </w:pPr>
              </w:pPrChange>
            </w:pPr>
            <w:del w:id="3322" w:author="Alicia" w:date="2016-05-17T11:22:00Z">
              <w:r w:rsidRPr="004C20FF" w:rsidDel="00391598">
                <w:rPr>
                  <w:rFonts w:ascii="Times New Roman" w:eastAsia="Times New Roman" w:hAnsi="Times New Roman" w:cs="Times New Roman"/>
                  <w:b/>
                  <w:lang w:eastAsia="es-ES"/>
                </w:rPr>
                <w:delText>0.54</w:delText>
              </w:r>
            </w:del>
          </w:p>
        </w:tc>
      </w:tr>
      <w:tr w:rsidR="00A962F0" w:rsidRPr="00C11AFB" w:rsidDel="00391598" w14:paraId="583E26C2" w14:textId="152D685D" w:rsidTr="00A962F0">
        <w:trPr>
          <w:trHeight w:val="300"/>
          <w:del w:id="3323" w:author="Alicia" w:date="2016-05-17T11:22:00Z"/>
        </w:trPr>
        <w:tc>
          <w:tcPr>
            <w:tcW w:w="513" w:type="pct"/>
            <w:vMerge/>
            <w:tcBorders>
              <w:left w:val="nil"/>
              <w:right w:val="nil"/>
            </w:tcBorders>
            <w:shd w:val="clear" w:color="auto" w:fill="auto"/>
            <w:noWrap/>
            <w:vAlign w:val="center"/>
          </w:tcPr>
          <w:p w14:paraId="4CEBCF62" w14:textId="09BCCC94" w:rsidR="00A962F0" w:rsidRPr="00461432" w:rsidDel="00391598" w:rsidRDefault="00A962F0">
            <w:pPr>
              <w:rPr>
                <w:del w:id="3324" w:author="Alicia" w:date="2016-05-17T11:22:00Z"/>
                <w:rFonts w:ascii="Times New Roman" w:eastAsia="Times New Roman" w:hAnsi="Times New Roman" w:cs="Times New Roman"/>
                <w:lang w:eastAsia="es-ES"/>
              </w:rPr>
              <w:pPrChange w:id="3325" w:author="Alicia" w:date="2016-05-17T11:22:00Z">
                <w:pPr>
                  <w:spacing w:after="0" w:line="240" w:lineRule="auto"/>
                  <w:jc w:val="center"/>
                </w:pPr>
              </w:pPrChange>
            </w:pPr>
          </w:p>
        </w:tc>
        <w:tc>
          <w:tcPr>
            <w:tcW w:w="271" w:type="pct"/>
            <w:tcBorders>
              <w:top w:val="nil"/>
              <w:left w:val="nil"/>
              <w:right w:val="nil"/>
            </w:tcBorders>
            <w:shd w:val="clear" w:color="auto" w:fill="auto"/>
            <w:noWrap/>
            <w:vAlign w:val="center"/>
          </w:tcPr>
          <w:p w14:paraId="0D7FCD27" w14:textId="5E95D57D" w:rsidR="00A962F0" w:rsidRPr="00461432" w:rsidDel="00391598" w:rsidRDefault="00A962F0">
            <w:pPr>
              <w:rPr>
                <w:del w:id="3326" w:author="Alicia" w:date="2016-05-17T11:22:00Z"/>
                <w:rFonts w:ascii="Times New Roman" w:eastAsia="Times New Roman" w:hAnsi="Times New Roman" w:cs="Times New Roman"/>
                <w:lang w:eastAsia="es-ES"/>
              </w:rPr>
              <w:pPrChange w:id="3327" w:author="Alicia" w:date="2016-05-17T11:22:00Z">
                <w:pPr>
                  <w:spacing w:after="0" w:line="240" w:lineRule="auto"/>
                  <w:jc w:val="center"/>
                </w:pPr>
              </w:pPrChange>
            </w:pPr>
            <w:del w:id="3328" w:author="Alicia" w:date="2016-05-17T11:22:00Z">
              <w:r w:rsidDel="00391598">
                <w:rPr>
                  <w:rFonts w:ascii="Times New Roman" w:eastAsia="Times New Roman" w:hAnsi="Times New Roman" w:cs="Times New Roman"/>
                  <w:lang w:eastAsia="es-ES"/>
                </w:rPr>
                <w:delText>2011</w:delText>
              </w:r>
            </w:del>
          </w:p>
        </w:tc>
        <w:tc>
          <w:tcPr>
            <w:tcW w:w="421" w:type="pct"/>
            <w:tcBorders>
              <w:top w:val="nil"/>
              <w:left w:val="nil"/>
              <w:right w:val="nil"/>
            </w:tcBorders>
            <w:shd w:val="clear" w:color="auto" w:fill="auto"/>
            <w:noWrap/>
            <w:vAlign w:val="center"/>
          </w:tcPr>
          <w:p w14:paraId="7AEE0FE1" w14:textId="75952442" w:rsidR="00A962F0" w:rsidRPr="00A962F0" w:rsidDel="00391598" w:rsidRDefault="00950EA8">
            <w:pPr>
              <w:rPr>
                <w:del w:id="3329" w:author="Alicia" w:date="2016-05-17T11:22:00Z"/>
                <w:rFonts w:ascii="Times New Roman" w:eastAsia="Times New Roman" w:hAnsi="Times New Roman" w:cs="Times New Roman"/>
                <w:lang w:eastAsia="es-ES"/>
              </w:rPr>
              <w:pPrChange w:id="3330" w:author="Alicia" w:date="2016-05-17T11:22:00Z">
                <w:pPr>
                  <w:spacing w:after="0" w:line="240" w:lineRule="auto"/>
                  <w:jc w:val="center"/>
                </w:pPr>
              </w:pPrChange>
            </w:pPr>
            <w:del w:id="3331" w:author="Alicia" w:date="2016-05-17T11:22:00Z">
              <w:r w:rsidDel="00391598">
                <w:rPr>
                  <w:rFonts w:ascii="Times New Roman" w:eastAsia="Times New Roman" w:hAnsi="Times New Roman" w:cs="Times New Roman"/>
                  <w:lang w:eastAsia="es-ES"/>
                </w:rPr>
                <w:delText>0.00</w:delText>
              </w:r>
            </w:del>
          </w:p>
        </w:tc>
        <w:tc>
          <w:tcPr>
            <w:tcW w:w="422" w:type="pct"/>
            <w:tcBorders>
              <w:top w:val="nil"/>
              <w:left w:val="nil"/>
              <w:right w:val="nil"/>
            </w:tcBorders>
            <w:shd w:val="clear" w:color="auto" w:fill="auto"/>
            <w:noWrap/>
            <w:vAlign w:val="center"/>
          </w:tcPr>
          <w:p w14:paraId="19E42C38" w14:textId="230F0145" w:rsidR="00A962F0" w:rsidRPr="00FC4224" w:rsidDel="00391598" w:rsidRDefault="00950EA8">
            <w:pPr>
              <w:rPr>
                <w:del w:id="3332" w:author="Alicia" w:date="2016-05-17T11:22:00Z"/>
                <w:rFonts w:ascii="Times New Roman" w:eastAsia="Times New Roman" w:hAnsi="Times New Roman" w:cs="Times New Roman"/>
                <w:b/>
                <w:lang w:eastAsia="es-ES"/>
              </w:rPr>
              <w:pPrChange w:id="3333" w:author="Alicia" w:date="2016-05-17T11:22:00Z">
                <w:pPr>
                  <w:spacing w:after="0" w:line="240" w:lineRule="auto"/>
                  <w:jc w:val="center"/>
                </w:pPr>
              </w:pPrChange>
            </w:pPr>
            <w:del w:id="3334" w:author="Alicia" w:date="2016-05-17T11:22:00Z">
              <w:r w:rsidRPr="00FC4224" w:rsidDel="00391598">
                <w:rPr>
                  <w:rFonts w:ascii="Times New Roman" w:eastAsia="Times New Roman" w:hAnsi="Times New Roman" w:cs="Times New Roman"/>
                  <w:b/>
                  <w:lang w:eastAsia="es-ES"/>
                </w:rPr>
                <w:delText>0.55</w:delText>
              </w:r>
            </w:del>
          </w:p>
        </w:tc>
        <w:tc>
          <w:tcPr>
            <w:tcW w:w="422" w:type="pct"/>
            <w:tcBorders>
              <w:top w:val="nil"/>
              <w:left w:val="nil"/>
              <w:right w:val="nil"/>
            </w:tcBorders>
            <w:shd w:val="clear" w:color="auto" w:fill="auto"/>
            <w:noWrap/>
            <w:vAlign w:val="center"/>
          </w:tcPr>
          <w:p w14:paraId="61810F06" w14:textId="38BD42F1" w:rsidR="00A962F0" w:rsidRPr="00A962F0" w:rsidDel="00391598" w:rsidRDefault="00950EA8">
            <w:pPr>
              <w:rPr>
                <w:del w:id="3335" w:author="Alicia" w:date="2016-05-17T11:22:00Z"/>
                <w:rFonts w:ascii="Times New Roman" w:eastAsia="Times New Roman" w:hAnsi="Times New Roman" w:cs="Times New Roman"/>
                <w:lang w:eastAsia="es-ES"/>
              </w:rPr>
              <w:pPrChange w:id="3336" w:author="Alicia" w:date="2016-05-17T11:22:00Z">
                <w:pPr>
                  <w:spacing w:after="0" w:line="240" w:lineRule="auto"/>
                  <w:jc w:val="center"/>
                </w:pPr>
              </w:pPrChange>
            </w:pPr>
            <w:del w:id="3337" w:author="Alicia" w:date="2016-05-17T11:22:00Z">
              <w:r w:rsidDel="00391598">
                <w:rPr>
                  <w:rFonts w:ascii="Times New Roman" w:eastAsia="Times New Roman" w:hAnsi="Times New Roman" w:cs="Times New Roman"/>
                  <w:lang w:eastAsia="es-ES"/>
                </w:rPr>
                <w:delText>0.16</w:delText>
              </w:r>
            </w:del>
          </w:p>
        </w:tc>
        <w:tc>
          <w:tcPr>
            <w:tcW w:w="422" w:type="pct"/>
            <w:tcBorders>
              <w:top w:val="nil"/>
              <w:left w:val="nil"/>
              <w:right w:val="nil"/>
            </w:tcBorders>
            <w:shd w:val="clear" w:color="auto" w:fill="auto"/>
            <w:noWrap/>
            <w:vAlign w:val="center"/>
          </w:tcPr>
          <w:p w14:paraId="2F2A393D" w14:textId="45DF4F9F" w:rsidR="00A962F0" w:rsidRPr="00A962F0" w:rsidDel="00391598" w:rsidRDefault="00950EA8">
            <w:pPr>
              <w:rPr>
                <w:del w:id="3338" w:author="Alicia" w:date="2016-05-17T11:22:00Z"/>
                <w:rFonts w:ascii="Times New Roman" w:eastAsia="Times New Roman" w:hAnsi="Times New Roman" w:cs="Times New Roman"/>
                <w:lang w:eastAsia="es-ES"/>
              </w:rPr>
              <w:pPrChange w:id="3339" w:author="Alicia" w:date="2016-05-17T11:22:00Z">
                <w:pPr>
                  <w:spacing w:after="0" w:line="240" w:lineRule="auto"/>
                  <w:jc w:val="center"/>
                </w:pPr>
              </w:pPrChange>
            </w:pPr>
            <w:del w:id="3340" w:author="Alicia" w:date="2016-05-17T11:22:00Z">
              <w:r w:rsidDel="00391598">
                <w:rPr>
                  <w:rFonts w:ascii="Times New Roman" w:eastAsia="Times New Roman" w:hAnsi="Times New Roman" w:cs="Times New Roman"/>
                  <w:lang w:eastAsia="es-ES"/>
                </w:rPr>
                <w:delText>0.09</w:delText>
              </w:r>
            </w:del>
          </w:p>
        </w:tc>
        <w:tc>
          <w:tcPr>
            <w:tcW w:w="422" w:type="pct"/>
            <w:tcBorders>
              <w:top w:val="nil"/>
              <w:left w:val="nil"/>
              <w:right w:val="nil"/>
            </w:tcBorders>
            <w:shd w:val="clear" w:color="auto" w:fill="auto"/>
            <w:noWrap/>
            <w:vAlign w:val="center"/>
          </w:tcPr>
          <w:p w14:paraId="01E2ADC2" w14:textId="1120A466" w:rsidR="00A962F0" w:rsidRPr="00FC4224" w:rsidDel="00391598" w:rsidRDefault="00950EA8">
            <w:pPr>
              <w:rPr>
                <w:del w:id="3341" w:author="Alicia" w:date="2016-05-17T11:22:00Z"/>
                <w:rFonts w:ascii="Times New Roman" w:eastAsia="Times New Roman" w:hAnsi="Times New Roman" w:cs="Times New Roman"/>
                <w:i/>
                <w:lang w:eastAsia="es-ES"/>
              </w:rPr>
              <w:pPrChange w:id="3342" w:author="Alicia" w:date="2016-05-17T11:22:00Z">
                <w:pPr>
                  <w:spacing w:after="0" w:line="240" w:lineRule="auto"/>
                  <w:jc w:val="center"/>
                </w:pPr>
              </w:pPrChange>
            </w:pPr>
            <w:del w:id="3343" w:author="Alicia" w:date="2016-05-17T11:22:00Z">
              <w:r w:rsidRPr="00FC4224" w:rsidDel="00391598">
                <w:rPr>
                  <w:rFonts w:ascii="Times New Roman" w:eastAsia="Times New Roman" w:hAnsi="Times New Roman" w:cs="Times New Roman"/>
                  <w:i/>
                  <w:lang w:eastAsia="es-ES"/>
                </w:rPr>
                <w:delText>0.21</w:delText>
              </w:r>
            </w:del>
          </w:p>
        </w:tc>
        <w:tc>
          <w:tcPr>
            <w:tcW w:w="421" w:type="pct"/>
            <w:tcBorders>
              <w:top w:val="nil"/>
              <w:left w:val="nil"/>
              <w:right w:val="nil"/>
            </w:tcBorders>
            <w:shd w:val="clear" w:color="auto" w:fill="auto"/>
            <w:noWrap/>
            <w:vAlign w:val="center"/>
          </w:tcPr>
          <w:p w14:paraId="7030A1B9" w14:textId="0698DE5A" w:rsidR="00A962F0" w:rsidRPr="00FC4224" w:rsidDel="00391598" w:rsidRDefault="00950EA8">
            <w:pPr>
              <w:rPr>
                <w:del w:id="3344" w:author="Alicia" w:date="2016-05-17T11:22:00Z"/>
                <w:rFonts w:ascii="Times New Roman" w:eastAsia="Times New Roman" w:hAnsi="Times New Roman" w:cs="Times New Roman"/>
                <w:b/>
                <w:lang w:eastAsia="es-ES"/>
              </w:rPr>
              <w:pPrChange w:id="3345" w:author="Alicia" w:date="2016-05-17T11:22:00Z">
                <w:pPr>
                  <w:spacing w:after="0" w:line="240" w:lineRule="auto"/>
                  <w:jc w:val="center"/>
                </w:pPr>
              </w:pPrChange>
            </w:pPr>
            <w:del w:id="3346" w:author="Alicia" w:date="2016-05-17T11:22:00Z">
              <w:r w:rsidRPr="00FC4224" w:rsidDel="00391598">
                <w:rPr>
                  <w:rFonts w:ascii="Times New Roman" w:eastAsia="Times New Roman" w:hAnsi="Times New Roman" w:cs="Times New Roman"/>
                  <w:b/>
                  <w:lang w:eastAsia="es-ES"/>
                </w:rPr>
                <w:delText>-0.17</w:delText>
              </w:r>
            </w:del>
          </w:p>
        </w:tc>
        <w:tc>
          <w:tcPr>
            <w:tcW w:w="422" w:type="pct"/>
            <w:tcBorders>
              <w:top w:val="nil"/>
              <w:left w:val="nil"/>
              <w:bottom w:val="single" w:sz="4" w:space="0" w:color="auto"/>
              <w:right w:val="nil"/>
            </w:tcBorders>
            <w:shd w:val="clear" w:color="auto" w:fill="auto"/>
            <w:noWrap/>
            <w:vAlign w:val="center"/>
          </w:tcPr>
          <w:p w14:paraId="14B92388" w14:textId="056647D9" w:rsidR="00A962F0" w:rsidRPr="00FC4224" w:rsidDel="00391598" w:rsidRDefault="00950EA8">
            <w:pPr>
              <w:rPr>
                <w:del w:id="3347" w:author="Alicia" w:date="2016-05-17T11:22:00Z"/>
                <w:rFonts w:ascii="Times New Roman" w:eastAsia="Times New Roman" w:hAnsi="Times New Roman" w:cs="Times New Roman"/>
                <w:b/>
                <w:lang w:eastAsia="es-ES"/>
              </w:rPr>
              <w:pPrChange w:id="3348" w:author="Alicia" w:date="2016-05-17T11:22:00Z">
                <w:pPr>
                  <w:spacing w:after="0" w:line="240" w:lineRule="auto"/>
                  <w:jc w:val="center"/>
                </w:pPr>
              </w:pPrChange>
            </w:pPr>
            <w:del w:id="3349" w:author="Alicia" w:date="2016-05-17T11:22:00Z">
              <w:r w:rsidRPr="00FC4224" w:rsidDel="00391598">
                <w:rPr>
                  <w:rFonts w:ascii="Times New Roman" w:eastAsia="Times New Roman" w:hAnsi="Times New Roman" w:cs="Times New Roman"/>
                  <w:b/>
                  <w:lang w:eastAsia="es-ES"/>
                </w:rPr>
                <w:delText>-0.17</w:delText>
              </w:r>
            </w:del>
          </w:p>
        </w:tc>
        <w:tc>
          <w:tcPr>
            <w:tcW w:w="422" w:type="pct"/>
            <w:tcBorders>
              <w:top w:val="nil"/>
              <w:left w:val="nil"/>
              <w:bottom w:val="single" w:sz="4" w:space="0" w:color="auto"/>
              <w:right w:val="nil"/>
            </w:tcBorders>
            <w:vAlign w:val="center"/>
          </w:tcPr>
          <w:p w14:paraId="1D94E369" w14:textId="670ADC57" w:rsidR="00A962F0" w:rsidRPr="00FC4224" w:rsidDel="00391598" w:rsidRDefault="007E074E">
            <w:pPr>
              <w:rPr>
                <w:del w:id="3350" w:author="Alicia" w:date="2016-05-17T11:22:00Z"/>
                <w:rFonts w:ascii="Times New Roman" w:eastAsia="Times New Roman" w:hAnsi="Times New Roman" w:cs="Times New Roman"/>
                <w:b/>
                <w:lang w:eastAsia="es-ES"/>
              </w:rPr>
              <w:pPrChange w:id="3351" w:author="Alicia" w:date="2016-05-17T11:22:00Z">
                <w:pPr>
                  <w:spacing w:after="0" w:line="240" w:lineRule="auto"/>
                  <w:jc w:val="center"/>
                </w:pPr>
              </w:pPrChange>
            </w:pPr>
            <w:del w:id="3352" w:author="Alicia" w:date="2016-05-17T11:22:00Z">
              <w:r w:rsidRPr="00FC4224" w:rsidDel="00391598">
                <w:rPr>
                  <w:rFonts w:ascii="Times New Roman" w:eastAsia="Times New Roman" w:hAnsi="Times New Roman" w:cs="Times New Roman"/>
                  <w:b/>
                  <w:lang w:eastAsia="es-ES"/>
                </w:rPr>
                <w:delText>0.54</w:delText>
              </w:r>
            </w:del>
          </w:p>
        </w:tc>
        <w:tc>
          <w:tcPr>
            <w:tcW w:w="422" w:type="pct"/>
            <w:tcBorders>
              <w:top w:val="nil"/>
              <w:left w:val="nil"/>
              <w:bottom w:val="single" w:sz="4" w:space="0" w:color="auto"/>
              <w:right w:val="nil"/>
            </w:tcBorders>
            <w:vAlign w:val="center"/>
          </w:tcPr>
          <w:p w14:paraId="73E5062A" w14:textId="5B74D6B9" w:rsidR="00A962F0" w:rsidRPr="00FC4224" w:rsidDel="00391598" w:rsidRDefault="007E074E">
            <w:pPr>
              <w:rPr>
                <w:del w:id="3353" w:author="Alicia" w:date="2016-05-17T11:22:00Z"/>
                <w:rFonts w:ascii="Times New Roman" w:eastAsia="Times New Roman" w:hAnsi="Times New Roman" w:cs="Times New Roman"/>
                <w:b/>
                <w:lang w:eastAsia="es-ES"/>
              </w:rPr>
              <w:pPrChange w:id="3354" w:author="Alicia" w:date="2016-05-17T11:22:00Z">
                <w:pPr>
                  <w:spacing w:after="0" w:line="240" w:lineRule="auto"/>
                  <w:jc w:val="center"/>
                </w:pPr>
              </w:pPrChange>
            </w:pPr>
            <w:del w:id="3355" w:author="Alicia" w:date="2016-05-17T11:22:00Z">
              <w:r w:rsidRPr="00FC4224" w:rsidDel="00391598">
                <w:rPr>
                  <w:rFonts w:ascii="Times New Roman" w:eastAsia="Times New Roman" w:hAnsi="Times New Roman" w:cs="Times New Roman"/>
                  <w:b/>
                  <w:lang w:eastAsia="es-ES"/>
                </w:rPr>
                <w:delText>0.18</w:delText>
              </w:r>
            </w:del>
          </w:p>
        </w:tc>
        <w:tc>
          <w:tcPr>
            <w:tcW w:w="420" w:type="pct"/>
            <w:tcBorders>
              <w:top w:val="nil"/>
              <w:left w:val="nil"/>
              <w:bottom w:val="single" w:sz="4" w:space="0" w:color="auto"/>
              <w:right w:val="nil"/>
            </w:tcBorders>
            <w:vAlign w:val="center"/>
          </w:tcPr>
          <w:p w14:paraId="342A5CFD" w14:textId="3A777E19" w:rsidR="00A962F0" w:rsidRPr="00FC4224" w:rsidDel="00391598" w:rsidRDefault="007E074E">
            <w:pPr>
              <w:rPr>
                <w:del w:id="3356" w:author="Alicia" w:date="2016-05-17T11:22:00Z"/>
                <w:rFonts w:ascii="Times New Roman" w:eastAsia="Times New Roman" w:hAnsi="Times New Roman" w:cs="Times New Roman"/>
                <w:b/>
                <w:lang w:eastAsia="es-ES"/>
              </w:rPr>
              <w:pPrChange w:id="3357" w:author="Alicia" w:date="2016-05-17T11:22:00Z">
                <w:pPr>
                  <w:spacing w:after="0" w:line="240" w:lineRule="auto"/>
                  <w:jc w:val="center"/>
                </w:pPr>
              </w:pPrChange>
            </w:pPr>
            <w:del w:id="3358" w:author="Alicia" w:date="2016-05-17T11:22:00Z">
              <w:r w:rsidRPr="00FC4224" w:rsidDel="00391598">
                <w:rPr>
                  <w:rFonts w:ascii="Times New Roman" w:eastAsia="Times New Roman" w:hAnsi="Times New Roman" w:cs="Times New Roman"/>
                  <w:b/>
                  <w:lang w:eastAsia="es-ES"/>
                </w:rPr>
                <w:delText>0.58</w:delText>
              </w:r>
            </w:del>
          </w:p>
        </w:tc>
      </w:tr>
      <w:tr w:rsidR="00A962F0" w:rsidRPr="004C20FF" w:rsidDel="00391598" w14:paraId="3AB637CE" w14:textId="640F9AF8" w:rsidTr="00A962F0">
        <w:trPr>
          <w:trHeight w:val="300"/>
          <w:del w:id="3359" w:author="Alicia" w:date="2016-05-17T11:22:00Z"/>
        </w:trPr>
        <w:tc>
          <w:tcPr>
            <w:tcW w:w="513" w:type="pct"/>
            <w:vMerge w:val="restart"/>
            <w:tcBorders>
              <w:left w:val="nil"/>
              <w:right w:val="nil"/>
            </w:tcBorders>
            <w:shd w:val="clear" w:color="auto" w:fill="auto"/>
            <w:noWrap/>
            <w:vAlign w:val="center"/>
          </w:tcPr>
          <w:p w14:paraId="6361B9F0" w14:textId="2A446E65" w:rsidR="00A962F0" w:rsidRPr="00461432" w:rsidDel="00391598" w:rsidRDefault="00A962F0">
            <w:pPr>
              <w:rPr>
                <w:del w:id="3360" w:author="Alicia" w:date="2016-05-17T11:22:00Z"/>
                <w:rFonts w:ascii="Times New Roman" w:eastAsia="Times New Roman" w:hAnsi="Times New Roman" w:cs="Times New Roman"/>
                <w:lang w:eastAsia="es-ES"/>
              </w:rPr>
              <w:pPrChange w:id="3361" w:author="Alicia" w:date="2016-05-17T11:22:00Z">
                <w:pPr>
                  <w:spacing w:after="0" w:line="240" w:lineRule="auto"/>
                  <w:jc w:val="center"/>
                </w:pPr>
              </w:pPrChange>
            </w:pPr>
            <w:del w:id="3362" w:author="Alicia" w:date="2016-05-17T11:22:00Z">
              <w:r w:rsidRPr="00461432" w:rsidDel="00391598">
                <w:rPr>
                  <w:rFonts w:ascii="Times New Roman" w:eastAsia="Times New Roman" w:hAnsi="Times New Roman" w:cs="Times New Roman"/>
                  <w:lang w:eastAsia="es-ES"/>
                </w:rPr>
                <w:delText>H</w:delText>
              </w:r>
            </w:del>
          </w:p>
        </w:tc>
        <w:tc>
          <w:tcPr>
            <w:tcW w:w="271" w:type="pct"/>
            <w:tcBorders>
              <w:left w:val="nil"/>
              <w:bottom w:val="nil"/>
              <w:right w:val="nil"/>
            </w:tcBorders>
            <w:shd w:val="clear" w:color="auto" w:fill="auto"/>
            <w:noWrap/>
            <w:vAlign w:val="center"/>
          </w:tcPr>
          <w:p w14:paraId="372727BF" w14:textId="6239C1DD" w:rsidR="00A962F0" w:rsidRPr="00461432" w:rsidDel="00391598" w:rsidRDefault="00A962F0">
            <w:pPr>
              <w:rPr>
                <w:del w:id="3363" w:author="Alicia" w:date="2016-05-17T11:22:00Z"/>
                <w:rFonts w:ascii="Times New Roman" w:eastAsia="Times New Roman" w:hAnsi="Times New Roman" w:cs="Times New Roman"/>
                <w:lang w:eastAsia="es-ES"/>
              </w:rPr>
              <w:pPrChange w:id="3364" w:author="Alicia" w:date="2016-05-17T11:22:00Z">
                <w:pPr>
                  <w:spacing w:after="0" w:line="240" w:lineRule="auto"/>
                  <w:jc w:val="center"/>
                </w:pPr>
              </w:pPrChange>
            </w:pPr>
            <w:del w:id="3365" w:author="Alicia" w:date="2016-05-17T11:22:00Z">
              <w:r w:rsidDel="00391598">
                <w:rPr>
                  <w:rFonts w:ascii="Times New Roman" w:eastAsia="Times New Roman" w:hAnsi="Times New Roman" w:cs="Times New Roman"/>
                  <w:lang w:eastAsia="es-ES"/>
                </w:rPr>
                <w:delText>2010</w:delText>
              </w:r>
            </w:del>
          </w:p>
        </w:tc>
        <w:tc>
          <w:tcPr>
            <w:tcW w:w="421" w:type="pct"/>
            <w:tcBorders>
              <w:left w:val="nil"/>
              <w:bottom w:val="nil"/>
              <w:right w:val="nil"/>
            </w:tcBorders>
            <w:shd w:val="clear" w:color="auto" w:fill="auto"/>
            <w:noWrap/>
            <w:vAlign w:val="center"/>
          </w:tcPr>
          <w:p w14:paraId="742C9204" w14:textId="0F33A0C2" w:rsidR="00A962F0" w:rsidRPr="00A962F0" w:rsidDel="00391598" w:rsidRDefault="000C6895">
            <w:pPr>
              <w:rPr>
                <w:del w:id="3366" w:author="Alicia" w:date="2016-05-17T11:22:00Z"/>
                <w:rFonts w:ascii="Times New Roman" w:eastAsia="Times New Roman" w:hAnsi="Times New Roman" w:cs="Times New Roman"/>
                <w:lang w:eastAsia="es-ES"/>
              </w:rPr>
              <w:pPrChange w:id="3367" w:author="Alicia" w:date="2016-05-17T11:22:00Z">
                <w:pPr>
                  <w:spacing w:after="0" w:line="240" w:lineRule="auto"/>
                  <w:jc w:val="center"/>
                </w:pPr>
              </w:pPrChange>
            </w:pPr>
            <w:del w:id="3368" w:author="Alicia" w:date="2016-05-17T11:22:00Z">
              <w:r w:rsidDel="00391598">
                <w:rPr>
                  <w:rFonts w:ascii="Times New Roman" w:eastAsia="Times New Roman" w:hAnsi="Times New Roman" w:cs="Times New Roman"/>
                  <w:lang w:eastAsia="es-ES"/>
                </w:rPr>
                <w:delText>0.15</w:delText>
              </w:r>
            </w:del>
          </w:p>
        </w:tc>
        <w:tc>
          <w:tcPr>
            <w:tcW w:w="422" w:type="pct"/>
            <w:tcBorders>
              <w:left w:val="nil"/>
              <w:bottom w:val="nil"/>
              <w:right w:val="nil"/>
            </w:tcBorders>
            <w:shd w:val="clear" w:color="auto" w:fill="auto"/>
            <w:noWrap/>
            <w:vAlign w:val="center"/>
          </w:tcPr>
          <w:p w14:paraId="6CEA962A" w14:textId="196FB160" w:rsidR="00A962F0" w:rsidRPr="004C20FF" w:rsidDel="00391598" w:rsidRDefault="000C6895">
            <w:pPr>
              <w:rPr>
                <w:del w:id="3369" w:author="Alicia" w:date="2016-05-17T11:22:00Z"/>
                <w:rFonts w:ascii="Times New Roman" w:eastAsia="Times New Roman" w:hAnsi="Times New Roman" w:cs="Times New Roman"/>
                <w:b/>
                <w:lang w:eastAsia="es-ES"/>
              </w:rPr>
              <w:pPrChange w:id="3370" w:author="Alicia" w:date="2016-05-17T11:22:00Z">
                <w:pPr>
                  <w:spacing w:after="0" w:line="240" w:lineRule="auto"/>
                  <w:jc w:val="center"/>
                </w:pPr>
              </w:pPrChange>
            </w:pPr>
            <w:del w:id="3371" w:author="Alicia" w:date="2016-05-17T11:22:00Z">
              <w:r w:rsidRPr="004C20FF" w:rsidDel="00391598">
                <w:rPr>
                  <w:rFonts w:ascii="Times New Roman" w:eastAsia="Times New Roman" w:hAnsi="Times New Roman" w:cs="Times New Roman"/>
                  <w:b/>
                  <w:lang w:eastAsia="es-ES"/>
                </w:rPr>
                <w:delText>0.60</w:delText>
              </w:r>
            </w:del>
          </w:p>
        </w:tc>
        <w:tc>
          <w:tcPr>
            <w:tcW w:w="422" w:type="pct"/>
            <w:tcBorders>
              <w:left w:val="nil"/>
              <w:bottom w:val="nil"/>
              <w:right w:val="nil"/>
            </w:tcBorders>
            <w:shd w:val="clear" w:color="auto" w:fill="auto"/>
            <w:noWrap/>
            <w:vAlign w:val="center"/>
          </w:tcPr>
          <w:p w14:paraId="7E8FCD0E" w14:textId="78BF0C67" w:rsidR="00A962F0" w:rsidRPr="00A962F0" w:rsidDel="00391598" w:rsidRDefault="000C6895">
            <w:pPr>
              <w:rPr>
                <w:del w:id="3372" w:author="Alicia" w:date="2016-05-17T11:22:00Z"/>
                <w:rFonts w:ascii="Times New Roman" w:eastAsia="Times New Roman" w:hAnsi="Times New Roman" w:cs="Times New Roman"/>
                <w:lang w:eastAsia="es-ES"/>
              </w:rPr>
              <w:pPrChange w:id="3373" w:author="Alicia" w:date="2016-05-17T11:22:00Z">
                <w:pPr>
                  <w:spacing w:after="0" w:line="240" w:lineRule="auto"/>
                  <w:jc w:val="center"/>
                </w:pPr>
              </w:pPrChange>
            </w:pPr>
            <w:del w:id="3374" w:author="Alicia" w:date="2016-05-17T11:22:00Z">
              <w:r w:rsidDel="00391598">
                <w:rPr>
                  <w:rFonts w:ascii="Times New Roman" w:eastAsia="Times New Roman" w:hAnsi="Times New Roman" w:cs="Times New Roman"/>
                  <w:lang w:eastAsia="es-ES"/>
                </w:rPr>
                <w:delText>-0.17</w:delText>
              </w:r>
            </w:del>
          </w:p>
        </w:tc>
        <w:tc>
          <w:tcPr>
            <w:tcW w:w="422" w:type="pct"/>
            <w:tcBorders>
              <w:left w:val="nil"/>
              <w:bottom w:val="nil"/>
              <w:right w:val="nil"/>
            </w:tcBorders>
            <w:shd w:val="clear" w:color="auto" w:fill="auto"/>
            <w:noWrap/>
            <w:vAlign w:val="center"/>
          </w:tcPr>
          <w:p w14:paraId="6DBA7F67" w14:textId="7C4AD36F" w:rsidR="00A962F0" w:rsidRPr="00A962F0" w:rsidDel="00391598" w:rsidRDefault="000C6895">
            <w:pPr>
              <w:rPr>
                <w:del w:id="3375" w:author="Alicia" w:date="2016-05-17T11:22:00Z"/>
                <w:rFonts w:ascii="Times New Roman" w:eastAsia="Times New Roman" w:hAnsi="Times New Roman" w:cs="Times New Roman"/>
                <w:lang w:eastAsia="es-ES"/>
              </w:rPr>
              <w:pPrChange w:id="3376" w:author="Alicia" w:date="2016-05-17T11:22:00Z">
                <w:pPr>
                  <w:spacing w:after="0" w:line="240" w:lineRule="auto"/>
                  <w:jc w:val="center"/>
                </w:pPr>
              </w:pPrChange>
            </w:pPr>
            <w:del w:id="3377" w:author="Alicia" w:date="2016-05-17T11:22:00Z">
              <w:r w:rsidDel="00391598">
                <w:rPr>
                  <w:rFonts w:ascii="Times New Roman" w:eastAsia="Times New Roman" w:hAnsi="Times New Roman" w:cs="Times New Roman"/>
                  <w:lang w:eastAsia="es-ES"/>
                </w:rPr>
                <w:delText>-0.05</w:delText>
              </w:r>
            </w:del>
          </w:p>
        </w:tc>
        <w:tc>
          <w:tcPr>
            <w:tcW w:w="422" w:type="pct"/>
            <w:tcBorders>
              <w:left w:val="nil"/>
              <w:bottom w:val="nil"/>
              <w:right w:val="nil"/>
            </w:tcBorders>
            <w:shd w:val="clear" w:color="auto" w:fill="auto"/>
            <w:noWrap/>
            <w:vAlign w:val="center"/>
          </w:tcPr>
          <w:p w14:paraId="26B69339" w14:textId="1C69325D" w:rsidR="00A962F0" w:rsidRPr="004C20FF" w:rsidDel="00391598" w:rsidRDefault="000C6895">
            <w:pPr>
              <w:rPr>
                <w:del w:id="3378" w:author="Alicia" w:date="2016-05-17T11:22:00Z"/>
                <w:rFonts w:ascii="Times New Roman" w:eastAsia="Times New Roman" w:hAnsi="Times New Roman" w:cs="Times New Roman"/>
                <w:b/>
                <w:lang w:eastAsia="es-ES"/>
              </w:rPr>
              <w:pPrChange w:id="3379" w:author="Alicia" w:date="2016-05-17T11:22:00Z">
                <w:pPr>
                  <w:spacing w:after="0" w:line="240" w:lineRule="auto"/>
                  <w:jc w:val="center"/>
                </w:pPr>
              </w:pPrChange>
            </w:pPr>
            <w:del w:id="3380" w:author="Alicia" w:date="2016-05-17T11:22:00Z">
              <w:r w:rsidRPr="004C20FF" w:rsidDel="00391598">
                <w:rPr>
                  <w:rFonts w:ascii="Times New Roman" w:eastAsia="Times New Roman" w:hAnsi="Times New Roman" w:cs="Times New Roman"/>
                  <w:b/>
                  <w:lang w:eastAsia="es-ES"/>
                </w:rPr>
                <w:delText>0.28</w:delText>
              </w:r>
            </w:del>
          </w:p>
        </w:tc>
        <w:tc>
          <w:tcPr>
            <w:tcW w:w="421" w:type="pct"/>
            <w:tcBorders>
              <w:left w:val="nil"/>
              <w:bottom w:val="nil"/>
              <w:right w:val="nil"/>
            </w:tcBorders>
            <w:shd w:val="clear" w:color="auto" w:fill="auto"/>
            <w:noWrap/>
            <w:vAlign w:val="center"/>
          </w:tcPr>
          <w:p w14:paraId="453AAE79" w14:textId="317D9239" w:rsidR="00A962F0" w:rsidRPr="00A962F0" w:rsidDel="00391598" w:rsidRDefault="000C6895">
            <w:pPr>
              <w:rPr>
                <w:del w:id="3381" w:author="Alicia" w:date="2016-05-17T11:22:00Z"/>
                <w:rFonts w:ascii="Times New Roman" w:eastAsia="Times New Roman" w:hAnsi="Times New Roman" w:cs="Times New Roman"/>
                <w:lang w:eastAsia="es-ES"/>
              </w:rPr>
              <w:pPrChange w:id="3382" w:author="Alicia" w:date="2016-05-17T11:22:00Z">
                <w:pPr>
                  <w:spacing w:after="0" w:line="240" w:lineRule="auto"/>
                  <w:jc w:val="center"/>
                </w:pPr>
              </w:pPrChange>
            </w:pPr>
            <w:del w:id="3383" w:author="Alicia" w:date="2016-05-17T11:22:00Z">
              <w:r w:rsidDel="00391598">
                <w:rPr>
                  <w:rFonts w:ascii="Times New Roman" w:eastAsia="Times New Roman" w:hAnsi="Times New Roman" w:cs="Times New Roman"/>
                  <w:lang w:eastAsia="es-ES"/>
                </w:rPr>
                <w:delText>0.02</w:delText>
              </w:r>
            </w:del>
          </w:p>
        </w:tc>
        <w:tc>
          <w:tcPr>
            <w:tcW w:w="422" w:type="pct"/>
            <w:tcBorders>
              <w:left w:val="nil"/>
              <w:bottom w:val="nil"/>
              <w:right w:val="nil"/>
            </w:tcBorders>
            <w:shd w:val="clear" w:color="auto" w:fill="auto"/>
            <w:noWrap/>
            <w:vAlign w:val="center"/>
          </w:tcPr>
          <w:p w14:paraId="77443DB5" w14:textId="1DA7DC75" w:rsidR="00A962F0" w:rsidRPr="004C20FF" w:rsidDel="00391598" w:rsidRDefault="000C6895">
            <w:pPr>
              <w:rPr>
                <w:del w:id="3384" w:author="Alicia" w:date="2016-05-17T11:22:00Z"/>
                <w:rFonts w:ascii="Times New Roman" w:eastAsia="Times New Roman" w:hAnsi="Times New Roman" w:cs="Times New Roman"/>
                <w:b/>
                <w:lang w:eastAsia="es-ES"/>
              </w:rPr>
              <w:pPrChange w:id="3385" w:author="Alicia" w:date="2016-05-17T11:22:00Z">
                <w:pPr>
                  <w:spacing w:after="0" w:line="240" w:lineRule="auto"/>
                  <w:jc w:val="center"/>
                </w:pPr>
              </w:pPrChange>
            </w:pPr>
            <w:del w:id="3386" w:author="Alicia" w:date="2016-05-17T11:22:00Z">
              <w:r w:rsidRPr="004C20FF" w:rsidDel="00391598">
                <w:rPr>
                  <w:rFonts w:ascii="Times New Roman" w:eastAsia="Times New Roman" w:hAnsi="Times New Roman" w:cs="Times New Roman"/>
                  <w:b/>
                  <w:lang w:eastAsia="es-ES"/>
                </w:rPr>
                <w:delText>-0.11</w:delText>
              </w:r>
            </w:del>
          </w:p>
        </w:tc>
        <w:tc>
          <w:tcPr>
            <w:tcW w:w="422" w:type="pct"/>
            <w:tcBorders>
              <w:left w:val="nil"/>
              <w:bottom w:val="nil"/>
              <w:right w:val="nil"/>
            </w:tcBorders>
            <w:vAlign w:val="center"/>
          </w:tcPr>
          <w:p w14:paraId="10003C39" w14:textId="4BCE7DDD" w:rsidR="00A962F0" w:rsidRPr="004C20FF" w:rsidDel="00391598" w:rsidRDefault="000C6895">
            <w:pPr>
              <w:rPr>
                <w:del w:id="3387" w:author="Alicia" w:date="2016-05-17T11:22:00Z"/>
                <w:rFonts w:ascii="Times New Roman" w:eastAsia="Times New Roman" w:hAnsi="Times New Roman" w:cs="Times New Roman"/>
                <w:b/>
                <w:lang w:eastAsia="es-ES"/>
              </w:rPr>
              <w:pPrChange w:id="3388" w:author="Alicia" w:date="2016-05-17T11:22:00Z">
                <w:pPr>
                  <w:spacing w:after="0" w:line="240" w:lineRule="auto"/>
                  <w:jc w:val="center"/>
                </w:pPr>
              </w:pPrChange>
            </w:pPr>
            <w:del w:id="3389" w:author="Alicia" w:date="2016-05-17T11:22:00Z">
              <w:r w:rsidRPr="004C20FF" w:rsidDel="00391598">
                <w:rPr>
                  <w:rFonts w:ascii="Times New Roman" w:eastAsia="Times New Roman" w:hAnsi="Times New Roman" w:cs="Times New Roman"/>
                  <w:b/>
                  <w:lang w:eastAsia="es-ES"/>
                </w:rPr>
                <w:delText>0.29</w:delText>
              </w:r>
            </w:del>
          </w:p>
        </w:tc>
        <w:tc>
          <w:tcPr>
            <w:tcW w:w="422" w:type="pct"/>
            <w:tcBorders>
              <w:left w:val="nil"/>
              <w:bottom w:val="nil"/>
              <w:right w:val="nil"/>
            </w:tcBorders>
            <w:vAlign w:val="center"/>
          </w:tcPr>
          <w:p w14:paraId="741306BC" w14:textId="09D26538" w:rsidR="00A962F0" w:rsidRPr="004C20FF" w:rsidDel="00391598" w:rsidRDefault="000C6895">
            <w:pPr>
              <w:rPr>
                <w:del w:id="3390" w:author="Alicia" w:date="2016-05-17T11:22:00Z"/>
                <w:rFonts w:ascii="Times New Roman" w:eastAsia="Times New Roman" w:hAnsi="Times New Roman" w:cs="Times New Roman"/>
                <w:b/>
                <w:lang w:eastAsia="es-ES"/>
              </w:rPr>
              <w:pPrChange w:id="3391" w:author="Alicia" w:date="2016-05-17T11:22:00Z">
                <w:pPr>
                  <w:spacing w:after="0" w:line="240" w:lineRule="auto"/>
                  <w:jc w:val="center"/>
                </w:pPr>
              </w:pPrChange>
            </w:pPr>
            <w:del w:id="3392" w:author="Alicia" w:date="2016-05-17T11:22:00Z">
              <w:r w:rsidRPr="004C20FF" w:rsidDel="00391598">
                <w:rPr>
                  <w:rFonts w:ascii="Times New Roman" w:eastAsia="Times New Roman" w:hAnsi="Times New Roman" w:cs="Times New Roman"/>
                  <w:b/>
                  <w:lang w:eastAsia="es-ES"/>
                </w:rPr>
                <w:delText>0.28</w:delText>
              </w:r>
            </w:del>
          </w:p>
        </w:tc>
        <w:tc>
          <w:tcPr>
            <w:tcW w:w="420" w:type="pct"/>
            <w:tcBorders>
              <w:left w:val="nil"/>
              <w:bottom w:val="nil"/>
              <w:right w:val="nil"/>
            </w:tcBorders>
            <w:vAlign w:val="center"/>
          </w:tcPr>
          <w:p w14:paraId="18F644B3" w14:textId="7BC23246" w:rsidR="00A962F0" w:rsidRPr="004C20FF" w:rsidDel="00391598" w:rsidRDefault="000C6895">
            <w:pPr>
              <w:rPr>
                <w:del w:id="3393" w:author="Alicia" w:date="2016-05-17T11:22:00Z"/>
                <w:rFonts w:ascii="Times New Roman" w:eastAsia="Times New Roman" w:hAnsi="Times New Roman" w:cs="Times New Roman"/>
                <w:b/>
                <w:lang w:eastAsia="es-ES"/>
              </w:rPr>
              <w:pPrChange w:id="3394" w:author="Alicia" w:date="2016-05-17T11:22:00Z">
                <w:pPr>
                  <w:spacing w:after="0" w:line="240" w:lineRule="auto"/>
                  <w:jc w:val="center"/>
                </w:pPr>
              </w:pPrChange>
            </w:pPr>
            <w:del w:id="3395" w:author="Alicia" w:date="2016-05-17T11:22:00Z">
              <w:r w:rsidRPr="004C20FF" w:rsidDel="00391598">
                <w:rPr>
                  <w:rFonts w:ascii="Times New Roman" w:eastAsia="Times New Roman" w:hAnsi="Times New Roman" w:cs="Times New Roman"/>
                  <w:b/>
                  <w:lang w:eastAsia="es-ES"/>
                </w:rPr>
                <w:delText>0.58</w:delText>
              </w:r>
            </w:del>
          </w:p>
        </w:tc>
      </w:tr>
      <w:tr w:rsidR="00A962F0" w:rsidRPr="00C11AFB" w:rsidDel="00391598" w14:paraId="5AFB00C9" w14:textId="22CD5B8C" w:rsidTr="00A962F0">
        <w:trPr>
          <w:trHeight w:val="300"/>
          <w:del w:id="3396" w:author="Alicia" w:date="2016-05-17T11:22:00Z"/>
        </w:trPr>
        <w:tc>
          <w:tcPr>
            <w:tcW w:w="513" w:type="pct"/>
            <w:vMerge/>
            <w:tcBorders>
              <w:left w:val="nil"/>
              <w:right w:val="nil"/>
            </w:tcBorders>
            <w:shd w:val="clear" w:color="auto" w:fill="auto"/>
            <w:noWrap/>
            <w:vAlign w:val="center"/>
            <w:hideMark/>
          </w:tcPr>
          <w:p w14:paraId="7B87BD30" w14:textId="45B8F961" w:rsidR="00A962F0" w:rsidRPr="00461432" w:rsidDel="00391598" w:rsidRDefault="00A962F0">
            <w:pPr>
              <w:rPr>
                <w:del w:id="3397" w:author="Alicia" w:date="2016-05-17T11:22:00Z"/>
                <w:rFonts w:ascii="Times New Roman" w:eastAsia="Times New Roman" w:hAnsi="Times New Roman" w:cs="Times New Roman"/>
                <w:lang w:eastAsia="es-ES"/>
              </w:rPr>
              <w:pPrChange w:id="3398" w:author="Alicia" w:date="2016-05-17T11:22:00Z">
                <w:pPr>
                  <w:spacing w:after="0" w:line="240" w:lineRule="auto"/>
                  <w:jc w:val="center"/>
                </w:pPr>
              </w:pPrChange>
            </w:pPr>
          </w:p>
        </w:tc>
        <w:tc>
          <w:tcPr>
            <w:tcW w:w="271" w:type="pct"/>
            <w:tcBorders>
              <w:top w:val="nil"/>
              <w:left w:val="nil"/>
              <w:right w:val="nil"/>
            </w:tcBorders>
            <w:shd w:val="clear" w:color="auto" w:fill="auto"/>
            <w:noWrap/>
            <w:vAlign w:val="center"/>
          </w:tcPr>
          <w:p w14:paraId="2171D519" w14:textId="1A971F80" w:rsidR="00A962F0" w:rsidRPr="00461432" w:rsidDel="00391598" w:rsidRDefault="00A962F0">
            <w:pPr>
              <w:rPr>
                <w:del w:id="3399" w:author="Alicia" w:date="2016-05-17T11:22:00Z"/>
                <w:rFonts w:ascii="Times New Roman" w:eastAsia="Times New Roman" w:hAnsi="Times New Roman" w:cs="Times New Roman"/>
                <w:lang w:eastAsia="es-ES"/>
              </w:rPr>
              <w:pPrChange w:id="3400" w:author="Alicia" w:date="2016-05-17T11:22:00Z">
                <w:pPr>
                  <w:spacing w:after="0" w:line="240" w:lineRule="auto"/>
                  <w:jc w:val="center"/>
                </w:pPr>
              </w:pPrChange>
            </w:pPr>
            <w:del w:id="3401" w:author="Alicia" w:date="2016-05-17T11:22:00Z">
              <w:r w:rsidDel="00391598">
                <w:rPr>
                  <w:rFonts w:ascii="Times New Roman" w:eastAsia="Times New Roman" w:hAnsi="Times New Roman" w:cs="Times New Roman"/>
                  <w:lang w:eastAsia="es-ES"/>
                </w:rPr>
                <w:delText>2011</w:delText>
              </w:r>
            </w:del>
          </w:p>
        </w:tc>
        <w:tc>
          <w:tcPr>
            <w:tcW w:w="421" w:type="pct"/>
            <w:tcBorders>
              <w:top w:val="nil"/>
              <w:left w:val="nil"/>
              <w:right w:val="nil"/>
            </w:tcBorders>
            <w:shd w:val="clear" w:color="auto" w:fill="auto"/>
            <w:noWrap/>
            <w:vAlign w:val="center"/>
          </w:tcPr>
          <w:p w14:paraId="2708E0E6" w14:textId="458EF2CB" w:rsidR="00A962F0" w:rsidRPr="005303C7" w:rsidDel="00391598" w:rsidRDefault="007E074E">
            <w:pPr>
              <w:rPr>
                <w:del w:id="3402" w:author="Alicia" w:date="2016-05-17T11:22:00Z"/>
                <w:rFonts w:ascii="Times New Roman" w:eastAsia="Times New Roman" w:hAnsi="Times New Roman" w:cs="Times New Roman"/>
                <w:b/>
                <w:lang w:eastAsia="es-ES"/>
              </w:rPr>
              <w:pPrChange w:id="3403" w:author="Alicia" w:date="2016-05-17T11:22:00Z">
                <w:pPr>
                  <w:spacing w:after="0" w:line="240" w:lineRule="auto"/>
                  <w:jc w:val="center"/>
                </w:pPr>
              </w:pPrChange>
            </w:pPr>
            <w:del w:id="3404" w:author="Alicia" w:date="2016-05-17T11:22:00Z">
              <w:r w:rsidRPr="005303C7" w:rsidDel="00391598">
                <w:rPr>
                  <w:rFonts w:ascii="Times New Roman" w:eastAsia="Times New Roman" w:hAnsi="Times New Roman" w:cs="Times New Roman"/>
                  <w:b/>
                  <w:lang w:eastAsia="es-ES"/>
                </w:rPr>
                <w:delText>0.29</w:delText>
              </w:r>
            </w:del>
          </w:p>
        </w:tc>
        <w:tc>
          <w:tcPr>
            <w:tcW w:w="422" w:type="pct"/>
            <w:tcBorders>
              <w:top w:val="nil"/>
              <w:left w:val="nil"/>
              <w:right w:val="nil"/>
            </w:tcBorders>
            <w:shd w:val="clear" w:color="auto" w:fill="auto"/>
            <w:noWrap/>
            <w:vAlign w:val="center"/>
          </w:tcPr>
          <w:p w14:paraId="1AA88F9B" w14:textId="199AC3B1" w:rsidR="00A962F0" w:rsidRPr="005303C7" w:rsidDel="00391598" w:rsidRDefault="007E074E">
            <w:pPr>
              <w:rPr>
                <w:del w:id="3405" w:author="Alicia" w:date="2016-05-17T11:22:00Z"/>
                <w:rFonts w:ascii="Times New Roman" w:eastAsia="Times New Roman" w:hAnsi="Times New Roman" w:cs="Times New Roman"/>
                <w:i/>
                <w:lang w:eastAsia="es-ES"/>
              </w:rPr>
              <w:pPrChange w:id="3406" w:author="Alicia" w:date="2016-05-17T11:22:00Z">
                <w:pPr>
                  <w:spacing w:after="0" w:line="240" w:lineRule="auto"/>
                  <w:jc w:val="center"/>
                </w:pPr>
              </w:pPrChange>
            </w:pPr>
            <w:del w:id="3407" w:author="Alicia" w:date="2016-05-17T11:22:00Z">
              <w:r w:rsidRPr="005303C7" w:rsidDel="00391598">
                <w:rPr>
                  <w:rFonts w:ascii="Times New Roman" w:eastAsia="Times New Roman" w:hAnsi="Times New Roman" w:cs="Times New Roman"/>
                  <w:i/>
                  <w:lang w:eastAsia="es-ES"/>
                </w:rPr>
                <w:delText>0.25</w:delText>
              </w:r>
            </w:del>
          </w:p>
        </w:tc>
        <w:tc>
          <w:tcPr>
            <w:tcW w:w="422" w:type="pct"/>
            <w:tcBorders>
              <w:top w:val="nil"/>
              <w:left w:val="nil"/>
              <w:right w:val="nil"/>
            </w:tcBorders>
            <w:shd w:val="clear" w:color="auto" w:fill="auto"/>
            <w:noWrap/>
            <w:vAlign w:val="center"/>
          </w:tcPr>
          <w:p w14:paraId="4F99DBB0" w14:textId="28A7626F" w:rsidR="00A962F0" w:rsidRPr="00A962F0" w:rsidDel="00391598" w:rsidRDefault="007E074E">
            <w:pPr>
              <w:rPr>
                <w:del w:id="3408" w:author="Alicia" w:date="2016-05-17T11:22:00Z"/>
                <w:rFonts w:ascii="Times New Roman" w:eastAsia="Times New Roman" w:hAnsi="Times New Roman" w:cs="Times New Roman"/>
                <w:lang w:eastAsia="es-ES"/>
              </w:rPr>
              <w:pPrChange w:id="3409" w:author="Alicia" w:date="2016-05-17T11:22:00Z">
                <w:pPr>
                  <w:spacing w:after="0" w:line="240" w:lineRule="auto"/>
                  <w:jc w:val="center"/>
                </w:pPr>
              </w:pPrChange>
            </w:pPr>
            <w:del w:id="3410" w:author="Alicia" w:date="2016-05-17T11:22:00Z">
              <w:r w:rsidDel="00391598">
                <w:rPr>
                  <w:rFonts w:ascii="Times New Roman" w:eastAsia="Times New Roman" w:hAnsi="Times New Roman" w:cs="Times New Roman"/>
                  <w:lang w:eastAsia="es-ES"/>
                </w:rPr>
                <w:delText>-0.14</w:delText>
              </w:r>
            </w:del>
          </w:p>
        </w:tc>
        <w:tc>
          <w:tcPr>
            <w:tcW w:w="422" w:type="pct"/>
            <w:tcBorders>
              <w:top w:val="nil"/>
              <w:left w:val="nil"/>
              <w:right w:val="nil"/>
            </w:tcBorders>
            <w:shd w:val="clear" w:color="auto" w:fill="auto"/>
            <w:noWrap/>
            <w:vAlign w:val="center"/>
          </w:tcPr>
          <w:p w14:paraId="5C8DD97C" w14:textId="71140525" w:rsidR="00A962F0" w:rsidRPr="00A962F0" w:rsidDel="00391598" w:rsidRDefault="007E074E">
            <w:pPr>
              <w:rPr>
                <w:del w:id="3411" w:author="Alicia" w:date="2016-05-17T11:22:00Z"/>
                <w:rFonts w:ascii="Times New Roman" w:eastAsia="Times New Roman" w:hAnsi="Times New Roman" w:cs="Times New Roman"/>
                <w:lang w:eastAsia="es-ES"/>
              </w:rPr>
              <w:pPrChange w:id="3412" w:author="Alicia" w:date="2016-05-17T11:22:00Z">
                <w:pPr>
                  <w:spacing w:after="0" w:line="240" w:lineRule="auto"/>
                  <w:jc w:val="center"/>
                </w:pPr>
              </w:pPrChange>
            </w:pPr>
            <w:del w:id="3413" w:author="Alicia" w:date="2016-05-17T11:22:00Z">
              <w:r w:rsidDel="00391598">
                <w:rPr>
                  <w:rFonts w:ascii="Times New Roman" w:eastAsia="Times New Roman" w:hAnsi="Times New Roman" w:cs="Times New Roman"/>
                  <w:lang w:eastAsia="es-ES"/>
                </w:rPr>
                <w:delText>0.02</w:delText>
              </w:r>
            </w:del>
          </w:p>
        </w:tc>
        <w:tc>
          <w:tcPr>
            <w:tcW w:w="422" w:type="pct"/>
            <w:tcBorders>
              <w:top w:val="nil"/>
              <w:left w:val="nil"/>
              <w:right w:val="nil"/>
            </w:tcBorders>
            <w:shd w:val="clear" w:color="auto" w:fill="auto"/>
            <w:noWrap/>
            <w:vAlign w:val="center"/>
          </w:tcPr>
          <w:p w14:paraId="48DD4F20" w14:textId="79E7BA66" w:rsidR="00A962F0" w:rsidRPr="005303C7" w:rsidDel="00391598" w:rsidRDefault="007E074E">
            <w:pPr>
              <w:rPr>
                <w:del w:id="3414" w:author="Alicia" w:date="2016-05-17T11:22:00Z"/>
                <w:rFonts w:ascii="Times New Roman" w:eastAsia="Times New Roman" w:hAnsi="Times New Roman" w:cs="Times New Roman"/>
                <w:b/>
                <w:lang w:eastAsia="es-ES"/>
              </w:rPr>
              <w:pPrChange w:id="3415" w:author="Alicia" w:date="2016-05-17T11:22:00Z">
                <w:pPr>
                  <w:spacing w:after="0" w:line="240" w:lineRule="auto"/>
                  <w:jc w:val="center"/>
                </w:pPr>
              </w:pPrChange>
            </w:pPr>
            <w:del w:id="3416" w:author="Alicia" w:date="2016-05-17T11:22:00Z">
              <w:r w:rsidRPr="005303C7" w:rsidDel="00391598">
                <w:rPr>
                  <w:rFonts w:ascii="Times New Roman" w:eastAsia="Times New Roman" w:hAnsi="Times New Roman" w:cs="Times New Roman"/>
                  <w:b/>
                  <w:lang w:eastAsia="es-ES"/>
                </w:rPr>
                <w:delText>0.70</w:delText>
              </w:r>
            </w:del>
          </w:p>
        </w:tc>
        <w:tc>
          <w:tcPr>
            <w:tcW w:w="421" w:type="pct"/>
            <w:tcBorders>
              <w:top w:val="nil"/>
              <w:left w:val="nil"/>
              <w:right w:val="nil"/>
            </w:tcBorders>
            <w:shd w:val="clear" w:color="auto" w:fill="auto"/>
            <w:noWrap/>
            <w:vAlign w:val="center"/>
          </w:tcPr>
          <w:p w14:paraId="6D3159BC" w14:textId="37CCAC48" w:rsidR="00A962F0" w:rsidRPr="005303C7" w:rsidDel="00391598" w:rsidRDefault="007E074E">
            <w:pPr>
              <w:rPr>
                <w:del w:id="3417" w:author="Alicia" w:date="2016-05-17T11:22:00Z"/>
                <w:rFonts w:ascii="Times New Roman" w:eastAsia="Times New Roman" w:hAnsi="Times New Roman" w:cs="Times New Roman"/>
                <w:i/>
                <w:lang w:eastAsia="es-ES"/>
              </w:rPr>
              <w:pPrChange w:id="3418" w:author="Alicia" w:date="2016-05-17T11:22:00Z">
                <w:pPr>
                  <w:spacing w:after="0" w:line="240" w:lineRule="auto"/>
                  <w:jc w:val="center"/>
                </w:pPr>
              </w:pPrChange>
            </w:pPr>
            <w:del w:id="3419" w:author="Alicia" w:date="2016-05-17T11:22:00Z">
              <w:r w:rsidRPr="005303C7" w:rsidDel="00391598">
                <w:rPr>
                  <w:rFonts w:ascii="Times New Roman" w:eastAsia="Times New Roman" w:hAnsi="Times New Roman" w:cs="Times New Roman"/>
                  <w:i/>
                  <w:lang w:eastAsia="es-ES"/>
                </w:rPr>
                <w:delText>-0.15</w:delText>
              </w:r>
            </w:del>
          </w:p>
        </w:tc>
        <w:tc>
          <w:tcPr>
            <w:tcW w:w="422" w:type="pct"/>
            <w:tcBorders>
              <w:top w:val="nil"/>
              <w:left w:val="nil"/>
              <w:bottom w:val="single" w:sz="4" w:space="0" w:color="auto"/>
              <w:right w:val="nil"/>
            </w:tcBorders>
            <w:shd w:val="clear" w:color="auto" w:fill="auto"/>
            <w:noWrap/>
            <w:vAlign w:val="center"/>
          </w:tcPr>
          <w:p w14:paraId="194C7CB5" w14:textId="2FCA97ED" w:rsidR="00A962F0" w:rsidRPr="005303C7" w:rsidDel="00391598" w:rsidRDefault="007E074E">
            <w:pPr>
              <w:rPr>
                <w:del w:id="3420" w:author="Alicia" w:date="2016-05-17T11:22:00Z"/>
                <w:rFonts w:ascii="Times New Roman" w:eastAsia="Times New Roman" w:hAnsi="Times New Roman" w:cs="Times New Roman"/>
                <w:b/>
                <w:lang w:eastAsia="es-ES"/>
              </w:rPr>
              <w:pPrChange w:id="3421" w:author="Alicia" w:date="2016-05-17T11:22:00Z">
                <w:pPr>
                  <w:spacing w:after="0" w:line="240" w:lineRule="auto"/>
                  <w:jc w:val="center"/>
                </w:pPr>
              </w:pPrChange>
            </w:pPr>
            <w:del w:id="3422" w:author="Alicia" w:date="2016-05-17T11:22:00Z">
              <w:r w:rsidRPr="005303C7" w:rsidDel="00391598">
                <w:rPr>
                  <w:rFonts w:ascii="Times New Roman" w:eastAsia="Times New Roman" w:hAnsi="Times New Roman" w:cs="Times New Roman"/>
                  <w:b/>
                  <w:lang w:eastAsia="es-ES"/>
                </w:rPr>
                <w:delText>-0.53</w:delText>
              </w:r>
            </w:del>
          </w:p>
        </w:tc>
        <w:tc>
          <w:tcPr>
            <w:tcW w:w="422" w:type="pct"/>
            <w:tcBorders>
              <w:top w:val="nil"/>
              <w:left w:val="nil"/>
              <w:bottom w:val="single" w:sz="4" w:space="0" w:color="auto"/>
              <w:right w:val="nil"/>
            </w:tcBorders>
            <w:vAlign w:val="center"/>
          </w:tcPr>
          <w:p w14:paraId="2658E587" w14:textId="6A63FDA0" w:rsidR="00A962F0" w:rsidRPr="005303C7" w:rsidDel="00391598" w:rsidRDefault="007E074E">
            <w:pPr>
              <w:rPr>
                <w:del w:id="3423" w:author="Alicia" w:date="2016-05-17T11:22:00Z"/>
                <w:rFonts w:ascii="Times New Roman" w:eastAsia="Times New Roman" w:hAnsi="Times New Roman" w:cs="Times New Roman"/>
                <w:b/>
                <w:lang w:eastAsia="es-ES"/>
              </w:rPr>
              <w:pPrChange w:id="3424" w:author="Alicia" w:date="2016-05-17T11:22:00Z">
                <w:pPr>
                  <w:spacing w:after="0" w:line="240" w:lineRule="auto"/>
                  <w:jc w:val="center"/>
                </w:pPr>
              </w:pPrChange>
            </w:pPr>
            <w:del w:id="3425" w:author="Alicia" w:date="2016-05-17T11:22:00Z">
              <w:r w:rsidRPr="005303C7" w:rsidDel="00391598">
                <w:rPr>
                  <w:rFonts w:ascii="Times New Roman" w:eastAsia="Times New Roman" w:hAnsi="Times New Roman" w:cs="Times New Roman"/>
                  <w:b/>
                  <w:lang w:eastAsia="es-ES"/>
                </w:rPr>
                <w:delText>0.44</w:delText>
              </w:r>
            </w:del>
          </w:p>
        </w:tc>
        <w:tc>
          <w:tcPr>
            <w:tcW w:w="422" w:type="pct"/>
            <w:tcBorders>
              <w:top w:val="nil"/>
              <w:left w:val="nil"/>
              <w:bottom w:val="single" w:sz="4" w:space="0" w:color="auto"/>
              <w:right w:val="nil"/>
            </w:tcBorders>
            <w:vAlign w:val="center"/>
          </w:tcPr>
          <w:p w14:paraId="3B6A213E" w14:textId="0DECAD5C" w:rsidR="00A962F0" w:rsidRPr="00A962F0" w:rsidDel="00391598" w:rsidRDefault="007E074E">
            <w:pPr>
              <w:rPr>
                <w:del w:id="3426" w:author="Alicia" w:date="2016-05-17T11:22:00Z"/>
                <w:rFonts w:ascii="Times New Roman" w:eastAsia="Times New Roman" w:hAnsi="Times New Roman" w:cs="Times New Roman"/>
                <w:lang w:eastAsia="es-ES"/>
              </w:rPr>
              <w:pPrChange w:id="3427" w:author="Alicia" w:date="2016-05-17T11:22:00Z">
                <w:pPr>
                  <w:spacing w:after="0" w:line="240" w:lineRule="auto"/>
                  <w:jc w:val="center"/>
                </w:pPr>
              </w:pPrChange>
            </w:pPr>
            <w:del w:id="3428" w:author="Alicia" w:date="2016-05-17T11:22:00Z">
              <w:r w:rsidDel="00391598">
                <w:rPr>
                  <w:rFonts w:ascii="Times New Roman" w:eastAsia="Times New Roman" w:hAnsi="Times New Roman" w:cs="Times New Roman"/>
                  <w:lang w:eastAsia="es-ES"/>
                </w:rPr>
                <w:delText>0.12</w:delText>
              </w:r>
            </w:del>
          </w:p>
        </w:tc>
        <w:tc>
          <w:tcPr>
            <w:tcW w:w="420" w:type="pct"/>
            <w:tcBorders>
              <w:top w:val="nil"/>
              <w:left w:val="nil"/>
              <w:bottom w:val="single" w:sz="4" w:space="0" w:color="auto"/>
              <w:right w:val="nil"/>
            </w:tcBorders>
            <w:vAlign w:val="center"/>
          </w:tcPr>
          <w:p w14:paraId="718A2003" w14:textId="21B473DB" w:rsidR="00A962F0" w:rsidRPr="005303C7" w:rsidDel="00391598" w:rsidRDefault="007E074E">
            <w:pPr>
              <w:rPr>
                <w:del w:id="3429" w:author="Alicia" w:date="2016-05-17T11:22:00Z"/>
                <w:rFonts w:ascii="Times New Roman" w:eastAsia="Times New Roman" w:hAnsi="Times New Roman" w:cs="Times New Roman"/>
                <w:b/>
                <w:lang w:eastAsia="es-ES"/>
              </w:rPr>
              <w:pPrChange w:id="3430" w:author="Alicia" w:date="2016-05-17T11:22:00Z">
                <w:pPr>
                  <w:spacing w:after="0" w:line="240" w:lineRule="auto"/>
                  <w:jc w:val="center"/>
                </w:pPr>
              </w:pPrChange>
            </w:pPr>
            <w:del w:id="3431" w:author="Alicia" w:date="2016-05-17T11:22:00Z">
              <w:r w:rsidRPr="005303C7" w:rsidDel="00391598">
                <w:rPr>
                  <w:rFonts w:ascii="Times New Roman" w:eastAsia="Times New Roman" w:hAnsi="Times New Roman" w:cs="Times New Roman"/>
                  <w:b/>
                  <w:lang w:eastAsia="es-ES"/>
                </w:rPr>
                <w:delText>0.52</w:delText>
              </w:r>
            </w:del>
          </w:p>
        </w:tc>
      </w:tr>
      <w:tr w:rsidR="00A962F0" w:rsidRPr="00C11AFB" w:rsidDel="00391598" w14:paraId="150923B0" w14:textId="368D4973" w:rsidTr="00A962F0">
        <w:trPr>
          <w:trHeight w:val="300"/>
          <w:del w:id="3432" w:author="Alicia" w:date="2016-05-17T11:22:00Z"/>
        </w:trPr>
        <w:tc>
          <w:tcPr>
            <w:tcW w:w="513" w:type="pct"/>
            <w:vMerge w:val="restart"/>
            <w:tcBorders>
              <w:left w:val="nil"/>
              <w:right w:val="nil"/>
            </w:tcBorders>
            <w:shd w:val="clear" w:color="auto" w:fill="auto"/>
            <w:noWrap/>
            <w:vAlign w:val="center"/>
            <w:hideMark/>
          </w:tcPr>
          <w:p w14:paraId="6A59F5DC" w14:textId="4CCE844F" w:rsidR="00A962F0" w:rsidRPr="00461432" w:rsidDel="00391598" w:rsidRDefault="00A962F0">
            <w:pPr>
              <w:rPr>
                <w:del w:id="3433" w:author="Alicia" w:date="2016-05-17T11:22:00Z"/>
                <w:rFonts w:ascii="Times New Roman" w:eastAsia="Times New Roman" w:hAnsi="Times New Roman" w:cs="Times New Roman"/>
                <w:lang w:eastAsia="es-ES"/>
              </w:rPr>
              <w:pPrChange w:id="3434" w:author="Alicia" w:date="2016-05-17T11:22:00Z">
                <w:pPr>
                  <w:spacing w:after="0" w:line="240" w:lineRule="auto"/>
                  <w:jc w:val="center"/>
                </w:pPr>
              </w:pPrChange>
            </w:pPr>
            <w:del w:id="3435" w:author="Alicia" w:date="2016-05-17T11:22:00Z">
              <w:r w:rsidRPr="00461432" w:rsidDel="00391598">
                <w:rPr>
                  <w:rFonts w:ascii="Times New Roman" w:eastAsia="Times New Roman" w:hAnsi="Times New Roman" w:cs="Times New Roman"/>
                  <w:lang w:eastAsia="es-ES"/>
                </w:rPr>
                <w:delText>I</w:delText>
              </w:r>
            </w:del>
          </w:p>
        </w:tc>
        <w:tc>
          <w:tcPr>
            <w:tcW w:w="271" w:type="pct"/>
            <w:tcBorders>
              <w:left w:val="nil"/>
              <w:bottom w:val="nil"/>
              <w:right w:val="nil"/>
            </w:tcBorders>
            <w:shd w:val="clear" w:color="auto" w:fill="auto"/>
            <w:noWrap/>
            <w:vAlign w:val="center"/>
          </w:tcPr>
          <w:p w14:paraId="1839E6C5" w14:textId="5D35266D" w:rsidR="00A962F0" w:rsidRPr="00461432" w:rsidDel="00391598" w:rsidRDefault="00A962F0">
            <w:pPr>
              <w:rPr>
                <w:del w:id="3436" w:author="Alicia" w:date="2016-05-17T11:22:00Z"/>
                <w:rFonts w:ascii="Times New Roman" w:eastAsia="Times New Roman" w:hAnsi="Times New Roman" w:cs="Times New Roman"/>
                <w:lang w:eastAsia="es-ES"/>
              </w:rPr>
              <w:pPrChange w:id="3437" w:author="Alicia" w:date="2016-05-17T11:22:00Z">
                <w:pPr>
                  <w:spacing w:after="0" w:line="240" w:lineRule="auto"/>
                  <w:jc w:val="center"/>
                </w:pPr>
              </w:pPrChange>
            </w:pPr>
            <w:del w:id="3438" w:author="Alicia" w:date="2016-05-17T11:22:00Z">
              <w:r w:rsidDel="00391598">
                <w:rPr>
                  <w:rFonts w:ascii="Times New Roman" w:eastAsia="Times New Roman" w:hAnsi="Times New Roman" w:cs="Times New Roman"/>
                  <w:lang w:eastAsia="es-ES"/>
                </w:rPr>
                <w:delText>2010</w:delText>
              </w:r>
            </w:del>
          </w:p>
        </w:tc>
        <w:tc>
          <w:tcPr>
            <w:tcW w:w="421" w:type="pct"/>
            <w:tcBorders>
              <w:left w:val="nil"/>
              <w:bottom w:val="nil"/>
              <w:right w:val="nil"/>
            </w:tcBorders>
            <w:shd w:val="clear" w:color="auto" w:fill="auto"/>
            <w:noWrap/>
            <w:vAlign w:val="center"/>
          </w:tcPr>
          <w:p w14:paraId="0056D1FC" w14:textId="121B251A" w:rsidR="00A962F0" w:rsidRPr="004C20FF" w:rsidDel="00391598" w:rsidRDefault="000C6895">
            <w:pPr>
              <w:rPr>
                <w:del w:id="3439" w:author="Alicia" w:date="2016-05-17T11:22:00Z"/>
                <w:rFonts w:ascii="Times New Roman" w:eastAsia="Times New Roman" w:hAnsi="Times New Roman" w:cs="Times New Roman"/>
                <w:b/>
                <w:lang w:eastAsia="es-ES"/>
              </w:rPr>
              <w:pPrChange w:id="3440" w:author="Alicia" w:date="2016-05-17T11:22:00Z">
                <w:pPr>
                  <w:spacing w:after="0" w:line="240" w:lineRule="auto"/>
                  <w:jc w:val="center"/>
                </w:pPr>
              </w:pPrChange>
            </w:pPr>
            <w:del w:id="3441" w:author="Alicia" w:date="2016-05-17T11:22:00Z">
              <w:r w:rsidRPr="004C20FF" w:rsidDel="00391598">
                <w:rPr>
                  <w:rFonts w:ascii="Times New Roman" w:eastAsia="Times New Roman" w:hAnsi="Times New Roman" w:cs="Times New Roman"/>
                  <w:b/>
                  <w:lang w:eastAsia="es-ES"/>
                </w:rPr>
                <w:delText>0.34</w:delText>
              </w:r>
            </w:del>
          </w:p>
        </w:tc>
        <w:tc>
          <w:tcPr>
            <w:tcW w:w="422" w:type="pct"/>
            <w:tcBorders>
              <w:left w:val="nil"/>
              <w:bottom w:val="nil"/>
              <w:right w:val="nil"/>
            </w:tcBorders>
            <w:shd w:val="clear" w:color="auto" w:fill="auto"/>
            <w:noWrap/>
            <w:vAlign w:val="center"/>
          </w:tcPr>
          <w:p w14:paraId="1DC26FCA" w14:textId="428DFE3C" w:rsidR="00A962F0" w:rsidRPr="004C20FF" w:rsidDel="00391598" w:rsidRDefault="000C6895">
            <w:pPr>
              <w:rPr>
                <w:del w:id="3442" w:author="Alicia" w:date="2016-05-17T11:22:00Z"/>
                <w:rFonts w:ascii="Times New Roman" w:eastAsia="Times New Roman" w:hAnsi="Times New Roman" w:cs="Times New Roman"/>
                <w:b/>
                <w:lang w:eastAsia="es-ES"/>
              </w:rPr>
              <w:pPrChange w:id="3443" w:author="Alicia" w:date="2016-05-17T11:22:00Z">
                <w:pPr>
                  <w:spacing w:after="0" w:line="240" w:lineRule="auto"/>
                  <w:jc w:val="center"/>
                </w:pPr>
              </w:pPrChange>
            </w:pPr>
            <w:del w:id="3444" w:author="Alicia" w:date="2016-05-17T11:22:00Z">
              <w:r w:rsidRPr="004C20FF" w:rsidDel="00391598">
                <w:rPr>
                  <w:rFonts w:ascii="Times New Roman" w:eastAsia="Times New Roman" w:hAnsi="Times New Roman" w:cs="Times New Roman"/>
                  <w:b/>
                  <w:lang w:eastAsia="es-ES"/>
                </w:rPr>
                <w:delText>0.28</w:delText>
              </w:r>
            </w:del>
          </w:p>
        </w:tc>
        <w:tc>
          <w:tcPr>
            <w:tcW w:w="422" w:type="pct"/>
            <w:tcBorders>
              <w:left w:val="nil"/>
              <w:bottom w:val="nil"/>
              <w:right w:val="nil"/>
            </w:tcBorders>
            <w:shd w:val="clear" w:color="auto" w:fill="auto"/>
            <w:noWrap/>
            <w:vAlign w:val="center"/>
          </w:tcPr>
          <w:p w14:paraId="4747578C" w14:textId="48E0FDCD" w:rsidR="00A962F0" w:rsidRPr="00A962F0" w:rsidDel="00391598" w:rsidRDefault="000C6895">
            <w:pPr>
              <w:rPr>
                <w:del w:id="3445" w:author="Alicia" w:date="2016-05-17T11:22:00Z"/>
                <w:rFonts w:ascii="Times New Roman" w:eastAsia="Times New Roman" w:hAnsi="Times New Roman" w:cs="Times New Roman"/>
                <w:lang w:eastAsia="es-ES"/>
              </w:rPr>
              <w:pPrChange w:id="3446" w:author="Alicia" w:date="2016-05-17T11:22:00Z">
                <w:pPr>
                  <w:spacing w:after="0" w:line="240" w:lineRule="auto"/>
                  <w:jc w:val="center"/>
                </w:pPr>
              </w:pPrChange>
            </w:pPr>
            <w:del w:id="3447" w:author="Alicia" w:date="2016-05-17T11:22:00Z">
              <w:r w:rsidDel="00391598">
                <w:rPr>
                  <w:rFonts w:ascii="Times New Roman" w:eastAsia="Times New Roman" w:hAnsi="Times New Roman" w:cs="Times New Roman"/>
                  <w:lang w:eastAsia="es-ES"/>
                </w:rPr>
                <w:delText>0.00</w:delText>
              </w:r>
            </w:del>
          </w:p>
        </w:tc>
        <w:tc>
          <w:tcPr>
            <w:tcW w:w="422" w:type="pct"/>
            <w:tcBorders>
              <w:left w:val="nil"/>
              <w:bottom w:val="nil"/>
              <w:right w:val="nil"/>
            </w:tcBorders>
            <w:shd w:val="clear" w:color="auto" w:fill="auto"/>
            <w:noWrap/>
            <w:vAlign w:val="center"/>
          </w:tcPr>
          <w:p w14:paraId="16F682CF" w14:textId="05C9979A" w:rsidR="00A962F0" w:rsidRPr="004C20FF" w:rsidDel="00391598" w:rsidRDefault="000C6895">
            <w:pPr>
              <w:rPr>
                <w:del w:id="3448" w:author="Alicia" w:date="2016-05-17T11:22:00Z"/>
                <w:rFonts w:ascii="Times New Roman" w:eastAsia="Times New Roman" w:hAnsi="Times New Roman" w:cs="Times New Roman"/>
                <w:i/>
                <w:lang w:eastAsia="es-ES"/>
              </w:rPr>
              <w:pPrChange w:id="3449" w:author="Alicia" w:date="2016-05-17T11:22:00Z">
                <w:pPr>
                  <w:spacing w:after="0" w:line="240" w:lineRule="auto"/>
                  <w:jc w:val="center"/>
                </w:pPr>
              </w:pPrChange>
            </w:pPr>
            <w:del w:id="3450" w:author="Alicia" w:date="2016-05-17T11:22:00Z">
              <w:r w:rsidRPr="004C20FF" w:rsidDel="00391598">
                <w:rPr>
                  <w:rFonts w:ascii="Times New Roman" w:eastAsia="Times New Roman" w:hAnsi="Times New Roman" w:cs="Times New Roman"/>
                  <w:i/>
                  <w:lang w:eastAsia="es-ES"/>
                </w:rPr>
                <w:delText>-0.09</w:delText>
              </w:r>
            </w:del>
          </w:p>
        </w:tc>
        <w:tc>
          <w:tcPr>
            <w:tcW w:w="422" w:type="pct"/>
            <w:tcBorders>
              <w:left w:val="nil"/>
              <w:bottom w:val="nil"/>
              <w:right w:val="nil"/>
            </w:tcBorders>
            <w:shd w:val="clear" w:color="auto" w:fill="auto"/>
            <w:noWrap/>
            <w:vAlign w:val="center"/>
          </w:tcPr>
          <w:p w14:paraId="0A04F6BA" w14:textId="52207B9C" w:rsidR="00A962F0" w:rsidRPr="00A962F0" w:rsidDel="00391598" w:rsidRDefault="000C6895">
            <w:pPr>
              <w:rPr>
                <w:del w:id="3451" w:author="Alicia" w:date="2016-05-17T11:22:00Z"/>
                <w:rFonts w:ascii="Times New Roman" w:eastAsia="Times New Roman" w:hAnsi="Times New Roman" w:cs="Times New Roman"/>
                <w:lang w:eastAsia="es-ES"/>
              </w:rPr>
              <w:pPrChange w:id="3452" w:author="Alicia" w:date="2016-05-17T11:22:00Z">
                <w:pPr>
                  <w:spacing w:after="0" w:line="240" w:lineRule="auto"/>
                  <w:jc w:val="center"/>
                </w:pPr>
              </w:pPrChange>
            </w:pPr>
            <w:del w:id="3453" w:author="Alicia" w:date="2016-05-17T11:22:00Z">
              <w:r w:rsidDel="00391598">
                <w:rPr>
                  <w:rFonts w:ascii="Times New Roman" w:eastAsia="Times New Roman" w:hAnsi="Times New Roman" w:cs="Times New Roman"/>
                  <w:lang w:eastAsia="es-ES"/>
                </w:rPr>
                <w:delText>-0.02</w:delText>
              </w:r>
            </w:del>
          </w:p>
        </w:tc>
        <w:tc>
          <w:tcPr>
            <w:tcW w:w="421" w:type="pct"/>
            <w:tcBorders>
              <w:left w:val="nil"/>
              <w:bottom w:val="nil"/>
              <w:right w:val="nil"/>
            </w:tcBorders>
            <w:shd w:val="clear" w:color="auto" w:fill="auto"/>
            <w:noWrap/>
            <w:vAlign w:val="center"/>
          </w:tcPr>
          <w:p w14:paraId="7B79E188" w14:textId="132998C8" w:rsidR="00A962F0" w:rsidRPr="00A962F0" w:rsidDel="00391598" w:rsidRDefault="000C6895">
            <w:pPr>
              <w:rPr>
                <w:del w:id="3454" w:author="Alicia" w:date="2016-05-17T11:22:00Z"/>
                <w:rFonts w:ascii="Times New Roman" w:eastAsia="Times New Roman" w:hAnsi="Times New Roman" w:cs="Times New Roman"/>
                <w:lang w:eastAsia="es-ES"/>
              </w:rPr>
              <w:pPrChange w:id="3455" w:author="Alicia" w:date="2016-05-17T11:22:00Z">
                <w:pPr>
                  <w:spacing w:after="0" w:line="240" w:lineRule="auto"/>
                  <w:jc w:val="center"/>
                </w:pPr>
              </w:pPrChange>
            </w:pPr>
            <w:del w:id="3456" w:author="Alicia" w:date="2016-05-17T11:22:00Z">
              <w:r w:rsidDel="00391598">
                <w:rPr>
                  <w:rFonts w:ascii="Times New Roman" w:eastAsia="Times New Roman" w:hAnsi="Times New Roman" w:cs="Times New Roman"/>
                  <w:lang w:eastAsia="es-ES"/>
                </w:rPr>
                <w:delText>0.06</w:delText>
              </w:r>
            </w:del>
          </w:p>
        </w:tc>
        <w:tc>
          <w:tcPr>
            <w:tcW w:w="422" w:type="pct"/>
            <w:tcBorders>
              <w:left w:val="nil"/>
              <w:bottom w:val="nil"/>
              <w:right w:val="nil"/>
            </w:tcBorders>
            <w:shd w:val="clear" w:color="auto" w:fill="auto"/>
            <w:noWrap/>
            <w:vAlign w:val="center"/>
          </w:tcPr>
          <w:p w14:paraId="0DCE25CE" w14:textId="7A61E258" w:rsidR="00A962F0" w:rsidRPr="00A962F0" w:rsidDel="00391598" w:rsidRDefault="000C6895">
            <w:pPr>
              <w:rPr>
                <w:del w:id="3457" w:author="Alicia" w:date="2016-05-17T11:22:00Z"/>
                <w:rFonts w:ascii="Times New Roman" w:eastAsia="Times New Roman" w:hAnsi="Times New Roman" w:cs="Times New Roman"/>
                <w:lang w:eastAsia="es-ES"/>
              </w:rPr>
              <w:pPrChange w:id="3458" w:author="Alicia" w:date="2016-05-17T11:22:00Z">
                <w:pPr>
                  <w:spacing w:after="0" w:line="240" w:lineRule="auto"/>
                  <w:jc w:val="center"/>
                </w:pPr>
              </w:pPrChange>
            </w:pPr>
            <w:del w:id="3459" w:author="Alicia" w:date="2016-05-17T11:22:00Z">
              <w:r w:rsidDel="00391598">
                <w:rPr>
                  <w:rFonts w:ascii="Times New Roman" w:eastAsia="Times New Roman" w:hAnsi="Times New Roman" w:cs="Times New Roman"/>
                  <w:lang w:eastAsia="es-ES"/>
                </w:rPr>
                <w:delText>-0.06</w:delText>
              </w:r>
            </w:del>
          </w:p>
        </w:tc>
        <w:tc>
          <w:tcPr>
            <w:tcW w:w="422" w:type="pct"/>
            <w:tcBorders>
              <w:left w:val="nil"/>
              <w:bottom w:val="nil"/>
              <w:right w:val="nil"/>
            </w:tcBorders>
            <w:vAlign w:val="center"/>
          </w:tcPr>
          <w:p w14:paraId="388D0C01" w14:textId="4F6B4BBB" w:rsidR="00A962F0" w:rsidRPr="004C20FF" w:rsidDel="00391598" w:rsidRDefault="000C6895">
            <w:pPr>
              <w:rPr>
                <w:del w:id="3460" w:author="Alicia" w:date="2016-05-17T11:22:00Z"/>
                <w:rFonts w:ascii="Times New Roman" w:eastAsia="Times New Roman" w:hAnsi="Times New Roman" w:cs="Times New Roman"/>
                <w:b/>
                <w:lang w:eastAsia="es-ES"/>
              </w:rPr>
              <w:pPrChange w:id="3461" w:author="Alicia" w:date="2016-05-17T11:22:00Z">
                <w:pPr>
                  <w:spacing w:after="0" w:line="240" w:lineRule="auto"/>
                  <w:jc w:val="center"/>
                </w:pPr>
              </w:pPrChange>
            </w:pPr>
            <w:del w:id="3462" w:author="Alicia" w:date="2016-05-17T11:22:00Z">
              <w:r w:rsidRPr="004C20FF" w:rsidDel="00391598">
                <w:rPr>
                  <w:rFonts w:ascii="Times New Roman" w:eastAsia="Times New Roman" w:hAnsi="Times New Roman" w:cs="Times New Roman"/>
                  <w:b/>
                  <w:lang w:eastAsia="es-ES"/>
                </w:rPr>
                <w:delText>0.39</w:delText>
              </w:r>
            </w:del>
          </w:p>
        </w:tc>
        <w:tc>
          <w:tcPr>
            <w:tcW w:w="422" w:type="pct"/>
            <w:tcBorders>
              <w:left w:val="nil"/>
              <w:bottom w:val="nil"/>
              <w:right w:val="nil"/>
            </w:tcBorders>
            <w:vAlign w:val="center"/>
          </w:tcPr>
          <w:p w14:paraId="161256BC" w14:textId="11B4785A" w:rsidR="00A962F0" w:rsidRPr="004C20FF" w:rsidDel="00391598" w:rsidRDefault="000C6895">
            <w:pPr>
              <w:rPr>
                <w:del w:id="3463" w:author="Alicia" w:date="2016-05-17T11:22:00Z"/>
                <w:rFonts w:ascii="Times New Roman" w:eastAsia="Times New Roman" w:hAnsi="Times New Roman" w:cs="Times New Roman"/>
                <w:b/>
                <w:lang w:eastAsia="es-ES"/>
              </w:rPr>
              <w:pPrChange w:id="3464" w:author="Alicia" w:date="2016-05-17T11:22:00Z">
                <w:pPr>
                  <w:spacing w:after="0" w:line="240" w:lineRule="auto"/>
                  <w:jc w:val="center"/>
                </w:pPr>
              </w:pPrChange>
            </w:pPr>
            <w:del w:id="3465" w:author="Alicia" w:date="2016-05-17T11:22:00Z">
              <w:r w:rsidRPr="004C20FF" w:rsidDel="00391598">
                <w:rPr>
                  <w:rFonts w:ascii="Times New Roman" w:eastAsia="Times New Roman" w:hAnsi="Times New Roman" w:cs="Times New Roman"/>
                  <w:b/>
                  <w:lang w:eastAsia="es-ES"/>
                </w:rPr>
                <w:delText>0.32</w:delText>
              </w:r>
            </w:del>
          </w:p>
        </w:tc>
        <w:tc>
          <w:tcPr>
            <w:tcW w:w="420" w:type="pct"/>
            <w:tcBorders>
              <w:left w:val="nil"/>
              <w:bottom w:val="nil"/>
              <w:right w:val="nil"/>
            </w:tcBorders>
            <w:vAlign w:val="center"/>
          </w:tcPr>
          <w:p w14:paraId="58963201" w14:textId="05B2C71D" w:rsidR="00A962F0" w:rsidRPr="004C20FF" w:rsidDel="00391598" w:rsidRDefault="000C6895">
            <w:pPr>
              <w:rPr>
                <w:del w:id="3466" w:author="Alicia" w:date="2016-05-17T11:22:00Z"/>
                <w:rFonts w:ascii="Times New Roman" w:eastAsia="Times New Roman" w:hAnsi="Times New Roman" w:cs="Times New Roman"/>
                <w:b/>
                <w:lang w:eastAsia="es-ES"/>
              </w:rPr>
              <w:pPrChange w:id="3467" w:author="Alicia" w:date="2016-05-17T11:22:00Z">
                <w:pPr>
                  <w:spacing w:after="0" w:line="240" w:lineRule="auto"/>
                  <w:jc w:val="center"/>
                </w:pPr>
              </w:pPrChange>
            </w:pPr>
            <w:del w:id="3468" w:author="Alicia" w:date="2016-05-17T11:22:00Z">
              <w:r w:rsidRPr="004C20FF" w:rsidDel="00391598">
                <w:rPr>
                  <w:rFonts w:ascii="Times New Roman" w:eastAsia="Times New Roman" w:hAnsi="Times New Roman" w:cs="Times New Roman"/>
                  <w:b/>
                  <w:lang w:eastAsia="es-ES"/>
                </w:rPr>
                <w:delText>0.33</w:delText>
              </w:r>
            </w:del>
          </w:p>
        </w:tc>
      </w:tr>
      <w:tr w:rsidR="00A962F0" w:rsidRPr="00C11AFB" w:rsidDel="00391598" w14:paraId="52E6F9F5" w14:textId="3B3665FF" w:rsidTr="00A962F0">
        <w:trPr>
          <w:trHeight w:val="300"/>
          <w:del w:id="3469" w:author="Alicia" w:date="2016-05-17T11:22:00Z"/>
        </w:trPr>
        <w:tc>
          <w:tcPr>
            <w:tcW w:w="513" w:type="pct"/>
            <w:vMerge/>
            <w:tcBorders>
              <w:left w:val="nil"/>
              <w:right w:val="nil"/>
            </w:tcBorders>
            <w:shd w:val="clear" w:color="auto" w:fill="auto"/>
            <w:noWrap/>
            <w:vAlign w:val="center"/>
            <w:hideMark/>
          </w:tcPr>
          <w:p w14:paraId="1AAAC9D1" w14:textId="6547972B" w:rsidR="00A962F0" w:rsidRPr="00461432" w:rsidDel="00391598" w:rsidRDefault="00A962F0">
            <w:pPr>
              <w:rPr>
                <w:del w:id="3470" w:author="Alicia" w:date="2016-05-17T11:22:00Z"/>
                <w:rFonts w:ascii="Times New Roman" w:eastAsia="Times New Roman" w:hAnsi="Times New Roman" w:cs="Times New Roman"/>
                <w:lang w:eastAsia="es-ES"/>
              </w:rPr>
              <w:pPrChange w:id="3471" w:author="Alicia" w:date="2016-05-17T11:22:00Z">
                <w:pPr>
                  <w:spacing w:after="0" w:line="240" w:lineRule="auto"/>
                  <w:jc w:val="center"/>
                </w:pPr>
              </w:pPrChange>
            </w:pPr>
          </w:p>
        </w:tc>
        <w:tc>
          <w:tcPr>
            <w:tcW w:w="271" w:type="pct"/>
            <w:tcBorders>
              <w:top w:val="nil"/>
              <w:left w:val="nil"/>
              <w:right w:val="nil"/>
            </w:tcBorders>
            <w:shd w:val="clear" w:color="auto" w:fill="auto"/>
            <w:noWrap/>
            <w:vAlign w:val="center"/>
          </w:tcPr>
          <w:p w14:paraId="250D1737" w14:textId="596E91F5" w:rsidR="00A962F0" w:rsidRPr="00461432" w:rsidDel="00391598" w:rsidRDefault="00A962F0">
            <w:pPr>
              <w:rPr>
                <w:del w:id="3472" w:author="Alicia" w:date="2016-05-17T11:22:00Z"/>
                <w:rFonts w:ascii="Times New Roman" w:eastAsia="Times New Roman" w:hAnsi="Times New Roman" w:cs="Times New Roman"/>
                <w:lang w:eastAsia="es-ES"/>
              </w:rPr>
              <w:pPrChange w:id="3473" w:author="Alicia" w:date="2016-05-17T11:22:00Z">
                <w:pPr>
                  <w:spacing w:after="0" w:line="240" w:lineRule="auto"/>
                  <w:jc w:val="center"/>
                </w:pPr>
              </w:pPrChange>
            </w:pPr>
            <w:del w:id="3474" w:author="Alicia" w:date="2016-05-17T11:22:00Z">
              <w:r w:rsidDel="00391598">
                <w:rPr>
                  <w:rFonts w:ascii="Times New Roman" w:eastAsia="Times New Roman" w:hAnsi="Times New Roman" w:cs="Times New Roman"/>
                  <w:lang w:eastAsia="es-ES"/>
                </w:rPr>
                <w:delText>2011</w:delText>
              </w:r>
            </w:del>
          </w:p>
        </w:tc>
        <w:tc>
          <w:tcPr>
            <w:tcW w:w="421" w:type="pct"/>
            <w:tcBorders>
              <w:top w:val="nil"/>
              <w:left w:val="nil"/>
              <w:right w:val="nil"/>
            </w:tcBorders>
            <w:shd w:val="clear" w:color="auto" w:fill="auto"/>
            <w:noWrap/>
            <w:vAlign w:val="center"/>
          </w:tcPr>
          <w:p w14:paraId="02406CFB" w14:textId="60D868B7" w:rsidR="00A962F0" w:rsidRPr="005303C7" w:rsidDel="00391598" w:rsidRDefault="000C2FFC">
            <w:pPr>
              <w:rPr>
                <w:del w:id="3475" w:author="Alicia" w:date="2016-05-17T11:22:00Z"/>
                <w:rFonts w:ascii="Times New Roman" w:eastAsia="Times New Roman" w:hAnsi="Times New Roman" w:cs="Times New Roman"/>
                <w:b/>
                <w:lang w:eastAsia="es-ES"/>
              </w:rPr>
              <w:pPrChange w:id="3476" w:author="Alicia" w:date="2016-05-17T11:22:00Z">
                <w:pPr>
                  <w:spacing w:after="0" w:line="240" w:lineRule="auto"/>
                  <w:jc w:val="center"/>
                </w:pPr>
              </w:pPrChange>
            </w:pPr>
            <w:del w:id="3477" w:author="Alicia" w:date="2016-05-17T11:22:00Z">
              <w:r w:rsidRPr="005303C7" w:rsidDel="00391598">
                <w:rPr>
                  <w:rFonts w:ascii="Times New Roman" w:eastAsia="Times New Roman" w:hAnsi="Times New Roman" w:cs="Times New Roman"/>
                  <w:b/>
                  <w:lang w:eastAsia="es-ES"/>
                </w:rPr>
                <w:delText>0.51</w:delText>
              </w:r>
            </w:del>
          </w:p>
        </w:tc>
        <w:tc>
          <w:tcPr>
            <w:tcW w:w="422" w:type="pct"/>
            <w:tcBorders>
              <w:top w:val="nil"/>
              <w:left w:val="nil"/>
              <w:right w:val="nil"/>
            </w:tcBorders>
            <w:shd w:val="clear" w:color="auto" w:fill="auto"/>
            <w:noWrap/>
            <w:vAlign w:val="center"/>
          </w:tcPr>
          <w:p w14:paraId="7CA17E0C" w14:textId="5BCD1192" w:rsidR="00A962F0" w:rsidRPr="00A962F0" w:rsidDel="00391598" w:rsidRDefault="000C2FFC">
            <w:pPr>
              <w:rPr>
                <w:del w:id="3478" w:author="Alicia" w:date="2016-05-17T11:22:00Z"/>
                <w:rFonts w:ascii="Times New Roman" w:eastAsia="Times New Roman" w:hAnsi="Times New Roman" w:cs="Times New Roman"/>
                <w:lang w:eastAsia="es-ES"/>
              </w:rPr>
              <w:pPrChange w:id="3479" w:author="Alicia" w:date="2016-05-17T11:22:00Z">
                <w:pPr>
                  <w:spacing w:after="0" w:line="240" w:lineRule="auto"/>
                  <w:jc w:val="center"/>
                </w:pPr>
              </w:pPrChange>
            </w:pPr>
            <w:del w:id="3480" w:author="Alicia" w:date="2016-05-17T11:22:00Z">
              <w:r w:rsidDel="00391598">
                <w:rPr>
                  <w:rFonts w:ascii="Times New Roman" w:eastAsia="Times New Roman" w:hAnsi="Times New Roman" w:cs="Times New Roman"/>
                  <w:lang w:eastAsia="es-ES"/>
                </w:rPr>
                <w:delText>-0.00</w:delText>
              </w:r>
            </w:del>
          </w:p>
        </w:tc>
        <w:tc>
          <w:tcPr>
            <w:tcW w:w="422" w:type="pct"/>
            <w:tcBorders>
              <w:top w:val="nil"/>
              <w:left w:val="nil"/>
              <w:right w:val="nil"/>
            </w:tcBorders>
            <w:shd w:val="clear" w:color="auto" w:fill="auto"/>
            <w:noWrap/>
            <w:vAlign w:val="center"/>
          </w:tcPr>
          <w:p w14:paraId="5A6D7A49" w14:textId="4B360386" w:rsidR="00A962F0" w:rsidRPr="005303C7" w:rsidDel="00391598" w:rsidRDefault="000C2FFC">
            <w:pPr>
              <w:rPr>
                <w:del w:id="3481" w:author="Alicia" w:date="2016-05-17T11:22:00Z"/>
                <w:rFonts w:ascii="Times New Roman" w:eastAsia="Times New Roman" w:hAnsi="Times New Roman" w:cs="Times New Roman"/>
                <w:b/>
                <w:lang w:eastAsia="es-ES"/>
              </w:rPr>
              <w:pPrChange w:id="3482" w:author="Alicia" w:date="2016-05-17T11:22:00Z">
                <w:pPr>
                  <w:spacing w:after="0" w:line="240" w:lineRule="auto"/>
                  <w:jc w:val="center"/>
                </w:pPr>
              </w:pPrChange>
            </w:pPr>
            <w:del w:id="3483" w:author="Alicia" w:date="2016-05-17T11:22:00Z">
              <w:r w:rsidRPr="005303C7" w:rsidDel="00391598">
                <w:rPr>
                  <w:rFonts w:ascii="Times New Roman" w:eastAsia="Times New Roman" w:hAnsi="Times New Roman" w:cs="Times New Roman"/>
                  <w:b/>
                  <w:lang w:eastAsia="es-ES"/>
                </w:rPr>
                <w:delText>0.31</w:delText>
              </w:r>
            </w:del>
          </w:p>
        </w:tc>
        <w:tc>
          <w:tcPr>
            <w:tcW w:w="422" w:type="pct"/>
            <w:tcBorders>
              <w:top w:val="nil"/>
              <w:left w:val="nil"/>
              <w:right w:val="nil"/>
            </w:tcBorders>
            <w:shd w:val="clear" w:color="auto" w:fill="auto"/>
            <w:noWrap/>
            <w:vAlign w:val="center"/>
          </w:tcPr>
          <w:p w14:paraId="34F930E4" w14:textId="063DF7A5" w:rsidR="00A962F0" w:rsidRPr="00A962F0" w:rsidDel="00391598" w:rsidRDefault="000C2FFC">
            <w:pPr>
              <w:rPr>
                <w:del w:id="3484" w:author="Alicia" w:date="2016-05-17T11:22:00Z"/>
                <w:rFonts w:ascii="Times New Roman" w:eastAsia="Times New Roman" w:hAnsi="Times New Roman" w:cs="Times New Roman"/>
                <w:lang w:eastAsia="es-ES"/>
              </w:rPr>
              <w:pPrChange w:id="3485" w:author="Alicia" w:date="2016-05-17T11:22:00Z">
                <w:pPr>
                  <w:spacing w:after="0" w:line="240" w:lineRule="auto"/>
                  <w:jc w:val="center"/>
                </w:pPr>
              </w:pPrChange>
            </w:pPr>
            <w:del w:id="3486" w:author="Alicia" w:date="2016-05-17T11:22:00Z">
              <w:r w:rsidDel="00391598">
                <w:rPr>
                  <w:rFonts w:ascii="Times New Roman" w:eastAsia="Times New Roman" w:hAnsi="Times New Roman" w:cs="Times New Roman"/>
                  <w:lang w:eastAsia="es-ES"/>
                </w:rPr>
                <w:delText>0.03</w:delText>
              </w:r>
            </w:del>
          </w:p>
        </w:tc>
        <w:tc>
          <w:tcPr>
            <w:tcW w:w="422" w:type="pct"/>
            <w:tcBorders>
              <w:top w:val="nil"/>
              <w:left w:val="nil"/>
              <w:right w:val="nil"/>
            </w:tcBorders>
            <w:shd w:val="clear" w:color="auto" w:fill="auto"/>
            <w:noWrap/>
            <w:vAlign w:val="center"/>
          </w:tcPr>
          <w:p w14:paraId="56D563A8" w14:textId="7483A6F0" w:rsidR="00A962F0" w:rsidRPr="00A962F0" w:rsidDel="00391598" w:rsidRDefault="000C2FFC">
            <w:pPr>
              <w:rPr>
                <w:del w:id="3487" w:author="Alicia" w:date="2016-05-17T11:22:00Z"/>
                <w:rFonts w:ascii="Times New Roman" w:eastAsia="Times New Roman" w:hAnsi="Times New Roman" w:cs="Times New Roman"/>
                <w:lang w:eastAsia="es-ES"/>
              </w:rPr>
              <w:pPrChange w:id="3488" w:author="Alicia" w:date="2016-05-17T11:22:00Z">
                <w:pPr>
                  <w:spacing w:after="0" w:line="240" w:lineRule="auto"/>
                  <w:jc w:val="center"/>
                </w:pPr>
              </w:pPrChange>
            </w:pPr>
            <w:del w:id="3489" w:author="Alicia" w:date="2016-05-17T11:22:00Z">
              <w:r w:rsidDel="00391598">
                <w:rPr>
                  <w:rFonts w:ascii="Times New Roman" w:eastAsia="Times New Roman" w:hAnsi="Times New Roman" w:cs="Times New Roman"/>
                  <w:lang w:eastAsia="es-ES"/>
                </w:rPr>
                <w:delText>-0.00</w:delText>
              </w:r>
            </w:del>
          </w:p>
        </w:tc>
        <w:tc>
          <w:tcPr>
            <w:tcW w:w="421" w:type="pct"/>
            <w:tcBorders>
              <w:top w:val="nil"/>
              <w:left w:val="nil"/>
              <w:right w:val="nil"/>
            </w:tcBorders>
            <w:shd w:val="clear" w:color="auto" w:fill="auto"/>
            <w:noWrap/>
            <w:vAlign w:val="center"/>
          </w:tcPr>
          <w:p w14:paraId="535D1326" w14:textId="4569F6DF" w:rsidR="00A962F0" w:rsidRPr="00A962F0" w:rsidDel="00391598" w:rsidRDefault="000C2FFC">
            <w:pPr>
              <w:rPr>
                <w:del w:id="3490" w:author="Alicia" w:date="2016-05-17T11:22:00Z"/>
                <w:rFonts w:ascii="Times New Roman" w:eastAsia="Times New Roman" w:hAnsi="Times New Roman" w:cs="Times New Roman"/>
                <w:lang w:eastAsia="es-ES"/>
              </w:rPr>
              <w:pPrChange w:id="3491" w:author="Alicia" w:date="2016-05-17T11:22:00Z">
                <w:pPr>
                  <w:spacing w:after="0" w:line="240" w:lineRule="auto"/>
                  <w:jc w:val="center"/>
                </w:pPr>
              </w:pPrChange>
            </w:pPr>
            <w:del w:id="3492" w:author="Alicia" w:date="2016-05-17T11:22:00Z">
              <w:r w:rsidDel="00391598">
                <w:rPr>
                  <w:rFonts w:ascii="Times New Roman" w:eastAsia="Times New Roman" w:hAnsi="Times New Roman" w:cs="Times New Roman"/>
                  <w:lang w:eastAsia="es-ES"/>
                </w:rPr>
                <w:delText>-0.01</w:delText>
              </w:r>
            </w:del>
          </w:p>
        </w:tc>
        <w:tc>
          <w:tcPr>
            <w:tcW w:w="422" w:type="pct"/>
            <w:tcBorders>
              <w:top w:val="nil"/>
              <w:left w:val="nil"/>
              <w:right w:val="nil"/>
            </w:tcBorders>
            <w:shd w:val="clear" w:color="auto" w:fill="auto"/>
            <w:noWrap/>
            <w:vAlign w:val="center"/>
          </w:tcPr>
          <w:p w14:paraId="34B480F5" w14:textId="1D885B02" w:rsidR="00A962F0" w:rsidRPr="005303C7" w:rsidDel="00391598" w:rsidRDefault="000C2FFC">
            <w:pPr>
              <w:rPr>
                <w:del w:id="3493" w:author="Alicia" w:date="2016-05-17T11:22:00Z"/>
                <w:rFonts w:ascii="Times New Roman" w:eastAsia="Times New Roman" w:hAnsi="Times New Roman" w:cs="Times New Roman"/>
                <w:b/>
                <w:lang w:eastAsia="es-ES"/>
              </w:rPr>
              <w:pPrChange w:id="3494" w:author="Alicia" w:date="2016-05-17T11:22:00Z">
                <w:pPr>
                  <w:spacing w:after="0" w:line="240" w:lineRule="auto"/>
                  <w:jc w:val="center"/>
                </w:pPr>
              </w:pPrChange>
            </w:pPr>
            <w:del w:id="3495" w:author="Alicia" w:date="2016-05-17T11:22:00Z">
              <w:r w:rsidRPr="005303C7" w:rsidDel="00391598">
                <w:rPr>
                  <w:rFonts w:ascii="Times New Roman" w:eastAsia="Times New Roman" w:hAnsi="Times New Roman" w:cs="Times New Roman"/>
                  <w:b/>
                  <w:lang w:eastAsia="es-ES"/>
                </w:rPr>
                <w:delText>-0.26</w:delText>
              </w:r>
            </w:del>
          </w:p>
        </w:tc>
        <w:tc>
          <w:tcPr>
            <w:tcW w:w="422" w:type="pct"/>
            <w:tcBorders>
              <w:top w:val="nil"/>
              <w:left w:val="nil"/>
              <w:right w:val="nil"/>
            </w:tcBorders>
            <w:vAlign w:val="center"/>
          </w:tcPr>
          <w:p w14:paraId="0BC3FCEA" w14:textId="1F7EB35F" w:rsidR="00A962F0" w:rsidRPr="005303C7" w:rsidDel="00391598" w:rsidRDefault="000C2FFC">
            <w:pPr>
              <w:rPr>
                <w:del w:id="3496" w:author="Alicia" w:date="2016-05-17T11:22:00Z"/>
                <w:rFonts w:ascii="Times New Roman" w:eastAsia="Times New Roman" w:hAnsi="Times New Roman" w:cs="Times New Roman"/>
                <w:b/>
                <w:lang w:eastAsia="es-ES"/>
              </w:rPr>
              <w:pPrChange w:id="3497" w:author="Alicia" w:date="2016-05-17T11:22:00Z">
                <w:pPr>
                  <w:spacing w:after="0" w:line="240" w:lineRule="auto"/>
                  <w:jc w:val="center"/>
                </w:pPr>
              </w:pPrChange>
            </w:pPr>
            <w:del w:id="3498" w:author="Alicia" w:date="2016-05-17T11:22:00Z">
              <w:r w:rsidRPr="005303C7" w:rsidDel="00391598">
                <w:rPr>
                  <w:rFonts w:ascii="Times New Roman" w:eastAsia="Times New Roman" w:hAnsi="Times New Roman" w:cs="Times New Roman"/>
                  <w:b/>
                  <w:lang w:eastAsia="es-ES"/>
                </w:rPr>
                <w:delText>0.39</w:delText>
              </w:r>
            </w:del>
          </w:p>
        </w:tc>
        <w:tc>
          <w:tcPr>
            <w:tcW w:w="422" w:type="pct"/>
            <w:tcBorders>
              <w:top w:val="nil"/>
              <w:left w:val="nil"/>
              <w:right w:val="nil"/>
            </w:tcBorders>
            <w:vAlign w:val="center"/>
          </w:tcPr>
          <w:p w14:paraId="78CA628A" w14:textId="485E73D2" w:rsidR="00A962F0" w:rsidRPr="005303C7" w:rsidDel="00391598" w:rsidRDefault="000C2FFC">
            <w:pPr>
              <w:rPr>
                <w:del w:id="3499" w:author="Alicia" w:date="2016-05-17T11:22:00Z"/>
                <w:rFonts w:ascii="Times New Roman" w:eastAsia="Times New Roman" w:hAnsi="Times New Roman" w:cs="Times New Roman"/>
                <w:b/>
                <w:lang w:eastAsia="es-ES"/>
              </w:rPr>
              <w:pPrChange w:id="3500" w:author="Alicia" w:date="2016-05-17T11:22:00Z">
                <w:pPr>
                  <w:spacing w:after="0" w:line="240" w:lineRule="auto"/>
                  <w:jc w:val="center"/>
                </w:pPr>
              </w:pPrChange>
            </w:pPr>
            <w:del w:id="3501" w:author="Alicia" w:date="2016-05-17T11:22:00Z">
              <w:r w:rsidRPr="005303C7" w:rsidDel="00391598">
                <w:rPr>
                  <w:rFonts w:ascii="Times New Roman" w:eastAsia="Times New Roman" w:hAnsi="Times New Roman" w:cs="Times New Roman"/>
                  <w:b/>
                  <w:lang w:eastAsia="es-ES"/>
                </w:rPr>
                <w:delText>0.33</w:delText>
              </w:r>
            </w:del>
          </w:p>
        </w:tc>
        <w:tc>
          <w:tcPr>
            <w:tcW w:w="420" w:type="pct"/>
            <w:tcBorders>
              <w:top w:val="nil"/>
              <w:left w:val="nil"/>
              <w:right w:val="nil"/>
            </w:tcBorders>
            <w:vAlign w:val="center"/>
          </w:tcPr>
          <w:p w14:paraId="0733378E" w14:textId="663931BF" w:rsidR="00A962F0" w:rsidRPr="005303C7" w:rsidDel="00391598" w:rsidRDefault="000C2FFC">
            <w:pPr>
              <w:rPr>
                <w:del w:id="3502" w:author="Alicia" w:date="2016-05-17T11:22:00Z"/>
                <w:rFonts w:ascii="Times New Roman" w:eastAsia="Times New Roman" w:hAnsi="Times New Roman" w:cs="Times New Roman"/>
                <w:b/>
                <w:lang w:eastAsia="es-ES"/>
              </w:rPr>
              <w:pPrChange w:id="3503" w:author="Alicia" w:date="2016-05-17T11:22:00Z">
                <w:pPr>
                  <w:spacing w:after="0" w:line="240" w:lineRule="auto"/>
                  <w:jc w:val="center"/>
                </w:pPr>
              </w:pPrChange>
            </w:pPr>
            <w:del w:id="3504" w:author="Alicia" w:date="2016-05-17T11:22:00Z">
              <w:r w:rsidRPr="005303C7" w:rsidDel="00391598">
                <w:rPr>
                  <w:rFonts w:ascii="Times New Roman" w:eastAsia="Times New Roman" w:hAnsi="Times New Roman" w:cs="Times New Roman"/>
                  <w:b/>
                  <w:lang w:eastAsia="es-ES"/>
                </w:rPr>
                <w:delText>0.53</w:delText>
              </w:r>
            </w:del>
          </w:p>
        </w:tc>
      </w:tr>
      <w:tr w:rsidR="00A962F0" w:rsidRPr="00C11AFB" w:rsidDel="00391598" w14:paraId="2974415E" w14:textId="024EE122" w:rsidTr="00A962F0">
        <w:trPr>
          <w:trHeight w:val="300"/>
          <w:del w:id="3505" w:author="Alicia" w:date="2016-05-17T11:22:00Z"/>
        </w:trPr>
        <w:tc>
          <w:tcPr>
            <w:tcW w:w="513" w:type="pct"/>
            <w:vMerge w:val="restart"/>
            <w:tcBorders>
              <w:left w:val="nil"/>
              <w:right w:val="nil"/>
            </w:tcBorders>
            <w:shd w:val="clear" w:color="auto" w:fill="auto"/>
            <w:noWrap/>
            <w:vAlign w:val="center"/>
          </w:tcPr>
          <w:p w14:paraId="02100EC3" w14:textId="112FE40F" w:rsidR="00A962F0" w:rsidRPr="00461432" w:rsidDel="00391598" w:rsidRDefault="00A962F0">
            <w:pPr>
              <w:rPr>
                <w:del w:id="3506" w:author="Alicia" w:date="2016-05-17T11:22:00Z"/>
                <w:rFonts w:ascii="Times New Roman" w:eastAsia="Times New Roman" w:hAnsi="Times New Roman" w:cs="Times New Roman"/>
                <w:lang w:eastAsia="es-ES"/>
              </w:rPr>
              <w:pPrChange w:id="3507" w:author="Alicia" w:date="2016-05-17T11:22:00Z">
                <w:pPr>
                  <w:spacing w:after="0" w:line="240" w:lineRule="auto"/>
                  <w:jc w:val="center"/>
                </w:pPr>
              </w:pPrChange>
            </w:pPr>
            <w:del w:id="3508" w:author="Alicia" w:date="2016-05-17T11:22:00Z">
              <w:r w:rsidRPr="00461432" w:rsidDel="00391598">
                <w:rPr>
                  <w:rFonts w:ascii="Times New Roman" w:eastAsia="Times New Roman" w:hAnsi="Times New Roman" w:cs="Times New Roman"/>
                  <w:lang w:eastAsia="es-ES"/>
                </w:rPr>
                <w:delText>J</w:delText>
              </w:r>
            </w:del>
          </w:p>
        </w:tc>
        <w:tc>
          <w:tcPr>
            <w:tcW w:w="271" w:type="pct"/>
            <w:tcBorders>
              <w:left w:val="nil"/>
              <w:bottom w:val="nil"/>
              <w:right w:val="nil"/>
            </w:tcBorders>
            <w:shd w:val="clear" w:color="auto" w:fill="auto"/>
            <w:noWrap/>
            <w:vAlign w:val="center"/>
          </w:tcPr>
          <w:p w14:paraId="3D1311C0" w14:textId="1C89AE82" w:rsidR="00A962F0" w:rsidDel="00391598" w:rsidRDefault="00A962F0">
            <w:pPr>
              <w:rPr>
                <w:del w:id="3509" w:author="Alicia" w:date="2016-05-17T11:22:00Z"/>
                <w:rFonts w:ascii="Times New Roman" w:eastAsia="Times New Roman" w:hAnsi="Times New Roman" w:cs="Times New Roman"/>
                <w:lang w:eastAsia="es-ES"/>
              </w:rPr>
              <w:pPrChange w:id="3510" w:author="Alicia" w:date="2016-05-17T11:22:00Z">
                <w:pPr>
                  <w:spacing w:after="0" w:line="240" w:lineRule="auto"/>
                  <w:jc w:val="center"/>
                </w:pPr>
              </w:pPrChange>
            </w:pPr>
            <w:del w:id="3511" w:author="Alicia" w:date="2016-05-17T11:22:00Z">
              <w:r w:rsidDel="00391598">
                <w:rPr>
                  <w:rFonts w:ascii="Times New Roman" w:eastAsia="Times New Roman" w:hAnsi="Times New Roman" w:cs="Times New Roman"/>
                  <w:lang w:eastAsia="es-ES"/>
                </w:rPr>
                <w:delText>2010</w:delText>
              </w:r>
            </w:del>
          </w:p>
        </w:tc>
        <w:tc>
          <w:tcPr>
            <w:tcW w:w="421" w:type="pct"/>
            <w:tcBorders>
              <w:left w:val="nil"/>
              <w:bottom w:val="nil"/>
              <w:right w:val="nil"/>
            </w:tcBorders>
            <w:shd w:val="clear" w:color="auto" w:fill="auto"/>
            <w:noWrap/>
            <w:vAlign w:val="center"/>
          </w:tcPr>
          <w:p w14:paraId="1F9CD476" w14:textId="1BB22546" w:rsidR="00A962F0" w:rsidRPr="004C20FF" w:rsidDel="00391598" w:rsidRDefault="000C6895">
            <w:pPr>
              <w:rPr>
                <w:del w:id="3512" w:author="Alicia" w:date="2016-05-17T11:22:00Z"/>
                <w:rFonts w:ascii="Times New Roman" w:eastAsia="Times New Roman" w:hAnsi="Times New Roman" w:cs="Times New Roman"/>
                <w:b/>
                <w:lang w:eastAsia="es-ES"/>
              </w:rPr>
              <w:pPrChange w:id="3513" w:author="Alicia" w:date="2016-05-17T11:22:00Z">
                <w:pPr>
                  <w:spacing w:after="0" w:line="240" w:lineRule="auto"/>
                  <w:jc w:val="center"/>
                </w:pPr>
              </w:pPrChange>
            </w:pPr>
            <w:del w:id="3514" w:author="Alicia" w:date="2016-05-17T11:22:00Z">
              <w:r w:rsidRPr="004C20FF" w:rsidDel="00391598">
                <w:rPr>
                  <w:rFonts w:ascii="Times New Roman" w:eastAsia="Times New Roman" w:hAnsi="Times New Roman" w:cs="Times New Roman"/>
                  <w:b/>
                  <w:lang w:eastAsia="es-ES"/>
                </w:rPr>
                <w:delText>0.31</w:delText>
              </w:r>
            </w:del>
          </w:p>
        </w:tc>
        <w:tc>
          <w:tcPr>
            <w:tcW w:w="422" w:type="pct"/>
            <w:tcBorders>
              <w:left w:val="nil"/>
              <w:bottom w:val="nil"/>
              <w:right w:val="nil"/>
            </w:tcBorders>
            <w:shd w:val="clear" w:color="auto" w:fill="auto"/>
            <w:noWrap/>
            <w:vAlign w:val="center"/>
          </w:tcPr>
          <w:p w14:paraId="5E8F77F3" w14:textId="43C0C962" w:rsidR="00A962F0" w:rsidRPr="004C20FF" w:rsidDel="00391598" w:rsidRDefault="000C6895">
            <w:pPr>
              <w:rPr>
                <w:del w:id="3515" w:author="Alicia" w:date="2016-05-17T11:22:00Z"/>
                <w:rFonts w:ascii="Times New Roman" w:eastAsia="Times New Roman" w:hAnsi="Times New Roman" w:cs="Times New Roman"/>
                <w:b/>
                <w:lang w:eastAsia="es-ES"/>
              </w:rPr>
              <w:pPrChange w:id="3516" w:author="Alicia" w:date="2016-05-17T11:22:00Z">
                <w:pPr>
                  <w:spacing w:after="0" w:line="240" w:lineRule="auto"/>
                  <w:jc w:val="center"/>
                </w:pPr>
              </w:pPrChange>
            </w:pPr>
            <w:del w:id="3517" w:author="Alicia" w:date="2016-05-17T11:22:00Z">
              <w:r w:rsidRPr="004C20FF" w:rsidDel="00391598">
                <w:rPr>
                  <w:rFonts w:ascii="Times New Roman" w:eastAsia="Times New Roman" w:hAnsi="Times New Roman" w:cs="Times New Roman"/>
                  <w:b/>
                  <w:lang w:eastAsia="es-ES"/>
                </w:rPr>
                <w:delText>0.34</w:delText>
              </w:r>
            </w:del>
          </w:p>
        </w:tc>
        <w:tc>
          <w:tcPr>
            <w:tcW w:w="422" w:type="pct"/>
            <w:tcBorders>
              <w:left w:val="nil"/>
              <w:bottom w:val="nil"/>
              <w:right w:val="nil"/>
            </w:tcBorders>
            <w:shd w:val="clear" w:color="auto" w:fill="auto"/>
            <w:noWrap/>
            <w:vAlign w:val="center"/>
          </w:tcPr>
          <w:p w14:paraId="40F99140" w14:textId="0870D424" w:rsidR="00A962F0" w:rsidRPr="00A962F0" w:rsidDel="00391598" w:rsidRDefault="000C6895">
            <w:pPr>
              <w:rPr>
                <w:del w:id="3518" w:author="Alicia" w:date="2016-05-17T11:22:00Z"/>
                <w:rFonts w:ascii="Times New Roman" w:eastAsia="Times New Roman" w:hAnsi="Times New Roman" w:cs="Times New Roman"/>
                <w:lang w:eastAsia="es-ES"/>
              </w:rPr>
              <w:pPrChange w:id="3519" w:author="Alicia" w:date="2016-05-17T11:22:00Z">
                <w:pPr>
                  <w:spacing w:after="0" w:line="240" w:lineRule="auto"/>
                  <w:jc w:val="center"/>
                </w:pPr>
              </w:pPrChange>
            </w:pPr>
            <w:del w:id="3520" w:author="Alicia" w:date="2016-05-17T11:22:00Z">
              <w:r w:rsidDel="00391598">
                <w:rPr>
                  <w:rFonts w:ascii="Times New Roman" w:eastAsia="Times New Roman" w:hAnsi="Times New Roman" w:cs="Times New Roman"/>
                  <w:lang w:eastAsia="es-ES"/>
                </w:rPr>
                <w:delText>0.10</w:delText>
              </w:r>
            </w:del>
          </w:p>
        </w:tc>
        <w:tc>
          <w:tcPr>
            <w:tcW w:w="422" w:type="pct"/>
            <w:tcBorders>
              <w:left w:val="nil"/>
              <w:bottom w:val="nil"/>
              <w:right w:val="nil"/>
            </w:tcBorders>
            <w:shd w:val="clear" w:color="auto" w:fill="auto"/>
            <w:noWrap/>
            <w:vAlign w:val="center"/>
          </w:tcPr>
          <w:p w14:paraId="41461446" w14:textId="38738FDD" w:rsidR="00A962F0" w:rsidRPr="00A962F0" w:rsidDel="00391598" w:rsidRDefault="000C6895">
            <w:pPr>
              <w:rPr>
                <w:del w:id="3521" w:author="Alicia" w:date="2016-05-17T11:22:00Z"/>
                <w:rFonts w:ascii="Times New Roman" w:eastAsia="Times New Roman" w:hAnsi="Times New Roman" w:cs="Times New Roman"/>
                <w:lang w:eastAsia="es-ES"/>
              </w:rPr>
              <w:pPrChange w:id="3522" w:author="Alicia" w:date="2016-05-17T11:22:00Z">
                <w:pPr>
                  <w:spacing w:after="0" w:line="240" w:lineRule="auto"/>
                  <w:jc w:val="center"/>
                </w:pPr>
              </w:pPrChange>
            </w:pPr>
            <w:del w:id="3523" w:author="Alicia" w:date="2016-05-17T11:22:00Z">
              <w:r w:rsidDel="00391598">
                <w:rPr>
                  <w:rFonts w:ascii="Times New Roman" w:eastAsia="Times New Roman" w:hAnsi="Times New Roman" w:cs="Times New Roman"/>
                  <w:lang w:eastAsia="es-ES"/>
                </w:rPr>
                <w:delText>0.06</w:delText>
              </w:r>
            </w:del>
          </w:p>
        </w:tc>
        <w:tc>
          <w:tcPr>
            <w:tcW w:w="422" w:type="pct"/>
            <w:tcBorders>
              <w:left w:val="nil"/>
              <w:bottom w:val="nil"/>
              <w:right w:val="nil"/>
            </w:tcBorders>
            <w:shd w:val="clear" w:color="auto" w:fill="auto"/>
            <w:noWrap/>
            <w:vAlign w:val="center"/>
          </w:tcPr>
          <w:p w14:paraId="38849AF8" w14:textId="20B809C0" w:rsidR="00A962F0" w:rsidRPr="00A962F0" w:rsidDel="00391598" w:rsidRDefault="000C6895">
            <w:pPr>
              <w:rPr>
                <w:del w:id="3524" w:author="Alicia" w:date="2016-05-17T11:22:00Z"/>
                <w:rFonts w:ascii="Times New Roman" w:eastAsia="Times New Roman" w:hAnsi="Times New Roman" w:cs="Times New Roman"/>
                <w:lang w:eastAsia="es-ES"/>
              </w:rPr>
              <w:pPrChange w:id="3525" w:author="Alicia" w:date="2016-05-17T11:22:00Z">
                <w:pPr>
                  <w:spacing w:after="0" w:line="240" w:lineRule="auto"/>
                  <w:jc w:val="center"/>
                </w:pPr>
              </w:pPrChange>
            </w:pPr>
            <w:del w:id="3526" w:author="Alicia" w:date="2016-05-17T11:22:00Z">
              <w:r w:rsidDel="00391598">
                <w:rPr>
                  <w:rFonts w:ascii="Times New Roman" w:eastAsia="Times New Roman" w:hAnsi="Times New Roman" w:cs="Times New Roman"/>
                  <w:lang w:eastAsia="es-ES"/>
                </w:rPr>
                <w:delText>0.10</w:delText>
              </w:r>
            </w:del>
          </w:p>
        </w:tc>
        <w:tc>
          <w:tcPr>
            <w:tcW w:w="421" w:type="pct"/>
            <w:tcBorders>
              <w:left w:val="nil"/>
              <w:bottom w:val="nil"/>
              <w:right w:val="nil"/>
            </w:tcBorders>
            <w:shd w:val="clear" w:color="auto" w:fill="auto"/>
            <w:noWrap/>
            <w:vAlign w:val="center"/>
          </w:tcPr>
          <w:p w14:paraId="5239F841" w14:textId="682C3E23" w:rsidR="00A962F0" w:rsidRPr="004C20FF" w:rsidDel="00391598" w:rsidRDefault="000C6895">
            <w:pPr>
              <w:rPr>
                <w:del w:id="3527" w:author="Alicia" w:date="2016-05-17T11:22:00Z"/>
                <w:rFonts w:ascii="Times New Roman" w:eastAsia="Times New Roman" w:hAnsi="Times New Roman" w:cs="Times New Roman"/>
                <w:b/>
                <w:lang w:eastAsia="es-ES"/>
              </w:rPr>
              <w:pPrChange w:id="3528" w:author="Alicia" w:date="2016-05-17T11:22:00Z">
                <w:pPr>
                  <w:spacing w:after="0" w:line="240" w:lineRule="auto"/>
                  <w:jc w:val="center"/>
                </w:pPr>
              </w:pPrChange>
            </w:pPr>
            <w:del w:id="3529" w:author="Alicia" w:date="2016-05-17T11:22:00Z">
              <w:r w:rsidRPr="004C20FF" w:rsidDel="00391598">
                <w:rPr>
                  <w:rFonts w:ascii="Times New Roman" w:eastAsia="Times New Roman" w:hAnsi="Times New Roman" w:cs="Times New Roman"/>
                  <w:b/>
                  <w:lang w:eastAsia="es-ES"/>
                </w:rPr>
                <w:delText>0.33</w:delText>
              </w:r>
            </w:del>
          </w:p>
        </w:tc>
        <w:tc>
          <w:tcPr>
            <w:tcW w:w="422" w:type="pct"/>
            <w:tcBorders>
              <w:left w:val="nil"/>
              <w:bottom w:val="nil"/>
              <w:right w:val="nil"/>
            </w:tcBorders>
            <w:shd w:val="clear" w:color="auto" w:fill="auto"/>
            <w:noWrap/>
            <w:vAlign w:val="center"/>
          </w:tcPr>
          <w:p w14:paraId="14F5BF7D" w14:textId="57CFF35C" w:rsidR="00A962F0" w:rsidRPr="00A962F0" w:rsidDel="00391598" w:rsidRDefault="000C6895">
            <w:pPr>
              <w:rPr>
                <w:del w:id="3530" w:author="Alicia" w:date="2016-05-17T11:22:00Z"/>
                <w:rFonts w:ascii="Times New Roman" w:eastAsia="Times New Roman" w:hAnsi="Times New Roman" w:cs="Times New Roman"/>
                <w:lang w:eastAsia="es-ES"/>
              </w:rPr>
              <w:pPrChange w:id="3531" w:author="Alicia" w:date="2016-05-17T11:22:00Z">
                <w:pPr>
                  <w:spacing w:after="0" w:line="240" w:lineRule="auto"/>
                  <w:jc w:val="center"/>
                </w:pPr>
              </w:pPrChange>
            </w:pPr>
            <w:del w:id="3532" w:author="Alicia" w:date="2016-05-17T11:22:00Z">
              <w:r w:rsidDel="00391598">
                <w:rPr>
                  <w:rFonts w:ascii="Times New Roman" w:eastAsia="Times New Roman" w:hAnsi="Times New Roman" w:cs="Times New Roman"/>
                  <w:lang w:eastAsia="es-ES"/>
                </w:rPr>
                <w:delText>0.11</w:delText>
              </w:r>
            </w:del>
          </w:p>
        </w:tc>
        <w:tc>
          <w:tcPr>
            <w:tcW w:w="422" w:type="pct"/>
            <w:tcBorders>
              <w:left w:val="nil"/>
              <w:bottom w:val="nil"/>
              <w:right w:val="nil"/>
            </w:tcBorders>
            <w:vAlign w:val="center"/>
          </w:tcPr>
          <w:p w14:paraId="32BFEB23" w14:textId="2E3E1708" w:rsidR="00A962F0" w:rsidRPr="004C20FF" w:rsidDel="00391598" w:rsidRDefault="000C6895">
            <w:pPr>
              <w:rPr>
                <w:del w:id="3533" w:author="Alicia" w:date="2016-05-17T11:22:00Z"/>
                <w:rFonts w:ascii="Times New Roman" w:eastAsia="Times New Roman" w:hAnsi="Times New Roman" w:cs="Times New Roman"/>
                <w:b/>
                <w:lang w:eastAsia="es-ES"/>
              </w:rPr>
              <w:pPrChange w:id="3534" w:author="Alicia" w:date="2016-05-17T11:22:00Z">
                <w:pPr>
                  <w:spacing w:after="0" w:line="240" w:lineRule="auto"/>
                  <w:jc w:val="center"/>
                </w:pPr>
              </w:pPrChange>
            </w:pPr>
            <w:del w:id="3535" w:author="Alicia" w:date="2016-05-17T11:22:00Z">
              <w:r w:rsidRPr="004C20FF" w:rsidDel="00391598">
                <w:rPr>
                  <w:rFonts w:ascii="Times New Roman" w:eastAsia="Times New Roman" w:hAnsi="Times New Roman" w:cs="Times New Roman"/>
                  <w:b/>
                  <w:lang w:eastAsia="es-ES"/>
                </w:rPr>
                <w:delText>0.24</w:delText>
              </w:r>
            </w:del>
          </w:p>
        </w:tc>
        <w:tc>
          <w:tcPr>
            <w:tcW w:w="422" w:type="pct"/>
            <w:tcBorders>
              <w:left w:val="nil"/>
              <w:bottom w:val="nil"/>
              <w:right w:val="nil"/>
            </w:tcBorders>
            <w:vAlign w:val="center"/>
          </w:tcPr>
          <w:p w14:paraId="07AC778F" w14:textId="4F1B11DC" w:rsidR="00A962F0" w:rsidRPr="00A962F0" w:rsidDel="00391598" w:rsidRDefault="000C6895">
            <w:pPr>
              <w:rPr>
                <w:del w:id="3536" w:author="Alicia" w:date="2016-05-17T11:22:00Z"/>
                <w:rFonts w:ascii="Times New Roman" w:eastAsia="Times New Roman" w:hAnsi="Times New Roman" w:cs="Times New Roman"/>
                <w:lang w:eastAsia="es-ES"/>
              </w:rPr>
              <w:pPrChange w:id="3537" w:author="Alicia" w:date="2016-05-17T11:22:00Z">
                <w:pPr>
                  <w:spacing w:after="0" w:line="240" w:lineRule="auto"/>
                  <w:jc w:val="center"/>
                </w:pPr>
              </w:pPrChange>
            </w:pPr>
            <w:del w:id="3538" w:author="Alicia" w:date="2016-05-17T11:22:00Z">
              <w:r w:rsidDel="00391598">
                <w:rPr>
                  <w:rFonts w:ascii="Times New Roman" w:eastAsia="Times New Roman" w:hAnsi="Times New Roman" w:cs="Times New Roman"/>
                  <w:lang w:eastAsia="es-ES"/>
                </w:rPr>
                <w:delText>0.10</w:delText>
              </w:r>
            </w:del>
          </w:p>
        </w:tc>
        <w:tc>
          <w:tcPr>
            <w:tcW w:w="420" w:type="pct"/>
            <w:tcBorders>
              <w:left w:val="nil"/>
              <w:bottom w:val="nil"/>
              <w:right w:val="nil"/>
            </w:tcBorders>
            <w:vAlign w:val="center"/>
          </w:tcPr>
          <w:p w14:paraId="7E735441" w14:textId="0CC525FC" w:rsidR="00A962F0" w:rsidRPr="004C20FF" w:rsidDel="00391598" w:rsidRDefault="000C6895">
            <w:pPr>
              <w:rPr>
                <w:del w:id="3539" w:author="Alicia" w:date="2016-05-17T11:22:00Z"/>
                <w:rFonts w:ascii="Times New Roman" w:eastAsia="Times New Roman" w:hAnsi="Times New Roman" w:cs="Times New Roman"/>
                <w:b/>
                <w:lang w:eastAsia="es-ES"/>
              </w:rPr>
              <w:pPrChange w:id="3540" w:author="Alicia" w:date="2016-05-17T11:22:00Z">
                <w:pPr>
                  <w:spacing w:after="0" w:line="240" w:lineRule="auto"/>
                  <w:jc w:val="center"/>
                </w:pPr>
              </w:pPrChange>
            </w:pPr>
            <w:del w:id="3541" w:author="Alicia" w:date="2016-05-17T11:22:00Z">
              <w:r w:rsidRPr="004C20FF" w:rsidDel="00391598">
                <w:rPr>
                  <w:rFonts w:ascii="Times New Roman" w:eastAsia="Times New Roman" w:hAnsi="Times New Roman" w:cs="Times New Roman"/>
                  <w:b/>
                  <w:lang w:eastAsia="es-ES"/>
                </w:rPr>
                <w:delText>0.58</w:delText>
              </w:r>
            </w:del>
          </w:p>
        </w:tc>
      </w:tr>
      <w:tr w:rsidR="00A962F0" w:rsidRPr="00C11AFB" w:rsidDel="00391598" w14:paraId="372D6414" w14:textId="4EFD7988" w:rsidTr="00A962F0">
        <w:trPr>
          <w:trHeight w:val="300"/>
          <w:del w:id="3542" w:author="Alicia" w:date="2016-05-17T11:22:00Z"/>
        </w:trPr>
        <w:tc>
          <w:tcPr>
            <w:tcW w:w="513" w:type="pct"/>
            <w:vMerge/>
            <w:tcBorders>
              <w:left w:val="nil"/>
              <w:right w:val="nil"/>
            </w:tcBorders>
            <w:shd w:val="clear" w:color="auto" w:fill="auto"/>
            <w:noWrap/>
            <w:vAlign w:val="center"/>
          </w:tcPr>
          <w:p w14:paraId="6BFC8172" w14:textId="271F8BC0" w:rsidR="00A962F0" w:rsidRPr="00461432" w:rsidDel="00391598" w:rsidRDefault="00A962F0">
            <w:pPr>
              <w:rPr>
                <w:del w:id="3543" w:author="Alicia" w:date="2016-05-17T11:22:00Z"/>
                <w:rFonts w:ascii="Times New Roman" w:eastAsia="Times New Roman" w:hAnsi="Times New Roman" w:cs="Times New Roman"/>
                <w:lang w:eastAsia="es-ES"/>
              </w:rPr>
              <w:pPrChange w:id="3544" w:author="Alicia" w:date="2016-05-17T11:22:00Z">
                <w:pPr>
                  <w:spacing w:after="0" w:line="240" w:lineRule="auto"/>
                  <w:jc w:val="center"/>
                </w:pPr>
              </w:pPrChange>
            </w:pPr>
          </w:p>
        </w:tc>
        <w:tc>
          <w:tcPr>
            <w:tcW w:w="271" w:type="pct"/>
            <w:tcBorders>
              <w:top w:val="nil"/>
              <w:left w:val="nil"/>
              <w:right w:val="nil"/>
            </w:tcBorders>
            <w:shd w:val="clear" w:color="auto" w:fill="auto"/>
            <w:noWrap/>
            <w:vAlign w:val="center"/>
          </w:tcPr>
          <w:p w14:paraId="50FEEB7F" w14:textId="5C81B810" w:rsidR="00A962F0" w:rsidDel="00391598" w:rsidRDefault="00A962F0">
            <w:pPr>
              <w:rPr>
                <w:del w:id="3545" w:author="Alicia" w:date="2016-05-17T11:22:00Z"/>
                <w:rFonts w:ascii="Times New Roman" w:eastAsia="Times New Roman" w:hAnsi="Times New Roman" w:cs="Times New Roman"/>
                <w:lang w:eastAsia="es-ES"/>
              </w:rPr>
              <w:pPrChange w:id="3546" w:author="Alicia" w:date="2016-05-17T11:22:00Z">
                <w:pPr>
                  <w:spacing w:after="0" w:line="240" w:lineRule="auto"/>
                  <w:jc w:val="center"/>
                </w:pPr>
              </w:pPrChange>
            </w:pPr>
            <w:del w:id="3547" w:author="Alicia" w:date="2016-05-17T11:22:00Z">
              <w:r w:rsidDel="00391598">
                <w:rPr>
                  <w:rFonts w:ascii="Times New Roman" w:eastAsia="Times New Roman" w:hAnsi="Times New Roman" w:cs="Times New Roman"/>
                  <w:lang w:eastAsia="es-ES"/>
                </w:rPr>
                <w:delText>2011</w:delText>
              </w:r>
            </w:del>
          </w:p>
        </w:tc>
        <w:tc>
          <w:tcPr>
            <w:tcW w:w="421" w:type="pct"/>
            <w:tcBorders>
              <w:top w:val="nil"/>
              <w:left w:val="nil"/>
              <w:right w:val="nil"/>
            </w:tcBorders>
            <w:shd w:val="clear" w:color="auto" w:fill="auto"/>
            <w:noWrap/>
            <w:vAlign w:val="center"/>
          </w:tcPr>
          <w:p w14:paraId="5E9D555B" w14:textId="669229FC" w:rsidR="00A962F0" w:rsidRPr="005303C7" w:rsidDel="00391598" w:rsidRDefault="00324327">
            <w:pPr>
              <w:rPr>
                <w:del w:id="3548" w:author="Alicia" w:date="2016-05-17T11:22:00Z"/>
                <w:rFonts w:ascii="Times New Roman" w:eastAsia="Times New Roman" w:hAnsi="Times New Roman" w:cs="Times New Roman"/>
                <w:i/>
                <w:lang w:eastAsia="es-ES"/>
              </w:rPr>
              <w:pPrChange w:id="3549" w:author="Alicia" w:date="2016-05-17T11:22:00Z">
                <w:pPr>
                  <w:spacing w:after="0" w:line="240" w:lineRule="auto"/>
                  <w:jc w:val="center"/>
                </w:pPr>
              </w:pPrChange>
            </w:pPr>
            <w:del w:id="3550" w:author="Alicia" w:date="2016-05-17T11:22:00Z">
              <w:r w:rsidRPr="005303C7" w:rsidDel="00391598">
                <w:rPr>
                  <w:rFonts w:ascii="Times New Roman" w:eastAsia="Times New Roman" w:hAnsi="Times New Roman" w:cs="Times New Roman"/>
                  <w:i/>
                  <w:lang w:eastAsia="es-ES"/>
                </w:rPr>
                <w:delText>0.23</w:delText>
              </w:r>
            </w:del>
          </w:p>
        </w:tc>
        <w:tc>
          <w:tcPr>
            <w:tcW w:w="422" w:type="pct"/>
            <w:tcBorders>
              <w:top w:val="nil"/>
              <w:left w:val="nil"/>
              <w:right w:val="nil"/>
            </w:tcBorders>
            <w:shd w:val="clear" w:color="auto" w:fill="auto"/>
            <w:noWrap/>
            <w:vAlign w:val="center"/>
          </w:tcPr>
          <w:p w14:paraId="54E06551" w14:textId="0B157C23" w:rsidR="00A962F0" w:rsidRPr="005303C7" w:rsidDel="00391598" w:rsidRDefault="00324327">
            <w:pPr>
              <w:rPr>
                <w:del w:id="3551" w:author="Alicia" w:date="2016-05-17T11:22:00Z"/>
                <w:rFonts w:ascii="Times New Roman" w:eastAsia="Times New Roman" w:hAnsi="Times New Roman" w:cs="Times New Roman"/>
                <w:b/>
                <w:lang w:eastAsia="es-ES"/>
              </w:rPr>
              <w:pPrChange w:id="3552" w:author="Alicia" w:date="2016-05-17T11:22:00Z">
                <w:pPr>
                  <w:spacing w:after="0" w:line="240" w:lineRule="auto"/>
                  <w:jc w:val="center"/>
                </w:pPr>
              </w:pPrChange>
            </w:pPr>
            <w:del w:id="3553" w:author="Alicia" w:date="2016-05-17T11:22:00Z">
              <w:r w:rsidRPr="005303C7" w:rsidDel="00391598">
                <w:rPr>
                  <w:rFonts w:ascii="Times New Roman" w:eastAsia="Times New Roman" w:hAnsi="Times New Roman" w:cs="Times New Roman"/>
                  <w:b/>
                  <w:lang w:eastAsia="es-ES"/>
                </w:rPr>
                <w:delText>0.32</w:delText>
              </w:r>
            </w:del>
          </w:p>
        </w:tc>
        <w:tc>
          <w:tcPr>
            <w:tcW w:w="422" w:type="pct"/>
            <w:tcBorders>
              <w:top w:val="nil"/>
              <w:left w:val="nil"/>
              <w:right w:val="nil"/>
            </w:tcBorders>
            <w:shd w:val="clear" w:color="auto" w:fill="auto"/>
            <w:noWrap/>
            <w:vAlign w:val="center"/>
          </w:tcPr>
          <w:p w14:paraId="3F9BA56C" w14:textId="2DFDFA56" w:rsidR="00A962F0" w:rsidRPr="00A962F0" w:rsidDel="00391598" w:rsidRDefault="00324327">
            <w:pPr>
              <w:rPr>
                <w:del w:id="3554" w:author="Alicia" w:date="2016-05-17T11:22:00Z"/>
                <w:rFonts w:ascii="Times New Roman" w:eastAsia="Times New Roman" w:hAnsi="Times New Roman" w:cs="Times New Roman"/>
                <w:lang w:eastAsia="es-ES"/>
              </w:rPr>
              <w:pPrChange w:id="3555" w:author="Alicia" w:date="2016-05-17T11:22:00Z">
                <w:pPr>
                  <w:spacing w:after="0" w:line="240" w:lineRule="auto"/>
                  <w:jc w:val="center"/>
                </w:pPr>
              </w:pPrChange>
            </w:pPr>
            <w:del w:id="3556" w:author="Alicia" w:date="2016-05-17T11:22:00Z">
              <w:r w:rsidDel="00391598">
                <w:rPr>
                  <w:rFonts w:ascii="Times New Roman" w:eastAsia="Times New Roman" w:hAnsi="Times New Roman" w:cs="Times New Roman"/>
                  <w:lang w:eastAsia="es-ES"/>
                </w:rPr>
                <w:delText>0.11</w:delText>
              </w:r>
            </w:del>
          </w:p>
        </w:tc>
        <w:tc>
          <w:tcPr>
            <w:tcW w:w="422" w:type="pct"/>
            <w:tcBorders>
              <w:top w:val="nil"/>
              <w:left w:val="nil"/>
              <w:right w:val="nil"/>
            </w:tcBorders>
            <w:shd w:val="clear" w:color="auto" w:fill="auto"/>
            <w:noWrap/>
            <w:vAlign w:val="center"/>
          </w:tcPr>
          <w:p w14:paraId="512607A2" w14:textId="69842986" w:rsidR="00A962F0" w:rsidRPr="00A962F0" w:rsidDel="00391598" w:rsidRDefault="00324327">
            <w:pPr>
              <w:rPr>
                <w:del w:id="3557" w:author="Alicia" w:date="2016-05-17T11:22:00Z"/>
                <w:rFonts w:ascii="Times New Roman" w:eastAsia="Times New Roman" w:hAnsi="Times New Roman" w:cs="Times New Roman"/>
                <w:lang w:eastAsia="es-ES"/>
              </w:rPr>
              <w:pPrChange w:id="3558" w:author="Alicia" w:date="2016-05-17T11:22:00Z">
                <w:pPr>
                  <w:spacing w:after="0" w:line="240" w:lineRule="auto"/>
                  <w:jc w:val="center"/>
                </w:pPr>
              </w:pPrChange>
            </w:pPr>
            <w:del w:id="3559" w:author="Alicia" w:date="2016-05-17T11:22:00Z">
              <w:r w:rsidDel="00391598">
                <w:rPr>
                  <w:rFonts w:ascii="Times New Roman" w:eastAsia="Times New Roman" w:hAnsi="Times New Roman" w:cs="Times New Roman"/>
                  <w:lang w:eastAsia="es-ES"/>
                </w:rPr>
                <w:delText>0.04</w:delText>
              </w:r>
            </w:del>
          </w:p>
        </w:tc>
        <w:tc>
          <w:tcPr>
            <w:tcW w:w="422" w:type="pct"/>
            <w:tcBorders>
              <w:top w:val="nil"/>
              <w:left w:val="nil"/>
              <w:right w:val="nil"/>
            </w:tcBorders>
            <w:shd w:val="clear" w:color="auto" w:fill="auto"/>
            <w:noWrap/>
            <w:vAlign w:val="center"/>
          </w:tcPr>
          <w:p w14:paraId="3AFFC52B" w14:textId="5D6E503A" w:rsidR="00A962F0" w:rsidRPr="00A962F0" w:rsidDel="00391598" w:rsidRDefault="00324327">
            <w:pPr>
              <w:rPr>
                <w:del w:id="3560" w:author="Alicia" w:date="2016-05-17T11:22:00Z"/>
                <w:rFonts w:ascii="Times New Roman" w:eastAsia="Times New Roman" w:hAnsi="Times New Roman" w:cs="Times New Roman"/>
                <w:lang w:eastAsia="es-ES"/>
              </w:rPr>
              <w:pPrChange w:id="3561" w:author="Alicia" w:date="2016-05-17T11:22:00Z">
                <w:pPr>
                  <w:spacing w:after="0" w:line="240" w:lineRule="auto"/>
                  <w:jc w:val="center"/>
                </w:pPr>
              </w:pPrChange>
            </w:pPr>
            <w:del w:id="3562" w:author="Alicia" w:date="2016-05-17T11:22:00Z">
              <w:r w:rsidDel="00391598">
                <w:rPr>
                  <w:rFonts w:ascii="Times New Roman" w:eastAsia="Times New Roman" w:hAnsi="Times New Roman" w:cs="Times New Roman"/>
                  <w:lang w:eastAsia="es-ES"/>
                </w:rPr>
                <w:delText>0.08</w:delText>
              </w:r>
            </w:del>
          </w:p>
        </w:tc>
        <w:tc>
          <w:tcPr>
            <w:tcW w:w="421" w:type="pct"/>
            <w:tcBorders>
              <w:top w:val="nil"/>
              <w:left w:val="nil"/>
              <w:right w:val="nil"/>
            </w:tcBorders>
            <w:shd w:val="clear" w:color="auto" w:fill="auto"/>
            <w:noWrap/>
            <w:vAlign w:val="center"/>
          </w:tcPr>
          <w:p w14:paraId="013BCB02" w14:textId="21A468E3" w:rsidR="00A962F0" w:rsidRPr="00A962F0" w:rsidDel="00391598" w:rsidRDefault="00324327">
            <w:pPr>
              <w:rPr>
                <w:del w:id="3563" w:author="Alicia" w:date="2016-05-17T11:22:00Z"/>
                <w:rFonts w:ascii="Times New Roman" w:eastAsia="Times New Roman" w:hAnsi="Times New Roman" w:cs="Times New Roman"/>
                <w:lang w:eastAsia="es-ES"/>
              </w:rPr>
              <w:pPrChange w:id="3564" w:author="Alicia" w:date="2016-05-17T11:22:00Z">
                <w:pPr>
                  <w:spacing w:after="0" w:line="240" w:lineRule="auto"/>
                  <w:jc w:val="center"/>
                </w:pPr>
              </w:pPrChange>
            </w:pPr>
            <w:del w:id="3565" w:author="Alicia" w:date="2016-05-17T11:22:00Z">
              <w:r w:rsidDel="00391598">
                <w:rPr>
                  <w:rFonts w:ascii="Times New Roman" w:eastAsia="Times New Roman" w:hAnsi="Times New Roman" w:cs="Times New Roman"/>
                  <w:lang w:eastAsia="es-ES"/>
                </w:rPr>
                <w:delText>0.08</w:delText>
              </w:r>
            </w:del>
          </w:p>
        </w:tc>
        <w:tc>
          <w:tcPr>
            <w:tcW w:w="422" w:type="pct"/>
            <w:tcBorders>
              <w:top w:val="nil"/>
              <w:left w:val="nil"/>
              <w:right w:val="nil"/>
            </w:tcBorders>
            <w:shd w:val="clear" w:color="auto" w:fill="auto"/>
            <w:noWrap/>
            <w:vAlign w:val="center"/>
          </w:tcPr>
          <w:p w14:paraId="6DE7AAAB" w14:textId="4FEE72AB" w:rsidR="00A962F0" w:rsidRPr="00A962F0" w:rsidDel="00391598" w:rsidRDefault="00324327">
            <w:pPr>
              <w:rPr>
                <w:del w:id="3566" w:author="Alicia" w:date="2016-05-17T11:22:00Z"/>
                <w:rFonts w:ascii="Times New Roman" w:eastAsia="Times New Roman" w:hAnsi="Times New Roman" w:cs="Times New Roman"/>
                <w:lang w:eastAsia="es-ES"/>
              </w:rPr>
              <w:pPrChange w:id="3567" w:author="Alicia" w:date="2016-05-17T11:22:00Z">
                <w:pPr>
                  <w:spacing w:after="0" w:line="240" w:lineRule="auto"/>
                  <w:jc w:val="center"/>
                </w:pPr>
              </w:pPrChange>
            </w:pPr>
            <w:del w:id="3568" w:author="Alicia" w:date="2016-05-17T11:22:00Z">
              <w:r w:rsidDel="00391598">
                <w:rPr>
                  <w:rFonts w:ascii="Times New Roman" w:eastAsia="Times New Roman" w:hAnsi="Times New Roman" w:cs="Times New Roman"/>
                  <w:lang w:eastAsia="es-ES"/>
                </w:rPr>
                <w:delText>0.02</w:delText>
              </w:r>
            </w:del>
          </w:p>
        </w:tc>
        <w:tc>
          <w:tcPr>
            <w:tcW w:w="422" w:type="pct"/>
            <w:tcBorders>
              <w:top w:val="nil"/>
              <w:left w:val="nil"/>
              <w:right w:val="nil"/>
            </w:tcBorders>
            <w:vAlign w:val="center"/>
          </w:tcPr>
          <w:p w14:paraId="6B8B62FF" w14:textId="073B74C9" w:rsidR="00A962F0" w:rsidRPr="005303C7" w:rsidDel="00391598" w:rsidRDefault="00324327">
            <w:pPr>
              <w:rPr>
                <w:del w:id="3569" w:author="Alicia" w:date="2016-05-17T11:22:00Z"/>
                <w:rFonts w:ascii="Times New Roman" w:eastAsia="Times New Roman" w:hAnsi="Times New Roman" w:cs="Times New Roman"/>
                <w:b/>
                <w:lang w:eastAsia="es-ES"/>
              </w:rPr>
              <w:pPrChange w:id="3570" w:author="Alicia" w:date="2016-05-17T11:22:00Z">
                <w:pPr>
                  <w:spacing w:after="0" w:line="240" w:lineRule="auto"/>
                  <w:jc w:val="center"/>
                </w:pPr>
              </w:pPrChange>
            </w:pPr>
            <w:del w:id="3571" w:author="Alicia" w:date="2016-05-17T11:22:00Z">
              <w:r w:rsidRPr="005303C7" w:rsidDel="00391598">
                <w:rPr>
                  <w:rFonts w:ascii="Times New Roman" w:eastAsia="Times New Roman" w:hAnsi="Times New Roman" w:cs="Times New Roman"/>
                  <w:b/>
                  <w:lang w:eastAsia="es-ES"/>
                </w:rPr>
                <w:delText>0.52</w:delText>
              </w:r>
            </w:del>
          </w:p>
        </w:tc>
        <w:tc>
          <w:tcPr>
            <w:tcW w:w="422" w:type="pct"/>
            <w:tcBorders>
              <w:top w:val="nil"/>
              <w:left w:val="nil"/>
              <w:right w:val="nil"/>
            </w:tcBorders>
            <w:vAlign w:val="center"/>
          </w:tcPr>
          <w:p w14:paraId="5D61C633" w14:textId="74852849" w:rsidR="00A962F0" w:rsidRPr="005303C7" w:rsidDel="00391598" w:rsidRDefault="00324327">
            <w:pPr>
              <w:rPr>
                <w:del w:id="3572" w:author="Alicia" w:date="2016-05-17T11:22:00Z"/>
                <w:rFonts w:ascii="Times New Roman" w:eastAsia="Times New Roman" w:hAnsi="Times New Roman" w:cs="Times New Roman"/>
                <w:b/>
                <w:lang w:eastAsia="es-ES"/>
              </w:rPr>
              <w:pPrChange w:id="3573" w:author="Alicia" w:date="2016-05-17T11:22:00Z">
                <w:pPr>
                  <w:spacing w:after="0" w:line="240" w:lineRule="auto"/>
                  <w:jc w:val="center"/>
                </w:pPr>
              </w:pPrChange>
            </w:pPr>
            <w:del w:id="3574" w:author="Alicia" w:date="2016-05-17T11:22:00Z">
              <w:r w:rsidRPr="005303C7" w:rsidDel="00391598">
                <w:rPr>
                  <w:rFonts w:ascii="Times New Roman" w:eastAsia="Times New Roman" w:hAnsi="Times New Roman" w:cs="Times New Roman"/>
                  <w:b/>
                  <w:lang w:eastAsia="es-ES"/>
                </w:rPr>
                <w:delText>0.23</w:delText>
              </w:r>
            </w:del>
          </w:p>
        </w:tc>
        <w:tc>
          <w:tcPr>
            <w:tcW w:w="420" w:type="pct"/>
            <w:tcBorders>
              <w:top w:val="nil"/>
              <w:left w:val="nil"/>
              <w:right w:val="nil"/>
            </w:tcBorders>
            <w:vAlign w:val="center"/>
          </w:tcPr>
          <w:p w14:paraId="0AFD6C38" w14:textId="241EDC7D" w:rsidR="00A962F0" w:rsidRPr="005303C7" w:rsidDel="00391598" w:rsidRDefault="00324327">
            <w:pPr>
              <w:rPr>
                <w:del w:id="3575" w:author="Alicia" w:date="2016-05-17T11:22:00Z"/>
                <w:rFonts w:ascii="Times New Roman" w:eastAsia="Times New Roman" w:hAnsi="Times New Roman" w:cs="Times New Roman"/>
                <w:b/>
                <w:lang w:eastAsia="es-ES"/>
              </w:rPr>
              <w:pPrChange w:id="3576" w:author="Alicia" w:date="2016-05-17T11:22:00Z">
                <w:pPr>
                  <w:spacing w:after="0" w:line="240" w:lineRule="auto"/>
                  <w:jc w:val="center"/>
                </w:pPr>
              </w:pPrChange>
            </w:pPr>
            <w:del w:id="3577" w:author="Alicia" w:date="2016-05-17T11:22:00Z">
              <w:r w:rsidRPr="005303C7" w:rsidDel="00391598">
                <w:rPr>
                  <w:rFonts w:ascii="Times New Roman" w:eastAsia="Times New Roman" w:hAnsi="Times New Roman" w:cs="Times New Roman"/>
                  <w:b/>
                  <w:lang w:eastAsia="es-ES"/>
                </w:rPr>
                <w:delText>0.44</w:delText>
              </w:r>
            </w:del>
          </w:p>
        </w:tc>
      </w:tr>
      <w:tr w:rsidR="00A962F0" w:rsidRPr="00C11AFB" w:rsidDel="00391598" w14:paraId="49451099" w14:textId="579FDBFB" w:rsidTr="00A962F0">
        <w:trPr>
          <w:trHeight w:val="300"/>
          <w:del w:id="3578" w:author="Alicia" w:date="2016-05-17T11:22:00Z"/>
        </w:trPr>
        <w:tc>
          <w:tcPr>
            <w:tcW w:w="513" w:type="pct"/>
            <w:vMerge w:val="restart"/>
            <w:tcBorders>
              <w:left w:val="nil"/>
              <w:right w:val="nil"/>
            </w:tcBorders>
            <w:shd w:val="clear" w:color="auto" w:fill="auto"/>
            <w:noWrap/>
            <w:vAlign w:val="center"/>
          </w:tcPr>
          <w:p w14:paraId="636534E5" w14:textId="53B6AD62" w:rsidR="00A962F0" w:rsidRPr="00461432" w:rsidDel="00391598" w:rsidRDefault="00A962F0">
            <w:pPr>
              <w:rPr>
                <w:del w:id="3579" w:author="Alicia" w:date="2016-05-17T11:22:00Z"/>
                <w:rFonts w:ascii="Times New Roman" w:eastAsia="Times New Roman" w:hAnsi="Times New Roman" w:cs="Times New Roman"/>
                <w:lang w:eastAsia="es-ES"/>
              </w:rPr>
              <w:pPrChange w:id="3580" w:author="Alicia" w:date="2016-05-17T11:22:00Z">
                <w:pPr>
                  <w:spacing w:after="0" w:line="240" w:lineRule="auto"/>
                  <w:jc w:val="center"/>
                </w:pPr>
              </w:pPrChange>
            </w:pPr>
            <w:del w:id="3581" w:author="Alicia" w:date="2016-05-17T11:22:00Z">
              <w:r w:rsidRPr="00461432" w:rsidDel="00391598">
                <w:rPr>
                  <w:rFonts w:ascii="Times New Roman" w:eastAsia="Times New Roman" w:hAnsi="Times New Roman" w:cs="Times New Roman"/>
                  <w:lang w:eastAsia="es-ES"/>
                </w:rPr>
                <w:delText>K</w:delText>
              </w:r>
            </w:del>
          </w:p>
        </w:tc>
        <w:tc>
          <w:tcPr>
            <w:tcW w:w="271" w:type="pct"/>
            <w:tcBorders>
              <w:left w:val="nil"/>
              <w:bottom w:val="nil"/>
              <w:right w:val="nil"/>
            </w:tcBorders>
            <w:shd w:val="clear" w:color="auto" w:fill="auto"/>
            <w:noWrap/>
            <w:vAlign w:val="center"/>
          </w:tcPr>
          <w:p w14:paraId="3CAB2908" w14:textId="3994ECF1" w:rsidR="00A962F0" w:rsidDel="00391598" w:rsidRDefault="00A962F0">
            <w:pPr>
              <w:rPr>
                <w:del w:id="3582" w:author="Alicia" w:date="2016-05-17T11:22:00Z"/>
                <w:rFonts w:ascii="Times New Roman" w:eastAsia="Times New Roman" w:hAnsi="Times New Roman" w:cs="Times New Roman"/>
                <w:lang w:eastAsia="es-ES"/>
              </w:rPr>
              <w:pPrChange w:id="3583" w:author="Alicia" w:date="2016-05-17T11:22:00Z">
                <w:pPr>
                  <w:spacing w:after="0" w:line="240" w:lineRule="auto"/>
                  <w:jc w:val="center"/>
                </w:pPr>
              </w:pPrChange>
            </w:pPr>
            <w:del w:id="3584" w:author="Alicia" w:date="2016-05-17T11:22:00Z">
              <w:r w:rsidDel="00391598">
                <w:rPr>
                  <w:rFonts w:ascii="Times New Roman" w:eastAsia="Times New Roman" w:hAnsi="Times New Roman" w:cs="Times New Roman"/>
                  <w:lang w:eastAsia="es-ES"/>
                </w:rPr>
                <w:delText>2010</w:delText>
              </w:r>
            </w:del>
          </w:p>
        </w:tc>
        <w:tc>
          <w:tcPr>
            <w:tcW w:w="421" w:type="pct"/>
            <w:tcBorders>
              <w:left w:val="nil"/>
              <w:bottom w:val="nil"/>
              <w:right w:val="nil"/>
            </w:tcBorders>
            <w:shd w:val="clear" w:color="auto" w:fill="auto"/>
            <w:noWrap/>
            <w:vAlign w:val="center"/>
          </w:tcPr>
          <w:p w14:paraId="0D51EAB5" w14:textId="7C7F5795" w:rsidR="00A962F0" w:rsidRPr="004C20FF" w:rsidDel="00391598" w:rsidRDefault="000C6895">
            <w:pPr>
              <w:rPr>
                <w:del w:id="3585" w:author="Alicia" w:date="2016-05-17T11:22:00Z"/>
                <w:rFonts w:ascii="Times New Roman" w:eastAsia="Times New Roman" w:hAnsi="Times New Roman" w:cs="Times New Roman"/>
                <w:b/>
                <w:lang w:eastAsia="es-ES"/>
              </w:rPr>
              <w:pPrChange w:id="3586" w:author="Alicia" w:date="2016-05-17T11:22:00Z">
                <w:pPr>
                  <w:spacing w:after="0" w:line="240" w:lineRule="auto"/>
                  <w:jc w:val="center"/>
                </w:pPr>
              </w:pPrChange>
            </w:pPr>
            <w:del w:id="3587" w:author="Alicia" w:date="2016-05-17T11:22:00Z">
              <w:r w:rsidRPr="004C20FF" w:rsidDel="00391598">
                <w:rPr>
                  <w:rFonts w:ascii="Times New Roman" w:eastAsia="Times New Roman" w:hAnsi="Times New Roman" w:cs="Times New Roman"/>
                  <w:b/>
                  <w:lang w:eastAsia="es-ES"/>
                </w:rPr>
                <w:delText>0.46</w:delText>
              </w:r>
            </w:del>
          </w:p>
        </w:tc>
        <w:tc>
          <w:tcPr>
            <w:tcW w:w="422" w:type="pct"/>
            <w:tcBorders>
              <w:left w:val="nil"/>
              <w:bottom w:val="nil"/>
              <w:right w:val="nil"/>
            </w:tcBorders>
            <w:shd w:val="clear" w:color="auto" w:fill="auto"/>
            <w:noWrap/>
            <w:vAlign w:val="center"/>
          </w:tcPr>
          <w:p w14:paraId="1AA5CA38" w14:textId="62669892" w:rsidR="00A962F0" w:rsidRPr="004C20FF" w:rsidDel="00391598" w:rsidRDefault="000C6895">
            <w:pPr>
              <w:rPr>
                <w:del w:id="3588" w:author="Alicia" w:date="2016-05-17T11:22:00Z"/>
                <w:rFonts w:ascii="Times New Roman" w:eastAsia="Times New Roman" w:hAnsi="Times New Roman" w:cs="Times New Roman"/>
                <w:i/>
                <w:lang w:eastAsia="es-ES"/>
              </w:rPr>
              <w:pPrChange w:id="3589" w:author="Alicia" w:date="2016-05-17T11:22:00Z">
                <w:pPr>
                  <w:spacing w:after="0" w:line="240" w:lineRule="auto"/>
                  <w:jc w:val="center"/>
                </w:pPr>
              </w:pPrChange>
            </w:pPr>
            <w:del w:id="3590" w:author="Alicia" w:date="2016-05-17T11:22:00Z">
              <w:r w:rsidRPr="004C20FF" w:rsidDel="00391598">
                <w:rPr>
                  <w:rFonts w:ascii="Times New Roman" w:eastAsia="Times New Roman" w:hAnsi="Times New Roman" w:cs="Times New Roman"/>
                  <w:i/>
                  <w:lang w:eastAsia="es-ES"/>
                </w:rPr>
                <w:delText>-0.20</w:delText>
              </w:r>
            </w:del>
          </w:p>
        </w:tc>
        <w:tc>
          <w:tcPr>
            <w:tcW w:w="422" w:type="pct"/>
            <w:tcBorders>
              <w:left w:val="nil"/>
              <w:bottom w:val="nil"/>
              <w:right w:val="nil"/>
            </w:tcBorders>
            <w:shd w:val="clear" w:color="auto" w:fill="auto"/>
            <w:noWrap/>
            <w:vAlign w:val="center"/>
          </w:tcPr>
          <w:p w14:paraId="654B7D1D" w14:textId="0AEAA859" w:rsidR="00A962F0" w:rsidRPr="00A962F0" w:rsidDel="00391598" w:rsidRDefault="000C6895">
            <w:pPr>
              <w:rPr>
                <w:del w:id="3591" w:author="Alicia" w:date="2016-05-17T11:22:00Z"/>
                <w:rFonts w:ascii="Times New Roman" w:eastAsia="Times New Roman" w:hAnsi="Times New Roman" w:cs="Times New Roman"/>
                <w:lang w:eastAsia="es-ES"/>
              </w:rPr>
              <w:pPrChange w:id="3592" w:author="Alicia" w:date="2016-05-17T11:22:00Z">
                <w:pPr>
                  <w:spacing w:after="0" w:line="240" w:lineRule="auto"/>
                  <w:jc w:val="center"/>
                </w:pPr>
              </w:pPrChange>
            </w:pPr>
            <w:del w:id="3593" w:author="Alicia" w:date="2016-05-17T11:22:00Z">
              <w:r w:rsidDel="00391598">
                <w:rPr>
                  <w:rFonts w:ascii="Times New Roman" w:eastAsia="Times New Roman" w:hAnsi="Times New Roman" w:cs="Times New Roman"/>
                  <w:lang w:eastAsia="es-ES"/>
                </w:rPr>
                <w:delText>0.11</w:delText>
              </w:r>
            </w:del>
          </w:p>
        </w:tc>
        <w:tc>
          <w:tcPr>
            <w:tcW w:w="422" w:type="pct"/>
            <w:tcBorders>
              <w:left w:val="nil"/>
              <w:bottom w:val="nil"/>
              <w:right w:val="nil"/>
            </w:tcBorders>
            <w:shd w:val="clear" w:color="auto" w:fill="auto"/>
            <w:noWrap/>
            <w:vAlign w:val="center"/>
          </w:tcPr>
          <w:p w14:paraId="1C0BB946" w14:textId="7A7C1583" w:rsidR="00A962F0" w:rsidRPr="00A962F0" w:rsidDel="00391598" w:rsidRDefault="000C6895">
            <w:pPr>
              <w:rPr>
                <w:del w:id="3594" w:author="Alicia" w:date="2016-05-17T11:22:00Z"/>
                <w:rFonts w:ascii="Times New Roman" w:eastAsia="Times New Roman" w:hAnsi="Times New Roman" w:cs="Times New Roman"/>
                <w:lang w:eastAsia="es-ES"/>
              </w:rPr>
              <w:pPrChange w:id="3595" w:author="Alicia" w:date="2016-05-17T11:22:00Z">
                <w:pPr>
                  <w:spacing w:after="0" w:line="240" w:lineRule="auto"/>
                  <w:jc w:val="center"/>
                </w:pPr>
              </w:pPrChange>
            </w:pPr>
            <w:del w:id="3596" w:author="Alicia" w:date="2016-05-17T11:22:00Z">
              <w:r w:rsidDel="00391598">
                <w:rPr>
                  <w:rFonts w:ascii="Times New Roman" w:eastAsia="Times New Roman" w:hAnsi="Times New Roman" w:cs="Times New Roman"/>
                  <w:lang w:eastAsia="es-ES"/>
                </w:rPr>
                <w:delText>0.04</w:delText>
              </w:r>
            </w:del>
          </w:p>
        </w:tc>
        <w:tc>
          <w:tcPr>
            <w:tcW w:w="422" w:type="pct"/>
            <w:tcBorders>
              <w:left w:val="nil"/>
              <w:bottom w:val="nil"/>
              <w:right w:val="nil"/>
            </w:tcBorders>
            <w:shd w:val="clear" w:color="auto" w:fill="auto"/>
            <w:noWrap/>
            <w:vAlign w:val="center"/>
          </w:tcPr>
          <w:p w14:paraId="08CF6FF3" w14:textId="40381327" w:rsidR="00A962F0" w:rsidRPr="004C20FF" w:rsidDel="00391598" w:rsidRDefault="000C6895">
            <w:pPr>
              <w:rPr>
                <w:del w:id="3597" w:author="Alicia" w:date="2016-05-17T11:22:00Z"/>
                <w:rFonts w:ascii="Times New Roman" w:eastAsia="Times New Roman" w:hAnsi="Times New Roman" w:cs="Times New Roman"/>
                <w:b/>
                <w:lang w:eastAsia="es-ES"/>
              </w:rPr>
              <w:pPrChange w:id="3598" w:author="Alicia" w:date="2016-05-17T11:22:00Z">
                <w:pPr>
                  <w:spacing w:after="0" w:line="240" w:lineRule="auto"/>
                  <w:jc w:val="center"/>
                </w:pPr>
              </w:pPrChange>
            </w:pPr>
            <w:del w:id="3599" w:author="Alicia" w:date="2016-05-17T11:22:00Z">
              <w:r w:rsidRPr="004C20FF" w:rsidDel="00391598">
                <w:rPr>
                  <w:rFonts w:ascii="Times New Roman" w:eastAsia="Times New Roman" w:hAnsi="Times New Roman" w:cs="Times New Roman"/>
                  <w:b/>
                  <w:lang w:eastAsia="es-ES"/>
                </w:rPr>
                <w:delText>0.90</w:delText>
              </w:r>
            </w:del>
          </w:p>
        </w:tc>
        <w:tc>
          <w:tcPr>
            <w:tcW w:w="421" w:type="pct"/>
            <w:tcBorders>
              <w:left w:val="nil"/>
              <w:bottom w:val="nil"/>
              <w:right w:val="nil"/>
            </w:tcBorders>
            <w:shd w:val="clear" w:color="auto" w:fill="auto"/>
            <w:noWrap/>
            <w:vAlign w:val="center"/>
          </w:tcPr>
          <w:p w14:paraId="190675A0" w14:textId="331E7842" w:rsidR="00A962F0" w:rsidRPr="00A962F0" w:rsidDel="00391598" w:rsidRDefault="000C6895">
            <w:pPr>
              <w:rPr>
                <w:del w:id="3600" w:author="Alicia" w:date="2016-05-17T11:22:00Z"/>
                <w:rFonts w:ascii="Times New Roman" w:eastAsia="Times New Roman" w:hAnsi="Times New Roman" w:cs="Times New Roman"/>
                <w:lang w:eastAsia="es-ES"/>
              </w:rPr>
              <w:pPrChange w:id="3601" w:author="Alicia" w:date="2016-05-17T11:22:00Z">
                <w:pPr>
                  <w:spacing w:after="0" w:line="240" w:lineRule="auto"/>
                  <w:jc w:val="center"/>
                </w:pPr>
              </w:pPrChange>
            </w:pPr>
            <w:del w:id="3602" w:author="Alicia" w:date="2016-05-17T11:22:00Z">
              <w:r w:rsidDel="00391598">
                <w:rPr>
                  <w:rFonts w:ascii="Times New Roman" w:eastAsia="Times New Roman" w:hAnsi="Times New Roman" w:cs="Times New Roman"/>
                  <w:lang w:eastAsia="es-ES"/>
                </w:rPr>
                <w:delText>0.04</w:delText>
              </w:r>
            </w:del>
          </w:p>
        </w:tc>
        <w:tc>
          <w:tcPr>
            <w:tcW w:w="422" w:type="pct"/>
            <w:tcBorders>
              <w:left w:val="nil"/>
              <w:bottom w:val="nil"/>
              <w:right w:val="nil"/>
            </w:tcBorders>
            <w:shd w:val="clear" w:color="auto" w:fill="auto"/>
            <w:noWrap/>
            <w:vAlign w:val="center"/>
          </w:tcPr>
          <w:p w14:paraId="27DB4561" w14:textId="79B97ED9" w:rsidR="00A962F0" w:rsidRPr="004C20FF" w:rsidDel="00391598" w:rsidRDefault="000C6895">
            <w:pPr>
              <w:rPr>
                <w:del w:id="3603" w:author="Alicia" w:date="2016-05-17T11:22:00Z"/>
                <w:rFonts w:ascii="Times New Roman" w:eastAsia="Times New Roman" w:hAnsi="Times New Roman" w:cs="Times New Roman"/>
                <w:i/>
                <w:lang w:eastAsia="es-ES"/>
              </w:rPr>
              <w:pPrChange w:id="3604" w:author="Alicia" w:date="2016-05-17T11:22:00Z">
                <w:pPr>
                  <w:spacing w:after="0" w:line="240" w:lineRule="auto"/>
                  <w:jc w:val="center"/>
                </w:pPr>
              </w:pPrChange>
            </w:pPr>
            <w:del w:id="3605" w:author="Alicia" w:date="2016-05-17T11:22:00Z">
              <w:r w:rsidRPr="004C20FF" w:rsidDel="00391598">
                <w:rPr>
                  <w:rFonts w:ascii="Times New Roman" w:eastAsia="Times New Roman" w:hAnsi="Times New Roman" w:cs="Times New Roman"/>
                  <w:i/>
                  <w:lang w:eastAsia="es-ES"/>
                </w:rPr>
                <w:delText>-0.30</w:delText>
              </w:r>
            </w:del>
          </w:p>
        </w:tc>
        <w:tc>
          <w:tcPr>
            <w:tcW w:w="422" w:type="pct"/>
            <w:tcBorders>
              <w:left w:val="nil"/>
              <w:bottom w:val="nil"/>
              <w:right w:val="nil"/>
            </w:tcBorders>
            <w:vAlign w:val="center"/>
          </w:tcPr>
          <w:p w14:paraId="2201744E" w14:textId="41D19785" w:rsidR="00A962F0" w:rsidRPr="004C20FF" w:rsidDel="00391598" w:rsidRDefault="000C6895">
            <w:pPr>
              <w:rPr>
                <w:del w:id="3606" w:author="Alicia" w:date="2016-05-17T11:22:00Z"/>
                <w:rFonts w:ascii="Times New Roman" w:eastAsia="Times New Roman" w:hAnsi="Times New Roman" w:cs="Times New Roman"/>
                <w:b/>
                <w:lang w:eastAsia="es-ES"/>
              </w:rPr>
              <w:pPrChange w:id="3607" w:author="Alicia" w:date="2016-05-17T11:22:00Z">
                <w:pPr>
                  <w:spacing w:after="0" w:line="240" w:lineRule="auto"/>
                  <w:jc w:val="center"/>
                </w:pPr>
              </w:pPrChange>
            </w:pPr>
            <w:del w:id="3608" w:author="Alicia" w:date="2016-05-17T11:22:00Z">
              <w:r w:rsidRPr="004C20FF" w:rsidDel="00391598">
                <w:rPr>
                  <w:rFonts w:ascii="Times New Roman" w:eastAsia="Times New Roman" w:hAnsi="Times New Roman" w:cs="Times New Roman"/>
                  <w:b/>
                  <w:lang w:eastAsia="es-ES"/>
                </w:rPr>
                <w:delText>0.58</w:delText>
              </w:r>
            </w:del>
          </w:p>
        </w:tc>
        <w:tc>
          <w:tcPr>
            <w:tcW w:w="422" w:type="pct"/>
            <w:tcBorders>
              <w:left w:val="nil"/>
              <w:bottom w:val="nil"/>
              <w:right w:val="nil"/>
            </w:tcBorders>
            <w:vAlign w:val="center"/>
          </w:tcPr>
          <w:p w14:paraId="2CD7948D" w14:textId="683FD57C" w:rsidR="00A962F0" w:rsidRPr="004C20FF" w:rsidDel="00391598" w:rsidRDefault="000C6895">
            <w:pPr>
              <w:rPr>
                <w:del w:id="3609" w:author="Alicia" w:date="2016-05-17T11:22:00Z"/>
                <w:rFonts w:ascii="Times New Roman" w:eastAsia="Times New Roman" w:hAnsi="Times New Roman" w:cs="Times New Roman"/>
                <w:b/>
                <w:lang w:eastAsia="es-ES"/>
              </w:rPr>
              <w:pPrChange w:id="3610" w:author="Alicia" w:date="2016-05-17T11:22:00Z">
                <w:pPr>
                  <w:spacing w:after="0" w:line="240" w:lineRule="auto"/>
                  <w:jc w:val="center"/>
                </w:pPr>
              </w:pPrChange>
            </w:pPr>
            <w:del w:id="3611" w:author="Alicia" w:date="2016-05-17T11:22:00Z">
              <w:r w:rsidRPr="004C20FF" w:rsidDel="00391598">
                <w:rPr>
                  <w:rFonts w:ascii="Times New Roman" w:eastAsia="Times New Roman" w:hAnsi="Times New Roman" w:cs="Times New Roman"/>
                  <w:b/>
                  <w:lang w:eastAsia="es-ES"/>
                </w:rPr>
                <w:delText>0.57</w:delText>
              </w:r>
            </w:del>
          </w:p>
        </w:tc>
        <w:tc>
          <w:tcPr>
            <w:tcW w:w="420" w:type="pct"/>
            <w:tcBorders>
              <w:left w:val="nil"/>
              <w:bottom w:val="nil"/>
              <w:right w:val="nil"/>
            </w:tcBorders>
            <w:vAlign w:val="center"/>
          </w:tcPr>
          <w:p w14:paraId="656AB23F" w14:textId="06DC972A" w:rsidR="00A962F0" w:rsidRPr="004C20FF" w:rsidDel="00391598" w:rsidRDefault="000C6895">
            <w:pPr>
              <w:rPr>
                <w:del w:id="3612" w:author="Alicia" w:date="2016-05-17T11:22:00Z"/>
                <w:rFonts w:ascii="Times New Roman" w:eastAsia="Times New Roman" w:hAnsi="Times New Roman" w:cs="Times New Roman"/>
                <w:b/>
                <w:lang w:eastAsia="es-ES"/>
              </w:rPr>
              <w:pPrChange w:id="3613" w:author="Alicia" w:date="2016-05-17T11:22:00Z">
                <w:pPr>
                  <w:spacing w:after="0" w:line="240" w:lineRule="auto"/>
                  <w:jc w:val="center"/>
                </w:pPr>
              </w:pPrChange>
            </w:pPr>
            <w:del w:id="3614" w:author="Alicia" w:date="2016-05-17T11:22:00Z">
              <w:r w:rsidRPr="004C20FF" w:rsidDel="00391598">
                <w:rPr>
                  <w:rFonts w:ascii="Times New Roman" w:eastAsia="Times New Roman" w:hAnsi="Times New Roman" w:cs="Times New Roman"/>
                  <w:b/>
                  <w:lang w:eastAsia="es-ES"/>
                </w:rPr>
                <w:delText>0.70</w:delText>
              </w:r>
            </w:del>
          </w:p>
        </w:tc>
      </w:tr>
      <w:tr w:rsidR="00A962F0" w:rsidRPr="00C11AFB" w:rsidDel="00391598" w14:paraId="2B8C41FA" w14:textId="359B477B" w:rsidTr="00A962F0">
        <w:trPr>
          <w:trHeight w:val="300"/>
          <w:del w:id="3615" w:author="Alicia" w:date="2016-05-17T11:22:00Z"/>
        </w:trPr>
        <w:tc>
          <w:tcPr>
            <w:tcW w:w="513" w:type="pct"/>
            <w:vMerge/>
            <w:tcBorders>
              <w:left w:val="nil"/>
              <w:bottom w:val="single" w:sz="18" w:space="0" w:color="auto"/>
              <w:right w:val="nil"/>
            </w:tcBorders>
            <w:shd w:val="clear" w:color="auto" w:fill="auto"/>
            <w:noWrap/>
            <w:vAlign w:val="center"/>
          </w:tcPr>
          <w:p w14:paraId="799AA521" w14:textId="2AC70F17" w:rsidR="00A962F0" w:rsidRPr="00461432" w:rsidDel="00391598" w:rsidRDefault="00A962F0">
            <w:pPr>
              <w:rPr>
                <w:del w:id="3616" w:author="Alicia" w:date="2016-05-17T11:22:00Z"/>
                <w:rFonts w:ascii="Times New Roman" w:eastAsia="Times New Roman" w:hAnsi="Times New Roman" w:cs="Times New Roman"/>
                <w:lang w:eastAsia="es-ES"/>
              </w:rPr>
              <w:pPrChange w:id="3617" w:author="Alicia" w:date="2016-05-17T11:22:00Z">
                <w:pPr>
                  <w:spacing w:after="0" w:line="240" w:lineRule="auto"/>
                  <w:jc w:val="center"/>
                </w:pPr>
              </w:pPrChange>
            </w:pPr>
          </w:p>
        </w:tc>
        <w:tc>
          <w:tcPr>
            <w:tcW w:w="271" w:type="pct"/>
            <w:tcBorders>
              <w:top w:val="nil"/>
              <w:left w:val="nil"/>
              <w:bottom w:val="single" w:sz="18" w:space="0" w:color="auto"/>
              <w:right w:val="nil"/>
            </w:tcBorders>
            <w:shd w:val="clear" w:color="auto" w:fill="auto"/>
            <w:noWrap/>
            <w:vAlign w:val="center"/>
          </w:tcPr>
          <w:p w14:paraId="3CBDE43D" w14:textId="174CC25C" w:rsidR="00A962F0" w:rsidDel="00391598" w:rsidRDefault="00A962F0">
            <w:pPr>
              <w:rPr>
                <w:del w:id="3618" w:author="Alicia" w:date="2016-05-17T11:22:00Z"/>
                <w:rFonts w:ascii="Times New Roman" w:eastAsia="Times New Roman" w:hAnsi="Times New Roman" w:cs="Times New Roman"/>
                <w:lang w:eastAsia="es-ES"/>
              </w:rPr>
              <w:pPrChange w:id="3619" w:author="Alicia" w:date="2016-05-17T11:22:00Z">
                <w:pPr>
                  <w:spacing w:after="0" w:line="240" w:lineRule="auto"/>
                  <w:jc w:val="center"/>
                </w:pPr>
              </w:pPrChange>
            </w:pPr>
            <w:del w:id="3620" w:author="Alicia" w:date="2016-05-17T11:22:00Z">
              <w:r w:rsidDel="00391598">
                <w:rPr>
                  <w:rFonts w:ascii="Times New Roman" w:eastAsia="Times New Roman" w:hAnsi="Times New Roman" w:cs="Times New Roman"/>
                  <w:lang w:eastAsia="es-ES"/>
                </w:rPr>
                <w:delText>2011</w:delText>
              </w:r>
            </w:del>
          </w:p>
        </w:tc>
        <w:tc>
          <w:tcPr>
            <w:tcW w:w="421" w:type="pct"/>
            <w:tcBorders>
              <w:top w:val="nil"/>
              <w:left w:val="nil"/>
              <w:bottom w:val="single" w:sz="18" w:space="0" w:color="auto"/>
              <w:right w:val="nil"/>
            </w:tcBorders>
            <w:shd w:val="clear" w:color="auto" w:fill="auto"/>
            <w:noWrap/>
            <w:vAlign w:val="center"/>
          </w:tcPr>
          <w:p w14:paraId="5BE9DEBC" w14:textId="16026F3F" w:rsidR="00A962F0" w:rsidRPr="00A962F0" w:rsidDel="00391598" w:rsidRDefault="0042596D">
            <w:pPr>
              <w:rPr>
                <w:del w:id="3621" w:author="Alicia" w:date="2016-05-17T11:22:00Z"/>
                <w:rFonts w:ascii="Times New Roman" w:eastAsia="Times New Roman" w:hAnsi="Times New Roman" w:cs="Times New Roman"/>
                <w:lang w:eastAsia="es-ES"/>
              </w:rPr>
              <w:pPrChange w:id="3622" w:author="Alicia" w:date="2016-05-17T11:22:00Z">
                <w:pPr>
                  <w:spacing w:after="0" w:line="240" w:lineRule="auto"/>
                  <w:jc w:val="center"/>
                </w:pPr>
              </w:pPrChange>
            </w:pPr>
            <w:del w:id="3623" w:author="Alicia" w:date="2016-05-17T11:22:00Z">
              <w:r w:rsidDel="00391598">
                <w:rPr>
                  <w:rFonts w:ascii="Times New Roman" w:eastAsia="Times New Roman" w:hAnsi="Times New Roman" w:cs="Times New Roman"/>
                  <w:lang w:eastAsia="es-ES"/>
                </w:rPr>
                <w:delText>0.27</w:delText>
              </w:r>
            </w:del>
          </w:p>
        </w:tc>
        <w:tc>
          <w:tcPr>
            <w:tcW w:w="422" w:type="pct"/>
            <w:tcBorders>
              <w:top w:val="nil"/>
              <w:left w:val="nil"/>
              <w:bottom w:val="single" w:sz="18" w:space="0" w:color="auto"/>
              <w:right w:val="nil"/>
            </w:tcBorders>
            <w:shd w:val="clear" w:color="auto" w:fill="auto"/>
            <w:noWrap/>
            <w:vAlign w:val="center"/>
          </w:tcPr>
          <w:p w14:paraId="3612C5B0" w14:textId="24145186" w:rsidR="00A962F0" w:rsidRPr="005303C7" w:rsidDel="00391598" w:rsidRDefault="0042596D">
            <w:pPr>
              <w:rPr>
                <w:del w:id="3624" w:author="Alicia" w:date="2016-05-17T11:22:00Z"/>
                <w:rFonts w:ascii="Times New Roman" w:eastAsia="Times New Roman" w:hAnsi="Times New Roman" w:cs="Times New Roman"/>
                <w:b/>
                <w:lang w:eastAsia="es-ES"/>
              </w:rPr>
              <w:pPrChange w:id="3625" w:author="Alicia" w:date="2016-05-17T11:22:00Z">
                <w:pPr>
                  <w:spacing w:after="0" w:line="240" w:lineRule="auto"/>
                  <w:jc w:val="center"/>
                </w:pPr>
              </w:pPrChange>
            </w:pPr>
            <w:del w:id="3626" w:author="Alicia" w:date="2016-05-17T11:22:00Z">
              <w:r w:rsidRPr="005303C7" w:rsidDel="00391598">
                <w:rPr>
                  <w:rFonts w:ascii="Times New Roman" w:eastAsia="Times New Roman" w:hAnsi="Times New Roman" w:cs="Times New Roman"/>
                  <w:b/>
                  <w:lang w:eastAsia="es-ES"/>
                </w:rPr>
                <w:delText>0.15</w:delText>
              </w:r>
            </w:del>
          </w:p>
        </w:tc>
        <w:tc>
          <w:tcPr>
            <w:tcW w:w="422" w:type="pct"/>
            <w:tcBorders>
              <w:top w:val="nil"/>
              <w:left w:val="nil"/>
              <w:bottom w:val="single" w:sz="18" w:space="0" w:color="auto"/>
              <w:right w:val="nil"/>
            </w:tcBorders>
            <w:shd w:val="clear" w:color="auto" w:fill="auto"/>
            <w:noWrap/>
            <w:vAlign w:val="center"/>
          </w:tcPr>
          <w:p w14:paraId="0936C04A" w14:textId="18493BBD" w:rsidR="00A962F0" w:rsidRPr="00A962F0" w:rsidDel="00391598" w:rsidRDefault="0042596D">
            <w:pPr>
              <w:rPr>
                <w:del w:id="3627" w:author="Alicia" w:date="2016-05-17T11:22:00Z"/>
                <w:rFonts w:ascii="Times New Roman" w:eastAsia="Times New Roman" w:hAnsi="Times New Roman" w:cs="Times New Roman"/>
                <w:lang w:eastAsia="es-ES"/>
              </w:rPr>
              <w:pPrChange w:id="3628" w:author="Alicia" w:date="2016-05-17T11:22:00Z">
                <w:pPr>
                  <w:spacing w:after="0" w:line="240" w:lineRule="auto"/>
                  <w:jc w:val="center"/>
                </w:pPr>
              </w:pPrChange>
            </w:pPr>
            <w:del w:id="3629" w:author="Alicia" w:date="2016-05-17T11:22:00Z">
              <w:r w:rsidDel="00391598">
                <w:rPr>
                  <w:rFonts w:ascii="Times New Roman" w:eastAsia="Times New Roman" w:hAnsi="Times New Roman" w:cs="Times New Roman"/>
                  <w:lang w:eastAsia="es-ES"/>
                </w:rPr>
                <w:delText>0.22</w:delText>
              </w:r>
            </w:del>
          </w:p>
        </w:tc>
        <w:tc>
          <w:tcPr>
            <w:tcW w:w="422" w:type="pct"/>
            <w:tcBorders>
              <w:top w:val="nil"/>
              <w:left w:val="nil"/>
              <w:bottom w:val="single" w:sz="18" w:space="0" w:color="auto"/>
              <w:right w:val="nil"/>
            </w:tcBorders>
            <w:shd w:val="clear" w:color="auto" w:fill="auto"/>
            <w:noWrap/>
            <w:vAlign w:val="center"/>
          </w:tcPr>
          <w:p w14:paraId="147B9813" w14:textId="37D1870B" w:rsidR="00A962F0" w:rsidRPr="005303C7" w:rsidDel="00391598" w:rsidRDefault="0042596D">
            <w:pPr>
              <w:rPr>
                <w:del w:id="3630" w:author="Alicia" w:date="2016-05-17T11:22:00Z"/>
                <w:rFonts w:ascii="Times New Roman" w:eastAsia="Times New Roman" w:hAnsi="Times New Roman" w:cs="Times New Roman"/>
                <w:b/>
                <w:lang w:eastAsia="es-ES"/>
              </w:rPr>
              <w:pPrChange w:id="3631" w:author="Alicia" w:date="2016-05-17T11:22:00Z">
                <w:pPr>
                  <w:spacing w:after="0" w:line="240" w:lineRule="auto"/>
                  <w:jc w:val="center"/>
                </w:pPr>
              </w:pPrChange>
            </w:pPr>
            <w:del w:id="3632" w:author="Alicia" w:date="2016-05-17T11:22:00Z">
              <w:r w:rsidRPr="005303C7" w:rsidDel="00391598">
                <w:rPr>
                  <w:rFonts w:ascii="Times New Roman" w:eastAsia="Times New Roman" w:hAnsi="Times New Roman" w:cs="Times New Roman"/>
                  <w:b/>
                  <w:lang w:eastAsia="es-ES"/>
                </w:rPr>
                <w:delText>0.08</w:delText>
              </w:r>
            </w:del>
          </w:p>
        </w:tc>
        <w:tc>
          <w:tcPr>
            <w:tcW w:w="422" w:type="pct"/>
            <w:tcBorders>
              <w:top w:val="nil"/>
              <w:left w:val="nil"/>
              <w:bottom w:val="single" w:sz="18" w:space="0" w:color="auto"/>
              <w:right w:val="nil"/>
            </w:tcBorders>
            <w:shd w:val="clear" w:color="auto" w:fill="auto"/>
            <w:noWrap/>
            <w:vAlign w:val="center"/>
          </w:tcPr>
          <w:p w14:paraId="6485C56D" w14:textId="4FFDED81" w:rsidR="00A962F0" w:rsidRPr="005303C7" w:rsidDel="00391598" w:rsidRDefault="0042596D">
            <w:pPr>
              <w:rPr>
                <w:del w:id="3633" w:author="Alicia" w:date="2016-05-17T11:22:00Z"/>
                <w:rFonts w:ascii="Times New Roman" w:eastAsia="Times New Roman" w:hAnsi="Times New Roman" w:cs="Times New Roman"/>
                <w:b/>
                <w:lang w:eastAsia="es-ES"/>
              </w:rPr>
              <w:pPrChange w:id="3634" w:author="Alicia" w:date="2016-05-17T11:22:00Z">
                <w:pPr>
                  <w:spacing w:after="0" w:line="240" w:lineRule="auto"/>
                  <w:jc w:val="center"/>
                </w:pPr>
              </w:pPrChange>
            </w:pPr>
            <w:del w:id="3635" w:author="Alicia" w:date="2016-05-17T11:22:00Z">
              <w:r w:rsidRPr="005303C7" w:rsidDel="00391598">
                <w:rPr>
                  <w:rFonts w:ascii="Times New Roman" w:eastAsia="Times New Roman" w:hAnsi="Times New Roman" w:cs="Times New Roman"/>
                  <w:b/>
                  <w:lang w:eastAsia="es-ES"/>
                </w:rPr>
                <w:delText>0.81</w:delText>
              </w:r>
            </w:del>
          </w:p>
        </w:tc>
        <w:tc>
          <w:tcPr>
            <w:tcW w:w="421" w:type="pct"/>
            <w:tcBorders>
              <w:top w:val="nil"/>
              <w:left w:val="nil"/>
              <w:bottom w:val="single" w:sz="18" w:space="0" w:color="auto"/>
              <w:right w:val="nil"/>
            </w:tcBorders>
            <w:shd w:val="clear" w:color="auto" w:fill="auto"/>
            <w:noWrap/>
            <w:vAlign w:val="center"/>
          </w:tcPr>
          <w:p w14:paraId="7AF3CD19" w14:textId="57AE02EC" w:rsidR="00A962F0" w:rsidRPr="00A962F0" w:rsidDel="00391598" w:rsidRDefault="0042596D">
            <w:pPr>
              <w:rPr>
                <w:del w:id="3636" w:author="Alicia" w:date="2016-05-17T11:22:00Z"/>
                <w:rFonts w:ascii="Times New Roman" w:eastAsia="Times New Roman" w:hAnsi="Times New Roman" w:cs="Times New Roman"/>
                <w:lang w:eastAsia="es-ES"/>
              </w:rPr>
              <w:pPrChange w:id="3637" w:author="Alicia" w:date="2016-05-17T11:22:00Z">
                <w:pPr>
                  <w:spacing w:after="0" w:line="240" w:lineRule="auto"/>
                  <w:jc w:val="center"/>
                </w:pPr>
              </w:pPrChange>
            </w:pPr>
            <w:del w:id="3638" w:author="Alicia" w:date="2016-05-17T11:22:00Z">
              <w:r w:rsidDel="00391598">
                <w:rPr>
                  <w:rFonts w:ascii="Times New Roman" w:eastAsia="Times New Roman" w:hAnsi="Times New Roman" w:cs="Times New Roman"/>
                  <w:lang w:eastAsia="es-ES"/>
                </w:rPr>
                <w:delText>-0.16</w:delText>
              </w:r>
            </w:del>
          </w:p>
        </w:tc>
        <w:tc>
          <w:tcPr>
            <w:tcW w:w="422" w:type="pct"/>
            <w:tcBorders>
              <w:top w:val="nil"/>
              <w:left w:val="nil"/>
              <w:bottom w:val="single" w:sz="18" w:space="0" w:color="auto"/>
              <w:right w:val="nil"/>
            </w:tcBorders>
            <w:shd w:val="clear" w:color="auto" w:fill="auto"/>
            <w:noWrap/>
            <w:vAlign w:val="center"/>
          </w:tcPr>
          <w:p w14:paraId="76102480" w14:textId="716EA01F" w:rsidR="00A962F0" w:rsidRPr="005303C7" w:rsidDel="00391598" w:rsidRDefault="0042596D">
            <w:pPr>
              <w:rPr>
                <w:del w:id="3639" w:author="Alicia" w:date="2016-05-17T11:22:00Z"/>
                <w:rFonts w:ascii="Times New Roman" w:eastAsia="Times New Roman" w:hAnsi="Times New Roman" w:cs="Times New Roman"/>
                <w:b/>
                <w:lang w:eastAsia="es-ES"/>
              </w:rPr>
              <w:pPrChange w:id="3640" w:author="Alicia" w:date="2016-05-17T11:22:00Z">
                <w:pPr>
                  <w:spacing w:after="0" w:line="240" w:lineRule="auto"/>
                  <w:jc w:val="center"/>
                </w:pPr>
              </w:pPrChange>
            </w:pPr>
            <w:del w:id="3641" w:author="Alicia" w:date="2016-05-17T11:22:00Z">
              <w:r w:rsidRPr="005303C7" w:rsidDel="00391598">
                <w:rPr>
                  <w:rFonts w:ascii="Times New Roman" w:eastAsia="Times New Roman" w:hAnsi="Times New Roman" w:cs="Times New Roman"/>
                  <w:b/>
                  <w:lang w:eastAsia="es-ES"/>
                </w:rPr>
                <w:delText>-0.51</w:delText>
              </w:r>
            </w:del>
          </w:p>
        </w:tc>
        <w:tc>
          <w:tcPr>
            <w:tcW w:w="422" w:type="pct"/>
            <w:tcBorders>
              <w:top w:val="nil"/>
              <w:left w:val="nil"/>
              <w:bottom w:val="single" w:sz="18" w:space="0" w:color="auto"/>
              <w:right w:val="nil"/>
            </w:tcBorders>
            <w:vAlign w:val="center"/>
          </w:tcPr>
          <w:p w14:paraId="64553C68" w14:textId="2B4634E0" w:rsidR="00A962F0" w:rsidRPr="005303C7" w:rsidDel="00391598" w:rsidRDefault="0042596D">
            <w:pPr>
              <w:rPr>
                <w:del w:id="3642" w:author="Alicia" w:date="2016-05-17T11:22:00Z"/>
                <w:rFonts w:ascii="Times New Roman" w:eastAsia="Times New Roman" w:hAnsi="Times New Roman" w:cs="Times New Roman"/>
                <w:b/>
                <w:lang w:eastAsia="es-ES"/>
              </w:rPr>
              <w:pPrChange w:id="3643" w:author="Alicia" w:date="2016-05-17T11:22:00Z">
                <w:pPr>
                  <w:spacing w:after="0" w:line="240" w:lineRule="auto"/>
                  <w:jc w:val="center"/>
                </w:pPr>
              </w:pPrChange>
            </w:pPr>
            <w:del w:id="3644" w:author="Alicia" w:date="2016-05-17T11:22:00Z">
              <w:r w:rsidRPr="005303C7" w:rsidDel="00391598">
                <w:rPr>
                  <w:rFonts w:ascii="Times New Roman" w:eastAsia="Times New Roman" w:hAnsi="Times New Roman" w:cs="Times New Roman"/>
                  <w:b/>
                  <w:lang w:eastAsia="es-ES"/>
                </w:rPr>
                <w:delText>0.75</w:delText>
              </w:r>
            </w:del>
          </w:p>
        </w:tc>
        <w:tc>
          <w:tcPr>
            <w:tcW w:w="422" w:type="pct"/>
            <w:tcBorders>
              <w:top w:val="nil"/>
              <w:left w:val="nil"/>
              <w:bottom w:val="single" w:sz="18" w:space="0" w:color="auto"/>
              <w:right w:val="nil"/>
            </w:tcBorders>
            <w:vAlign w:val="center"/>
          </w:tcPr>
          <w:p w14:paraId="34FB5000" w14:textId="76FDFDAE" w:rsidR="00A962F0" w:rsidRPr="005303C7" w:rsidDel="00391598" w:rsidRDefault="0042596D">
            <w:pPr>
              <w:rPr>
                <w:del w:id="3645" w:author="Alicia" w:date="2016-05-17T11:22:00Z"/>
                <w:rFonts w:ascii="Times New Roman" w:eastAsia="Times New Roman" w:hAnsi="Times New Roman" w:cs="Times New Roman"/>
                <w:b/>
                <w:lang w:eastAsia="es-ES"/>
              </w:rPr>
              <w:pPrChange w:id="3646" w:author="Alicia" w:date="2016-05-17T11:22:00Z">
                <w:pPr>
                  <w:spacing w:after="0" w:line="240" w:lineRule="auto"/>
                  <w:jc w:val="center"/>
                </w:pPr>
              </w:pPrChange>
            </w:pPr>
            <w:del w:id="3647" w:author="Alicia" w:date="2016-05-17T11:22:00Z">
              <w:r w:rsidRPr="005303C7" w:rsidDel="00391598">
                <w:rPr>
                  <w:rFonts w:ascii="Times New Roman" w:eastAsia="Times New Roman" w:hAnsi="Times New Roman" w:cs="Times New Roman"/>
                  <w:b/>
                  <w:lang w:eastAsia="es-ES"/>
                </w:rPr>
                <w:delText>0.61</w:delText>
              </w:r>
            </w:del>
          </w:p>
        </w:tc>
        <w:tc>
          <w:tcPr>
            <w:tcW w:w="420" w:type="pct"/>
            <w:tcBorders>
              <w:top w:val="nil"/>
              <w:left w:val="nil"/>
              <w:bottom w:val="single" w:sz="18" w:space="0" w:color="auto"/>
              <w:right w:val="nil"/>
            </w:tcBorders>
            <w:vAlign w:val="center"/>
          </w:tcPr>
          <w:p w14:paraId="2838F142" w14:textId="761C454B" w:rsidR="00A962F0" w:rsidRPr="005303C7" w:rsidDel="00391598" w:rsidRDefault="0042596D">
            <w:pPr>
              <w:rPr>
                <w:del w:id="3648" w:author="Alicia" w:date="2016-05-17T11:22:00Z"/>
                <w:rFonts w:ascii="Times New Roman" w:eastAsia="Times New Roman" w:hAnsi="Times New Roman" w:cs="Times New Roman"/>
                <w:b/>
                <w:lang w:eastAsia="es-ES"/>
              </w:rPr>
              <w:pPrChange w:id="3649" w:author="Alicia" w:date="2016-05-17T11:22:00Z">
                <w:pPr>
                  <w:spacing w:after="0" w:line="240" w:lineRule="auto"/>
                  <w:jc w:val="center"/>
                </w:pPr>
              </w:pPrChange>
            </w:pPr>
            <w:del w:id="3650" w:author="Alicia" w:date="2016-05-17T11:22:00Z">
              <w:r w:rsidRPr="005303C7" w:rsidDel="00391598">
                <w:rPr>
                  <w:rFonts w:ascii="Times New Roman" w:eastAsia="Times New Roman" w:hAnsi="Times New Roman" w:cs="Times New Roman"/>
                  <w:b/>
                  <w:lang w:eastAsia="es-ES"/>
                </w:rPr>
                <w:delText>0.70</w:delText>
              </w:r>
            </w:del>
          </w:p>
        </w:tc>
      </w:tr>
    </w:tbl>
    <w:p w14:paraId="2567354B" w14:textId="77777777" w:rsidR="006702A0" w:rsidRDefault="006702A0" w:rsidP="0063728F">
      <w:pPr>
        <w:rPr>
          <w:ins w:id="3651" w:author="Alicia" w:date="2016-05-18T15:55:00Z"/>
          <w:rFonts w:ascii="Times New Roman" w:hAnsi="Times New Roman" w:cs="Times New Roman"/>
          <w:sz w:val="24"/>
          <w:szCs w:val="24"/>
          <w:lang w:val="en-US"/>
        </w:rPr>
        <w:sectPr w:rsidR="006702A0" w:rsidSect="00391598">
          <w:pgSz w:w="12242" w:h="15842" w:code="1"/>
          <w:pgMar w:top="1440" w:right="1440" w:bottom="1440" w:left="1440" w:header="708" w:footer="708" w:gutter="0"/>
          <w:cols w:space="708"/>
          <w:docGrid w:linePitch="360"/>
        </w:sectPr>
      </w:pPr>
    </w:p>
    <w:p w14:paraId="19824713" w14:textId="77777777" w:rsidR="003D1A99" w:rsidRDefault="006702A0" w:rsidP="003D1A99">
      <w:pPr>
        <w:rPr>
          <w:ins w:id="3652" w:author="Alicia" w:date="2016-05-19T14:13:00Z"/>
          <w:rFonts w:ascii="Times New Roman" w:hAnsi="Times New Roman" w:cs="Times New Roman"/>
          <w:sz w:val="24"/>
          <w:szCs w:val="24"/>
          <w:lang w:val="en-US"/>
        </w:rPr>
      </w:pPr>
      <w:ins w:id="3653" w:author="Alicia" w:date="2016-05-18T15:55:00Z">
        <w:r w:rsidRPr="00A93B52">
          <w:rPr>
            <w:rFonts w:ascii="Times New Roman" w:hAnsi="Times New Roman" w:cs="Times New Roman"/>
            <w:sz w:val="24"/>
            <w:szCs w:val="24"/>
            <w:lang w:val="en-US"/>
          </w:rPr>
          <w:lastRenderedPageBreak/>
          <w:t>Appendix S</w:t>
        </w:r>
      </w:ins>
      <w:ins w:id="3654" w:author="Alicia" w:date="2016-05-18T15:56:00Z">
        <w:r>
          <w:rPr>
            <w:rFonts w:ascii="Times New Roman" w:hAnsi="Times New Roman" w:cs="Times New Roman"/>
            <w:sz w:val="24"/>
            <w:szCs w:val="24"/>
            <w:lang w:val="en-US"/>
          </w:rPr>
          <w:t>9</w:t>
        </w:r>
      </w:ins>
      <w:ins w:id="3655" w:author="Alicia" w:date="2016-05-18T15:55:00Z">
        <w:r w:rsidRPr="00A93B52">
          <w:rPr>
            <w:rFonts w:ascii="Times New Roman" w:hAnsi="Times New Roman" w:cs="Times New Roman"/>
            <w:sz w:val="24"/>
            <w:szCs w:val="24"/>
            <w:lang w:val="en-US"/>
          </w:rPr>
          <w:t xml:space="preserve">: </w:t>
        </w:r>
        <w:commentRangeStart w:id="3656"/>
        <w:r>
          <w:rPr>
            <w:rFonts w:ascii="Times New Roman" w:hAnsi="Times New Roman" w:cs="Times New Roman"/>
            <w:sz w:val="24"/>
            <w:szCs w:val="24"/>
            <w:lang w:val="en-US"/>
          </w:rPr>
          <w:t>Uns</w:t>
        </w:r>
        <w:r w:rsidRPr="006223D7">
          <w:rPr>
            <w:rFonts w:ascii="Times New Roman" w:hAnsi="Times New Roman" w:cs="Times New Roman"/>
            <w:sz w:val="24"/>
            <w:szCs w:val="24"/>
            <w:lang w:val="en-US"/>
          </w:rPr>
          <w:t>tandardized path coefficients for the path analyses of reproductive traits (</w:t>
        </w:r>
        <w:proofErr w:type="spellStart"/>
        <w:r w:rsidRPr="006223D7">
          <w:rPr>
            <w:rFonts w:ascii="Times New Roman" w:hAnsi="Times New Roman" w:cs="Times New Roman"/>
            <w:sz w:val="24"/>
            <w:szCs w:val="24"/>
            <w:lang w:val="en-US"/>
          </w:rPr>
          <w:t>Phen</w:t>
        </w:r>
        <w:proofErr w:type="spellEnd"/>
        <w:r w:rsidRPr="006223D7">
          <w:rPr>
            <w:rFonts w:ascii="Times New Roman" w:hAnsi="Times New Roman" w:cs="Times New Roman"/>
            <w:sz w:val="24"/>
            <w:szCs w:val="24"/>
            <w:lang w:val="en-US"/>
          </w:rPr>
          <w:t xml:space="preserve"> = flowering phenology, Shoot h = shoot height and N </w:t>
        </w:r>
        <w:proofErr w:type="spellStart"/>
        <w:r w:rsidRPr="006223D7">
          <w:rPr>
            <w:rFonts w:ascii="Times New Roman" w:hAnsi="Times New Roman" w:cs="Times New Roman"/>
            <w:sz w:val="24"/>
            <w:szCs w:val="24"/>
            <w:lang w:val="en-US"/>
          </w:rPr>
          <w:t>fl</w:t>
        </w:r>
        <w:proofErr w:type="spellEnd"/>
        <w:r w:rsidRPr="006223D7">
          <w:rPr>
            <w:rFonts w:ascii="Times New Roman" w:hAnsi="Times New Roman" w:cs="Times New Roman"/>
            <w:sz w:val="24"/>
            <w:szCs w:val="24"/>
            <w:lang w:val="en-US"/>
          </w:rPr>
          <w:t xml:space="preserve"> = number of flowers) and </w:t>
        </w:r>
      </w:ins>
      <w:ins w:id="3657" w:author="Alicia" w:date="2016-05-18T15:56:00Z">
        <w:r>
          <w:rPr>
            <w:rFonts w:ascii="Times New Roman" w:hAnsi="Times New Roman" w:cs="Times New Roman"/>
            <w:sz w:val="24"/>
            <w:szCs w:val="24"/>
            <w:lang w:val="en-US"/>
          </w:rPr>
          <w:t>intensity of predation</w:t>
        </w:r>
      </w:ins>
      <w:ins w:id="3658" w:author="Alicia" w:date="2016-05-18T15:55:00Z">
        <w:r w:rsidRPr="006223D7">
          <w:rPr>
            <w:rFonts w:ascii="Times New Roman" w:hAnsi="Times New Roman" w:cs="Times New Roman"/>
            <w:sz w:val="24"/>
            <w:szCs w:val="24"/>
            <w:lang w:val="en-US"/>
          </w:rPr>
          <w:t xml:space="preserve"> by </w:t>
        </w:r>
        <w:r w:rsidRPr="002A10BE">
          <w:rPr>
            <w:rFonts w:ascii="Times New Roman" w:hAnsi="Times New Roman" w:cs="Times New Roman"/>
            <w:i/>
            <w:sz w:val="24"/>
            <w:szCs w:val="24"/>
            <w:lang w:val="en-US"/>
          </w:rPr>
          <w:t>P. alcon</w:t>
        </w:r>
        <w:r w:rsidRPr="006223D7">
          <w:rPr>
            <w:rFonts w:ascii="Times New Roman" w:hAnsi="Times New Roman" w:cs="Times New Roman"/>
            <w:sz w:val="24"/>
            <w:szCs w:val="24"/>
            <w:lang w:val="en-US"/>
          </w:rPr>
          <w:t xml:space="preserve"> (</w:t>
        </w:r>
      </w:ins>
      <w:ins w:id="3659" w:author="Alicia" w:date="2016-05-18T15:56:00Z">
        <w:r>
          <w:rPr>
            <w:rFonts w:ascii="Times New Roman" w:hAnsi="Times New Roman" w:cs="Times New Roman"/>
            <w:sz w:val="24"/>
            <w:lang w:val="en-US"/>
          </w:rPr>
          <w:t>N eggs= number of eggs</w:t>
        </w:r>
      </w:ins>
      <w:ins w:id="3660" w:author="Alicia" w:date="2016-05-18T15:55:00Z">
        <w:r w:rsidRPr="006223D7">
          <w:rPr>
            <w:rFonts w:ascii="Times New Roman" w:hAnsi="Times New Roman" w:cs="Times New Roman"/>
            <w:sz w:val="24"/>
            <w:szCs w:val="24"/>
            <w:lang w:val="en-US"/>
          </w:rPr>
          <w:t xml:space="preserve">) as predictors of fitness of </w:t>
        </w:r>
        <w:r w:rsidRPr="002A10BE">
          <w:rPr>
            <w:rFonts w:ascii="Times New Roman" w:hAnsi="Times New Roman" w:cs="Times New Roman"/>
            <w:i/>
            <w:sz w:val="24"/>
            <w:szCs w:val="24"/>
            <w:lang w:val="en-US"/>
          </w:rPr>
          <w:t xml:space="preserve">G. </w:t>
        </w:r>
        <w:proofErr w:type="spellStart"/>
        <w:r w:rsidRPr="002A10BE">
          <w:rPr>
            <w:rFonts w:ascii="Times New Roman" w:hAnsi="Times New Roman" w:cs="Times New Roman"/>
            <w:i/>
            <w:sz w:val="24"/>
            <w:szCs w:val="24"/>
            <w:lang w:val="en-US"/>
          </w:rPr>
          <w:t>pneumonanthe</w:t>
        </w:r>
        <w:proofErr w:type="spellEnd"/>
        <w:r w:rsidRPr="006223D7">
          <w:rPr>
            <w:rFonts w:ascii="Times New Roman" w:hAnsi="Times New Roman" w:cs="Times New Roman"/>
            <w:sz w:val="24"/>
            <w:szCs w:val="24"/>
            <w:lang w:val="en-US"/>
          </w:rPr>
          <w:t xml:space="preserve"> (N </w:t>
        </w:r>
        <w:proofErr w:type="spellStart"/>
        <w:r w:rsidRPr="006223D7">
          <w:rPr>
            <w:rFonts w:ascii="Times New Roman" w:hAnsi="Times New Roman" w:cs="Times New Roman"/>
            <w:sz w:val="24"/>
            <w:szCs w:val="24"/>
            <w:lang w:val="en-US"/>
          </w:rPr>
          <w:t>int</w:t>
        </w:r>
        <w:proofErr w:type="spellEnd"/>
        <w:r w:rsidRPr="006223D7">
          <w:rPr>
            <w:rFonts w:ascii="Times New Roman" w:hAnsi="Times New Roman" w:cs="Times New Roman"/>
            <w:sz w:val="24"/>
            <w:szCs w:val="24"/>
            <w:lang w:val="en-US"/>
          </w:rPr>
          <w:t xml:space="preserve"> </w:t>
        </w:r>
        <w:proofErr w:type="spellStart"/>
        <w:r w:rsidRPr="006223D7">
          <w:rPr>
            <w:rFonts w:ascii="Times New Roman" w:hAnsi="Times New Roman" w:cs="Times New Roman"/>
            <w:sz w:val="24"/>
            <w:szCs w:val="24"/>
            <w:lang w:val="en-US"/>
          </w:rPr>
          <w:t>fr</w:t>
        </w:r>
        <w:proofErr w:type="spellEnd"/>
        <w:r w:rsidRPr="006223D7">
          <w:rPr>
            <w:rFonts w:ascii="Times New Roman" w:hAnsi="Times New Roman" w:cs="Times New Roman"/>
            <w:sz w:val="24"/>
            <w:szCs w:val="24"/>
            <w:lang w:val="en-US"/>
          </w:rPr>
          <w:t xml:space="preserve"> = number of intact fruits) resulting from fitting the saturated model to each population and year. Significant coefficients (bootstrap-corrected p &lt; 0.05) are depicted in bold, and marginally significant coefficients (bootstrap-corrected p &lt; 0.1) are depicted in italics.</w:t>
        </w:r>
      </w:ins>
      <w:ins w:id="3661" w:author="Alicia" w:date="2016-05-19T14:13:00Z">
        <w:r w:rsidR="003D1A99">
          <w:rPr>
            <w:rFonts w:ascii="Times New Roman" w:hAnsi="Times New Roman" w:cs="Times New Roman"/>
            <w:sz w:val="24"/>
            <w:szCs w:val="24"/>
            <w:lang w:val="en-US"/>
          </w:rPr>
          <w:t xml:space="preserve"> Average values are included in the last row.</w:t>
        </w:r>
      </w:ins>
      <w:commentRangeEnd w:id="3656"/>
      <w:r w:rsidR="009353DA">
        <w:rPr>
          <w:rStyle w:val="CommentReference"/>
        </w:rPr>
        <w:commentReference w:id="3656"/>
      </w:r>
    </w:p>
    <w:tbl>
      <w:tblPr>
        <w:tblW w:w="13674" w:type="dxa"/>
        <w:tblInd w:w="55" w:type="dxa"/>
        <w:tblCellMar>
          <w:left w:w="70" w:type="dxa"/>
          <w:right w:w="70" w:type="dxa"/>
        </w:tblCellMar>
        <w:tblLook w:val="04A0" w:firstRow="1" w:lastRow="0" w:firstColumn="1" w:lastColumn="0" w:noHBand="0" w:noVBand="1"/>
        <w:tblPrChange w:id="3663" w:author="Alicia" w:date="2016-05-19T14:13:00Z">
          <w:tblPr>
            <w:tblW w:w="13580" w:type="dxa"/>
            <w:tblInd w:w="55" w:type="dxa"/>
            <w:tblCellMar>
              <w:left w:w="70" w:type="dxa"/>
              <w:right w:w="70" w:type="dxa"/>
            </w:tblCellMar>
            <w:tblLook w:val="04A0" w:firstRow="1" w:lastRow="0" w:firstColumn="1" w:lastColumn="0" w:noHBand="0" w:noVBand="1"/>
          </w:tblPr>
        </w:tblPrChange>
      </w:tblPr>
      <w:tblGrid>
        <w:gridCol w:w="1094"/>
        <w:gridCol w:w="580"/>
        <w:gridCol w:w="1200"/>
        <w:gridCol w:w="1200"/>
        <w:gridCol w:w="1200"/>
        <w:gridCol w:w="1200"/>
        <w:gridCol w:w="1200"/>
        <w:gridCol w:w="1200"/>
        <w:gridCol w:w="1200"/>
        <w:gridCol w:w="1200"/>
        <w:gridCol w:w="1200"/>
        <w:gridCol w:w="1200"/>
        <w:tblGridChange w:id="3664">
          <w:tblGrid>
            <w:gridCol w:w="1094"/>
            <w:gridCol w:w="580"/>
            <w:gridCol w:w="1200"/>
            <w:gridCol w:w="1200"/>
            <w:gridCol w:w="1200"/>
            <w:gridCol w:w="1200"/>
            <w:gridCol w:w="1200"/>
            <w:gridCol w:w="1200"/>
            <w:gridCol w:w="1200"/>
            <w:gridCol w:w="1200"/>
            <w:gridCol w:w="1200"/>
            <w:gridCol w:w="1200"/>
          </w:tblGrid>
        </w:tblGridChange>
      </w:tblGrid>
      <w:tr w:rsidR="003812ED" w:rsidRPr="003812ED" w14:paraId="13CE016A" w14:textId="77777777" w:rsidTr="003D1A99">
        <w:trPr>
          <w:trHeight w:val="315"/>
          <w:trPrChange w:id="3665" w:author="Alicia" w:date="2016-05-19T14:13:00Z">
            <w:trPr>
              <w:trHeight w:val="315"/>
            </w:trPr>
          </w:trPrChange>
        </w:trPr>
        <w:tc>
          <w:tcPr>
            <w:tcW w:w="1094" w:type="dxa"/>
            <w:vMerge w:val="restart"/>
            <w:tcBorders>
              <w:top w:val="single" w:sz="12" w:space="0" w:color="auto"/>
              <w:left w:val="nil"/>
              <w:bottom w:val="single" w:sz="12" w:space="0" w:color="000000"/>
              <w:right w:val="nil"/>
            </w:tcBorders>
            <w:shd w:val="clear" w:color="auto" w:fill="auto"/>
            <w:noWrap/>
            <w:vAlign w:val="center"/>
            <w:hideMark/>
            <w:tcPrChange w:id="3666" w:author="Alicia" w:date="2016-05-19T14:13:00Z">
              <w:tcPr>
                <w:tcW w:w="1020" w:type="dxa"/>
                <w:vMerge w:val="restart"/>
                <w:tcBorders>
                  <w:top w:val="single" w:sz="12" w:space="0" w:color="auto"/>
                  <w:left w:val="nil"/>
                  <w:bottom w:val="single" w:sz="12" w:space="0" w:color="000000"/>
                  <w:right w:val="nil"/>
                </w:tcBorders>
                <w:shd w:val="clear" w:color="auto" w:fill="auto"/>
                <w:noWrap/>
                <w:vAlign w:val="center"/>
                <w:hideMark/>
              </w:tcPr>
            </w:tcPrChange>
          </w:tcPr>
          <w:p w14:paraId="544E9D4C"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Population</w:t>
            </w:r>
            <w:proofErr w:type="spellEnd"/>
          </w:p>
        </w:tc>
        <w:tc>
          <w:tcPr>
            <w:tcW w:w="580" w:type="dxa"/>
            <w:vMerge w:val="restart"/>
            <w:tcBorders>
              <w:top w:val="single" w:sz="12" w:space="0" w:color="auto"/>
              <w:left w:val="nil"/>
              <w:bottom w:val="single" w:sz="12" w:space="0" w:color="000000"/>
              <w:right w:val="nil"/>
            </w:tcBorders>
            <w:shd w:val="clear" w:color="auto" w:fill="auto"/>
            <w:noWrap/>
            <w:vAlign w:val="center"/>
            <w:hideMark/>
            <w:tcPrChange w:id="3667" w:author="Alicia" w:date="2016-05-19T14:13:00Z">
              <w:tcPr>
                <w:tcW w:w="560" w:type="dxa"/>
                <w:vMerge w:val="restart"/>
                <w:tcBorders>
                  <w:top w:val="single" w:sz="12" w:space="0" w:color="auto"/>
                  <w:left w:val="nil"/>
                  <w:bottom w:val="single" w:sz="12" w:space="0" w:color="000000"/>
                  <w:right w:val="nil"/>
                </w:tcBorders>
                <w:shd w:val="clear" w:color="auto" w:fill="auto"/>
                <w:noWrap/>
                <w:vAlign w:val="center"/>
                <w:hideMark/>
              </w:tcPr>
            </w:tcPrChange>
          </w:tcPr>
          <w:p w14:paraId="66F55C53"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Year</w:t>
            </w:r>
            <w:proofErr w:type="spellEnd"/>
          </w:p>
        </w:tc>
        <w:tc>
          <w:tcPr>
            <w:tcW w:w="1200" w:type="dxa"/>
            <w:tcBorders>
              <w:top w:val="single" w:sz="12" w:space="0" w:color="auto"/>
              <w:left w:val="nil"/>
              <w:bottom w:val="nil"/>
              <w:right w:val="nil"/>
            </w:tcBorders>
            <w:shd w:val="clear" w:color="auto" w:fill="auto"/>
            <w:vAlign w:val="center"/>
            <w:hideMark/>
            <w:tcPrChange w:id="3668" w:author="Alicia" w:date="2016-05-19T14:13:00Z">
              <w:tcPr>
                <w:tcW w:w="1200" w:type="dxa"/>
                <w:tcBorders>
                  <w:top w:val="single" w:sz="12" w:space="0" w:color="auto"/>
                  <w:left w:val="nil"/>
                  <w:bottom w:val="nil"/>
                  <w:right w:val="nil"/>
                </w:tcBorders>
                <w:shd w:val="clear" w:color="auto" w:fill="auto"/>
                <w:vAlign w:val="center"/>
                <w:hideMark/>
              </w:tcPr>
            </w:tcPrChange>
          </w:tcPr>
          <w:p w14:paraId="6DE3D5AF"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Phen</w:t>
            </w:r>
            <w:proofErr w:type="spellEnd"/>
            <w:r w:rsidRPr="003812ED">
              <w:rPr>
                <w:rFonts w:ascii="Times New Roman" w:eastAsia="Times New Roman" w:hAnsi="Times New Roman"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Change w:id="3669" w:author="Alicia" w:date="2016-05-19T14:13:00Z">
              <w:tcPr>
                <w:tcW w:w="1200" w:type="dxa"/>
                <w:tcBorders>
                  <w:top w:val="single" w:sz="12" w:space="0" w:color="auto"/>
                  <w:left w:val="nil"/>
                  <w:bottom w:val="nil"/>
                  <w:right w:val="nil"/>
                </w:tcBorders>
                <w:shd w:val="clear" w:color="auto" w:fill="auto"/>
                <w:noWrap/>
                <w:vAlign w:val="center"/>
                <w:hideMark/>
              </w:tcPr>
            </w:tcPrChange>
          </w:tcPr>
          <w:p w14:paraId="58898C3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fl</w:t>
            </w:r>
            <w:proofErr w:type="spellEnd"/>
            <w:r w:rsidRPr="003812ED">
              <w:rPr>
                <w:rFonts w:ascii="Times New Roman" w:eastAsia="Times New Roman" w:hAnsi="Times New Roman"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Change w:id="3670" w:author="Alicia" w:date="2016-05-19T14:13:00Z">
              <w:tcPr>
                <w:tcW w:w="1200" w:type="dxa"/>
                <w:tcBorders>
                  <w:top w:val="single" w:sz="12" w:space="0" w:color="auto"/>
                  <w:left w:val="nil"/>
                  <w:bottom w:val="nil"/>
                  <w:right w:val="nil"/>
                </w:tcBorders>
                <w:shd w:val="clear" w:color="auto" w:fill="auto"/>
                <w:noWrap/>
                <w:vAlign w:val="center"/>
                <w:hideMark/>
              </w:tcPr>
            </w:tcPrChange>
          </w:tcPr>
          <w:p w14:paraId="2FD5EF2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Shoot</w:t>
            </w:r>
            <w:proofErr w:type="spellEnd"/>
            <w:r w:rsidRPr="003812ED">
              <w:rPr>
                <w:rFonts w:ascii="Times New Roman" w:eastAsia="Times New Roman" w:hAnsi="Times New Roman"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Change w:id="3671" w:author="Alicia" w:date="2016-05-19T14:13:00Z">
              <w:tcPr>
                <w:tcW w:w="1200" w:type="dxa"/>
                <w:tcBorders>
                  <w:top w:val="single" w:sz="12" w:space="0" w:color="auto"/>
                  <w:left w:val="nil"/>
                  <w:bottom w:val="nil"/>
                  <w:right w:val="nil"/>
                </w:tcBorders>
                <w:shd w:val="clear" w:color="auto" w:fill="auto"/>
                <w:noWrap/>
                <w:vAlign w:val="center"/>
                <w:hideMark/>
              </w:tcPr>
            </w:tcPrChange>
          </w:tcPr>
          <w:p w14:paraId="3D439F3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sv-SE" w:eastAsia="es-ES"/>
              </w:rPr>
              <w:t>N eggs →</w:t>
            </w:r>
          </w:p>
        </w:tc>
        <w:tc>
          <w:tcPr>
            <w:tcW w:w="1200" w:type="dxa"/>
            <w:tcBorders>
              <w:top w:val="single" w:sz="12" w:space="0" w:color="auto"/>
              <w:left w:val="nil"/>
              <w:bottom w:val="nil"/>
              <w:right w:val="nil"/>
            </w:tcBorders>
            <w:shd w:val="clear" w:color="auto" w:fill="auto"/>
            <w:noWrap/>
            <w:vAlign w:val="center"/>
            <w:hideMark/>
            <w:tcPrChange w:id="3672" w:author="Alicia" w:date="2016-05-19T14:13:00Z">
              <w:tcPr>
                <w:tcW w:w="1200" w:type="dxa"/>
                <w:tcBorders>
                  <w:top w:val="single" w:sz="12" w:space="0" w:color="auto"/>
                  <w:left w:val="nil"/>
                  <w:bottom w:val="nil"/>
                  <w:right w:val="nil"/>
                </w:tcBorders>
                <w:shd w:val="clear" w:color="auto" w:fill="auto"/>
                <w:noWrap/>
                <w:vAlign w:val="center"/>
                <w:hideMark/>
              </w:tcPr>
            </w:tcPrChange>
          </w:tcPr>
          <w:p w14:paraId="663F5C0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en-US" w:eastAsia="es-ES"/>
              </w:rPr>
              <w:t>Shoot h →</w:t>
            </w:r>
          </w:p>
        </w:tc>
        <w:tc>
          <w:tcPr>
            <w:tcW w:w="1200" w:type="dxa"/>
            <w:tcBorders>
              <w:top w:val="single" w:sz="12" w:space="0" w:color="auto"/>
              <w:left w:val="nil"/>
              <w:bottom w:val="nil"/>
              <w:right w:val="nil"/>
            </w:tcBorders>
            <w:shd w:val="clear" w:color="auto" w:fill="auto"/>
            <w:noWrap/>
            <w:vAlign w:val="center"/>
            <w:hideMark/>
            <w:tcPrChange w:id="3673" w:author="Alicia" w:date="2016-05-19T14:13:00Z">
              <w:tcPr>
                <w:tcW w:w="1200" w:type="dxa"/>
                <w:tcBorders>
                  <w:top w:val="single" w:sz="12" w:space="0" w:color="auto"/>
                  <w:left w:val="nil"/>
                  <w:bottom w:val="nil"/>
                  <w:right w:val="nil"/>
                </w:tcBorders>
                <w:shd w:val="clear" w:color="auto" w:fill="auto"/>
                <w:noWrap/>
                <w:vAlign w:val="center"/>
                <w:hideMark/>
              </w:tcPr>
            </w:tcPrChange>
          </w:tcPr>
          <w:p w14:paraId="27BAD6C8"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Phen</w:t>
            </w:r>
            <w:proofErr w:type="spellEnd"/>
            <w:r w:rsidRPr="003812ED">
              <w:rPr>
                <w:rFonts w:ascii="Times New Roman" w:eastAsia="Times New Roman" w:hAnsi="Times New Roman"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Change w:id="3674" w:author="Alicia" w:date="2016-05-19T14:13:00Z">
              <w:tcPr>
                <w:tcW w:w="1200" w:type="dxa"/>
                <w:tcBorders>
                  <w:top w:val="single" w:sz="12" w:space="0" w:color="auto"/>
                  <w:left w:val="nil"/>
                  <w:bottom w:val="nil"/>
                  <w:right w:val="nil"/>
                </w:tcBorders>
                <w:shd w:val="clear" w:color="auto" w:fill="auto"/>
                <w:noWrap/>
                <w:vAlign w:val="center"/>
                <w:hideMark/>
              </w:tcPr>
            </w:tcPrChange>
          </w:tcPr>
          <w:p w14:paraId="45CE86C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fl</w:t>
            </w:r>
            <w:proofErr w:type="spellEnd"/>
            <w:r w:rsidRPr="003812ED">
              <w:rPr>
                <w:rFonts w:ascii="Times New Roman" w:eastAsia="Times New Roman" w:hAnsi="Times New Roman"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Change w:id="3675" w:author="Alicia" w:date="2016-05-19T14:13:00Z">
              <w:tcPr>
                <w:tcW w:w="1200" w:type="dxa"/>
                <w:tcBorders>
                  <w:top w:val="single" w:sz="12" w:space="0" w:color="auto"/>
                  <w:left w:val="nil"/>
                  <w:bottom w:val="nil"/>
                  <w:right w:val="nil"/>
                </w:tcBorders>
                <w:shd w:val="clear" w:color="auto" w:fill="auto"/>
                <w:vAlign w:val="center"/>
                <w:hideMark/>
              </w:tcPr>
            </w:tcPrChange>
          </w:tcPr>
          <w:p w14:paraId="1F147AA0" w14:textId="77777777" w:rsidR="003812ED" w:rsidRPr="003812ED" w:rsidRDefault="003812ED" w:rsidP="003812ED">
            <w:pPr>
              <w:spacing w:after="0" w:line="240" w:lineRule="auto"/>
              <w:jc w:val="center"/>
              <w:rPr>
                <w:rFonts w:ascii="Times" w:eastAsia="Times New Roman" w:hAnsi="Times" w:cs="Times New Roman"/>
                <w:color w:val="000000"/>
                <w:lang w:eastAsia="es-ES"/>
              </w:rPr>
            </w:pPr>
            <w:proofErr w:type="spellStart"/>
            <w:r w:rsidRPr="003812ED">
              <w:rPr>
                <w:rFonts w:ascii="Times" w:eastAsia="Times New Roman" w:hAnsi="Times" w:cs="Times New Roman"/>
                <w:color w:val="000000"/>
                <w:lang w:eastAsia="es-ES"/>
              </w:rPr>
              <w:t>Phen</w:t>
            </w:r>
            <w:proofErr w:type="spellEnd"/>
            <w:r w:rsidRPr="003812ED">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Change w:id="3676" w:author="Alicia" w:date="2016-05-19T14:13:00Z">
              <w:tcPr>
                <w:tcW w:w="1200" w:type="dxa"/>
                <w:tcBorders>
                  <w:top w:val="single" w:sz="12" w:space="0" w:color="auto"/>
                  <w:left w:val="nil"/>
                  <w:bottom w:val="nil"/>
                  <w:right w:val="nil"/>
                </w:tcBorders>
                <w:shd w:val="clear" w:color="auto" w:fill="auto"/>
                <w:vAlign w:val="center"/>
                <w:hideMark/>
              </w:tcPr>
            </w:tcPrChange>
          </w:tcPr>
          <w:p w14:paraId="6FB0FDCD" w14:textId="7777777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 xml:space="preserve">N </w:t>
            </w:r>
            <w:proofErr w:type="spellStart"/>
            <w:r w:rsidRPr="003812ED">
              <w:rPr>
                <w:rFonts w:ascii="Times" w:eastAsia="Times New Roman" w:hAnsi="Times" w:cs="Times New Roman"/>
                <w:color w:val="000000"/>
                <w:lang w:eastAsia="es-ES"/>
              </w:rPr>
              <w:t>fl</w:t>
            </w:r>
            <w:proofErr w:type="spellEnd"/>
            <w:r w:rsidRPr="003812ED">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Change w:id="3677" w:author="Alicia" w:date="2016-05-19T14:13:00Z">
              <w:tcPr>
                <w:tcW w:w="1200" w:type="dxa"/>
                <w:tcBorders>
                  <w:top w:val="single" w:sz="12" w:space="0" w:color="auto"/>
                  <w:left w:val="nil"/>
                  <w:bottom w:val="nil"/>
                  <w:right w:val="nil"/>
                </w:tcBorders>
                <w:shd w:val="clear" w:color="auto" w:fill="auto"/>
                <w:vAlign w:val="center"/>
                <w:hideMark/>
              </w:tcPr>
            </w:tcPrChange>
          </w:tcPr>
          <w:p w14:paraId="74058BB8" w14:textId="77777777" w:rsidR="003812ED" w:rsidRPr="003812ED" w:rsidRDefault="003812ED" w:rsidP="003812ED">
            <w:pPr>
              <w:spacing w:after="0" w:line="240" w:lineRule="auto"/>
              <w:jc w:val="center"/>
              <w:rPr>
                <w:rFonts w:ascii="Times" w:eastAsia="Times New Roman" w:hAnsi="Times" w:cs="Times New Roman"/>
                <w:color w:val="000000"/>
                <w:lang w:eastAsia="es-ES"/>
              </w:rPr>
            </w:pPr>
            <w:proofErr w:type="spellStart"/>
            <w:r w:rsidRPr="003812ED">
              <w:rPr>
                <w:rFonts w:ascii="Times" w:eastAsia="Times New Roman" w:hAnsi="Times" w:cs="Times New Roman"/>
                <w:color w:val="000000"/>
                <w:lang w:eastAsia="es-ES"/>
              </w:rPr>
              <w:t>Phen</w:t>
            </w:r>
            <w:proofErr w:type="spellEnd"/>
            <w:r w:rsidRPr="003812ED">
              <w:rPr>
                <w:rFonts w:ascii="Times" w:eastAsia="Times New Roman" w:hAnsi="Times" w:cs="Times New Roman"/>
                <w:color w:val="000000"/>
                <w:lang w:eastAsia="es-ES"/>
              </w:rPr>
              <w:t xml:space="preserve"> ↔</w:t>
            </w:r>
          </w:p>
        </w:tc>
      </w:tr>
      <w:tr w:rsidR="003812ED" w:rsidRPr="003812ED" w14:paraId="74055288" w14:textId="77777777" w:rsidTr="003D1A99">
        <w:trPr>
          <w:trHeight w:val="315"/>
          <w:trPrChange w:id="3678" w:author="Alicia" w:date="2016-05-19T14:13:00Z">
            <w:trPr>
              <w:trHeight w:val="315"/>
            </w:trPr>
          </w:trPrChange>
        </w:trPr>
        <w:tc>
          <w:tcPr>
            <w:tcW w:w="1094" w:type="dxa"/>
            <w:vMerge/>
            <w:tcBorders>
              <w:top w:val="single" w:sz="12" w:space="0" w:color="auto"/>
              <w:left w:val="nil"/>
              <w:bottom w:val="single" w:sz="12" w:space="0" w:color="000000"/>
              <w:right w:val="nil"/>
            </w:tcBorders>
            <w:vAlign w:val="center"/>
            <w:hideMark/>
            <w:tcPrChange w:id="3679" w:author="Alicia" w:date="2016-05-19T14:13:00Z">
              <w:tcPr>
                <w:tcW w:w="1020" w:type="dxa"/>
                <w:vMerge/>
                <w:tcBorders>
                  <w:top w:val="single" w:sz="12" w:space="0" w:color="auto"/>
                  <w:left w:val="nil"/>
                  <w:bottom w:val="single" w:sz="12" w:space="0" w:color="000000"/>
                  <w:right w:val="nil"/>
                </w:tcBorders>
                <w:vAlign w:val="center"/>
                <w:hideMark/>
              </w:tcPr>
            </w:tcPrChange>
          </w:tcPr>
          <w:p w14:paraId="611904D1"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vMerge/>
            <w:tcBorders>
              <w:top w:val="single" w:sz="12" w:space="0" w:color="auto"/>
              <w:left w:val="nil"/>
              <w:bottom w:val="single" w:sz="12" w:space="0" w:color="000000"/>
              <w:right w:val="nil"/>
            </w:tcBorders>
            <w:vAlign w:val="center"/>
            <w:hideMark/>
            <w:tcPrChange w:id="3680" w:author="Alicia" w:date="2016-05-19T14:13:00Z">
              <w:tcPr>
                <w:tcW w:w="560" w:type="dxa"/>
                <w:vMerge/>
                <w:tcBorders>
                  <w:top w:val="single" w:sz="12" w:space="0" w:color="auto"/>
                  <w:left w:val="nil"/>
                  <w:bottom w:val="single" w:sz="12" w:space="0" w:color="000000"/>
                  <w:right w:val="nil"/>
                </w:tcBorders>
                <w:vAlign w:val="center"/>
                <w:hideMark/>
              </w:tcPr>
            </w:tcPrChange>
          </w:tcPr>
          <w:p w14:paraId="17DAA071"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Change w:id="3681" w:author="Alicia" w:date="2016-05-19T14:13:00Z">
              <w:tcPr>
                <w:tcW w:w="1200" w:type="dxa"/>
                <w:tcBorders>
                  <w:top w:val="nil"/>
                  <w:left w:val="nil"/>
                  <w:bottom w:val="single" w:sz="12" w:space="0" w:color="auto"/>
                  <w:right w:val="nil"/>
                </w:tcBorders>
                <w:shd w:val="clear" w:color="auto" w:fill="auto"/>
                <w:vAlign w:val="center"/>
                <w:hideMark/>
              </w:tcPr>
            </w:tcPrChange>
          </w:tcPr>
          <w:p w14:paraId="3949D2B6"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Change w:id="3682" w:author="Alicia" w:date="2016-05-19T14:13:00Z">
              <w:tcPr>
                <w:tcW w:w="1200" w:type="dxa"/>
                <w:tcBorders>
                  <w:top w:val="nil"/>
                  <w:left w:val="nil"/>
                  <w:bottom w:val="single" w:sz="12" w:space="0" w:color="auto"/>
                  <w:right w:val="nil"/>
                </w:tcBorders>
                <w:shd w:val="clear" w:color="auto" w:fill="auto"/>
                <w:noWrap/>
                <w:vAlign w:val="center"/>
                <w:hideMark/>
              </w:tcPr>
            </w:tcPrChange>
          </w:tcPr>
          <w:p w14:paraId="60256AC7"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Change w:id="3683" w:author="Alicia" w:date="2016-05-19T14:13:00Z">
              <w:tcPr>
                <w:tcW w:w="1200" w:type="dxa"/>
                <w:tcBorders>
                  <w:top w:val="nil"/>
                  <w:left w:val="nil"/>
                  <w:bottom w:val="single" w:sz="12" w:space="0" w:color="auto"/>
                  <w:right w:val="nil"/>
                </w:tcBorders>
                <w:shd w:val="clear" w:color="auto" w:fill="auto"/>
                <w:noWrap/>
                <w:vAlign w:val="center"/>
                <w:hideMark/>
              </w:tcPr>
            </w:tcPrChange>
          </w:tcPr>
          <w:p w14:paraId="167E4C42"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Change w:id="3684" w:author="Alicia" w:date="2016-05-19T14:13:00Z">
              <w:tcPr>
                <w:tcW w:w="1200" w:type="dxa"/>
                <w:tcBorders>
                  <w:top w:val="nil"/>
                  <w:left w:val="nil"/>
                  <w:bottom w:val="single" w:sz="12" w:space="0" w:color="auto"/>
                  <w:right w:val="nil"/>
                </w:tcBorders>
                <w:shd w:val="clear" w:color="auto" w:fill="auto"/>
                <w:noWrap/>
                <w:vAlign w:val="center"/>
                <w:hideMark/>
              </w:tcPr>
            </w:tcPrChange>
          </w:tcPr>
          <w:p w14:paraId="06402C0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sv-SE" w:eastAsia="es-ES"/>
              </w:rPr>
              <w:t>N int fr</w:t>
            </w:r>
          </w:p>
        </w:tc>
        <w:tc>
          <w:tcPr>
            <w:tcW w:w="1200" w:type="dxa"/>
            <w:tcBorders>
              <w:top w:val="nil"/>
              <w:left w:val="nil"/>
              <w:bottom w:val="single" w:sz="12" w:space="0" w:color="auto"/>
              <w:right w:val="nil"/>
            </w:tcBorders>
            <w:shd w:val="clear" w:color="auto" w:fill="auto"/>
            <w:noWrap/>
            <w:vAlign w:val="center"/>
            <w:hideMark/>
            <w:tcPrChange w:id="3685" w:author="Alicia" w:date="2016-05-19T14:13:00Z">
              <w:tcPr>
                <w:tcW w:w="1200" w:type="dxa"/>
                <w:tcBorders>
                  <w:top w:val="nil"/>
                  <w:left w:val="nil"/>
                  <w:bottom w:val="single" w:sz="12" w:space="0" w:color="auto"/>
                  <w:right w:val="nil"/>
                </w:tcBorders>
                <w:shd w:val="clear" w:color="auto" w:fill="auto"/>
                <w:noWrap/>
                <w:vAlign w:val="center"/>
                <w:hideMark/>
              </w:tcPr>
            </w:tcPrChange>
          </w:tcPr>
          <w:p w14:paraId="66E6279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en-US" w:eastAsia="es-ES"/>
              </w:rPr>
              <w:t xml:space="preserve">N </w:t>
            </w:r>
            <w:proofErr w:type="spellStart"/>
            <w:r w:rsidRPr="003812ED">
              <w:rPr>
                <w:rFonts w:ascii="Times New Roman" w:eastAsia="Times New Roman" w:hAnsi="Times New Roman" w:cs="Times New Roman"/>
                <w:color w:val="000000"/>
                <w:lang w:val="en-US" w:eastAsia="es-ES"/>
              </w:rPr>
              <w:t>int</w:t>
            </w:r>
            <w:proofErr w:type="spellEnd"/>
            <w:r w:rsidRPr="003812ED">
              <w:rPr>
                <w:rFonts w:ascii="Times New Roman" w:eastAsia="Times New Roman" w:hAnsi="Times New Roman" w:cs="Times New Roman"/>
                <w:color w:val="000000"/>
                <w:lang w:val="en-US" w:eastAsia="es-ES"/>
              </w:rPr>
              <w:t xml:space="preserve"> </w:t>
            </w:r>
            <w:proofErr w:type="spellStart"/>
            <w:r w:rsidRPr="003812ED">
              <w:rPr>
                <w:rFonts w:ascii="Times New Roman" w:eastAsia="Times New Roman" w:hAnsi="Times New Roman" w:cs="Times New Roman"/>
                <w:color w:val="000000"/>
                <w:lang w:val="en-US" w:eastAsia="es-ES"/>
              </w:rPr>
              <w:t>fr</w:t>
            </w:r>
            <w:proofErr w:type="spellEnd"/>
          </w:p>
        </w:tc>
        <w:tc>
          <w:tcPr>
            <w:tcW w:w="1200" w:type="dxa"/>
            <w:tcBorders>
              <w:top w:val="nil"/>
              <w:left w:val="nil"/>
              <w:bottom w:val="single" w:sz="12" w:space="0" w:color="auto"/>
              <w:right w:val="nil"/>
            </w:tcBorders>
            <w:shd w:val="clear" w:color="auto" w:fill="auto"/>
            <w:noWrap/>
            <w:vAlign w:val="center"/>
            <w:hideMark/>
            <w:tcPrChange w:id="3686" w:author="Alicia" w:date="2016-05-19T14:13:00Z">
              <w:tcPr>
                <w:tcW w:w="1200" w:type="dxa"/>
                <w:tcBorders>
                  <w:top w:val="nil"/>
                  <w:left w:val="nil"/>
                  <w:bottom w:val="single" w:sz="12" w:space="0" w:color="auto"/>
                  <w:right w:val="nil"/>
                </w:tcBorders>
                <w:shd w:val="clear" w:color="auto" w:fill="auto"/>
                <w:noWrap/>
                <w:vAlign w:val="center"/>
                <w:hideMark/>
              </w:tcPr>
            </w:tcPrChange>
          </w:tcPr>
          <w:p w14:paraId="268AA3C7"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int</w:t>
            </w:r>
            <w:proofErr w:type="spellEnd"/>
            <w:r w:rsidRPr="003812ED">
              <w:rPr>
                <w:rFonts w:ascii="Times New Roman" w:eastAsia="Times New Roman" w:hAnsi="Times New Roman" w:cs="Times New Roman"/>
                <w:color w:val="000000"/>
                <w:lang w:eastAsia="es-ES"/>
              </w:rPr>
              <w:t xml:space="preserve"> </w:t>
            </w:r>
            <w:proofErr w:type="spellStart"/>
            <w:r w:rsidRPr="003812ED">
              <w:rPr>
                <w:rFonts w:ascii="Times New Roman" w:eastAsia="Times New Roman" w:hAnsi="Times New Roman"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Change w:id="3687" w:author="Alicia" w:date="2016-05-19T14:13:00Z">
              <w:tcPr>
                <w:tcW w:w="1200" w:type="dxa"/>
                <w:tcBorders>
                  <w:top w:val="nil"/>
                  <w:left w:val="nil"/>
                  <w:bottom w:val="single" w:sz="12" w:space="0" w:color="auto"/>
                  <w:right w:val="nil"/>
                </w:tcBorders>
                <w:shd w:val="clear" w:color="auto" w:fill="auto"/>
                <w:noWrap/>
                <w:vAlign w:val="center"/>
                <w:hideMark/>
              </w:tcPr>
            </w:tcPrChange>
          </w:tcPr>
          <w:p w14:paraId="2FB9D8C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int</w:t>
            </w:r>
            <w:proofErr w:type="spellEnd"/>
            <w:r w:rsidRPr="003812ED">
              <w:rPr>
                <w:rFonts w:ascii="Times New Roman" w:eastAsia="Times New Roman" w:hAnsi="Times New Roman" w:cs="Times New Roman"/>
                <w:color w:val="000000"/>
                <w:lang w:eastAsia="es-ES"/>
              </w:rPr>
              <w:t xml:space="preserve"> </w:t>
            </w:r>
            <w:proofErr w:type="spellStart"/>
            <w:r w:rsidRPr="003812ED">
              <w:rPr>
                <w:rFonts w:ascii="Times New Roman" w:eastAsia="Times New Roman" w:hAnsi="Times New Roman"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vAlign w:val="center"/>
            <w:hideMark/>
            <w:tcPrChange w:id="3688" w:author="Alicia" w:date="2016-05-19T14:13:00Z">
              <w:tcPr>
                <w:tcW w:w="1200" w:type="dxa"/>
                <w:tcBorders>
                  <w:top w:val="nil"/>
                  <w:left w:val="nil"/>
                  <w:bottom w:val="single" w:sz="12" w:space="0" w:color="auto"/>
                  <w:right w:val="nil"/>
                </w:tcBorders>
                <w:shd w:val="clear" w:color="auto" w:fill="auto"/>
                <w:vAlign w:val="center"/>
                <w:hideMark/>
              </w:tcPr>
            </w:tcPrChange>
          </w:tcPr>
          <w:p w14:paraId="07BEB2E0" w14:textId="77777777" w:rsidR="003812ED" w:rsidRPr="003812ED" w:rsidRDefault="003812ED" w:rsidP="003812ED">
            <w:pPr>
              <w:spacing w:after="0" w:line="240" w:lineRule="auto"/>
              <w:jc w:val="center"/>
              <w:rPr>
                <w:rFonts w:ascii="Times" w:eastAsia="Times New Roman" w:hAnsi="Times" w:cs="Times New Roman"/>
                <w:color w:val="000000"/>
                <w:lang w:eastAsia="es-ES"/>
              </w:rPr>
            </w:pPr>
            <w:proofErr w:type="spellStart"/>
            <w:r w:rsidRPr="003812ED">
              <w:rPr>
                <w:rFonts w:ascii="Times" w:eastAsia="Times New Roman" w:hAnsi="Times" w:cs="Times New Roman"/>
                <w:color w:val="000000"/>
                <w:lang w:eastAsia="es-ES"/>
              </w:rPr>
              <w:t>Shoot</w:t>
            </w:r>
            <w:proofErr w:type="spellEnd"/>
            <w:r w:rsidRPr="003812ED">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Change w:id="3689" w:author="Alicia" w:date="2016-05-19T14:13:00Z">
              <w:tcPr>
                <w:tcW w:w="1200" w:type="dxa"/>
                <w:tcBorders>
                  <w:top w:val="nil"/>
                  <w:left w:val="nil"/>
                  <w:bottom w:val="single" w:sz="12" w:space="0" w:color="auto"/>
                  <w:right w:val="nil"/>
                </w:tcBorders>
                <w:shd w:val="clear" w:color="auto" w:fill="auto"/>
                <w:vAlign w:val="center"/>
                <w:hideMark/>
              </w:tcPr>
            </w:tcPrChange>
          </w:tcPr>
          <w:p w14:paraId="39E0E7A9" w14:textId="77777777" w:rsidR="003812ED" w:rsidRPr="003812ED" w:rsidRDefault="003812ED" w:rsidP="003812ED">
            <w:pPr>
              <w:spacing w:after="0" w:line="240" w:lineRule="auto"/>
              <w:jc w:val="center"/>
              <w:rPr>
                <w:rFonts w:ascii="Times" w:eastAsia="Times New Roman" w:hAnsi="Times" w:cs="Times New Roman"/>
                <w:color w:val="000000"/>
                <w:lang w:eastAsia="es-ES"/>
              </w:rPr>
            </w:pPr>
            <w:proofErr w:type="spellStart"/>
            <w:r w:rsidRPr="003812ED">
              <w:rPr>
                <w:rFonts w:ascii="Times" w:eastAsia="Times New Roman" w:hAnsi="Times" w:cs="Times New Roman"/>
                <w:color w:val="000000"/>
                <w:lang w:eastAsia="es-ES"/>
              </w:rPr>
              <w:t>Shoot</w:t>
            </w:r>
            <w:proofErr w:type="spellEnd"/>
            <w:r w:rsidRPr="003812ED">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Change w:id="3690" w:author="Alicia" w:date="2016-05-19T14:13:00Z">
              <w:tcPr>
                <w:tcW w:w="1200" w:type="dxa"/>
                <w:tcBorders>
                  <w:top w:val="nil"/>
                  <w:left w:val="nil"/>
                  <w:bottom w:val="single" w:sz="12" w:space="0" w:color="auto"/>
                  <w:right w:val="nil"/>
                </w:tcBorders>
                <w:shd w:val="clear" w:color="auto" w:fill="auto"/>
                <w:vAlign w:val="center"/>
                <w:hideMark/>
              </w:tcPr>
            </w:tcPrChange>
          </w:tcPr>
          <w:p w14:paraId="0423FF49" w14:textId="7777777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 xml:space="preserve">N </w:t>
            </w:r>
            <w:proofErr w:type="spellStart"/>
            <w:r w:rsidRPr="003812ED">
              <w:rPr>
                <w:rFonts w:ascii="Times" w:eastAsia="Times New Roman" w:hAnsi="Times" w:cs="Times New Roman"/>
                <w:color w:val="000000"/>
                <w:lang w:eastAsia="es-ES"/>
              </w:rPr>
              <w:t>fl</w:t>
            </w:r>
            <w:proofErr w:type="spellEnd"/>
          </w:p>
        </w:tc>
      </w:tr>
      <w:tr w:rsidR="003812ED" w:rsidRPr="003812ED" w14:paraId="0CF16E25" w14:textId="77777777" w:rsidTr="003D1A99">
        <w:trPr>
          <w:trHeight w:val="315"/>
          <w:trPrChange w:id="3691" w:author="Alicia" w:date="2016-05-19T14:13:00Z">
            <w:trPr>
              <w:trHeight w:val="315"/>
            </w:trPr>
          </w:trPrChange>
        </w:trPr>
        <w:tc>
          <w:tcPr>
            <w:tcW w:w="1094" w:type="dxa"/>
            <w:vMerge w:val="restart"/>
            <w:tcBorders>
              <w:top w:val="nil"/>
              <w:left w:val="nil"/>
              <w:bottom w:val="single" w:sz="12" w:space="0" w:color="000000"/>
              <w:right w:val="nil"/>
            </w:tcBorders>
            <w:shd w:val="clear" w:color="auto" w:fill="auto"/>
            <w:noWrap/>
            <w:vAlign w:val="center"/>
            <w:hideMark/>
            <w:tcPrChange w:id="3692" w:author="Alicia" w:date="2016-05-19T14:13:00Z">
              <w:tcPr>
                <w:tcW w:w="1020" w:type="dxa"/>
                <w:vMerge w:val="restart"/>
                <w:tcBorders>
                  <w:top w:val="nil"/>
                  <w:left w:val="nil"/>
                  <w:bottom w:val="single" w:sz="12" w:space="0" w:color="000000"/>
                  <w:right w:val="nil"/>
                </w:tcBorders>
                <w:shd w:val="clear" w:color="auto" w:fill="auto"/>
                <w:noWrap/>
                <w:vAlign w:val="center"/>
                <w:hideMark/>
              </w:tcPr>
            </w:tcPrChange>
          </w:tcPr>
          <w:p w14:paraId="0B3C2265"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A</w:t>
            </w:r>
          </w:p>
        </w:tc>
        <w:tc>
          <w:tcPr>
            <w:tcW w:w="580" w:type="dxa"/>
            <w:tcBorders>
              <w:top w:val="nil"/>
              <w:left w:val="nil"/>
              <w:bottom w:val="nil"/>
              <w:right w:val="nil"/>
            </w:tcBorders>
            <w:shd w:val="clear" w:color="auto" w:fill="auto"/>
            <w:noWrap/>
            <w:vAlign w:val="center"/>
            <w:hideMark/>
            <w:tcPrChange w:id="3693" w:author="Alicia" w:date="2016-05-19T14:13:00Z">
              <w:tcPr>
                <w:tcW w:w="560" w:type="dxa"/>
                <w:tcBorders>
                  <w:top w:val="nil"/>
                  <w:left w:val="nil"/>
                  <w:bottom w:val="nil"/>
                  <w:right w:val="nil"/>
                </w:tcBorders>
                <w:shd w:val="clear" w:color="auto" w:fill="auto"/>
                <w:noWrap/>
                <w:vAlign w:val="center"/>
                <w:hideMark/>
              </w:tcPr>
            </w:tcPrChange>
          </w:tcPr>
          <w:p w14:paraId="1D00414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Change w:id="3694" w:author="Alicia" w:date="2016-05-19T14:13:00Z">
              <w:tcPr>
                <w:tcW w:w="1200" w:type="dxa"/>
                <w:tcBorders>
                  <w:top w:val="nil"/>
                  <w:left w:val="nil"/>
                  <w:bottom w:val="nil"/>
                  <w:right w:val="nil"/>
                </w:tcBorders>
                <w:shd w:val="clear" w:color="auto" w:fill="auto"/>
                <w:noWrap/>
                <w:vAlign w:val="center"/>
                <w:hideMark/>
              </w:tcPr>
            </w:tcPrChange>
          </w:tcPr>
          <w:p w14:paraId="2DD415CF" w14:textId="553FA6F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18</w:t>
            </w:r>
          </w:p>
        </w:tc>
        <w:tc>
          <w:tcPr>
            <w:tcW w:w="1200" w:type="dxa"/>
            <w:tcBorders>
              <w:top w:val="nil"/>
              <w:left w:val="nil"/>
              <w:bottom w:val="nil"/>
              <w:right w:val="nil"/>
            </w:tcBorders>
            <w:shd w:val="clear" w:color="auto" w:fill="auto"/>
            <w:noWrap/>
            <w:vAlign w:val="center"/>
            <w:hideMark/>
            <w:tcPrChange w:id="3695" w:author="Alicia" w:date="2016-05-19T14:13:00Z">
              <w:tcPr>
                <w:tcW w:w="1200" w:type="dxa"/>
                <w:tcBorders>
                  <w:top w:val="nil"/>
                  <w:left w:val="nil"/>
                  <w:bottom w:val="nil"/>
                  <w:right w:val="nil"/>
                </w:tcBorders>
                <w:shd w:val="clear" w:color="auto" w:fill="auto"/>
                <w:noWrap/>
                <w:vAlign w:val="center"/>
                <w:hideMark/>
              </w:tcPr>
            </w:tcPrChange>
          </w:tcPr>
          <w:p w14:paraId="3C556CB5" w14:textId="26CF51A8" w:rsidR="003812ED" w:rsidRPr="003812ED" w:rsidRDefault="003812ED" w:rsidP="003812ED">
            <w:pPr>
              <w:spacing w:after="0" w:line="240" w:lineRule="auto"/>
              <w:jc w:val="center"/>
              <w:rPr>
                <w:rFonts w:ascii="Times" w:eastAsia="Times New Roman" w:hAnsi="Times" w:cs="Times New Roman"/>
                <w:i/>
                <w:iCs/>
                <w:color w:val="000000"/>
                <w:lang w:eastAsia="es-ES"/>
              </w:rPr>
            </w:pPr>
            <w:r w:rsidRPr="003812ED">
              <w:rPr>
                <w:rFonts w:ascii="Times" w:eastAsia="Times New Roman" w:hAnsi="Times" w:cs="Times New Roman"/>
                <w:i/>
                <w:iCs/>
                <w:color w:val="000000"/>
                <w:lang w:eastAsia="es-ES"/>
              </w:rPr>
              <w:t>0</w:t>
            </w:r>
            <w:r w:rsidR="0069614C">
              <w:rPr>
                <w:rFonts w:ascii="Times" w:eastAsia="Times New Roman" w:hAnsi="Times" w:cs="Times New Roman"/>
                <w:i/>
                <w:iCs/>
                <w:color w:val="000000"/>
                <w:lang w:eastAsia="es-ES"/>
              </w:rPr>
              <w:t>.</w:t>
            </w:r>
            <w:r w:rsidRPr="003812ED">
              <w:rPr>
                <w:rFonts w:ascii="Times" w:eastAsia="Times New Roman" w:hAnsi="Times" w:cs="Times New Roman"/>
                <w:i/>
                <w:iCs/>
                <w:color w:val="000000"/>
                <w:lang w:eastAsia="es-ES"/>
              </w:rPr>
              <w:t>14</w:t>
            </w:r>
          </w:p>
        </w:tc>
        <w:tc>
          <w:tcPr>
            <w:tcW w:w="1200" w:type="dxa"/>
            <w:tcBorders>
              <w:top w:val="nil"/>
              <w:left w:val="nil"/>
              <w:bottom w:val="nil"/>
              <w:right w:val="nil"/>
            </w:tcBorders>
            <w:shd w:val="clear" w:color="auto" w:fill="auto"/>
            <w:noWrap/>
            <w:vAlign w:val="center"/>
            <w:hideMark/>
            <w:tcPrChange w:id="3696" w:author="Alicia" w:date="2016-05-19T14:13:00Z">
              <w:tcPr>
                <w:tcW w:w="1200" w:type="dxa"/>
                <w:tcBorders>
                  <w:top w:val="nil"/>
                  <w:left w:val="nil"/>
                  <w:bottom w:val="nil"/>
                  <w:right w:val="nil"/>
                </w:tcBorders>
                <w:shd w:val="clear" w:color="auto" w:fill="auto"/>
                <w:noWrap/>
                <w:vAlign w:val="center"/>
                <w:hideMark/>
              </w:tcPr>
            </w:tcPrChange>
          </w:tcPr>
          <w:p w14:paraId="343832AC" w14:textId="10B5C35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Change w:id="3697" w:author="Alicia" w:date="2016-05-19T14:13:00Z">
              <w:tcPr>
                <w:tcW w:w="1200" w:type="dxa"/>
                <w:tcBorders>
                  <w:top w:val="nil"/>
                  <w:left w:val="nil"/>
                  <w:bottom w:val="nil"/>
                  <w:right w:val="nil"/>
                </w:tcBorders>
                <w:shd w:val="clear" w:color="auto" w:fill="auto"/>
                <w:noWrap/>
                <w:vAlign w:val="center"/>
                <w:hideMark/>
              </w:tcPr>
            </w:tcPrChange>
          </w:tcPr>
          <w:p w14:paraId="6AFCBEEF" w14:textId="41E8D52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noWrap/>
            <w:vAlign w:val="center"/>
            <w:hideMark/>
            <w:tcPrChange w:id="3698" w:author="Alicia" w:date="2016-05-19T14:13:00Z">
              <w:tcPr>
                <w:tcW w:w="1200" w:type="dxa"/>
                <w:tcBorders>
                  <w:top w:val="nil"/>
                  <w:left w:val="nil"/>
                  <w:bottom w:val="nil"/>
                  <w:right w:val="nil"/>
                </w:tcBorders>
                <w:shd w:val="clear" w:color="auto" w:fill="auto"/>
                <w:noWrap/>
                <w:vAlign w:val="center"/>
                <w:hideMark/>
              </w:tcPr>
            </w:tcPrChange>
          </w:tcPr>
          <w:p w14:paraId="7D35B77A" w14:textId="41AB469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Change w:id="3699" w:author="Alicia" w:date="2016-05-19T14:13:00Z">
              <w:tcPr>
                <w:tcW w:w="1200" w:type="dxa"/>
                <w:tcBorders>
                  <w:top w:val="nil"/>
                  <w:left w:val="nil"/>
                  <w:bottom w:val="nil"/>
                  <w:right w:val="nil"/>
                </w:tcBorders>
                <w:shd w:val="clear" w:color="auto" w:fill="auto"/>
                <w:noWrap/>
                <w:vAlign w:val="center"/>
                <w:hideMark/>
              </w:tcPr>
            </w:tcPrChange>
          </w:tcPr>
          <w:p w14:paraId="10CCCFAA" w14:textId="66CD447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Change w:id="3700" w:author="Alicia" w:date="2016-05-19T14:13:00Z">
              <w:tcPr>
                <w:tcW w:w="1200" w:type="dxa"/>
                <w:tcBorders>
                  <w:top w:val="nil"/>
                  <w:left w:val="nil"/>
                  <w:bottom w:val="nil"/>
                  <w:right w:val="nil"/>
                </w:tcBorders>
                <w:shd w:val="clear" w:color="auto" w:fill="auto"/>
                <w:noWrap/>
                <w:vAlign w:val="center"/>
                <w:hideMark/>
              </w:tcPr>
            </w:tcPrChange>
          </w:tcPr>
          <w:p w14:paraId="1C47687A" w14:textId="64394D0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Change w:id="3701" w:author="Alicia" w:date="2016-05-19T14:13:00Z">
              <w:tcPr>
                <w:tcW w:w="1200" w:type="dxa"/>
                <w:tcBorders>
                  <w:top w:val="nil"/>
                  <w:left w:val="nil"/>
                  <w:bottom w:val="nil"/>
                  <w:right w:val="nil"/>
                </w:tcBorders>
                <w:shd w:val="clear" w:color="auto" w:fill="auto"/>
                <w:noWrap/>
                <w:vAlign w:val="center"/>
                <w:hideMark/>
              </w:tcPr>
            </w:tcPrChange>
          </w:tcPr>
          <w:p w14:paraId="7A7FE13D" w14:textId="57B0E95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Change w:id="3702" w:author="Alicia" w:date="2016-05-19T14:13:00Z">
              <w:tcPr>
                <w:tcW w:w="1200" w:type="dxa"/>
                <w:tcBorders>
                  <w:top w:val="nil"/>
                  <w:left w:val="nil"/>
                  <w:bottom w:val="nil"/>
                  <w:right w:val="nil"/>
                </w:tcBorders>
                <w:shd w:val="clear" w:color="auto" w:fill="auto"/>
                <w:noWrap/>
                <w:vAlign w:val="center"/>
                <w:hideMark/>
              </w:tcPr>
            </w:tcPrChange>
          </w:tcPr>
          <w:p w14:paraId="16F0E7F6" w14:textId="037A3D0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5</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66</w:t>
            </w:r>
          </w:p>
        </w:tc>
        <w:tc>
          <w:tcPr>
            <w:tcW w:w="1200" w:type="dxa"/>
            <w:tcBorders>
              <w:top w:val="nil"/>
              <w:left w:val="nil"/>
              <w:bottom w:val="nil"/>
              <w:right w:val="nil"/>
            </w:tcBorders>
            <w:shd w:val="clear" w:color="auto" w:fill="auto"/>
            <w:noWrap/>
            <w:vAlign w:val="center"/>
            <w:hideMark/>
            <w:tcPrChange w:id="3703" w:author="Alicia" w:date="2016-05-19T14:13:00Z">
              <w:tcPr>
                <w:tcW w:w="1200" w:type="dxa"/>
                <w:tcBorders>
                  <w:top w:val="nil"/>
                  <w:left w:val="nil"/>
                  <w:bottom w:val="nil"/>
                  <w:right w:val="nil"/>
                </w:tcBorders>
                <w:shd w:val="clear" w:color="auto" w:fill="auto"/>
                <w:noWrap/>
                <w:vAlign w:val="center"/>
                <w:hideMark/>
              </w:tcPr>
            </w:tcPrChange>
          </w:tcPr>
          <w:p w14:paraId="32FF7327" w14:textId="170280B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53</w:t>
            </w:r>
          </w:p>
        </w:tc>
      </w:tr>
      <w:tr w:rsidR="003812ED" w:rsidRPr="003812ED" w14:paraId="3CFFC3C3" w14:textId="77777777" w:rsidTr="003D1A99">
        <w:trPr>
          <w:trHeight w:val="315"/>
          <w:trPrChange w:id="3704" w:author="Alicia" w:date="2016-05-19T14:13:00Z">
            <w:trPr>
              <w:trHeight w:val="315"/>
            </w:trPr>
          </w:trPrChange>
        </w:trPr>
        <w:tc>
          <w:tcPr>
            <w:tcW w:w="1094" w:type="dxa"/>
            <w:vMerge/>
            <w:tcBorders>
              <w:top w:val="nil"/>
              <w:left w:val="nil"/>
              <w:bottom w:val="single" w:sz="4" w:space="0" w:color="auto"/>
              <w:right w:val="nil"/>
            </w:tcBorders>
            <w:vAlign w:val="center"/>
            <w:hideMark/>
            <w:tcPrChange w:id="3705" w:author="Alicia" w:date="2016-05-19T14:13:00Z">
              <w:tcPr>
                <w:tcW w:w="1020" w:type="dxa"/>
                <w:vMerge/>
                <w:tcBorders>
                  <w:top w:val="nil"/>
                  <w:left w:val="nil"/>
                  <w:bottom w:val="single" w:sz="4" w:space="0" w:color="auto"/>
                  <w:right w:val="nil"/>
                </w:tcBorders>
                <w:vAlign w:val="center"/>
                <w:hideMark/>
              </w:tcPr>
            </w:tcPrChange>
          </w:tcPr>
          <w:p w14:paraId="251B4627"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Change w:id="3706" w:author="Alicia" w:date="2016-05-19T14:13:00Z">
              <w:tcPr>
                <w:tcW w:w="560" w:type="dxa"/>
                <w:tcBorders>
                  <w:top w:val="nil"/>
                  <w:left w:val="nil"/>
                  <w:bottom w:val="single" w:sz="8" w:space="0" w:color="auto"/>
                  <w:right w:val="nil"/>
                </w:tcBorders>
                <w:shd w:val="clear" w:color="auto" w:fill="auto"/>
                <w:noWrap/>
                <w:vAlign w:val="center"/>
                <w:hideMark/>
              </w:tcPr>
            </w:tcPrChange>
          </w:tcPr>
          <w:p w14:paraId="225F0F4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Change w:id="3707"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33DABB3D" w14:textId="7C6D1AB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97</w:t>
            </w:r>
          </w:p>
        </w:tc>
        <w:tc>
          <w:tcPr>
            <w:tcW w:w="1200" w:type="dxa"/>
            <w:tcBorders>
              <w:top w:val="nil"/>
              <w:left w:val="nil"/>
              <w:bottom w:val="single" w:sz="8" w:space="0" w:color="auto"/>
              <w:right w:val="nil"/>
            </w:tcBorders>
            <w:shd w:val="clear" w:color="auto" w:fill="auto"/>
            <w:noWrap/>
            <w:vAlign w:val="center"/>
            <w:hideMark/>
            <w:tcPrChange w:id="3708"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694DEAD3" w14:textId="766FAA5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45</w:t>
            </w:r>
          </w:p>
        </w:tc>
        <w:tc>
          <w:tcPr>
            <w:tcW w:w="1200" w:type="dxa"/>
            <w:tcBorders>
              <w:top w:val="nil"/>
              <w:left w:val="nil"/>
              <w:bottom w:val="single" w:sz="8" w:space="0" w:color="auto"/>
              <w:right w:val="nil"/>
            </w:tcBorders>
            <w:shd w:val="clear" w:color="auto" w:fill="auto"/>
            <w:noWrap/>
            <w:vAlign w:val="center"/>
            <w:hideMark/>
            <w:tcPrChange w:id="3709"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6D368E6B" w14:textId="75676F03"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Change w:id="3710"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6102A30B" w14:textId="4827F496"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10</w:t>
            </w:r>
          </w:p>
        </w:tc>
        <w:tc>
          <w:tcPr>
            <w:tcW w:w="1200" w:type="dxa"/>
            <w:tcBorders>
              <w:top w:val="nil"/>
              <w:left w:val="nil"/>
              <w:bottom w:val="single" w:sz="8" w:space="0" w:color="auto"/>
              <w:right w:val="nil"/>
            </w:tcBorders>
            <w:shd w:val="clear" w:color="auto" w:fill="auto"/>
            <w:noWrap/>
            <w:vAlign w:val="center"/>
            <w:hideMark/>
            <w:tcPrChange w:id="3711"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3D35C6B8" w14:textId="65E15DF5"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08</w:t>
            </w:r>
          </w:p>
        </w:tc>
        <w:tc>
          <w:tcPr>
            <w:tcW w:w="1200" w:type="dxa"/>
            <w:tcBorders>
              <w:top w:val="nil"/>
              <w:left w:val="nil"/>
              <w:bottom w:val="single" w:sz="8" w:space="0" w:color="auto"/>
              <w:right w:val="nil"/>
            </w:tcBorders>
            <w:shd w:val="clear" w:color="auto" w:fill="auto"/>
            <w:noWrap/>
            <w:vAlign w:val="center"/>
            <w:hideMark/>
            <w:tcPrChange w:id="3712"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531565FF" w14:textId="1CA4C89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Change w:id="3713"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76F6C9B7" w14:textId="6B9EF9A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Change w:id="3714"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74A568C3" w14:textId="1B4A643F"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Change w:id="3715"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08B107A4" w14:textId="3102363A"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7</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Change w:id="3716"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0A7EC95E" w14:textId="0717127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35</w:t>
            </w:r>
          </w:p>
        </w:tc>
      </w:tr>
      <w:tr w:rsidR="003812ED" w:rsidRPr="003812ED" w14:paraId="46A0C336" w14:textId="77777777" w:rsidTr="003D1A99">
        <w:trPr>
          <w:trHeight w:val="315"/>
          <w:trPrChange w:id="3717" w:author="Alicia" w:date="2016-05-19T14:13:00Z">
            <w:trPr>
              <w:trHeight w:val="315"/>
            </w:trPr>
          </w:trPrChange>
        </w:trPr>
        <w:tc>
          <w:tcPr>
            <w:tcW w:w="1094" w:type="dxa"/>
            <w:vMerge w:val="restart"/>
            <w:tcBorders>
              <w:top w:val="single" w:sz="4" w:space="0" w:color="auto"/>
              <w:left w:val="nil"/>
              <w:bottom w:val="single" w:sz="12" w:space="0" w:color="000000"/>
              <w:right w:val="nil"/>
            </w:tcBorders>
            <w:shd w:val="clear" w:color="auto" w:fill="auto"/>
            <w:noWrap/>
            <w:vAlign w:val="center"/>
            <w:hideMark/>
            <w:tcPrChange w:id="3718" w:author="Alicia" w:date="2016-05-19T14:13:00Z">
              <w:tcPr>
                <w:tcW w:w="1020" w:type="dxa"/>
                <w:vMerge w:val="restart"/>
                <w:tcBorders>
                  <w:top w:val="single" w:sz="4" w:space="0" w:color="auto"/>
                  <w:left w:val="nil"/>
                  <w:bottom w:val="single" w:sz="12" w:space="0" w:color="000000"/>
                  <w:right w:val="nil"/>
                </w:tcBorders>
                <w:shd w:val="clear" w:color="auto" w:fill="auto"/>
                <w:noWrap/>
                <w:vAlign w:val="center"/>
                <w:hideMark/>
              </w:tcPr>
            </w:tcPrChange>
          </w:tcPr>
          <w:p w14:paraId="3B05D48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B</w:t>
            </w:r>
          </w:p>
        </w:tc>
        <w:tc>
          <w:tcPr>
            <w:tcW w:w="580" w:type="dxa"/>
            <w:tcBorders>
              <w:top w:val="nil"/>
              <w:left w:val="nil"/>
              <w:bottom w:val="nil"/>
              <w:right w:val="nil"/>
            </w:tcBorders>
            <w:shd w:val="clear" w:color="auto" w:fill="auto"/>
            <w:noWrap/>
            <w:vAlign w:val="center"/>
            <w:hideMark/>
            <w:tcPrChange w:id="3719" w:author="Alicia" w:date="2016-05-19T14:13:00Z">
              <w:tcPr>
                <w:tcW w:w="560" w:type="dxa"/>
                <w:tcBorders>
                  <w:top w:val="nil"/>
                  <w:left w:val="nil"/>
                  <w:bottom w:val="nil"/>
                  <w:right w:val="nil"/>
                </w:tcBorders>
                <w:shd w:val="clear" w:color="auto" w:fill="auto"/>
                <w:noWrap/>
                <w:vAlign w:val="center"/>
                <w:hideMark/>
              </w:tcPr>
            </w:tcPrChange>
          </w:tcPr>
          <w:p w14:paraId="69B7EE5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Change w:id="3720" w:author="Alicia" w:date="2016-05-19T14:13:00Z">
              <w:tcPr>
                <w:tcW w:w="1200" w:type="dxa"/>
                <w:tcBorders>
                  <w:top w:val="nil"/>
                  <w:left w:val="nil"/>
                  <w:bottom w:val="nil"/>
                  <w:right w:val="nil"/>
                </w:tcBorders>
                <w:shd w:val="clear" w:color="auto" w:fill="auto"/>
                <w:noWrap/>
                <w:vAlign w:val="center"/>
                <w:hideMark/>
              </w:tcPr>
            </w:tcPrChange>
          </w:tcPr>
          <w:p w14:paraId="503FD753" w14:textId="294637C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Change w:id="3721" w:author="Alicia" w:date="2016-05-19T14:13:00Z">
              <w:tcPr>
                <w:tcW w:w="1200" w:type="dxa"/>
                <w:tcBorders>
                  <w:top w:val="nil"/>
                  <w:left w:val="nil"/>
                  <w:bottom w:val="nil"/>
                  <w:right w:val="nil"/>
                </w:tcBorders>
                <w:shd w:val="clear" w:color="auto" w:fill="auto"/>
                <w:noWrap/>
                <w:vAlign w:val="center"/>
                <w:hideMark/>
              </w:tcPr>
            </w:tcPrChange>
          </w:tcPr>
          <w:p w14:paraId="3C3462D2" w14:textId="022AA31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17</w:t>
            </w:r>
          </w:p>
        </w:tc>
        <w:tc>
          <w:tcPr>
            <w:tcW w:w="1200" w:type="dxa"/>
            <w:tcBorders>
              <w:top w:val="nil"/>
              <w:left w:val="nil"/>
              <w:bottom w:val="nil"/>
              <w:right w:val="nil"/>
            </w:tcBorders>
            <w:shd w:val="clear" w:color="auto" w:fill="auto"/>
            <w:noWrap/>
            <w:vAlign w:val="center"/>
            <w:hideMark/>
            <w:tcPrChange w:id="3722" w:author="Alicia" w:date="2016-05-19T14:13:00Z">
              <w:tcPr>
                <w:tcW w:w="1200" w:type="dxa"/>
                <w:tcBorders>
                  <w:top w:val="nil"/>
                  <w:left w:val="nil"/>
                  <w:bottom w:val="nil"/>
                  <w:right w:val="nil"/>
                </w:tcBorders>
                <w:shd w:val="clear" w:color="auto" w:fill="auto"/>
                <w:noWrap/>
                <w:vAlign w:val="center"/>
                <w:hideMark/>
              </w:tcPr>
            </w:tcPrChange>
          </w:tcPr>
          <w:p w14:paraId="40BFD9B2" w14:textId="472A49F9"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Change w:id="3723" w:author="Alicia" w:date="2016-05-19T14:13:00Z">
              <w:tcPr>
                <w:tcW w:w="1200" w:type="dxa"/>
                <w:tcBorders>
                  <w:top w:val="nil"/>
                  <w:left w:val="nil"/>
                  <w:bottom w:val="nil"/>
                  <w:right w:val="nil"/>
                </w:tcBorders>
                <w:shd w:val="clear" w:color="auto" w:fill="auto"/>
                <w:noWrap/>
                <w:vAlign w:val="center"/>
                <w:hideMark/>
              </w:tcPr>
            </w:tcPrChange>
          </w:tcPr>
          <w:p w14:paraId="1B0F5F7A" w14:textId="7EF8F904"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Change w:id="3724" w:author="Alicia" w:date="2016-05-19T14:13:00Z">
              <w:tcPr>
                <w:tcW w:w="1200" w:type="dxa"/>
                <w:tcBorders>
                  <w:top w:val="nil"/>
                  <w:left w:val="nil"/>
                  <w:bottom w:val="nil"/>
                  <w:right w:val="nil"/>
                </w:tcBorders>
                <w:shd w:val="clear" w:color="auto" w:fill="auto"/>
                <w:noWrap/>
                <w:vAlign w:val="center"/>
                <w:hideMark/>
              </w:tcPr>
            </w:tcPrChange>
          </w:tcPr>
          <w:p w14:paraId="37CE8EAF" w14:textId="3DE9001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Change w:id="3725" w:author="Alicia" w:date="2016-05-19T14:13:00Z">
              <w:tcPr>
                <w:tcW w:w="1200" w:type="dxa"/>
                <w:tcBorders>
                  <w:top w:val="nil"/>
                  <w:left w:val="nil"/>
                  <w:bottom w:val="nil"/>
                  <w:right w:val="nil"/>
                </w:tcBorders>
                <w:shd w:val="clear" w:color="auto" w:fill="auto"/>
                <w:noWrap/>
                <w:vAlign w:val="center"/>
                <w:hideMark/>
              </w:tcPr>
            </w:tcPrChange>
          </w:tcPr>
          <w:p w14:paraId="0A448E5E" w14:textId="765F4F3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13</w:t>
            </w:r>
          </w:p>
        </w:tc>
        <w:tc>
          <w:tcPr>
            <w:tcW w:w="1200" w:type="dxa"/>
            <w:tcBorders>
              <w:top w:val="nil"/>
              <w:left w:val="nil"/>
              <w:bottom w:val="nil"/>
              <w:right w:val="nil"/>
            </w:tcBorders>
            <w:shd w:val="clear" w:color="auto" w:fill="auto"/>
            <w:noWrap/>
            <w:vAlign w:val="center"/>
            <w:hideMark/>
            <w:tcPrChange w:id="3726" w:author="Alicia" w:date="2016-05-19T14:13:00Z">
              <w:tcPr>
                <w:tcW w:w="1200" w:type="dxa"/>
                <w:tcBorders>
                  <w:top w:val="nil"/>
                  <w:left w:val="nil"/>
                  <w:bottom w:val="nil"/>
                  <w:right w:val="nil"/>
                </w:tcBorders>
                <w:shd w:val="clear" w:color="auto" w:fill="auto"/>
                <w:noWrap/>
                <w:vAlign w:val="center"/>
                <w:hideMark/>
              </w:tcPr>
            </w:tcPrChange>
          </w:tcPr>
          <w:p w14:paraId="031667DF" w14:textId="52258EE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Change w:id="3727" w:author="Alicia" w:date="2016-05-19T14:13:00Z">
              <w:tcPr>
                <w:tcW w:w="1200" w:type="dxa"/>
                <w:tcBorders>
                  <w:top w:val="nil"/>
                  <w:left w:val="nil"/>
                  <w:bottom w:val="nil"/>
                  <w:right w:val="nil"/>
                </w:tcBorders>
                <w:shd w:val="clear" w:color="auto" w:fill="auto"/>
                <w:noWrap/>
                <w:vAlign w:val="center"/>
                <w:hideMark/>
              </w:tcPr>
            </w:tcPrChange>
          </w:tcPr>
          <w:p w14:paraId="0D9B8093" w14:textId="63060D0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57</w:t>
            </w:r>
          </w:p>
        </w:tc>
        <w:tc>
          <w:tcPr>
            <w:tcW w:w="1200" w:type="dxa"/>
            <w:tcBorders>
              <w:top w:val="nil"/>
              <w:left w:val="nil"/>
              <w:bottom w:val="nil"/>
              <w:right w:val="nil"/>
            </w:tcBorders>
            <w:shd w:val="clear" w:color="auto" w:fill="auto"/>
            <w:noWrap/>
            <w:vAlign w:val="center"/>
            <w:hideMark/>
            <w:tcPrChange w:id="3728" w:author="Alicia" w:date="2016-05-19T14:13:00Z">
              <w:tcPr>
                <w:tcW w:w="1200" w:type="dxa"/>
                <w:tcBorders>
                  <w:top w:val="nil"/>
                  <w:left w:val="nil"/>
                  <w:bottom w:val="nil"/>
                  <w:right w:val="nil"/>
                </w:tcBorders>
                <w:shd w:val="clear" w:color="auto" w:fill="auto"/>
                <w:noWrap/>
                <w:vAlign w:val="center"/>
                <w:hideMark/>
              </w:tcPr>
            </w:tcPrChange>
          </w:tcPr>
          <w:p w14:paraId="21A0417A" w14:textId="796BEE91"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Change w:id="3729" w:author="Alicia" w:date="2016-05-19T14:13:00Z">
              <w:tcPr>
                <w:tcW w:w="1200" w:type="dxa"/>
                <w:tcBorders>
                  <w:top w:val="nil"/>
                  <w:left w:val="nil"/>
                  <w:bottom w:val="nil"/>
                  <w:right w:val="nil"/>
                </w:tcBorders>
                <w:shd w:val="clear" w:color="auto" w:fill="auto"/>
                <w:noWrap/>
                <w:vAlign w:val="center"/>
                <w:hideMark/>
              </w:tcPr>
            </w:tcPrChange>
          </w:tcPr>
          <w:p w14:paraId="1BFCA709" w14:textId="3537F55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67</w:t>
            </w:r>
          </w:p>
        </w:tc>
      </w:tr>
      <w:tr w:rsidR="003812ED" w:rsidRPr="003812ED" w14:paraId="7888599D" w14:textId="77777777" w:rsidTr="003D1A99">
        <w:trPr>
          <w:trHeight w:val="315"/>
          <w:trPrChange w:id="3730" w:author="Alicia" w:date="2016-05-19T14:13:00Z">
            <w:trPr>
              <w:trHeight w:val="315"/>
            </w:trPr>
          </w:trPrChange>
        </w:trPr>
        <w:tc>
          <w:tcPr>
            <w:tcW w:w="1094" w:type="dxa"/>
            <w:vMerge/>
            <w:tcBorders>
              <w:top w:val="nil"/>
              <w:left w:val="nil"/>
              <w:bottom w:val="single" w:sz="4" w:space="0" w:color="auto"/>
              <w:right w:val="nil"/>
            </w:tcBorders>
            <w:vAlign w:val="center"/>
            <w:hideMark/>
            <w:tcPrChange w:id="3731" w:author="Alicia" w:date="2016-05-19T14:13:00Z">
              <w:tcPr>
                <w:tcW w:w="1020" w:type="dxa"/>
                <w:vMerge/>
                <w:tcBorders>
                  <w:top w:val="nil"/>
                  <w:left w:val="nil"/>
                  <w:bottom w:val="single" w:sz="4" w:space="0" w:color="auto"/>
                  <w:right w:val="nil"/>
                </w:tcBorders>
                <w:vAlign w:val="center"/>
                <w:hideMark/>
              </w:tcPr>
            </w:tcPrChange>
          </w:tcPr>
          <w:p w14:paraId="206DB846"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Change w:id="3732" w:author="Alicia" w:date="2016-05-19T14:13:00Z">
              <w:tcPr>
                <w:tcW w:w="560" w:type="dxa"/>
                <w:tcBorders>
                  <w:top w:val="nil"/>
                  <w:left w:val="nil"/>
                  <w:bottom w:val="single" w:sz="8" w:space="0" w:color="auto"/>
                  <w:right w:val="nil"/>
                </w:tcBorders>
                <w:shd w:val="clear" w:color="auto" w:fill="auto"/>
                <w:noWrap/>
                <w:vAlign w:val="center"/>
                <w:hideMark/>
              </w:tcPr>
            </w:tcPrChange>
          </w:tcPr>
          <w:p w14:paraId="2C431E1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Change w:id="3733"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25E6F95B" w14:textId="38FD6860"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37</w:t>
            </w:r>
          </w:p>
        </w:tc>
        <w:tc>
          <w:tcPr>
            <w:tcW w:w="1200" w:type="dxa"/>
            <w:tcBorders>
              <w:top w:val="nil"/>
              <w:left w:val="nil"/>
              <w:bottom w:val="single" w:sz="8" w:space="0" w:color="auto"/>
              <w:right w:val="nil"/>
            </w:tcBorders>
            <w:shd w:val="clear" w:color="auto" w:fill="auto"/>
            <w:noWrap/>
            <w:vAlign w:val="center"/>
            <w:hideMark/>
            <w:tcPrChange w:id="3734"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28F8E217" w14:textId="6A01A5A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65</w:t>
            </w:r>
          </w:p>
        </w:tc>
        <w:tc>
          <w:tcPr>
            <w:tcW w:w="1200" w:type="dxa"/>
            <w:tcBorders>
              <w:top w:val="nil"/>
              <w:left w:val="nil"/>
              <w:bottom w:val="single" w:sz="8" w:space="0" w:color="auto"/>
              <w:right w:val="nil"/>
            </w:tcBorders>
            <w:shd w:val="clear" w:color="auto" w:fill="auto"/>
            <w:noWrap/>
            <w:vAlign w:val="center"/>
            <w:hideMark/>
            <w:tcPrChange w:id="3735"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6F065183" w14:textId="4DB2DC6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03</w:t>
            </w:r>
          </w:p>
        </w:tc>
        <w:tc>
          <w:tcPr>
            <w:tcW w:w="1200" w:type="dxa"/>
            <w:tcBorders>
              <w:top w:val="nil"/>
              <w:left w:val="nil"/>
              <w:bottom w:val="single" w:sz="8" w:space="0" w:color="auto"/>
              <w:right w:val="nil"/>
            </w:tcBorders>
            <w:shd w:val="clear" w:color="auto" w:fill="auto"/>
            <w:noWrap/>
            <w:vAlign w:val="center"/>
            <w:hideMark/>
            <w:tcPrChange w:id="3736"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60720187" w14:textId="7DC58FC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16</w:t>
            </w:r>
          </w:p>
        </w:tc>
        <w:tc>
          <w:tcPr>
            <w:tcW w:w="1200" w:type="dxa"/>
            <w:tcBorders>
              <w:top w:val="nil"/>
              <w:left w:val="nil"/>
              <w:bottom w:val="single" w:sz="8" w:space="0" w:color="auto"/>
              <w:right w:val="nil"/>
            </w:tcBorders>
            <w:shd w:val="clear" w:color="auto" w:fill="auto"/>
            <w:noWrap/>
            <w:vAlign w:val="center"/>
            <w:hideMark/>
            <w:tcPrChange w:id="3737"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10B18A50" w14:textId="76AE4D0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Change w:id="3738"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0613D29E" w14:textId="36ECC50F"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Change w:id="3739"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4183A9AD" w14:textId="14D593B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Change w:id="3740"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7311271D" w14:textId="499E20A6"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99</w:t>
            </w:r>
          </w:p>
        </w:tc>
        <w:tc>
          <w:tcPr>
            <w:tcW w:w="1200" w:type="dxa"/>
            <w:tcBorders>
              <w:top w:val="nil"/>
              <w:left w:val="nil"/>
              <w:bottom w:val="single" w:sz="8" w:space="0" w:color="auto"/>
              <w:right w:val="nil"/>
            </w:tcBorders>
            <w:shd w:val="clear" w:color="auto" w:fill="auto"/>
            <w:noWrap/>
            <w:vAlign w:val="center"/>
            <w:hideMark/>
            <w:tcPrChange w:id="3741"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7416787F" w14:textId="7D07652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5</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13</w:t>
            </w:r>
          </w:p>
        </w:tc>
        <w:tc>
          <w:tcPr>
            <w:tcW w:w="1200" w:type="dxa"/>
            <w:tcBorders>
              <w:top w:val="nil"/>
              <w:left w:val="nil"/>
              <w:bottom w:val="single" w:sz="8" w:space="0" w:color="auto"/>
              <w:right w:val="nil"/>
            </w:tcBorders>
            <w:shd w:val="clear" w:color="auto" w:fill="auto"/>
            <w:noWrap/>
            <w:vAlign w:val="center"/>
            <w:hideMark/>
            <w:tcPrChange w:id="3742"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1D198ECF" w14:textId="36C205F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21</w:t>
            </w:r>
          </w:p>
        </w:tc>
      </w:tr>
      <w:tr w:rsidR="003812ED" w:rsidRPr="003812ED" w14:paraId="03AD00DF" w14:textId="77777777" w:rsidTr="003D1A99">
        <w:trPr>
          <w:trHeight w:val="315"/>
          <w:trPrChange w:id="3743" w:author="Alicia" w:date="2016-05-19T14:13:00Z">
            <w:trPr>
              <w:trHeight w:val="315"/>
            </w:trPr>
          </w:trPrChange>
        </w:trPr>
        <w:tc>
          <w:tcPr>
            <w:tcW w:w="1094" w:type="dxa"/>
            <w:vMerge w:val="restart"/>
            <w:tcBorders>
              <w:top w:val="single" w:sz="4" w:space="0" w:color="auto"/>
              <w:left w:val="nil"/>
              <w:bottom w:val="single" w:sz="8" w:space="0" w:color="000000"/>
              <w:right w:val="nil"/>
            </w:tcBorders>
            <w:shd w:val="clear" w:color="auto" w:fill="auto"/>
            <w:noWrap/>
            <w:vAlign w:val="center"/>
            <w:hideMark/>
            <w:tcPrChange w:id="3744" w:author="Alicia" w:date="2016-05-19T14:13:00Z">
              <w:tcPr>
                <w:tcW w:w="1020" w:type="dxa"/>
                <w:vMerge w:val="restart"/>
                <w:tcBorders>
                  <w:top w:val="single" w:sz="4" w:space="0" w:color="auto"/>
                  <w:left w:val="nil"/>
                  <w:bottom w:val="single" w:sz="8" w:space="0" w:color="000000"/>
                  <w:right w:val="nil"/>
                </w:tcBorders>
                <w:shd w:val="clear" w:color="auto" w:fill="auto"/>
                <w:noWrap/>
                <w:vAlign w:val="center"/>
                <w:hideMark/>
              </w:tcPr>
            </w:tcPrChange>
          </w:tcPr>
          <w:p w14:paraId="21E2C1A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C</w:t>
            </w:r>
          </w:p>
        </w:tc>
        <w:tc>
          <w:tcPr>
            <w:tcW w:w="580" w:type="dxa"/>
            <w:tcBorders>
              <w:top w:val="nil"/>
              <w:left w:val="nil"/>
              <w:bottom w:val="nil"/>
              <w:right w:val="nil"/>
            </w:tcBorders>
            <w:shd w:val="clear" w:color="auto" w:fill="auto"/>
            <w:noWrap/>
            <w:vAlign w:val="center"/>
            <w:hideMark/>
            <w:tcPrChange w:id="3745" w:author="Alicia" w:date="2016-05-19T14:13:00Z">
              <w:tcPr>
                <w:tcW w:w="560" w:type="dxa"/>
                <w:tcBorders>
                  <w:top w:val="nil"/>
                  <w:left w:val="nil"/>
                  <w:bottom w:val="nil"/>
                  <w:right w:val="nil"/>
                </w:tcBorders>
                <w:shd w:val="clear" w:color="auto" w:fill="auto"/>
                <w:noWrap/>
                <w:vAlign w:val="center"/>
                <w:hideMark/>
              </w:tcPr>
            </w:tcPrChange>
          </w:tcPr>
          <w:p w14:paraId="132B6FBF"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Change w:id="3746" w:author="Alicia" w:date="2016-05-19T14:13:00Z">
              <w:tcPr>
                <w:tcW w:w="1200" w:type="dxa"/>
                <w:tcBorders>
                  <w:top w:val="nil"/>
                  <w:left w:val="nil"/>
                  <w:bottom w:val="nil"/>
                  <w:right w:val="nil"/>
                </w:tcBorders>
                <w:shd w:val="clear" w:color="auto" w:fill="auto"/>
                <w:noWrap/>
                <w:vAlign w:val="center"/>
                <w:hideMark/>
              </w:tcPr>
            </w:tcPrChange>
          </w:tcPr>
          <w:p w14:paraId="046AAA96" w14:textId="2F55B50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31</w:t>
            </w:r>
          </w:p>
        </w:tc>
        <w:tc>
          <w:tcPr>
            <w:tcW w:w="1200" w:type="dxa"/>
            <w:tcBorders>
              <w:top w:val="nil"/>
              <w:left w:val="nil"/>
              <w:bottom w:val="nil"/>
              <w:right w:val="nil"/>
            </w:tcBorders>
            <w:shd w:val="clear" w:color="auto" w:fill="auto"/>
            <w:noWrap/>
            <w:vAlign w:val="center"/>
            <w:hideMark/>
            <w:tcPrChange w:id="3747" w:author="Alicia" w:date="2016-05-19T14:13:00Z">
              <w:tcPr>
                <w:tcW w:w="1200" w:type="dxa"/>
                <w:tcBorders>
                  <w:top w:val="nil"/>
                  <w:left w:val="nil"/>
                  <w:bottom w:val="nil"/>
                  <w:right w:val="nil"/>
                </w:tcBorders>
                <w:shd w:val="clear" w:color="auto" w:fill="auto"/>
                <w:noWrap/>
                <w:vAlign w:val="center"/>
                <w:hideMark/>
              </w:tcPr>
            </w:tcPrChange>
          </w:tcPr>
          <w:p w14:paraId="0B1EF8D0" w14:textId="2323008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Change w:id="3748" w:author="Alicia" w:date="2016-05-19T14:13:00Z">
              <w:tcPr>
                <w:tcW w:w="1200" w:type="dxa"/>
                <w:tcBorders>
                  <w:top w:val="nil"/>
                  <w:left w:val="nil"/>
                  <w:bottom w:val="nil"/>
                  <w:right w:val="nil"/>
                </w:tcBorders>
                <w:shd w:val="clear" w:color="auto" w:fill="auto"/>
                <w:noWrap/>
                <w:vAlign w:val="center"/>
                <w:hideMark/>
              </w:tcPr>
            </w:tcPrChange>
          </w:tcPr>
          <w:p w14:paraId="3E3BFF81" w14:textId="41BED15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06</w:t>
            </w:r>
          </w:p>
        </w:tc>
        <w:tc>
          <w:tcPr>
            <w:tcW w:w="1200" w:type="dxa"/>
            <w:tcBorders>
              <w:top w:val="nil"/>
              <w:left w:val="nil"/>
              <w:bottom w:val="nil"/>
              <w:right w:val="nil"/>
            </w:tcBorders>
            <w:shd w:val="clear" w:color="auto" w:fill="auto"/>
            <w:noWrap/>
            <w:vAlign w:val="center"/>
            <w:hideMark/>
            <w:tcPrChange w:id="3749" w:author="Alicia" w:date="2016-05-19T14:13:00Z">
              <w:tcPr>
                <w:tcW w:w="1200" w:type="dxa"/>
                <w:tcBorders>
                  <w:top w:val="nil"/>
                  <w:left w:val="nil"/>
                  <w:bottom w:val="nil"/>
                  <w:right w:val="nil"/>
                </w:tcBorders>
                <w:shd w:val="clear" w:color="auto" w:fill="auto"/>
                <w:noWrap/>
                <w:vAlign w:val="center"/>
                <w:hideMark/>
              </w:tcPr>
            </w:tcPrChange>
          </w:tcPr>
          <w:p w14:paraId="1EC5DDB1" w14:textId="4687FF2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noWrap/>
            <w:vAlign w:val="center"/>
            <w:hideMark/>
            <w:tcPrChange w:id="3750" w:author="Alicia" w:date="2016-05-19T14:13:00Z">
              <w:tcPr>
                <w:tcW w:w="1200" w:type="dxa"/>
                <w:tcBorders>
                  <w:top w:val="nil"/>
                  <w:left w:val="nil"/>
                  <w:bottom w:val="nil"/>
                  <w:right w:val="nil"/>
                </w:tcBorders>
                <w:shd w:val="clear" w:color="auto" w:fill="auto"/>
                <w:noWrap/>
                <w:vAlign w:val="center"/>
                <w:hideMark/>
              </w:tcPr>
            </w:tcPrChange>
          </w:tcPr>
          <w:p w14:paraId="27D6A35F" w14:textId="1C797C1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Change w:id="3751" w:author="Alicia" w:date="2016-05-19T14:13:00Z">
              <w:tcPr>
                <w:tcW w:w="1200" w:type="dxa"/>
                <w:tcBorders>
                  <w:top w:val="nil"/>
                  <w:left w:val="nil"/>
                  <w:bottom w:val="nil"/>
                  <w:right w:val="nil"/>
                </w:tcBorders>
                <w:shd w:val="clear" w:color="auto" w:fill="auto"/>
                <w:noWrap/>
                <w:vAlign w:val="center"/>
                <w:hideMark/>
              </w:tcPr>
            </w:tcPrChange>
          </w:tcPr>
          <w:p w14:paraId="704645B5" w14:textId="58A6BD9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Change w:id="3752" w:author="Alicia" w:date="2016-05-19T14:13:00Z">
              <w:tcPr>
                <w:tcW w:w="1200" w:type="dxa"/>
                <w:tcBorders>
                  <w:top w:val="nil"/>
                  <w:left w:val="nil"/>
                  <w:bottom w:val="nil"/>
                  <w:right w:val="nil"/>
                </w:tcBorders>
                <w:shd w:val="clear" w:color="auto" w:fill="auto"/>
                <w:noWrap/>
                <w:vAlign w:val="center"/>
                <w:hideMark/>
              </w:tcPr>
            </w:tcPrChange>
          </w:tcPr>
          <w:p w14:paraId="52ED148F" w14:textId="128F054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Change w:id="3753" w:author="Alicia" w:date="2016-05-19T14:13:00Z">
              <w:tcPr>
                <w:tcW w:w="1200" w:type="dxa"/>
                <w:tcBorders>
                  <w:top w:val="nil"/>
                  <w:left w:val="nil"/>
                  <w:bottom w:val="nil"/>
                  <w:right w:val="nil"/>
                </w:tcBorders>
                <w:shd w:val="clear" w:color="auto" w:fill="auto"/>
                <w:noWrap/>
                <w:vAlign w:val="center"/>
                <w:hideMark/>
              </w:tcPr>
            </w:tcPrChange>
          </w:tcPr>
          <w:p w14:paraId="6C3A89B0" w14:textId="4EFE9F2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43</w:t>
            </w:r>
          </w:p>
        </w:tc>
        <w:tc>
          <w:tcPr>
            <w:tcW w:w="1200" w:type="dxa"/>
            <w:tcBorders>
              <w:top w:val="nil"/>
              <w:left w:val="nil"/>
              <w:bottom w:val="nil"/>
              <w:right w:val="nil"/>
            </w:tcBorders>
            <w:shd w:val="clear" w:color="auto" w:fill="auto"/>
            <w:noWrap/>
            <w:vAlign w:val="center"/>
            <w:hideMark/>
            <w:tcPrChange w:id="3754" w:author="Alicia" w:date="2016-05-19T14:13:00Z">
              <w:tcPr>
                <w:tcW w:w="1200" w:type="dxa"/>
                <w:tcBorders>
                  <w:top w:val="nil"/>
                  <w:left w:val="nil"/>
                  <w:bottom w:val="nil"/>
                  <w:right w:val="nil"/>
                </w:tcBorders>
                <w:shd w:val="clear" w:color="auto" w:fill="auto"/>
                <w:noWrap/>
                <w:vAlign w:val="center"/>
                <w:hideMark/>
              </w:tcPr>
            </w:tcPrChange>
          </w:tcPr>
          <w:p w14:paraId="1CC119AE" w14:textId="55FF888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Change w:id="3755" w:author="Alicia" w:date="2016-05-19T14:13:00Z">
              <w:tcPr>
                <w:tcW w:w="1200" w:type="dxa"/>
                <w:tcBorders>
                  <w:top w:val="nil"/>
                  <w:left w:val="nil"/>
                  <w:bottom w:val="nil"/>
                  <w:right w:val="nil"/>
                </w:tcBorders>
                <w:shd w:val="clear" w:color="auto" w:fill="auto"/>
                <w:noWrap/>
                <w:vAlign w:val="center"/>
                <w:hideMark/>
              </w:tcPr>
            </w:tcPrChange>
          </w:tcPr>
          <w:p w14:paraId="3702DB8A" w14:textId="7F4F7428"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93</w:t>
            </w:r>
          </w:p>
        </w:tc>
      </w:tr>
      <w:tr w:rsidR="003812ED" w:rsidRPr="003812ED" w14:paraId="77BD5321" w14:textId="77777777" w:rsidTr="003D1A99">
        <w:trPr>
          <w:trHeight w:val="315"/>
          <w:trPrChange w:id="3756" w:author="Alicia" w:date="2016-05-19T14:13:00Z">
            <w:trPr>
              <w:trHeight w:val="315"/>
            </w:trPr>
          </w:trPrChange>
        </w:trPr>
        <w:tc>
          <w:tcPr>
            <w:tcW w:w="1094" w:type="dxa"/>
            <w:vMerge/>
            <w:tcBorders>
              <w:top w:val="nil"/>
              <w:left w:val="nil"/>
              <w:bottom w:val="single" w:sz="8" w:space="0" w:color="000000"/>
              <w:right w:val="nil"/>
            </w:tcBorders>
            <w:vAlign w:val="center"/>
            <w:hideMark/>
            <w:tcPrChange w:id="3757" w:author="Alicia" w:date="2016-05-19T14:13:00Z">
              <w:tcPr>
                <w:tcW w:w="1020" w:type="dxa"/>
                <w:vMerge/>
                <w:tcBorders>
                  <w:top w:val="nil"/>
                  <w:left w:val="nil"/>
                  <w:bottom w:val="single" w:sz="8" w:space="0" w:color="000000"/>
                  <w:right w:val="nil"/>
                </w:tcBorders>
                <w:vAlign w:val="center"/>
                <w:hideMark/>
              </w:tcPr>
            </w:tcPrChange>
          </w:tcPr>
          <w:p w14:paraId="1F072648"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Change w:id="3758" w:author="Alicia" w:date="2016-05-19T14:13:00Z">
              <w:tcPr>
                <w:tcW w:w="560" w:type="dxa"/>
                <w:tcBorders>
                  <w:top w:val="nil"/>
                  <w:left w:val="nil"/>
                  <w:bottom w:val="single" w:sz="8" w:space="0" w:color="auto"/>
                  <w:right w:val="nil"/>
                </w:tcBorders>
                <w:shd w:val="clear" w:color="auto" w:fill="auto"/>
                <w:noWrap/>
                <w:vAlign w:val="center"/>
                <w:hideMark/>
              </w:tcPr>
            </w:tcPrChange>
          </w:tcPr>
          <w:p w14:paraId="705465A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Change w:id="3759"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70CBCAA5" w14:textId="6BC6A3A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29</w:t>
            </w:r>
          </w:p>
        </w:tc>
        <w:tc>
          <w:tcPr>
            <w:tcW w:w="1200" w:type="dxa"/>
            <w:tcBorders>
              <w:top w:val="nil"/>
              <w:left w:val="nil"/>
              <w:bottom w:val="single" w:sz="8" w:space="0" w:color="auto"/>
              <w:right w:val="nil"/>
            </w:tcBorders>
            <w:shd w:val="clear" w:color="auto" w:fill="auto"/>
            <w:noWrap/>
            <w:vAlign w:val="center"/>
            <w:hideMark/>
            <w:tcPrChange w:id="3760"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552A1134" w14:textId="267F00EA"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61</w:t>
            </w:r>
          </w:p>
        </w:tc>
        <w:tc>
          <w:tcPr>
            <w:tcW w:w="1200" w:type="dxa"/>
            <w:tcBorders>
              <w:top w:val="nil"/>
              <w:left w:val="nil"/>
              <w:bottom w:val="single" w:sz="8" w:space="0" w:color="auto"/>
              <w:right w:val="nil"/>
            </w:tcBorders>
            <w:shd w:val="clear" w:color="auto" w:fill="auto"/>
            <w:noWrap/>
            <w:vAlign w:val="center"/>
            <w:hideMark/>
            <w:tcPrChange w:id="3761"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49E2DC12" w14:textId="147B7ED8"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Change w:id="3762"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1F2172C3" w14:textId="6F87DFC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Change w:id="3763"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613C5C9C" w14:textId="0BCE3DC4"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Change w:id="3764"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63B9A83B" w14:textId="4262FBC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Change w:id="3765"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6477DE49" w14:textId="3EBD50A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Change w:id="3766"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65978436" w14:textId="3112083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Change w:id="3767"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00B808D4" w14:textId="7A79D6A6"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7</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Change w:id="3768"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2F374E23" w14:textId="5CBB7F2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93</w:t>
            </w:r>
          </w:p>
        </w:tc>
      </w:tr>
      <w:tr w:rsidR="003812ED" w:rsidRPr="003812ED" w14:paraId="3979A642" w14:textId="77777777" w:rsidTr="003D1A99">
        <w:trPr>
          <w:trHeight w:val="315"/>
          <w:trPrChange w:id="3769" w:author="Alicia" w:date="2016-05-19T14:13:00Z">
            <w:trPr>
              <w:trHeight w:val="315"/>
            </w:trPr>
          </w:trPrChange>
        </w:trPr>
        <w:tc>
          <w:tcPr>
            <w:tcW w:w="1094" w:type="dxa"/>
            <w:tcBorders>
              <w:top w:val="nil"/>
              <w:left w:val="nil"/>
              <w:bottom w:val="single" w:sz="4" w:space="0" w:color="auto"/>
              <w:right w:val="nil"/>
            </w:tcBorders>
            <w:shd w:val="clear" w:color="auto" w:fill="auto"/>
            <w:noWrap/>
            <w:vAlign w:val="center"/>
            <w:hideMark/>
            <w:tcPrChange w:id="3770" w:author="Alicia" w:date="2016-05-19T14:13:00Z">
              <w:tcPr>
                <w:tcW w:w="1020" w:type="dxa"/>
                <w:tcBorders>
                  <w:top w:val="nil"/>
                  <w:left w:val="nil"/>
                  <w:bottom w:val="single" w:sz="4" w:space="0" w:color="auto"/>
                  <w:right w:val="nil"/>
                </w:tcBorders>
                <w:shd w:val="clear" w:color="auto" w:fill="auto"/>
                <w:noWrap/>
                <w:vAlign w:val="center"/>
                <w:hideMark/>
              </w:tcPr>
            </w:tcPrChange>
          </w:tcPr>
          <w:p w14:paraId="352B0A18"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D</w:t>
            </w:r>
          </w:p>
        </w:tc>
        <w:tc>
          <w:tcPr>
            <w:tcW w:w="580" w:type="dxa"/>
            <w:tcBorders>
              <w:top w:val="nil"/>
              <w:left w:val="nil"/>
              <w:bottom w:val="single" w:sz="8" w:space="0" w:color="auto"/>
              <w:right w:val="nil"/>
            </w:tcBorders>
            <w:shd w:val="clear" w:color="auto" w:fill="auto"/>
            <w:noWrap/>
            <w:vAlign w:val="center"/>
            <w:hideMark/>
            <w:tcPrChange w:id="3771" w:author="Alicia" w:date="2016-05-19T14:13:00Z">
              <w:tcPr>
                <w:tcW w:w="560" w:type="dxa"/>
                <w:tcBorders>
                  <w:top w:val="nil"/>
                  <w:left w:val="nil"/>
                  <w:bottom w:val="single" w:sz="8" w:space="0" w:color="auto"/>
                  <w:right w:val="nil"/>
                </w:tcBorders>
                <w:shd w:val="clear" w:color="auto" w:fill="auto"/>
                <w:noWrap/>
                <w:vAlign w:val="center"/>
                <w:hideMark/>
              </w:tcPr>
            </w:tcPrChange>
          </w:tcPr>
          <w:p w14:paraId="4F2F0892"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Change w:id="3772"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5A689850" w14:textId="1348DAF9"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Change w:id="3773"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79A815A4" w14:textId="7D827184"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22</w:t>
            </w:r>
          </w:p>
        </w:tc>
        <w:tc>
          <w:tcPr>
            <w:tcW w:w="1200" w:type="dxa"/>
            <w:tcBorders>
              <w:top w:val="nil"/>
              <w:left w:val="nil"/>
              <w:bottom w:val="single" w:sz="8" w:space="0" w:color="auto"/>
              <w:right w:val="nil"/>
            </w:tcBorders>
            <w:shd w:val="clear" w:color="auto" w:fill="auto"/>
            <w:noWrap/>
            <w:vAlign w:val="center"/>
            <w:hideMark/>
            <w:tcPrChange w:id="3774"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405339F3" w14:textId="7BD96D6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Change w:id="3775"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53E30567" w14:textId="3755755B"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Change w:id="3776"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4753305C" w14:textId="360C5999"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Change w:id="3777"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5D73217F" w14:textId="3BB10589"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Change w:id="3778"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24D8EA71" w14:textId="3392054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Change w:id="3779"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30A6BAB5" w14:textId="66A07AA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84</w:t>
            </w:r>
          </w:p>
        </w:tc>
        <w:tc>
          <w:tcPr>
            <w:tcW w:w="1200" w:type="dxa"/>
            <w:tcBorders>
              <w:top w:val="nil"/>
              <w:left w:val="nil"/>
              <w:bottom w:val="single" w:sz="8" w:space="0" w:color="auto"/>
              <w:right w:val="nil"/>
            </w:tcBorders>
            <w:shd w:val="clear" w:color="auto" w:fill="auto"/>
            <w:noWrap/>
            <w:vAlign w:val="center"/>
            <w:hideMark/>
            <w:tcPrChange w:id="3780"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07557A70" w14:textId="30C356E2"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80</w:t>
            </w:r>
          </w:p>
        </w:tc>
        <w:tc>
          <w:tcPr>
            <w:tcW w:w="1200" w:type="dxa"/>
            <w:tcBorders>
              <w:top w:val="nil"/>
              <w:left w:val="nil"/>
              <w:bottom w:val="single" w:sz="8" w:space="0" w:color="auto"/>
              <w:right w:val="nil"/>
            </w:tcBorders>
            <w:shd w:val="clear" w:color="auto" w:fill="auto"/>
            <w:noWrap/>
            <w:vAlign w:val="center"/>
            <w:hideMark/>
            <w:tcPrChange w:id="3781"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7546D581" w14:textId="131EDC83"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91</w:t>
            </w:r>
          </w:p>
        </w:tc>
      </w:tr>
      <w:tr w:rsidR="003812ED" w:rsidRPr="003812ED" w14:paraId="4E7244A4" w14:textId="77777777" w:rsidTr="003D1A99">
        <w:trPr>
          <w:trHeight w:val="315"/>
          <w:trPrChange w:id="3782" w:author="Alicia" w:date="2016-05-19T14:13:00Z">
            <w:trPr>
              <w:trHeight w:val="315"/>
            </w:trPr>
          </w:trPrChange>
        </w:trPr>
        <w:tc>
          <w:tcPr>
            <w:tcW w:w="1094" w:type="dxa"/>
            <w:vMerge w:val="restart"/>
            <w:tcBorders>
              <w:top w:val="single" w:sz="4" w:space="0" w:color="auto"/>
              <w:left w:val="nil"/>
              <w:bottom w:val="single" w:sz="12" w:space="0" w:color="000000"/>
              <w:right w:val="nil"/>
            </w:tcBorders>
            <w:shd w:val="clear" w:color="auto" w:fill="auto"/>
            <w:noWrap/>
            <w:vAlign w:val="center"/>
            <w:hideMark/>
            <w:tcPrChange w:id="3783" w:author="Alicia" w:date="2016-05-19T14:13:00Z">
              <w:tcPr>
                <w:tcW w:w="1020" w:type="dxa"/>
                <w:vMerge w:val="restart"/>
                <w:tcBorders>
                  <w:top w:val="single" w:sz="4" w:space="0" w:color="auto"/>
                  <w:left w:val="nil"/>
                  <w:bottom w:val="single" w:sz="12" w:space="0" w:color="000000"/>
                  <w:right w:val="nil"/>
                </w:tcBorders>
                <w:shd w:val="clear" w:color="auto" w:fill="auto"/>
                <w:noWrap/>
                <w:vAlign w:val="center"/>
                <w:hideMark/>
              </w:tcPr>
            </w:tcPrChange>
          </w:tcPr>
          <w:p w14:paraId="0AEBF72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E</w:t>
            </w:r>
          </w:p>
        </w:tc>
        <w:tc>
          <w:tcPr>
            <w:tcW w:w="580" w:type="dxa"/>
            <w:tcBorders>
              <w:top w:val="nil"/>
              <w:left w:val="nil"/>
              <w:bottom w:val="nil"/>
              <w:right w:val="nil"/>
            </w:tcBorders>
            <w:shd w:val="clear" w:color="auto" w:fill="auto"/>
            <w:noWrap/>
            <w:vAlign w:val="center"/>
            <w:hideMark/>
            <w:tcPrChange w:id="3784" w:author="Alicia" w:date="2016-05-19T14:13:00Z">
              <w:tcPr>
                <w:tcW w:w="560" w:type="dxa"/>
                <w:tcBorders>
                  <w:top w:val="nil"/>
                  <w:left w:val="nil"/>
                  <w:bottom w:val="nil"/>
                  <w:right w:val="nil"/>
                </w:tcBorders>
                <w:shd w:val="clear" w:color="auto" w:fill="auto"/>
                <w:noWrap/>
                <w:vAlign w:val="center"/>
                <w:hideMark/>
              </w:tcPr>
            </w:tcPrChange>
          </w:tcPr>
          <w:p w14:paraId="1974C64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Change w:id="3785" w:author="Alicia" w:date="2016-05-19T14:13:00Z">
              <w:tcPr>
                <w:tcW w:w="1200" w:type="dxa"/>
                <w:tcBorders>
                  <w:top w:val="nil"/>
                  <w:left w:val="nil"/>
                  <w:bottom w:val="nil"/>
                  <w:right w:val="nil"/>
                </w:tcBorders>
                <w:shd w:val="clear" w:color="auto" w:fill="auto"/>
                <w:noWrap/>
                <w:vAlign w:val="center"/>
                <w:hideMark/>
              </w:tcPr>
            </w:tcPrChange>
          </w:tcPr>
          <w:p w14:paraId="2FE7F726" w14:textId="332F8E0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Change w:id="3786" w:author="Alicia" w:date="2016-05-19T14:13:00Z">
              <w:tcPr>
                <w:tcW w:w="1200" w:type="dxa"/>
                <w:tcBorders>
                  <w:top w:val="nil"/>
                  <w:left w:val="nil"/>
                  <w:bottom w:val="nil"/>
                  <w:right w:val="nil"/>
                </w:tcBorders>
                <w:shd w:val="clear" w:color="auto" w:fill="auto"/>
                <w:noWrap/>
                <w:vAlign w:val="center"/>
                <w:hideMark/>
              </w:tcPr>
            </w:tcPrChange>
          </w:tcPr>
          <w:p w14:paraId="710146B7" w14:textId="567FCD0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10</w:t>
            </w:r>
          </w:p>
        </w:tc>
        <w:tc>
          <w:tcPr>
            <w:tcW w:w="1200" w:type="dxa"/>
            <w:tcBorders>
              <w:top w:val="nil"/>
              <w:left w:val="nil"/>
              <w:bottom w:val="nil"/>
              <w:right w:val="nil"/>
            </w:tcBorders>
            <w:shd w:val="clear" w:color="auto" w:fill="auto"/>
            <w:noWrap/>
            <w:vAlign w:val="center"/>
            <w:hideMark/>
            <w:tcPrChange w:id="3787" w:author="Alicia" w:date="2016-05-19T14:13:00Z">
              <w:tcPr>
                <w:tcW w:w="1200" w:type="dxa"/>
                <w:tcBorders>
                  <w:top w:val="nil"/>
                  <w:left w:val="nil"/>
                  <w:bottom w:val="nil"/>
                  <w:right w:val="nil"/>
                </w:tcBorders>
                <w:shd w:val="clear" w:color="auto" w:fill="auto"/>
                <w:noWrap/>
                <w:vAlign w:val="center"/>
                <w:hideMark/>
              </w:tcPr>
            </w:tcPrChange>
          </w:tcPr>
          <w:p w14:paraId="5902D97C" w14:textId="17A08D7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Change w:id="3788" w:author="Alicia" w:date="2016-05-19T14:13:00Z">
              <w:tcPr>
                <w:tcW w:w="1200" w:type="dxa"/>
                <w:tcBorders>
                  <w:top w:val="nil"/>
                  <w:left w:val="nil"/>
                  <w:bottom w:val="nil"/>
                  <w:right w:val="nil"/>
                </w:tcBorders>
                <w:shd w:val="clear" w:color="auto" w:fill="auto"/>
                <w:noWrap/>
                <w:vAlign w:val="center"/>
                <w:hideMark/>
              </w:tcPr>
            </w:tcPrChange>
          </w:tcPr>
          <w:p w14:paraId="5D5E3F64" w14:textId="6272820E" w:rsidR="003812ED" w:rsidRPr="003812ED" w:rsidRDefault="003812ED" w:rsidP="003812ED">
            <w:pPr>
              <w:spacing w:after="0" w:line="240" w:lineRule="auto"/>
              <w:jc w:val="center"/>
              <w:rPr>
                <w:rFonts w:ascii="Times" w:eastAsia="Times New Roman" w:hAnsi="Times" w:cs="Times New Roman"/>
                <w:i/>
                <w:iCs/>
                <w:color w:val="000000"/>
                <w:lang w:eastAsia="es-ES"/>
              </w:rPr>
            </w:pPr>
            <w:r w:rsidRPr="003812ED">
              <w:rPr>
                <w:rFonts w:ascii="Times" w:eastAsia="Times New Roman" w:hAnsi="Times" w:cs="Times New Roman"/>
                <w:i/>
                <w:iCs/>
                <w:color w:val="000000"/>
                <w:lang w:eastAsia="es-ES"/>
              </w:rPr>
              <w:t>-0</w:t>
            </w:r>
            <w:r w:rsidR="0069614C">
              <w:rPr>
                <w:rFonts w:ascii="Times" w:eastAsia="Times New Roman" w:hAnsi="Times" w:cs="Times New Roman"/>
                <w:i/>
                <w:iCs/>
                <w:color w:val="000000"/>
                <w:lang w:eastAsia="es-ES"/>
              </w:rPr>
              <w:t>.</w:t>
            </w:r>
            <w:r w:rsidRPr="003812ED">
              <w:rPr>
                <w:rFonts w:ascii="Times" w:eastAsia="Times New Roman" w:hAnsi="Times" w:cs="Times New Roman"/>
                <w:i/>
                <w:iCs/>
                <w:color w:val="000000"/>
                <w:lang w:eastAsia="es-ES"/>
              </w:rPr>
              <w:t>07</w:t>
            </w:r>
          </w:p>
        </w:tc>
        <w:tc>
          <w:tcPr>
            <w:tcW w:w="1200" w:type="dxa"/>
            <w:tcBorders>
              <w:top w:val="nil"/>
              <w:left w:val="nil"/>
              <w:bottom w:val="nil"/>
              <w:right w:val="nil"/>
            </w:tcBorders>
            <w:shd w:val="clear" w:color="auto" w:fill="auto"/>
            <w:noWrap/>
            <w:vAlign w:val="center"/>
            <w:hideMark/>
            <w:tcPrChange w:id="3789" w:author="Alicia" w:date="2016-05-19T14:13:00Z">
              <w:tcPr>
                <w:tcW w:w="1200" w:type="dxa"/>
                <w:tcBorders>
                  <w:top w:val="nil"/>
                  <w:left w:val="nil"/>
                  <w:bottom w:val="nil"/>
                  <w:right w:val="nil"/>
                </w:tcBorders>
                <w:shd w:val="clear" w:color="auto" w:fill="auto"/>
                <w:noWrap/>
                <w:vAlign w:val="center"/>
                <w:hideMark/>
              </w:tcPr>
            </w:tcPrChange>
          </w:tcPr>
          <w:p w14:paraId="03B2B4E6" w14:textId="00AD9540"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Change w:id="3790" w:author="Alicia" w:date="2016-05-19T14:13:00Z">
              <w:tcPr>
                <w:tcW w:w="1200" w:type="dxa"/>
                <w:tcBorders>
                  <w:top w:val="nil"/>
                  <w:left w:val="nil"/>
                  <w:bottom w:val="nil"/>
                  <w:right w:val="nil"/>
                </w:tcBorders>
                <w:shd w:val="clear" w:color="auto" w:fill="auto"/>
                <w:noWrap/>
                <w:vAlign w:val="center"/>
                <w:hideMark/>
              </w:tcPr>
            </w:tcPrChange>
          </w:tcPr>
          <w:p w14:paraId="79D29FA9" w14:textId="19E4E32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Change w:id="3791" w:author="Alicia" w:date="2016-05-19T14:13:00Z">
              <w:tcPr>
                <w:tcW w:w="1200" w:type="dxa"/>
                <w:tcBorders>
                  <w:top w:val="nil"/>
                  <w:left w:val="nil"/>
                  <w:bottom w:val="nil"/>
                  <w:right w:val="nil"/>
                </w:tcBorders>
                <w:shd w:val="clear" w:color="auto" w:fill="auto"/>
                <w:noWrap/>
                <w:vAlign w:val="center"/>
                <w:hideMark/>
              </w:tcPr>
            </w:tcPrChange>
          </w:tcPr>
          <w:p w14:paraId="20441ADF" w14:textId="3C2924C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Change w:id="3792" w:author="Alicia" w:date="2016-05-19T14:13:00Z">
              <w:tcPr>
                <w:tcW w:w="1200" w:type="dxa"/>
                <w:tcBorders>
                  <w:top w:val="nil"/>
                  <w:left w:val="nil"/>
                  <w:bottom w:val="nil"/>
                  <w:right w:val="nil"/>
                </w:tcBorders>
                <w:shd w:val="clear" w:color="auto" w:fill="auto"/>
                <w:noWrap/>
                <w:vAlign w:val="center"/>
                <w:hideMark/>
              </w:tcPr>
            </w:tcPrChange>
          </w:tcPr>
          <w:p w14:paraId="6FC795E1" w14:textId="4740A6EB"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noWrap/>
            <w:vAlign w:val="center"/>
            <w:hideMark/>
            <w:tcPrChange w:id="3793" w:author="Alicia" w:date="2016-05-19T14:13:00Z">
              <w:tcPr>
                <w:tcW w:w="1200" w:type="dxa"/>
                <w:tcBorders>
                  <w:top w:val="nil"/>
                  <w:left w:val="nil"/>
                  <w:bottom w:val="nil"/>
                  <w:right w:val="nil"/>
                </w:tcBorders>
                <w:shd w:val="clear" w:color="auto" w:fill="auto"/>
                <w:noWrap/>
                <w:vAlign w:val="center"/>
                <w:hideMark/>
              </w:tcPr>
            </w:tcPrChange>
          </w:tcPr>
          <w:p w14:paraId="56CDD3C5" w14:textId="26BD112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6</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Change w:id="3794" w:author="Alicia" w:date="2016-05-19T14:13:00Z">
              <w:tcPr>
                <w:tcW w:w="1200" w:type="dxa"/>
                <w:tcBorders>
                  <w:top w:val="nil"/>
                  <w:left w:val="nil"/>
                  <w:bottom w:val="nil"/>
                  <w:right w:val="nil"/>
                </w:tcBorders>
                <w:shd w:val="clear" w:color="auto" w:fill="auto"/>
                <w:noWrap/>
                <w:vAlign w:val="center"/>
                <w:hideMark/>
              </w:tcPr>
            </w:tcPrChange>
          </w:tcPr>
          <w:p w14:paraId="31421026" w14:textId="463D123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r>
      <w:tr w:rsidR="003812ED" w:rsidRPr="003812ED" w14:paraId="050342B6" w14:textId="77777777" w:rsidTr="003D1A99">
        <w:trPr>
          <w:trHeight w:val="315"/>
          <w:trPrChange w:id="3795" w:author="Alicia" w:date="2016-05-19T14:13:00Z">
            <w:trPr>
              <w:trHeight w:val="315"/>
            </w:trPr>
          </w:trPrChange>
        </w:trPr>
        <w:tc>
          <w:tcPr>
            <w:tcW w:w="1094" w:type="dxa"/>
            <w:vMerge/>
            <w:tcBorders>
              <w:top w:val="single" w:sz="12" w:space="0" w:color="auto"/>
              <w:left w:val="nil"/>
              <w:bottom w:val="single" w:sz="4" w:space="0" w:color="auto"/>
              <w:right w:val="nil"/>
            </w:tcBorders>
            <w:vAlign w:val="center"/>
            <w:hideMark/>
            <w:tcPrChange w:id="3796" w:author="Alicia" w:date="2016-05-19T14:13:00Z">
              <w:tcPr>
                <w:tcW w:w="1020" w:type="dxa"/>
                <w:vMerge/>
                <w:tcBorders>
                  <w:top w:val="single" w:sz="12" w:space="0" w:color="auto"/>
                  <w:left w:val="nil"/>
                  <w:bottom w:val="single" w:sz="4" w:space="0" w:color="auto"/>
                  <w:right w:val="nil"/>
                </w:tcBorders>
                <w:vAlign w:val="center"/>
                <w:hideMark/>
              </w:tcPr>
            </w:tcPrChange>
          </w:tcPr>
          <w:p w14:paraId="10C02252"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Change w:id="3797" w:author="Alicia" w:date="2016-05-19T14:13:00Z">
              <w:tcPr>
                <w:tcW w:w="560" w:type="dxa"/>
                <w:tcBorders>
                  <w:top w:val="nil"/>
                  <w:left w:val="nil"/>
                  <w:bottom w:val="single" w:sz="8" w:space="0" w:color="auto"/>
                  <w:right w:val="nil"/>
                </w:tcBorders>
                <w:shd w:val="clear" w:color="auto" w:fill="auto"/>
                <w:noWrap/>
                <w:vAlign w:val="center"/>
                <w:hideMark/>
              </w:tcPr>
            </w:tcPrChange>
          </w:tcPr>
          <w:p w14:paraId="35F155FE"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Change w:id="3798"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067CBF94" w14:textId="5C46A45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47</w:t>
            </w:r>
          </w:p>
        </w:tc>
        <w:tc>
          <w:tcPr>
            <w:tcW w:w="1200" w:type="dxa"/>
            <w:tcBorders>
              <w:top w:val="nil"/>
              <w:left w:val="nil"/>
              <w:bottom w:val="single" w:sz="8" w:space="0" w:color="auto"/>
              <w:right w:val="nil"/>
            </w:tcBorders>
            <w:shd w:val="clear" w:color="auto" w:fill="auto"/>
            <w:noWrap/>
            <w:vAlign w:val="center"/>
            <w:hideMark/>
            <w:tcPrChange w:id="3799"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7ACE3D1F" w14:textId="4FC580B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65</w:t>
            </w:r>
          </w:p>
        </w:tc>
        <w:tc>
          <w:tcPr>
            <w:tcW w:w="1200" w:type="dxa"/>
            <w:tcBorders>
              <w:top w:val="nil"/>
              <w:left w:val="nil"/>
              <w:bottom w:val="single" w:sz="8" w:space="0" w:color="auto"/>
              <w:right w:val="nil"/>
            </w:tcBorders>
            <w:shd w:val="clear" w:color="auto" w:fill="auto"/>
            <w:noWrap/>
            <w:vAlign w:val="center"/>
            <w:hideMark/>
            <w:tcPrChange w:id="3800"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550BBC7B" w14:textId="3C049DE1"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Change w:id="3801"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3E4A9C04" w14:textId="0F836CC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05</w:t>
            </w:r>
          </w:p>
        </w:tc>
        <w:tc>
          <w:tcPr>
            <w:tcW w:w="1200" w:type="dxa"/>
            <w:tcBorders>
              <w:top w:val="nil"/>
              <w:left w:val="nil"/>
              <w:bottom w:val="single" w:sz="8" w:space="0" w:color="auto"/>
              <w:right w:val="nil"/>
            </w:tcBorders>
            <w:shd w:val="clear" w:color="auto" w:fill="auto"/>
            <w:noWrap/>
            <w:vAlign w:val="center"/>
            <w:hideMark/>
            <w:tcPrChange w:id="3802"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4F501D6B" w14:textId="1E7827CB"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Change w:id="3803"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4F857527" w14:textId="1C5E28A8"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Change w:id="3804"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4DEC267E" w14:textId="3841EFC8"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24</w:t>
            </w:r>
          </w:p>
        </w:tc>
        <w:tc>
          <w:tcPr>
            <w:tcW w:w="1200" w:type="dxa"/>
            <w:tcBorders>
              <w:top w:val="nil"/>
              <w:left w:val="nil"/>
              <w:bottom w:val="single" w:sz="8" w:space="0" w:color="auto"/>
              <w:right w:val="nil"/>
            </w:tcBorders>
            <w:shd w:val="clear" w:color="auto" w:fill="auto"/>
            <w:noWrap/>
            <w:vAlign w:val="center"/>
            <w:hideMark/>
            <w:tcPrChange w:id="3805"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778D9AFE" w14:textId="7EEC6C7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49</w:t>
            </w:r>
          </w:p>
        </w:tc>
        <w:tc>
          <w:tcPr>
            <w:tcW w:w="1200" w:type="dxa"/>
            <w:tcBorders>
              <w:top w:val="nil"/>
              <w:left w:val="nil"/>
              <w:bottom w:val="single" w:sz="8" w:space="0" w:color="auto"/>
              <w:right w:val="nil"/>
            </w:tcBorders>
            <w:shd w:val="clear" w:color="auto" w:fill="auto"/>
            <w:noWrap/>
            <w:vAlign w:val="center"/>
            <w:hideMark/>
            <w:tcPrChange w:id="3806"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0E7FFFB5" w14:textId="6F409C7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96</w:t>
            </w:r>
          </w:p>
        </w:tc>
        <w:tc>
          <w:tcPr>
            <w:tcW w:w="1200" w:type="dxa"/>
            <w:tcBorders>
              <w:top w:val="nil"/>
              <w:left w:val="nil"/>
              <w:bottom w:val="single" w:sz="8" w:space="0" w:color="auto"/>
              <w:right w:val="nil"/>
            </w:tcBorders>
            <w:shd w:val="clear" w:color="auto" w:fill="auto"/>
            <w:noWrap/>
            <w:vAlign w:val="center"/>
            <w:hideMark/>
            <w:tcPrChange w:id="3807"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5F8178C7" w14:textId="565709C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99</w:t>
            </w:r>
          </w:p>
        </w:tc>
      </w:tr>
      <w:tr w:rsidR="003812ED" w:rsidRPr="003812ED" w14:paraId="55AD16C0" w14:textId="77777777" w:rsidTr="003D1A99">
        <w:trPr>
          <w:trHeight w:val="315"/>
          <w:trPrChange w:id="3808" w:author="Alicia" w:date="2016-05-19T14:13:00Z">
            <w:trPr>
              <w:trHeight w:val="315"/>
            </w:trPr>
          </w:trPrChange>
        </w:trPr>
        <w:tc>
          <w:tcPr>
            <w:tcW w:w="1094" w:type="dxa"/>
            <w:vMerge w:val="restart"/>
            <w:tcBorders>
              <w:top w:val="single" w:sz="4" w:space="0" w:color="auto"/>
              <w:left w:val="nil"/>
              <w:bottom w:val="single" w:sz="12" w:space="0" w:color="000000"/>
              <w:right w:val="nil"/>
            </w:tcBorders>
            <w:shd w:val="clear" w:color="auto" w:fill="auto"/>
            <w:noWrap/>
            <w:vAlign w:val="center"/>
            <w:hideMark/>
            <w:tcPrChange w:id="3809" w:author="Alicia" w:date="2016-05-19T14:13:00Z">
              <w:tcPr>
                <w:tcW w:w="1020" w:type="dxa"/>
                <w:vMerge w:val="restart"/>
                <w:tcBorders>
                  <w:top w:val="single" w:sz="4" w:space="0" w:color="auto"/>
                  <w:left w:val="nil"/>
                  <w:bottom w:val="single" w:sz="12" w:space="0" w:color="000000"/>
                  <w:right w:val="nil"/>
                </w:tcBorders>
                <w:shd w:val="clear" w:color="auto" w:fill="auto"/>
                <w:noWrap/>
                <w:vAlign w:val="center"/>
                <w:hideMark/>
              </w:tcPr>
            </w:tcPrChange>
          </w:tcPr>
          <w:p w14:paraId="6923007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F</w:t>
            </w:r>
          </w:p>
        </w:tc>
        <w:tc>
          <w:tcPr>
            <w:tcW w:w="580" w:type="dxa"/>
            <w:tcBorders>
              <w:top w:val="nil"/>
              <w:left w:val="nil"/>
              <w:bottom w:val="nil"/>
              <w:right w:val="nil"/>
            </w:tcBorders>
            <w:shd w:val="clear" w:color="auto" w:fill="auto"/>
            <w:noWrap/>
            <w:vAlign w:val="center"/>
            <w:hideMark/>
            <w:tcPrChange w:id="3810" w:author="Alicia" w:date="2016-05-19T14:13:00Z">
              <w:tcPr>
                <w:tcW w:w="560" w:type="dxa"/>
                <w:tcBorders>
                  <w:top w:val="nil"/>
                  <w:left w:val="nil"/>
                  <w:bottom w:val="nil"/>
                  <w:right w:val="nil"/>
                </w:tcBorders>
                <w:shd w:val="clear" w:color="auto" w:fill="auto"/>
                <w:noWrap/>
                <w:vAlign w:val="center"/>
                <w:hideMark/>
              </w:tcPr>
            </w:tcPrChange>
          </w:tcPr>
          <w:p w14:paraId="7ED649A5"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Change w:id="3811" w:author="Alicia" w:date="2016-05-19T14:13:00Z">
              <w:tcPr>
                <w:tcW w:w="1200" w:type="dxa"/>
                <w:tcBorders>
                  <w:top w:val="nil"/>
                  <w:left w:val="nil"/>
                  <w:bottom w:val="nil"/>
                  <w:right w:val="nil"/>
                </w:tcBorders>
                <w:shd w:val="clear" w:color="auto" w:fill="auto"/>
                <w:noWrap/>
                <w:vAlign w:val="center"/>
                <w:hideMark/>
              </w:tcPr>
            </w:tcPrChange>
          </w:tcPr>
          <w:p w14:paraId="7DD42C68" w14:textId="2C3C29D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71</w:t>
            </w:r>
          </w:p>
        </w:tc>
        <w:tc>
          <w:tcPr>
            <w:tcW w:w="1200" w:type="dxa"/>
            <w:tcBorders>
              <w:top w:val="nil"/>
              <w:left w:val="nil"/>
              <w:bottom w:val="nil"/>
              <w:right w:val="nil"/>
            </w:tcBorders>
            <w:shd w:val="clear" w:color="auto" w:fill="auto"/>
            <w:noWrap/>
            <w:vAlign w:val="center"/>
            <w:hideMark/>
            <w:tcPrChange w:id="3812" w:author="Alicia" w:date="2016-05-19T14:13:00Z">
              <w:tcPr>
                <w:tcW w:w="1200" w:type="dxa"/>
                <w:tcBorders>
                  <w:top w:val="nil"/>
                  <w:left w:val="nil"/>
                  <w:bottom w:val="nil"/>
                  <w:right w:val="nil"/>
                </w:tcBorders>
                <w:shd w:val="clear" w:color="auto" w:fill="auto"/>
                <w:noWrap/>
                <w:vAlign w:val="center"/>
                <w:hideMark/>
              </w:tcPr>
            </w:tcPrChange>
          </w:tcPr>
          <w:p w14:paraId="4FB8A085" w14:textId="4F76298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83</w:t>
            </w:r>
          </w:p>
        </w:tc>
        <w:tc>
          <w:tcPr>
            <w:tcW w:w="1200" w:type="dxa"/>
            <w:tcBorders>
              <w:top w:val="nil"/>
              <w:left w:val="nil"/>
              <w:bottom w:val="nil"/>
              <w:right w:val="nil"/>
            </w:tcBorders>
            <w:shd w:val="clear" w:color="auto" w:fill="auto"/>
            <w:noWrap/>
            <w:vAlign w:val="center"/>
            <w:hideMark/>
            <w:tcPrChange w:id="3813" w:author="Alicia" w:date="2016-05-19T14:13:00Z">
              <w:tcPr>
                <w:tcW w:w="1200" w:type="dxa"/>
                <w:tcBorders>
                  <w:top w:val="nil"/>
                  <w:left w:val="nil"/>
                  <w:bottom w:val="nil"/>
                  <w:right w:val="nil"/>
                </w:tcBorders>
                <w:shd w:val="clear" w:color="auto" w:fill="auto"/>
                <w:noWrap/>
                <w:vAlign w:val="center"/>
                <w:hideMark/>
              </w:tcPr>
            </w:tcPrChange>
          </w:tcPr>
          <w:p w14:paraId="78F2E934" w14:textId="7888DA9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Change w:id="3814" w:author="Alicia" w:date="2016-05-19T14:13:00Z">
              <w:tcPr>
                <w:tcW w:w="1200" w:type="dxa"/>
                <w:tcBorders>
                  <w:top w:val="nil"/>
                  <w:left w:val="nil"/>
                  <w:bottom w:val="nil"/>
                  <w:right w:val="nil"/>
                </w:tcBorders>
                <w:shd w:val="clear" w:color="auto" w:fill="auto"/>
                <w:noWrap/>
                <w:vAlign w:val="center"/>
                <w:hideMark/>
              </w:tcPr>
            </w:tcPrChange>
          </w:tcPr>
          <w:p w14:paraId="19E95665" w14:textId="017FBC0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noWrap/>
            <w:vAlign w:val="center"/>
            <w:hideMark/>
            <w:tcPrChange w:id="3815" w:author="Alicia" w:date="2016-05-19T14:13:00Z">
              <w:tcPr>
                <w:tcW w:w="1200" w:type="dxa"/>
                <w:tcBorders>
                  <w:top w:val="nil"/>
                  <w:left w:val="nil"/>
                  <w:bottom w:val="nil"/>
                  <w:right w:val="nil"/>
                </w:tcBorders>
                <w:shd w:val="clear" w:color="auto" w:fill="auto"/>
                <w:noWrap/>
                <w:vAlign w:val="center"/>
                <w:hideMark/>
              </w:tcPr>
            </w:tcPrChange>
          </w:tcPr>
          <w:p w14:paraId="27A426C0" w14:textId="432E140D"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Change w:id="3816" w:author="Alicia" w:date="2016-05-19T14:13:00Z">
              <w:tcPr>
                <w:tcW w:w="1200" w:type="dxa"/>
                <w:tcBorders>
                  <w:top w:val="nil"/>
                  <w:left w:val="nil"/>
                  <w:bottom w:val="nil"/>
                  <w:right w:val="nil"/>
                </w:tcBorders>
                <w:shd w:val="clear" w:color="auto" w:fill="auto"/>
                <w:noWrap/>
                <w:vAlign w:val="center"/>
                <w:hideMark/>
              </w:tcPr>
            </w:tcPrChange>
          </w:tcPr>
          <w:p w14:paraId="5F6F6738" w14:textId="5424CA48"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Change w:id="3817" w:author="Alicia" w:date="2016-05-19T14:13:00Z">
              <w:tcPr>
                <w:tcW w:w="1200" w:type="dxa"/>
                <w:tcBorders>
                  <w:top w:val="nil"/>
                  <w:left w:val="nil"/>
                  <w:bottom w:val="nil"/>
                  <w:right w:val="nil"/>
                </w:tcBorders>
                <w:shd w:val="clear" w:color="auto" w:fill="auto"/>
                <w:noWrap/>
                <w:vAlign w:val="center"/>
                <w:hideMark/>
              </w:tcPr>
            </w:tcPrChange>
          </w:tcPr>
          <w:p w14:paraId="4FD7B685" w14:textId="653676D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37</w:t>
            </w:r>
          </w:p>
        </w:tc>
        <w:tc>
          <w:tcPr>
            <w:tcW w:w="1200" w:type="dxa"/>
            <w:tcBorders>
              <w:top w:val="nil"/>
              <w:left w:val="nil"/>
              <w:bottom w:val="nil"/>
              <w:right w:val="nil"/>
            </w:tcBorders>
            <w:shd w:val="clear" w:color="auto" w:fill="auto"/>
            <w:noWrap/>
            <w:vAlign w:val="center"/>
            <w:hideMark/>
            <w:tcPrChange w:id="3818" w:author="Alicia" w:date="2016-05-19T14:13:00Z">
              <w:tcPr>
                <w:tcW w:w="1200" w:type="dxa"/>
                <w:tcBorders>
                  <w:top w:val="nil"/>
                  <w:left w:val="nil"/>
                  <w:bottom w:val="nil"/>
                  <w:right w:val="nil"/>
                </w:tcBorders>
                <w:shd w:val="clear" w:color="auto" w:fill="auto"/>
                <w:noWrap/>
                <w:vAlign w:val="center"/>
                <w:hideMark/>
              </w:tcPr>
            </w:tcPrChange>
          </w:tcPr>
          <w:p w14:paraId="2181EABA" w14:textId="72E8856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91</w:t>
            </w:r>
          </w:p>
        </w:tc>
        <w:tc>
          <w:tcPr>
            <w:tcW w:w="1200" w:type="dxa"/>
            <w:tcBorders>
              <w:top w:val="nil"/>
              <w:left w:val="nil"/>
              <w:bottom w:val="nil"/>
              <w:right w:val="nil"/>
            </w:tcBorders>
            <w:shd w:val="clear" w:color="auto" w:fill="auto"/>
            <w:noWrap/>
            <w:vAlign w:val="center"/>
            <w:hideMark/>
            <w:tcPrChange w:id="3819" w:author="Alicia" w:date="2016-05-19T14:13:00Z">
              <w:tcPr>
                <w:tcW w:w="1200" w:type="dxa"/>
                <w:tcBorders>
                  <w:top w:val="nil"/>
                  <w:left w:val="nil"/>
                  <w:bottom w:val="nil"/>
                  <w:right w:val="nil"/>
                </w:tcBorders>
                <w:shd w:val="clear" w:color="auto" w:fill="auto"/>
                <w:noWrap/>
                <w:vAlign w:val="center"/>
                <w:hideMark/>
              </w:tcPr>
            </w:tcPrChange>
          </w:tcPr>
          <w:p w14:paraId="1016B651" w14:textId="72519D3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Change w:id="3820" w:author="Alicia" w:date="2016-05-19T14:13:00Z">
              <w:tcPr>
                <w:tcW w:w="1200" w:type="dxa"/>
                <w:tcBorders>
                  <w:top w:val="nil"/>
                  <w:left w:val="nil"/>
                  <w:bottom w:val="nil"/>
                  <w:right w:val="nil"/>
                </w:tcBorders>
                <w:shd w:val="clear" w:color="auto" w:fill="auto"/>
                <w:noWrap/>
                <w:vAlign w:val="center"/>
                <w:hideMark/>
              </w:tcPr>
            </w:tcPrChange>
          </w:tcPr>
          <w:p w14:paraId="525D059C" w14:textId="684BEBF4"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05</w:t>
            </w:r>
          </w:p>
        </w:tc>
      </w:tr>
      <w:tr w:rsidR="003812ED" w:rsidRPr="003812ED" w14:paraId="37C6DE2E" w14:textId="77777777" w:rsidTr="003D1A99">
        <w:trPr>
          <w:trHeight w:val="315"/>
          <w:trPrChange w:id="3821" w:author="Alicia" w:date="2016-05-19T14:13:00Z">
            <w:trPr>
              <w:trHeight w:val="315"/>
            </w:trPr>
          </w:trPrChange>
        </w:trPr>
        <w:tc>
          <w:tcPr>
            <w:tcW w:w="1094" w:type="dxa"/>
            <w:vMerge/>
            <w:tcBorders>
              <w:top w:val="nil"/>
              <w:left w:val="nil"/>
              <w:bottom w:val="single" w:sz="4" w:space="0" w:color="auto"/>
              <w:right w:val="nil"/>
            </w:tcBorders>
            <w:vAlign w:val="center"/>
            <w:hideMark/>
            <w:tcPrChange w:id="3822" w:author="Alicia" w:date="2016-05-19T14:13:00Z">
              <w:tcPr>
                <w:tcW w:w="1020" w:type="dxa"/>
                <w:vMerge/>
                <w:tcBorders>
                  <w:top w:val="nil"/>
                  <w:left w:val="nil"/>
                  <w:bottom w:val="single" w:sz="4" w:space="0" w:color="auto"/>
                  <w:right w:val="nil"/>
                </w:tcBorders>
                <w:vAlign w:val="center"/>
                <w:hideMark/>
              </w:tcPr>
            </w:tcPrChange>
          </w:tcPr>
          <w:p w14:paraId="6C4E9EDC"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Change w:id="3823" w:author="Alicia" w:date="2016-05-19T14:13:00Z">
              <w:tcPr>
                <w:tcW w:w="560" w:type="dxa"/>
                <w:tcBorders>
                  <w:top w:val="nil"/>
                  <w:left w:val="nil"/>
                  <w:bottom w:val="single" w:sz="8" w:space="0" w:color="auto"/>
                  <w:right w:val="nil"/>
                </w:tcBorders>
                <w:shd w:val="clear" w:color="auto" w:fill="auto"/>
                <w:noWrap/>
                <w:vAlign w:val="center"/>
                <w:hideMark/>
              </w:tcPr>
            </w:tcPrChange>
          </w:tcPr>
          <w:p w14:paraId="1F315955"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Change w:id="3824"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433CCBA6" w14:textId="1B69F18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76</w:t>
            </w:r>
          </w:p>
        </w:tc>
        <w:tc>
          <w:tcPr>
            <w:tcW w:w="1200" w:type="dxa"/>
            <w:tcBorders>
              <w:top w:val="nil"/>
              <w:left w:val="nil"/>
              <w:bottom w:val="single" w:sz="8" w:space="0" w:color="auto"/>
              <w:right w:val="nil"/>
            </w:tcBorders>
            <w:shd w:val="clear" w:color="auto" w:fill="auto"/>
            <w:noWrap/>
            <w:vAlign w:val="center"/>
            <w:hideMark/>
            <w:tcPrChange w:id="3825"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0E5D7ADF" w14:textId="3CC6E45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00</w:t>
            </w:r>
          </w:p>
        </w:tc>
        <w:tc>
          <w:tcPr>
            <w:tcW w:w="1200" w:type="dxa"/>
            <w:tcBorders>
              <w:top w:val="nil"/>
              <w:left w:val="nil"/>
              <w:bottom w:val="single" w:sz="8" w:space="0" w:color="auto"/>
              <w:right w:val="nil"/>
            </w:tcBorders>
            <w:shd w:val="clear" w:color="auto" w:fill="auto"/>
            <w:noWrap/>
            <w:vAlign w:val="center"/>
            <w:hideMark/>
            <w:tcPrChange w:id="3826"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333F6F24" w14:textId="4C709D5C"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13</w:t>
            </w:r>
          </w:p>
        </w:tc>
        <w:tc>
          <w:tcPr>
            <w:tcW w:w="1200" w:type="dxa"/>
            <w:tcBorders>
              <w:top w:val="nil"/>
              <w:left w:val="nil"/>
              <w:bottom w:val="single" w:sz="8" w:space="0" w:color="auto"/>
              <w:right w:val="nil"/>
            </w:tcBorders>
            <w:shd w:val="clear" w:color="auto" w:fill="auto"/>
            <w:noWrap/>
            <w:vAlign w:val="center"/>
            <w:hideMark/>
            <w:tcPrChange w:id="3827"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23977F69" w14:textId="31EE87A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02</w:t>
            </w:r>
          </w:p>
        </w:tc>
        <w:tc>
          <w:tcPr>
            <w:tcW w:w="1200" w:type="dxa"/>
            <w:tcBorders>
              <w:top w:val="nil"/>
              <w:left w:val="nil"/>
              <w:bottom w:val="single" w:sz="8" w:space="0" w:color="auto"/>
              <w:right w:val="nil"/>
            </w:tcBorders>
            <w:shd w:val="clear" w:color="auto" w:fill="auto"/>
            <w:noWrap/>
            <w:vAlign w:val="center"/>
            <w:hideMark/>
            <w:tcPrChange w:id="3828"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05FFB5FE" w14:textId="2981086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Change w:id="3829"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3DF57264" w14:textId="4EAE035A"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Change w:id="3830"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0C324B1C" w14:textId="59E34035"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13</w:t>
            </w:r>
          </w:p>
        </w:tc>
        <w:tc>
          <w:tcPr>
            <w:tcW w:w="1200" w:type="dxa"/>
            <w:tcBorders>
              <w:top w:val="nil"/>
              <w:left w:val="nil"/>
              <w:bottom w:val="single" w:sz="8" w:space="0" w:color="auto"/>
              <w:right w:val="nil"/>
            </w:tcBorders>
            <w:shd w:val="clear" w:color="auto" w:fill="auto"/>
            <w:noWrap/>
            <w:vAlign w:val="center"/>
            <w:hideMark/>
            <w:tcPrChange w:id="3831"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0078306A" w14:textId="208493D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85</w:t>
            </w:r>
          </w:p>
        </w:tc>
        <w:tc>
          <w:tcPr>
            <w:tcW w:w="1200" w:type="dxa"/>
            <w:tcBorders>
              <w:top w:val="nil"/>
              <w:left w:val="nil"/>
              <w:bottom w:val="single" w:sz="8" w:space="0" w:color="auto"/>
              <w:right w:val="nil"/>
            </w:tcBorders>
            <w:shd w:val="clear" w:color="auto" w:fill="auto"/>
            <w:noWrap/>
            <w:vAlign w:val="center"/>
            <w:hideMark/>
            <w:tcPrChange w:id="3832"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1DE611AD" w14:textId="672CB283"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5</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Change w:id="3833"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1E40D20C" w14:textId="1D33FF02"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09</w:t>
            </w:r>
          </w:p>
        </w:tc>
      </w:tr>
      <w:tr w:rsidR="003812ED" w:rsidRPr="003812ED" w14:paraId="55EF4773" w14:textId="77777777" w:rsidTr="003D1A99">
        <w:trPr>
          <w:trHeight w:val="315"/>
          <w:trPrChange w:id="3834" w:author="Alicia" w:date="2016-05-19T14:13:00Z">
            <w:trPr>
              <w:trHeight w:val="315"/>
            </w:trPr>
          </w:trPrChange>
        </w:trPr>
        <w:tc>
          <w:tcPr>
            <w:tcW w:w="1094" w:type="dxa"/>
            <w:vMerge w:val="restart"/>
            <w:tcBorders>
              <w:top w:val="single" w:sz="4" w:space="0" w:color="auto"/>
              <w:left w:val="nil"/>
              <w:bottom w:val="single" w:sz="12" w:space="0" w:color="000000"/>
              <w:right w:val="nil"/>
            </w:tcBorders>
            <w:shd w:val="clear" w:color="auto" w:fill="auto"/>
            <w:noWrap/>
            <w:vAlign w:val="center"/>
            <w:hideMark/>
            <w:tcPrChange w:id="3835" w:author="Alicia" w:date="2016-05-19T14:13:00Z">
              <w:tcPr>
                <w:tcW w:w="1020" w:type="dxa"/>
                <w:vMerge w:val="restart"/>
                <w:tcBorders>
                  <w:top w:val="single" w:sz="4" w:space="0" w:color="auto"/>
                  <w:left w:val="nil"/>
                  <w:bottom w:val="single" w:sz="12" w:space="0" w:color="000000"/>
                  <w:right w:val="nil"/>
                </w:tcBorders>
                <w:shd w:val="clear" w:color="auto" w:fill="auto"/>
                <w:noWrap/>
                <w:vAlign w:val="center"/>
                <w:hideMark/>
              </w:tcPr>
            </w:tcPrChange>
          </w:tcPr>
          <w:p w14:paraId="6346554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G</w:t>
            </w:r>
          </w:p>
        </w:tc>
        <w:tc>
          <w:tcPr>
            <w:tcW w:w="580" w:type="dxa"/>
            <w:tcBorders>
              <w:top w:val="nil"/>
              <w:left w:val="nil"/>
              <w:bottom w:val="nil"/>
              <w:right w:val="nil"/>
            </w:tcBorders>
            <w:shd w:val="clear" w:color="auto" w:fill="auto"/>
            <w:noWrap/>
            <w:vAlign w:val="center"/>
            <w:hideMark/>
            <w:tcPrChange w:id="3836" w:author="Alicia" w:date="2016-05-19T14:13:00Z">
              <w:tcPr>
                <w:tcW w:w="560" w:type="dxa"/>
                <w:tcBorders>
                  <w:top w:val="nil"/>
                  <w:left w:val="nil"/>
                  <w:bottom w:val="nil"/>
                  <w:right w:val="nil"/>
                </w:tcBorders>
                <w:shd w:val="clear" w:color="auto" w:fill="auto"/>
                <w:noWrap/>
                <w:vAlign w:val="center"/>
                <w:hideMark/>
              </w:tcPr>
            </w:tcPrChange>
          </w:tcPr>
          <w:p w14:paraId="1C43514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Change w:id="3837" w:author="Alicia" w:date="2016-05-19T14:13:00Z">
              <w:tcPr>
                <w:tcW w:w="1200" w:type="dxa"/>
                <w:tcBorders>
                  <w:top w:val="nil"/>
                  <w:left w:val="nil"/>
                  <w:bottom w:val="nil"/>
                  <w:right w:val="nil"/>
                </w:tcBorders>
                <w:shd w:val="clear" w:color="auto" w:fill="auto"/>
                <w:noWrap/>
                <w:vAlign w:val="center"/>
                <w:hideMark/>
              </w:tcPr>
            </w:tcPrChange>
          </w:tcPr>
          <w:p w14:paraId="5D90DBC4" w14:textId="6FAD0A82"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Change w:id="3838" w:author="Alicia" w:date="2016-05-19T14:13:00Z">
              <w:tcPr>
                <w:tcW w:w="1200" w:type="dxa"/>
                <w:tcBorders>
                  <w:top w:val="nil"/>
                  <w:left w:val="nil"/>
                  <w:bottom w:val="nil"/>
                  <w:right w:val="nil"/>
                </w:tcBorders>
                <w:shd w:val="clear" w:color="auto" w:fill="auto"/>
                <w:noWrap/>
                <w:vAlign w:val="center"/>
                <w:hideMark/>
              </w:tcPr>
            </w:tcPrChange>
          </w:tcPr>
          <w:p w14:paraId="194BCE0A" w14:textId="2A5CF9E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68</w:t>
            </w:r>
          </w:p>
        </w:tc>
        <w:tc>
          <w:tcPr>
            <w:tcW w:w="1200" w:type="dxa"/>
            <w:tcBorders>
              <w:top w:val="nil"/>
              <w:left w:val="nil"/>
              <w:bottom w:val="nil"/>
              <w:right w:val="nil"/>
            </w:tcBorders>
            <w:shd w:val="clear" w:color="auto" w:fill="auto"/>
            <w:noWrap/>
            <w:vAlign w:val="center"/>
            <w:hideMark/>
            <w:tcPrChange w:id="3839" w:author="Alicia" w:date="2016-05-19T14:13:00Z">
              <w:tcPr>
                <w:tcW w:w="1200" w:type="dxa"/>
                <w:tcBorders>
                  <w:top w:val="nil"/>
                  <w:left w:val="nil"/>
                  <w:bottom w:val="nil"/>
                  <w:right w:val="nil"/>
                </w:tcBorders>
                <w:shd w:val="clear" w:color="auto" w:fill="auto"/>
                <w:noWrap/>
                <w:vAlign w:val="center"/>
                <w:hideMark/>
              </w:tcPr>
            </w:tcPrChange>
          </w:tcPr>
          <w:p w14:paraId="0C2C1553" w14:textId="1A63F17D"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Change w:id="3840" w:author="Alicia" w:date="2016-05-19T14:13:00Z">
              <w:tcPr>
                <w:tcW w:w="1200" w:type="dxa"/>
                <w:tcBorders>
                  <w:top w:val="nil"/>
                  <w:left w:val="nil"/>
                  <w:bottom w:val="nil"/>
                  <w:right w:val="nil"/>
                </w:tcBorders>
                <w:shd w:val="clear" w:color="auto" w:fill="auto"/>
                <w:noWrap/>
                <w:vAlign w:val="center"/>
                <w:hideMark/>
              </w:tcPr>
            </w:tcPrChange>
          </w:tcPr>
          <w:p w14:paraId="123AD3C4" w14:textId="73D6BCA8"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Change w:id="3841" w:author="Alicia" w:date="2016-05-19T14:13:00Z">
              <w:tcPr>
                <w:tcW w:w="1200" w:type="dxa"/>
                <w:tcBorders>
                  <w:top w:val="nil"/>
                  <w:left w:val="nil"/>
                  <w:bottom w:val="nil"/>
                  <w:right w:val="nil"/>
                </w:tcBorders>
                <w:shd w:val="clear" w:color="auto" w:fill="auto"/>
                <w:noWrap/>
                <w:vAlign w:val="center"/>
                <w:hideMark/>
              </w:tcPr>
            </w:tcPrChange>
          </w:tcPr>
          <w:p w14:paraId="75DACC09" w14:textId="5F618E7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Change w:id="3842" w:author="Alicia" w:date="2016-05-19T14:13:00Z">
              <w:tcPr>
                <w:tcW w:w="1200" w:type="dxa"/>
                <w:tcBorders>
                  <w:top w:val="nil"/>
                  <w:left w:val="nil"/>
                  <w:bottom w:val="nil"/>
                  <w:right w:val="nil"/>
                </w:tcBorders>
                <w:shd w:val="clear" w:color="auto" w:fill="auto"/>
                <w:noWrap/>
                <w:vAlign w:val="center"/>
                <w:hideMark/>
              </w:tcPr>
            </w:tcPrChange>
          </w:tcPr>
          <w:p w14:paraId="65D25A32" w14:textId="11C8A7E0"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Change w:id="3843" w:author="Alicia" w:date="2016-05-19T14:13:00Z">
              <w:tcPr>
                <w:tcW w:w="1200" w:type="dxa"/>
                <w:tcBorders>
                  <w:top w:val="nil"/>
                  <w:left w:val="nil"/>
                  <w:bottom w:val="nil"/>
                  <w:right w:val="nil"/>
                </w:tcBorders>
                <w:shd w:val="clear" w:color="auto" w:fill="auto"/>
                <w:noWrap/>
                <w:vAlign w:val="center"/>
                <w:hideMark/>
              </w:tcPr>
            </w:tcPrChange>
          </w:tcPr>
          <w:p w14:paraId="51DB23C7" w14:textId="0E9950F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Change w:id="3844" w:author="Alicia" w:date="2016-05-19T14:13:00Z">
              <w:tcPr>
                <w:tcW w:w="1200" w:type="dxa"/>
                <w:tcBorders>
                  <w:top w:val="nil"/>
                  <w:left w:val="nil"/>
                  <w:bottom w:val="nil"/>
                  <w:right w:val="nil"/>
                </w:tcBorders>
                <w:shd w:val="clear" w:color="auto" w:fill="auto"/>
                <w:noWrap/>
                <w:vAlign w:val="center"/>
                <w:hideMark/>
              </w:tcPr>
            </w:tcPrChange>
          </w:tcPr>
          <w:p w14:paraId="5EF86D8C" w14:textId="2FCD1B5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52</w:t>
            </w:r>
          </w:p>
        </w:tc>
        <w:tc>
          <w:tcPr>
            <w:tcW w:w="1200" w:type="dxa"/>
            <w:tcBorders>
              <w:top w:val="nil"/>
              <w:left w:val="nil"/>
              <w:bottom w:val="nil"/>
              <w:right w:val="nil"/>
            </w:tcBorders>
            <w:shd w:val="clear" w:color="auto" w:fill="auto"/>
            <w:noWrap/>
            <w:vAlign w:val="center"/>
            <w:hideMark/>
            <w:tcPrChange w:id="3845" w:author="Alicia" w:date="2016-05-19T14:13:00Z">
              <w:tcPr>
                <w:tcW w:w="1200" w:type="dxa"/>
                <w:tcBorders>
                  <w:top w:val="nil"/>
                  <w:left w:val="nil"/>
                  <w:bottom w:val="nil"/>
                  <w:right w:val="nil"/>
                </w:tcBorders>
                <w:shd w:val="clear" w:color="auto" w:fill="auto"/>
                <w:noWrap/>
                <w:vAlign w:val="center"/>
                <w:hideMark/>
              </w:tcPr>
            </w:tcPrChange>
          </w:tcPr>
          <w:p w14:paraId="7B8F6F0B" w14:textId="46AE907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92</w:t>
            </w:r>
          </w:p>
        </w:tc>
        <w:tc>
          <w:tcPr>
            <w:tcW w:w="1200" w:type="dxa"/>
            <w:tcBorders>
              <w:top w:val="nil"/>
              <w:left w:val="nil"/>
              <w:bottom w:val="nil"/>
              <w:right w:val="nil"/>
            </w:tcBorders>
            <w:shd w:val="clear" w:color="auto" w:fill="auto"/>
            <w:noWrap/>
            <w:vAlign w:val="center"/>
            <w:hideMark/>
            <w:tcPrChange w:id="3846" w:author="Alicia" w:date="2016-05-19T14:13:00Z">
              <w:tcPr>
                <w:tcW w:w="1200" w:type="dxa"/>
                <w:tcBorders>
                  <w:top w:val="nil"/>
                  <w:left w:val="nil"/>
                  <w:bottom w:val="nil"/>
                  <w:right w:val="nil"/>
                </w:tcBorders>
                <w:shd w:val="clear" w:color="auto" w:fill="auto"/>
                <w:noWrap/>
                <w:vAlign w:val="center"/>
                <w:hideMark/>
              </w:tcPr>
            </w:tcPrChange>
          </w:tcPr>
          <w:p w14:paraId="48A3FB5F" w14:textId="51B690E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84</w:t>
            </w:r>
          </w:p>
        </w:tc>
      </w:tr>
      <w:tr w:rsidR="003812ED" w:rsidRPr="003812ED" w14:paraId="1FDC04A3" w14:textId="77777777" w:rsidTr="003D1A99">
        <w:trPr>
          <w:trHeight w:val="315"/>
          <w:trPrChange w:id="3847" w:author="Alicia" w:date="2016-05-19T14:13:00Z">
            <w:trPr>
              <w:trHeight w:val="315"/>
            </w:trPr>
          </w:trPrChange>
        </w:trPr>
        <w:tc>
          <w:tcPr>
            <w:tcW w:w="1094" w:type="dxa"/>
            <w:vMerge/>
            <w:tcBorders>
              <w:top w:val="nil"/>
              <w:left w:val="nil"/>
              <w:bottom w:val="single" w:sz="4" w:space="0" w:color="auto"/>
              <w:right w:val="nil"/>
            </w:tcBorders>
            <w:vAlign w:val="center"/>
            <w:hideMark/>
            <w:tcPrChange w:id="3848" w:author="Alicia" w:date="2016-05-19T14:13:00Z">
              <w:tcPr>
                <w:tcW w:w="1020" w:type="dxa"/>
                <w:vMerge/>
                <w:tcBorders>
                  <w:top w:val="nil"/>
                  <w:left w:val="nil"/>
                  <w:bottom w:val="single" w:sz="4" w:space="0" w:color="auto"/>
                  <w:right w:val="nil"/>
                </w:tcBorders>
                <w:vAlign w:val="center"/>
                <w:hideMark/>
              </w:tcPr>
            </w:tcPrChange>
          </w:tcPr>
          <w:p w14:paraId="5794DBBF"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Change w:id="3849" w:author="Alicia" w:date="2016-05-19T14:13:00Z">
              <w:tcPr>
                <w:tcW w:w="560" w:type="dxa"/>
                <w:tcBorders>
                  <w:top w:val="nil"/>
                  <w:left w:val="nil"/>
                  <w:bottom w:val="single" w:sz="8" w:space="0" w:color="auto"/>
                  <w:right w:val="nil"/>
                </w:tcBorders>
                <w:shd w:val="clear" w:color="auto" w:fill="auto"/>
                <w:noWrap/>
                <w:vAlign w:val="center"/>
                <w:hideMark/>
              </w:tcPr>
            </w:tcPrChange>
          </w:tcPr>
          <w:p w14:paraId="04BF077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Change w:id="3850"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2F8EAC09" w14:textId="737AC7BE"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Change w:id="3851"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0F6AB182" w14:textId="67A7B6AF"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47</w:t>
            </w:r>
          </w:p>
        </w:tc>
        <w:tc>
          <w:tcPr>
            <w:tcW w:w="1200" w:type="dxa"/>
            <w:tcBorders>
              <w:top w:val="nil"/>
              <w:left w:val="nil"/>
              <w:bottom w:val="single" w:sz="8" w:space="0" w:color="auto"/>
              <w:right w:val="nil"/>
            </w:tcBorders>
            <w:shd w:val="clear" w:color="auto" w:fill="auto"/>
            <w:noWrap/>
            <w:vAlign w:val="center"/>
            <w:hideMark/>
            <w:tcPrChange w:id="3852"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0B2892B5" w14:textId="462BFEA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Change w:id="3853"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2E90F25C" w14:textId="2836A8D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Change w:id="3854"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09AE8DA4" w14:textId="42BF5428"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03</w:t>
            </w:r>
          </w:p>
        </w:tc>
        <w:tc>
          <w:tcPr>
            <w:tcW w:w="1200" w:type="dxa"/>
            <w:tcBorders>
              <w:top w:val="nil"/>
              <w:left w:val="nil"/>
              <w:bottom w:val="single" w:sz="8" w:space="0" w:color="auto"/>
              <w:right w:val="nil"/>
            </w:tcBorders>
            <w:shd w:val="clear" w:color="auto" w:fill="auto"/>
            <w:noWrap/>
            <w:vAlign w:val="center"/>
            <w:hideMark/>
            <w:tcPrChange w:id="3855"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087C745E" w14:textId="13854B93"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Change w:id="3856"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2988FEEF" w14:textId="4E91A85E"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12</w:t>
            </w:r>
          </w:p>
        </w:tc>
        <w:tc>
          <w:tcPr>
            <w:tcW w:w="1200" w:type="dxa"/>
            <w:tcBorders>
              <w:top w:val="nil"/>
              <w:left w:val="nil"/>
              <w:bottom w:val="single" w:sz="8" w:space="0" w:color="auto"/>
              <w:right w:val="nil"/>
            </w:tcBorders>
            <w:shd w:val="clear" w:color="auto" w:fill="auto"/>
            <w:noWrap/>
            <w:vAlign w:val="center"/>
            <w:hideMark/>
            <w:tcPrChange w:id="3857"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07A8E6ED" w14:textId="065BA542"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48</w:t>
            </w:r>
          </w:p>
        </w:tc>
        <w:tc>
          <w:tcPr>
            <w:tcW w:w="1200" w:type="dxa"/>
            <w:tcBorders>
              <w:top w:val="nil"/>
              <w:left w:val="nil"/>
              <w:bottom w:val="single" w:sz="8" w:space="0" w:color="auto"/>
              <w:right w:val="nil"/>
            </w:tcBorders>
            <w:shd w:val="clear" w:color="auto" w:fill="auto"/>
            <w:noWrap/>
            <w:vAlign w:val="center"/>
            <w:hideMark/>
            <w:tcPrChange w:id="3858"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75AFCC3D" w14:textId="0C2CB6B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87</w:t>
            </w:r>
          </w:p>
        </w:tc>
        <w:tc>
          <w:tcPr>
            <w:tcW w:w="1200" w:type="dxa"/>
            <w:tcBorders>
              <w:top w:val="nil"/>
              <w:left w:val="nil"/>
              <w:bottom w:val="single" w:sz="8" w:space="0" w:color="auto"/>
              <w:right w:val="nil"/>
            </w:tcBorders>
            <w:shd w:val="clear" w:color="auto" w:fill="auto"/>
            <w:noWrap/>
            <w:vAlign w:val="center"/>
            <w:hideMark/>
            <w:tcPrChange w:id="3859"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743B3E90" w14:textId="4AC05BB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95</w:t>
            </w:r>
          </w:p>
        </w:tc>
      </w:tr>
      <w:tr w:rsidR="003812ED" w:rsidRPr="003812ED" w14:paraId="1AA67C64" w14:textId="77777777" w:rsidTr="003D1A99">
        <w:trPr>
          <w:trHeight w:val="315"/>
          <w:trPrChange w:id="3860" w:author="Alicia" w:date="2016-05-19T14:13:00Z">
            <w:trPr>
              <w:trHeight w:val="315"/>
            </w:trPr>
          </w:trPrChange>
        </w:trPr>
        <w:tc>
          <w:tcPr>
            <w:tcW w:w="1094" w:type="dxa"/>
            <w:vMerge w:val="restart"/>
            <w:tcBorders>
              <w:top w:val="single" w:sz="4" w:space="0" w:color="auto"/>
              <w:left w:val="nil"/>
              <w:bottom w:val="single" w:sz="12" w:space="0" w:color="000000"/>
              <w:right w:val="nil"/>
            </w:tcBorders>
            <w:shd w:val="clear" w:color="auto" w:fill="auto"/>
            <w:noWrap/>
            <w:vAlign w:val="center"/>
            <w:hideMark/>
            <w:tcPrChange w:id="3861" w:author="Alicia" w:date="2016-05-19T14:13:00Z">
              <w:tcPr>
                <w:tcW w:w="1020" w:type="dxa"/>
                <w:vMerge w:val="restart"/>
                <w:tcBorders>
                  <w:top w:val="single" w:sz="4" w:space="0" w:color="auto"/>
                  <w:left w:val="nil"/>
                  <w:bottom w:val="single" w:sz="12" w:space="0" w:color="000000"/>
                  <w:right w:val="nil"/>
                </w:tcBorders>
                <w:shd w:val="clear" w:color="auto" w:fill="auto"/>
                <w:noWrap/>
                <w:vAlign w:val="center"/>
                <w:hideMark/>
              </w:tcPr>
            </w:tcPrChange>
          </w:tcPr>
          <w:p w14:paraId="56AAB176"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H</w:t>
            </w:r>
          </w:p>
        </w:tc>
        <w:tc>
          <w:tcPr>
            <w:tcW w:w="580" w:type="dxa"/>
            <w:tcBorders>
              <w:top w:val="nil"/>
              <w:left w:val="nil"/>
              <w:bottom w:val="nil"/>
              <w:right w:val="nil"/>
            </w:tcBorders>
            <w:shd w:val="clear" w:color="auto" w:fill="auto"/>
            <w:noWrap/>
            <w:vAlign w:val="center"/>
            <w:hideMark/>
            <w:tcPrChange w:id="3862" w:author="Alicia" w:date="2016-05-19T14:13:00Z">
              <w:tcPr>
                <w:tcW w:w="560" w:type="dxa"/>
                <w:tcBorders>
                  <w:top w:val="nil"/>
                  <w:left w:val="nil"/>
                  <w:bottom w:val="nil"/>
                  <w:right w:val="nil"/>
                </w:tcBorders>
                <w:shd w:val="clear" w:color="auto" w:fill="auto"/>
                <w:noWrap/>
                <w:vAlign w:val="center"/>
                <w:hideMark/>
              </w:tcPr>
            </w:tcPrChange>
          </w:tcPr>
          <w:p w14:paraId="6D66EA4F"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Change w:id="3863" w:author="Alicia" w:date="2016-05-19T14:13:00Z">
              <w:tcPr>
                <w:tcW w:w="1200" w:type="dxa"/>
                <w:tcBorders>
                  <w:top w:val="nil"/>
                  <w:left w:val="nil"/>
                  <w:bottom w:val="nil"/>
                  <w:right w:val="nil"/>
                </w:tcBorders>
                <w:shd w:val="clear" w:color="auto" w:fill="auto"/>
                <w:noWrap/>
                <w:vAlign w:val="center"/>
                <w:hideMark/>
              </w:tcPr>
            </w:tcPrChange>
          </w:tcPr>
          <w:p w14:paraId="2037CEDD" w14:textId="68441BDA"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c>
          <w:tcPr>
            <w:tcW w:w="1200" w:type="dxa"/>
            <w:tcBorders>
              <w:top w:val="nil"/>
              <w:left w:val="nil"/>
              <w:bottom w:val="nil"/>
              <w:right w:val="nil"/>
            </w:tcBorders>
            <w:shd w:val="clear" w:color="auto" w:fill="auto"/>
            <w:noWrap/>
            <w:vAlign w:val="center"/>
            <w:hideMark/>
            <w:tcPrChange w:id="3864" w:author="Alicia" w:date="2016-05-19T14:13:00Z">
              <w:tcPr>
                <w:tcW w:w="1200" w:type="dxa"/>
                <w:tcBorders>
                  <w:top w:val="nil"/>
                  <w:left w:val="nil"/>
                  <w:bottom w:val="nil"/>
                  <w:right w:val="nil"/>
                </w:tcBorders>
                <w:shd w:val="clear" w:color="auto" w:fill="auto"/>
                <w:noWrap/>
                <w:vAlign w:val="center"/>
                <w:hideMark/>
              </w:tcPr>
            </w:tcPrChange>
          </w:tcPr>
          <w:p w14:paraId="1807B8FF" w14:textId="0CA5AAEB"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Change w:id="3865" w:author="Alicia" w:date="2016-05-19T14:13:00Z">
              <w:tcPr>
                <w:tcW w:w="1200" w:type="dxa"/>
                <w:tcBorders>
                  <w:top w:val="nil"/>
                  <w:left w:val="nil"/>
                  <w:bottom w:val="nil"/>
                  <w:right w:val="nil"/>
                </w:tcBorders>
                <w:shd w:val="clear" w:color="auto" w:fill="auto"/>
                <w:noWrap/>
                <w:vAlign w:val="center"/>
                <w:hideMark/>
              </w:tcPr>
            </w:tcPrChange>
          </w:tcPr>
          <w:p w14:paraId="7B50D7C3" w14:textId="2DAEB26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Change w:id="3866" w:author="Alicia" w:date="2016-05-19T14:13:00Z">
              <w:tcPr>
                <w:tcW w:w="1200" w:type="dxa"/>
                <w:tcBorders>
                  <w:top w:val="nil"/>
                  <w:left w:val="nil"/>
                  <w:bottom w:val="nil"/>
                  <w:right w:val="nil"/>
                </w:tcBorders>
                <w:shd w:val="clear" w:color="auto" w:fill="auto"/>
                <w:noWrap/>
                <w:vAlign w:val="center"/>
                <w:hideMark/>
              </w:tcPr>
            </w:tcPrChange>
          </w:tcPr>
          <w:p w14:paraId="67725ED4" w14:textId="7704D61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03</w:t>
            </w:r>
          </w:p>
        </w:tc>
        <w:tc>
          <w:tcPr>
            <w:tcW w:w="1200" w:type="dxa"/>
            <w:tcBorders>
              <w:top w:val="nil"/>
              <w:left w:val="nil"/>
              <w:bottom w:val="nil"/>
              <w:right w:val="nil"/>
            </w:tcBorders>
            <w:shd w:val="clear" w:color="auto" w:fill="auto"/>
            <w:noWrap/>
            <w:vAlign w:val="center"/>
            <w:hideMark/>
            <w:tcPrChange w:id="3867" w:author="Alicia" w:date="2016-05-19T14:13:00Z">
              <w:tcPr>
                <w:tcW w:w="1200" w:type="dxa"/>
                <w:tcBorders>
                  <w:top w:val="nil"/>
                  <w:left w:val="nil"/>
                  <w:bottom w:val="nil"/>
                  <w:right w:val="nil"/>
                </w:tcBorders>
                <w:shd w:val="clear" w:color="auto" w:fill="auto"/>
                <w:noWrap/>
                <w:vAlign w:val="center"/>
                <w:hideMark/>
              </w:tcPr>
            </w:tcPrChange>
          </w:tcPr>
          <w:p w14:paraId="29ACE91F" w14:textId="3D0C26C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Change w:id="3868" w:author="Alicia" w:date="2016-05-19T14:13:00Z">
              <w:tcPr>
                <w:tcW w:w="1200" w:type="dxa"/>
                <w:tcBorders>
                  <w:top w:val="nil"/>
                  <w:left w:val="nil"/>
                  <w:bottom w:val="nil"/>
                  <w:right w:val="nil"/>
                </w:tcBorders>
                <w:shd w:val="clear" w:color="auto" w:fill="auto"/>
                <w:noWrap/>
                <w:vAlign w:val="center"/>
                <w:hideMark/>
              </w:tcPr>
            </w:tcPrChange>
          </w:tcPr>
          <w:p w14:paraId="697818A2" w14:textId="06ED4108"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Change w:id="3869" w:author="Alicia" w:date="2016-05-19T14:13:00Z">
              <w:tcPr>
                <w:tcW w:w="1200" w:type="dxa"/>
                <w:tcBorders>
                  <w:top w:val="nil"/>
                  <w:left w:val="nil"/>
                  <w:bottom w:val="nil"/>
                  <w:right w:val="nil"/>
                </w:tcBorders>
                <w:shd w:val="clear" w:color="auto" w:fill="auto"/>
                <w:noWrap/>
                <w:vAlign w:val="center"/>
                <w:hideMark/>
              </w:tcPr>
            </w:tcPrChange>
          </w:tcPr>
          <w:p w14:paraId="3F55FEE8" w14:textId="16E77FE8"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Change w:id="3870" w:author="Alicia" w:date="2016-05-19T14:13:00Z">
              <w:tcPr>
                <w:tcW w:w="1200" w:type="dxa"/>
                <w:tcBorders>
                  <w:top w:val="nil"/>
                  <w:left w:val="nil"/>
                  <w:bottom w:val="nil"/>
                  <w:right w:val="nil"/>
                </w:tcBorders>
                <w:shd w:val="clear" w:color="auto" w:fill="auto"/>
                <w:noWrap/>
                <w:vAlign w:val="center"/>
                <w:hideMark/>
              </w:tcPr>
            </w:tcPrChange>
          </w:tcPr>
          <w:p w14:paraId="6120CE04" w14:textId="2E77E08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Change w:id="3871" w:author="Alicia" w:date="2016-05-19T14:13:00Z">
              <w:tcPr>
                <w:tcW w:w="1200" w:type="dxa"/>
                <w:tcBorders>
                  <w:top w:val="nil"/>
                  <w:left w:val="nil"/>
                  <w:bottom w:val="nil"/>
                  <w:right w:val="nil"/>
                </w:tcBorders>
                <w:shd w:val="clear" w:color="auto" w:fill="auto"/>
                <w:noWrap/>
                <w:vAlign w:val="center"/>
                <w:hideMark/>
              </w:tcPr>
            </w:tcPrChange>
          </w:tcPr>
          <w:p w14:paraId="428C5116" w14:textId="1E702341"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80</w:t>
            </w:r>
          </w:p>
        </w:tc>
        <w:tc>
          <w:tcPr>
            <w:tcW w:w="1200" w:type="dxa"/>
            <w:tcBorders>
              <w:top w:val="nil"/>
              <w:left w:val="nil"/>
              <w:bottom w:val="nil"/>
              <w:right w:val="nil"/>
            </w:tcBorders>
            <w:shd w:val="clear" w:color="auto" w:fill="auto"/>
            <w:noWrap/>
            <w:vAlign w:val="center"/>
            <w:hideMark/>
            <w:tcPrChange w:id="3872" w:author="Alicia" w:date="2016-05-19T14:13:00Z">
              <w:tcPr>
                <w:tcW w:w="1200" w:type="dxa"/>
                <w:tcBorders>
                  <w:top w:val="nil"/>
                  <w:left w:val="nil"/>
                  <w:bottom w:val="nil"/>
                  <w:right w:val="nil"/>
                </w:tcBorders>
                <w:shd w:val="clear" w:color="auto" w:fill="auto"/>
                <w:noWrap/>
                <w:vAlign w:val="center"/>
                <w:hideMark/>
              </w:tcPr>
            </w:tcPrChange>
          </w:tcPr>
          <w:p w14:paraId="1C0F8678" w14:textId="159D57F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41</w:t>
            </w:r>
          </w:p>
        </w:tc>
      </w:tr>
      <w:tr w:rsidR="003812ED" w:rsidRPr="003812ED" w14:paraId="45579A15" w14:textId="77777777" w:rsidTr="003D1A99">
        <w:trPr>
          <w:trHeight w:val="315"/>
          <w:trPrChange w:id="3873" w:author="Alicia" w:date="2016-05-19T14:13:00Z">
            <w:trPr>
              <w:trHeight w:val="315"/>
            </w:trPr>
          </w:trPrChange>
        </w:trPr>
        <w:tc>
          <w:tcPr>
            <w:tcW w:w="1094" w:type="dxa"/>
            <w:vMerge/>
            <w:tcBorders>
              <w:top w:val="nil"/>
              <w:left w:val="nil"/>
              <w:bottom w:val="single" w:sz="4" w:space="0" w:color="auto"/>
              <w:right w:val="nil"/>
            </w:tcBorders>
            <w:vAlign w:val="center"/>
            <w:hideMark/>
            <w:tcPrChange w:id="3874" w:author="Alicia" w:date="2016-05-19T14:13:00Z">
              <w:tcPr>
                <w:tcW w:w="1020" w:type="dxa"/>
                <w:vMerge/>
                <w:tcBorders>
                  <w:top w:val="nil"/>
                  <w:left w:val="nil"/>
                  <w:bottom w:val="single" w:sz="4" w:space="0" w:color="auto"/>
                  <w:right w:val="nil"/>
                </w:tcBorders>
                <w:vAlign w:val="center"/>
                <w:hideMark/>
              </w:tcPr>
            </w:tcPrChange>
          </w:tcPr>
          <w:p w14:paraId="7FFED726"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Change w:id="3875" w:author="Alicia" w:date="2016-05-19T14:13:00Z">
              <w:tcPr>
                <w:tcW w:w="560" w:type="dxa"/>
                <w:tcBorders>
                  <w:top w:val="nil"/>
                  <w:left w:val="nil"/>
                  <w:bottom w:val="single" w:sz="8" w:space="0" w:color="auto"/>
                  <w:right w:val="nil"/>
                </w:tcBorders>
                <w:shd w:val="clear" w:color="auto" w:fill="auto"/>
                <w:noWrap/>
                <w:vAlign w:val="center"/>
                <w:hideMark/>
              </w:tcPr>
            </w:tcPrChange>
          </w:tcPr>
          <w:p w14:paraId="6E90D04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Change w:id="3876"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449411C8" w14:textId="06C28B7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26</w:t>
            </w:r>
          </w:p>
        </w:tc>
        <w:tc>
          <w:tcPr>
            <w:tcW w:w="1200" w:type="dxa"/>
            <w:tcBorders>
              <w:top w:val="nil"/>
              <w:left w:val="nil"/>
              <w:bottom w:val="single" w:sz="8" w:space="0" w:color="auto"/>
              <w:right w:val="nil"/>
            </w:tcBorders>
            <w:shd w:val="clear" w:color="auto" w:fill="auto"/>
            <w:noWrap/>
            <w:vAlign w:val="center"/>
            <w:hideMark/>
            <w:tcPrChange w:id="3877"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7F7B1093" w14:textId="3B1F78CC"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85</w:t>
            </w:r>
          </w:p>
        </w:tc>
        <w:tc>
          <w:tcPr>
            <w:tcW w:w="1200" w:type="dxa"/>
            <w:tcBorders>
              <w:top w:val="nil"/>
              <w:left w:val="nil"/>
              <w:bottom w:val="single" w:sz="8" w:space="0" w:color="auto"/>
              <w:right w:val="nil"/>
            </w:tcBorders>
            <w:shd w:val="clear" w:color="auto" w:fill="auto"/>
            <w:noWrap/>
            <w:vAlign w:val="center"/>
            <w:hideMark/>
            <w:tcPrChange w:id="3878"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2F37DF53" w14:textId="19BC233F"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Change w:id="3879"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0D7F39AA" w14:textId="760EADC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08</w:t>
            </w:r>
          </w:p>
        </w:tc>
        <w:tc>
          <w:tcPr>
            <w:tcW w:w="1200" w:type="dxa"/>
            <w:tcBorders>
              <w:top w:val="nil"/>
              <w:left w:val="nil"/>
              <w:bottom w:val="single" w:sz="8" w:space="0" w:color="auto"/>
              <w:right w:val="nil"/>
            </w:tcBorders>
            <w:shd w:val="clear" w:color="auto" w:fill="auto"/>
            <w:noWrap/>
            <w:vAlign w:val="center"/>
            <w:hideMark/>
            <w:tcPrChange w:id="3880"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64D3DF4F" w14:textId="073D22D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Change w:id="3881"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2F2ACE84" w14:textId="4FE9CAEB"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Change w:id="3882"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18415840" w14:textId="2E5DBDC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Change w:id="3883"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1DE34EDE" w14:textId="08D678A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76</w:t>
            </w:r>
          </w:p>
        </w:tc>
        <w:tc>
          <w:tcPr>
            <w:tcW w:w="1200" w:type="dxa"/>
            <w:tcBorders>
              <w:top w:val="nil"/>
              <w:left w:val="nil"/>
              <w:bottom w:val="single" w:sz="8" w:space="0" w:color="auto"/>
              <w:right w:val="nil"/>
            </w:tcBorders>
            <w:shd w:val="clear" w:color="auto" w:fill="auto"/>
            <w:noWrap/>
            <w:vAlign w:val="center"/>
            <w:hideMark/>
            <w:tcPrChange w:id="3884"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3455564B" w14:textId="6347A59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43</w:t>
            </w:r>
          </w:p>
        </w:tc>
        <w:tc>
          <w:tcPr>
            <w:tcW w:w="1200" w:type="dxa"/>
            <w:tcBorders>
              <w:top w:val="nil"/>
              <w:left w:val="nil"/>
              <w:bottom w:val="single" w:sz="8" w:space="0" w:color="auto"/>
              <w:right w:val="nil"/>
            </w:tcBorders>
            <w:shd w:val="clear" w:color="auto" w:fill="auto"/>
            <w:noWrap/>
            <w:vAlign w:val="center"/>
            <w:hideMark/>
            <w:tcPrChange w:id="3885"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48DC4533" w14:textId="576AE2D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73</w:t>
            </w:r>
          </w:p>
        </w:tc>
      </w:tr>
      <w:tr w:rsidR="003812ED" w:rsidRPr="003812ED" w14:paraId="51507D4C" w14:textId="77777777" w:rsidTr="003D1A99">
        <w:trPr>
          <w:trHeight w:val="315"/>
          <w:trPrChange w:id="3886" w:author="Alicia" w:date="2016-05-19T14:13:00Z">
            <w:trPr>
              <w:trHeight w:val="315"/>
            </w:trPr>
          </w:trPrChange>
        </w:trPr>
        <w:tc>
          <w:tcPr>
            <w:tcW w:w="1094" w:type="dxa"/>
            <w:vMerge w:val="restart"/>
            <w:tcBorders>
              <w:top w:val="single" w:sz="4" w:space="0" w:color="auto"/>
              <w:left w:val="nil"/>
              <w:bottom w:val="single" w:sz="12" w:space="0" w:color="000000"/>
              <w:right w:val="nil"/>
            </w:tcBorders>
            <w:shd w:val="clear" w:color="auto" w:fill="auto"/>
            <w:noWrap/>
            <w:vAlign w:val="center"/>
            <w:hideMark/>
            <w:tcPrChange w:id="3887" w:author="Alicia" w:date="2016-05-19T14:13:00Z">
              <w:tcPr>
                <w:tcW w:w="1020" w:type="dxa"/>
                <w:vMerge w:val="restart"/>
                <w:tcBorders>
                  <w:top w:val="single" w:sz="4" w:space="0" w:color="auto"/>
                  <w:left w:val="nil"/>
                  <w:bottom w:val="single" w:sz="12" w:space="0" w:color="000000"/>
                  <w:right w:val="nil"/>
                </w:tcBorders>
                <w:shd w:val="clear" w:color="auto" w:fill="auto"/>
                <w:noWrap/>
                <w:vAlign w:val="center"/>
                <w:hideMark/>
              </w:tcPr>
            </w:tcPrChange>
          </w:tcPr>
          <w:p w14:paraId="4CBEE85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I</w:t>
            </w:r>
          </w:p>
        </w:tc>
        <w:tc>
          <w:tcPr>
            <w:tcW w:w="580" w:type="dxa"/>
            <w:tcBorders>
              <w:top w:val="nil"/>
              <w:left w:val="nil"/>
              <w:bottom w:val="nil"/>
              <w:right w:val="nil"/>
            </w:tcBorders>
            <w:shd w:val="clear" w:color="auto" w:fill="auto"/>
            <w:noWrap/>
            <w:vAlign w:val="center"/>
            <w:hideMark/>
            <w:tcPrChange w:id="3888" w:author="Alicia" w:date="2016-05-19T14:13:00Z">
              <w:tcPr>
                <w:tcW w:w="560" w:type="dxa"/>
                <w:tcBorders>
                  <w:top w:val="nil"/>
                  <w:left w:val="nil"/>
                  <w:bottom w:val="nil"/>
                  <w:right w:val="nil"/>
                </w:tcBorders>
                <w:shd w:val="clear" w:color="auto" w:fill="auto"/>
                <w:noWrap/>
                <w:vAlign w:val="center"/>
                <w:hideMark/>
              </w:tcPr>
            </w:tcPrChange>
          </w:tcPr>
          <w:p w14:paraId="52E3AA0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Change w:id="3889" w:author="Alicia" w:date="2016-05-19T14:13:00Z">
              <w:tcPr>
                <w:tcW w:w="1200" w:type="dxa"/>
                <w:tcBorders>
                  <w:top w:val="nil"/>
                  <w:left w:val="nil"/>
                  <w:bottom w:val="nil"/>
                  <w:right w:val="nil"/>
                </w:tcBorders>
                <w:shd w:val="clear" w:color="auto" w:fill="auto"/>
                <w:noWrap/>
                <w:vAlign w:val="center"/>
                <w:hideMark/>
              </w:tcPr>
            </w:tcPrChange>
          </w:tcPr>
          <w:p w14:paraId="02FF4570" w14:textId="5409DE0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59</w:t>
            </w:r>
          </w:p>
        </w:tc>
        <w:tc>
          <w:tcPr>
            <w:tcW w:w="1200" w:type="dxa"/>
            <w:tcBorders>
              <w:top w:val="nil"/>
              <w:left w:val="nil"/>
              <w:bottom w:val="nil"/>
              <w:right w:val="nil"/>
            </w:tcBorders>
            <w:shd w:val="clear" w:color="auto" w:fill="auto"/>
            <w:noWrap/>
            <w:vAlign w:val="center"/>
            <w:hideMark/>
            <w:tcPrChange w:id="3890" w:author="Alicia" w:date="2016-05-19T14:13:00Z">
              <w:tcPr>
                <w:tcW w:w="1200" w:type="dxa"/>
                <w:tcBorders>
                  <w:top w:val="nil"/>
                  <w:left w:val="nil"/>
                  <w:bottom w:val="nil"/>
                  <w:right w:val="nil"/>
                </w:tcBorders>
                <w:shd w:val="clear" w:color="auto" w:fill="auto"/>
                <w:noWrap/>
                <w:vAlign w:val="center"/>
                <w:hideMark/>
              </w:tcPr>
            </w:tcPrChange>
          </w:tcPr>
          <w:p w14:paraId="16177A36" w14:textId="64F7488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32</w:t>
            </w:r>
          </w:p>
        </w:tc>
        <w:tc>
          <w:tcPr>
            <w:tcW w:w="1200" w:type="dxa"/>
            <w:tcBorders>
              <w:top w:val="nil"/>
              <w:left w:val="nil"/>
              <w:bottom w:val="nil"/>
              <w:right w:val="nil"/>
            </w:tcBorders>
            <w:shd w:val="clear" w:color="auto" w:fill="auto"/>
            <w:noWrap/>
            <w:vAlign w:val="center"/>
            <w:hideMark/>
            <w:tcPrChange w:id="3891" w:author="Alicia" w:date="2016-05-19T14:13:00Z">
              <w:tcPr>
                <w:tcW w:w="1200" w:type="dxa"/>
                <w:tcBorders>
                  <w:top w:val="nil"/>
                  <w:left w:val="nil"/>
                  <w:bottom w:val="nil"/>
                  <w:right w:val="nil"/>
                </w:tcBorders>
                <w:shd w:val="clear" w:color="auto" w:fill="auto"/>
                <w:noWrap/>
                <w:vAlign w:val="center"/>
                <w:hideMark/>
              </w:tcPr>
            </w:tcPrChange>
          </w:tcPr>
          <w:p w14:paraId="1DB816A7" w14:textId="69A647D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Change w:id="3892" w:author="Alicia" w:date="2016-05-19T14:13:00Z">
              <w:tcPr>
                <w:tcW w:w="1200" w:type="dxa"/>
                <w:tcBorders>
                  <w:top w:val="nil"/>
                  <w:left w:val="nil"/>
                  <w:bottom w:val="nil"/>
                  <w:right w:val="nil"/>
                </w:tcBorders>
                <w:shd w:val="clear" w:color="auto" w:fill="auto"/>
                <w:noWrap/>
                <w:vAlign w:val="center"/>
                <w:hideMark/>
              </w:tcPr>
            </w:tcPrChange>
          </w:tcPr>
          <w:p w14:paraId="3A49D584" w14:textId="0B9F06B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Change w:id="3893" w:author="Alicia" w:date="2016-05-19T14:13:00Z">
              <w:tcPr>
                <w:tcW w:w="1200" w:type="dxa"/>
                <w:tcBorders>
                  <w:top w:val="nil"/>
                  <w:left w:val="nil"/>
                  <w:bottom w:val="nil"/>
                  <w:right w:val="nil"/>
                </w:tcBorders>
                <w:shd w:val="clear" w:color="auto" w:fill="auto"/>
                <w:noWrap/>
                <w:vAlign w:val="center"/>
                <w:hideMark/>
              </w:tcPr>
            </w:tcPrChange>
          </w:tcPr>
          <w:p w14:paraId="3D91026B" w14:textId="1BA97B5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Change w:id="3894" w:author="Alicia" w:date="2016-05-19T14:13:00Z">
              <w:tcPr>
                <w:tcW w:w="1200" w:type="dxa"/>
                <w:tcBorders>
                  <w:top w:val="nil"/>
                  <w:left w:val="nil"/>
                  <w:bottom w:val="nil"/>
                  <w:right w:val="nil"/>
                </w:tcBorders>
                <w:shd w:val="clear" w:color="auto" w:fill="auto"/>
                <w:noWrap/>
                <w:vAlign w:val="center"/>
                <w:hideMark/>
              </w:tcPr>
            </w:tcPrChange>
          </w:tcPr>
          <w:p w14:paraId="7F169810" w14:textId="64E1D61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noWrap/>
            <w:vAlign w:val="center"/>
            <w:hideMark/>
            <w:tcPrChange w:id="3895" w:author="Alicia" w:date="2016-05-19T14:13:00Z">
              <w:tcPr>
                <w:tcW w:w="1200" w:type="dxa"/>
                <w:tcBorders>
                  <w:top w:val="nil"/>
                  <w:left w:val="nil"/>
                  <w:bottom w:val="nil"/>
                  <w:right w:val="nil"/>
                </w:tcBorders>
                <w:shd w:val="clear" w:color="auto" w:fill="auto"/>
                <w:noWrap/>
                <w:vAlign w:val="center"/>
                <w:hideMark/>
              </w:tcPr>
            </w:tcPrChange>
          </w:tcPr>
          <w:p w14:paraId="20D48BCF" w14:textId="5CEE8DD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Change w:id="3896" w:author="Alicia" w:date="2016-05-19T14:13:00Z">
              <w:tcPr>
                <w:tcW w:w="1200" w:type="dxa"/>
                <w:tcBorders>
                  <w:top w:val="nil"/>
                  <w:left w:val="nil"/>
                  <w:bottom w:val="nil"/>
                  <w:right w:val="nil"/>
                </w:tcBorders>
                <w:shd w:val="clear" w:color="auto" w:fill="auto"/>
                <w:noWrap/>
                <w:vAlign w:val="center"/>
                <w:hideMark/>
              </w:tcPr>
            </w:tcPrChange>
          </w:tcPr>
          <w:p w14:paraId="1504508E" w14:textId="6D15814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24</w:t>
            </w:r>
          </w:p>
        </w:tc>
        <w:tc>
          <w:tcPr>
            <w:tcW w:w="1200" w:type="dxa"/>
            <w:tcBorders>
              <w:top w:val="nil"/>
              <w:left w:val="nil"/>
              <w:bottom w:val="nil"/>
              <w:right w:val="nil"/>
            </w:tcBorders>
            <w:shd w:val="clear" w:color="auto" w:fill="auto"/>
            <w:noWrap/>
            <w:vAlign w:val="center"/>
            <w:hideMark/>
            <w:tcPrChange w:id="3897" w:author="Alicia" w:date="2016-05-19T14:13:00Z">
              <w:tcPr>
                <w:tcW w:w="1200" w:type="dxa"/>
                <w:tcBorders>
                  <w:top w:val="nil"/>
                  <w:left w:val="nil"/>
                  <w:bottom w:val="nil"/>
                  <w:right w:val="nil"/>
                </w:tcBorders>
                <w:shd w:val="clear" w:color="auto" w:fill="auto"/>
                <w:noWrap/>
                <w:vAlign w:val="center"/>
                <w:hideMark/>
              </w:tcPr>
            </w:tcPrChange>
          </w:tcPr>
          <w:p w14:paraId="61930E95" w14:textId="581B2ED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Change w:id="3898" w:author="Alicia" w:date="2016-05-19T14:13:00Z">
              <w:tcPr>
                <w:tcW w:w="1200" w:type="dxa"/>
                <w:tcBorders>
                  <w:top w:val="nil"/>
                  <w:left w:val="nil"/>
                  <w:bottom w:val="nil"/>
                  <w:right w:val="nil"/>
                </w:tcBorders>
                <w:shd w:val="clear" w:color="auto" w:fill="auto"/>
                <w:noWrap/>
                <w:vAlign w:val="center"/>
                <w:hideMark/>
              </w:tcPr>
            </w:tcPrChange>
          </w:tcPr>
          <w:p w14:paraId="61A35067" w14:textId="2533602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60</w:t>
            </w:r>
          </w:p>
        </w:tc>
      </w:tr>
      <w:tr w:rsidR="003812ED" w:rsidRPr="003812ED" w14:paraId="6215FB04" w14:textId="77777777" w:rsidTr="003D1A99">
        <w:trPr>
          <w:trHeight w:val="315"/>
          <w:trPrChange w:id="3899" w:author="Alicia" w:date="2016-05-19T14:13:00Z">
            <w:trPr>
              <w:trHeight w:val="315"/>
            </w:trPr>
          </w:trPrChange>
        </w:trPr>
        <w:tc>
          <w:tcPr>
            <w:tcW w:w="1094" w:type="dxa"/>
            <w:vMerge/>
            <w:tcBorders>
              <w:top w:val="nil"/>
              <w:left w:val="nil"/>
              <w:bottom w:val="single" w:sz="4" w:space="0" w:color="auto"/>
              <w:right w:val="nil"/>
            </w:tcBorders>
            <w:vAlign w:val="center"/>
            <w:hideMark/>
            <w:tcPrChange w:id="3900" w:author="Alicia" w:date="2016-05-19T14:13:00Z">
              <w:tcPr>
                <w:tcW w:w="1020" w:type="dxa"/>
                <w:vMerge/>
                <w:tcBorders>
                  <w:top w:val="nil"/>
                  <w:left w:val="nil"/>
                  <w:bottom w:val="single" w:sz="4" w:space="0" w:color="auto"/>
                  <w:right w:val="nil"/>
                </w:tcBorders>
                <w:vAlign w:val="center"/>
                <w:hideMark/>
              </w:tcPr>
            </w:tcPrChange>
          </w:tcPr>
          <w:p w14:paraId="17E3AC72"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Change w:id="3901" w:author="Alicia" w:date="2016-05-19T14:13:00Z">
              <w:tcPr>
                <w:tcW w:w="560" w:type="dxa"/>
                <w:tcBorders>
                  <w:top w:val="nil"/>
                  <w:left w:val="nil"/>
                  <w:bottom w:val="single" w:sz="8" w:space="0" w:color="auto"/>
                  <w:right w:val="nil"/>
                </w:tcBorders>
                <w:shd w:val="clear" w:color="auto" w:fill="auto"/>
                <w:noWrap/>
                <w:vAlign w:val="center"/>
                <w:hideMark/>
              </w:tcPr>
            </w:tcPrChange>
          </w:tcPr>
          <w:p w14:paraId="145B511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Change w:id="3902"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0E433B6C" w14:textId="5F3122A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93</w:t>
            </w:r>
          </w:p>
        </w:tc>
        <w:tc>
          <w:tcPr>
            <w:tcW w:w="1200" w:type="dxa"/>
            <w:tcBorders>
              <w:top w:val="nil"/>
              <w:left w:val="nil"/>
              <w:bottom w:val="single" w:sz="8" w:space="0" w:color="auto"/>
              <w:right w:val="nil"/>
            </w:tcBorders>
            <w:shd w:val="clear" w:color="auto" w:fill="auto"/>
            <w:noWrap/>
            <w:vAlign w:val="center"/>
            <w:hideMark/>
            <w:tcPrChange w:id="3903"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444B6411" w14:textId="047258E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Change w:id="3904"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1B4AC51B" w14:textId="2D15823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Change w:id="3905"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1E7869FD" w14:textId="49EB5A6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01</w:t>
            </w:r>
          </w:p>
        </w:tc>
        <w:tc>
          <w:tcPr>
            <w:tcW w:w="1200" w:type="dxa"/>
            <w:tcBorders>
              <w:top w:val="nil"/>
              <w:left w:val="nil"/>
              <w:bottom w:val="single" w:sz="8" w:space="0" w:color="auto"/>
              <w:right w:val="nil"/>
            </w:tcBorders>
            <w:shd w:val="clear" w:color="auto" w:fill="auto"/>
            <w:noWrap/>
            <w:vAlign w:val="center"/>
            <w:hideMark/>
            <w:tcPrChange w:id="3906"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0C86C5D6" w14:textId="3F59E468"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02</w:t>
            </w:r>
          </w:p>
        </w:tc>
        <w:tc>
          <w:tcPr>
            <w:tcW w:w="1200" w:type="dxa"/>
            <w:tcBorders>
              <w:top w:val="nil"/>
              <w:left w:val="nil"/>
              <w:bottom w:val="single" w:sz="8" w:space="0" w:color="auto"/>
              <w:right w:val="nil"/>
            </w:tcBorders>
            <w:shd w:val="clear" w:color="auto" w:fill="auto"/>
            <w:noWrap/>
            <w:vAlign w:val="center"/>
            <w:hideMark/>
            <w:tcPrChange w:id="3907"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29605BB0" w14:textId="61EC92AD"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06</w:t>
            </w:r>
          </w:p>
        </w:tc>
        <w:tc>
          <w:tcPr>
            <w:tcW w:w="1200" w:type="dxa"/>
            <w:tcBorders>
              <w:top w:val="nil"/>
              <w:left w:val="nil"/>
              <w:bottom w:val="single" w:sz="8" w:space="0" w:color="auto"/>
              <w:right w:val="nil"/>
            </w:tcBorders>
            <w:shd w:val="clear" w:color="auto" w:fill="auto"/>
            <w:noWrap/>
            <w:vAlign w:val="center"/>
            <w:hideMark/>
            <w:tcPrChange w:id="3908"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70AA4A92" w14:textId="34D5E2D5"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07</w:t>
            </w:r>
          </w:p>
        </w:tc>
        <w:tc>
          <w:tcPr>
            <w:tcW w:w="1200" w:type="dxa"/>
            <w:tcBorders>
              <w:top w:val="nil"/>
              <w:left w:val="nil"/>
              <w:bottom w:val="single" w:sz="8" w:space="0" w:color="auto"/>
              <w:right w:val="nil"/>
            </w:tcBorders>
            <w:shd w:val="clear" w:color="auto" w:fill="auto"/>
            <w:noWrap/>
            <w:vAlign w:val="center"/>
            <w:hideMark/>
            <w:tcPrChange w:id="3909"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4FFBC8DC" w14:textId="1E0C5F4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Change w:id="3910"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09558980" w14:textId="25979BA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Change w:id="3911"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3188A45B" w14:textId="4EF95F8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64</w:t>
            </w:r>
          </w:p>
        </w:tc>
      </w:tr>
      <w:tr w:rsidR="003812ED" w:rsidRPr="003812ED" w14:paraId="7002CCEB" w14:textId="77777777" w:rsidTr="003D1A99">
        <w:trPr>
          <w:trHeight w:val="315"/>
          <w:trPrChange w:id="3912" w:author="Alicia" w:date="2016-05-19T14:13:00Z">
            <w:trPr>
              <w:trHeight w:val="315"/>
            </w:trPr>
          </w:trPrChange>
        </w:trPr>
        <w:tc>
          <w:tcPr>
            <w:tcW w:w="1094" w:type="dxa"/>
            <w:vMerge w:val="restart"/>
            <w:tcBorders>
              <w:top w:val="single" w:sz="4" w:space="0" w:color="auto"/>
              <w:left w:val="nil"/>
              <w:bottom w:val="single" w:sz="4" w:space="0" w:color="auto"/>
              <w:right w:val="nil"/>
            </w:tcBorders>
            <w:shd w:val="clear" w:color="auto" w:fill="auto"/>
            <w:noWrap/>
            <w:vAlign w:val="center"/>
            <w:hideMark/>
            <w:tcPrChange w:id="3913" w:author="Alicia" w:date="2016-05-19T14:13:00Z">
              <w:tcPr>
                <w:tcW w:w="1020" w:type="dxa"/>
                <w:vMerge w:val="restart"/>
                <w:tcBorders>
                  <w:top w:val="single" w:sz="4" w:space="0" w:color="auto"/>
                  <w:left w:val="nil"/>
                  <w:bottom w:val="single" w:sz="4" w:space="0" w:color="auto"/>
                  <w:right w:val="nil"/>
                </w:tcBorders>
                <w:shd w:val="clear" w:color="auto" w:fill="auto"/>
                <w:noWrap/>
                <w:vAlign w:val="center"/>
                <w:hideMark/>
              </w:tcPr>
            </w:tcPrChange>
          </w:tcPr>
          <w:p w14:paraId="004BBEFE"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J</w:t>
            </w:r>
          </w:p>
        </w:tc>
        <w:tc>
          <w:tcPr>
            <w:tcW w:w="580" w:type="dxa"/>
            <w:tcBorders>
              <w:top w:val="nil"/>
              <w:left w:val="nil"/>
              <w:bottom w:val="nil"/>
              <w:right w:val="nil"/>
            </w:tcBorders>
            <w:shd w:val="clear" w:color="auto" w:fill="auto"/>
            <w:noWrap/>
            <w:vAlign w:val="center"/>
            <w:hideMark/>
            <w:tcPrChange w:id="3914" w:author="Alicia" w:date="2016-05-19T14:13:00Z">
              <w:tcPr>
                <w:tcW w:w="560" w:type="dxa"/>
                <w:tcBorders>
                  <w:top w:val="nil"/>
                  <w:left w:val="nil"/>
                  <w:bottom w:val="nil"/>
                  <w:right w:val="nil"/>
                </w:tcBorders>
                <w:shd w:val="clear" w:color="auto" w:fill="auto"/>
                <w:noWrap/>
                <w:vAlign w:val="center"/>
                <w:hideMark/>
              </w:tcPr>
            </w:tcPrChange>
          </w:tcPr>
          <w:p w14:paraId="74EAD762"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Change w:id="3915" w:author="Alicia" w:date="2016-05-19T14:13:00Z">
              <w:tcPr>
                <w:tcW w:w="1200" w:type="dxa"/>
                <w:tcBorders>
                  <w:top w:val="nil"/>
                  <w:left w:val="nil"/>
                  <w:bottom w:val="nil"/>
                  <w:right w:val="nil"/>
                </w:tcBorders>
                <w:shd w:val="clear" w:color="auto" w:fill="auto"/>
                <w:noWrap/>
                <w:vAlign w:val="center"/>
                <w:hideMark/>
              </w:tcPr>
            </w:tcPrChange>
          </w:tcPr>
          <w:p w14:paraId="7055C4E2" w14:textId="728BD3C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c>
          <w:tcPr>
            <w:tcW w:w="1200" w:type="dxa"/>
            <w:tcBorders>
              <w:top w:val="nil"/>
              <w:left w:val="nil"/>
              <w:bottom w:val="nil"/>
              <w:right w:val="nil"/>
            </w:tcBorders>
            <w:shd w:val="clear" w:color="auto" w:fill="auto"/>
            <w:noWrap/>
            <w:vAlign w:val="center"/>
            <w:hideMark/>
            <w:tcPrChange w:id="3916" w:author="Alicia" w:date="2016-05-19T14:13:00Z">
              <w:tcPr>
                <w:tcW w:w="1200" w:type="dxa"/>
                <w:tcBorders>
                  <w:top w:val="nil"/>
                  <w:left w:val="nil"/>
                  <w:bottom w:val="nil"/>
                  <w:right w:val="nil"/>
                </w:tcBorders>
                <w:shd w:val="clear" w:color="auto" w:fill="auto"/>
                <w:noWrap/>
                <w:vAlign w:val="center"/>
                <w:hideMark/>
              </w:tcPr>
            </w:tcPrChange>
          </w:tcPr>
          <w:p w14:paraId="256F0B1D" w14:textId="4E97265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16</w:t>
            </w:r>
          </w:p>
        </w:tc>
        <w:tc>
          <w:tcPr>
            <w:tcW w:w="1200" w:type="dxa"/>
            <w:tcBorders>
              <w:top w:val="nil"/>
              <w:left w:val="nil"/>
              <w:bottom w:val="nil"/>
              <w:right w:val="nil"/>
            </w:tcBorders>
            <w:shd w:val="clear" w:color="auto" w:fill="auto"/>
            <w:noWrap/>
            <w:vAlign w:val="center"/>
            <w:hideMark/>
            <w:tcPrChange w:id="3917" w:author="Alicia" w:date="2016-05-19T14:13:00Z">
              <w:tcPr>
                <w:tcW w:w="1200" w:type="dxa"/>
                <w:tcBorders>
                  <w:top w:val="nil"/>
                  <w:left w:val="nil"/>
                  <w:bottom w:val="nil"/>
                  <w:right w:val="nil"/>
                </w:tcBorders>
                <w:shd w:val="clear" w:color="auto" w:fill="auto"/>
                <w:noWrap/>
                <w:vAlign w:val="center"/>
                <w:hideMark/>
              </w:tcPr>
            </w:tcPrChange>
          </w:tcPr>
          <w:p w14:paraId="300A1880" w14:textId="21B9024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Change w:id="3918" w:author="Alicia" w:date="2016-05-19T14:13:00Z">
              <w:tcPr>
                <w:tcW w:w="1200" w:type="dxa"/>
                <w:tcBorders>
                  <w:top w:val="nil"/>
                  <w:left w:val="nil"/>
                  <w:bottom w:val="nil"/>
                  <w:right w:val="nil"/>
                </w:tcBorders>
                <w:shd w:val="clear" w:color="auto" w:fill="auto"/>
                <w:noWrap/>
                <w:vAlign w:val="center"/>
                <w:hideMark/>
              </w:tcPr>
            </w:tcPrChange>
          </w:tcPr>
          <w:p w14:paraId="0E5AAC7D" w14:textId="16F6B3A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Change w:id="3919" w:author="Alicia" w:date="2016-05-19T14:13:00Z">
              <w:tcPr>
                <w:tcW w:w="1200" w:type="dxa"/>
                <w:tcBorders>
                  <w:top w:val="nil"/>
                  <w:left w:val="nil"/>
                  <w:bottom w:val="nil"/>
                  <w:right w:val="nil"/>
                </w:tcBorders>
                <w:shd w:val="clear" w:color="auto" w:fill="auto"/>
                <w:noWrap/>
                <w:vAlign w:val="center"/>
                <w:hideMark/>
              </w:tcPr>
            </w:tcPrChange>
          </w:tcPr>
          <w:p w14:paraId="4797DD8C" w14:textId="41B9451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noWrap/>
            <w:vAlign w:val="center"/>
            <w:hideMark/>
            <w:tcPrChange w:id="3920" w:author="Alicia" w:date="2016-05-19T14:13:00Z">
              <w:tcPr>
                <w:tcW w:w="1200" w:type="dxa"/>
                <w:tcBorders>
                  <w:top w:val="nil"/>
                  <w:left w:val="nil"/>
                  <w:bottom w:val="nil"/>
                  <w:right w:val="nil"/>
                </w:tcBorders>
                <w:shd w:val="clear" w:color="auto" w:fill="auto"/>
                <w:noWrap/>
                <w:vAlign w:val="center"/>
                <w:hideMark/>
              </w:tcPr>
            </w:tcPrChange>
          </w:tcPr>
          <w:p w14:paraId="281B2F29" w14:textId="685D33B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Change w:id="3921" w:author="Alicia" w:date="2016-05-19T14:13:00Z">
              <w:tcPr>
                <w:tcW w:w="1200" w:type="dxa"/>
                <w:tcBorders>
                  <w:top w:val="nil"/>
                  <w:left w:val="nil"/>
                  <w:bottom w:val="nil"/>
                  <w:right w:val="nil"/>
                </w:tcBorders>
                <w:shd w:val="clear" w:color="auto" w:fill="auto"/>
                <w:noWrap/>
                <w:vAlign w:val="center"/>
                <w:hideMark/>
              </w:tcPr>
            </w:tcPrChange>
          </w:tcPr>
          <w:p w14:paraId="35ECEF91" w14:textId="44FA5A8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Change w:id="3922" w:author="Alicia" w:date="2016-05-19T14:13:00Z">
              <w:tcPr>
                <w:tcW w:w="1200" w:type="dxa"/>
                <w:tcBorders>
                  <w:top w:val="nil"/>
                  <w:left w:val="nil"/>
                  <w:bottom w:val="nil"/>
                  <w:right w:val="nil"/>
                </w:tcBorders>
                <w:shd w:val="clear" w:color="auto" w:fill="auto"/>
                <w:noWrap/>
                <w:vAlign w:val="center"/>
                <w:hideMark/>
              </w:tcPr>
            </w:tcPrChange>
          </w:tcPr>
          <w:p w14:paraId="5DAF65F1" w14:textId="7BA4A90A"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53</w:t>
            </w:r>
          </w:p>
        </w:tc>
        <w:tc>
          <w:tcPr>
            <w:tcW w:w="1200" w:type="dxa"/>
            <w:tcBorders>
              <w:top w:val="nil"/>
              <w:left w:val="nil"/>
              <w:bottom w:val="nil"/>
              <w:right w:val="nil"/>
            </w:tcBorders>
            <w:shd w:val="clear" w:color="auto" w:fill="auto"/>
            <w:noWrap/>
            <w:vAlign w:val="center"/>
            <w:hideMark/>
            <w:tcPrChange w:id="3923" w:author="Alicia" w:date="2016-05-19T14:13:00Z">
              <w:tcPr>
                <w:tcW w:w="1200" w:type="dxa"/>
                <w:tcBorders>
                  <w:top w:val="nil"/>
                  <w:left w:val="nil"/>
                  <w:bottom w:val="nil"/>
                  <w:right w:val="nil"/>
                </w:tcBorders>
                <w:shd w:val="clear" w:color="auto" w:fill="auto"/>
                <w:noWrap/>
                <w:vAlign w:val="center"/>
                <w:hideMark/>
              </w:tcPr>
            </w:tcPrChange>
          </w:tcPr>
          <w:p w14:paraId="2CE6A758" w14:textId="4F845814"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78</w:t>
            </w:r>
          </w:p>
        </w:tc>
        <w:tc>
          <w:tcPr>
            <w:tcW w:w="1200" w:type="dxa"/>
            <w:tcBorders>
              <w:top w:val="nil"/>
              <w:left w:val="nil"/>
              <w:bottom w:val="nil"/>
              <w:right w:val="nil"/>
            </w:tcBorders>
            <w:shd w:val="clear" w:color="auto" w:fill="auto"/>
            <w:noWrap/>
            <w:vAlign w:val="center"/>
            <w:hideMark/>
            <w:tcPrChange w:id="3924" w:author="Alicia" w:date="2016-05-19T14:13:00Z">
              <w:tcPr>
                <w:tcW w:w="1200" w:type="dxa"/>
                <w:tcBorders>
                  <w:top w:val="nil"/>
                  <w:left w:val="nil"/>
                  <w:bottom w:val="nil"/>
                  <w:right w:val="nil"/>
                </w:tcBorders>
                <w:shd w:val="clear" w:color="auto" w:fill="auto"/>
                <w:noWrap/>
                <w:vAlign w:val="center"/>
                <w:hideMark/>
              </w:tcPr>
            </w:tcPrChange>
          </w:tcPr>
          <w:p w14:paraId="27AE97D0" w14:textId="174E3A7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46</w:t>
            </w:r>
          </w:p>
        </w:tc>
      </w:tr>
      <w:tr w:rsidR="003812ED" w:rsidRPr="003812ED" w14:paraId="2C673DF4" w14:textId="77777777" w:rsidTr="003D1A99">
        <w:trPr>
          <w:trHeight w:val="315"/>
          <w:trPrChange w:id="3925" w:author="Alicia" w:date="2016-05-19T14:13:00Z">
            <w:trPr>
              <w:trHeight w:val="315"/>
            </w:trPr>
          </w:trPrChange>
        </w:trPr>
        <w:tc>
          <w:tcPr>
            <w:tcW w:w="1094" w:type="dxa"/>
            <w:vMerge/>
            <w:tcBorders>
              <w:top w:val="single" w:sz="4" w:space="0" w:color="auto"/>
              <w:left w:val="nil"/>
              <w:bottom w:val="single" w:sz="4" w:space="0" w:color="auto"/>
              <w:right w:val="nil"/>
            </w:tcBorders>
            <w:vAlign w:val="center"/>
            <w:hideMark/>
            <w:tcPrChange w:id="3926" w:author="Alicia" w:date="2016-05-19T14:13:00Z">
              <w:tcPr>
                <w:tcW w:w="1020" w:type="dxa"/>
                <w:vMerge/>
                <w:tcBorders>
                  <w:top w:val="single" w:sz="4" w:space="0" w:color="auto"/>
                  <w:left w:val="nil"/>
                  <w:bottom w:val="single" w:sz="4" w:space="0" w:color="auto"/>
                  <w:right w:val="nil"/>
                </w:tcBorders>
                <w:vAlign w:val="center"/>
                <w:hideMark/>
              </w:tcPr>
            </w:tcPrChange>
          </w:tcPr>
          <w:p w14:paraId="367C42B7"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Change w:id="3927" w:author="Alicia" w:date="2016-05-19T14:13:00Z">
              <w:tcPr>
                <w:tcW w:w="560" w:type="dxa"/>
                <w:tcBorders>
                  <w:top w:val="nil"/>
                  <w:left w:val="nil"/>
                  <w:bottom w:val="single" w:sz="8" w:space="0" w:color="auto"/>
                  <w:right w:val="nil"/>
                </w:tcBorders>
                <w:shd w:val="clear" w:color="auto" w:fill="auto"/>
                <w:noWrap/>
                <w:vAlign w:val="center"/>
                <w:hideMark/>
              </w:tcPr>
            </w:tcPrChange>
          </w:tcPr>
          <w:p w14:paraId="58183D2C"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Change w:id="3928"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34EFA0E5" w14:textId="37C54245"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91</w:t>
            </w:r>
          </w:p>
        </w:tc>
        <w:tc>
          <w:tcPr>
            <w:tcW w:w="1200" w:type="dxa"/>
            <w:tcBorders>
              <w:top w:val="nil"/>
              <w:left w:val="nil"/>
              <w:bottom w:val="single" w:sz="8" w:space="0" w:color="auto"/>
              <w:right w:val="nil"/>
            </w:tcBorders>
            <w:shd w:val="clear" w:color="auto" w:fill="auto"/>
            <w:noWrap/>
            <w:vAlign w:val="center"/>
            <w:hideMark/>
            <w:tcPrChange w:id="3929"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67FC37D9" w14:textId="0EC6C76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44</w:t>
            </w:r>
          </w:p>
        </w:tc>
        <w:tc>
          <w:tcPr>
            <w:tcW w:w="1200" w:type="dxa"/>
            <w:tcBorders>
              <w:top w:val="nil"/>
              <w:left w:val="nil"/>
              <w:bottom w:val="single" w:sz="8" w:space="0" w:color="auto"/>
              <w:right w:val="nil"/>
            </w:tcBorders>
            <w:shd w:val="clear" w:color="auto" w:fill="auto"/>
            <w:noWrap/>
            <w:vAlign w:val="center"/>
            <w:hideMark/>
            <w:tcPrChange w:id="3930"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51F764AF" w14:textId="76CF6C1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Change w:id="3931"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1ADE7A26" w14:textId="547381E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Change w:id="3932"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6400BED9" w14:textId="41CA2A7C"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Change w:id="3933"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0BA669C5" w14:textId="5F8AFC0C"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Change w:id="3934"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0A34635E" w14:textId="43B777DA"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Change w:id="3935"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16D4B47D" w14:textId="2034CDD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70</w:t>
            </w:r>
          </w:p>
        </w:tc>
        <w:tc>
          <w:tcPr>
            <w:tcW w:w="1200" w:type="dxa"/>
            <w:tcBorders>
              <w:top w:val="nil"/>
              <w:left w:val="nil"/>
              <w:bottom w:val="single" w:sz="8" w:space="0" w:color="auto"/>
              <w:right w:val="nil"/>
            </w:tcBorders>
            <w:shd w:val="clear" w:color="auto" w:fill="auto"/>
            <w:noWrap/>
            <w:vAlign w:val="center"/>
            <w:hideMark/>
            <w:tcPrChange w:id="3936"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791CE0BF" w14:textId="7F976D0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27</w:t>
            </w:r>
          </w:p>
        </w:tc>
        <w:tc>
          <w:tcPr>
            <w:tcW w:w="1200" w:type="dxa"/>
            <w:tcBorders>
              <w:top w:val="nil"/>
              <w:left w:val="nil"/>
              <w:bottom w:val="single" w:sz="8" w:space="0" w:color="auto"/>
              <w:right w:val="nil"/>
            </w:tcBorders>
            <w:shd w:val="clear" w:color="auto" w:fill="auto"/>
            <w:noWrap/>
            <w:vAlign w:val="center"/>
            <w:hideMark/>
            <w:tcPrChange w:id="3937" w:author="Alicia" w:date="2016-05-19T14:13:00Z">
              <w:tcPr>
                <w:tcW w:w="1200" w:type="dxa"/>
                <w:tcBorders>
                  <w:top w:val="nil"/>
                  <w:left w:val="nil"/>
                  <w:bottom w:val="single" w:sz="8" w:space="0" w:color="auto"/>
                  <w:right w:val="nil"/>
                </w:tcBorders>
                <w:shd w:val="clear" w:color="auto" w:fill="auto"/>
                <w:noWrap/>
                <w:vAlign w:val="center"/>
                <w:hideMark/>
              </w:tcPr>
            </w:tcPrChange>
          </w:tcPr>
          <w:p w14:paraId="63E6E836" w14:textId="4E10C8A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18</w:t>
            </w:r>
          </w:p>
        </w:tc>
      </w:tr>
      <w:tr w:rsidR="003812ED" w:rsidRPr="003812ED" w14:paraId="1A395EE7" w14:textId="77777777" w:rsidTr="003D1A99">
        <w:trPr>
          <w:trHeight w:val="315"/>
          <w:trPrChange w:id="3938" w:author="Alicia" w:date="2016-05-19T14:13:00Z">
            <w:trPr>
              <w:trHeight w:val="315"/>
            </w:trPr>
          </w:trPrChange>
        </w:trPr>
        <w:tc>
          <w:tcPr>
            <w:tcW w:w="1094" w:type="dxa"/>
            <w:vMerge w:val="restart"/>
            <w:tcBorders>
              <w:top w:val="single" w:sz="4" w:space="0" w:color="auto"/>
              <w:left w:val="nil"/>
              <w:bottom w:val="single" w:sz="8" w:space="0" w:color="000000"/>
              <w:right w:val="nil"/>
            </w:tcBorders>
            <w:shd w:val="clear" w:color="auto" w:fill="auto"/>
            <w:noWrap/>
            <w:vAlign w:val="center"/>
            <w:hideMark/>
            <w:tcPrChange w:id="3939" w:author="Alicia" w:date="2016-05-19T14:13:00Z">
              <w:tcPr>
                <w:tcW w:w="1020" w:type="dxa"/>
                <w:vMerge w:val="restart"/>
                <w:tcBorders>
                  <w:top w:val="single" w:sz="4" w:space="0" w:color="auto"/>
                  <w:left w:val="nil"/>
                  <w:bottom w:val="single" w:sz="8" w:space="0" w:color="000000"/>
                  <w:right w:val="nil"/>
                </w:tcBorders>
                <w:shd w:val="clear" w:color="auto" w:fill="auto"/>
                <w:noWrap/>
                <w:vAlign w:val="center"/>
                <w:hideMark/>
              </w:tcPr>
            </w:tcPrChange>
          </w:tcPr>
          <w:p w14:paraId="0FC0876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K</w:t>
            </w:r>
          </w:p>
        </w:tc>
        <w:tc>
          <w:tcPr>
            <w:tcW w:w="580" w:type="dxa"/>
            <w:tcBorders>
              <w:top w:val="nil"/>
              <w:left w:val="nil"/>
              <w:bottom w:val="nil"/>
              <w:right w:val="nil"/>
            </w:tcBorders>
            <w:shd w:val="clear" w:color="auto" w:fill="auto"/>
            <w:noWrap/>
            <w:vAlign w:val="center"/>
            <w:hideMark/>
            <w:tcPrChange w:id="3940" w:author="Alicia" w:date="2016-05-19T14:13:00Z">
              <w:tcPr>
                <w:tcW w:w="560" w:type="dxa"/>
                <w:tcBorders>
                  <w:top w:val="nil"/>
                  <w:left w:val="nil"/>
                  <w:bottom w:val="nil"/>
                  <w:right w:val="nil"/>
                </w:tcBorders>
                <w:shd w:val="clear" w:color="auto" w:fill="auto"/>
                <w:noWrap/>
                <w:vAlign w:val="center"/>
                <w:hideMark/>
              </w:tcPr>
            </w:tcPrChange>
          </w:tcPr>
          <w:p w14:paraId="6817DC2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Change w:id="3941" w:author="Alicia" w:date="2016-05-19T14:13:00Z">
              <w:tcPr>
                <w:tcW w:w="1200" w:type="dxa"/>
                <w:tcBorders>
                  <w:top w:val="nil"/>
                  <w:left w:val="nil"/>
                  <w:bottom w:val="nil"/>
                  <w:right w:val="nil"/>
                </w:tcBorders>
                <w:shd w:val="clear" w:color="auto" w:fill="auto"/>
                <w:noWrap/>
                <w:vAlign w:val="center"/>
                <w:hideMark/>
              </w:tcPr>
            </w:tcPrChange>
          </w:tcPr>
          <w:p w14:paraId="76668F0C" w14:textId="1BC49DA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c>
          <w:tcPr>
            <w:tcW w:w="1200" w:type="dxa"/>
            <w:tcBorders>
              <w:top w:val="nil"/>
              <w:left w:val="nil"/>
              <w:bottom w:val="nil"/>
              <w:right w:val="nil"/>
            </w:tcBorders>
            <w:shd w:val="clear" w:color="auto" w:fill="auto"/>
            <w:noWrap/>
            <w:vAlign w:val="center"/>
            <w:hideMark/>
            <w:tcPrChange w:id="3942" w:author="Alicia" w:date="2016-05-19T14:13:00Z">
              <w:tcPr>
                <w:tcW w:w="1200" w:type="dxa"/>
                <w:tcBorders>
                  <w:top w:val="nil"/>
                  <w:left w:val="nil"/>
                  <w:bottom w:val="nil"/>
                  <w:right w:val="nil"/>
                </w:tcBorders>
                <w:shd w:val="clear" w:color="auto" w:fill="auto"/>
                <w:noWrap/>
                <w:vAlign w:val="center"/>
                <w:hideMark/>
              </w:tcPr>
            </w:tcPrChange>
          </w:tcPr>
          <w:p w14:paraId="578AC45B" w14:textId="45C8F048" w:rsidR="003812ED" w:rsidRPr="003812ED" w:rsidRDefault="003812ED" w:rsidP="003812ED">
            <w:pPr>
              <w:spacing w:after="0" w:line="240" w:lineRule="auto"/>
              <w:jc w:val="center"/>
              <w:rPr>
                <w:rFonts w:ascii="Times" w:eastAsia="Times New Roman" w:hAnsi="Times" w:cs="Times New Roman"/>
                <w:i/>
                <w:iCs/>
                <w:color w:val="000000"/>
                <w:lang w:eastAsia="es-ES"/>
              </w:rPr>
            </w:pPr>
            <w:r w:rsidRPr="003812ED">
              <w:rPr>
                <w:rFonts w:ascii="Times" w:eastAsia="Times New Roman" w:hAnsi="Times" w:cs="Times New Roman"/>
                <w:i/>
                <w:iCs/>
                <w:color w:val="000000"/>
                <w:lang w:eastAsia="es-ES"/>
              </w:rPr>
              <w:t>-0</w:t>
            </w:r>
            <w:r w:rsidR="0069614C">
              <w:rPr>
                <w:rFonts w:ascii="Times" w:eastAsia="Times New Roman" w:hAnsi="Times" w:cs="Times New Roman"/>
                <w:i/>
                <w:iCs/>
                <w:color w:val="000000"/>
                <w:lang w:eastAsia="es-ES"/>
              </w:rPr>
              <w:t>.</w:t>
            </w:r>
            <w:r w:rsidRPr="003812ED">
              <w:rPr>
                <w:rFonts w:ascii="Times" w:eastAsia="Times New Roman" w:hAnsi="Times" w:cs="Times New Roman"/>
                <w:i/>
                <w:iCs/>
                <w:color w:val="000000"/>
                <w:lang w:eastAsia="es-ES"/>
              </w:rPr>
              <w:t>20</w:t>
            </w:r>
          </w:p>
        </w:tc>
        <w:tc>
          <w:tcPr>
            <w:tcW w:w="1200" w:type="dxa"/>
            <w:tcBorders>
              <w:top w:val="nil"/>
              <w:left w:val="nil"/>
              <w:bottom w:val="nil"/>
              <w:right w:val="nil"/>
            </w:tcBorders>
            <w:shd w:val="clear" w:color="auto" w:fill="auto"/>
            <w:noWrap/>
            <w:vAlign w:val="center"/>
            <w:hideMark/>
            <w:tcPrChange w:id="3943" w:author="Alicia" w:date="2016-05-19T14:13:00Z">
              <w:tcPr>
                <w:tcW w:w="1200" w:type="dxa"/>
                <w:tcBorders>
                  <w:top w:val="nil"/>
                  <w:left w:val="nil"/>
                  <w:bottom w:val="nil"/>
                  <w:right w:val="nil"/>
                </w:tcBorders>
                <w:shd w:val="clear" w:color="auto" w:fill="auto"/>
                <w:noWrap/>
                <w:vAlign w:val="center"/>
                <w:hideMark/>
              </w:tcPr>
            </w:tcPrChange>
          </w:tcPr>
          <w:p w14:paraId="019BC0C9" w14:textId="28F56F0D"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Change w:id="3944" w:author="Alicia" w:date="2016-05-19T14:13:00Z">
              <w:tcPr>
                <w:tcW w:w="1200" w:type="dxa"/>
                <w:tcBorders>
                  <w:top w:val="nil"/>
                  <w:left w:val="nil"/>
                  <w:bottom w:val="nil"/>
                  <w:right w:val="nil"/>
                </w:tcBorders>
                <w:shd w:val="clear" w:color="auto" w:fill="auto"/>
                <w:noWrap/>
                <w:vAlign w:val="center"/>
                <w:hideMark/>
              </w:tcPr>
            </w:tcPrChange>
          </w:tcPr>
          <w:p w14:paraId="4F3F9DCF" w14:textId="4D2437F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noWrap/>
            <w:vAlign w:val="center"/>
            <w:hideMark/>
            <w:tcPrChange w:id="3945" w:author="Alicia" w:date="2016-05-19T14:13:00Z">
              <w:tcPr>
                <w:tcW w:w="1200" w:type="dxa"/>
                <w:tcBorders>
                  <w:top w:val="nil"/>
                  <w:left w:val="nil"/>
                  <w:bottom w:val="nil"/>
                  <w:right w:val="nil"/>
                </w:tcBorders>
                <w:shd w:val="clear" w:color="auto" w:fill="auto"/>
                <w:noWrap/>
                <w:vAlign w:val="center"/>
                <w:hideMark/>
              </w:tcPr>
            </w:tcPrChange>
          </w:tcPr>
          <w:p w14:paraId="5695F048" w14:textId="596C01E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Change w:id="3946" w:author="Alicia" w:date="2016-05-19T14:13:00Z">
              <w:tcPr>
                <w:tcW w:w="1200" w:type="dxa"/>
                <w:tcBorders>
                  <w:top w:val="nil"/>
                  <w:left w:val="nil"/>
                  <w:bottom w:val="nil"/>
                  <w:right w:val="nil"/>
                </w:tcBorders>
                <w:shd w:val="clear" w:color="auto" w:fill="auto"/>
                <w:noWrap/>
                <w:vAlign w:val="center"/>
                <w:hideMark/>
              </w:tcPr>
            </w:tcPrChange>
          </w:tcPr>
          <w:p w14:paraId="512FD68B" w14:textId="28FAA7A3"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Change w:id="3947" w:author="Alicia" w:date="2016-05-19T14:13:00Z">
              <w:tcPr>
                <w:tcW w:w="1200" w:type="dxa"/>
                <w:tcBorders>
                  <w:top w:val="nil"/>
                  <w:left w:val="nil"/>
                  <w:bottom w:val="nil"/>
                  <w:right w:val="nil"/>
                </w:tcBorders>
                <w:shd w:val="clear" w:color="auto" w:fill="auto"/>
                <w:noWrap/>
                <w:vAlign w:val="center"/>
                <w:hideMark/>
              </w:tcPr>
            </w:tcPrChange>
          </w:tcPr>
          <w:p w14:paraId="33466AEA" w14:textId="4F45226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66</w:t>
            </w:r>
          </w:p>
        </w:tc>
        <w:tc>
          <w:tcPr>
            <w:tcW w:w="1200" w:type="dxa"/>
            <w:tcBorders>
              <w:top w:val="nil"/>
              <w:left w:val="nil"/>
              <w:bottom w:val="nil"/>
              <w:right w:val="nil"/>
            </w:tcBorders>
            <w:shd w:val="clear" w:color="auto" w:fill="auto"/>
            <w:noWrap/>
            <w:vAlign w:val="center"/>
            <w:hideMark/>
            <w:tcPrChange w:id="3948" w:author="Alicia" w:date="2016-05-19T14:13:00Z">
              <w:tcPr>
                <w:tcW w:w="1200" w:type="dxa"/>
                <w:tcBorders>
                  <w:top w:val="nil"/>
                  <w:left w:val="nil"/>
                  <w:bottom w:val="nil"/>
                  <w:right w:val="nil"/>
                </w:tcBorders>
                <w:shd w:val="clear" w:color="auto" w:fill="auto"/>
                <w:noWrap/>
                <w:vAlign w:val="center"/>
                <w:hideMark/>
              </w:tcPr>
            </w:tcPrChange>
          </w:tcPr>
          <w:p w14:paraId="2F80535F" w14:textId="578D4E4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17</w:t>
            </w:r>
          </w:p>
        </w:tc>
        <w:tc>
          <w:tcPr>
            <w:tcW w:w="1200" w:type="dxa"/>
            <w:tcBorders>
              <w:top w:val="nil"/>
              <w:left w:val="nil"/>
              <w:bottom w:val="nil"/>
              <w:right w:val="nil"/>
            </w:tcBorders>
            <w:shd w:val="clear" w:color="auto" w:fill="auto"/>
            <w:noWrap/>
            <w:vAlign w:val="center"/>
            <w:hideMark/>
            <w:tcPrChange w:id="3949" w:author="Alicia" w:date="2016-05-19T14:13:00Z">
              <w:tcPr>
                <w:tcW w:w="1200" w:type="dxa"/>
                <w:tcBorders>
                  <w:top w:val="nil"/>
                  <w:left w:val="nil"/>
                  <w:bottom w:val="nil"/>
                  <w:right w:val="nil"/>
                </w:tcBorders>
                <w:shd w:val="clear" w:color="auto" w:fill="auto"/>
                <w:noWrap/>
                <w:vAlign w:val="center"/>
                <w:hideMark/>
              </w:tcPr>
            </w:tcPrChange>
          </w:tcPr>
          <w:p w14:paraId="690B3E79" w14:textId="4EB911F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9</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Change w:id="3950" w:author="Alicia" w:date="2016-05-19T14:13:00Z">
              <w:tcPr>
                <w:tcW w:w="1200" w:type="dxa"/>
                <w:tcBorders>
                  <w:top w:val="nil"/>
                  <w:left w:val="nil"/>
                  <w:bottom w:val="nil"/>
                  <w:right w:val="nil"/>
                </w:tcBorders>
                <w:shd w:val="clear" w:color="auto" w:fill="auto"/>
                <w:noWrap/>
                <w:vAlign w:val="center"/>
                <w:hideMark/>
              </w:tcPr>
            </w:tcPrChange>
          </w:tcPr>
          <w:p w14:paraId="6F68956D" w14:textId="2AD9E8B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52</w:t>
            </w:r>
          </w:p>
        </w:tc>
      </w:tr>
      <w:tr w:rsidR="003812ED" w:rsidRPr="003812ED" w14:paraId="069DCB04" w14:textId="77777777" w:rsidTr="003D1A99">
        <w:trPr>
          <w:trHeight w:val="315"/>
          <w:trPrChange w:id="3951" w:author="Alicia" w:date="2016-05-19T14:13:00Z">
            <w:trPr>
              <w:trHeight w:val="315"/>
            </w:trPr>
          </w:trPrChange>
        </w:trPr>
        <w:tc>
          <w:tcPr>
            <w:tcW w:w="1094" w:type="dxa"/>
            <w:vMerge/>
            <w:tcBorders>
              <w:top w:val="single" w:sz="4" w:space="0" w:color="auto"/>
              <w:left w:val="nil"/>
              <w:bottom w:val="single" w:sz="4" w:space="0" w:color="auto"/>
              <w:right w:val="nil"/>
            </w:tcBorders>
            <w:vAlign w:val="center"/>
            <w:hideMark/>
            <w:tcPrChange w:id="3952" w:author="Alicia" w:date="2016-05-19T14:13:00Z">
              <w:tcPr>
                <w:tcW w:w="1020" w:type="dxa"/>
                <w:vMerge/>
                <w:tcBorders>
                  <w:top w:val="single" w:sz="4" w:space="0" w:color="auto"/>
                  <w:left w:val="nil"/>
                  <w:bottom w:val="single" w:sz="12" w:space="0" w:color="auto"/>
                  <w:right w:val="nil"/>
                </w:tcBorders>
                <w:vAlign w:val="center"/>
                <w:hideMark/>
              </w:tcPr>
            </w:tcPrChange>
          </w:tcPr>
          <w:p w14:paraId="25FA7167"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nil"/>
              <w:right w:val="nil"/>
            </w:tcBorders>
            <w:shd w:val="clear" w:color="auto" w:fill="auto"/>
            <w:noWrap/>
            <w:vAlign w:val="center"/>
            <w:hideMark/>
            <w:tcPrChange w:id="3953" w:author="Alicia" w:date="2016-05-19T14:13:00Z">
              <w:tcPr>
                <w:tcW w:w="560" w:type="dxa"/>
                <w:tcBorders>
                  <w:top w:val="nil"/>
                  <w:left w:val="nil"/>
                  <w:bottom w:val="single" w:sz="12" w:space="0" w:color="auto"/>
                  <w:right w:val="nil"/>
                </w:tcBorders>
                <w:shd w:val="clear" w:color="auto" w:fill="auto"/>
                <w:noWrap/>
                <w:vAlign w:val="center"/>
                <w:hideMark/>
              </w:tcPr>
            </w:tcPrChange>
          </w:tcPr>
          <w:p w14:paraId="13DD39B6"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nil"/>
              <w:right w:val="nil"/>
            </w:tcBorders>
            <w:shd w:val="clear" w:color="auto" w:fill="auto"/>
            <w:noWrap/>
            <w:vAlign w:val="center"/>
            <w:hideMark/>
            <w:tcPrChange w:id="3954" w:author="Alicia" w:date="2016-05-19T14:13:00Z">
              <w:tcPr>
                <w:tcW w:w="1200" w:type="dxa"/>
                <w:tcBorders>
                  <w:top w:val="nil"/>
                  <w:left w:val="nil"/>
                  <w:bottom w:val="single" w:sz="12" w:space="0" w:color="auto"/>
                  <w:right w:val="nil"/>
                </w:tcBorders>
                <w:shd w:val="clear" w:color="auto" w:fill="auto"/>
                <w:noWrap/>
                <w:vAlign w:val="center"/>
                <w:hideMark/>
              </w:tcPr>
            </w:tcPrChange>
          </w:tcPr>
          <w:p w14:paraId="28FBC4EC" w14:textId="78DAE1B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57</w:t>
            </w:r>
          </w:p>
        </w:tc>
        <w:tc>
          <w:tcPr>
            <w:tcW w:w="1200" w:type="dxa"/>
            <w:tcBorders>
              <w:top w:val="nil"/>
              <w:left w:val="nil"/>
              <w:bottom w:val="nil"/>
              <w:right w:val="nil"/>
            </w:tcBorders>
            <w:shd w:val="clear" w:color="auto" w:fill="auto"/>
            <w:noWrap/>
            <w:vAlign w:val="center"/>
            <w:hideMark/>
            <w:tcPrChange w:id="3955" w:author="Alicia" w:date="2016-05-19T14:13:00Z">
              <w:tcPr>
                <w:tcW w:w="1200" w:type="dxa"/>
                <w:tcBorders>
                  <w:top w:val="nil"/>
                  <w:left w:val="nil"/>
                  <w:bottom w:val="single" w:sz="12" w:space="0" w:color="auto"/>
                  <w:right w:val="nil"/>
                </w:tcBorders>
                <w:shd w:val="clear" w:color="auto" w:fill="auto"/>
                <w:noWrap/>
                <w:vAlign w:val="center"/>
                <w:hideMark/>
              </w:tcPr>
            </w:tcPrChange>
          </w:tcPr>
          <w:p w14:paraId="5DBE685A" w14:textId="2C3B986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91</w:t>
            </w:r>
          </w:p>
        </w:tc>
        <w:tc>
          <w:tcPr>
            <w:tcW w:w="1200" w:type="dxa"/>
            <w:tcBorders>
              <w:top w:val="nil"/>
              <w:left w:val="nil"/>
              <w:bottom w:val="nil"/>
              <w:right w:val="nil"/>
            </w:tcBorders>
            <w:shd w:val="clear" w:color="auto" w:fill="auto"/>
            <w:noWrap/>
            <w:vAlign w:val="center"/>
            <w:hideMark/>
            <w:tcPrChange w:id="3956" w:author="Alicia" w:date="2016-05-19T14:13:00Z">
              <w:tcPr>
                <w:tcW w:w="1200" w:type="dxa"/>
                <w:tcBorders>
                  <w:top w:val="nil"/>
                  <w:left w:val="nil"/>
                  <w:bottom w:val="single" w:sz="12" w:space="0" w:color="auto"/>
                  <w:right w:val="nil"/>
                </w:tcBorders>
                <w:shd w:val="clear" w:color="auto" w:fill="auto"/>
                <w:noWrap/>
                <w:vAlign w:val="center"/>
                <w:hideMark/>
              </w:tcPr>
            </w:tcPrChange>
          </w:tcPr>
          <w:p w14:paraId="6CB61DA2" w14:textId="25F0D68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16</w:t>
            </w:r>
          </w:p>
        </w:tc>
        <w:tc>
          <w:tcPr>
            <w:tcW w:w="1200" w:type="dxa"/>
            <w:tcBorders>
              <w:top w:val="nil"/>
              <w:left w:val="nil"/>
              <w:bottom w:val="nil"/>
              <w:right w:val="nil"/>
            </w:tcBorders>
            <w:shd w:val="clear" w:color="auto" w:fill="auto"/>
            <w:noWrap/>
            <w:vAlign w:val="center"/>
            <w:hideMark/>
            <w:tcPrChange w:id="3957" w:author="Alicia" w:date="2016-05-19T14:13:00Z">
              <w:tcPr>
                <w:tcW w:w="1200" w:type="dxa"/>
                <w:tcBorders>
                  <w:top w:val="nil"/>
                  <w:left w:val="nil"/>
                  <w:bottom w:val="single" w:sz="12" w:space="0" w:color="auto"/>
                  <w:right w:val="nil"/>
                </w:tcBorders>
                <w:shd w:val="clear" w:color="auto" w:fill="auto"/>
                <w:noWrap/>
                <w:vAlign w:val="center"/>
                <w:hideMark/>
              </w:tcPr>
            </w:tcPrChange>
          </w:tcPr>
          <w:p w14:paraId="219BC0FF" w14:textId="75E68D1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19</w:t>
            </w:r>
          </w:p>
        </w:tc>
        <w:tc>
          <w:tcPr>
            <w:tcW w:w="1200" w:type="dxa"/>
            <w:tcBorders>
              <w:top w:val="nil"/>
              <w:left w:val="nil"/>
              <w:bottom w:val="nil"/>
              <w:right w:val="nil"/>
            </w:tcBorders>
            <w:shd w:val="clear" w:color="auto" w:fill="auto"/>
            <w:noWrap/>
            <w:vAlign w:val="center"/>
            <w:hideMark/>
            <w:tcPrChange w:id="3958" w:author="Alicia" w:date="2016-05-19T14:13:00Z">
              <w:tcPr>
                <w:tcW w:w="1200" w:type="dxa"/>
                <w:tcBorders>
                  <w:top w:val="nil"/>
                  <w:left w:val="nil"/>
                  <w:bottom w:val="single" w:sz="12" w:space="0" w:color="auto"/>
                  <w:right w:val="nil"/>
                </w:tcBorders>
                <w:shd w:val="clear" w:color="auto" w:fill="auto"/>
                <w:noWrap/>
                <w:vAlign w:val="center"/>
                <w:hideMark/>
              </w:tcPr>
            </w:tcPrChange>
          </w:tcPr>
          <w:p w14:paraId="6F47B4C0" w14:textId="662C4B2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nil"/>
              <w:right w:val="nil"/>
            </w:tcBorders>
            <w:shd w:val="clear" w:color="auto" w:fill="auto"/>
            <w:noWrap/>
            <w:vAlign w:val="center"/>
            <w:hideMark/>
            <w:tcPrChange w:id="3959" w:author="Alicia" w:date="2016-05-19T14:13:00Z">
              <w:tcPr>
                <w:tcW w:w="1200" w:type="dxa"/>
                <w:tcBorders>
                  <w:top w:val="nil"/>
                  <w:left w:val="nil"/>
                  <w:bottom w:val="single" w:sz="12" w:space="0" w:color="auto"/>
                  <w:right w:val="nil"/>
                </w:tcBorders>
                <w:shd w:val="clear" w:color="auto" w:fill="auto"/>
                <w:noWrap/>
                <w:vAlign w:val="center"/>
                <w:hideMark/>
              </w:tcPr>
            </w:tcPrChange>
          </w:tcPr>
          <w:p w14:paraId="2CEE19D8" w14:textId="7C04127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nil"/>
              <w:right w:val="nil"/>
            </w:tcBorders>
            <w:shd w:val="clear" w:color="auto" w:fill="auto"/>
            <w:noWrap/>
            <w:vAlign w:val="center"/>
            <w:hideMark/>
            <w:tcPrChange w:id="3960" w:author="Alicia" w:date="2016-05-19T14:13:00Z">
              <w:tcPr>
                <w:tcW w:w="1200" w:type="dxa"/>
                <w:tcBorders>
                  <w:top w:val="nil"/>
                  <w:left w:val="nil"/>
                  <w:bottom w:val="single" w:sz="12" w:space="0" w:color="auto"/>
                  <w:right w:val="nil"/>
                </w:tcBorders>
                <w:shd w:val="clear" w:color="auto" w:fill="auto"/>
                <w:noWrap/>
                <w:vAlign w:val="center"/>
                <w:hideMark/>
              </w:tcPr>
            </w:tcPrChange>
          </w:tcPr>
          <w:p w14:paraId="4562431E" w14:textId="4FB42FD8"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c>
          <w:tcPr>
            <w:tcW w:w="1200" w:type="dxa"/>
            <w:tcBorders>
              <w:top w:val="nil"/>
              <w:left w:val="nil"/>
              <w:bottom w:val="nil"/>
              <w:right w:val="nil"/>
            </w:tcBorders>
            <w:shd w:val="clear" w:color="auto" w:fill="auto"/>
            <w:noWrap/>
            <w:vAlign w:val="center"/>
            <w:hideMark/>
            <w:tcPrChange w:id="3961" w:author="Alicia" w:date="2016-05-19T14:13:00Z">
              <w:tcPr>
                <w:tcW w:w="1200" w:type="dxa"/>
                <w:tcBorders>
                  <w:top w:val="nil"/>
                  <w:left w:val="nil"/>
                  <w:bottom w:val="single" w:sz="12" w:space="0" w:color="auto"/>
                  <w:right w:val="nil"/>
                </w:tcBorders>
                <w:shd w:val="clear" w:color="auto" w:fill="auto"/>
                <w:noWrap/>
                <w:vAlign w:val="center"/>
                <w:hideMark/>
              </w:tcPr>
            </w:tcPrChange>
          </w:tcPr>
          <w:p w14:paraId="65B5B2F5" w14:textId="5BC8957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5</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40</w:t>
            </w:r>
          </w:p>
        </w:tc>
        <w:tc>
          <w:tcPr>
            <w:tcW w:w="1200" w:type="dxa"/>
            <w:tcBorders>
              <w:top w:val="nil"/>
              <w:left w:val="nil"/>
              <w:bottom w:val="nil"/>
              <w:right w:val="nil"/>
            </w:tcBorders>
            <w:shd w:val="clear" w:color="auto" w:fill="auto"/>
            <w:noWrap/>
            <w:vAlign w:val="center"/>
            <w:hideMark/>
            <w:tcPrChange w:id="3962" w:author="Alicia" w:date="2016-05-19T14:13:00Z">
              <w:tcPr>
                <w:tcW w:w="1200" w:type="dxa"/>
                <w:tcBorders>
                  <w:top w:val="nil"/>
                  <w:left w:val="nil"/>
                  <w:bottom w:val="single" w:sz="12" w:space="0" w:color="auto"/>
                  <w:right w:val="nil"/>
                </w:tcBorders>
                <w:shd w:val="clear" w:color="auto" w:fill="auto"/>
                <w:noWrap/>
                <w:vAlign w:val="center"/>
                <w:hideMark/>
              </w:tcPr>
            </w:tcPrChange>
          </w:tcPr>
          <w:p w14:paraId="069F51C6" w14:textId="58AF460A"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05</w:t>
            </w:r>
          </w:p>
        </w:tc>
        <w:tc>
          <w:tcPr>
            <w:tcW w:w="1200" w:type="dxa"/>
            <w:tcBorders>
              <w:top w:val="nil"/>
              <w:left w:val="nil"/>
              <w:bottom w:val="nil"/>
              <w:right w:val="nil"/>
            </w:tcBorders>
            <w:shd w:val="clear" w:color="auto" w:fill="auto"/>
            <w:noWrap/>
            <w:vAlign w:val="center"/>
            <w:hideMark/>
            <w:tcPrChange w:id="3963" w:author="Alicia" w:date="2016-05-19T14:13:00Z">
              <w:tcPr>
                <w:tcW w:w="1200" w:type="dxa"/>
                <w:tcBorders>
                  <w:top w:val="nil"/>
                  <w:left w:val="nil"/>
                  <w:bottom w:val="single" w:sz="12" w:space="0" w:color="auto"/>
                  <w:right w:val="nil"/>
                </w:tcBorders>
                <w:shd w:val="clear" w:color="auto" w:fill="auto"/>
                <w:noWrap/>
                <w:vAlign w:val="center"/>
                <w:hideMark/>
              </w:tcPr>
            </w:tcPrChange>
          </w:tcPr>
          <w:p w14:paraId="2910DA92" w14:textId="5683345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r>
      <w:tr w:rsidR="003D1A99" w:rsidRPr="003812ED" w14:paraId="061317DB" w14:textId="77777777" w:rsidTr="003D1A99">
        <w:trPr>
          <w:trHeight w:val="315"/>
        </w:trPr>
        <w:tc>
          <w:tcPr>
            <w:tcW w:w="1674" w:type="dxa"/>
            <w:gridSpan w:val="2"/>
            <w:tcBorders>
              <w:top w:val="single" w:sz="12" w:space="0" w:color="auto"/>
              <w:left w:val="nil"/>
              <w:bottom w:val="single" w:sz="12" w:space="0" w:color="auto"/>
              <w:right w:val="nil"/>
            </w:tcBorders>
            <w:vAlign w:val="center"/>
          </w:tcPr>
          <w:p w14:paraId="6D356CDA" w14:textId="50C43258" w:rsidR="003D1A99" w:rsidRPr="003812ED" w:rsidRDefault="003D1A99" w:rsidP="003812ED">
            <w:pPr>
              <w:spacing w:after="0" w:line="240" w:lineRule="auto"/>
              <w:jc w:val="center"/>
              <w:rPr>
                <w:rFonts w:ascii="Times New Roman" w:eastAsia="Times New Roman" w:hAnsi="Times New Roman" w:cs="Times New Roman"/>
                <w:color w:val="000000"/>
                <w:lang w:eastAsia="es-ES"/>
              </w:rPr>
            </w:pPr>
            <w:proofErr w:type="spellStart"/>
            <w:r>
              <w:rPr>
                <w:rFonts w:ascii="Times New Roman" w:eastAsia="Times New Roman" w:hAnsi="Times New Roman" w:cs="Times New Roman"/>
                <w:color w:val="000000"/>
                <w:lang w:eastAsia="es-ES"/>
              </w:rPr>
              <w:t>Averages</w:t>
            </w:r>
            <w:proofErr w:type="spellEnd"/>
          </w:p>
        </w:tc>
        <w:tc>
          <w:tcPr>
            <w:tcW w:w="1200" w:type="dxa"/>
            <w:tcBorders>
              <w:top w:val="single" w:sz="12" w:space="0" w:color="auto"/>
              <w:left w:val="nil"/>
              <w:bottom w:val="single" w:sz="12" w:space="0" w:color="auto"/>
              <w:right w:val="nil"/>
            </w:tcBorders>
            <w:shd w:val="clear" w:color="auto" w:fill="auto"/>
            <w:noWrap/>
            <w:vAlign w:val="center"/>
          </w:tcPr>
          <w:p w14:paraId="359DD005" w14:textId="6BEAA33D"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87</w:t>
            </w:r>
          </w:p>
        </w:tc>
        <w:tc>
          <w:tcPr>
            <w:tcW w:w="1200" w:type="dxa"/>
            <w:tcBorders>
              <w:top w:val="single" w:sz="12" w:space="0" w:color="auto"/>
              <w:left w:val="nil"/>
              <w:bottom w:val="single" w:sz="12" w:space="0" w:color="auto"/>
              <w:right w:val="nil"/>
            </w:tcBorders>
            <w:shd w:val="clear" w:color="auto" w:fill="auto"/>
            <w:noWrap/>
            <w:vAlign w:val="center"/>
          </w:tcPr>
          <w:p w14:paraId="02422E28" w14:textId="4C9C0124"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1</w:t>
            </w:r>
            <w:r>
              <w:rPr>
                <w:rFonts w:ascii="Times New Roman" w:hAnsi="Times New Roman" w:cs="Times New Roman"/>
                <w:color w:val="000000"/>
              </w:rPr>
              <w:t>.</w:t>
            </w:r>
            <w:r w:rsidRPr="003D1A99">
              <w:rPr>
                <w:rFonts w:ascii="Times New Roman" w:hAnsi="Times New Roman" w:cs="Times New Roman"/>
                <w:color w:val="000000"/>
              </w:rPr>
              <w:t>44</w:t>
            </w:r>
          </w:p>
        </w:tc>
        <w:tc>
          <w:tcPr>
            <w:tcW w:w="1200" w:type="dxa"/>
            <w:tcBorders>
              <w:top w:val="single" w:sz="12" w:space="0" w:color="auto"/>
              <w:left w:val="nil"/>
              <w:bottom w:val="single" w:sz="12" w:space="0" w:color="auto"/>
              <w:right w:val="nil"/>
            </w:tcBorders>
            <w:shd w:val="clear" w:color="auto" w:fill="auto"/>
            <w:noWrap/>
            <w:vAlign w:val="center"/>
          </w:tcPr>
          <w:p w14:paraId="3FF15BF2" w14:textId="375B4243"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00</w:t>
            </w:r>
          </w:p>
        </w:tc>
        <w:tc>
          <w:tcPr>
            <w:tcW w:w="1200" w:type="dxa"/>
            <w:tcBorders>
              <w:top w:val="single" w:sz="12" w:space="0" w:color="auto"/>
              <w:left w:val="nil"/>
              <w:bottom w:val="single" w:sz="12" w:space="0" w:color="auto"/>
              <w:right w:val="nil"/>
            </w:tcBorders>
            <w:shd w:val="clear" w:color="auto" w:fill="auto"/>
            <w:noWrap/>
            <w:vAlign w:val="center"/>
          </w:tcPr>
          <w:p w14:paraId="29611B39" w14:textId="69981F2B"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08</w:t>
            </w:r>
          </w:p>
        </w:tc>
        <w:tc>
          <w:tcPr>
            <w:tcW w:w="1200" w:type="dxa"/>
            <w:tcBorders>
              <w:top w:val="single" w:sz="12" w:space="0" w:color="auto"/>
              <w:left w:val="nil"/>
              <w:bottom w:val="single" w:sz="12" w:space="0" w:color="auto"/>
              <w:right w:val="nil"/>
            </w:tcBorders>
            <w:shd w:val="clear" w:color="auto" w:fill="auto"/>
            <w:noWrap/>
            <w:vAlign w:val="center"/>
          </w:tcPr>
          <w:p w14:paraId="0D5E2F0E" w14:textId="2BAC3BF5"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00</w:t>
            </w:r>
          </w:p>
        </w:tc>
        <w:tc>
          <w:tcPr>
            <w:tcW w:w="1200" w:type="dxa"/>
            <w:tcBorders>
              <w:top w:val="single" w:sz="12" w:space="0" w:color="auto"/>
              <w:left w:val="nil"/>
              <w:bottom w:val="single" w:sz="12" w:space="0" w:color="auto"/>
              <w:right w:val="nil"/>
            </w:tcBorders>
            <w:shd w:val="clear" w:color="auto" w:fill="auto"/>
            <w:noWrap/>
            <w:vAlign w:val="center"/>
          </w:tcPr>
          <w:p w14:paraId="713FDB4A" w14:textId="4A781FC2"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02</w:t>
            </w:r>
          </w:p>
        </w:tc>
        <w:tc>
          <w:tcPr>
            <w:tcW w:w="1200" w:type="dxa"/>
            <w:tcBorders>
              <w:top w:val="single" w:sz="12" w:space="0" w:color="auto"/>
              <w:left w:val="nil"/>
              <w:bottom w:val="single" w:sz="12" w:space="0" w:color="auto"/>
              <w:right w:val="nil"/>
            </w:tcBorders>
            <w:shd w:val="clear" w:color="auto" w:fill="auto"/>
            <w:noWrap/>
            <w:vAlign w:val="center"/>
          </w:tcPr>
          <w:p w14:paraId="39CC905B" w14:textId="7AD6E4DC"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28</w:t>
            </w:r>
          </w:p>
        </w:tc>
        <w:tc>
          <w:tcPr>
            <w:tcW w:w="1200" w:type="dxa"/>
            <w:tcBorders>
              <w:top w:val="single" w:sz="12" w:space="0" w:color="auto"/>
              <w:left w:val="nil"/>
              <w:bottom w:val="single" w:sz="12" w:space="0" w:color="auto"/>
              <w:right w:val="nil"/>
            </w:tcBorders>
            <w:shd w:val="clear" w:color="auto" w:fill="auto"/>
            <w:noWrap/>
            <w:vAlign w:val="center"/>
          </w:tcPr>
          <w:p w14:paraId="77CAD13E" w14:textId="04622533"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2</w:t>
            </w:r>
            <w:r>
              <w:rPr>
                <w:rFonts w:ascii="Times New Roman" w:hAnsi="Times New Roman" w:cs="Times New Roman"/>
                <w:color w:val="000000"/>
              </w:rPr>
              <w:t>.</w:t>
            </w:r>
            <w:r w:rsidRPr="003D1A99">
              <w:rPr>
                <w:rFonts w:ascii="Times New Roman" w:hAnsi="Times New Roman" w:cs="Times New Roman"/>
                <w:color w:val="000000"/>
              </w:rPr>
              <w:t>42</w:t>
            </w:r>
          </w:p>
        </w:tc>
        <w:tc>
          <w:tcPr>
            <w:tcW w:w="1200" w:type="dxa"/>
            <w:tcBorders>
              <w:top w:val="single" w:sz="12" w:space="0" w:color="auto"/>
              <w:left w:val="nil"/>
              <w:bottom w:val="single" w:sz="12" w:space="0" w:color="auto"/>
              <w:right w:val="nil"/>
            </w:tcBorders>
            <w:shd w:val="clear" w:color="auto" w:fill="auto"/>
            <w:noWrap/>
            <w:vAlign w:val="center"/>
          </w:tcPr>
          <w:p w14:paraId="3ACA1DBA" w14:textId="7A3F81BE"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5</w:t>
            </w:r>
            <w:r>
              <w:rPr>
                <w:rFonts w:ascii="Times New Roman" w:hAnsi="Times New Roman" w:cs="Times New Roman"/>
                <w:color w:val="000000"/>
              </w:rPr>
              <w:t>.</w:t>
            </w:r>
            <w:r w:rsidRPr="003D1A99">
              <w:rPr>
                <w:rFonts w:ascii="Times New Roman" w:hAnsi="Times New Roman" w:cs="Times New Roman"/>
                <w:color w:val="000000"/>
              </w:rPr>
              <w:t>27</w:t>
            </w:r>
          </w:p>
        </w:tc>
        <w:tc>
          <w:tcPr>
            <w:tcW w:w="1200" w:type="dxa"/>
            <w:tcBorders>
              <w:top w:val="single" w:sz="12" w:space="0" w:color="auto"/>
              <w:left w:val="nil"/>
              <w:bottom w:val="single" w:sz="12" w:space="0" w:color="auto"/>
              <w:right w:val="nil"/>
            </w:tcBorders>
            <w:shd w:val="clear" w:color="auto" w:fill="auto"/>
            <w:noWrap/>
            <w:vAlign w:val="center"/>
          </w:tcPr>
          <w:p w14:paraId="76E3391D" w14:textId="40100B67"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1</w:t>
            </w:r>
            <w:r>
              <w:rPr>
                <w:rFonts w:ascii="Times New Roman" w:hAnsi="Times New Roman" w:cs="Times New Roman"/>
                <w:color w:val="000000"/>
              </w:rPr>
              <w:t>.</w:t>
            </w:r>
            <w:r w:rsidRPr="003D1A99">
              <w:rPr>
                <w:rFonts w:ascii="Times New Roman" w:hAnsi="Times New Roman" w:cs="Times New Roman"/>
                <w:color w:val="000000"/>
              </w:rPr>
              <w:t>02</w:t>
            </w:r>
          </w:p>
        </w:tc>
      </w:tr>
    </w:tbl>
    <w:p w14:paraId="48BF787F" w14:textId="547B9DF2" w:rsidR="008C2A32" w:rsidRDefault="008C2A32" w:rsidP="0063728F">
      <w:pPr>
        <w:rPr>
          <w:rFonts w:ascii="Times New Roman" w:hAnsi="Times New Roman" w:cs="Times New Roman"/>
          <w:sz w:val="24"/>
          <w:szCs w:val="24"/>
          <w:lang w:val="en-US"/>
        </w:rPr>
      </w:pPr>
    </w:p>
    <w:sectPr w:rsidR="008C2A32" w:rsidSect="006702A0">
      <w:pgSz w:w="15842" w:h="12242" w:orient="landscape" w:code="1"/>
      <w:pgMar w:top="1440" w:right="1440" w:bottom="1440" w:left="1440" w:header="708" w:footer="708" w:gutter="0"/>
      <w:cols w:space="708"/>
      <w:docGrid w:linePitch="360"/>
      <w:sectPrChange w:id="3964" w:author="Alicia" w:date="2016-05-18T15:55:00Z">
        <w:sectPr w:rsidR="008C2A32" w:rsidSect="006702A0">
          <w:pgSz w:w="15840" w:h="12240"/>
          <w:pgMar w:top="1440" w:right="1440" w:bottom="1440" w:left="1440" w:header="708" w:footer="708" w:gutter="0"/>
        </w:sectPr>
      </w:sectPrChang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8" w:author="Johan Ehrlén" w:date="2016-05-30T17:48:00Z" w:initials="JE">
    <w:p w14:paraId="557963DC" w14:textId="5E512437" w:rsidR="0076147F" w:rsidRDefault="0076147F">
      <w:pPr>
        <w:pStyle w:val="CommentText"/>
      </w:pPr>
      <w:r>
        <w:rPr>
          <w:rStyle w:val="CommentReference"/>
        </w:rPr>
        <w:annotationRef/>
      </w:r>
      <w:proofErr w:type="spellStart"/>
      <w:r>
        <w:t>Comment</w:t>
      </w:r>
      <w:proofErr w:type="spellEnd"/>
      <w:r>
        <w:t xml:space="preserve"> of </w:t>
      </w:r>
      <w:proofErr w:type="spellStart"/>
      <w:r>
        <w:t>measure</w:t>
      </w:r>
      <w:proofErr w:type="spellEnd"/>
      <w:r>
        <w:t xml:space="preserve"> </w:t>
      </w:r>
      <w:proofErr w:type="spellStart"/>
      <w:r>
        <w:t>here</w:t>
      </w:r>
      <w:proofErr w:type="spellEnd"/>
      <w:r>
        <w:t xml:space="preserve"> – cf. </w:t>
      </w:r>
      <w:proofErr w:type="spellStart"/>
      <w:r>
        <w:t>letter</w:t>
      </w:r>
      <w:proofErr w:type="spellEnd"/>
    </w:p>
  </w:comment>
  <w:comment w:id="60" w:author="Johan Ehrlén" w:date="2016-05-30T17:48:00Z" w:initials="JE">
    <w:p w14:paraId="392500A0" w14:textId="05805CE8" w:rsidR="0076147F" w:rsidRDefault="0076147F">
      <w:pPr>
        <w:pStyle w:val="CommentText"/>
      </w:pPr>
      <w:r>
        <w:rPr>
          <w:rStyle w:val="CommentReference"/>
        </w:rPr>
        <w:annotationRef/>
      </w:r>
      <w:proofErr w:type="spellStart"/>
      <w:r>
        <w:t>Give</w:t>
      </w:r>
      <w:proofErr w:type="spellEnd"/>
      <w:r>
        <w:t xml:space="preserve"> test </w:t>
      </w:r>
      <w:proofErr w:type="spellStart"/>
      <w:r>
        <w:t>stats</w:t>
      </w:r>
      <w:proofErr w:type="spellEnd"/>
      <w:r>
        <w:t xml:space="preserve"> and actual p-</w:t>
      </w:r>
      <w:proofErr w:type="spellStart"/>
      <w:r>
        <w:t>value</w:t>
      </w:r>
      <w:r w:rsidR="00DF0233">
        <w:t>s</w:t>
      </w:r>
      <w:proofErr w:type="spellEnd"/>
    </w:p>
  </w:comment>
  <w:comment w:id="19" w:author="ehrlen" w:date="2016-05-31T08:41:00Z" w:initials="e">
    <w:p w14:paraId="05F1EB63" w14:textId="71157471" w:rsidR="0076147F" w:rsidRDefault="0076147F">
      <w:pPr>
        <w:pStyle w:val="CommentText"/>
      </w:pPr>
      <w:r>
        <w:rPr>
          <w:rStyle w:val="CommentReference"/>
        </w:rPr>
        <w:annotationRef/>
      </w:r>
      <w:proofErr w:type="spellStart"/>
      <w:r>
        <w:t>Added</w:t>
      </w:r>
      <w:proofErr w:type="spellEnd"/>
      <w:r>
        <w:t xml:space="preserve"> </w:t>
      </w:r>
      <w:proofErr w:type="spellStart"/>
      <w:r>
        <w:t>this</w:t>
      </w:r>
      <w:proofErr w:type="spellEnd"/>
      <w:r>
        <w:t xml:space="preserve"> </w:t>
      </w:r>
      <w:proofErr w:type="spellStart"/>
      <w:r>
        <w:t>motivation</w:t>
      </w:r>
      <w:proofErr w:type="spellEnd"/>
      <w:r>
        <w:t xml:space="preserve">. </w:t>
      </w:r>
      <w:proofErr w:type="spellStart"/>
      <w:r>
        <w:t>Tell</w:t>
      </w:r>
      <w:proofErr w:type="spellEnd"/>
      <w:r>
        <w:t xml:space="preserve"> me </w:t>
      </w:r>
      <w:proofErr w:type="spellStart"/>
      <w:r>
        <w:t>if</w:t>
      </w:r>
      <w:proofErr w:type="spellEnd"/>
      <w:r>
        <w:t xml:space="preserve"> </w:t>
      </w:r>
      <w:proofErr w:type="spellStart"/>
      <w:r>
        <w:t>you</w:t>
      </w:r>
      <w:proofErr w:type="spellEnd"/>
      <w:r>
        <w:t xml:space="preserve"> </w:t>
      </w:r>
      <w:proofErr w:type="spellStart"/>
      <w:r>
        <w:t>think</w:t>
      </w:r>
      <w:proofErr w:type="spellEnd"/>
      <w:r>
        <w:t xml:space="preserve"> </w:t>
      </w:r>
      <w:proofErr w:type="spellStart"/>
      <w:r>
        <w:t>it</w:t>
      </w:r>
      <w:proofErr w:type="spellEnd"/>
      <w:r>
        <w:t xml:space="preserve"> </w:t>
      </w:r>
      <w:proofErr w:type="spellStart"/>
      <w:r>
        <w:t>is</w:t>
      </w:r>
      <w:proofErr w:type="spellEnd"/>
      <w:r>
        <w:t xml:space="preserve"> </w:t>
      </w:r>
      <w:proofErr w:type="spellStart"/>
      <w:r>
        <w:t>too</w:t>
      </w:r>
      <w:proofErr w:type="spellEnd"/>
      <w:r>
        <w:t xml:space="preserve"> </w:t>
      </w:r>
      <w:proofErr w:type="spellStart"/>
      <w:r>
        <w:t>long</w:t>
      </w:r>
      <w:proofErr w:type="spellEnd"/>
      <w:r>
        <w:t>.</w:t>
      </w:r>
    </w:p>
  </w:comment>
  <w:comment w:id="160" w:author="Johan Ehrlén" w:date="2016-05-30T17:50:00Z" w:initials="JE">
    <w:p w14:paraId="206A455C" w14:textId="0520E422" w:rsidR="0076147F" w:rsidRDefault="0076147F">
      <w:pPr>
        <w:pStyle w:val="CommentText"/>
      </w:pPr>
      <w:r>
        <w:rPr>
          <w:rStyle w:val="CommentReference"/>
        </w:rPr>
        <w:annotationRef/>
      </w:r>
      <w:r>
        <w:t xml:space="preserve">Reference, </w:t>
      </w:r>
      <w:proofErr w:type="spellStart"/>
      <w:r>
        <w:t>here</w:t>
      </w:r>
      <w:proofErr w:type="spellEnd"/>
      <w:r>
        <w:t xml:space="preserve"> and in </w:t>
      </w:r>
      <w:proofErr w:type="spellStart"/>
      <w:r>
        <w:t>other</w:t>
      </w:r>
      <w:proofErr w:type="spellEnd"/>
      <w:r>
        <w:t xml:space="preserve"> </w:t>
      </w:r>
      <w:proofErr w:type="spellStart"/>
      <w:r>
        <w:t>parts</w:t>
      </w:r>
      <w:proofErr w:type="spellEnd"/>
      <w:r>
        <w:t xml:space="preserve"> of </w:t>
      </w:r>
      <w:proofErr w:type="spellStart"/>
      <w:r>
        <w:t>this</w:t>
      </w:r>
      <w:proofErr w:type="spellEnd"/>
      <w:r>
        <w:t xml:space="preserve"> </w:t>
      </w:r>
      <w:proofErr w:type="spellStart"/>
      <w:r>
        <w:t>description</w:t>
      </w:r>
      <w:proofErr w:type="spellEnd"/>
      <w:r>
        <w:t>!?</w:t>
      </w:r>
    </w:p>
  </w:comment>
  <w:comment w:id="178" w:author="Johan Ehrlén" w:date="2016-05-30T17:52:00Z" w:initials="JE">
    <w:p w14:paraId="430BD8FF" w14:textId="2B62293F" w:rsidR="0076147F" w:rsidRDefault="0076147F">
      <w:pPr>
        <w:pStyle w:val="CommentText"/>
      </w:pPr>
      <w:r>
        <w:rPr>
          <w:rStyle w:val="CommentReference"/>
        </w:rPr>
        <w:annotationRef/>
      </w:r>
      <w:proofErr w:type="spellStart"/>
      <w:r>
        <w:t>This</w:t>
      </w:r>
      <w:proofErr w:type="spellEnd"/>
      <w:r>
        <w:t xml:space="preserve"> </w:t>
      </w:r>
      <w:proofErr w:type="spellStart"/>
      <w:r>
        <w:t>does</w:t>
      </w:r>
      <w:proofErr w:type="spellEnd"/>
      <w:r>
        <w:t xml:space="preserve"> </w:t>
      </w:r>
      <w:proofErr w:type="spellStart"/>
      <w:r>
        <w:t>not</w:t>
      </w:r>
      <w:proofErr w:type="spellEnd"/>
      <w:r>
        <w:t xml:space="preserve"> </w:t>
      </w:r>
      <w:proofErr w:type="spellStart"/>
      <w:r>
        <w:t>seem</w:t>
      </w:r>
      <w:proofErr w:type="spellEnd"/>
      <w:r>
        <w:t xml:space="preserve"> </w:t>
      </w:r>
      <w:proofErr w:type="spellStart"/>
      <w:r>
        <w:t>correct</w:t>
      </w:r>
      <w:proofErr w:type="spellEnd"/>
      <w:r>
        <w:t xml:space="preserve">. </w:t>
      </w:r>
      <w:proofErr w:type="spellStart"/>
      <w:r>
        <w:t>Path</w:t>
      </w:r>
      <w:proofErr w:type="spellEnd"/>
      <w:r>
        <w:t xml:space="preserve"> </w:t>
      </w:r>
      <w:proofErr w:type="spellStart"/>
      <w:r>
        <w:t>coefficients</w:t>
      </w:r>
      <w:proofErr w:type="spellEnd"/>
      <w:r>
        <w:t xml:space="preserve">? </w:t>
      </w:r>
      <w:proofErr w:type="spellStart"/>
      <w:r>
        <w:t>Effects</w:t>
      </w:r>
      <w:proofErr w:type="spellEnd"/>
      <w:r>
        <w:t xml:space="preserve">? Causal </w:t>
      </w:r>
      <w:proofErr w:type="spellStart"/>
      <w:r>
        <w:t>relationships</w:t>
      </w:r>
      <w:proofErr w:type="spellEnd"/>
      <w:r>
        <w:t>?</w:t>
      </w:r>
    </w:p>
  </w:comment>
  <w:comment w:id="228" w:author="Johan Ehrlén" w:date="2016-05-30T17:59:00Z" w:initials="JE">
    <w:p w14:paraId="7A33D57D" w14:textId="4E5C34E6" w:rsidR="0076147F" w:rsidRDefault="0076147F">
      <w:pPr>
        <w:pStyle w:val="CommentText"/>
      </w:pPr>
      <w:r>
        <w:rPr>
          <w:rStyle w:val="CommentReference"/>
        </w:rPr>
        <w:annotationRef/>
      </w:r>
      <w:proofErr w:type="spellStart"/>
      <w:r>
        <w:t>Why</w:t>
      </w:r>
      <w:proofErr w:type="spellEnd"/>
      <w:r>
        <w:t xml:space="preserve"> </w:t>
      </w:r>
      <w:proofErr w:type="spellStart"/>
      <w:r>
        <w:t>did</w:t>
      </w:r>
      <w:proofErr w:type="spellEnd"/>
      <w:r>
        <w:t xml:space="preserve"> </w:t>
      </w:r>
      <w:proofErr w:type="spellStart"/>
      <w:r>
        <w:t>you</w:t>
      </w:r>
      <w:proofErr w:type="spellEnd"/>
      <w:r>
        <w:t xml:space="preserve"> </w:t>
      </w:r>
      <w:proofErr w:type="spellStart"/>
      <w:r>
        <w:t>add</w:t>
      </w:r>
      <w:proofErr w:type="spellEnd"/>
      <w:r>
        <w:t xml:space="preserve"> </w:t>
      </w:r>
      <w:proofErr w:type="spellStart"/>
      <w:r>
        <w:t>this</w:t>
      </w:r>
      <w:proofErr w:type="spellEnd"/>
      <w:r>
        <w:t xml:space="preserve">? I </w:t>
      </w:r>
      <w:proofErr w:type="spellStart"/>
      <w:r>
        <w:t>think</w:t>
      </w:r>
      <w:proofErr w:type="spellEnd"/>
      <w:r>
        <w:t xml:space="preserve"> </w:t>
      </w:r>
      <w:proofErr w:type="spellStart"/>
      <w:r>
        <w:t>it</w:t>
      </w:r>
      <w:proofErr w:type="spellEnd"/>
      <w:r>
        <w:t xml:space="preserve"> </w:t>
      </w:r>
      <w:proofErr w:type="spellStart"/>
      <w:r>
        <w:t>is</w:t>
      </w:r>
      <w:proofErr w:type="spellEnd"/>
      <w:r>
        <w:t xml:space="preserve"> </w:t>
      </w:r>
      <w:proofErr w:type="spellStart"/>
      <w:r>
        <w:t>better</w:t>
      </w:r>
      <w:proofErr w:type="spellEnd"/>
      <w:r>
        <w:t xml:space="preserve"> to </w:t>
      </w:r>
      <w:proofErr w:type="spellStart"/>
      <w:r>
        <w:t>not</w:t>
      </w:r>
      <w:proofErr w:type="spellEnd"/>
      <w:r>
        <w:t xml:space="preserve"> </w:t>
      </w:r>
      <w:proofErr w:type="spellStart"/>
      <w:r>
        <w:t>include</w:t>
      </w:r>
      <w:proofErr w:type="spellEnd"/>
      <w:r>
        <w:t xml:space="preserve"> </w:t>
      </w:r>
      <w:proofErr w:type="spellStart"/>
      <w:r>
        <w:t>it</w:t>
      </w:r>
      <w:proofErr w:type="spellEnd"/>
      <w:r>
        <w:t>.</w:t>
      </w:r>
    </w:p>
  </w:comment>
  <w:comment w:id="232" w:author="Alicia" w:date="2016-05-19T15:28:00Z" w:initials="A">
    <w:p w14:paraId="3A786AF3" w14:textId="11F72F96" w:rsidR="0076147F" w:rsidRPr="00B50831" w:rsidRDefault="0076147F">
      <w:pPr>
        <w:pStyle w:val="CommentText"/>
        <w:rPr>
          <w:lang w:val="en-US"/>
        </w:rPr>
      </w:pPr>
      <w:r>
        <w:rPr>
          <w:rStyle w:val="CommentReference"/>
        </w:rPr>
        <w:annotationRef/>
      </w:r>
      <w:r w:rsidRPr="00B50831">
        <w:rPr>
          <w:lang w:val="en-US"/>
        </w:rPr>
        <w:t>This changed when I did the analysis with standardized data!</w:t>
      </w:r>
    </w:p>
  </w:comment>
  <w:comment w:id="311" w:author="Alicia" w:date="2016-05-19T15:28:00Z" w:initials="A">
    <w:p w14:paraId="4C610803" w14:textId="55DD6CF3" w:rsidR="0076147F" w:rsidRPr="00B53242" w:rsidRDefault="0076147F">
      <w:pPr>
        <w:pStyle w:val="CommentText"/>
        <w:rPr>
          <w:lang w:val="en-US"/>
        </w:rPr>
      </w:pPr>
      <w:r>
        <w:rPr>
          <w:rStyle w:val="CommentReference"/>
        </w:rPr>
        <w:annotationRef/>
      </w:r>
      <w:proofErr w:type="spellStart"/>
      <w:proofErr w:type="gramStart"/>
      <w:r w:rsidRPr="00B53242">
        <w:rPr>
          <w:lang w:val="en-US"/>
        </w:rPr>
        <w:t>i</w:t>
      </w:r>
      <w:proofErr w:type="spellEnd"/>
      <w:proofErr w:type="gramEnd"/>
      <w:r w:rsidRPr="00B53242">
        <w:rPr>
          <w:lang w:val="en-US"/>
        </w:rPr>
        <w:t xml:space="preserve"> think we cannot really say from the results that the indirect effect is much bigger than the direct one</w:t>
      </w:r>
    </w:p>
  </w:comment>
  <w:comment w:id="321" w:author="Alicia" w:date="2016-05-20T17:43:00Z" w:initials="A">
    <w:p w14:paraId="70AA1A10" w14:textId="7051A631" w:rsidR="0076147F" w:rsidRPr="00892326" w:rsidRDefault="0076147F">
      <w:pPr>
        <w:pStyle w:val="CommentText"/>
        <w:rPr>
          <w:lang w:val="en-US"/>
        </w:rPr>
      </w:pPr>
      <w:r>
        <w:rPr>
          <w:rStyle w:val="CommentReference"/>
        </w:rPr>
        <w:annotationRef/>
      </w:r>
      <w:r w:rsidRPr="00892326">
        <w:rPr>
          <w:lang w:val="en-US"/>
        </w:rPr>
        <w:t>I included some bits of discussion o</w:t>
      </w:r>
      <w:r>
        <w:rPr>
          <w:lang w:val="en-US"/>
        </w:rPr>
        <w:t>n</w:t>
      </w:r>
      <w:r w:rsidRPr="00892326">
        <w:rPr>
          <w:lang w:val="en-US"/>
        </w:rPr>
        <w:t xml:space="preserve"> effect sizes in the discussion, but we can also move them here.</w:t>
      </w:r>
    </w:p>
  </w:comment>
  <w:comment w:id="344" w:author="Johan Ehrlén" w:date="2016-05-30T18:11:00Z" w:initials="JE">
    <w:p w14:paraId="463D7567" w14:textId="77777777" w:rsidR="0076147F" w:rsidRDefault="0076147F" w:rsidP="002123D7">
      <w:pPr>
        <w:pStyle w:val="CommentText"/>
      </w:pPr>
      <w:r>
        <w:rPr>
          <w:rStyle w:val="CommentReference"/>
        </w:rPr>
        <w:annotationRef/>
      </w:r>
      <w:r>
        <w:t xml:space="preserve">I </w:t>
      </w:r>
      <w:proofErr w:type="spellStart"/>
      <w:r>
        <w:t>took</w:t>
      </w:r>
      <w:proofErr w:type="spellEnd"/>
      <w:r>
        <w:t xml:space="preserve"> </w:t>
      </w:r>
      <w:proofErr w:type="spellStart"/>
      <w:r>
        <w:t>away</w:t>
      </w:r>
      <w:proofErr w:type="spellEnd"/>
      <w:r>
        <w:t xml:space="preserve"> </w:t>
      </w:r>
      <w:proofErr w:type="spellStart"/>
      <w:r>
        <w:t>ranges</w:t>
      </w:r>
      <w:proofErr w:type="spellEnd"/>
    </w:p>
  </w:comment>
  <w:comment w:id="343" w:author="Alicia" w:date="2016-05-19T15:28:00Z" w:initials="A">
    <w:p w14:paraId="3ECDBA13" w14:textId="77777777" w:rsidR="0076147F" w:rsidRPr="003D1A99" w:rsidRDefault="0076147F" w:rsidP="002123D7">
      <w:pPr>
        <w:pStyle w:val="CommentText"/>
        <w:rPr>
          <w:lang w:val="en-US"/>
        </w:rPr>
      </w:pPr>
      <w:r>
        <w:rPr>
          <w:rStyle w:val="CommentReference"/>
        </w:rPr>
        <w:annotationRef/>
      </w:r>
      <w:r>
        <w:rPr>
          <w:lang w:val="en-US"/>
        </w:rPr>
        <w:t xml:space="preserve">This is interpreted from the unstandardized coefficients and I </w:t>
      </w:r>
      <w:r w:rsidRPr="003D1A99">
        <w:rPr>
          <w:lang w:val="en-US"/>
        </w:rPr>
        <w:t xml:space="preserve">included </w:t>
      </w:r>
      <w:r>
        <w:rPr>
          <w:lang w:val="en-US"/>
        </w:rPr>
        <w:t xml:space="preserve">now </w:t>
      </w:r>
      <w:r w:rsidRPr="003D1A99">
        <w:rPr>
          <w:lang w:val="en-US"/>
        </w:rPr>
        <w:t>averages</w:t>
      </w:r>
      <w:r>
        <w:rPr>
          <w:lang w:val="en-US"/>
        </w:rPr>
        <w:t xml:space="preserve"> of these coefficients on tables in appendices S5 and S9</w:t>
      </w:r>
    </w:p>
  </w:comment>
  <w:comment w:id="345" w:author="Alicia" w:date="2016-05-19T15:28:00Z" w:initials="A">
    <w:p w14:paraId="75684A95" w14:textId="77777777" w:rsidR="0076147F" w:rsidRPr="00D87BCF" w:rsidRDefault="0076147F" w:rsidP="002123D7">
      <w:pPr>
        <w:pStyle w:val="CommentText"/>
        <w:rPr>
          <w:lang w:val="en-US"/>
        </w:rPr>
      </w:pPr>
      <w:r>
        <w:rPr>
          <w:rStyle w:val="CommentReference"/>
        </w:rPr>
        <w:annotationRef/>
      </w:r>
      <w:r w:rsidRPr="00D87BCF">
        <w:rPr>
          <w:lang w:val="en-US"/>
        </w:rPr>
        <w:t xml:space="preserve">Could also be said the other way around: plants have 1 intact fruit less for every </w:t>
      </w:r>
      <w:r>
        <w:rPr>
          <w:lang w:val="en-US"/>
        </w:rPr>
        <w:t>~13</w:t>
      </w:r>
      <w:r w:rsidRPr="00D87BCF">
        <w:rPr>
          <w:lang w:val="en-US"/>
        </w:rPr>
        <w:t xml:space="preserve"> additional </w:t>
      </w:r>
      <w:r>
        <w:rPr>
          <w:lang w:val="en-US"/>
        </w:rPr>
        <w:t>eggs</w:t>
      </w:r>
      <w:r w:rsidRPr="00D87BCF">
        <w:rPr>
          <w:lang w:val="en-US"/>
        </w:rPr>
        <w:t xml:space="preserve"> </w:t>
      </w:r>
      <w:r>
        <w:rPr>
          <w:lang w:val="en-US"/>
        </w:rPr>
        <w:t>they get (1/-0.08=-12.5) – is that more straightforward?</w:t>
      </w:r>
    </w:p>
  </w:comment>
  <w:comment w:id="346" w:author="Johan Ehrlén" w:date="2016-05-30T18:11:00Z" w:initials="JE">
    <w:p w14:paraId="3D02349C" w14:textId="77777777" w:rsidR="0076147F" w:rsidRDefault="0076147F" w:rsidP="002123D7">
      <w:pPr>
        <w:pStyle w:val="CommentText"/>
      </w:pPr>
      <w:r>
        <w:rPr>
          <w:rStyle w:val="CommentReference"/>
        </w:rPr>
        <w:annotationRef/>
      </w:r>
      <w:proofErr w:type="spellStart"/>
      <w:r>
        <w:t>Better</w:t>
      </w:r>
      <w:proofErr w:type="spellEnd"/>
      <w:r>
        <w:t xml:space="preserve"> as </w:t>
      </w:r>
      <w:proofErr w:type="spellStart"/>
      <w:r>
        <w:t>it</w:t>
      </w:r>
      <w:proofErr w:type="spellEnd"/>
      <w:r>
        <w:t xml:space="preserve"> </w:t>
      </w:r>
      <w:proofErr w:type="spellStart"/>
      <w:r>
        <w:t>is</w:t>
      </w:r>
      <w:proofErr w:type="spellEnd"/>
    </w:p>
  </w:comment>
  <w:comment w:id="347" w:author="Alicia" w:date="2016-05-20T11:31:00Z" w:initials="A">
    <w:p w14:paraId="18A90F87" w14:textId="77777777" w:rsidR="0076147F" w:rsidRPr="00D37BCD" w:rsidRDefault="0076147F" w:rsidP="002123D7">
      <w:pPr>
        <w:pStyle w:val="CommentText"/>
        <w:rPr>
          <w:lang w:val="en-US"/>
        </w:rPr>
      </w:pPr>
      <w:r>
        <w:rPr>
          <w:rStyle w:val="CommentReference"/>
        </w:rPr>
        <w:annotationRef/>
      </w:r>
      <w:r w:rsidRPr="00D37BCD">
        <w:rPr>
          <w:lang w:val="en-US"/>
        </w:rPr>
        <w:t xml:space="preserve">Not impressive… </w:t>
      </w:r>
    </w:p>
  </w:comment>
  <w:comment w:id="348" w:author="Johan Ehrlén" w:date="2016-05-30T18:12:00Z" w:initials="JE">
    <w:p w14:paraId="28C57321" w14:textId="77777777" w:rsidR="0076147F" w:rsidRDefault="0076147F" w:rsidP="002123D7">
      <w:pPr>
        <w:pStyle w:val="CommentText"/>
      </w:pPr>
      <w:r>
        <w:rPr>
          <w:rStyle w:val="CommentReference"/>
        </w:rPr>
        <w:annotationRef/>
      </w:r>
      <w:r>
        <w:t xml:space="preserve">Can </w:t>
      </w:r>
      <w:proofErr w:type="spellStart"/>
      <w:r>
        <w:t>this</w:t>
      </w:r>
      <w:proofErr w:type="spellEnd"/>
      <w:r>
        <w:t xml:space="preserve"> be a </w:t>
      </w:r>
      <w:proofErr w:type="spellStart"/>
      <w:r>
        <w:t>way</w:t>
      </w:r>
      <w:proofErr w:type="spellEnd"/>
      <w:r>
        <w:t xml:space="preserve"> to </w:t>
      </w:r>
      <w:proofErr w:type="spellStart"/>
      <w:r>
        <w:t>make</w:t>
      </w:r>
      <w:proofErr w:type="spellEnd"/>
      <w:r>
        <w:t xml:space="preserve"> </w:t>
      </w:r>
      <w:proofErr w:type="spellStart"/>
      <w:r>
        <w:t>it</w:t>
      </w:r>
      <w:proofErr w:type="spellEnd"/>
      <w:r>
        <w:t xml:space="preserve"> </w:t>
      </w:r>
      <w:proofErr w:type="spellStart"/>
      <w:r>
        <w:t>sound</w:t>
      </w:r>
      <w:proofErr w:type="spellEnd"/>
      <w:r>
        <w:t xml:space="preserve"> more </w:t>
      </w:r>
      <w:proofErr w:type="spellStart"/>
      <w:r>
        <w:t>serious</w:t>
      </w:r>
      <w:proofErr w:type="spellEnd"/>
      <w:r>
        <w:t>?</w:t>
      </w:r>
    </w:p>
  </w:comment>
  <w:comment w:id="381" w:author="Johan Ehrlén" w:date="2016-05-30T18:11:00Z" w:initials="JE">
    <w:p w14:paraId="6CA722D2" w14:textId="76FCA15B" w:rsidR="0076147F" w:rsidRDefault="0076147F">
      <w:pPr>
        <w:pStyle w:val="CommentText"/>
      </w:pPr>
      <w:r>
        <w:rPr>
          <w:rStyle w:val="CommentReference"/>
        </w:rPr>
        <w:annotationRef/>
      </w:r>
      <w:r>
        <w:t xml:space="preserve">I </w:t>
      </w:r>
      <w:proofErr w:type="spellStart"/>
      <w:r>
        <w:t>took</w:t>
      </w:r>
      <w:proofErr w:type="spellEnd"/>
      <w:r>
        <w:t xml:space="preserve"> </w:t>
      </w:r>
      <w:proofErr w:type="spellStart"/>
      <w:r>
        <w:t>away</w:t>
      </w:r>
      <w:proofErr w:type="spellEnd"/>
      <w:r>
        <w:t xml:space="preserve"> </w:t>
      </w:r>
      <w:proofErr w:type="spellStart"/>
      <w:r>
        <w:t>ranges</w:t>
      </w:r>
      <w:proofErr w:type="spellEnd"/>
    </w:p>
  </w:comment>
  <w:comment w:id="374" w:author="Alicia" w:date="2016-05-19T15:28:00Z" w:initials="A">
    <w:p w14:paraId="04770CD8" w14:textId="78E24078" w:rsidR="0076147F" w:rsidRPr="003D1A99" w:rsidRDefault="0076147F">
      <w:pPr>
        <w:pStyle w:val="CommentText"/>
        <w:rPr>
          <w:lang w:val="en-US"/>
        </w:rPr>
      </w:pPr>
      <w:r>
        <w:rPr>
          <w:rStyle w:val="CommentReference"/>
        </w:rPr>
        <w:annotationRef/>
      </w:r>
      <w:r>
        <w:rPr>
          <w:lang w:val="en-US"/>
        </w:rPr>
        <w:t xml:space="preserve">This is interpreted from the unstandardized coefficients and I </w:t>
      </w:r>
      <w:r w:rsidRPr="003D1A99">
        <w:rPr>
          <w:lang w:val="en-US"/>
        </w:rPr>
        <w:t xml:space="preserve">included </w:t>
      </w:r>
      <w:r>
        <w:rPr>
          <w:lang w:val="en-US"/>
        </w:rPr>
        <w:t xml:space="preserve">now </w:t>
      </w:r>
      <w:r w:rsidRPr="003D1A99">
        <w:rPr>
          <w:lang w:val="en-US"/>
        </w:rPr>
        <w:t>averages</w:t>
      </w:r>
      <w:r>
        <w:rPr>
          <w:lang w:val="en-US"/>
        </w:rPr>
        <w:t xml:space="preserve"> of these coefficients on tables in appendices S5 and S9</w:t>
      </w:r>
    </w:p>
  </w:comment>
  <w:comment w:id="425" w:author="Alicia" w:date="2016-05-19T15:28:00Z" w:initials="A">
    <w:p w14:paraId="673326B4" w14:textId="5F811309" w:rsidR="0076147F" w:rsidRPr="00D87BCF" w:rsidRDefault="0076147F">
      <w:pPr>
        <w:pStyle w:val="CommentText"/>
        <w:rPr>
          <w:lang w:val="en-US"/>
        </w:rPr>
      </w:pPr>
      <w:r>
        <w:rPr>
          <w:rStyle w:val="CommentReference"/>
        </w:rPr>
        <w:annotationRef/>
      </w:r>
      <w:r w:rsidRPr="00D87BCF">
        <w:rPr>
          <w:lang w:val="en-US"/>
        </w:rPr>
        <w:t xml:space="preserve">Could also be said the other way around: plants have 1 intact fruit less for every </w:t>
      </w:r>
      <w:r>
        <w:rPr>
          <w:lang w:val="en-US"/>
        </w:rPr>
        <w:t>~13</w:t>
      </w:r>
      <w:r w:rsidRPr="00D87BCF">
        <w:rPr>
          <w:lang w:val="en-US"/>
        </w:rPr>
        <w:t xml:space="preserve"> additional </w:t>
      </w:r>
      <w:r>
        <w:rPr>
          <w:lang w:val="en-US"/>
        </w:rPr>
        <w:t>eggs</w:t>
      </w:r>
      <w:r w:rsidRPr="00D87BCF">
        <w:rPr>
          <w:lang w:val="en-US"/>
        </w:rPr>
        <w:t xml:space="preserve"> </w:t>
      </w:r>
      <w:r>
        <w:rPr>
          <w:lang w:val="en-US"/>
        </w:rPr>
        <w:t>they get (1/-0.08=-12.5) – is that more straightforward?</w:t>
      </w:r>
    </w:p>
  </w:comment>
  <w:comment w:id="426" w:author="Johan Ehrlén" w:date="2016-05-30T18:11:00Z" w:initials="JE">
    <w:p w14:paraId="15C45B13" w14:textId="5F84F50D" w:rsidR="0076147F" w:rsidRDefault="0076147F">
      <w:pPr>
        <w:pStyle w:val="CommentText"/>
      </w:pPr>
      <w:r>
        <w:rPr>
          <w:rStyle w:val="CommentReference"/>
        </w:rPr>
        <w:annotationRef/>
      </w:r>
      <w:proofErr w:type="spellStart"/>
      <w:r>
        <w:t>Better</w:t>
      </w:r>
      <w:proofErr w:type="spellEnd"/>
      <w:r>
        <w:t xml:space="preserve"> as </w:t>
      </w:r>
      <w:proofErr w:type="spellStart"/>
      <w:r>
        <w:t>it</w:t>
      </w:r>
      <w:proofErr w:type="spellEnd"/>
      <w:r>
        <w:t xml:space="preserve"> </w:t>
      </w:r>
      <w:proofErr w:type="spellStart"/>
      <w:r>
        <w:t>is</w:t>
      </w:r>
      <w:proofErr w:type="spellEnd"/>
    </w:p>
  </w:comment>
  <w:comment w:id="434" w:author="Alicia" w:date="2016-05-20T11:31:00Z" w:initials="A">
    <w:p w14:paraId="0FB24392" w14:textId="0D761049" w:rsidR="0076147F" w:rsidRPr="00D87BCF" w:rsidRDefault="0076147F">
      <w:pPr>
        <w:pStyle w:val="CommentText"/>
        <w:rPr>
          <w:lang w:val="en-US"/>
        </w:rPr>
      </w:pPr>
      <w:r>
        <w:rPr>
          <w:rStyle w:val="CommentReference"/>
        </w:rPr>
        <w:annotationRef/>
      </w:r>
      <w:r w:rsidRPr="00D87BCF">
        <w:rPr>
          <w:lang w:val="en-US"/>
        </w:rPr>
        <w:t>Do we need to state the ranges (min-max), or peopl</w:t>
      </w:r>
      <w:r>
        <w:rPr>
          <w:lang w:val="en-US"/>
        </w:rPr>
        <w:t xml:space="preserve">e can just look them up in the </w:t>
      </w:r>
      <w:r w:rsidRPr="00D87BCF">
        <w:rPr>
          <w:lang w:val="en-US"/>
        </w:rPr>
        <w:t xml:space="preserve">Appendices if interested? </w:t>
      </w:r>
      <w:r>
        <w:rPr>
          <w:lang w:val="en-US"/>
        </w:rPr>
        <w:t>Here it is a bit confusing cause it ranges from -0.20 to +0.07 (so it is slightly positive in some cases)</w:t>
      </w:r>
    </w:p>
  </w:comment>
  <w:comment w:id="461" w:author="Alicia" w:date="2016-05-20T11:31:00Z" w:initials="A">
    <w:p w14:paraId="5CA5112B" w14:textId="056BD0C8" w:rsidR="0076147F" w:rsidRPr="00D37BCD" w:rsidRDefault="0076147F">
      <w:pPr>
        <w:pStyle w:val="CommentText"/>
        <w:rPr>
          <w:lang w:val="en-US"/>
        </w:rPr>
      </w:pPr>
      <w:r>
        <w:rPr>
          <w:rStyle w:val="CommentReference"/>
        </w:rPr>
        <w:annotationRef/>
      </w:r>
      <w:r w:rsidRPr="00D37BCD">
        <w:rPr>
          <w:lang w:val="en-US"/>
        </w:rPr>
        <w:t xml:space="preserve">Not impressive… </w:t>
      </w:r>
    </w:p>
  </w:comment>
  <w:comment w:id="445" w:author="Alicia" w:date="2016-05-19T15:28:00Z" w:initials="A">
    <w:p w14:paraId="26D91F16" w14:textId="7950D9C6" w:rsidR="0076147F" w:rsidRPr="00720E28" w:rsidRDefault="0076147F">
      <w:pPr>
        <w:pStyle w:val="CommentText"/>
        <w:rPr>
          <w:lang w:val="en-US"/>
        </w:rPr>
      </w:pPr>
      <w:r>
        <w:rPr>
          <w:rStyle w:val="CommentReference"/>
        </w:rPr>
        <w:annotationRef/>
      </w:r>
      <w:r w:rsidRPr="00720E28">
        <w:rPr>
          <w:lang w:val="en-US"/>
        </w:rPr>
        <w:t xml:space="preserve">This is based on the calculation of indirect effects by multiplying the </w:t>
      </w:r>
      <w:r>
        <w:rPr>
          <w:lang w:val="en-US"/>
        </w:rPr>
        <w:t xml:space="preserve">unstandardized </w:t>
      </w:r>
      <w:r w:rsidRPr="00720E28">
        <w:rPr>
          <w:lang w:val="en-US"/>
        </w:rPr>
        <w:t>coefficient of phenology</w:t>
      </w:r>
      <w:r>
        <w:sym w:font="Wingdings" w:char="F0E0"/>
      </w:r>
      <w:r w:rsidRPr="00720E28">
        <w:rPr>
          <w:lang w:val="en-US"/>
        </w:rPr>
        <w:t>eggs by the coefficient of eggs</w:t>
      </w:r>
      <w:r>
        <w:sym w:font="Wingdings" w:char="F0E0"/>
      </w:r>
      <w:r w:rsidRPr="00720E28">
        <w:rPr>
          <w:lang w:val="en-US"/>
        </w:rPr>
        <w:t xml:space="preserve"> fruits. </w:t>
      </w:r>
      <w:r>
        <w:rPr>
          <w:lang w:val="en-US"/>
        </w:rPr>
        <w:t>These numbers are not included in any of the tables, but can be calculated from Tables in Appendices S5 and S9. Still ok to mention this here?</w:t>
      </w:r>
    </w:p>
  </w:comment>
  <w:comment w:id="446" w:author="Johan Ehrlén" w:date="2016-05-30T18:11:00Z" w:initials="JE">
    <w:p w14:paraId="6261BB54" w14:textId="73A50A31" w:rsidR="0076147F" w:rsidRDefault="0076147F">
      <w:pPr>
        <w:pStyle w:val="CommentText"/>
      </w:pPr>
      <w:r>
        <w:rPr>
          <w:rStyle w:val="CommentReference"/>
        </w:rPr>
        <w:annotationRef/>
      </w:r>
      <w:r>
        <w:t>OK</w:t>
      </w:r>
    </w:p>
  </w:comment>
  <w:comment w:id="554" w:author="Johan Ehrlén" w:date="2016-05-30T18:24:00Z" w:initials="JE">
    <w:p w14:paraId="4071209C" w14:textId="55CB508A" w:rsidR="0076147F" w:rsidRDefault="0076147F">
      <w:pPr>
        <w:pStyle w:val="CommentText"/>
      </w:pPr>
      <w:r>
        <w:rPr>
          <w:rStyle w:val="CommentReference"/>
        </w:rPr>
        <w:annotationRef/>
      </w:r>
      <w:proofErr w:type="spellStart"/>
      <w:r>
        <w:t>Perhaps</w:t>
      </w:r>
      <w:proofErr w:type="spellEnd"/>
      <w:r>
        <w:t xml:space="preserve"> </w:t>
      </w:r>
      <w:proofErr w:type="spellStart"/>
      <w:r>
        <w:t>some</w:t>
      </w:r>
      <w:proofErr w:type="spellEnd"/>
      <w:r>
        <w:t xml:space="preserve"> conclusión </w:t>
      </w:r>
      <w:proofErr w:type="spellStart"/>
      <w:r>
        <w:t>regarding</w:t>
      </w:r>
      <w:proofErr w:type="spellEnd"/>
      <w:r>
        <w:t xml:space="preserve"> </w:t>
      </w:r>
      <w:proofErr w:type="spellStart"/>
      <w:r>
        <w:t>the</w:t>
      </w:r>
      <w:proofErr w:type="spellEnd"/>
      <w:r>
        <w:t xml:space="preserve"> </w:t>
      </w:r>
      <w:proofErr w:type="spellStart"/>
      <w:r>
        <w:t>potential</w:t>
      </w:r>
      <w:proofErr w:type="spellEnd"/>
      <w:r>
        <w:t xml:space="preserve"> problema </w:t>
      </w:r>
      <w:proofErr w:type="spellStart"/>
      <w:r>
        <w:t>here</w:t>
      </w:r>
      <w:proofErr w:type="spellEnd"/>
      <w:r>
        <w:t>!?</w:t>
      </w:r>
    </w:p>
  </w:comment>
  <w:comment w:id="559" w:author="Alicia" w:date="2016-05-19T15:28:00Z" w:initials="A">
    <w:p w14:paraId="2827BA7E" w14:textId="4B8D0B24" w:rsidR="0076147F" w:rsidRPr="007B4F9C" w:rsidRDefault="0076147F">
      <w:pPr>
        <w:pStyle w:val="CommentText"/>
        <w:rPr>
          <w:lang w:val="en-US"/>
        </w:rPr>
      </w:pPr>
      <w:r>
        <w:rPr>
          <w:rStyle w:val="CommentReference"/>
        </w:rPr>
        <w:annotationRef/>
      </w:r>
      <w:r w:rsidRPr="007B4F9C">
        <w:rPr>
          <w:lang w:val="en-US"/>
        </w:rPr>
        <w:t>Had to change this whole paragraph cause now shoot height does not seem very important</w:t>
      </w:r>
    </w:p>
  </w:comment>
  <w:comment w:id="693" w:author="ehrlen" w:date="2016-05-31T09:48:00Z" w:initials="e">
    <w:p w14:paraId="25FB0764" w14:textId="33A2D1F0" w:rsidR="00CF51E4" w:rsidRDefault="00CF51E4">
      <w:pPr>
        <w:pStyle w:val="CommentText"/>
      </w:pPr>
      <w:r>
        <w:rPr>
          <w:rStyle w:val="CommentReference"/>
        </w:rPr>
        <w:annotationRef/>
      </w:r>
      <w:proofErr w:type="spellStart"/>
      <w:r>
        <w:t>Models</w:t>
      </w:r>
      <w:proofErr w:type="spellEnd"/>
      <w:r>
        <w:t>?</w:t>
      </w:r>
    </w:p>
  </w:comment>
  <w:comment w:id="694" w:author="ehrlen" w:date="2016-05-31T09:52:00Z" w:initials="e">
    <w:p w14:paraId="102553D6" w14:textId="48097391" w:rsidR="00CF51E4" w:rsidRDefault="00CF51E4">
      <w:pPr>
        <w:pStyle w:val="CommentText"/>
      </w:pPr>
      <w:r>
        <w:rPr>
          <w:rStyle w:val="CommentReference"/>
        </w:rPr>
        <w:annotationRef/>
      </w:r>
      <w:r>
        <w:t>OK?</w:t>
      </w:r>
    </w:p>
  </w:comment>
  <w:comment w:id="729" w:author="ehrlen" w:date="2016-05-31T09:51:00Z" w:initials="e">
    <w:p w14:paraId="3F5918DF" w14:textId="1214370D" w:rsidR="00CF51E4" w:rsidRDefault="00CF51E4">
      <w:pPr>
        <w:pStyle w:val="CommentText"/>
      </w:pPr>
      <w:r>
        <w:rPr>
          <w:rStyle w:val="CommentReference"/>
        </w:rPr>
        <w:annotationRef/>
      </w:r>
      <w:r>
        <w:t xml:space="preserve">¿? </w:t>
      </w:r>
      <w:proofErr w:type="spellStart"/>
      <w:r>
        <w:t>Bootstrap</w:t>
      </w:r>
      <w:proofErr w:type="spellEnd"/>
      <w:r>
        <w:t>- ¿</w:t>
      </w:r>
    </w:p>
  </w:comment>
  <w:comment w:id="727" w:author="ehrlen" w:date="2016-05-31T09:51:00Z" w:initials="e">
    <w:p w14:paraId="2C90985C" w14:textId="7D38918E" w:rsidR="00CF51E4" w:rsidRDefault="00CF51E4">
      <w:pPr>
        <w:pStyle w:val="CommentText"/>
      </w:pPr>
      <w:r>
        <w:rPr>
          <w:rStyle w:val="CommentReference"/>
        </w:rPr>
        <w:annotationRef/>
      </w:r>
      <w:proofErr w:type="spellStart"/>
      <w:r>
        <w:t>Don’t</w:t>
      </w:r>
      <w:proofErr w:type="spellEnd"/>
      <w:r>
        <w:t xml:space="preserve"> </w:t>
      </w:r>
      <w:proofErr w:type="spellStart"/>
      <w:r>
        <w:t>you</w:t>
      </w:r>
      <w:proofErr w:type="spellEnd"/>
      <w:r>
        <w:t xml:space="preserve"> </w:t>
      </w:r>
      <w:proofErr w:type="spellStart"/>
      <w:r>
        <w:t>say</w:t>
      </w:r>
      <w:proofErr w:type="spellEnd"/>
      <w:r>
        <w:t xml:space="preserve"> 5000 in </w:t>
      </w:r>
      <w:proofErr w:type="spellStart"/>
      <w:r>
        <w:t>the</w:t>
      </w:r>
      <w:proofErr w:type="spellEnd"/>
      <w:r>
        <w:t xml:space="preserve"> </w:t>
      </w:r>
      <w:proofErr w:type="spellStart"/>
      <w:r>
        <w:t>methods</w:t>
      </w:r>
      <w:proofErr w:type="spellEnd"/>
      <w:r>
        <w:t>?</w:t>
      </w:r>
    </w:p>
  </w:comment>
  <w:comment w:id="759" w:author="ehrlen" w:date="2016-05-31T09:53:00Z" w:initials="e">
    <w:p w14:paraId="60319B64" w14:textId="4AD12DBE" w:rsidR="001A3F46" w:rsidRDefault="001A3F46">
      <w:pPr>
        <w:pStyle w:val="CommentText"/>
      </w:pPr>
      <w:r>
        <w:rPr>
          <w:rStyle w:val="CommentReference"/>
        </w:rPr>
        <w:annotationRef/>
      </w:r>
      <w:proofErr w:type="spellStart"/>
      <w:r>
        <w:t>See</w:t>
      </w:r>
      <w:proofErr w:type="spellEnd"/>
      <w:r>
        <w:t xml:space="preserve"> </w:t>
      </w:r>
      <w:proofErr w:type="spellStart"/>
      <w:r>
        <w:t>comments</w:t>
      </w:r>
      <w:proofErr w:type="spellEnd"/>
      <w:r>
        <w:t xml:space="preserve"> </w:t>
      </w:r>
      <w:proofErr w:type="spellStart"/>
      <w:r>
        <w:t>for</w:t>
      </w:r>
      <w:proofErr w:type="spellEnd"/>
      <w:r>
        <w:t xml:space="preserve"> Fig. 2</w:t>
      </w:r>
    </w:p>
  </w:comment>
  <w:comment w:id="767" w:author="ehrlen" w:date="2016-05-31T09:46:00Z" w:initials="e">
    <w:p w14:paraId="5AD921F0" w14:textId="77B51BD7" w:rsidR="00CF51E4" w:rsidRDefault="00CF51E4">
      <w:pPr>
        <w:pStyle w:val="CommentText"/>
      </w:pPr>
      <w:r>
        <w:rPr>
          <w:rStyle w:val="CommentReference"/>
        </w:rPr>
        <w:annotationRef/>
      </w:r>
      <w:proofErr w:type="spellStart"/>
      <w:r>
        <w:t>Change</w:t>
      </w:r>
      <w:proofErr w:type="spellEnd"/>
      <w:r>
        <w:t xml:space="preserve"> </w:t>
      </w:r>
      <w:proofErr w:type="spellStart"/>
      <w:r>
        <w:t>legend</w:t>
      </w:r>
      <w:proofErr w:type="spellEnd"/>
      <w:r>
        <w:t xml:space="preserve"> as </w:t>
      </w:r>
      <w:proofErr w:type="spellStart"/>
      <w:r>
        <w:t>suggested</w:t>
      </w:r>
      <w:proofErr w:type="spellEnd"/>
      <w:r>
        <w:t xml:space="preserve"> </w:t>
      </w:r>
      <w:proofErr w:type="spellStart"/>
      <w:r>
        <w:t>for</w:t>
      </w:r>
      <w:proofErr w:type="spellEnd"/>
      <w:r>
        <w:t xml:space="preserve"> </w:t>
      </w:r>
      <w:proofErr w:type="spellStart"/>
      <w:r>
        <w:t>Table</w:t>
      </w:r>
      <w:proofErr w:type="spellEnd"/>
      <w:r>
        <w:t xml:space="preserve"> 4.</w:t>
      </w:r>
    </w:p>
  </w:comment>
  <w:comment w:id="771" w:author="ehrlen" w:date="2016-05-31T09:54:00Z" w:initials="e">
    <w:p w14:paraId="16EFD36F" w14:textId="4FF1FA36" w:rsidR="009353DA" w:rsidRDefault="009353DA">
      <w:pPr>
        <w:pStyle w:val="CommentText"/>
      </w:pPr>
      <w:r>
        <w:rPr>
          <w:rStyle w:val="CommentReference"/>
        </w:rPr>
        <w:annotationRef/>
      </w:r>
      <w:proofErr w:type="spellStart"/>
      <w:r>
        <w:t>Change</w:t>
      </w:r>
      <w:proofErr w:type="spellEnd"/>
      <w:r>
        <w:t xml:space="preserve"> as </w:t>
      </w:r>
      <w:proofErr w:type="spellStart"/>
      <w:r>
        <w:t>Table</w:t>
      </w:r>
      <w:proofErr w:type="spellEnd"/>
      <w:r>
        <w:t xml:space="preserve"> 4</w:t>
      </w:r>
    </w:p>
  </w:comment>
  <w:comment w:id="789" w:author="ehrlen" w:date="2016-05-31T09:55:00Z" w:initials="e">
    <w:p w14:paraId="1118BB38" w14:textId="08106971" w:rsidR="009353DA" w:rsidRDefault="009353DA">
      <w:pPr>
        <w:pStyle w:val="CommentText"/>
      </w:pPr>
      <w:r>
        <w:rPr>
          <w:rStyle w:val="CommentReference"/>
        </w:rPr>
        <w:annotationRef/>
      </w:r>
      <w:proofErr w:type="spellStart"/>
      <w:r>
        <w:t>Does</w:t>
      </w:r>
      <w:proofErr w:type="spellEnd"/>
      <w:r>
        <w:t xml:space="preserve"> </w:t>
      </w:r>
      <w:proofErr w:type="spellStart"/>
      <w:r>
        <w:t>not</w:t>
      </w:r>
      <w:proofErr w:type="spellEnd"/>
      <w:r>
        <w:t xml:space="preserve"> </w:t>
      </w:r>
      <w:proofErr w:type="spellStart"/>
      <w:r>
        <w:t>appear</w:t>
      </w:r>
      <w:proofErr w:type="spellEnd"/>
      <w:r>
        <w:t xml:space="preserve"> to be complete, </w:t>
      </w:r>
      <w:proofErr w:type="spellStart"/>
      <w:r>
        <w:t>e.g</w:t>
      </w:r>
      <w:proofErr w:type="spellEnd"/>
      <w:r>
        <w:t xml:space="preserve">. </w:t>
      </w:r>
      <w:proofErr w:type="spellStart"/>
      <w:r>
        <w:t>cf</w:t>
      </w:r>
      <w:proofErr w:type="spellEnd"/>
      <w:r>
        <w:t xml:space="preserve"> </w:t>
      </w:r>
      <w:proofErr w:type="spellStart"/>
      <w:r>
        <w:t>Table</w:t>
      </w:r>
      <w:proofErr w:type="spellEnd"/>
      <w:r>
        <w:t xml:space="preserve"> 4. </w:t>
      </w:r>
      <w:proofErr w:type="spellStart"/>
      <w:r>
        <w:t>For</w:t>
      </w:r>
      <w:proofErr w:type="spellEnd"/>
      <w:r>
        <w:t xml:space="preserve"> </w:t>
      </w:r>
      <w:proofErr w:type="spellStart"/>
      <w:r>
        <w:t>example</w:t>
      </w:r>
      <w:proofErr w:type="spellEnd"/>
      <w:r>
        <w:t xml:space="preserve">, </w:t>
      </w:r>
      <w:proofErr w:type="spellStart"/>
      <w:r>
        <w:t>plant</w:t>
      </w:r>
      <w:proofErr w:type="spellEnd"/>
      <w:r>
        <w:t xml:space="preserve"> </w:t>
      </w:r>
      <w:proofErr w:type="spellStart"/>
      <w:r>
        <w:t>traits</w:t>
      </w:r>
      <w:proofErr w:type="spellEnd"/>
      <w:r>
        <w:t xml:space="preserve"> are </w:t>
      </w:r>
      <w:proofErr w:type="spellStart"/>
      <w:r>
        <w:t>not</w:t>
      </w:r>
      <w:proofErr w:type="spellEnd"/>
      <w:r>
        <w:t xml:space="preserve"> </w:t>
      </w:r>
      <w:proofErr w:type="spellStart"/>
      <w:r>
        <w:t>mentioned</w:t>
      </w:r>
      <w:proofErr w:type="spellEnd"/>
      <w:r>
        <w:t xml:space="preserve">, and </w:t>
      </w:r>
      <w:proofErr w:type="spellStart"/>
      <w:r>
        <w:t>not</w:t>
      </w:r>
      <w:proofErr w:type="spellEnd"/>
      <w:r>
        <w:t xml:space="preserve"> </w:t>
      </w:r>
      <w:proofErr w:type="spellStart"/>
      <w:r>
        <w:t>the</w:t>
      </w:r>
      <w:proofErr w:type="spellEnd"/>
      <w:r>
        <w:t xml:space="preserve"> </w:t>
      </w:r>
      <w:proofErr w:type="spellStart"/>
      <w:r>
        <w:t>name</w:t>
      </w:r>
      <w:proofErr w:type="spellEnd"/>
      <w:r>
        <w:t xml:space="preserve"> of </w:t>
      </w:r>
      <w:proofErr w:type="spellStart"/>
      <w:r>
        <w:t>the</w:t>
      </w:r>
      <w:proofErr w:type="spellEnd"/>
      <w:r>
        <w:t xml:space="preserve"> planto r </w:t>
      </w:r>
      <w:proofErr w:type="spellStart"/>
      <w:r>
        <w:t>the</w:t>
      </w:r>
      <w:proofErr w:type="spellEnd"/>
      <w:r>
        <w:t xml:space="preserve"> </w:t>
      </w:r>
      <w:proofErr w:type="spellStart"/>
      <w:r>
        <w:t>seed</w:t>
      </w:r>
      <w:proofErr w:type="spellEnd"/>
      <w:r>
        <w:t xml:space="preserve"> </w:t>
      </w:r>
      <w:proofErr w:type="spellStart"/>
      <w:r>
        <w:t>predator</w:t>
      </w:r>
      <w:proofErr w:type="spellEnd"/>
      <w:r>
        <w:t>.</w:t>
      </w:r>
    </w:p>
  </w:comment>
  <w:comment w:id="793" w:author="ehrlen" w:date="2016-05-31T09:57:00Z" w:initials="e">
    <w:p w14:paraId="78A9BB03" w14:textId="6E6F3BA0" w:rsidR="009353DA" w:rsidRDefault="009353DA">
      <w:pPr>
        <w:pStyle w:val="CommentText"/>
      </w:pPr>
      <w:r>
        <w:rPr>
          <w:rStyle w:val="CommentReference"/>
        </w:rPr>
        <w:annotationRef/>
      </w:r>
      <w:proofErr w:type="spellStart"/>
      <w:r>
        <w:t>Also</w:t>
      </w:r>
      <w:proofErr w:type="spellEnd"/>
      <w:r>
        <w:t xml:space="preserve"> </w:t>
      </w:r>
      <w:proofErr w:type="spellStart"/>
      <w:r>
        <w:t>here</w:t>
      </w:r>
      <w:proofErr w:type="spellEnd"/>
      <w:r>
        <w:t xml:space="preserve">, I </w:t>
      </w:r>
      <w:proofErr w:type="spellStart"/>
      <w:r>
        <w:t>think</w:t>
      </w:r>
      <w:proofErr w:type="spellEnd"/>
      <w:r>
        <w:t xml:space="preserve"> </w:t>
      </w:r>
      <w:proofErr w:type="spellStart"/>
      <w:r>
        <w:t>the</w:t>
      </w:r>
      <w:proofErr w:type="spellEnd"/>
      <w:r>
        <w:t xml:space="preserve"> </w:t>
      </w:r>
      <w:proofErr w:type="spellStart"/>
      <w:r>
        <w:t>legend</w:t>
      </w:r>
      <w:proofErr w:type="spellEnd"/>
      <w:r>
        <w:t xml:space="preserve"> </w:t>
      </w:r>
      <w:proofErr w:type="spellStart"/>
      <w:r>
        <w:t>needs</w:t>
      </w:r>
      <w:proofErr w:type="spellEnd"/>
      <w:r>
        <w:t xml:space="preserve"> more </w:t>
      </w:r>
      <w:proofErr w:type="spellStart"/>
      <w:r>
        <w:t>information</w:t>
      </w:r>
      <w:proofErr w:type="spellEnd"/>
      <w:r>
        <w:t>.</w:t>
      </w:r>
    </w:p>
  </w:comment>
  <w:comment w:id="3656" w:author="ehrlen" w:date="2016-05-31T09:58:00Z" w:initials="e">
    <w:p w14:paraId="3C4F65A8" w14:textId="076A7494" w:rsidR="009353DA" w:rsidRDefault="009353DA">
      <w:pPr>
        <w:pStyle w:val="CommentText"/>
      </w:pPr>
      <w:r>
        <w:rPr>
          <w:rStyle w:val="CommentReference"/>
        </w:rPr>
        <w:annotationRef/>
      </w:r>
      <w:r>
        <w:t xml:space="preserve">Cf. </w:t>
      </w:r>
      <w:proofErr w:type="spellStart"/>
      <w:r>
        <w:t>Comments</w:t>
      </w:r>
      <w:proofErr w:type="spellEnd"/>
      <w:r>
        <w:t xml:space="preserve"> </w:t>
      </w:r>
      <w:proofErr w:type="spellStart"/>
      <w:r>
        <w:t>for</w:t>
      </w:r>
      <w:proofErr w:type="spellEnd"/>
      <w:r>
        <w:t xml:space="preserve"> </w:t>
      </w:r>
      <w:proofErr w:type="spellStart"/>
      <w:r>
        <w:t>Table</w:t>
      </w:r>
      <w:proofErr w:type="spellEnd"/>
      <w:r>
        <w:t xml:space="preserve"> 4</w:t>
      </w:r>
      <w:bookmarkStart w:id="3662" w:name="_GoBack"/>
      <w:bookmarkEnd w:id="3662"/>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57963DC" w15:done="0"/>
  <w15:commentEx w15:paraId="392500A0" w15:done="0"/>
  <w15:commentEx w15:paraId="05F1EB63" w15:done="0"/>
  <w15:commentEx w15:paraId="206A455C" w15:done="0"/>
  <w15:commentEx w15:paraId="430BD8FF" w15:done="0"/>
  <w15:commentEx w15:paraId="7A33D57D" w15:done="0"/>
  <w15:commentEx w15:paraId="3A786AF3" w15:done="0"/>
  <w15:commentEx w15:paraId="4C610803" w15:done="0"/>
  <w15:commentEx w15:paraId="70AA1A10" w15:done="0"/>
  <w15:commentEx w15:paraId="463D7567" w15:done="0"/>
  <w15:commentEx w15:paraId="3ECDBA13" w15:done="0"/>
  <w15:commentEx w15:paraId="75684A95" w15:done="0"/>
  <w15:commentEx w15:paraId="3D02349C" w15:paraIdParent="75684A95" w15:done="0"/>
  <w15:commentEx w15:paraId="18A90F87" w15:done="0"/>
  <w15:commentEx w15:paraId="28C57321" w15:done="0"/>
  <w15:commentEx w15:paraId="6CA722D2" w15:done="0"/>
  <w15:commentEx w15:paraId="04770CD8" w15:done="0"/>
  <w15:commentEx w15:paraId="673326B4" w15:done="0"/>
  <w15:commentEx w15:paraId="15C45B13" w15:paraIdParent="673326B4" w15:done="0"/>
  <w15:commentEx w15:paraId="0FB24392" w15:done="0"/>
  <w15:commentEx w15:paraId="5CA5112B" w15:done="0"/>
  <w15:commentEx w15:paraId="26D91F16" w15:done="0"/>
  <w15:commentEx w15:paraId="6261BB54" w15:paraIdParent="26D91F16" w15:done="0"/>
  <w15:commentEx w15:paraId="4071209C" w15:done="0"/>
  <w15:commentEx w15:paraId="2827BA7E" w15:done="0"/>
  <w15:commentEx w15:paraId="25FB0764" w15:done="0"/>
  <w15:commentEx w15:paraId="102553D6" w15:done="0"/>
  <w15:commentEx w15:paraId="3F5918DF" w15:done="0"/>
  <w15:commentEx w15:paraId="2C90985C" w15:done="0"/>
  <w15:commentEx w15:paraId="60319B64" w15:done="0"/>
  <w15:commentEx w15:paraId="5AD921F0" w15:done="0"/>
  <w15:commentEx w15:paraId="16EFD36F" w15:done="0"/>
  <w15:commentEx w15:paraId="1118BB38" w15:done="0"/>
  <w15:commentEx w15:paraId="78A9BB03" w15:done="0"/>
  <w15:commentEx w15:paraId="3C4F65A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D86EC1" w14:textId="77777777" w:rsidR="00F75C83" w:rsidRDefault="00F75C83">
      <w:pPr>
        <w:spacing w:after="0" w:line="240" w:lineRule="auto"/>
        <w:rPr>
          <w:rFonts w:ascii="Times New Roman" w:hAnsi="Times New Roman" w:cs="Times New Roman"/>
        </w:rPr>
      </w:pPr>
      <w:r>
        <w:rPr>
          <w:rFonts w:ascii="Times New Roman" w:hAnsi="Times New Roman" w:cs="Times New Roman"/>
        </w:rPr>
        <w:separator/>
      </w:r>
    </w:p>
  </w:endnote>
  <w:endnote w:type="continuationSeparator" w:id="0">
    <w:p w14:paraId="5FAC893C" w14:textId="77777777" w:rsidR="00F75C83" w:rsidRDefault="00F75C83">
      <w:pPr>
        <w:spacing w:after="0" w:line="240" w:lineRule="auto"/>
        <w:rPr>
          <w:rFonts w:ascii="Times New Roman" w:hAnsi="Times New Roman" w:cs="Times New Roman"/>
        </w:rPr>
      </w:pPr>
      <w:r>
        <w:rPr>
          <w:rFonts w:ascii="Times New Roman" w:hAnsi="Times New Roman"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8503B" w14:textId="77777777" w:rsidR="0076147F" w:rsidRDefault="0076147F" w:rsidP="000D5DE6">
    <w:pPr>
      <w:spacing w:line="480" w:lineRule="auto"/>
      <w:rPr>
        <w:rStyle w:val="Hyperlink"/>
        <w:sz w:val="24"/>
        <w:szCs w:val="24"/>
        <w:lang w:val="en-US"/>
      </w:rPr>
    </w:pPr>
    <w:r>
      <w:rPr>
        <w:rFonts w:ascii="Times New Roman" w:hAnsi="Times New Roman" w:cs="Times New Roman"/>
        <w:sz w:val="24"/>
        <w:szCs w:val="24"/>
        <w:lang w:val="en-US"/>
      </w:rPr>
      <w:t xml:space="preserve">E-mail addresses of authors: </w:t>
    </w:r>
    <w:r>
      <w:fldChar w:fldCharType="begin"/>
    </w:r>
    <w:r w:rsidRPr="00606929">
      <w:rPr>
        <w:lang w:val="en-US"/>
        <w:rPrChange w:id="4" w:author="Alicia" w:date="2016-05-03T10:23:00Z">
          <w:rPr/>
        </w:rPrChange>
      </w:rPr>
      <w:instrText xml:space="preserve"> HYPERLINK "mailto:alicia.valdes@su.se" </w:instrText>
    </w:r>
    <w:r>
      <w:fldChar w:fldCharType="separate"/>
    </w:r>
    <w:r>
      <w:rPr>
        <w:rStyle w:val="Hyperlink"/>
        <w:sz w:val="24"/>
        <w:szCs w:val="24"/>
        <w:lang w:val="en-US"/>
      </w:rPr>
      <w:t>alicia.valdes@su.se</w:t>
    </w:r>
    <w:r>
      <w:rPr>
        <w:rStyle w:val="Hyperlink"/>
        <w:sz w:val="24"/>
        <w:szCs w:val="24"/>
        <w:lang w:val="en-US"/>
      </w:rPr>
      <w:fldChar w:fldCharType="end"/>
    </w:r>
    <w:r>
      <w:rPr>
        <w:rStyle w:val="Hyperlink"/>
        <w:sz w:val="24"/>
        <w:szCs w:val="24"/>
        <w:lang w:val="en-US"/>
      </w:rPr>
      <w:t xml:space="preserve">, </w:t>
    </w:r>
    <w:r>
      <w:fldChar w:fldCharType="begin"/>
    </w:r>
    <w:r w:rsidRPr="00606929">
      <w:rPr>
        <w:lang w:val="en-US"/>
        <w:rPrChange w:id="5" w:author="Alicia" w:date="2016-05-03T10:23:00Z">
          <w:rPr/>
        </w:rPrChange>
      </w:rPr>
      <w:instrText xml:space="preserve"> HYPERLINK "mailto:Johan.Ehrlen@su.se" </w:instrText>
    </w:r>
    <w:r>
      <w:fldChar w:fldCharType="separate"/>
    </w:r>
    <w:r w:rsidRPr="00DA5DE2">
      <w:rPr>
        <w:rStyle w:val="Hyperlink"/>
        <w:sz w:val="24"/>
        <w:szCs w:val="24"/>
        <w:lang w:val="en-US"/>
      </w:rPr>
      <w:t>Johan.Ehrlen@su.se</w:t>
    </w:r>
    <w:r>
      <w:rPr>
        <w:rStyle w:val="Hyperlink"/>
        <w:sz w:val="24"/>
        <w:szCs w:val="24"/>
        <w:lang w:val="en-US"/>
      </w:rPr>
      <w:fldChar w:fldCharType="end"/>
    </w:r>
  </w:p>
  <w:p w14:paraId="66FACB03" w14:textId="77777777" w:rsidR="0076147F" w:rsidRDefault="0076147F" w:rsidP="000D5DE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Corresponding author</w:t>
    </w:r>
  </w:p>
  <w:p w14:paraId="3E4B1B5D" w14:textId="77777777" w:rsidR="0076147F" w:rsidRDefault="0076147F">
    <w:pPr>
      <w:pStyle w:val="Footer"/>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PAGE   \* MERGEFORMAT</w:instrText>
    </w:r>
    <w:r>
      <w:rPr>
        <w:rFonts w:ascii="Times New Roman" w:hAnsi="Times New Roman" w:cs="Times New Roman"/>
        <w:sz w:val="24"/>
        <w:szCs w:val="24"/>
      </w:rPr>
      <w:fldChar w:fldCharType="separate"/>
    </w:r>
    <w:r w:rsidR="00DF0233">
      <w:rPr>
        <w:rFonts w:ascii="Times New Roman" w:hAnsi="Times New Roman" w:cs="Times New Roman"/>
        <w:noProof/>
        <w:sz w:val="24"/>
        <w:szCs w:val="24"/>
      </w:rPr>
      <w:t>1</w:t>
    </w:r>
    <w:r>
      <w:rPr>
        <w:rFonts w:ascii="Times New Roman" w:hAnsi="Times New Roman" w:cs="Times New Roman"/>
        <w:sz w:val="24"/>
        <w:szCs w:val="24"/>
      </w:rPr>
      <w:fldChar w:fldCharType="end"/>
    </w:r>
  </w:p>
  <w:p w14:paraId="6265A07D" w14:textId="77777777" w:rsidR="0076147F" w:rsidRDefault="0076147F">
    <w:pPr>
      <w:pStyle w:val="Footer"/>
      <w:rPr>
        <w:rFonts w:ascii="Times New Roman" w:hAnsi="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88F105" w14:textId="77777777" w:rsidR="0076147F" w:rsidRDefault="0076147F">
    <w:pPr>
      <w:pStyle w:val="Footer"/>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PAGE   \* MERGEFORMAT</w:instrText>
    </w:r>
    <w:r>
      <w:rPr>
        <w:rFonts w:ascii="Times New Roman" w:hAnsi="Times New Roman" w:cs="Times New Roman"/>
        <w:sz w:val="24"/>
        <w:szCs w:val="24"/>
      </w:rPr>
      <w:fldChar w:fldCharType="separate"/>
    </w:r>
    <w:r w:rsidR="009353DA">
      <w:rPr>
        <w:rFonts w:ascii="Times New Roman" w:hAnsi="Times New Roman" w:cs="Times New Roman"/>
        <w:noProof/>
        <w:sz w:val="24"/>
        <w:szCs w:val="24"/>
      </w:rPr>
      <w:t>45</w:t>
    </w:r>
    <w:r>
      <w:rPr>
        <w:rFonts w:ascii="Times New Roman" w:hAnsi="Times New Roman" w:cs="Times New Roman"/>
        <w:sz w:val="24"/>
        <w:szCs w:val="24"/>
      </w:rPr>
      <w:fldChar w:fldCharType="end"/>
    </w:r>
  </w:p>
  <w:p w14:paraId="47931C2A" w14:textId="77777777" w:rsidR="0076147F" w:rsidRDefault="0076147F">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9890AD" w14:textId="77777777" w:rsidR="00F75C83" w:rsidRDefault="00F75C83">
      <w:pPr>
        <w:spacing w:after="0" w:line="240" w:lineRule="auto"/>
        <w:rPr>
          <w:rFonts w:ascii="Times New Roman" w:hAnsi="Times New Roman" w:cs="Times New Roman"/>
        </w:rPr>
      </w:pPr>
      <w:r>
        <w:rPr>
          <w:rFonts w:ascii="Times New Roman" w:hAnsi="Times New Roman" w:cs="Times New Roman"/>
        </w:rPr>
        <w:separator/>
      </w:r>
    </w:p>
  </w:footnote>
  <w:footnote w:type="continuationSeparator" w:id="0">
    <w:p w14:paraId="15409B7E" w14:textId="77777777" w:rsidR="00F75C83" w:rsidRDefault="00F75C83">
      <w:pPr>
        <w:spacing w:after="0" w:line="240" w:lineRule="auto"/>
        <w:rPr>
          <w:rFonts w:ascii="Times New Roman" w:hAnsi="Times New Roman" w:cs="Times New Roman"/>
        </w:rPr>
      </w:pPr>
      <w:r>
        <w:rPr>
          <w:rFonts w:ascii="Times New Roman" w:hAnsi="Times New Roman" w:cs="Times New Roman"/>
        </w:rP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8A7A90"/>
    <w:multiLevelType w:val="hybridMultilevel"/>
    <w:tmpl w:val="1E8C270E"/>
    <w:lvl w:ilvl="0" w:tplc="9AEC0020">
      <w:numFmt w:val="bullet"/>
      <w:lvlText w:val="•"/>
      <w:lvlJc w:val="left"/>
      <w:pPr>
        <w:ind w:left="720" w:hanging="360"/>
      </w:pPr>
      <w:rPr>
        <w:rFonts w:ascii="Times New Roman" w:eastAsia="Times New Roman" w:hAnsi="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1" w15:restartNumberingAfterBreak="0">
    <w:nsid w:val="142C0D51"/>
    <w:multiLevelType w:val="multilevel"/>
    <w:tmpl w:val="FFCAA1AC"/>
    <w:lvl w:ilvl="0">
      <w:start w:val="1"/>
      <w:numFmt w:val="decimal"/>
      <w:lvlText w:val="%1."/>
      <w:lvlJc w:val="left"/>
      <w:pPr>
        <w:tabs>
          <w:tab w:val="num" w:pos="720"/>
        </w:tabs>
        <w:ind w:left="720" w:hanging="360"/>
      </w:pPr>
      <w:rPr>
        <w:rFonts w:ascii="Times New Roman" w:hAnsi="Times New Roman" w:cs="Times New Roman"/>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2" w15:restartNumberingAfterBreak="0">
    <w:nsid w:val="328F4593"/>
    <w:multiLevelType w:val="multilevel"/>
    <w:tmpl w:val="9FF04E0C"/>
    <w:lvl w:ilvl="0">
      <w:start w:val="1"/>
      <w:numFmt w:val="decimal"/>
      <w:lvlText w:val="%1."/>
      <w:lvlJc w:val="left"/>
      <w:pPr>
        <w:tabs>
          <w:tab w:val="num" w:pos="720"/>
        </w:tabs>
        <w:ind w:left="720" w:hanging="360"/>
      </w:pPr>
      <w:rPr>
        <w:rFonts w:ascii="Times New Roman" w:hAnsi="Times New Roman" w:cs="Times New Roman"/>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3" w15:restartNumberingAfterBreak="0">
    <w:nsid w:val="56387C17"/>
    <w:multiLevelType w:val="hybridMultilevel"/>
    <w:tmpl w:val="8AA07EEE"/>
    <w:lvl w:ilvl="0" w:tplc="041D000F">
      <w:start w:val="1"/>
      <w:numFmt w:val="decimal"/>
      <w:lvlText w:val="%1."/>
      <w:lvlJc w:val="left"/>
      <w:pPr>
        <w:ind w:left="720" w:hanging="360"/>
      </w:pPr>
      <w:rPr>
        <w:rFonts w:ascii="Times New Roman" w:hAnsi="Times New Roman" w:cs="Times New Roman" w:hint="default"/>
      </w:rPr>
    </w:lvl>
    <w:lvl w:ilvl="1" w:tplc="041D0019">
      <w:start w:val="1"/>
      <w:numFmt w:val="lowerLetter"/>
      <w:lvlText w:val="%2."/>
      <w:lvlJc w:val="left"/>
      <w:pPr>
        <w:ind w:left="1440" w:hanging="360"/>
      </w:pPr>
      <w:rPr>
        <w:rFonts w:ascii="Times New Roman" w:hAnsi="Times New Roman" w:cs="Times New Roman"/>
      </w:rPr>
    </w:lvl>
    <w:lvl w:ilvl="2" w:tplc="041D001B">
      <w:start w:val="1"/>
      <w:numFmt w:val="lowerRoman"/>
      <w:lvlText w:val="%3."/>
      <w:lvlJc w:val="right"/>
      <w:pPr>
        <w:ind w:left="2160" w:hanging="180"/>
      </w:pPr>
      <w:rPr>
        <w:rFonts w:ascii="Times New Roman" w:hAnsi="Times New Roman" w:cs="Times New Roman"/>
      </w:rPr>
    </w:lvl>
    <w:lvl w:ilvl="3" w:tplc="041D000F">
      <w:start w:val="1"/>
      <w:numFmt w:val="decimal"/>
      <w:lvlText w:val="%4."/>
      <w:lvlJc w:val="left"/>
      <w:pPr>
        <w:ind w:left="2880" w:hanging="360"/>
      </w:pPr>
      <w:rPr>
        <w:rFonts w:ascii="Times New Roman" w:hAnsi="Times New Roman" w:cs="Times New Roman"/>
      </w:rPr>
    </w:lvl>
    <w:lvl w:ilvl="4" w:tplc="041D0019">
      <w:start w:val="1"/>
      <w:numFmt w:val="lowerLetter"/>
      <w:lvlText w:val="%5."/>
      <w:lvlJc w:val="left"/>
      <w:pPr>
        <w:ind w:left="3600" w:hanging="360"/>
      </w:pPr>
      <w:rPr>
        <w:rFonts w:ascii="Times New Roman" w:hAnsi="Times New Roman" w:cs="Times New Roman"/>
      </w:rPr>
    </w:lvl>
    <w:lvl w:ilvl="5" w:tplc="041D001B">
      <w:start w:val="1"/>
      <w:numFmt w:val="lowerRoman"/>
      <w:lvlText w:val="%6."/>
      <w:lvlJc w:val="right"/>
      <w:pPr>
        <w:ind w:left="4320" w:hanging="180"/>
      </w:pPr>
      <w:rPr>
        <w:rFonts w:ascii="Times New Roman" w:hAnsi="Times New Roman" w:cs="Times New Roman"/>
      </w:rPr>
    </w:lvl>
    <w:lvl w:ilvl="6" w:tplc="041D000F">
      <w:start w:val="1"/>
      <w:numFmt w:val="decimal"/>
      <w:lvlText w:val="%7."/>
      <w:lvlJc w:val="left"/>
      <w:pPr>
        <w:ind w:left="5040" w:hanging="360"/>
      </w:pPr>
      <w:rPr>
        <w:rFonts w:ascii="Times New Roman" w:hAnsi="Times New Roman" w:cs="Times New Roman"/>
      </w:rPr>
    </w:lvl>
    <w:lvl w:ilvl="7" w:tplc="041D0019">
      <w:start w:val="1"/>
      <w:numFmt w:val="lowerLetter"/>
      <w:lvlText w:val="%8."/>
      <w:lvlJc w:val="left"/>
      <w:pPr>
        <w:ind w:left="5760" w:hanging="360"/>
      </w:pPr>
      <w:rPr>
        <w:rFonts w:ascii="Times New Roman" w:hAnsi="Times New Roman" w:cs="Times New Roman"/>
      </w:rPr>
    </w:lvl>
    <w:lvl w:ilvl="8" w:tplc="041D001B">
      <w:start w:val="1"/>
      <w:numFmt w:val="lowerRoman"/>
      <w:lvlText w:val="%9."/>
      <w:lvlJc w:val="right"/>
      <w:pPr>
        <w:ind w:left="6480" w:hanging="180"/>
      </w:pPr>
      <w:rPr>
        <w:rFonts w:ascii="Times New Roman" w:hAnsi="Times New Roman" w:cs="Times New Roman"/>
      </w:rPr>
    </w:lvl>
  </w:abstractNum>
  <w:abstractNum w:abstractNumId="4" w15:restartNumberingAfterBreak="0">
    <w:nsid w:val="761B29EF"/>
    <w:multiLevelType w:val="hybridMultilevel"/>
    <w:tmpl w:val="17489E6E"/>
    <w:lvl w:ilvl="0" w:tplc="041D000F">
      <w:start w:val="1"/>
      <w:numFmt w:val="decimal"/>
      <w:lvlText w:val="%1."/>
      <w:lvlJc w:val="left"/>
      <w:pPr>
        <w:ind w:left="720" w:hanging="360"/>
      </w:pPr>
      <w:rPr>
        <w:rFonts w:ascii="Times New Roman" w:hAnsi="Times New Roman" w:cs="Times New Roman" w:hint="default"/>
      </w:rPr>
    </w:lvl>
    <w:lvl w:ilvl="1" w:tplc="041D0019">
      <w:start w:val="1"/>
      <w:numFmt w:val="lowerLetter"/>
      <w:lvlText w:val="%2."/>
      <w:lvlJc w:val="left"/>
      <w:pPr>
        <w:ind w:left="1440" w:hanging="360"/>
      </w:pPr>
      <w:rPr>
        <w:rFonts w:ascii="Times New Roman" w:hAnsi="Times New Roman" w:cs="Times New Roman"/>
      </w:rPr>
    </w:lvl>
    <w:lvl w:ilvl="2" w:tplc="041D001B">
      <w:start w:val="1"/>
      <w:numFmt w:val="lowerRoman"/>
      <w:lvlText w:val="%3."/>
      <w:lvlJc w:val="right"/>
      <w:pPr>
        <w:ind w:left="2160" w:hanging="180"/>
      </w:pPr>
      <w:rPr>
        <w:rFonts w:ascii="Times New Roman" w:hAnsi="Times New Roman" w:cs="Times New Roman"/>
      </w:rPr>
    </w:lvl>
    <w:lvl w:ilvl="3" w:tplc="041D000F">
      <w:start w:val="1"/>
      <w:numFmt w:val="decimal"/>
      <w:lvlText w:val="%4."/>
      <w:lvlJc w:val="left"/>
      <w:pPr>
        <w:ind w:left="2880" w:hanging="360"/>
      </w:pPr>
      <w:rPr>
        <w:rFonts w:ascii="Times New Roman" w:hAnsi="Times New Roman" w:cs="Times New Roman"/>
      </w:rPr>
    </w:lvl>
    <w:lvl w:ilvl="4" w:tplc="041D0019">
      <w:start w:val="1"/>
      <w:numFmt w:val="lowerLetter"/>
      <w:lvlText w:val="%5."/>
      <w:lvlJc w:val="left"/>
      <w:pPr>
        <w:ind w:left="3600" w:hanging="360"/>
      </w:pPr>
      <w:rPr>
        <w:rFonts w:ascii="Times New Roman" w:hAnsi="Times New Roman" w:cs="Times New Roman"/>
      </w:rPr>
    </w:lvl>
    <w:lvl w:ilvl="5" w:tplc="041D001B">
      <w:start w:val="1"/>
      <w:numFmt w:val="lowerRoman"/>
      <w:lvlText w:val="%6."/>
      <w:lvlJc w:val="right"/>
      <w:pPr>
        <w:ind w:left="4320" w:hanging="180"/>
      </w:pPr>
      <w:rPr>
        <w:rFonts w:ascii="Times New Roman" w:hAnsi="Times New Roman" w:cs="Times New Roman"/>
      </w:rPr>
    </w:lvl>
    <w:lvl w:ilvl="6" w:tplc="041D000F">
      <w:start w:val="1"/>
      <w:numFmt w:val="decimal"/>
      <w:lvlText w:val="%7."/>
      <w:lvlJc w:val="left"/>
      <w:pPr>
        <w:ind w:left="5040" w:hanging="360"/>
      </w:pPr>
      <w:rPr>
        <w:rFonts w:ascii="Times New Roman" w:hAnsi="Times New Roman" w:cs="Times New Roman"/>
      </w:rPr>
    </w:lvl>
    <w:lvl w:ilvl="7" w:tplc="041D0019">
      <w:start w:val="1"/>
      <w:numFmt w:val="lowerLetter"/>
      <w:lvlText w:val="%8."/>
      <w:lvlJc w:val="left"/>
      <w:pPr>
        <w:ind w:left="5760" w:hanging="360"/>
      </w:pPr>
      <w:rPr>
        <w:rFonts w:ascii="Times New Roman" w:hAnsi="Times New Roman" w:cs="Times New Roman"/>
      </w:rPr>
    </w:lvl>
    <w:lvl w:ilvl="8" w:tplc="041D001B">
      <w:start w:val="1"/>
      <w:numFmt w:val="lowerRoman"/>
      <w:lvlText w:val="%9."/>
      <w:lvlJc w:val="right"/>
      <w:pPr>
        <w:ind w:left="6480" w:hanging="180"/>
      </w:pPr>
      <w:rPr>
        <w:rFonts w:ascii="Times New Roman" w:hAnsi="Times New Roman" w:cs="Times New Roman"/>
      </w:rPr>
    </w:lvl>
  </w:abstractNum>
  <w:num w:numId="1">
    <w:abstractNumId w:val="2"/>
  </w:num>
  <w:num w:numId="2">
    <w:abstractNumId w:val="0"/>
  </w:num>
  <w:num w:numId="3">
    <w:abstractNumId w:val="3"/>
  </w:num>
  <w:num w:numId="4">
    <w:abstractNumId w:val="1"/>
  </w:num>
  <w:num w:numId="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hrlen">
    <w15:presenceInfo w15:providerId="None" w15:userId="ehrlen"/>
  </w15:person>
  <w15:person w15:author="Johan Ehrlén">
    <w15:presenceInfo w15:providerId="AD" w15:userId="S-1-5-21-299502267-1715567821-839522115-522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embedSystemFonts/>
  <w:proofState w:spelling="clean" w:grammar="clean"/>
  <w:trackRevisions/>
  <w:defaultTabStop w:val="709"/>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3E10"/>
    <w:rsid w:val="00004E67"/>
    <w:rsid w:val="000167C7"/>
    <w:rsid w:val="0002476C"/>
    <w:rsid w:val="00041E84"/>
    <w:rsid w:val="0004585D"/>
    <w:rsid w:val="00045A33"/>
    <w:rsid w:val="00056815"/>
    <w:rsid w:val="00065BF3"/>
    <w:rsid w:val="00066761"/>
    <w:rsid w:val="000C12FC"/>
    <w:rsid w:val="000C2FFC"/>
    <w:rsid w:val="000C5DC4"/>
    <w:rsid w:val="000C6895"/>
    <w:rsid w:val="000D5DE6"/>
    <w:rsid w:val="000D649E"/>
    <w:rsid w:val="000F5D1C"/>
    <w:rsid w:val="00101B0A"/>
    <w:rsid w:val="00106F24"/>
    <w:rsid w:val="00111250"/>
    <w:rsid w:val="001211F0"/>
    <w:rsid w:val="0013268E"/>
    <w:rsid w:val="00136EFC"/>
    <w:rsid w:val="00156068"/>
    <w:rsid w:val="00166356"/>
    <w:rsid w:val="00170BAD"/>
    <w:rsid w:val="00187A35"/>
    <w:rsid w:val="001913F2"/>
    <w:rsid w:val="001A1D25"/>
    <w:rsid w:val="001A2388"/>
    <w:rsid w:val="001A3F46"/>
    <w:rsid w:val="001A7CB4"/>
    <w:rsid w:val="001E708E"/>
    <w:rsid w:val="001F06A1"/>
    <w:rsid w:val="001F1E60"/>
    <w:rsid w:val="001F53A7"/>
    <w:rsid w:val="002123D7"/>
    <w:rsid w:val="002215E3"/>
    <w:rsid w:val="002264E6"/>
    <w:rsid w:val="00231137"/>
    <w:rsid w:val="0024349E"/>
    <w:rsid w:val="00245AFD"/>
    <w:rsid w:val="00274278"/>
    <w:rsid w:val="00285C37"/>
    <w:rsid w:val="00293058"/>
    <w:rsid w:val="002A3221"/>
    <w:rsid w:val="002B0544"/>
    <w:rsid w:val="002B3143"/>
    <w:rsid w:val="002C5A93"/>
    <w:rsid w:val="002D428B"/>
    <w:rsid w:val="002E105E"/>
    <w:rsid w:val="002E5DA3"/>
    <w:rsid w:val="00303ED6"/>
    <w:rsid w:val="003238BC"/>
    <w:rsid w:val="00324327"/>
    <w:rsid w:val="00340273"/>
    <w:rsid w:val="00341A18"/>
    <w:rsid w:val="003461A4"/>
    <w:rsid w:val="00366CD6"/>
    <w:rsid w:val="00366D82"/>
    <w:rsid w:val="003812ED"/>
    <w:rsid w:val="00391598"/>
    <w:rsid w:val="00392549"/>
    <w:rsid w:val="003A39FB"/>
    <w:rsid w:val="003D1A99"/>
    <w:rsid w:val="00405A95"/>
    <w:rsid w:val="004146B5"/>
    <w:rsid w:val="004204EA"/>
    <w:rsid w:val="0042596D"/>
    <w:rsid w:val="0043283D"/>
    <w:rsid w:val="00436A6A"/>
    <w:rsid w:val="00461432"/>
    <w:rsid w:val="00463833"/>
    <w:rsid w:val="004A6230"/>
    <w:rsid w:val="004B2ED9"/>
    <w:rsid w:val="004B3CB8"/>
    <w:rsid w:val="004C20FF"/>
    <w:rsid w:val="004C47B3"/>
    <w:rsid w:val="004F5899"/>
    <w:rsid w:val="005303C7"/>
    <w:rsid w:val="005378CE"/>
    <w:rsid w:val="005730A2"/>
    <w:rsid w:val="00591453"/>
    <w:rsid w:val="005A3A22"/>
    <w:rsid w:val="005A4AF9"/>
    <w:rsid w:val="005A75B9"/>
    <w:rsid w:val="005B2036"/>
    <w:rsid w:val="005E40D4"/>
    <w:rsid w:val="00606247"/>
    <w:rsid w:val="00606929"/>
    <w:rsid w:val="006223D7"/>
    <w:rsid w:val="00633CD7"/>
    <w:rsid w:val="0063728F"/>
    <w:rsid w:val="00650C7C"/>
    <w:rsid w:val="006702A0"/>
    <w:rsid w:val="00681ECC"/>
    <w:rsid w:val="00685668"/>
    <w:rsid w:val="00690F34"/>
    <w:rsid w:val="0069614C"/>
    <w:rsid w:val="006A50EF"/>
    <w:rsid w:val="006C61E3"/>
    <w:rsid w:val="006C636E"/>
    <w:rsid w:val="006E5FF5"/>
    <w:rsid w:val="006E765E"/>
    <w:rsid w:val="006F1119"/>
    <w:rsid w:val="0070544A"/>
    <w:rsid w:val="00720E28"/>
    <w:rsid w:val="00741100"/>
    <w:rsid w:val="0074232F"/>
    <w:rsid w:val="00755A51"/>
    <w:rsid w:val="0076147F"/>
    <w:rsid w:val="0076677B"/>
    <w:rsid w:val="007707DD"/>
    <w:rsid w:val="00770859"/>
    <w:rsid w:val="007801DC"/>
    <w:rsid w:val="0078238E"/>
    <w:rsid w:val="007857AD"/>
    <w:rsid w:val="0079170C"/>
    <w:rsid w:val="0079175A"/>
    <w:rsid w:val="0079192F"/>
    <w:rsid w:val="007B4F9C"/>
    <w:rsid w:val="007C3F22"/>
    <w:rsid w:val="007C41E1"/>
    <w:rsid w:val="007D12C9"/>
    <w:rsid w:val="007E074E"/>
    <w:rsid w:val="008005BE"/>
    <w:rsid w:val="008065BA"/>
    <w:rsid w:val="00821BB5"/>
    <w:rsid w:val="0082334D"/>
    <w:rsid w:val="00856FAB"/>
    <w:rsid w:val="00860EE3"/>
    <w:rsid w:val="00864C00"/>
    <w:rsid w:val="0088103C"/>
    <w:rsid w:val="00881146"/>
    <w:rsid w:val="00881224"/>
    <w:rsid w:val="00892326"/>
    <w:rsid w:val="0089467E"/>
    <w:rsid w:val="008B63BB"/>
    <w:rsid w:val="008C2A32"/>
    <w:rsid w:val="008C50F5"/>
    <w:rsid w:val="008E0FB1"/>
    <w:rsid w:val="008E1A80"/>
    <w:rsid w:val="009002D6"/>
    <w:rsid w:val="00900785"/>
    <w:rsid w:val="00906BF6"/>
    <w:rsid w:val="00911406"/>
    <w:rsid w:val="009353DA"/>
    <w:rsid w:val="00945DF1"/>
    <w:rsid w:val="00950EA8"/>
    <w:rsid w:val="009521DA"/>
    <w:rsid w:val="009552BA"/>
    <w:rsid w:val="00963BF8"/>
    <w:rsid w:val="0097439B"/>
    <w:rsid w:val="00976ADF"/>
    <w:rsid w:val="00984CBF"/>
    <w:rsid w:val="00984FAE"/>
    <w:rsid w:val="009871AA"/>
    <w:rsid w:val="00993068"/>
    <w:rsid w:val="00993292"/>
    <w:rsid w:val="009A37A9"/>
    <w:rsid w:val="009A6E84"/>
    <w:rsid w:val="009B5CDA"/>
    <w:rsid w:val="009C0F3A"/>
    <w:rsid w:val="009D0C41"/>
    <w:rsid w:val="00A14099"/>
    <w:rsid w:val="00A23060"/>
    <w:rsid w:val="00A26EF8"/>
    <w:rsid w:val="00A336F6"/>
    <w:rsid w:val="00A4259A"/>
    <w:rsid w:val="00A51E60"/>
    <w:rsid w:val="00A525C0"/>
    <w:rsid w:val="00A54D9D"/>
    <w:rsid w:val="00A90BEE"/>
    <w:rsid w:val="00A962F0"/>
    <w:rsid w:val="00A96822"/>
    <w:rsid w:val="00AA07B4"/>
    <w:rsid w:val="00AA7F7B"/>
    <w:rsid w:val="00AB2324"/>
    <w:rsid w:val="00AB447C"/>
    <w:rsid w:val="00AB6EBA"/>
    <w:rsid w:val="00AD4822"/>
    <w:rsid w:val="00AE3770"/>
    <w:rsid w:val="00AF4D72"/>
    <w:rsid w:val="00AF6E1E"/>
    <w:rsid w:val="00B21FDC"/>
    <w:rsid w:val="00B25594"/>
    <w:rsid w:val="00B504E3"/>
    <w:rsid w:val="00B50831"/>
    <w:rsid w:val="00B5148E"/>
    <w:rsid w:val="00B53242"/>
    <w:rsid w:val="00B648C6"/>
    <w:rsid w:val="00B725CC"/>
    <w:rsid w:val="00B73FEB"/>
    <w:rsid w:val="00B750E8"/>
    <w:rsid w:val="00B946C4"/>
    <w:rsid w:val="00C0430A"/>
    <w:rsid w:val="00C07F28"/>
    <w:rsid w:val="00C1138F"/>
    <w:rsid w:val="00C11AFB"/>
    <w:rsid w:val="00C407BE"/>
    <w:rsid w:val="00C70323"/>
    <w:rsid w:val="00C97436"/>
    <w:rsid w:val="00CB3E3A"/>
    <w:rsid w:val="00CB3EC1"/>
    <w:rsid w:val="00CC545B"/>
    <w:rsid w:val="00CD2FF0"/>
    <w:rsid w:val="00CD6433"/>
    <w:rsid w:val="00CF15DB"/>
    <w:rsid w:val="00CF2745"/>
    <w:rsid w:val="00CF51E4"/>
    <w:rsid w:val="00D04339"/>
    <w:rsid w:val="00D21021"/>
    <w:rsid w:val="00D2144A"/>
    <w:rsid w:val="00D37BCD"/>
    <w:rsid w:val="00D43E10"/>
    <w:rsid w:val="00D46D38"/>
    <w:rsid w:val="00D50245"/>
    <w:rsid w:val="00D76F96"/>
    <w:rsid w:val="00D87BCF"/>
    <w:rsid w:val="00D90C51"/>
    <w:rsid w:val="00D93723"/>
    <w:rsid w:val="00DF0233"/>
    <w:rsid w:val="00DF1AEB"/>
    <w:rsid w:val="00DF3CC9"/>
    <w:rsid w:val="00E024EC"/>
    <w:rsid w:val="00E40788"/>
    <w:rsid w:val="00E45B4F"/>
    <w:rsid w:val="00E50DE4"/>
    <w:rsid w:val="00E8677F"/>
    <w:rsid w:val="00E93DFC"/>
    <w:rsid w:val="00EB5928"/>
    <w:rsid w:val="00EC03FE"/>
    <w:rsid w:val="00F06981"/>
    <w:rsid w:val="00F16AC6"/>
    <w:rsid w:val="00F21DAF"/>
    <w:rsid w:val="00F3768B"/>
    <w:rsid w:val="00F661E8"/>
    <w:rsid w:val="00F75C83"/>
    <w:rsid w:val="00F8321E"/>
    <w:rsid w:val="00F85B3E"/>
    <w:rsid w:val="00F9201C"/>
    <w:rsid w:val="00FB3D6F"/>
    <w:rsid w:val="00FB5D05"/>
    <w:rsid w:val="00FC4224"/>
    <w:rsid w:val="00FF694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D118E25"/>
  <w15:docId w15:val="{252F1D2F-783F-4C6B-9666-F1CE29013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sv-SE" w:eastAsia="sv-S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Calibri" w:hAnsi="Calibri" w:cs="Calibri"/>
      <w:lang w:val="es-E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252"/>
        <w:tab w:val="right" w:pos="8504"/>
      </w:tabs>
      <w:spacing w:after="0" w:line="240" w:lineRule="auto"/>
    </w:pPr>
  </w:style>
  <w:style w:type="character" w:customStyle="1" w:styleId="HeaderChar">
    <w:name w:val="Header Char"/>
    <w:basedOn w:val="DefaultParagraphFont"/>
    <w:link w:val="Header"/>
    <w:uiPriority w:val="99"/>
    <w:rPr>
      <w:rFonts w:ascii="Times New Roman" w:hAnsi="Times New Roman" w:cs="Times New Roman"/>
    </w:rPr>
  </w:style>
  <w:style w:type="paragraph" w:styleId="Footer">
    <w:name w:val="footer"/>
    <w:basedOn w:val="Normal"/>
    <w:link w:val="FooterChar"/>
    <w:uiPriority w:val="99"/>
    <w:pPr>
      <w:tabs>
        <w:tab w:val="center" w:pos="4252"/>
        <w:tab w:val="right" w:pos="8504"/>
      </w:tabs>
      <w:spacing w:after="0" w:line="240" w:lineRule="auto"/>
    </w:pPr>
  </w:style>
  <w:style w:type="character" w:customStyle="1" w:styleId="FooterChar">
    <w:name w:val="Footer Char"/>
    <w:basedOn w:val="DefaultParagraphFont"/>
    <w:link w:val="Footer"/>
    <w:uiPriority w:val="99"/>
    <w:rPr>
      <w:rFonts w:ascii="Times New Roman" w:hAnsi="Times New Roman" w:cs="Times New Roman"/>
    </w:rPr>
  </w:style>
  <w:style w:type="paragraph" w:styleId="Bibliography">
    <w:name w:val="Bibliography"/>
    <w:basedOn w:val="Normal"/>
    <w:next w:val="Normal"/>
    <w:uiPriority w:val="99"/>
    <w:pPr>
      <w:spacing w:after="0" w:line="240" w:lineRule="auto"/>
      <w:ind w:left="720" w:hanging="720"/>
    </w:p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styleId="CommentReference">
    <w:name w:val="annotation reference"/>
    <w:basedOn w:val="DefaultParagraphFont"/>
    <w:uiPriority w:val="99"/>
    <w:rPr>
      <w:rFonts w:ascii="Times New Roman" w:hAnsi="Times New Roman" w:cs="Times New Roman"/>
      <w:sz w:val="16"/>
      <w:szCs w:val="16"/>
    </w:rPr>
  </w:style>
  <w:style w:type="paragraph" w:styleId="CommentText">
    <w:name w:val="annotation text"/>
    <w:basedOn w:val="Normal"/>
    <w:link w:val="CommentTextChar"/>
    <w:uiPriority w:val="99"/>
    <w:pPr>
      <w:spacing w:line="240" w:lineRule="auto"/>
    </w:pPr>
    <w:rPr>
      <w:sz w:val="20"/>
      <w:szCs w:val="20"/>
    </w:rPr>
  </w:style>
  <w:style w:type="character" w:customStyle="1" w:styleId="CommentTextChar">
    <w:name w:val="Comment Text Char"/>
    <w:basedOn w:val="DefaultParagraphFont"/>
    <w:link w:val="CommentText"/>
    <w:uiPriority w:val="99"/>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basedOn w:val="CommentTextChar"/>
    <w:link w:val="CommentSubject"/>
    <w:uiPriority w:val="99"/>
    <w:rPr>
      <w:rFonts w:ascii="Times New Roman" w:hAnsi="Times New Roman" w:cs="Times New Roman"/>
      <w:b/>
      <w:bCs/>
      <w:sz w:val="20"/>
      <w:szCs w:val="20"/>
    </w:rPr>
  </w:style>
  <w:style w:type="character" w:customStyle="1" w:styleId="apple-converted-space">
    <w:name w:val="apple-converted-space"/>
    <w:basedOn w:val="DefaultParagraphFont"/>
    <w:uiPriority w:val="99"/>
    <w:rPr>
      <w:rFonts w:ascii="Times New Roman" w:hAnsi="Times New Roman" w:cs="Times New Roman"/>
    </w:rPr>
  </w:style>
  <w:style w:type="character" w:styleId="Hyperlink">
    <w:name w:val="Hyperlink"/>
    <w:basedOn w:val="DefaultParagraphFont"/>
    <w:uiPriority w:val="99"/>
    <w:rPr>
      <w:rFonts w:ascii="Times New Roman" w:hAnsi="Times New Roman" w:cs="Times New Roman"/>
      <w:color w:val="0000FF"/>
      <w:u w:val="single"/>
    </w:rPr>
  </w:style>
  <w:style w:type="paragraph" w:styleId="Revision">
    <w:name w:val="Revision"/>
    <w:hidden/>
    <w:uiPriority w:val="99"/>
    <w:rPr>
      <w:rFonts w:ascii="Calibri" w:hAnsi="Calibri" w:cs="Calibri"/>
      <w:lang w:val="es-ES" w:eastAsia="en-US"/>
    </w:rPr>
  </w:style>
  <w:style w:type="paragraph" w:styleId="ListParagraph">
    <w:name w:val="List Paragraph"/>
    <w:basedOn w:val="Normal"/>
    <w:uiPriority w:val="99"/>
    <w:qFormat/>
    <w:pPr>
      <w:ind w:left="720"/>
    </w:pPr>
  </w:style>
  <w:style w:type="paragraph" w:customStyle="1" w:styleId="Liststycke1">
    <w:name w:val="Liststycke1"/>
    <w:basedOn w:val="Normal"/>
    <w:uiPriority w:val="99"/>
    <w:pPr>
      <w:ind w:left="720"/>
    </w:pPr>
    <w:rPr>
      <w:lang w:val="sv-SE"/>
    </w:rPr>
  </w:style>
  <w:style w:type="character" w:styleId="PlaceholderText">
    <w:name w:val="Placeholder Text"/>
    <w:basedOn w:val="DefaultParagraphFont"/>
    <w:uiPriority w:val="99"/>
    <w:rPr>
      <w:rFonts w:ascii="Times New Roman" w:hAnsi="Times New Roman" w:cs="Times New Roman"/>
      <w:color w:val="808080"/>
    </w:rPr>
  </w:style>
  <w:style w:type="character" w:styleId="LineNumber">
    <w:name w:val="line number"/>
    <w:basedOn w:val="DefaultParagraphFont"/>
    <w:uiPriority w:val="99"/>
    <w:rPr>
      <w:rFonts w:ascii="Times New Roman" w:hAnsi="Times New Roman" w:cs="Times New Roman"/>
    </w:rPr>
  </w:style>
  <w:style w:type="character" w:styleId="Emphasis">
    <w:name w:val="Emphasis"/>
    <w:basedOn w:val="DefaultParagraphFont"/>
    <w:uiPriority w:val="20"/>
    <w:qFormat/>
    <w:rPr>
      <w:rFonts w:ascii="Times New Roman" w:hAnsi="Times New Roman" w:cs="Times New Roman"/>
      <w:i/>
      <w:iCs/>
    </w:rPr>
  </w:style>
  <w:style w:type="paragraph" w:customStyle="1" w:styleId="Style">
    <w:name w:val="Style"/>
    <w:basedOn w:val="Normal"/>
    <w:next w:val="HTM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hAnsi="Arial Unicode MS" w:cs="Arial Unicode MS"/>
      <w:sz w:val="20"/>
      <w:szCs w:val="20"/>
      <w:lang w:val="sv-SE" w:eastAsia="sv-SE"/>
    </w:rPr>
  </w:style>
  <w:style w:type="paragraph" w:customStyle="1" w:styleId="HTML">
    <w:name w:val="HTML"/>
    <w:aliases w:val="förformaterad"/>
    <w:basedOn w:val="Normal"/>
    <w:uiPriority w:val="99"/>
    <w:rPr>
      <w:rFonts w:ascii="Courier New" w:hAnsi="Courier New" w:cs="Courier New"/>
      <w:sz w:val="20"/>
      <w:szCs w:val="20"/>
    </w:rPr>
  </w:style>
  <w:style w:type="character" w:customStyle="1" w:styleId="font-variable-name">
    <w:name w:val="font-variable-name"/>
    <w:basedOn w:val="DefaultParagraphFont"/>
    <w:rsid w:val="00D87B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17391">
      <w:bodyDiv w:val="1"/>
      <w:marLeft w:val="0"/>
      <w:marRight w:val="0"/>
      <w:marTop w:val="0"/>
      <w:marBottom w:val="0"/>
      <w:divBdr>
        <w:top w:val="none" w:sz="0" w:space="0" w:color="auto"/>
        <w:left w:val="none" w:sz="0" w:space="0" w:color="auto"/>
        <w:bottom w:val="none" w:sz="0" w:space="0" w:color="auto"/>
        <w:right w:val="none" w:sz="0" w:space="0" w:color="auto"/>
      </w:divBdr>
      <w:divsChild>
        <w:div w:id="1180435590">
          <w:marLeft w:val="0"/>
          <w:marRight w:val="0"/>
          <w:marTop w:val="0"/>
          <w:marBottom w:val="0"/>
          <w:divBdr>
            <w:top w:val="none" w:sz="0" w:space="0" w:color="auto"/>
            <w:left w:val="none" w:sz="0" w:space="0" w:color="auto"/>
            <w:bottom w:val="none" w:sz="0" w:space="0" w:color="auto"/>
            <w:right w:val="none" w:sz="0" w:space="0" w:color="auto"/>
          </w:divBdr>
          <w:divsChild>
            <w:div w:id="1040472919">
              <w:marLeft w:val="0"/>
              <w:marRight w:val="0"/>
              <w:marTop w:val="0"/>
              <w:marBottom w:val="0"/>
              <w:divBdr>
                <w:top w:val="none" w:sz="0" w:space="0" w:color="auto"/>
                <w:left w:val="none" w:sz="0" w:space="0" w:color="auto"/>
                <w:bottom w:val="none" w:sz="0" w:space="0" w:color="auto"/>
                <w:right w:val="none" w:sz="0" w:space="0" w:color="auto"/>
              </w:divBdr>
              <w:divsChild>
                <w:div w:id="116424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22711">
      <w:bodyDiv w:val="1"/>
      <w:marLeft w:val="0"/>
      <w:marRight w:val="0"/>
      <w:marTop w:val="0"/>
      <w:marBottom w:val="0"/>
      <w:divBdr>
        <w:top w:val="none" w:sz="0" w:space="0" w:color="auto"/>
        <w:left w:val="none" w:sz="0" w:space="0" w:color="auto"/>
        <w:bottom w:val="none" w:sz="0" w:space="0" w:color="auto"/>
        <w:right w:val="none" w:sz="0" w:space="0" w:color="auto"/>
      </w:divBdr>
      <w:divsChild>
        <w:div w:id="415633990">
          <w:marLeft w:val="0"/>
          <w:marRight w:val="0"/>
          <w:marTop w:val="0"/>
          <w:marBottom w:val="0"/>
          <w:divBdr>
            <w:top w:val="none" w:sz="0" w:space="0" w:color="auto"/>
            <w:left w:val="none" w:sz="0" w:space="0" w:color="auto"/>
            <w:bottom w:val="none" w:sz="0" w:space="0" w:color="auto"/>
            <w:right w:val="none" w:sz="0" w:space="0" w:color="auto"/>
          </w:divBdr>
        </w:div>
        <w:div w:id="539587619">
          <w:marLeft w:val="0"/>
          <w:marRight w:val="0"/>
          <w:marTop w:val="0"/>
          <w:marBottom w:val="0"/>
          <w:divBdr>
            <w:top w:val="none" w:sz="0" w:space="0" w:color="auto"/>
            <w:left w:val="none" w:sz="0" w:space="0" w:color="auto"/>
            <w:bottom w:val="none" w:sz="0" w:space="0" w:color="auto"/>
            <w:right w:val="none" w:sz="0" w:space="0" w:color="auto"/>
          </w:divBdr>
        </w:div>
        <w:div w:id="8021529">
          <w:marLeft w:val="0"/>
          <w:marRight w:val="0"/>
          <w:marTop w:val="0"/>
          <w:marBottom w:val="0"/>
          <w:divBdr>
            <w:top w:val="none" w:sz="0" w:space="0" w:color="auto"/>
            <w:left w:val="none" w:sz="0" w:space="0" w:color="auto"/>
            <w:bottom w:val="none" w:sz="0" w:space="0" w:color="auto"/>
            <w:right w:val="none" w:sz="0" w:space="0" w:color="auto"/>
          </w:divBdr>
        </w:div>
        <w:div w:id="2084453602">
          <w:marLeft w:val="0"/>
          <w:marRight w:val="0"/>
          <w:marTop w:val="0"/>
          <w:marBottom w:val="0"/>
          <w:divBdr>
            <w:top w:val="none" w:sz="0" w:space="0" w:color="auto"/>
            <w:left w:val="none" w:sz="0" w:space="0" w:color="auto"/>
            <w:bottom w:val="none" w:sz="0" w:space="0" w:color="auto"/>
            <w:right w:val="none" w:sz="0" w:space="0" w:color="auto"/>
          </w:divBdr>
        </w:div>
        <w:div w:id="1462992764">
          <w:marLeft w:val="0"/>
          <w:marRight w:val="0"/>
          <w:marTop w:val="0"/>
          <w:marBottom w:val="0"/>
          <w:divBdr>
            <w:top w:val="none" w:sz="0" w:space="0" w:color="auto"/>
            <w:left w:val="none" w:sz="0" w:space="0" w:color="auto"/>
            <w:bottom w:val="none" w:sz="0" w:space="0" w:color="auto"/>
            <w:right w:val="none" w:sz="0" w:space="0" w:color="auto"/>
          </w:divBdr>
        </w:div>
        <w:div w:id="1782802997">
          <w:marLeft w:val="0"/>
          <w:marRight w:val="0"/>
          <w:marTop w:val="0"/>
          <w:marBottom w:val="0"/>
          <w:divBdr>
            <w:top w:val="none" w:sz="0" w:space="0" w:color="auto"/>
            <w:left w:val="none" w:sz="0" w:space="0" w:color="auto"/>
            <w:bottom w:val="none" w:sz="0" w:space="0" w:color="auto"/>
            <w:right w:val="none" w:sz="0" w:space="0" w:color="auto"/>
          </w:divBdr>
        </w:div>
      </w:divsChild>
    </w:div>
    <w:div w:id="362631069">
      <w:bodyDiv w:val="1"/>
      <w:marLeft w:val="0"/>
      <w:marRight w:val="0"/>
      <w:marTop w:val="0"/>
      <w:marBottom w:val="0"/>
      <w:divBdr>
        <w:top w:val="none" w:sz="0" w:space="0" w:color="auto"/>
        <w:left w:val="none" w:sz="0" w:space="0" w:color="auto"/>
        <w:bottom w:val="none" w:sz="0" w:space="0" w:color="auto"/>
        <w:right w:val="none" w:sz="0" w:space="0" w:color="auto"/>
      </w:divBdr>
      <w:divsChild>
        <w:div w:id="1696230445">
          <w:marLeft w:val="0"/>
          <w:marRight w:val="0"/>
          <w:marTop w:val="0"/>
          <w:marBottom w:val="0"/>
          <w:divBdr>
            <w:top w:val="none" w:sz="0" w:space="0" w:color="auto"/>
            <w:left w:val="none" w:sz="0" w:space="0" w:color="auto"/>
            <w:bottom w:val="none" w:sz="0" w:space="0" w:color="auto"/>
            <w:right w:val="none" w:sz="0" w:space="0" w:color="auto"/>
          </w:divBdr>
          <w:divsChild>
            <w:div w:id="2099907197">
              <w:marLeft w:val="0"/>
              <w:marRight w:val="0"/>
              <w:marTop w:val="0"/>
              <w:marBottom w:val="0"/>
              <w:divBdr>
                <w:top w:val="none" w:sz="0" w:space="0" w:color="auto"/>
                <w:left w:val="none" w:sz="0" w:space="0" w:color="auto"/>
                <w:bottom w:val="none" w:sz="0" w:space="0" w:color="auto"/>
                <w:right w:val="none" w:sz="0" w:space="0" w:color="auto"/>
              </w:divBdr>
              <w:divsChild>
                <w:div w:id="41401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399696">
      <w:bodyDiv w:val="1"/>
      <w:marLeft w:val="0"/>
      <w:marRight w:val="0"/>
      <w:marTop w:val="0"/>
      <w:marBottom w:val="0"/>
      <w:divBdr>
        <w:top w:val="none" w:sz="0" w:space="0" w:color="auto"/>
        <w:left w:val="none" w:sz="0" w:space="0" w:color="auto"/>
        <w:bottom w:val="none" w:sz="0" w:space="0" w:color="auto"/>
        <w:right w:val="none" w:sz="0" w:space="0" w:color="auto"/>
      </w:divBdr>
    </w:div>
    <w:div w:id="793721054">
      <w:bodyDiv w:val="1"/>
      <w:marLeft w:val="0"/>
      <w:marRight w:val="0"/>
      <w:marTop w:val="0"/>
      <w:marBottom w:val="0"/>
      <w:divBdr>
        <w:top w:val="none" w:sz="0" w:space="0" w:color="auto"/>
        <w:left w:val="none" w:sz="0" w:space="0" w:color="auto"/>
        <w:bottom w:val="none" w:sz="0" w:space="0" w:color="auto"/>
        <w:right w:val="none" w:sz="0" w:space="0" w:color="auto"/>
      </w:divBdr>
      <w:divsChild>
        <w:div w:id="1265308197">
          <w:marLeft w:val="0"/>
          <w:marRight w:val="0"/>
          <w:marTop w:val="0"/>
          <w:marBottom w:val="0"/>
          <w:divBdr>
            <w:top w:val="none" w:sz="0" w:space="0" w:color="auto"/>
            <w:left w:val="none" w:sz="0" w:space="0" w:color="auto"/>
            <w:bottom w:val="none" w:sz="0" w:space="0" w:color="auto"/>
            <w:right w:val="none" w:sz="0" w:space="0" w:color="auto"/>
          </w:divBdr>
          <w:divsChild>
            <w:div w:id="488332123">
              <w:marLeft w:val="0"/>
              <w:marRight w:val="0"/>
              <w:marTop w:val="0"/>
              <w:marBottom w:val="0"/>
              <w:divBdr>
                <w:top w:val="none" w:sz="0" w:space="0" w:color="auto"/>
                <w:left w:val="none" w:sz="0" w:space="0" w:color="auto"/>
                <w:bottom w:val="none" w:sz="0" w:space="0" w:color="auto"/>
                <w:right w:val="none" w:sz="0" w:space="0" w:color="auto"/>
              </w:divBdr>
              <w:divsChild>
                <w:div w:id="91902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934218">
      <w:bodyDiv w:val="1"/>
      <w:marLeft w:val="0"/>
      <w:marRight w:val="0"/>
      <w:marTop w:val="0"/>
      <w:marBottom w:val="0"/>
      <w:divBdr>
        <w:top w:val="none" w:sz="0" w:space="0" w:color="auto"/>
        <w:left w:val="none" w:sz="0" w:space="0" w:color="auto"/>
        <w:bottom w:val="none" w:sz="0" w:space="0" w:color="auto"/>
        <w:right w:val="none" w:sz="0" w:space="0" w:color="auto"/>
      </w:divBdr>
    </w:div>
    <w:div w:id="860821830">
      <w:bodyDiv w:val="1"/>
      <w:marLeft w:val="0"/>
      <w:marRight w:val="0"/>
      <w:marTop w:val="0"/>
      <w:marBottom w:val="0"/>
      <w:divBdr>
        <w:top w:val="none" w:sz="0" w:space="0" w:color="auto"/>
        <w:left w:val="none" w:sz="0" w:space="0" w:color="auto"/>
        <w:bottom w:val="none" w:sz="0" w:space="0" w:color="auto"/>
        <w:right w:val="none" w:sz="0" w:space="0" w:color="auto"/>
      </w:divBdr>
    </w:div>
    <w:div w:id="1101100615">
      <w:bodyDiv w:val="1"/>
      <w:marLeft w:val="0"/>
      <w:marRight w:val="0"/>
      <w:marTop w:val="0"/>
      <w:marBottom w:val="0"/>
      <w:divBdr>
        <w:top w:val="none" w:sz="0" w:space="0" w:color="auto"/>
        <w:left w:val="none" w:sz="0" w:space="0" w:color="auto"/>
        <w:bottom w:val="none" w:sz="0" w:space="0" w:color="auto"/>
        <w:right w:val="none" w:sz="0" w:space="0" w:color="auto"/>
      </w:divBdr>
      <w:divsChild>
        <w:div w:id="861210733">
          <w:marLeft w:val="0"/>
          <w:marRight w:val="0"/>
          <w:marTop w:val="0"/>
          <w:marBottom w:val="0"/>
          <w:divBdr>
            <w:top w:val="none" w:sz="0" w:space="0" w:color="auto"/>
            <w:left w:val="none" w:sz="0" w:space="0" w:color="auto"/>
            <w:bottom w:val="none" w:sz="0" w:space="0" w:color="auto"/>
            <w:right w:val="none" w:sz="0" w:space="0" w:color="auto"/>
          </w:divBdr>
          <w:divsChild>
            <w:div w:id="2072188003">
              <w:marLeft w:val="0"/>
              <w:marRight w:val="0"/>
              <w:marTop w:val="0"/>
              <w:marBottom w:val="0"/>
              <w:divBdr>
                <w:top w:val="none" w:sz="0" w:space="0" w:color="auto"/>
                <w:left w:val="none" w:sz="0" w:space="0" w:color="auto"/>
                <w:bottom w:val="none" w:sz="0" w:space="0" w:color="auto"/>
                <w:right w:val="none" w:sz="0" w:space="0" w:color="auto"/>
              </w:divBdr>
              <w:divsChild>
                <w:div w:id="169183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015562">
      <w:bodyDiv w:val="1"/>
      <w:marLeft w:val="0"/>
      <w:marRight w:val="0"/>
      <w:marTop w:val="0"/>
      <w:marBottom w:val="0"/>
      <w:divBdr>
        <w:top w:val="none" w:sz="0" w:space="0" w:color="auto"/>
        <w:left w:val="none" w:sz="0" w:space="0" w:color="auto"/>
        <w:bottom w:val="none" w:sz="0" w:space="0" w:color="auto"/>
        <w:right w:val="none" w:sz="0" w:space="0" w:color="auto"/>
      </w:divBdr>
      <w:divsChild>
        <w:div w:id="162548436">
          <w:marLeft w:val="0"/>
          <w:marRight w:val="0"/>
          <w:marTop w:val="0"/>
          <w:marBottom w:val="0"/>
          <w:divBdr>
            <w:top w:val="none" w:sz="0" w:space="0" w:color="auto"/>
            <w:left w:val="none" w:sz="0" w:space="0" w:color="auto"/>
            <w:bottom w:val="none" w:sz="0" w:space="0" w:color="auto"/>
            <w:right w:val="none" w:sz="0" w:space="0" w:color="auto"/>
          </w:divBdr>
          <w:divsChild>
            <w:div w:id="952060163">
              <w:marLeft w:val="0"/>
              <w:marRight w:val="0"/>
              <w:marTop w:val="0"/>
              <w:marBottom w:val="0"/>
              <w:divBdr>
                <w:top w:val="none" w:sz="0" w:space="0" w:color="auto"/>
                <w:left w:val="none" w:sz="0" w:space="0" w:color="auto"/>
                <w:bottom w:val="none" w:sz="0" w:space="0" w:color="auto"/>
                <w:right w:val="none" w:sz="0" w:space="0" w:color="auto"/>
              </w:divBdr>
              <w:divsChild>
                <w:div w:id="7543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931494">
      <w:bodyDiv w:val="1"/>
      <w:marLeft w:val="0"/>
      <w:marRight w:val="0"/>
      <w:marTop w:val="0"/>
      <w:marBottom w:val="0"/>
      <w:divBdr>
        <w:top w:val="none" w:sz="0" w:space="0" w:color="auto"/>
        <w:left w:val="none" w:sz="0" w:space="0" w:color="auto"/>
        <w:bottom w:val="none" w:sz="0" w:space="0" w:color="auto"/>
        <w:right w:val="none" w:sz="0" w:space="0" w:color="auto"/>
      </w:divBdr>
      <w:divsChild>
        <w:div w:id="1654095032">
          <w:marLeft w:val="0"/>
          <w:marRight w:val="0"/>
          <w:marTop w:val="0"/>
          <w:marBottom w:val="0"/>
          <w:divBdr>
            <w:top w:val="none" w:sz="0" w:space="0" w:color="auto"/>
            <w:left w:val="none" w:sz="0" w:space="0" w:color="auto"/>
            <w:bottom w:val="none" w:sz="0" w:space="0" w:color="auto"/>
            <w:right w:val="none" w:sz="0" w:space="0" w:color="auto"/>
          </w:divBdr>
          <w:divsChild>
            <w:div w:id="1782069495">
              <w:marLeft w:val="0"/>
              <w:marRight w:val="0"/>
              <w:marTop w:val="0"/>
              <w:marBottom w:val="0"/>
              <w:divBdr>
                <w:top w:val="none" w:sz="0" w:space="0" w:color="auto"/>
                <w:left w:val="none" w:sz="0" w:space="0" w:color="auto"/>
                <w:bottom w:val="none" w:sz="0" w:space="0" w:color="auto"/>
                <w:right w:val="none" w:sz="0" w:space="0" w:color="auto"/>
              </w:divBdr>
              <w:divsChild>
                <w:div w:id="177235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112854">
      <w:bodyDiv w:val="1"/>
      <w:marLeft w:val="0"/>
      <w:marRight w:val="0"/>
      <w:marTop w:val="0"/>
      <w:marBottom w:val="0"/>
      <w:divBdr>
        <w:top w:val="none" w:sz="0" w:space="0" w:color="auto"/>
        <w:left w:val="none" w:sz="0" w:space="0" w:color="auto"/>
        <w:bottom w:val="none" w:sz="0" w:space="0" w:color="auto"/>
        <w:right w:val="none" w:sz="0" w:space="0" w:color="auto"/>
      </w:divBdr>
    </w:div>
    <w:div w:id="1653681499">
      <w:bodyDiv w:val="1"/>
      <w:marLeft w:val="0"/>
      <w:marRight w:val="0"/>
      <w:marTop w:val="0"/>
      <w:marBottom w:val="0"/>
      <w:divBdr>
        <w:top w:val="none" w:sz="0" w:space="0" w:color="auto"/>
        <w:left w:val="none" w:sz="0" w:space="0" w:color="auto"/>
        <w:bottom w:val="none" w:sz="0" w:space="0" w:color="auto"/>
        <w:right w:val="none" w:sz="0" w:space="0" w:color="auto"/>
      </w:divBdr>
      <w:divsChild>
        <w:div w:id="1408071621">
          <w:marLeft w:val="0"/>
          <w:marRight w:val="0"/>
          <w:marTop w:val="0"/>
          <w:marBottom w:val="0"/>
          <w:divBdr>
            <w:top w:val="none" w:sz="0" w:space="0" w:color="auto"/>
            <w:left w:val="none" w:sz="0" w:space="0" w:color="auto"/>
            <w:bottom w:val="none" w:sz="0" w:space="0" w:color="auto"/>
            <w:right w:val="none" w:sz="0" w:space="0" w:color="auto"/>
          </w:divBdr>
          <w:divsChild>
            <w:div w:id="874927686">
              <w:marLeft w:val="0"/>
              <w:marRight w:val="0"/>
              <w:marTop w:val="0"/>
              <w:marBottom w:val="0"/>
              <w:divBdr>
                <w:top w:val="none" w:sz="0" w:space="0" w:color="auto"/>
                <w:left w:val="none" w:sz="0" w:space="0" w:color="auto"/>
                <w:bottom w:val="none" w:sz="0" w:space="0" w:color="auto"/>
                <w:right w:val="none" w:sz="0" w:space="0" w:color="auto"/>
              </w:divBdr>
              <w:divsChild>
                <w:div w:id="17080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354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tif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4388FD-D8BB-406D-BB82-C5ED91ED3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46</Pages>
  <Words>12717</Words>
  <Characters>67403</Characters>
  <Application>Microsoft Office Word</Application>
  <DocSecurity>0</DocSecurity>
  <Lines>561</Lines>
  <Paragraphs>159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Butterfly seed predators mediate shifts in selection on flowering phenology in their host plant</vt:lpstr>
      <vt:lpstr>Butterfly seed predators mediate shifts in selection on flowering phenology in their host plant</vt:lpstr>
    </vt:vector>
  </TitlesOfParts>
  <Company/>
  <LinksUpToDate>false</LinksUpToDate>
  <CharactersWithSpaces>79961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Butterfly seed predators mediate shifts in selection on flowering phenology in their host plant</dc:title>
  <dc:creator>Alicia</dc:creator>
  <cp:lastModifiedBy>ehrlen</cp:lastModifiedBy>
  <cp:revision>9</cp:revision>
  <cp:lastPrinted>2016-05-04T07:40:00Z</cp:lastPrinted>
  <dcterms:created xsi:type="dcterms:W3CDTF">2016-05-30T15:06:00Z</dcterms:created>
  <dcterms:modified xsi:type="dcterms:W3CDTF">2016-05-31T07:58:00Z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zotero-version="4.0.29.5"&gt;&lt;session id="IG4eXnSJ"/&gt;&lt;style id="http://www.zotero.org/styles/global-ecology-and-biogeography" hasBibliography="1" bibliographyStyleHasBeenSet="1"/&gt;&lt;prefs&gt;&lt;pref name="fieldType" value="Field"/&gt;&lt;pref name=</vt:lpwstr>
  </property>
  <property fmtid="{D5CDD505-2E9C-101B-9397-08002B2CF9AE}" pid="3" name="ZOTERO_PREF_2">
    <vt:lpwstr>"storeReferences" value="true"/&gt;&lt;pref name="automaticJournalAbbreviations" value="true"/&gt;&lt;pref name="noteType" value="0"/&gt;&lt;/prefs&gt;&lt;/data&gt;</vt:lpwstr>
  </property>
</Properties>
</file>