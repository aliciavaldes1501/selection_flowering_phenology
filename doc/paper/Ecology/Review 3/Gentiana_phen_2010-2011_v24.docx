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7D89C82D"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w:t>
      </w:r>
      <w:r w:rsidR="00F701F0">
        <w:rPr>
          <w:rFonts w:ascii="Times New Roman" w:hAnsi="Times New Roman" w:cs="Times New Roman"/>
          <w:sz w:val="24"/>
          <w:szCs w:val="24"/>
          <w:lang w:val="en-US"/>
        </w:rPr>
        <w:t xml:space="preserve">the time of </w:t>
      </w:r>
      <w:r w:rsidR="004B2ED9">
        <w:rPr>
          <w:rFonts w:ascii="Times New Roman" w:hAnsi="Times New Roman" w:cs="Times New Roman"/>
          <w:sz w:val="24"/>
          <w:szCs w:val="24"/>
          <w:lang w:val="en-US"/>
        </w:rPr>
        <w:t>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C28F78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 xml:space="preserve">enemies, competitors or alternative hosts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04974D9C" w:rsidR="00D43E10" w:rsidRDefault="00F701F0">
      <w:pPr>
        <w:spacing w:line="480" w:lineRule="auto"/>
        <w:ind w:firstLine="709"/>
        <w:rPr>
          <w:rFonts w:ascii="Times New Roman" w:hAnsi="Times New Roman" w:cs="Times New Roman"/>
          <w:sz w:val="24"/>
          <w:szCs w:val="24"/>
          <w:lang w:val="en-US"/>
        </w:rPr>
      </w:pPr>
      <w:r w:rsidRPr="00F701F0">
        <w:rPr>
          <w:rFonts w:ascii="Times New Roman" w:hAnsi="Times New Roman" w:cs="Times New Roman"/>
          <w:sz w:val="24"/>
          <w:szCs w:val="24"/>
          <w:lang w:val="en-US"/>
        </w:rPr>
        <w:t xml:space="preserve">Antagonistic interactors, such as seed predators, </w:t>
      </w:r>
      <w:r w:rsidR="000F4F62">
        <w:rPr>
          <w:rFonts w:ascii="Times New Roman" w:hAnsi="Times New Roman" w:cs="Times New Roman"/>
          <w:sz w:val="24"/>
          <w:szCs w:val="24"/>
          <w:lang w:val="en-US"/>
        </w:rPr>
        <w:t>have the potential to mediate selection on plant traits</w:t>
      </w:r>
      <w:r w:rsidR="009D238F">
        <w:rPr>
          <w:rFonts w:ascii="Times New Roman" w:hAnsi="Times New Roman" w:cs="Times New Roman"/>
          <w:sz w:val="24"/>
          <w:szCs w:val="24"/>
          <w:lang w:val="en-US"/>
        </w:rPr>
        <w:t>, such as timing of flowering,</w:t>
      </w:r>
      <w:r w:rsidR="000F4F62">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larvae </w:t>
      </w:r>
      <w:r>
        <w:rPr>
          <w:rFonts w:ascii="Times New Roman" w:hAnsi="Times New Roman" w:cs="Times New Roman"/>
          <w:sz w:val="24"/>
          <w:szCs w:val="24"/>
          <w:lang w:val="en-US"/>
        </w:rPr>
        <w:t xml:space="preserve">also </w:t>
      </w:r>
      <w:r w:rsidR="00D43E10">
        <w:rPr>
          <w:rFonts w:ascii="Times New Roman" w:hAnsi="Times New Roman" w:cs="Times New Roman"/>
          <w:sz w:val="24"/>
          <w:szCs w:val="24"/>
          <w:lang w:val="en-US"/>
        </w:rPr>
        <w:t>need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proofErr w:type="spellStart"/>
      <w:r w:rsidR="00D43E10">
        <w:rPr>
          <w:rFonts w:ascii="Times New Roman" w:hAnsi="Times New Roman" w:cs="Times New Roman"/>
          <w:i/>
          <w:iCs/>
          <w:sz w:val="24"/>
          <w:szCs w:val="24"/>
          <w:lang w:val="en-US"/>
        </w:rPr>
        <w:t>Gentiana</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alcon</w:t>
      </w:r>
      <w:proofErr w:type="spellEnd"/>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w:t>
      </w:r>
      <w:r w:rsidR="00D43E10">
        <w:rPr>
          <w:rFonts w:ascii="Times New Roman" w:hAnsi="Times New Roman" w:cs="Times New Roman"/>
          <w:sz w:val="24"/>
          <w:szCs w:val="24"/>
          <w:lang w:val="en-US"/>
        </w:rPr>
        <w:lastRenderedPageBreak/>
        <w:t xml:space="preserve">flowering plants usually coincide with the oviposition period of the butterfly (A. Valdés and J. </w:t>
      </w:r>
      <w:proofErr w:type="spellStart"/>
      <w:r w:rsidR="00D43E10">
        <w:rPr>
          <w:rFonts w:ascii="Times New Roman" w:hAnsi="Times New Roman" w:cs="Times New Roman"/>
          <w:sz w:val="24"/>
          <w:szCs w:val="24"/>
          <w:lang w:val="en-US"/>
        </w:rPr>
        <w:t>Ehrlén</w:t>
      </w:r>
      <w:proofErr w:type="spellEnd"/>
      <w:r w:rsidR="00D43E10">
        <w:rPr>
          <w:rFonts w:ascii="Times New Roman" w:hAnsi="Times New Roman" w:cs="Times New Roman"/>
          <w:sz w:val="24"/>
          <w:szCs w:val="24"/>
          <w:lang w:val="en-US"/>
        </w:rPr>
        <w:t xml:space="preserve">,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 specialist predispersal seed predator which oviposits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221A3B7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w:t>
      </w:r>
    </w:p>
    <w:p w14:paraId="7C3BD840" w14:textId="63B95A2E" w:rsidR="00056815" w:rsidRDefault="00D43E10" w:rsidP="00404C6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w:t>
      </w:r>
      <w:r w:rsidR="00F701F0">
        <w:rPr>
          <w:rFonts w:ascii="Times New Roman" w:hAnsi="Times New Roman" w:cs="Times New Roman"/>
          <w:sz w:val="24"/>
          <w:szCs w:val="24"/>
          <w:lang w:val="en-US"/>
        </w:rPr>
        <w:t xml:space="preserve">focal </w:t>
      </w:r>
      <w:r>
        <w:rPr>
          <w:rFonts w:ascii="Times New Roman" w:hAnsi="Times New Roman" w:cs="Times New Roman"/>
          <w:sz w:val="24"/>
          <w:szCs w:val="24"/>
          <w:lang w:val="en-US"/>
        </w:rPr>
        <w:t xml:space="preserve">shoot </w:t>
      </w:r>
      <w:r w:rsidR="00F701F0">
        <w:rPr>
          <w:rFonts w:ascii="Times New Roman" w:hAnsi="Times New Roman" w:cs="Times New Roman"/>
          <w:sz w:val="24"/>
          <w:szCs w:val="24"/>
          <w:lang w:val="en-US"/>
        </w:rPr>
        <w:t>in each individual as the one having</w:t>
      </w:r>
      <w:r>
        <w:rPr>
          <w:rFonts w:ascii="Times New Roman" w:hAnsi="Times New Roman" w:cs="Times New Roman"/>
          <w:sz w:val="24"/>
          <w:szCs w:val="24"/>
          <w:lang w:val="en-US"/>
        </w:rPr>
        <w:t xml:space="preserve"> median length</w:t>
      </w:r>
      <w:r w:rsidR="00F701F0">
        <w:rPr>
          <w:rFonts w:ascii="Times New Roman" w:hAnsi="Times New Roman" w:cs="Times New Roman"/>
          <w:sz w:val="24"/>
          <w:szCs w:val="24"/>
          <w:lang w:val="en-US"/>
        </w:rPr>
        <w:t xml:space="preserve"> among all the shoots belonging to the same individual</w:t>
      </w:r>
      <w:r>
        <w:rPr>
          <w:rFonts w:ascii="Times New Roman" w:hAnsi="Times New Roman" w:cs="Times New Roman"/>
          <w:sz w:val="24"/>
          <w:szCs w:val="24"/>
          <w:lang w:val="en-US"/>
        </w:rPr>
        <w:t xml:space="preserve">.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t xml:space="preserve">flower development, and </w:t>
      </w:r>
      <w:r w:rsidR="002E5DA3">
        <w:rPr>
          <w:rFonts w:ascii="Times New Roman" w:hAnsi="Times New Roman" w:cs="Times New Roman"/>
          <w:sz w:val="24"/>
          <w:szCs w:val="24"/>
          <w:lang w:val="en-US"/>
        </w:rPr>
        <w:lastRenderedPageBreak/>
        <w:t xml:space="preserve">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r w:rsidR="00404C66">
        <w:rPr>
          <w:rFonts w:ascii="Times New Roman" w:hAnsi="Times New Roman" w:cs="Times New Roman"/>
          <w:sz w:val="24"/>
          <w:szCs w:val="24"/>
          <w:lang w:val="en-US"/>
        </w:rPr>
        <w:t xml:space="preserve">an individual with large buds (i.e. </w:t>
      </w:r>
      <w:r w:rsidR="00F30052">
        <w:rPr>
          <w:rFonts w:ascii="Times New Roman" w:hAnsi="Times New Roman" w:cs="Times New Roman"/>
          <w:sz w:val="24"/>
          <w:szCs w:val="24"/>
          <w:lang w:val="en-US"/>
        </w:rPr>
        <w:t>in a</w:t>
      </w:r>
      <w:r w:rsidR="00404C66">
        <w:rPr>
          <w:rFonts w:ascii="Times New Roman" w:hAnsi="Times New Roman" w:cs="Times New Roman"/>
          <w:sz w:val="24"/>
          <w:szCs w:val="24"/>
          <w:lang w:val="en-US"/>
        </w:rPr>
        <w:t xml:space="preserve"> later development state) and an individual with just opened flowers (i.e. </w:t>
      </w:r>
      <w:r w:rsidR="00F30052">
        <w:rPr>
          <w:rFonts w:ascii="Times New Roman" w:hAnsi="Times New Roman" w:cs="Times New Roman"/>
          <w:sz w:val="24"/>
          <w:szCs w:val="24"/>
          <w:lang w:val="en-US"/>
        </w:rPr>
        <w:t>in a</w:t>
      </w:r>
      <w:r w:rsidR="003F3BAC">
        <w:rPr>
          <w:rFonts w:ascii="Times New Roman" w:hAnsi="Times New Roman" w:cs="Times New Roman"/>
          <w:sz w:val="24"/>
          <w:szCs w:val="24"/>
          <w:lang w:val="en-US"/>
        </w:rPr>
        <w:t>n</w:t>
      </w:r>
      <w:r w:rsidR="00404C66">
        <w:rPr>
          <w:rFonts w:ascii="Times New Roman" w:hAnsi="Times New Roman" w:cs="Times New Roman"/>
          <w:sz w:val="24"/>
          <w:szCs w:val="24"/>
          <w:lang w:val="en-US"/>
        </w:rPr>
        <w:t xml:space="preserve"> earlier development state)</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w:t>
      </w:r>
      <w:r w:rsidR="00404C66">
        <w:rPr>
          <w:rFonts w:ascii="Times New Roman" w:hAnsi="Times New Roman" w:cs="Times New Roman"/>
          <w:sz w:val="24"/>
          <w:szCs w:val="24"/>
          <w:lang w:val="en-US"/>
        </w:rPr>
        <w:t xml:space="preserve">differ </w:t>
      </w:r>
      <w:r w:rsidR="00F30052">
        <w:rPr>
          <w:rFonts w:ascii="Times New Roman" w:hAnsi="Times New Roman" w:cs="Times New Roman"/>
          <w:sz w:val="24"/>
          <w:szCs w:val="24"/>
          <w:lang w:val="en-US"/>
        </w:rPr>
        <w:t>by</w:t>
      </w:r>
      <w:r w:rsidR="003745EE" w:rsidRPr="00775842">
        <w:rPr>
          <w:rFonts w:ascii="Times New Roman" w:hAnsi="Times New Roman" w:cs="Times New Roman"/>
          <w:sz w:val="24"/>
          <w:szCs w:val="24"/>
          <w:lang w:val="en-US"/>
        </w:rPr>
        <w:t xml:space="preserve">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w:t>
      </w:r>
      <w:r w:rsidR="00F30052">
        <w:rPr>
          <w:rFonts w:ascii="Times New Roman" w:hAnsi="Times New Roman" w:cs="Times New Roman"/>
          <w:sz w:val="24"/>
          <w:szCs w:val="24"/>
          <w:lang w:val="en-US"/>
        </w:rPr>
        <w:t>by several</w:t>
      </w:r>
      <w:r w:rsidR="003745EE" w:rsidRPr="00775842">
        <w:rPr>
          <w:rFonts w:ascii="Times New Roman" w:hAnsi="Times New Roman" w:cs="Times New Roman"/>
          <w:sz w:val="24"/>
          <w:szCs w:val="24"/>
          <w:lang w:val="en-US"/>
        </w:rPr>
        <w:t xml:space="preserve"> days if temperatures are low</w:t>
      </w:r>
      <w:r w:rsidR="00F30052">
        <w:rPr>
          <w:rFonts w:ascii="Times New Roman" w:hAnsi="Times New Roman" w:cs="Times New Roman"/>
          <w:sz w:val="24"/>
          <w:szCs w:val="24"/>
          <w:lang w:val="en-US"/>
        </w:rPr>
        <w:t xml:space="preserve">er and </w:t>
      </w:r>
      <w:r w:rsidR="00184815">
        <w:rPr>
          <w:rFonts w:ascii="Times New Roman" w:hAnsi="Times New Roman" w:cs="Times New Roman"/>
          <w:sz w:val="24"/>
          <w:szCs w:val="24"/>
          <w:lang w:val="en-US"/>
        </w:rPr>
        <w:t xml:space="preserve">development </w:t>
      </w:r>
      <w:r w:rsidR="000C6FB2">
        <w:rPr>
          <w:rFonts w:ascii="Times New Roman" w:hAnsi="Times New Roman" w:cs="Times New Roman"/>
          <w:sz w:val="24"/>
          <w:szCs w:val="24"/>
          <w:lang w:val="en-US"/>
        </w:rPr>
        <w:t xml:space="preserve">of floral structures </w:t>
      </w:r>
      <w:r w:rsidR="00184815">
        <w:rPr>
          <w:rFonts w:ascii="Times New Roman" w:hAnsi="Times New Roman" w:cs="Times New Roman"/>
          <w:sz w:val="24"/>
          <w:szCs w:val="24"/>
          <w:lang w:val="en-US"/>
        </w:rPr>
        <w:t>slower</w:t>
      </w:r>
      <w:r w:rsidR="003745EE" w:rsidRPr="00775842">
        <w:rPr>
          <w:rFonts w:ascii="Times New Roman" w:hAnsi="Times New Roman" w:cs="Times New Roman"/>
          <w:sz w:val="24"/>
          <w:szCs w:val="24"/>
          <w:lang w:val="en-US"/>
        </w:rPr>
        <w:t xml:space="preserve">. Hence, </w:t>
      </w:r>
      <w:r w:rsidR="00404C66">
        <w:rPr>
          <w:rFonts w:ascii="Times New Roman" w:hAnsi="Times New Roman" w:cs="Times New Roman"/>
          <w:sz w:val="24"/>
          <w:szCs w:val="24"/>
          <w:lang w:val="en-US"/>
        </w:rPr>
        <w:t xml:space="preserve">the difference in first flowering date </w:t>
      </w:r>
      <w:r w:rsidR="000C6FB2">
        <w:rPr>
          <w:rFonts w:ascii="Times New Roman" w:hAnsi="Times New Roman" w:cs="Times New Roman"/>
          <w:sz w:val="24"/>
          <w:szCs w:val="24"/>
          <w:lang w:val="en-US"/>
        </w:rPr>
        <w:t xml:space="preserve">that is </w:t>
      </w:r>
      <w:r w:rsidR="00184815">
        <w:rPr>
          <w:rFonts w:ascii="Times New Roman" w:hAnsi="Times New Roman" w:cs="Times New Roman"/>
          <w:sz w:val="24"/>
          <w:szCs w:val="24"/>
          <w:lang w:val="en-US"/>
        </w:rPr>
        <w:t>associated with</w:t>
      </w:r>
      <w:r w:rsidR="00404C66">
        <w:rPr>
          <w:rFonts w:ascii="Times New Roman" w:hAnsi="Times New Roman" w:cs="Times New Roman"/>
          <w:sz w:val="24"/>
          <w:szCs w:val="24"/>
          <w:lang w:val="en-US"/>
        </w:rPr>
        <w:t xml:space="preserve"> a given difference</w:t>
      </w:r>
      <w:r w:rsidR="003745EE" w:rsidRPr="00775842">
        <w:rPr>
          <w:rFonts w:ascii="Times New Roman" w:hAnsi="Times New Roman" w:cs="Times New Roman"/>
          <w:sz w:val="24"/>
          <w:szCs w:val="24"/>
          <w:lang w:val="en-US"/>
        </w:rPr>
        <w:t xml:space="preserve"> in developmental stage </w:t>
      </w:r>
      <w:r w:rsidR="00F30052">
        <w:rPr>
          <w:rFonts w:ascii="Times New Roman" w:hAnsi="Times New Roman" w:cs="Times New Roman"/>
          <w:sz w:val="24"/>
          <w:szCs w:val="24"/>
          <w:lang w:val="en-US"/>
        </w:rPr>
        <w:t>at a given date will</w:t>
      </w:r>
      <w:r w:rsidR="00404C66">
        <w:rPr>
          <w:rFonts w:ascii="Times New Roman" w:hAnsi="Times New Roman" w:cs="Times New Roman"/>
          <w:sz w:val="24"/>
          <w:szCs w:val="24"/>
          <w:lang w:val="en-US"/>
        </w:rPr>
        <w:t xml:space="preserve"> </w:t>
      </w:r>
      <w:r w:rsidR="00184815">
        <w:rPr>
          <w:rFonts w:ascii="Times New Roman" w:hAnsi="Times New Roman" w:cs="Times New Roman"/>
          <w:sz w:val="24"/>
          <w:szCs w:val="24"/>
          <w:lang w:val="en-US"/>
        </w:rPr>
        <w:t xml:space="preserve">depend on temperature </w:t>
      </w:r>
      <w:r w:rsidR="003745EE" w:rsidRPr="00775842">
        <w:rPr>
          <w:rFonts w:ascii="Times New Roman" w:hAnsi="Times New Roman" w:cs="Times New Roman"/>
          <w:sz w:val="24"/>
          <w:szCs w:val="24"/>
          <w:lang w:val="en-US"/>
        </w:rPr>
        <w:t xml:space="preserve">during </w:t>
      </w:r>
      <w:r w:rsidR="00F30052">
        <w:rPr>
          <w:rFonts w:ascii="Times New Roman" w:hAnsi="Times New Roman" w:cs="Times New Roman"/>
          <w:sz w:val="24"/>
          <w:szCs w:val="24"/>
          <w:lang w:val="en-US"/>
        </w:rPr>
        <w:t>the subsequent period</w:t>
      </w:r>
      <w:r w:rsidR="003745EE" w:rsidRPr="00775842">
        <w:rPr>
          <w:rFonts w:ascii="Times New Roman" w:hAnsi="Times New Roman" w:cs="Times New Roman"/>
          <w:sz w:val="24"/>
          <w:szCs w:val="24"/>
          <w:lang w:val="en-US"/>
        </w:rPr>
        <w:t>.</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w:t>
      </w:r>
      <w:r w:rsidR="00D46D38" w:rsidRPr="00D46D38">
        <w:rPr>
          <w:rFonts w:ascii="Times New Roman" w:hAnsi="Times New Roman" w:cs="Times New Roman"/>
          <w:sz w:val="24"/>
          <w:szCs w:val="24"/>
          <w:lang w:val="en-US"/>
        </w:rPr>
        <w:lastRenderedPageBreak/>
        <w:t xml:space="preserve">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2008E9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w:t>
      </w:r>
      <w:r>
        <w:rPr>
          <w:rFonts w:ascii="Times New Roman" w:hAnsi="Times New Roman" w:cs="Times New Roman"/>
          <w:sz w:val="24"/>
          <w:szCs w:val="24"/>
          <w:lang w:val="en-US"/>
        </w:rPr>
        <w:lastRenderedPageBreak/>
        <w:t xml:space="preserve">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1238E2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mixed model for each year. Predictors included standardized reproductive traits</w:t>
      </w:r>
      <w:r w:rsidR="00301E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 xml:space="preserve">predation </w:t>
      </w:r>
      <w:r w:rsidR="00301E88">
        <w:rPr>
          <w:rFonts w:ascii="Times New Roman" w:hAnsi="Times New Roman" w:cs="Times New Roman"/>
          <w:sz w:val="24"/>
          <w:szCs w:val="24"/>
          <w:lang w:val="en-US"/>
        </w:rPr>
        <w:t xml:space="preserve">and trait × predation interactions </w:t>
      </w:r>
      <w:r w:rsidR="003953F3">
        <w:rPr>
          <w:rFonts w:ascii="Times New Roman" w:hAnsi="Times New Roman" w:cs="Times New Roman"/>
          <w:sz w:val="24"/>
          <w:szCs w:val="24"/>
          <w:lang w:val="en-US"/>
        </w:rPr>
        <w:t>as fixed effects</w:t>
      </w:r>
      <w:r w:rsidR="00301E88">
        <w:rPr>
          <w:rFonts w:ascii="Times New Roman" w:hAnsi="Times New Roman" w:cs="Times New Roman"/>
          <w:sz w:val="24"/>
          <w:szCs w:val="24"/>
          <w:lang w:val="en-US"/>
        </w:rPr>
        <w:t>, and</w:t>
      </w:r>
      <w:r w:rsidR="006C787E">
        <w:rPr>
          <w:rFonts w:ascii="Times New Roman" w:hAnsi="Times New Roman" w:cs="Times New Roman"/>
          <w:sz w:val="24"/>
          <w:szCs w:val="24"/>
          <w:lang w:val="en-US"/>
        </w:rPr>
        <w:t xml:space="preserve"> </w:t>
      </w:r>
      <w:r>
        <w:rPr>
          <w:rFonts w:ascii="Times New Roman" w:hAnsi="Times New Roman" w:cs="Times New Roman"/>
          <w:sz w:val="24"/>
          <w:szCs w:val="24"/>
          <w:lang w:val="en-US"/>
        </w:rPr>
        <w:t>trait × population</w:t>
      </w:r>
      <w:r w:rsidR="00301E88">
        <w:rPr>
          <w:rFonts w:ascii="Times New Roman" w:hAnsi="Times New Roman" w:cs="Times New Roman"/>
          <w:sz w:val="24"/>
          <w:szCs w:val="24"/>
          <w:lang w:val="en-US"/>
        </w:rPr>
        <w:t xml:space="preserve"> interactions as</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random effects nested within predation</w:t>
      </w:r>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1B8ED751"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 xml:space="preserve">probability </w:t>
      </w:r>
      <w:r w:rsidR="009521DA">
        <w:rPr>
          <w:rFonts w:ascii="Times New Roman" w:hAnsi="Times New Roman" w:cs="Times New Roman"/>
          <w:sz w:val="24"/>
          <w:szCs w:val="24"/>
          <w:lang w:val="en-US"/>
        </w:rPr>
        <w:lastRenderedPageBreak/>
        <w:t>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 xml:space="preserve">P. </w:t>
      </w:r>
      <w:proofErr w:type="spellStart"/>
      <w:r w:rsidR="005A4AF9" w:rsidRPr="00F04AC7">
        <w:rPr>
          <w:rFonts w:ascii="Times New Roman" w:hAnsi="Times New Roman" w:cs="Times New Roman"/>
          <w:i/>
          <w:sz w:val="24"/>
          <w:szCs w:val="24"/>
          <w:lang w:val="en-US"/>
        </w:rPr>
        <w:t>alcon</w:t>
      </w:r>
      <w:proofErr w:type="spellEnd"/>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6B26263"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r w:rsidR="00182A4F">
        <w:rPr>
          <w:rFonts w:ascii="Times New Roman" w:hAnsi="Times New Roman" w:cs="Times New Roman"/>
          <w:sz w:val="24"/>
          <w:szCs w:val="24"/>
          <w:lang w:val="en-US"/>
        </w:rPr>
        <w:t xml:space="preserve"> </w:t>
      </w:r>
      <w:r w:rsidR="007C4EE4">
        <w:rPr>
          <w:rFonts w:ascii="Times New Roman" w:hAnsi="Times New Roman" w:cs="Times New Roman"/>
          <w:sz w:val="24"/>
          <w:szCs w:val="24"/>
          <w:lang w:val="en-US"/>
        </w:rPr>
        <w:t>S</w:t>
      </w:r>
      <w:r w:rsidR="00FA13DC">
        <w:rPr>
          <w:rFonts w:ascii="Times New Roman" w:hAnsi="Times New Roman" w:cs="Times New Roman"/>
          <w:sz w:val="24"/>
          <w:szCs w:val="24"/>
          <w:lang w:val="en-US"/>
        </w:rPr>
        <w:t>election</w:t>
      </w:r>
      <w:r w:rsidR="007C4EE4">
        <w:rPr>
          <w:rFonts w:ascii="Times New Roman" w:hAnsi="Times New Roman" w:cs="Times New Roman"/>
          <w:sz w:val="24"/>
          <w:szCs w:val="24"/>
          <w:lang w:val="en-US"/>
        </w:rPr>
        <w:t xml:space="preserve"> </w:t>
      </w:r>
      <w:r w:rsidR="005C6FC2">
        <w:rPr>
          <w:rFonts w:ascii="Times New Roman" w:hAnsi="Times New Roman" w:cs="Times New Roman"/>
          <w:sz w:val="24"/>
          <w:szCs w:val="24"/>
          <w:lang w:val="en-US"/>
        </w:rPr>
        <w:t xml:space="preserve">gradients for phenology </w:t>
      </w:r>
      <w:r w:rsidR="007C4EE4">
        <w:rPr>
          <w:rFonts w:ascii="Times New Roman" w:hAnsi="Times New Roman" w:cs="Times New Roman"/>
          <w:sz w:val="24"/>
          <w:szCs w:val="24"/>
          <w:lang w:val="en-US"/>
        </w:rPr>
        <w:t xml:space="preserve">varied </w:t>
      </w:r>
      <w:r w:rsidR="00FA13DC">
        <w:rPr>
          <w:rFonts w:ascii="Times New Roman" w:hAnsi="Times New Roman" w:cs="Times New Roman"/>
          <w:sz w:val="24"/>
          <w:szCs w:val="24"/>
          <w:lang w:val="en-US"/>
        </w:rPr>
        <w:t xml:space="preserve">among populations </w:t>
      </w:r>
      <w:r w:rsidR="0083125D">
        <w:rPr>
          <w:rFonts w:ascii="Times New Roman" w:hAnsi="Times New Roman" w:cs="Times New Roman"/>
          <w:sz w:val="24"/>
          <w:szCs w:val="24"/>
          <w:lang w:val="en-US"/>
        </w:rPr>
        <w:t>as well as</w:t>
      </w:r>
      <w:r w:rsidR="005C6FC2">
        <w:rPr>
          <w:rFonts w:ascii="Times New Roman" w:hAnsi="Times New Roman" w:cs="Times New Roman"/>
          <w:sz w:val="24"/>
          <w:szCs w:val="24"/>
          <w:lang w:val="en-US"/>
        </w:rPr>
        <w:t xml:space="preserve"> between years within populations </w:t>
      </w:r>
      <w:r w:rsidR="00FA13DC">
        <w:rPr>
          <w:rFonts w:ascii="Times New Roman" w:hAnsi="Times New Roman" w:cs="Times New Roman"/>
          <w:sz w:val="24"/>
          <w:szCs w:val="24"/>
          <w:lang w:val="en-US"/>
        </w:rPr>
        <w:t>(</w:t>
      </w:r>
      <w:r w:rsidR="007C4EE4">
        <w:rPr>
          <w:rFonts w:ascii="Times New Roman" w:hAnsi="Times New Roman" w:cs="Times New Roman"/>
          <w:sz w:val="24"/>
          <w:szCs w:val="24"/>
          <w:lang w:val="en-US"/>
        </w:rPr>
        <w:t>populations</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2010: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0.29</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2011: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0.25</w:t>
      </w:r>
      <w:r w:rsidR="00263494">
        <w:rPr>
          <w:rFonts w:ascii="Times New Roman" w:hAnsi="Times New Roman" w:cs="Times New Roman"/>
          <w:sz w:val="24"/>
          <w:szCs w:val="24"/>
          <w:lang w:val="en-US"/>
        </w:rPr>
        <w:t xml:space="preserve">; between years: </w:t>
      </w:r>
      <w:r w:rsidR="007C4EE4">
        <w:rPr>
          <w:rFonts w:ascii="Times New Roman" w:hAnsi="Times New Roman" w:cs="Times New Roman"/>
          <w:sz w:val="24"/>
          <w:szCs w:val="24"/>
          <w:lang w:val="en-US"/>
        </w:rPr>
        <w:t xml:space="preserve">mean SD </w:t>
      </w:r>
      <w:r w:rsidR="00263494">
        <w:rPr>
          <w:rFonts w:ascii="Times New Roman" w:hAnsi="Times New Roman" w:cs="Times New Roman"/>
          <w:sz w:val="24"/>
          <w:szCs w:val="24"/>
          <w:lang w:val="en-US"/>
        </w:rPr>
        <w:t xml:space="preserve">across populations = </w:t>
      </w:r>
      <w:r w:rsidR="007C4EE4">
        <w:rPr>
          <w:rFonts w:ascii="Times New Roman" w:hAnsi="Times New Roman" w:cs="Times New Roman"/>
          <w:sz w:val="24"/>
          <w:szCs w:val="24"/>
          <w:lang w:val="en-US"/>
        </w:rPr>
        <w:t>0.10</w:t>
      </w:r>
      <w:r w:rsidR="008A273C">
        <w:rPr>
          <w:rFonts w:ascii="Times New Roman" w:hAnsi="Times New Roman" w:cs="Times New Roman"/>
          <w:sz w:val="24"/>
          <w:szCs w:val="24"/>
          <w:lang w:val="en-US"/>
        </w:rPr>
        <w:t>).</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sidR="00FA13DC">
        <w:rPr>
          <w:rFonts w:ascii="Times New Roman" w:hAnsi="Times New Roman" w:cs="Times New Roman"/>
          <w:sz w:val="24"/>
          <w:szCs w:val="24"/>
          <w:lang w:val="en-US"/>
        </w:rPr>
        <w:t xml:space="preserve">, </w:t>
      </w:r>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flowering phenology among 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predator:</w:t>
      </w:r>
      <w:r w:rsidR="008A273C" w:rsidRPr="008A273C">
        <w:rPr>
          <w:rFonts w:ascii="Times New Roman" w:hAnsi="Times New Roman" w:cs="Times New Roman"/>
          <w:sz w:val="24"/>
          <w:szCs w:val="24"/>
          <w:lang w:val="en-US"/>
        </w:rPr>
        <w:t xml:space="preserve"> 2010: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0.2</w:t>
      </w:r>
      <w:r w:rsidR="008A273C">
        <w:rPr>
          <w:rFonts w:ascii="Times New Roman" w:hAnsi="Times New Roman" w:cs="Times New Roman"/>
          <w:sz w:val="24"/>
          <w:szCs w:val="24"/>
          <w:lang w:val="en-US"/>
        </w:rPr>
        <w:t>2</w:t>
      </w:r>
      <w:r w:rsidR="008A273C" w:rsidRPr="008A273C">
        <w:rPr>
          <w:rFonts w:ascii="Times New Roman" w:hAnsi="Times New Roman" w:cs="Times New Roman"/>
          <w:sz w:val="24"/>
          <w:szCs w:val="24"/>
          <w:lang w:val="en-US"/>
        </w:rPr>
        <w:t xml:space="preserve">; 2011: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w:t>
      </w:r>
      <w:r w:rsidR="008A273C">
        <w:rPr>
          <w:rFonts w:ascii="Times New Roman" w:hAnsi="Times New Roman" w:cs="Times New Roman"/>
          <w:sz w:val="24"/>
          <w:szCs w:val="24"/>
          <w:lang w:val="en-US"/>
        </w:rPr>
        <w:t>19</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lastRenderedPageBreak/>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6FD3E40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r w:rsidR="006C787E">
        <w:rPr>
          <w:rFonts w:ascii="Times New Roman" w:hAnsi="Times New Roman" w:cs="Times New Roman"/>
          <w:sz w:val="24"/>
          <w:szCs w:val="24"/>
          <w:lang w:val="en-US"/>
        </w:rPr>
        <w:t>was no</w:t>
      </w:r>
      <w:r w:rsidR="00973B0D">
        <w:rPr>
          <w:rFonts w:ascii="Times New Roman" w:hAnsi="Times New Roman" w:cs="Times New Roman"/>
          <w:sz w:val="24"/>
          <w:szCs w:val="24"/>
          <w:lang w:val="en-US"/>
        </w:rPr>
        <w:t xml:space="preserve"> selection on shoot height </w:t>
      </w:r>
      <w:r w:rsidR="00CE7E4F">
        <w:rPr>
          <w:rFonts w:ascii="Times New Roman" w:hAnsi="Times New Roman" w:cs="Times New Roman"/>
          <w:sz w:val="24"/>
          <w:szCs w:val="24"/>
          <w:lang w:val="en-US"/>
        </w:rPr>
        <w:t>i</w:t>
      </w:r>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 xml:space="preserve">2010, </w:t>
      </w:r>
      <w:r w:rsidR="009D238F">
        <w:rPr>
          <w:rFonts w:ascii="Times New Roman" w:hAnsi="Times New Roman" w:cs="Times New Roman"/>
          <w:sz w:val="24"/>
          <w:szCs w:val="24"/>
          <w:lang w:val="en-US"/>
        </w:rPr>
        <w:t xml:space="preserve">while </w:t>
      </w:r>
      <w:r w:rsidR="00550097">
        <w:rPr>
          <w:rFonts w:ascii="Times New Roman" w:hAnsi="Times New Roman" w:cs="Times New Roman"/>
          <w:sz w:val="24"/>
          <w:szCs w:val="24"/>
          <w:lang w:val="en-US"/>
        </w:rPr>
        <w:t>in 2011 selection</w:t>
      </w:r>
      <w:r w:rsidR="00824240">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07FD36FE"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w:t>
      </w:r>
      <w:r w:rsidR="00184815">
        <w:rPr>
          <w:rFonts w:ascii="Times New Roman" w:hAnsi="Times New Roman" w:cs="Times New Roman"/>
          <w:sz w:val="24"/>
          <w:szCs w:val="24"/>
          <w:lang w:val="en-US"/>
        </w:rPr>
        <w:t>s</w:t>
      </w:r>
      <w:r>
        <w:rPr>
          <w:rFonts w:ascii="Times New Roman" w:hAnsi="Times New Roman" w:cs="Times New Roman"/>
          <w:sz w:val="24"/>
          <w:szCs w:val="24"/>
          <w:lang w:val="en-US"/>
        </w:rPr>
        <w:t xml:space="preserve">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0DC0862F"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r w:rsidR="00FF3130">
        <w:rPr>
          <w:rFonts w:ascii="Times New Roman" w:hAnsi="Times New Roman" w:cs="Times New Roman"/>
          <w:sz w:val="24"/>
          <w:szCs w:val="24"/>
          <w:lang w:val="en-US"/>
        </w:rPr>
        <w:t xml:space="preserve"> and the probability of predator attack </w:t>
      </w:r>
      <w:r w:rsidR="0076677B">
        <w:rPr>
          <w:rFonts w:ascii="Times New Roman" w:hAnsi="Times New Roman" w:cs="Times New Roman"/>
          <w:sz w:val="24"/>
          <w:szCs w:val="24"/>
          <w:lang w:val="en-US"/>
        </w:rPr>
        <w:t>in both years</w:t>
      </w:r>
      <w:r w:rsidR="0083125D">
        <w:rPr>
          <w:rFonts w:ascii="Times New Roman" w:hAnsi="Times New Roman" w:cs="Times New Roman"/>
          <w:sz w:val="24"/>
          <w:szCs w:val="24"/>
          <w:lang w:val="en-US"/>
        </w:rPr>
        <w:t xml:space="preserve"> (Fig. 2, Appendix S3)</w:t>
      </w:r>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w:t>
      </w:r>
      <w:r w:rsidR="001A1D25">
        <w:rPr>
          <w:rFonts w:ascii="Times New Roman" w:hAnsi="Times New Roman" w:cs="Times New Roman"/>
          <w:sz w:val="24"/>
          <w:szCs w:val="24"/>
          <w:lang w:val="en-US"/>
        </w:rPr>
        <w:lastRenderedPageBreak/>
        <w:t>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r w:rsidR="00FE6D9A">
        <w:rPr>
          <w:rFonts w:ascii="Times New Roman" w:hAnsi="Times New Roman" w:cs="Times New Roman"/>
          <w:sz w:val="24"/>
          <w:szCs w:val="24"/>
          <w:lang w:val="en-US"/>
        </w:rPr>
        <w:t xml:space="preserve"> showed </w:t>
      </w:r>
      <w:r w:rsidR="0083125D">
        <w:rPr>
          <w:rFonts w:ascii="Times New Roman" w:hAnsi="Times New Roman" w:cs="Times New Roman"/>
          <w:sz w:val="24"/>
          <w:szCs w:val="24"/>
          <w:lang w:val="en-US"/>
        </w:rPr>
        <w:t>that effect sizes varied among populations and between years</w:t>
      </w:r>
      <w:r w:rsidR="00FE6D9A">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but that there were consistent</w:t>
      </w:r>
      <w:r w:rsidR="00FE6D9A">
        <w:rPr>
          <w:rFonts w:ascii="Times New Roman" w:hAnsi="Times New Roman" w:cs="Times New Roman"/>
          <w:sz w:val="24"/>
          <w:szCs w:val="24"/>
          <w:lang w:val="en-US"/>
        </w:rPr>
        <w:t xml:space="preserve"> </w:t>
      </w:r>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FE6D9A">
        <w:rPr>
          <w:rFonts w:ascii="Times New Roman" w:hAnsi="Times New Roman" w:cs="Times New Roman"/>
          <w:sz w:val="24"/>
          <w:szCs w:val="24"/>
          <w:lang w:val="en-US"/>
        </w:rPr>
        <w:t xml:space="preserve"> </w:t>
      </w:r>
      <w:r>
        <w:rPr>
          <w:rFonts w:ascii="Times New Roman" w:hAnsi="Times New Roman" w:cs="Times New Roman"/>
          <w:sz w:val="24"/>
          <w:szCs w:val="24"/>
          <w:lang w:val="en-US"/>
        </w:rPr>
        <w:t>(Table 4, Appendices S4-5</w:t>
      </w:r>
      <w:r w:rsidR="00FE6D9A">
        <w:rPr>
          <w:rFonts w:ascii="Times New Roman" w:hAnsi="Times New Roman" w:cs="Times New Roman"/>
          <w:sz w:val="24"/>
          <w:szCs w:val="24"/>
          <w:lang w:val="en-US"/>
        </w:rPr>
        <w:t xml:space="preserve"> and S9</w:t>
      </w:r>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lead</w:t>
      </w:r>
      <w:r w:rsidR="00184815">
        <w:rPr>
          <w:rFonts w:ascii="Times New Roman" w:hAnsi="Times New Roman" w:cs="Times New Roman"/>
          <w:sz w:val="24"/>
          <w:szCs w:val="24"/>
          <w:lang w:val="en-US"/>
        </w:rPr>
        <w:t>s</w:t>
      </w:r>
      <w:r w:rsidR="002123D7">
        <w:rPr>
          <w:rFonts w:ascii="Times New Roman" w:hAnsi="Times New Roman" w:cs="Times New Roman"/>
          <w:sz w:val="24"/>
          <w:szCs w:val="24"/>
          <w:lang w:val="en-US"/>
        </w:rPr>
        <w:t xml:space="preserve"> to an additional 0.87 eggs laid per plant (Appendix S9). Each additional egg laid on a plant, in turn, reduced the number of intact fruits by </w:t>
      </w:r>
      <w:r w:rsidR="0083125D">
        <w:rPr>
          <w:rFonts w:ascii="Times New Roman" w:hAnsi="Times New Roman" w:cs="Times New Roman"/>
          <w:sz w:val="24"/>
          <w:szCs w:val="24"/>
          <w:lang w:val="en-US"/>
        </w:rPr>
        <w:t xml:space="preserve">on average </w:t>
      </w:r>
      <w:r w:rsidR="002123D7">
        <w:rPr>
          <w:rFonts w:ascii="Times New Roman" w:hAnsi="Times New Roman" w:cs="Times New Roman"/>
          <w:sz w:val="24"/>
          <w:szCs w:val="24"/>
          <w:lang w:val="en-US"/>
        </w:rPr>
        <w:t>0.08 (Appendix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r w:rsidR="00FE6D9A">
        <w:rPr>
          <w:rFonts w:ascii="Times New Roman" w:hAnsi="Times New Roman" w:cs="Times New Roman"/>
          <w:sz w:val="24"/>
          <w:szCs w:val="24"/>
          <w:lang w:val="en-US"/>
        </w:rPr>
        <w:t xml:space="preserve">07 </w:t>
      </w:r>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r w:rsidR="00FE6D9A">
        <w:rPr>
          <w:rFonts w:ascii="Times New Roman" w:hAnsi="Times New Roman" w:cs="Times New Roman"/>
          <w:sz w:val="24"/>
          <w:szCs w:val="24"/>
          <w:lang w:val="en-US"/>
        </w:rPr>
        <w:t xml:space="preserve">35 </w:t>
      </w:r>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w:t>
      </w:r>
      <w:proofErr w:type="spellStart"/>
      <w:r w:rsidR="00944C80">
        <w:rPr>
          <w:rFonts w:ascii="Times New Roman" w:hAnsi="Times New Roman" w:cs="Times New Roman"/>
          <w:sz w:val="24"/>
          <w:szCs w:val="24"/>
          <w:lang w:val="en-US"/>
        </w:rPr>
        <w:t>Ehrlén</w:t>
      </w:r>
      <w:proofErr w:type="spellEnd"/>
      <w:r w:rsidR="00944C80">
        <w:rPr>
          <w:rFonts w:ascii="Times New Roman" w:hAnsi="Times New Roman" w:cs="Times New Roman"/>
          <w:sz w:val="24"/>
          <w:szCs w:val="24"/>
          <w:lang w:val="en-US"/>
        </w:rPr>
        <w:t xml:space="preserve">,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w:t>
      </w:r>
      <w:r>
        <w:rPr>
          <w:rFonts w:ascii="Times New Roman" w:hAnsi="Times New Roman" w:cs="Times New Roman"/>
          <w:sz w:val="24"/>
          <w:szCs w:val="24"/>
          <w:lang w:val="en-US"/>
        </w:rPr>
        <w:lastRenderedPageBreak/>
        <w:t xml:space="preserve">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25B3412B" w:rsidR="005F7746" w:rsidRDefault="00D43E10" w:rsidP="00DC3751">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w:t>
      </w:r>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 </w:t>
      </w:r>
      <w:proofErr w:type="spellStart"/>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w:t>
      </w:r>
      <w:r w:rsidR="00C13CD0">
        <w:rPr>
          <w:rFonts w:ascii="Times New Roman" w:hAnsi="Times New Roman" w:cs="Times New Roman"/>
          <w:sz w:val="24"/>
          <w:szCs w:val="24"/>
          <w:lang w:val="en-US"/>
        </w:rPr>
        <w:t>, e.g.</w:t>
      </w:r>
      <w:r w:rsidR="00DC3751">
        <w:rPr>
          <w:rFonts w:ascii="Times New Roman" w:hAnsi="Times New Roman" w:cs="Times New Roman"/>
          <w:sz w:val="24"/>
          <w:szCs w:val="24"/>
          <w:lang w:val="en-US"/>
        </w:rPr>
        <w:t xml:space="preserve"> by increasing time and resources for seed maturation</w:t>
      </w:r>
      <w:r>
        <w:rPr>
          <w:rFonts w:ascii="Times New Roman" w:hAnsi="Times New Roman" w:cs="Times New Roman"/>
          <w:sz w:val="24"/>
          <w:szCs w:val="24"/>
          <w:lang w:val="en-US"/>
        </w:rPr>
        <w:t>,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w:t>
      </w:r>
      <w:r>
        <w:rPr>
          <w:rFonts w:ascii="Times New Roman" w:hAnsi="Times New Roman" w:cs="Times New Roman"/>
          <w:sz w:val="24"/>
          <w:szCs w:val="24"/>
          <w:lang w:val="en-US"/>
        </w:rPr>
        <w:lastRenderedPageBreak/>
        <w:t xml:space="preserve">In our study, we tried to alleviate problems by incorporating traits that we considered likely to be correlated with flowering phenology, as well as traits likely to be correlated with plant resource state, as covariates in our models. </w:t>
      </w:r>
    </w:p>
    <w:p w14:paraId="6FC6F77E" w14:textId="0008DD3A" w:rsidR="00D43E10" w:rsidRDefault="00D66698" w:rsidP="00393E1C">
      <w:pPr>
        <w:tabs>
          <w:tab w:val="left" w:pos="426"/>
        </w:tabs>
        <w:spacing w:line="480" w:lineRule="auto"/>
        <w:ind w:firstLine="708"/>
        <w:rPr>
          <w:ins w:id="0" w:author="Alicia" w:date="2016-10-03T10:59:00Z"/>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ins w:id="1" w:author="Alicia" w:date="2016-10-03T11:00:00Z">
        <w:r w:rsidR="003F3BAC">
          <w:rPr>
            <w:rFonts w:ascii="Times New Roman" w:hAnsi="Times New Roman" w:cs="Times New Roman"/>
            <w:sz w:val="24"/>
            <w:szCs w:val="24"/>
            <w:lang w:val="en-US"/>
          </w:rPr>
          <w:t>, and such effects were not accounted for in the analyses</w:t>
        </w:r>
      </w:ins>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 xml:space="preserve">therefore </w:t>
      </w:r>
      <w:del w:id="2" w:author="Alicia" w:date="2016-10-03T11:00:00Z">
        <w:r w:rsidRPr="008A21D6" w:rsidDel="003F3BAC">
          <w:rPr>
            <w:rFonts w:ascii="Times New Roman" w:hAnsi="Times New Roman" w:cs="Times New Roman"/>
            <w:sz w:val="24"/>
            <w:szCs w:val="24"/>
            <w:lang w:val="en-US"/>
          </w:rPr>
          <w:delText xml:space="preserve">potentially available for </w:delText>
        </w:r>
      </w:del>
      <w:ins w:id="3" w:author="Alicia" w:date="2016-10-03T11:00:00Z">
        <w:r w:rsidR="003F3BAC">
          <w:rPr>
            <w:rFonts w:ascii="Times New Roman" w:hAnsi="Times New Roman" w:cs="Times New Roman"/>
            <w:sz w:val="24"/>
            <w:szCs w:val="24"/>
            <w:lang w:val="en-US"/>
          </w:rPr>
          <w:t xml:space="preserve">exposed to </w:t>
        </w:r>
      </w:ins>
      <w:r w:rsidRPr="008A21D6">
        <w:rPr>
          <w:rFonts w:ascii="Times New Roman" w:hAnsi="Times New Roman" w:cs="Times New Roman"/>
          <w:sz w:val="24"/>
          <w:szCs w:val="24"/>
          <w:lang w:val="en-US"/>
        </w:rPr>
        <w:t>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w:t>
      </w:r>
      <w:del w:id="4" w:author="Alicia" w:date="2016-10-03T11:02:00Z">
        <w:r w:rsidRPr="008A21D6" w:rsidDel="003F3BAC">
          <w:rPr>
            <w:rFonts w:ascii="Times New Roman" w:hAnsi="Times New Roman" w:cs="Times New Roman"/>
            <w:sz w:val="24"/>
            <w:szCs w:val="24"/>
            <w:lang w:val="en-US"/>
          </w:rPr>
          <w:delText xml:space="preserve">This leads to </w:delText>
        </w:r>
        <w:r w:rsidR="001B75BD" w:rsidRPr="001B75BD" w:rsidDel="003F3BAC">
          <w:rPr>
            <w:rFonts w:ascii="Times New Roman" w:hAnsi="Times New Roman" w:cs="Times New Roman"/>
            <w:sz w:val="24"/>
            <w:szCs w:val="24"/>
            <w:lang w:val="en-US"/>
          </w:rPr>
          <w:delText>the idea that</w:delText>
        </w:r>
      </w:del>
      <w:ins w:id="5" w:author="Alicia" w:date="2016-10-03T11:02:00Z">
        <w:r w:rsidR="003F3BAC">
          <w:rPr>
            <w:rFonts w:ascii="Times New Roman" w:hAnsi="Times New Roman" w:cs="Times New Roman"/>
            <w:sz w:val="24"/>
            <w:szCs w:val="24"/>
            <w:lang w:val="en-US"/>
          </w:rPr>
          <w:t>Therefore</w:t>
        </w:r>
      </w:ins>
      <w:r w:rsidR="001B75BD" w:rsidRPr="001B75BD">
        <w:rPr>
          <w:rFonts w:ascii="Times New Roman" w:hAnsi="Times New Roman" w:cs="Times New Roman"/>
          <w:sz w:val="24"/>
          <w:szCs w:val="24"/>
          <w:lang w:val="en-US"/>
        </w:rPr>
        <w:t>, for a given egg load per plant</w:t>
      </w:r>
      <w:ins w:id="6" w:author="Alicia" w:date="2016-10-03T11:04:00Z">
        <w:r w:rsidR="00393E1C">
          <w:rPr>
            <w:rFonts w:ascii="Times New Roman" w:hAnsi="Times New Roman" w:cs="Times New Roman"/>
            <w:sz w:val="24"/>
            <w:szCs w:val="24"/>
            <w:lang w:val="en-US"/>
          </w:rPr>
          <w:t>, the eggs would be more aggregated in late-flowering individuals, and more evenly distributed among the different flower buds in early-</w:t>
        </w:r>
        <w:proofErr w:type="spellStart"/>
        <w:r w:rsidR="00393E1C">
          <w:rPr>
            <w:rFonts w:ascii="Times New Roman" w:hAnsi="Times New Roman" w:cs="Times New Roman"/>
            <w:sz w:val="24"/>
            <w:szCs w:val="24"/>
            <w:lang w:val="en-US"/>
          </w:rPr>
          <w:t>floweringindividuals</w:t>
        </w:r>
        <w:proofErr w:type="spellEnd"/>
        <w:r w:rsidR="00393E1C">
          <w:rPr>
            <w:rFonts w:ascii="Times New Roman" w:hAnsi="Times New Roman" w:cs="Times New Roman"/>
            <w:sz w:val="24"/>
            <w:szCs w:val="24"/>
            <w:lang w:val="en-US"/>
          </w:rPr>
          <w:t xml:space="preserve">. </w:t>
        </w:r>
      </w:ins>
      <w:ins w:id="7" w:author="Alicia" w:date="2016-10-03T11:05:00Z">
        <w:r w:rsidR="00393E1C">
          <w:rPr>
            <w:rFonts w:ascii="Times New Roman" w:hAnsi="Times New Roman" w:cs="Times New Roman"/>
            <w:sz w:val="24"/>
            <w:szCs w:val="24"/>
            <w:lang w:val="en-US"/>
          </w:rPr>
          <w:t>This would</w:t>
        </w:r>
      </w:ins>
      <w:del w:id="8" w:author="Alicia" w:date="2016-10-03T11:03:00Z">
        <w:r w:rsidR="001B75BD" w:rsidRPr="001B75BD" w:rsidDel="00393E1C">
          <w:rPr>
            <w:rFonts w:ascii="Times New Roman" w:hAnsi="Times New Roman" w:cs="Times New Roman"/>
            <w:sz w:val="24"/>
            <w:szCs w:val="24"/>
            <w:lang w:val="en-US"/>
          </w:rPr>
          <w:delText>,</w:delText>
        </w:r>
      </w:del>
      <w:ins w:id="9" w:author="Alicia" w:date="2016-10-03T11:03:00Z">
        <w:r w:rsidR="00393E1C">
          <w:rPr>
            <w:rFonts w:ascii="Times New Roman" w:hAnsi="Times New Roman" w:cs="Times New Roman"/>
            <w:sz w:val="24"/>
            <w:szCs w:val="24"/>
            <w:lang w:val="en-US"/>
          </w:rPr>
          <w:t xml:space="preserve"> result in a higher proportion of fruits </w:t>
        </w:r>
      </w:ins>
      <w:del w:id="10" w:author="Alicia" w:date="2016-10-03T11:03:00Z">
        <w:r w:rsidR="001B75BD" w:rsidRPr="001B75BD" w:rsidDel="00393E1C">
          <w:rPr>
            <w:rFonts w:ascii="Times New Roman" w:hAnsi="Times New Roman" w:cs="Times New Roman"/>
            <w:sz w:val="24"/>
            <w:szCs w:val="24"/>
            <w:lang w:val="en-US"/>
          </w:rPr>
          <w:delText xml:space="preserve"> a higher number</w:delText>
        </w:r>
        <w:r w:rsidRPr="008A21D6" w:rsidDel="00393E1C">
          <w:rPr>
            <w:rFonts w:ascii="Times New Roman" w:hAnsi="Times New Roman" w:cs="Times New Roman"/>
            <w:sz w:val="24"/>
            <w:szCs w:val="24"/>
            <w:lang w:val="en-US"/>
          </w:rPr>
          <w:delText xml:space="preserve"> of fruits will </w:delText>
        </w:r>
      </w:del>
      <w:r w:rsidRPr="008A21D6">
        <w:rPr>
          <w:rFonts w:ascii="Times New Roman" w:hAnsi="Times New Roman" w:cs="Times New Roman"/>
          <w:sz w:val="24"/>
          <w:szCs w:val="24"/>
          <w:lang w:val="en-US"/>
        </w:rPr>
        <w:t>escap</w:t>
      </w:r>
      <w:del w:id="11" w:author="Alicia" w:date="2016-10-03T11:03:00Z">
        <w:r w:rsidRPr="008A21D6" w:rsidDel="00393E1C">
          <w:rPr>
            <w:rFonts w:ascii="Times New Roman" w:hAnsi="Times New Roman" w:cs="Times New Roman"/>
            <w:sz w:val="24"/>
            <w:szCs w:val="24"/>
            <w:lang w:val="en-US"/>
          </w:rPr>
          <w:delText>e</w:delText>
        </w:r>
      </w:del>
      <w:ins w:id="12" w:author="Alicia" w:date="2016-10-03T11:03:00Z">
        <w:r w:rsidR="00393E1C">
          <w:rPr>
            <w:rFonts w:ascii="Times New Roman" w:hAnsi="Times New Roman" w:cs="Times New Roman"/>
            <w:sz w:val="24"/>
            <w:szCs w:val="24"/>
            <w:lang w:val="en-US"/>
          </w:rPr>
          <w:t>ing butterfly</w:t>
        </w:r>
      </w:ins>
      <w:r w:rsidRPr="008A21D6">
        <w:rPr>
          <w:rFonts w:ascii="Times New Roman" w:hAnsi="Times New Roman" w:cs="Times New Roman"/>
          <w:sz w:val="24"/>
          <w:szCs w:val="24"/>
          <w:lang w:val="en-US"/>
        </w:rPr>
        <w:t xml:space="preserve"> attack</w:t>
      </w:r>
      <w:del w:id="13" w:author="Alicia" w:date="2016-10-03T11:03:00Z">
        <w:r w:rsidRPr="008A21D6" w:rsidDel="00393E1C">
          <w:rPr>
            <w:rFonts w:ascii="Times New Roman" w:hAnsi="Times New Roman" w:cs="Times New Roman"/>
            <w:sz w:val="24"/>
            <w:szCs w:val="24"/>
            <w:lang w:val="en-US"/>
          </w:rPr>
          <w:delText>s</w:delText>
        </w:r>
      </w:del>
      <w:r w:rsidRPr="008A21D6">
        <w:rPr>
          <w:rFonts w:ascii="Times New Roman" w:hAnsi="Times New Roman" w:cs="Times New Roman"/>
          <w:sz w:val="24"/>
          <w:szCs w:val="24"/>
          <w:lang w:val="en-US"/>
        </w:rPr>
        <w:t xml:space="preserve">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bookmarkStart w:id="14" w:name="_GoBack"/>
      <w:bookmarkEnd w:id="14"/>
    </w:p>
    <w:p w14:paraId="09D13757" w14:textId="2D7DE964"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w:t>
      </w:r>
      <w:proofErr w:type="gramStart"/>
      <w:r>
        <w:rPr>
          <w:rFonts w:ascii="Times New Roman" w:hAnsi="Times New Roman" w:cs="Times New Roman"/>
          <w:sz w:val="24"/>
          <w:szCs w:val="24"/>
          <w:lang w:val="en-US"/>
        </w:rPr>
        <w:t>selection</w:t>
      </w:r>
      <w:proofErr w:type="gramEnd"/>
      <w:r>
        <w:rPr>
          <w:rFonts w:ascii="Times New Roman" w:hAnsi="Times New Roman" w:cs="Times New Roman"/>
          <w:sz w:val="24"/>
          <w:szCs w:val="24"/>
          <w:lang w:val="en-US"/>
        </w:rPr>
        <w:t xml:space="preserve">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The relationship between selection on flowering time and butterfly presence in this study </w:t>
      </w:r>
      <w:r w:rsidR="007A5C7B">
        <w:rPr>
          <w:rFonts w:ascii="Times New Roman" w:hAnsi="Times New Roman" w:cs="Times New Roman"/>
          <w:sz w:val="24"/>
          <w:szCs w:val="24"/>
          <w:lang w:val="en-US"/>
        </w:rPr>
        <w:lastRenderedPageBreak/>
        <w:t>was based on observational data</w:t>
      </w:r>
      <w:r>
        <w:rPr>
          <w:rFonts w:ascii="Times New Roman" w:hAnsi="Times New Roman" w:cs="Times New Roman"/>
          <w:sz w:val="24"/>
          <w:szCs w:val="24"/>
          <w:lang w:val="en-US"/>
        </w:rPr>
        <w:t xml:space="preserv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444A6070"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w:t>
      </w:r>
      <w:r w:rsidR="002123D7" w:rsidRPr="0013268E">
        <w:rPr>
          <w:rFonts w:ascii="Times New Roman" w:hAnsi="Times New Roman" w:cs="Times New Roman"/>
          <w:sz w:val="24"/>
          <w:szCs w:val="24"/>
          <w:lang w:val="en-US"/>
        </w:rPr>
        <w:lastRenderedPageBreak/>
        <w:t xml:space="preserve">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fa"/>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5E12CF08"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w:t>
      </w:r>
      <w:r>
        <w:rPr>
          <w:rFonts w:ascii="Times New Roman" w:hAnsi="Times New Roman" w:cs="Times New Roman"/>
          <w:sz w:val="24"/>
          <w:szCs w:val="24"/>
          <w:lang w:val="en-US"/>
        </w:rPr>
        <w:lastRenderedPageBreak/>
        <w:t xml:space="preserve">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w:t>
      </w:r>
      <w:r w:rsidR="007A5C7B">
        <w:rPr>
          <w:rFonts w:ascii="Times New Roman" w:hAnsi="Times New Roman" w:cs="Times New Roman"/>
          <w:sz w:val="24"/>
          <w:szCs w:val="24"/>
          <w:lang w:val="en-US"/>
        </w:rPr>
        <w:t xml:space="preserve">likely </w:t>
      </w:r>
      <w:r>
        <w:rPr>
          <w:rFonts w:ascii="Times New Roman" w:hAnsi="Times New Roman" w:cs="Times New Roman"/>
          <w:sz w:val="24"/>
          <w:szCs w:val="24"/>
          <w:lang w:val="en-US"/>
        </w:rPr>
        <w:t xml:space="preserve">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w:t>
      </w:r>
      <w:r>
        <w:rPr>
          <w:rFonts w:ascii="Times New Roman" w:hAnsi="Times New Roman" w:cs="Times New Roman"/>
          <w:sz w:val="24"/>
          <w:szCs w:val="24"/>
          <w:lang w:val="en-US"/>
        </w:rPr>
        <w:lastRenderedPageBreak/>
        <w:t xml:space="preserve">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unpublished data). However, we 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716A327"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6126B">
        <w:rPr>
          <w:rFonts w:ascii="Times New Roman" w:hAnsi="Times New Roman" w:cs="Times New Roman"/>
          <w:sz w:val="24"/>
          <w:szCs w:val="24"/>
          <w:lang w:val="en-US"/>
        </w:rPr>
        <w:t xml:space="preserve">assessing </w:t>
      </w:r>
      <w:r w:rsidR="00975F13">
        <w:rPr>
          <w:rFonts w:ascii="Times New Roman" w:hAnsi="Times New Roman" w:cs="Times New Roman"/>
          <w:sz w:val="24"/>
          <w:szCs w:val="24"/>
          <w:lang w:val="en-US"/>
        </w:rPr>
        <w:t>the drivers of variation in natural selection requires both identify</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the relevant selective agents and examin</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r w:rsidR="00B6126B">
        <w:rPr>
          <w:rFonts w:ascii="Times New Roman" w:hAnsi="Times New Roman" w:cs="Times New Roman"/>
          <w:sz w:val="24"/>
          <w:szCs w:val="24"/>
          <w:lang w:val="en-US"/>
        </w:rPr>
        <w:t xml:space="preserve">the </w:t>
      </w:r>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r w:rsidR="00B6126B">
        <w:rPr>
          <w:rFonts w:ascii="Times New Roman" w:hAnsi="Times New Roman" w:cs="Times New Roman"/>
          <w:sz w:val="24"/>
          <w:szCs w:val="24"/>
          <w:lang w:val="en-US"/>
        </w:rPr>
        <w:t>s</w:t>
      </w:r>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identified (</w:t>
      </w:r>
      <w:proofErr w:type="spellStart"/>
      <w:r w:rsidR="00D43E10">
        <w:rPr>
          <w:rFonts w:ascii="Times New Roman" w:hAnsi="Times New Roman" w:cs="Times New Roman"/>
          <w:sz w:val="24"/>
          <w:szCs w:val="24"/>
          <w:lang w:val="en-US"/>
        </w:rPr>
        <w:t>Siepielski</w:t>
      </w:r>
      <w:proofErr w:type="spellEnd"/>
      <w:r w:rsidR="00D43E10">
        <w:rPr>
          <w:rFonts w:ascii="Times New Roman" w:hAnsi="Times New Roman" w:cs="Times New Roman"/>
          <w:sz w:val="24"/>
          <w:szCs w:val="24"/>
          <w:lang w:val="en-US"/>
        </w:rPr>
        <w:t xml:space="preserve">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proofErr w:type="spellStart"/>
      <w:r w:rsidRPr="00031650">
        <w:rPr>
          <w:rFonts w:ascii="Times New Roman" w:hAnsi="Times New Roman" w:cs="Times New Roman"/>
          <w:sz w:val="24"/>
          <w:szCs w:val="24"/>
          <w:lang w:val="en-US"/>
        </w:rPr>
        <w:lastRenderedPageBreak/>
        <w:t>Aizen</w:t>
      </w:r>
      <w:proofErr w:type="spellEnd"/>
      <w:r w:rsidRPr="00031650">
        <w:rPr>
          <w:rFonts w:ascii="Times New Roman" w:hAnsi="Times New Roman" w:cs="Times New Roman"/>
          <w:sz w:val="24"/>
          <w:szCs w:val="24"/>
          <w:lang w:val="en-US"/>
        </w:rPr>
        <w:t>, M. A. 2003. Influences of animal pollination and seed dispersal on winter flowering in a temperate mistletoe. Ecology 84:2613–2627.</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proofErr w:type="gramStart"/>
      <w:r w:rsidRPr="003F3BAC">
        <w:rPr>
          <w:rFonts w:ascii="Times New Roman" w:hAnsi="Times New Roman" w:cs="Times New Roman"/>
          <w:sz w:val="24"/>
          <w:szCs w:val="24"/>
          <w:lang w:val="en-US"/>
        </w:rPr>
        <w:t>Austen, E. J., and A. E. Weis.</w:t>
      </w:r>
      <w:proofErr w:type="gramEnd"/>
      <w:r w:rsidRPr="003F3BAC">
        <w:rPr>
          <w:rFonts w:ascii="Times New Roman" w:hAnsi="Times New Roman" w:cs="Times New Roman"/>
          <w:sz w:val="24"/>
          <w:szCs w:val="24"/>
          <w:lang w:val="en-US"/>
        </w:rPr>
        <w:t xml:space="preserve">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Benkman</w:t>
      </w:r>
      <w:proofErr w:type="spellEnd"/>
      <w:r w:rsidRPr="0065458F">
        <w:rPr>
          <w:rFonts w:ascii="Times New Roman" w:hAnsi="Times New Roman" w:cs="Times New Roman"/>
          <w:sz w:val="24"/>
          <w:szCs w:val="24"/>
          <w:lang w:val="en-US"/>
        </w:rPr>
        <w:t>, C. W. 2013. Biotic interaction strength and the intensity of selection.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Benkman</w:t>
      </w:r>
      <w:proofErr w:type="spellEnd"/>
      <w:r w:rsidRPr="003F3BAC">
        <w:rPr>
          <w:rFonts w:ascii="Times New Roman" w:hAnsi="Times New Roman" w:cs="Times New Roman"/>
          <w:sz w:val="24"/>
          <w:szCs w:val="24"/>
          <w:lang w:val="en-US"/>
        </w:rPr>
        <w:t xml:space="preserve">, C. W., J. W. Smith, M. Maier, L. Hansen, and M. V. </w:t>
      </w:r>
      <w:proofErr w:type="spellStart"/>
      <w:r w:rsidRPr="003F3BAC">
        <w:rPr>
          <w:rFonts w:ascii="Times New Roman" w:hAnsi="Times New Roman" w:cs="Times New Roman"/>
          <w:sz w:val="24"/>
          <w:szCs w:val="24"/>
          <w:lang w:val="en-US"/>
        </w:rPr>
        <w:t>Talluto</w:t>
      </w:r>
      <w:proofErr w:type="spell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 xml:space="preserve">, J., J. </w:t>
      </w:r>
      <w:proofErr w:type="spellStart"/>
      <w:r w:rsidRPr="003F3BAC">
        <w:rPr>
          <w:rFonts w:ascii="Times New Roman" w:hAnsi="Times New Roman" w:cs="Times New Roman"/>
          <w:sz w:val="24"/>
          <w:szCs w:val="24"/>
          <w:lang w:val="en-US"/>
        </w:rPr>
        <w:t>Raabova</w:t>
      </w:r>
      <w:proofErr w:type="spellEnd"/>
      <w:r w:rsidRPr="003F3BAC">
        <w:rPr>
          <w:rFonts w:ascii="Times New Roman" w:hAnsi="Times New Roman" w:cs="Times New Roman"/>
          <w:sz w:val="24"/>
          <w:szCs w:val="24"/>
          <w:lang w:val="en-US"/>
        </w:rPr>
        <w:t xml:space="preserve">,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Fukano</w:t>
      </w:r>
      <w:proofErr w:type="spellEnd"/>
      <w:r w:rsidRPr="003F3BAC">
        <w:rPr>
          <w:rFonts w:ascii="Times New Roman" w:hAnsi="Times New Roman" w:cs="Times New Roman"/>
          <w:sz w:val="24"/>
          <w:szCs w:val="24"/>
          <w:lang w:val="en-US"/>
        </w:rPr>
        <w:t xml:space="preserve">, Y., K. Tanaka, and T. </w:t>
      </w:r>
      <w:proofErr w:type="spellStart"/>
      <w:r w:rsidRPr="003F3BAC">
        <w:rPr>
          <w:rFonts w:ascii="Times New Roman" w:hAnsi="Times New Roman" w:cs="Times New Roman"/>
          <w:sz w:val="24"/>
          <w:szCs w:val="24"/>
          <w:lang w:val="en-US"/>
        </w:rPr>
        <w:t>Yahara</w:t>
      </w:r>
      <w:proofErr w:type="spell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Giménez</w:t>
      </w:r>
      <w:proofErr w:type="spellEnd"/>
      <w:r w:rsidRPr="003F3BAC">
        <w:rPr>
          <w:rFonts w:ascii="Times New Roman" w:hAnsi="Times New Roman" w:cs="Times New Roman"/>
          <w:sz w:val="24"/>
          <w:szCs w:val="24"/>
          <w:lang w:val="en-US"/>
        </w:rPr>
        <w:t xml:space="preserve">-Benavides, L., R. </w:t>
      </w:r>
      <w:proofErr w:type="spellStart"/>
      <w:r w:rsidRPr="003F3BAC">
        <w:rPr>
          <w:rFonts w:ascii="Times New Roman" w:hAnsi="Times New Roman" w:cs="Times New Roman"/>
          <w:sz w:val="24"/>
          <w:szCs w:val="24"/>
          <w:lang w:val="en-US"/>
        </w:rPr>
        <w:t>García</w:t>
      </w:r>
      <w:proofErr w:type="spellEnd"/>
      <w:r w:rsidRPr="003F3BAC">
        <w:rPr>
          <w:rFonts w:ascii="Times New Roman" w:hAnsi="Times New Roman" w:cs="Times New Roman"/>
          <w:sz w:val="24"/>
          <w:szCs w:val="24"/>
          <w:lang w:val="en-US"/>
        </w:rPr>
        <w:t xml:space="preserve">-Camacho, J. M. </w:t>
      </w:r>
      <w:proofErr w:type="spellStart"/>
      <w:r w:rsidRPr="003F3BAC">
        <w:rPr>
          <w:rFonts w:ascii="Times New Roman" w:hAnsi="Times New Roman" w:cs="Times New Roman"/>
          <w:sz w:val="24"/>
          <w:szCs w:val="24"/>
          <w:lang w:val="en-US"/>
        </w:rPr>
        <w:t>Iriondo</w:t>
      </w:r>
      <w:proofErr w:type="spellEnd"/>
      <w:r w:rsidRPr="003F3BAC">
        <w:rPr>
          <w:rFonts w:ascii="Times New Roman" w:hAnsi="Times New Roman" w:cs="Times New Roman"/>
          <w:sz w:val="24"/>
          <w:szCs w:val="24"/>
          <w:lang w:val="en-US"/>
        </w:rPr>
        <w:t xml:space="preserve">, and A. </w:t>
      </w:r>
      <w:proofErr w:type="spellStart"/>
      <w:r w:rsidRPr="003F3BAC">
        <w:rPr>
          <w:rFonts w:ascii="Times New Roman" w:hAnsi="Times New Roman" w:cs="Times New Roman"/>
          <w:sz w:val="24"/>
          <w:szCs w:val="24"/>
          <w:lang w:val="en-US"/>
        </w:rPr>
        <w:t>Escudero</w:t>
      </w:r>
      <w:proofErr w:type="spell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xml:space="preserve">,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3F3BAC">
        <w:rPr>
          <w:rFonts w:ascii="Times New Roman" w:hAnsi="Times New Roman" w:cs="Times New Roman"/>
          <w:sz w:val="24"/>
          <w:szCs w:val="24"/>
          <w:lang w:val="en-US"/>
        </w:rPr>
        <w:t xml:space="preserve">Kolb, A., J. </w:t>
      </w: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 and O. Eriksson.</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3F3BAC">
        <w:rPr>
          <w:rFonts w:ascii="Times New Roman" w:hAnsi="Times New Roman" w:cs="Times New Roman"/>
          <w:sz w:val="24"/>
          <w:szCs w:val="24"/>
          <w:lang w:val="en-US"/>
        </w:rPr>
        <w:t xml:space="preserve">Kolb, A., R. </w:t>
      </w:r>
      <w:proofErr w:type="spellStart"/>
      <w:r w:rsidRPr="003F3BAC">
        <w:rPr>
          <w:rFonts w:ascii="Times New Roman" w:hAnsi="Times New Roman" w:cs="Times New Roman"/>
          <w:sz w:val="24"/>
          <w:szCs w:val="24"/>
          <w:lang w:val="en-US"/>
        </w:rPr>
        <w:t>Leimu</w:t>
      </w:r>
      <w:proofErr w:type="spellEnd"/>
      <w:r w:rsidRPr="003F3BAC">
        <w:rPr>
          <w:rFonts w:ascii="Times New Roman" w:hAnsi="Times New Roman" w:cs="Times New Roman"/>
          <w:sz w:val="24"/>
          <w:szCs w:val="24"/>
          <w:lang w:val="en-US"/>
        </w:rPr>
        <w:t xml:space="preserve">, and J. </w:t>
      </w: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lastRenderedPageBreak/>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proofErr w:type="spellStart"/>
      <w:r w:rsidRPr="00B6280F">
        <w:rPr>
          <w:rFonts w:ascii="Times New Roman" w:hAnsi="Times New Roman" w:cs="Times New Roman"/>
          <w:sz w:val="24"/>
          <w:szCs w:val="24"/>
          <w:lang w:val="en-US"/>
        </w:rPr>
        <w:t>Küer</w:t>
      </w:r>
      <w:proofErr w:type="spellEnd"/>
      <w:r w:rsidRPr="00990265">
        <w:rPr>
          <w:rFonts w:ascii="Times New Roman" w:hAnsi="Times New Roman" w:cs="Times New Roman"/>
          <w:sz w:val="24"/>
          <w:szCs w:val="24"/>
          <w:lang w:val="en-US"/>
        </w:rPr>
        <w:t xml:space="preserve">, A., and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lastRenderedPageBreak/>
        <w:t xml:space="preserve">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Oostermeijer</w:t>
      </w:r>
      <w:proofErr w:type="spellEnd"/>
      <w:r w:rsidRPr="003F3BAC">
        <w:rPr>
          <w:rFonts w:ascii="Times New Roman" w:hAnsi="Times New Roman" w:cs="Times New Roman"/>
          <w:sz w:val="24"/>
          <w:szCs w:val="24"/>
          <w:lang w:val="en-US"/>
        </w:rPr>
        <w:t xml:space="preserve">, J. G. B., J. C. M. Den </w:t>
      </w:r>
      <w:proofErr w:type="spellStart"/>
      <w:r w:rsidRPr="003F3BAC">
        <w:rPr>
          <w:rFonts w:ascii="Times New Roman" w:hAnsi="Times New Roman" w:cs="Times New Roman"/>
          <w:sz w:val="24"/>
          <w:szCs w:val="24"/>
          <w:lang w:val="en-US"/>
        </w:rPr>
        <w:t>Nijs</w:t>
      </w:r>
      <w:proofErr w:type="spellEnd"/>
      <w:r w:rsidRPr="003F3BAC">
        <w:rPr>
          <w:rFonts w:ascii="Times New Roman" w:hAnsi="Times New Roman" w:cs="Times New Roman"/>
          <w:sz w:val="24"/>
          <w:szCs w:val="24"/>
          <w:lang w:val="en-US"/>
        </w:rPr>
        <w:t xml:space="preserve">, L. E. L. </w:t>
      </w:r>
      <w:proofErr w:type="spellStart"/>
      <w:r w:rsidRPr="003F3BAC">
        <w:rPr>
          <w:rFonts w:ascii="Times New Roman" w:hAnsi="Times New Roman" w:cs="Times New Roman"/>
          <w:sz w:val="24"/>
          <w:szCs w:val="24"/>
          <w:lang w:val="en-US"/>
        </w:rPr>
        <w:t>Raijmann</w:t>
      </w:r>
      <w:proofErr w:type="spellEnd"/>
      <w:r w:rsidRPr="003F3BAC">
        <w:rPr>
          <w:rFonts w:ascii="Times New Roman" w:hAnsi="Times New Roman" w:cs="Times New Roman"/>
          <w:sz w:val="24"/>
          <w:szCs w:val="24"/>
          <w:lang w:val="en-US"/>
        </w:rPr>
        <w:t xml:space="preserve">, and S. B. J. Menken.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w:t>
      </w:r>
      <w:proofErr w:type="gramStart"/>
      <w:r w:rsidRPr="0065458F">
        <w:rPr>
          <w:rFonts w:ascii="Times New Roman" w:hAnsi="Times New Roman" w:cs="Times New Roman"/>
          <w:sz w:val="24"/>
          <w:szCs w:val="24"/>
          <w:lang w:val="en-US"/>
        </w:rPr>
        <w:t xml:space="preserve">URL   </w:t>
      </w:r>
      <w:hyperlink r:id="rId10" w:history="1">
        <w:r w:rsidRPr="00DA5DE2">
          <w:rPr>
            <w:rStyle w:val="Hipervnculo"/>
            <w:sz w:val="24"/>
            <w:szCs w:val="24"/>
            <w:lang w:val="en-US"/>
          </w:rPr>
          <w:t>http://www.R-project.org/</w:t>
        </w:r>
      </w:hyperlink>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Sandring</w:t>
      </w:r>
      <w:proofErr w:type="spellEnd"/>
      <w:r w:rsidRPr="003F3BAC">
        <w:rPr>
          <w:rFonts w:ascii="Times New Roman" w:hAnsi="Times New Roman" w:cs="Times New Roman"/>
          <w:sz w:val="24"/>
          <w:szCs w:val="24"/>
          <w:lang w:val="en-US"/>
        </w:rPr>
        <w:t xml:space="preserve">, S., and J. </w:t>
      </w:r>
      <w:proofErr w:type="spellStart"/>
      <w:r w:rsidRPr="003F3BAC">
        <w:rPr>
          <w:rFonts w:ascii="Times New Roman" w:hAnsi="Times New Roman" w:cs="Times New Roman"/>
          <w:sz w:val="24"/>
          <w:szCs w:val="24"/>
          <w:lang w:val="en-US"/>
        </w:rPr>
        <w:t>Ågren</w:t>
      </w:r>
      <w:proofErr w:type="spell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3F3BAC">
        <w:rPr>
          <w:rFonts w:ascii="Times New Roman" w:hAnsi="Times New Roman" w:cs="Times New Roman"/>
          <w:sz w:val="24"/>
          <w:szCs w:val="24"/>
          <w:lang w:val="en-US"/>
        </w:rPr>
        <w:t>Vanhoenacker</w:t>
      </w:r>
      <w:proofErr w:type="spellEnd"/>
      <w:r w:rsidRPr="003F3BAC">
        <w:rPr>
          <w:rFonts w:ascii="Times New Roman" w:hAnsi="Times New Roman" w:cs="Times New Roman"/>
          <w:sz w:val="24"/>
          <w:szCs w:val="24"/>
          <w:lang w:val="en-US"/>
        </w:rPr>
        <w:t xml:space="preserve">, D., J. </w:t>
      </w:r>
      <w:proofErr w:type="spellStart"/>
      <w:r w:rsidRPr="003F3BAC">
        <w:rPr>
          <w:rFonts w:ascii="Times New Roman" w:hAnsi="Times New Roman" w:cs="Times New Roman"/>
          <w:sz w:val="24"/>
          <w:szCs w:val="24"/>
          <w:lang w:val="en-US"/>
        </w:rPr>
        <w:t>Ågren</w:t>
      </w:r>
      <w:proofErr w:type="spellEnd"/>
      <w:r w:rsidRPr="003F3BAC">
        <w:rPr>
          <w:rFonts w:ascii="Times New Roman" w:hAnsi="Times New Roman" w:cs="Times New Roman"/>
          <w:sz w:val="24"/>
          <w:szCs w:val="24"/>
          <w:lang w:val="en-US"/>
        </w:rPr>
        <w:t xml:space="preserve">, and J. </w:t>
      </w: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r w:rsidRPr="002B0AFA">
        <w:rPr>
          <w:rFonts w:ascii="Times New Roman" w:hAnsi="Times New Roman" w:cs="Times New Roman"/>
          <w:sz w:val="24"/>
          <w:szCs w:val="24"/>
          <w:lang w:val="de-DE"/>
        </w:rPr>
        <w:t xml:space="preserve">von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r w:rsidRPr="003F3BAC">
        <w:rPr>
          <w:rFonts w:ascii="Times New Roman" w:hAnsi="Times New Roman" w:cs="Times New Roman"/>
          <w:sz w:val="24"/>
          <w:szCs w:val="24"/>
          <w:lang w:val="en-US"/>
        </w:rPr>
        <w:t xml:space="preserve">Weis, A. E., and A. </w:t>
      </w:r>
      <w:proofErr w:type="spellStart"/>
      <w:r w:rsidRPr="003F3BAC">
        <w:rPr>
          <w:rFonts w:ascii="Times New Roman" w:hAnsi="Times New Roman" w:cs="Times New Roman"/>
          <w:sz w:val="24"/>
          <w:szCs w:val="24"/>
          <w:lang w:val="en-US"/>
        </w:rPr>
        <w:t>Kapelinski</w:t>
      </w:r>
      <w:proofErr w:type="spellEnd"/>
      <w:r w:rsidRPr="003F3BAC">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4CB329F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Pr>
          <w:rFonts w:ascii="Times New Roman" w:hAnsi="Times New Roman" w:cs="Times New Roman"/>
          <w:sz w:val="24"/>
          <w:szCs w:val="24"/>
          <w:lang w:val="en-US"/>
        </w:rPr>
        <w:t>.</w:t>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59503C" w:rsidRPr="00F16AC6" w14:paraId="7EF14227" w14:textId="77777777" w:rsidTr="005C6FC2">
        <w:trPr>
          <w:cantSplit/>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59503C" w:rsidRPr="00F16AC6" w14:paraId="149184E3" w14:textId="77777777" w:rsidTr="005C6FC2">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rFonts w:ascii="Times New Roman" w:hAnsi="Times New Roman" w:cs="Times New Roman"/>
                <w:sz w:val="24"/>
                <w:szCs w:val="24"/>
                <w:lang w:val="en-US"/>
              </w:rPr>
            </w:pPr>
          </w:p>
        </w:tc>
      </w:tr>
      <w:tr w:rsidR="0059503C" w14:paraId="423D4ABB" w14:textId="77777777" w:rsidTr="005C6FC2">
        <w:tc>
          <w:tcPr>
            <w:tcW w:w="245" w:type="dxa"/>
            <w:tcBorders>
              <w:top w:val="single" w:sz="4" w:space="0" w:color="auto"/>
              <w:left w:val="nil"/>
              <w:bottom w:val="nil"/>
              <w:right w:val="nil"/>
            </w:tcBorders>
          </w:tcPr>
          <w:p w14:paraId="2DA3BF20"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1.59</w:t>
            </w:r>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0.42</w:t>
            </w:r>
          </w:p>
        </w:tc>
      </w:tr>
      <w:tr w:rsidR="0059503C" w14:paraId="3E9A8393" w14:textId="77777777" w:rsidTr="005C6FC2">
        <w:tc>
          <w:tcPr>
            <w:tcW w:w="245" w:type="dxa"/>
            <w:tcBorders>
              <w:top w:val="nil"/>
              <w:left w:val="nil"/>
              <w:bottom w:val="nil"/>
              <w:right w:val="nil"/>
            </w:tcBorders>
          </w:tcPr>
          <w:p w14:paraId="4468B80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541C198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19.30***</w:t>
            </w:r>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8.78**</w:t>
            </w:r>
          </w:p>
        </w:tc>
      </w:tr>
      <w:tr w:rsidR="0059503C" w:rsidRPr="006C1A0F" w14:paraId="3B22EB44" w14:textId="77777777" w:rsidTr="005C6FC2">
        <w:tc>
          <w:tcPr>
            <w:tcW w:w="245" w:type="dxa"/>
            <w:tcBorders>
              <w:top w:val="nil"/>
              <w:left w:val="nil"/>
              <w:bottom w:val="nil"/>
              <w:right w:val="nil"/>
            </w:tcBorders>
          </w:tcPr>
          <w:p w14:paraId="48B68714"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5A96A1E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CE0CF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0.37</w:t>
            </w:r>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999C4E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2.41</w:t>
            </w:r>
          </w:p>
        </w:tc>
      </w:tr>
      <w:tr w:rsidR="0059503C" w:rsidRPr="006C1A0F" w14:paraId="70996ACF" w14:textId="77777777" w:rsidTr="005C6FC2">
        <w:tc>
          <w:tcPr>
            <w:tcW w:w="245" w:type="dxa"/>
            <w:tcBorders>
              <w:top w:val="nil"/>
              <w:left w:val="nil"/>
              <w:bottom w:val="nil"/>
              <w:right w:val="nil"/>
            </w:tcBorders>
          </w:tcPr>
          <w:p w14:paraId="45A86F6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6C244D7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7BD532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688FD2D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59503C" w:rsidRPr="006C1A0F" w14:paraId="137886EE" w14:textId="77777777" w:rsidTr="005C6FC2">
        <w:tc>
          <w:tcPr>
            <w:tcW w:w="245" w:type="dxa"/>
            <w:tcBorders>
              <w:top w:val="nil"/>
              <w:left w:val="nil"/>
              <w:bottom w:val="nil"/>
              <w:right w:val="nil"/>
            </w:tcBorders>
          </w:tcPr>
          <w:p w14:paraId="48A3711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4415843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87D661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59503C" w14:paraId="1821D9CF" w14:textId="77777777" w:rsidTr="005C6FC2">
        <w:tc>
          <w:tcPr>
            <w:tcW w:w="245" w:type="dxa"/>
            <w:tcBorders>
              <w:top w:val="nil"/>
              <w:left w:val="nil"/>
              <w:bottom w:val="nil"/>
              <w:right w:val="nil"/>
            </w:tcBorders>
          </w:tcPr>
          <w:p w14:paraId="11DD0160"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697AC9B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699CAB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5E5CF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59503C" w14:paraId="255B3211" w14:textId="77777777" w:rsidTr="005C6FC2">
        <w:tc>
          <w:tcPr>
            <w:tcW w:w="245" w:type="dxa"/>
            <w:tcBorders>
              <w:top w:val="nil"/>
              <w:left w:val="nil"/>
              <w:bottom w:val="nil"/>
              <w:right w:val="nil"/>
            </w:tcBorders>
          </w:tcPr>
          <w:p w14:paraId="65AD9EC2" w14:textId="77777777" w:rsidR="0059503C" w:rsidRDefault="0059503C" w:rsidP="005C6FC2">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rFonts w:ascii="Times New Roman" w:hAnsi="Times New Roman" w:cs="Times New Roman"/>
                <w:sz w:val="24"/>
                <w:szCs w:val="24"/>
                <w:lang w:val="en-US"/>
              </w:rPr>
            </w:pPr>
          </w:p>
        </w:tc>
      </w:tr>
      <w:tr w:rsidR="0059503C" w14:paraId="4E77B030" w14:textId="77777777" w:rsidTr="005C6FC2">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rFonts w:ascii="Times New Roman" w:hAnsi="Times New Roman" w:cs="Times New Roman"/>
                <w:sz w:val="24"/>
                <w:szCs w:val="24"/>
                <w:lang w:val="en-US"/>
              </w:rPr>
            </w:pPr>
          </w:p>
        </w:tc>
      </w:tr>
      <w:tr w:rsidR="0059503C" w14:paraId="70368BD8" w14:textId="77777777" w:rsidTr="005C6FC2">
        <w:tc>
          <w:tcPr>
            <w:tcW w:w="245" w:type="dxa"/>
            <w:tcBorders>
              <w:top w:val="single" w:sz="4" w:space="0" w:color="auto"/>
              <w:left w:val="nil"/>
              <w:bottom w:val="nil"/>
              <w:right w:val="nil"/>
            </w:tcBorders>
          </w:tcPr>
          <w:p w14:paraId="60AF0278"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5F637880" w14:textId="77777777" w:rsidTr="005C6FC2">
        <w:tc>
          <w:tcPr>
            <w:tcW w:w="245" w:type="dxa"/>
            <w:tcBorders>
              <w:top w:val="nil"/>
              <w:left w:val="nil"/>
              <w:bottom w:val="nil"/>
              <w:right w:val="nil"/>
            </w:tcBorders>
          </w:tcPr>
          <w:p w14:paraId="779FE0AA"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4359007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874C1D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1.28</w:t>
            </w:r>
          </w:p>
        </w:tc>
        <w:tc>
          <w:tcPr>
            <w:tcW w:w="296" w:type="dxa"/>
            <w:tcBorders>
              <w:top w:val="nil"/>
              <w:left w:val="nil"/>
              <w:bottom w:val="nil"/>
              <w:right w:val="nil"/>
            </w:tcBorders>
          </w:tcPr>
          <w:p w14:paraId="423CDCF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32C8E8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0.77</w:t>
            </w:r>
          </w:p>
        </w:tc>
      </w:tr>
      <w:tr w:rsidR="0059503C" w14:paraId="192AE0A8" w14:textId="77777777" w:rsidTr="005C6FC2">
        <w:tc>
          <w:tcPr>
            <w:tcW w:w="245" w:type="dxa"/>
            <w:tcBorders>
              <w:top w:val="nil"/>
              <w:left w:val="nil"/>
              <w:bottom w:val="nil"/>
              <w:right w:val="nil"/>
            </w:tcBorders>
          </w:tcPr>
          <w:p w14:paraId="0612A29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1E708D3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EE5B7D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1.74</w:t>
            </w:r>
          </w:p>
        </w:tc>
        <w:tc>
          <w:tcPr>
            <w:tcW w:w="296" w:type="dxa"/>
            <w:tcBorders>
              <w:top w:val="nil"/>
              <w:left w:val="nil"/>
              <w:bottom w:val="nil"/>
              <w:right w:val="nil"/>
            </w:tcBorders>
          </w:tcPr>
          <w:p w14:paraId="2DC9A20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62F21A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2C5576B1" w14:textId="77777777" w:rsidTr="005C6FC2">
        <w:tc>
          <w:tcPr>
            <w:tcW w:w="245" w:type="dxa"/>
            <w:tcBorders>
              <w:top w:val="nil"/>
              <w:left w:val="nil"/>
              <w:bottom w:val="nil"/>
              <w:right w:val="nil"/>
            </w:tcBorders>
          </w:tcPr>
          <w:p w14:paraId="1CF9507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BC47A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315C95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296" w:type="dxa"/>
            <w:tcBorders>
              <w:top w:val="nil"/>
              <w:left w:val="nil"/>
              <w:bottom w:val="nil"/>
              <w:right w:val="nil"/>
            </w:tcBorders>
          </w:tcPr>
          <w:p w14:paraId="15D9786E"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0861D5D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59503C" w14:paraId="6F0B2082" w14:textId="77777777" w:rsidTr="005C6FC2">
        <w:tc>
          <w:tcPr>
            <w:tcW w:w="245" w:type="dxa"/>
            <w:tcBorders>
              <w:top w:val="nil"/>
              <w:left w:val="nil"/>
              <w:bottom w:val="nil"/>
              <w:right w:val="nil"/>
            </w:tcBorders>
          </w:tcPr>
          <w:p w14:paraId="65B7391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3003347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60094B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296" w:type="dxa"/>
            <w:tcBorders>
              <w:top w:val="nil"/>
              <w:left w:val="nil"/>
              <w:bottom w:val="nil"/>
              <w:right w:val="nil"/>
            </w:tcBorders>
          </w:tcPr>
          <w:p w14:paraId="5F56285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59503C" w14:paraId="191DE76E" w14:textId="77777777" w:rsidTr="005C6FC2">
        <w:tc>
          <w:tcPr>
            <w:tcW w:w="245" w:type="dxa"/>
            <w:tcBorders>
              <w:top w:val="nil"/>
              <w:left w:val="nil"/>
              <w:bottom w:val="nil"/>
              <w:right w:val="nil"/>
            </w:tcBorders>
          </w:tcPr>
          <w:p w14:paraId="18EB149D"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63B7A83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7BC324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296" w:type="dxa"/>
            <w:tcBorders>
              <w:top w:val="nil"/>
              <w:left w:val="nil"/>
              <w:bottom w:val="nil"/>
              <w:right w:val="nil"/>
            </w:tcBorders>
          </w:tcPr>
          <w:p w14:paraId="29E266E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8D7C7E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59503C" w14:paraId="6A5126C0" w14:textId="77777777" w:rsidTr="005C6FC2">
        <w:tc>
          <w:tcPr>
            <w:tcW w:w="245" w:type="dxa"/>
            <w:tcBorders>
              <w:top w:val="nil"/>
              <w:left w:val="nil"/>
              <w:bottom w:val="nil"/>
              <w:right w:val="nil"/>
            </w:tcBorders>
          </w:tcPr>
          <w:p w14:paraId="2B442501"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3C2A516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3E816C6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2.66</w:t>
            </w:r>
          </w:p>
        </w:tc>
        <w:tc>
          <w:tcPr>
            <w:tcW w:w="296" w:type="dxa"/>
            <w:tcBorders>
              <w:top w:val="nil"/>
              <w:left w:val="nil"/>
              <w:bottom w:val="nil"/>
              <w:right w:val="nil"/>
            </w:tcBorders>
          </w:tcPr>
          <w:p w14:paraId="0627932B"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19272F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r>
      <w:tr w:rsidR="0059503C" w14:paraId="4FC3A380" w14:textId="77777777" w:rsidTr="005C6FC2">
        <w:tc>
          <w:tcPr>
            <w:tcW w:w="245" w:type="dxa"/>
            <w:tcBorders>
              <w:top w:val="nil"/>
              <w:left w:val="nil"/>
              <w:bottom w:val="nil"/>
              <w:right w:val="nil"/>
            </w:tcBorders>
          </w:tcPr>
          <w:p w14:paraId="4648765B"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1C2A44D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CA0488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4C0BE52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AFD3AC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0.10</w:t>
            </w:r>
          </w:p>
        </w:tc>
      </w:tr>
      <w:tr w:rsidR="0059503C" w14:paraId="583B1A65" w14:textId="77777777" w:rsidTr="005C6FC2">
        <w:tc>
          <w:tcPr>
            <w:tcW w:w="245" w:type="dxa"/>
            <w:tcBorders>
              <w:top w:val="nil"/>
              <w:left w:val="nil"/>
              <w:bottom w:val="nil"/>
              <w:right w:val="nil"/>
            </w:tcBorders>
          </w:tcPr>
          <w:p w14:paraId="1F6457D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4F27C56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3CDE29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1.24</w:t>
            </w:r>
          </w:p>
        </w:tc>
        <w:tc>
          <w:tcPr>
            <w:tcW w:w="296" w:type="dxa"/>
            <w:tcBorders>
              <w:top w:val="nil"/>
              <w:left w:val="nil"/>
              <w:bottom w:val="nil"/>
              <w:right w:val="nil"/>
            </w:tcBorders>
          </w:tcPr>
          <w:p w14:paraId="4C7B1F63"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3C85A4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r>
      <w:tr w:rsidR="0059503C" w14:paraId="11C5379F" w14:textId="77777777" w:rsidTr="005C6FC2">
        <w:tc>
          <w:tcPr>
            <w:tcW w:w="245" w:type="dxa"/>
            <w:tcBorders>
              <w:top w:val="nil"/>
              <w:left w:val="nil"/>
              <w:bottom w:val="nil"/>
              <w:right w:val="nil"/>
            </w:tcBorders>
          </w:tcPr>
          <w:p w14:paraId="6E708A07"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441F8B9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296" w:type="dxa"/>
            <w:tcBorders>
              <w:top w:val="nil"/>
              <w:left w:val="nil"/>
              <w:bottom w:val="nil"/>
              <w:right w:val="nil"/>
            </w:tcBorders>
          </w:tcPr>
          <w:p w14:paraId="4A754DE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F0F3C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59503C" w14:paraId="688AD005" w14:textId="77777777" w:rsidTr="005C6FC2">
        <w:tc>
          <w:tcPr>
            <w:tcW w:w="245" w:type="dxa"/>
            <w:tcBorders>
              <w:top w:val="nil"/>
              <w:left w:val="nil"/>
              <w:bottom w:val="nil"/>
              <w:right w:val="nil"/>
            </w:tcBorders>
          </w:tcPr>
          <w:p w14:paraId="55F37AD2"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5074E498"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F726AB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5374E3F8"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59503C" w14:paraId="3E173346" w14:textId="77777777" w:rsidTr="005C6FC2">
        <w:tc>
          <w:tcPr>
            <w:tcW w:w="245" w:type="dxa"/>
            <w:tcBorders>
              <w:top w:val="nil"/>
              <w:left w:val="nil"/>
              <w:bottom w:val="single" w:sz="18" w:space="0" w:color="auto"/>
              <w:right w:val="nil"/>
            </w:tcBorders>
          </w:tcPr>
          <w:p w14:paraId="305B46C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296" w:type="dxa"/>
            <w:tcBorders>
              <w:top w:val="nil"/>
              <w:left w:val="nil"/>
              <w:bottom w:val="single" w:sz="18" w:space="0" w:color="auto"/>
              <w:right w:val="nil"/>
            </w:tcBorders>
          </w:tcPr>
          <w:p w14:paraId="23EB2B65" w14:textId="77777777" w:rsidR="0059503C" w:rsidRDefault="0059503C" w:rsidP="005C6FC2">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3575EF1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r w:rsidR="0049536E">
        <w:rPr>
          <w:rFonts w:ascii="Times New Roman" w:hAnsi="Times New Roman" w:cs="Times New Roman"/>
          <w:sz w:val="24"/>
          <w:szCs w:val="24"/>
          <w:lang w:val="en-US"/>
        </w:rPr>
        <w:t>, as well as the interactions predation × trait and population × trait (the latter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r>
        <w:rPr>
          <w:rFonts w:ascii="Times New Roman" w:hAnsi="Times New Roman" w:cs="Times New Roman"/>
          <w:sz w:val="24"/>
          <w:szCs w:val="24"/>
          <w:lang w:val="en-US"/>
        </w:rPr>
        <w:t xml:space="preserve">. Results are from linear mixed models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13442C" w14:paraId="2EA24E32" w14:textId="77777777" w:rsidTr="005C6FC2">
        <w:trPr>
          <w:cantSplit/>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13442C" w14:paraId="31CA3ADA" w14:textId="77777777" w:rsidTr="005C6FC2">
        <w:trPr>
          <w:cantSplit/>
        </w:trPr>
        <w:tc>
          <w:tcPr>
            <w:tcW w:w="3056" w:type="dxa"/>
            <w:vMerge/>
            <w:tcBorders>
              <w:top w:val="nil"/>
              <w:left w:val="nil"/>
              <w:bottom w:val="single" w:sz="18" w:space="0" w:color="auto"/>
              <w:right w:val="nil"/>
            </w:tcBorders>
          </w:tcPr>
          <w:p w14:paraId="239EA0AB" w14:textId="77777777" w:rsidR="0013442C" w:rsidRDefault="0013442C" w:rsidP="005C6FC2">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13442C" w14:paraId="6949355F" w14:textId="77777777" w:rsidTr="005C6FC2">
        <w:tc>
          <w:tcPr>
            <w:tcW w:w="3056" w:type="dxa"/>
            <w:tcBorders>
              <w:top w:val="single" w:sz="4" w:space="0" w:color="auto"/>
              <w:left w:val="nil"/>
              <w:bottom w:val="nil"/>
              <w:right w:val="nil"/>
            </w:tcBorders>
          </w:tcPr>
          <w:p w14:paraId="3640862D"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8.60**</w:t>
            </w:r>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13.53***</w:t>
            </w:r>
          </w:p>
        </w:tc>
      </w:tr>
      <w:tr w:rsidR="0013442C" w14:paraId="1442BA8A" w14:textId="77777777" w:rsidTr="005C6FC2">
        <w:tc>
          <w:tcPr>
            <w:tcW w:w="3056" w:type="dxa"/>
            <w:tcBorders>
              <w:top w:val="nil"/>
              <w:left w:val="nil"/>
              <w:bottom w:val="nil"/>
              <w:right w:val="nil"/>
            </w:tcBorders>
          </w:tcPr>
          <w:p w14:paraId="38915C7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3B94609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22.09***</w:t>
            </w:r>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13442C" w14:paraId="4D624611" w14:textId="77777777" w:rsidTr="005C6FC2">
        <w:tc>
          <w:tcPr>
            <w:tcW w:w="3056" w:type="dxa"/>
            <w:tcBorders>
              <w:top w:val="nil"/>
              <w:left w:val="nil"/>
              <w:bottom w:val="nil"/>
              <w:right w:val="nil"/>
            </w:tcBorders>
          </w:tcPr>
          <w:p w14:paraId="5EFB0CA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60208E26"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2.11</w:t>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2.83</w:t>
            </w:r>
          </w:p>
        </w:tc>
      </w:tr>
      <w:tr w:rsidR="0013442C" w14:paraId="2C3868F8" w14:textId="77777777" w:rsidTr="005C6FC2">
        <w:tc>
          <w:tcPr>
            <w:tcW w:w="3056" w:type="dxa"/>
            <w:tcBorders>
              <w:top w:val="nil"/>
              <w:left w:val="nil"/>
              <w:bottom w:val="nil"/>
              <w:right w:val="nil"/>
            </w:tcBorders>
          </w:tcPr>
          <w:p w14:paraId="4E26E985" w14:textId="77777777" w:rsidR="0013442C" w:rsidRDefault="0013442C" w:rsidP="005C6F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13442C" w14:paraId="06D0BDE2" w14:textId="77777777" w:rsidTr="005C6FC2">
        <w:tc>
          <w:tcPr>
            <w:tcW w:w="3056" w:type="dxa"/>
            <w:tcBorders>
              <w:top w:val="nil"/>
              <w:left w:val="nil"/>
              <w:bottom w:val="nil"/>
              <w:right w:val="nil"/>
            </w:tcBorders>
          </w:tcPr>
          <w:p w14:paraId="0B1FAAA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58E31AE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15.38***</w:t>
            </w:r>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13442C" w14:paraId="34065C8F" w14:textId="77777777" w:rsidTr="005C6FC2">
        <w:tc>
          <w:tcPr>
            <w:tcW w:w="3056" w:type="dxa"/>
            <w:tcBorders>
              <w:top w:val="nil"/>
              <w:left w:val="nil"/>
              <w:bottom w:val="nil"/>
              <w:right w:val="nil"/>
            </w:tcBorders>
          </w:tcPr>
          <w:p w14:paraId="1111290C"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5A606FB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13442C" w14:paraId="707073FB" w14:textId="77777777" w:rsidTr="005C6FC2">
        <w:tc>
          <w:tcPr>
            <w:tcW w:w="3056" w:type="dxa"/>
            <w:tcBorders>
              <w:top w:val="nil"/>
              <w:left w:val="nil"/>
              <w:bottom w:val="single" w:sz="18" w:space="0" w:color="auto"/>
              <w:right w:val="nil"/>
            </w:tcBorders>
          </w:tcPr>
          <w:p w14:paraId="7319978A"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44124DFA" w:rsidR="005216AB" w:rsidRPr="0068393E"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p>
    <w:tbl>
      <w:tblPr>
        <w:tblW w:w="8877" w:type="dxa"/>
        <w:tblInd w:w="-106" w:type="dxa"/>
        <w:tblLayout w:type="fixed"/>
        <w:tblLook w:val="0000" w:firstRow="0" w:lastRow="0" w:firstColumn="0" w:lastColumn="0" w:noHBand="0" w:noVBand="0"/>
      </w:tblPr>
      <w:tblGrid>
        <w:gridCol w:w="236"/>
        <w:gridCol w:w="3974"/>
        <w:gridCol w:w="456"/>
        <w:gridCol w:w="1582"/>
        <w:gridCol w:w="658"/>
        <w:gridCol w:w="507"/>
        <w:gridCol w:w="1464"/>
      </w:tblGrid>
      <w:tr w:rsidR="00F258D5" w14:paraId="12D10162" w14:textId="77777777" w:rsidTr="00E67248">
        <w:trPr>
          <w:cantSplit/>
        </w:trPr>
        <w:tc>
          <w:tcPr>
            <w:tcW w:w="4210" w:type="dxa"/>
            <w:gridSpan w:val="2"/>
            <w:vMerge w:val="restart"/>
            <w:tcBorders>
              <w:top w:val="single" w:sz="18" w:space="0" w:color="auto"/>
              <w:left w:val="nil"/>
              <w:bottom w:val="nil"/>
              <w:right w:val="nil"/>
            </w:tcBorders>
            <w:vAlign w:val="center"/>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E67248">
        <w:trPr>
          <w:cantSplit/>
        </w:trPr>
        <w:tc>
          <w:tcPr>
            <w:tcW w:w="4210" w:type="dxa"/>
            <w:gridSpan w:val="2"/>
            <w:vMerge/>
            <w:tcBorders>
              <w:top w:val="nil"/>
              <w:left w:val="nil"/>
              <w:bottom w:val="single" w:sz="18" w:space="0" w:color="auto"/>
              <w:right w:val="nil"/>
            </w:tcBorders>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
          <w:p w14:paraId="5A7CAF0E" w14:textId="77777777" w:rsidR="00F258D5" w:rsidRDefault="00F258D5"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582" w:type="dxa"/>
            <w:tcBorders>
              <w:top w:val="single" w:sz="2" w:space="0" w:color="auto"/>
              <w:left w:val="nil"/>
              <w:bottom w:val="single" w:sz="2" w:space="0" w:color="auto"/>
              <w:right w:val="nil"/>
            </w:tcBorders>
            <w:vAlign w:val="center"/>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4" w:type="dxa"/>
            <w:tcBorders>
              <w:top w:val="single" w:sz="2" w:space="0" w:color="auto"/>
              <w:left w:val="nil"/>
              <w:bottom w:val="single" w:sz="2" w:space="0" w:color="auto"/>
              <w:right w:val="nil"/>
            </w:tcBorders>
            <w:vAlign w:val="center"/>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E67248">
        <w:tc>
          <w:tcPr>
            <w:tcW w:w="4210" w:type="dxa"/>
            <w:gridSpan w:val="2"/>
            <w:tcBorders>
              <w:top w:val="single" w:sz="18" w:space="0" w:color="auto"/>
              <w:left w:val="nil"/>
              <w:bottom w:val="single" w:sz="4" w:space="0" w:color="auto"/>
              <w:right w:val="nil"/>
            </w:tcBorders>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E67248">
        <w:tc>
          <w:tcPr>
            <w:tcW w:w="236" w:type="dxa"/>
            <w:tcBorders>
              <w:top w:val="single" w:sz="4" w:space="0" w:color="auto"/>
              <w:left w:val="nil"/>
              <w:bottom w:val="nil"/>
              <w:right w:val="nil"/>
            </w:tcBorders>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3C3C5201" w14:textId="0D463FC6"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658" w:type="dxa"/>
            <w:tcBorders>
              <w:top w:val="single" w:sz="4" w:space="0" w:color="auto"/>
              <w:left w:val="nil"/>
              <w:bottom w:val="nil"/>
              <w:right w:val="nil"/>
            </w:tcBorders>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464CDE3F" w14:textId="5B093B23"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0.81</w:t>
            </w:r>
          </w:p>
        </w:tc>
      </w:tr>
      <w:tr w:rsidR="00F258D5" w14:paraId="21FAAC7E" w14:textId="77777777" w:rsidTr="00E67248">
        <w:tc>
          <w:tcPr>
            <w:tcW w:w="236" w:type="dxa"/>
            <w:tcBorders>
              <w:top w:val="nil"/>
              <w:left w:val="nil"/>
              <w:bottom w:val="nil"/>
              <w:right w:val="nil"/>
            </w:tcBorders>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60FDD56D" w14:textId="0C2E8E0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16.23***</w:t>
            </w:r>
          </w:p>
        </w:tc>
        <w:tc>
          <w:tcPr>
            <w:tcW w:w="658" w:type="dxa"/>
            <w:tcBorders>
              <w:top w:val="nil"/>
              <w:left w:val="nil"/>
              <w:bottom w:val="nil"/>
              <w:right w:val="nil"/>
            </w:tcBorders>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EB1112" w14:textId="350A63F7"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10.13</w:t>
            </w:r>
            <w:r w:rsidR="00F258D5">
              <w:rPr>
                <w:rFonts w:ascii="Times New Roman" w:hAnsi="Times New Roman" w:cs="Times New Roman"/>
                <w:sz w:val="24"/>
                <w:szCs w:val="24"/>
                <w:lang w:val="en-US"/>
              </w:rPr>
              <w:t>**</w:t>
            </w:r>
          </w:p>
        </w:tc>
      </w:tr>
      <w:tr w:rsidR="00F258D5" w:rsidRPr="00F258D5" w14:paraId="7A02D212" w14:textId="77777777" w:rsidTr="00E67248">
        <w:tc>
          <w:tcPr>
            <w:tcW w:w="236" w:type="dxa"/>
            <w:tcBorders>
              <w:top w:val="nil"/>
              <w:left w:val="nil"/>
              <w:bottom w:val="nil"/>
              <w:right w:val="nil"/>
            </w:tcBorders>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2AFA6C" w14:textId="0DA6553C"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658" w:type="dxa"/>
            <w:tcBorders>
              <w:top w:val="nil"/>
              <w:left w:val="nil"/>
              <w:bottom w:val="nil"/>
              <w:right w:val="nil"/>
            </w:tcBorders>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48CD638" w14:textId="41209F4F"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F258D5" w:rsidRPr="00F258D5" w14:paraId="3F0D7C72" w14:textId="77777777" w:rsidTr="00E67248">
        <w:tc>
          <w:tcPr>
            <w:tcW w:w="236" w:type="dxa"/>
            <w:tcBorders>
              <w:top w:val="nil"/>
              <w:left w:val="nil"/>
              <w:bottom w:val="nil"/>
              <w:right w:val="nil"/>
            </w:tcBorders>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E67248">
        <w:tc>
          <w:tcPr>
            <w:tcW w:w="236" w:type="dxa"/>
            <w:tcBorders>
              <w:top w:val="nil"/>
              <w:left w:val="nil"/>
              <w:bottom w:val="nil"/>
              <w:right w:val="nil"/>
            </w:tcBorders>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E67248">
        <w:tc>
          <w:tcPr>
            <w:tcW w:w="236" w:type="dxa"/>
            <w:tcBorders>
              <w:top w:val="nil"/>
              <w:left w:val="nil"/>
              <w:bottom w:val="nil"/>
              <w:right w:val="nil"/>
            </w:tcBorders>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E67248">
        <w:tc>
          <w:tcPr>
            <w:tcW w:w="236" w:type="dxa"/>
            <w:tcBorders>
              <w:top w:val="nil"/>
              <w:left w:val="nil"/>
              <w:bottom w:val="nil"/>
              <w:right w:val="nil"/>
            </w:tcBorders>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E67248">
        <w:tc>
          <w:tcPr>
            <w:tcW w:w="4210" w:type="dxa"/>
            <w:gridSpan w:val="2"/>
            <w:tcBorders>
              <w:top w:val="nil"/>
              <w:left w:val="nil"/>
              <w:bottom w:val="single" w:sz="4" w:space="0" w:color="auto"/>
              <w:right w:val="nil"/>
            </w:tcBorders>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E67248">
        <w:tc>
          <w:tcPr>
            <w:tcW w:w="236" w:type="dxa"/>
            <w:tcBorders>
              <w:top w:val="single" w:sz="4" w:space="0" w:color="auto"/>
              <w:left w:val="nil"/>
              <w:bottom w:val="nil"/>
              <w:right w:val="nil"/>
            </w:tcBorders>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4092E3EB" w14:textId="1B8C829A"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658" w:type="dxa"/>
            <w:tcBorders>
              <w:top w:val="single" w:sz="4" w:space="0" w:color="auto"/>
              <w:left w:val="nil"/>
              <w:bottom w:val="nil"/>
              <w:right w:val="nil"/>
            </w:tcBorders>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0A5787B8" w14:textId="787B0CCF"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225252AB" w14:textId="77777777" w:rsidTr="00E67248">
        <w:tc>
          <w:tcPr>
            <w:tcW w:w="236" w:type="dxa"/>
            <w:tcBorders>
              <w:top w:val="nil"/>
              <w:left w:val="nil"/>
              <w:bottom w:val="nil"/>
              <w:right w:val="nil"/>
            </w:tcBorders>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4D2E5F61" w14:textId="23A74A4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658" w:type="dxa"/>
            <w:tcBorders>
              <w:top w:val="nil"/>
              <w:left w:val="nil"/>
              <w:bottom w:val="nil"/>
              <w:right w:val="nil"/>
            </w:tcBorders>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20D4E498" w14:textId="63D8460D"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1.73</w:t>
            </w:r>
          </w:p>
        </w:tc>
      </w:tr>
      <w:tr w:rsidR="00F258D5" w14:paraId="0320C34D" w14:textId="77777777" w:rsidTr="00E67248">
        <w:tc>
          <w:tcPr>
            <w:tcW w:w="236" w:type="dxa"/>
            <w:tcBorders>
              <w:top w:val="nil"/>
              <w:left w:val="nil"/>
              <w:bottom w:val="nil"/>
              <w:right w:val="nil"/>
            </w:tcBorders>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1BCC294" w14:textId="7B04418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658" w:type="dxa"/>
            <w:tcBorders>
              <w:top w:val="nil"/>
              <w:left w:val="nil"/>
              <w:bottom w:val="nil"/>
              <w:right w:val="nil"/>
            </w:tcBorders>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E67248">
        <w:tc>
          <w:tcPr>
            <w:tcW w:w="236" w:type="dxa"/>
            <w:tcBorders>
              <w:top w:val="nil"/>
              <w:left w:val="nil"/>
              <w:bottom w:val="nil"/>
              <w:right w:val="nil"/>
            </w:tcBorders>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E67248">
        <w:tc>
          <w:tcPr>
            <w:tcW w:w="236" w:type="dxa"/>
            <w:tcBorders>
              <w:top w:val="nil"/>
              <w:left w:val="nil"/>
              <w:bottom w:val="nil"/>
              <w:right w:val="nil"/>
            </w:tcBorders>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3218F" w14:textId="6D52CBF4"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F258D5" w14:paraId="25BF7BCF" w14:textId="77777777" w:rsidTr="00E67248">
        <w:tc>
          <w:tcPr>
            <w:tcW w:w="236" w:type="dxa"/>
            <w:tcBorders>
              <w:top w:val="nil"/>
              <w:left w:val="nil"/>
              <w:bottom w:val="nil"/>
              <w:right w:val="nil"/>
            </w:tcBorders>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E67248">
        <w:tc>
          <w:tcPr>
            <w:tcW w:w="236" w:type="dxa"/>
            <w:tcBorders>
              <w:top w:val="nil"/>
              <w:left w:val="nil"/>
              <w:bottom w:val="nil"/>
              <w:right w:val="nil"/>
            </w:tcBorders>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E04332" w14:textId="1C674FD8"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3.63</w:t>
            </w:r>
          </w:p>
        </w:tc>
        <w:tc>
          <w:tcPr>
            <w:tcW w:w="658" w:type="dxa"/>
            <w:tcBorders>
              <w:top w:val="nil"/>
              <w:left w:val="nil"/>
              <w:bottom w:val="nil"/>
              <w:right w:val="nil"/>
            </w:tcBorders>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2947C4" w14:textId="426EE337"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68F41F7D" w14:textId="77777777" w:rsidTr="00E67248">
        <w:tc>
          <w:tcPr>
            <w:tcW w:w="236" w:type="dxa"/>
            <w:tcBorders>
              <w:top w:val="nil"/>
              <w:left w:val="nil"/>
              <w:bottom w:val="nil"/>
              <w:right w:val="nil"/>
            </w:tcBorders>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1DB7FAFD" w14:textId="330F955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0.78</w:t>
            </w:r>
          </w:p>
        </w:tc>
        <w:tc>
          <w:tcPr>
            <w:tcW w:w="658" w:type="dxa"/>
            <w:tcBorders>
              <w:top w:val="nil"/>
              <w:left w:val="nil"/>
              <w:bottom w:val="nil"/>
              <w:right w:val="nil"/>
            </w:tcBorders>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283E4FB" w14:textId="77E0F4B5"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F258D5" w14:paraId="2A4E72E7" w14:textId="77777777" w:rsidTr="00E67248">
        <w:tc>
          <w:tcPr>
            <w:tcW w:w="236" w:type="dxa"/>
            <w:tcBorders>
              <w:top w:val="nil"/>
              <w:left w:val="nil"/>
              <w:bottom w:val="nil"/>
              <w:right w:val="nil"/>
            </w:tcBorders>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2AC2F37" w14:textId="0C18B63F"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658" w:type="dxa"/>
            <w:tcBorders>
              <w:top w:val="nil"/>
              <w:left w:val="nil"/>
              <w:bottom w:val="nil"/>
              <w:right w:val="nil"/>
            </w:tcBorders>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6ADF2F6" w14:textId="2B145758"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74</w:t>
            </w:r>
          </w:p>
        </w:tc>
      </w:tr>
      <w:tr w:rsidR="00F258D5" w14:paraId="1E46BD1F" w14:textId="77777777" w:rsidTr="00E67248">
        <w:tc>
          <w:tcPr>
            <w:tcW w:w="236" w:type="dxa"/>
            <w:tcBorders>
              <w:top w:val="nil"/>
              <w:left w:val="nil"/>
              <w:bottom w:val="nil"/>
              <w:right w:val="nil"/>
            </w:tcBorders>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E67248">
        <w:tc>
          <w:tcPr>
            <w:tcW w:w="236" w:type="dxa"/>
            <w:tcBorders>
              <w:top w:val="nil"/>
              <w:left w:val="nil"/>
              <w:bottom w:val="nil"/>
              <w:right w:val="nil"/>
            </w:tcBorders>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E67248">
        <w:tc>
          <w:tcPr>
            <w:tcW w:w="236" w:type="dxa"/>
            <w:tcBorders>
              <w:top w:val="nil"/>
              <w:left w:val="nil"/>
              <w:bottom w:val="single" w:sz="18" w:space="0" w:color="auto"/>
              <w:right w:val="nil"/>
            </w:tcBorders>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
          <w:p w14:paraId="4352411B" w14:textId="77777777" w:rsidR="00F258D5" w:rsidRDefault="00F258D5" w:rsidP="00E67248">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P. </w:t>
      </w:r>
      <w:proofErr w:type="spellStart"/>
      <w:r w:rsidR="00245AFD">
        <w:rPr>
          <w:rFonts w:ascii="Times New Roman" w:hAnsi="Times New Roman" w:cs="Times New Roman"/>
          <w:i/>
          <w:sz w:val="24"/>
          <w:lang w:val="en-US"/>
        </w:rPr>
        <w:t>alcon</w:t>
      </w:r>
      <w:proofErr w:type="spellEnd"/>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G. </w:t>
      </w:r>
      <w:proofErr w:type="spellStart"/>
      <w:r w:rsidR="00245AFD">
        <w:rPr>
          <w:rFonts w:ascii="Times New Roman" w:hAnsi="Times New Roman" w:cs="Times New Roman"/>
          <w:i/>
          <w:sz w:val="24"/>
          <w:lang w:val="en-US"/>
        </w:rPr>
        <w:t>pneumonanthe</w:t>
      </w:r>
      <w:proofErr w:type="spellEnd"/>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 xml:space="preserve">P. </w:t>
      </w:r>
      <w:proofErr w:type="spellStart"/>
      <w:r w:rsidR="005B4E3C" w:rsidRPr="005B4E3C">
        <w:rPr>
          <w:rFonts w:ascii="Times New Roman" w:hAnsi="Times New Roman" w:cs="Times New Roman"/>
          <w:i/>
          <w:sz w:val="24"/>
          <w:szCs w:val="24"/>
          <w:lang w:val="en-US" w:eastAsia="es-ES"/>
        </w:rPr>
        <w:t>alcon</w:t>
      </w:r>
      <w:proofErr w:type="spellEnd"/>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 xml:space="preserve">G. </w:t>
      </w:r>
      <w:proofErr w:type="spellStart"/>
      <w:r w:rsidR="005B4E3C">
        <w:rPr>
          <w:rFonts w:ascii="Times New Roman" w:hAnsi="Times New Roman" w:cs="Times New Roman"/>
          <w:i/>
          <w:sz w:val="24"/>
          <w:lang w:val="en-US"/>
        </w:rPr>
        <w:t>pneumonanthe</w:t>
      </w:r>
      <w:proofErr w:type="spellEnd"/>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 xml:space="preserve">G. </w:t>
      </w:r>
      <w:proofErr w:type="spellStart"/>
      <w:r w:rsidR="00D9101E" w:rsidRPr="00EB6DC8">
        <w:rPr>
          <w:rFonts w:ascii="Times New Roman" w:hAnsi="Times New Roman" w:cs="Times New Roman"/>
          <w:i/>
          <w:sz w:val="24"/>
          <w:szCs w:val="24"/>
          <w:lang w:val="en-US" w:eastAsia="es-ES"/>
        </w:rPr>
        <w:t>pneumonanthe</w:t>
      </w:r>
      <w:proofErr w:type="spellEnd"/>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 xml:space="preserve">P. </w:t>
      </w:r>
      <w:proofErr w:type="spellStart"/>
      <w:r w:rsidR="00D9101E" w:rsidRPr="00D9101E">
        <w:rPr>
          <w:rFonts w:ascii="Times New Roman" w:hAnsi="Times New Roman" w:cs="Times New Roman"/>
          <w:i/>
          <w:sz w:val="24"/>
          <w:szCs w:val="24"/>
          <w:lang w:val="en-US" w:eastAsia="es-ES"/>
        </w:rPr>
        <w:t>alcon</w:t>
      </w:r>
      <w:proofErr w:type="spellEnd"/>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 xml:space="preserve">P. </w:t>
      </w:r>
      <w:proofErr w:type="spellStart"/>
      <w:r w:rsidR="00D9101E">
        <w:rPr>
          <w:rFonts w:ascii="Times New Roman" w:hAnsi="Times New Roman" w:cs="Times New Roman"/>
          <w:i/>
          <w:sz w:val="24"/>
          <w:lang w:val="en-US"/>
        </w:rPr>
        <w:t>alcon</w:t>
      </w:r>
      <w:proofErr w:type="spellEnd"/>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 xml:space="preserve">G. </w:t>
      </w:r>
      <w:proofErr w:type="spellStart"/>
      <w:r w:rsidR="00D9101E">
        <w:rPr>
          <w:rFonts w:ascii="Times New Roman" w:hAnsi="Times New Roman" w:cs="Times New Roman"/>
          <w:i/>
          <w:sz w:val="24"/>
          <w:lang w:val="en-US"/>
        </w:rPr>
        <w:t>pneumonanthe</w:t>
      </w:r>
      <w:proofErr w:type="spellEnd"/>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22C2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039FBC" w14:textId="77777777" w:rsidR="00110C5C" w:rsidRDefault="00110C5C">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405CBB57" w14:textId="77777777" w:rsidR="00110C5C" w:rsidRDefault="00110C5C">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3F3BAC" w:rsidRDefault="003F3BAC"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3F3BAC" w:rsidRDefault="003F3BAC"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3F3BAC" w:rsidRDefault="003F3BA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393E1C">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3F3BAC" w:rsidRDefault="003F3BAC">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3F3BAC" w:rsidRDefault="003F3BA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393E1C">
      <w:rPr>
        <w:rFonts w:ascii="Times New Roman" w:hAnsi="Times New Roman" w:cs="Times New Roman"/>
        <w:noProof/>
        <w:sz w:val="24"/>
        <w:szCs w:val="24"/>
      </w:rPr>
      <w:t>16</w:t>
    </w:r>
    <w:r>
      <w:rPr>
        <w:rFonts w:ascii="Times New Roman" w:hAnsi="Times New Roman" w:cs="Times New Roman"/>
        <w:sz w:val="24"/>
        <w:szCs w:val="24"/>
      </w:rPr>
      <w:fldChar w:fldCharType="end"/>
    </w:r>
  </w:p>
  <w:p w14:paraId="47931C2A" w14:textId="77777777" w:rsidR="003F3BAC" w:rsidRDefault="003F3BAC">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15D97" w14:textId="77777777" w:rsidR="00110C5C" w:rsidRDefault="00110C5C">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4CEFFDE" w14:textId="77777777" w:rsidR="00110C5C" w:rsidRDefault="00110C5C">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hrlen">
    <w15:presenceInfo w15:providerId="None" w15:userId="ehr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C6FB2"/>
    <w:rsid w:val="000D5DE6"/>
    <w:rsid w:val="000D649E"/>
    <w:rsid w:val="000F4F62"/>
    <w:rsid w:val="000F5D1C"/>
    <w:rsid w:val="00101B0A"/>
    <w:rsid w:val="0010537E"/>
    <w:rsid w:val="00106F24"/>
    <w:rsid w:val="00110C5C"/>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2A4F"/>
    <w:rsid w:val="00184815"/>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46E80"/>
    <w:rsid w:val="00263494"/>
    <w:rsid w:val="00263BF3"/>
    <w:rsid w:val="00267BD6"/>
    <w:rsid w:val="00274278"/>
    <w:rsid w:val="002824DF"/>
    <w:rsid w:val="00285C37"/>
    <w:rsid w:val="00293058"/>
    <w:rsid w:val="002A3221"/>
    <w:rsid w:val="002B0544"/>
    <w:rsid w:val="002B0AFA"/>
    <w:rsid w:val="002B3143"/>
    <w:rsid w:val="002C2BE7"/>
    <w:rsid w:val="002C5A93"/>
    <w:rsid w:val="002D428B"/>
    <w:rsid w:val="002E105E"/>
    <w:rsid w:val="002E5DA3"/>
    <w:rsid w:val="002F4894"/>
    <w:rsid w:val="00301E88"/>
    <w:rsid w:val="00303ED6"/>
    <w:rsid w:val="003202BD"/>
    <w:rsid w:val="00321F1A"/>
    <w:rsid w:val="003238BC"/>
    <w:rsid w:val="00324327"/>
    <w:rsid w:val="003372F6"/>
    <w:rsid w:val="00340273"/>
    <w:rsid w:val="00341A18"/>
    <w:rsid w:val="003461A4"/>
    <w:rsid w:val="003472E4"/>
    <w:rsid w:val="00365672"/>
    <w:rsid w:val="00366CD6"/>
    <w:rsid w:val="00366D82"/>
    <w:rsid w:val="003745EE"/>
    <w:rsid w:val="003812ED"/>
    <w:rsid w:val="00391598"/>
    <w:rsid w:val="00392549"/>
    <w:rsid w:val="00393A9B"/>
    <w:rsid w:val="00393E1C"/>
    <w:rsid w:val="0039401E"/>
    <w:rsid w:val="003953F3"/>
    <w:rsid w:val="003A1E2B"/>
    <w:rsid w:val="003A39FB"/>
    <w:rsid w:val="003D1A99"/>
    <w:rsid w:val="003E54F1"/>
    <w:rsid w:val="003F2477"/>
    <w:rsid w:val="003F3BAC"/>
    <w:rsid w:val="00404C66"/>
    <w:rsid w:val="00405A95"/>
    <w:rsid w:val="004146B5"/>
    <w:rsid w:val="004204EA"/>
    <w:rsid w:val="0042596D"/>
    <w:rsid w:val="00427701"/>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7002"/>
    <w:rsid w:val="005F0E3B"/>
    <w:rsid w:val="005F7746"/>
    <w:rsid w:val="006030E0"/>
    <w:rsid w:val="00606247"/>
    <w:rsid w:val="00606929"/>
    <w:rsid w:val="006107FC"/>
    <w:rsid w:val="006223D7"/>
    <w:rsid w:val="00626FAC"/>
    <w:rsid w:val="00633CD7"/>
    <w:rsid w:val="0063728F"/>
    <w:rsid w:val="00650C7C"/>
    <w:rsid w:val="006702A0"/>
    <w:rsid w:val="006762D4"/>
    <w:rsid w:val="00681ECC"/>
    <w:rsid w:val="0068393E"/>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A5C7B"/>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37515"/>
    <w:rsid w:val="00840019"/>
    <w:rsid w:val="008476C5"/>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351D8"/>
    <w:rsid w:val="00B504E3"/>
    <w:rsid w:val="00B50831"/>
    <w:rsid w:val="00B5148E"/>
    <w:rsid w:val="00B53242"/>
    <w:rsid w:val="00B6126B"/>
    <w:rsid w:val="00B6280F"/>
    <w:rsid w:val="00B648C6"/>
    <w:rsid w:val="00B65D0C"/>
    <w:rsid w:val="00B725CC"/>
    <w:rsid w:val="00B73FEB"/>
    <w:rsid w:val="00B750E8"/>
    <w:rsid w:val="00B75F3A"/>
    <w:rsid w:val="00B946C4"/>
    <w:rsid w:val="00BC3BD8"/>
    <w:rsid w:val="00C0430A"/>
    <w:rsid w:val="00C06139"/>
    <w:rsid w:val="00C07F28"/>
    <w:rsid w:val="00C1138F"/>
    <w:rsid w:val="00C11AFB"/>
    <w:rsid w:val="00C13CD0"/>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C3751"/>
    <w:rsid w:val="00DF0233"/>
    <w:rsid w:val="00DF1AEB"/>
    <w:rsid w:val="00DF3CC9"/>
    <w:rsid w:val="00E024EC"/>
    <w:rsid w:val="00E04722"/>
    <w:rsid w:val="00E133B9"/>
    <w:rsid w:val="00E36A34"/>
    <w:rsid w:val="00E40788"/>
    <w:rsid w:val="00E45B4F"/>
    <w:rsid w:val="00E45F0C"/>
    <w:rsid w:val="00E50DE4"/>
    <w:rsid w:val="00E632FE"/>
    <w:rsid w:val="00E67248"/>
    <w:rsid w:val="00E77428"/>
    <w:rsid w:val="00E83520"/>
    <w:rsid w:val="00E8677F"/>
    <w:rsid w:val="00E93DFC"/>
    <w:rsid w:val="00EA0A6F"/>
    <w:rsid w:val="00EA1D89"/>
    <w:rsid w:val="00EB5928"/>
    <w:rsid w:val="00EC03FE"/>
    <w:rsid w:val="00EF5684"/>
    <w:rsid w:val="00EF7BDB"/>
    <w:rsid w:val="00F05441"/>
    <w:rsid w:val="00F05F60"/>
    <w:rsid w:val="00F06981"/>
    <w:rsid w:val="00F06ECA"/>
    <w:rsid w:val="00F1366C"/>
    <w:rsid w:val="00F16AC6"/>
    <w:rsid w:val="00F20E62"/>
    <w:rsid w:val="00F21DAF"/>
    <w:rsid w:val="00F258D5"/>
    <w:rsid w:val="00F26DF3"/>
    <w:rsid w:val="00F30052"/>
    <w:rsid w:val="00F33655"/>
    <w:rsid w:val="00F3768B"/>
    <w:rsid w:val="00F4590E"/>
    <w:rsid w:val="00F661E8"/>
    <w:rsid w:val="00F701F0"/>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6268">
      <w:bodyDiv w:val="1"/>
      <w:marLeft w:val="0"/>
      <w:marRight w:val="0"/>
      <w:marTop w:val="0"/>
      <w:marBottom w:val="0"/>
      <w:divBdr>
        <w:top w:val="none" w:sz="0" w:space="0" w:color="auto"/>
        <w:left w:val="none" w:sz="0" w:space="0" w:color="auto"/>
        <w:bottom w:val="none" w:sz="0" w:space="0" w:color="auto"/>
        <w:right w:val="none" w:sz="0" w:space="0" w:color="auto"/>
      </w:divBdr>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R-project.org/" TargetMode="Externa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41430-D8B6-4BE8-A4DA-CE07B6DD1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48</Pages>
  <Words>10676</Words>
  <Characters>58721</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69259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8</cp:revision>
  <cp:lastPrinted>2016-09-14T15:02:00Z</cp:lastPrinted>
  <dcterms:created xsi:type="dcterms:W3CDTF">2016-09-30T16:35:00Z</dcterms:created>
  <dcterms:modified xsi:type="dcterms:W3CDTF">2016-10-03T09:07:00Z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