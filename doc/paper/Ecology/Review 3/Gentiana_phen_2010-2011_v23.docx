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Valdés, Alicia* and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7D89C82D"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w:t>
      </w:r>
      <w:r w:rsidR="00F701F0">
        <w:rPr>
          <w:rFonts w:ascii="Times New Roman" w:hAnsi="Times New Roman" w:cs="Times New Roman"/>
          <w:sz w:val="24"/>
          <w:szCs w:val="24"/>
          <w:lang w:val="en-US"/>
        </w:rPr>
        <w:t xml:space="preserve">the time of </w:t>
      </w:r>
      <w:r w:rsidR="004B2ED9">
        <w:rPr>
          <w:rFonts w:ascii="Times New Roman" w:hAnsi="Times New Roman" w:cs="Times New Roman"/>
          <w:sz w:val="24"/>
          <w:szCs w:val="24"/>
          <w:lang w:val="en-US"/>
        </w:rPr>
        <w:t>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2C28F78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-Benavides et al., 2011) and by species interactions (</w:t>
      </w:r>
      <w:proofErr w:type="spellStart"/>
      <w:r>
        <w:rPr>
          <w:rFonts w:ascii="Times New Roman" w:hAnsi="Times New Roman" w:cs="Times New Roman"/>
          <w:sz w:val="24"/>
          <w:szCs w:val="24"/>
          <w:lang w:val="en-US"/>
        </w:rPr>
        <w:t>Elzinga</w:t>
      </w:r>
      <w:proofErr w:type="spellEnd"/>
      <w:r>
        <w:rPr>
          <w:rFonts w:ascii="Times New Roman" w:hAnsi="Times New Roman" w:cs="Times New Roman"/>
          <w:sz w:val="24"/>
          <w:szCs w:val="24"/>
          <w:lang w:val="en-US"/>
        </w:rPr>
        <w:t xml:space="preserve"> et al., 2007,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 xml:space="preserve">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w:t>
      </w:r>
      <w:proofErr w:type="spellStart"/>
      <w:r>
        <w:rPr>
          <w:rFonts w:ascii="Times New Roman" w:hAnsi="Times New Roman" w:cs="Times New Roman"/>
          <w:sz w:val="24"/>
          <w:szCs w:val="24"/>
          <w:lang w:val="en-US"/>
        </w:rPr>
        <w:t>Chapurlat</w:t>
      </w:r>
      <w:proofErr w:type="spellEnd"/>
      <w:r>
        <w:rPr>
          <w:rFonts w:ascii="Times New Roman" w:hAnsi="Times New Roman" w:cs="Times New Roman"/>
          <w:sz w:val="24"/>
          <w:szCs w:val="24"/>
          <w:lang w:val="en-US"/>
        </w:rPr>
        <w:t xml:space="preserve">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w:t>
      </w:r>
      <w:proofErr w:type="spellStart"/>
      <w:r>
        <w:rPr>
          <w:rFonts w:ascii="Times New Roman" w:hAnsi="Times New Roman" w:cs="Times New Roman"/>
          <w:sz w:val="24"/>
          <w:szCs w:val="24"/>
          <w:lang w:val="en-US"/>
        </w:rPr>
        <w:t>König</w:t>
      </w:r>
      <w:proofErr w:type="spellEnd"/>
      <w:r>
        <w:rPr>
          <w:rFonts w:ascii="Times New Roman" w:hAnsi="Times New Roman" w:cs="Times New Roman"/>
          <w:sz w:val="24"/>
          <w:szCs w:val="24"/>
          <w:lang w:val="en-US"/>
        </w:rPr>
        <w:t xml:space="preserve">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6E7F1175"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and may result in local adaptation and adaptive population divergence. For plant-animal interactions, differences in selection on plant traits among populations or years </w:t>
      </w:r>
      <w:r w:rsidR="002824DF">
        <w:rPr>
          <w:rFonts w:ascii="Times New Roman" w:hAnsi="Times New Roman" w:cs="Times New Roman"/>
          <w:sz w:val="24"/>
          <w:szCs w:val="24"/>
          <w:lang w:val="en-US"/>
        </w:rPr>
        <w:t xml:space="preserve">have been shown to </w:t>
      </w:r>
      <w:r>
        <w:rPr>
          <w:rFonts w:ascii="Times New Roman" w:hAnsi="Times New Roman" w:cs="Times New Roman"/>
          <w:sz w:val="24"/>
          <w:szCs w:val="24"/>
          <w:lang w:val="en-US"/>
        </w:rPr>
        <w:t>be associated with differences in both interaction intensities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Vanhoenacker</w:t>
      </w:r>
      <w:proofErr w:type="spellEnd"/>
      <w:r>
        <w:rPr>
          <w:rFonts w:ascii="Times New Roman" w:hAnsi="Times New Roman" w:cs="Times New Roman"/>
          <w:sz w:val="24"/>
          <w:szCs w:val="24"/>
          <w:lang w:val="en-US"/>
        </w:rPr>
        <w:t xml:space="preserve">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Interaction intensities and animal preferences for plant traits might, in turn, depend on abiotic conditions (</w:t>
      </w:r>
      <w:proofErr w:type="spellStart"/>
      <w:r>
        <w:rPr>
          <w:rFonts w:ascii="Times New Roman" w:hAnsi="Times New Roman" w:cs="Times New Roman"/>
          <w:sz w:val="24"/>
          <w:szCs w:val="24"/>
          <w:lang w:val="en-US"/>
        </w:rPr>
        <w:t>Arvanitis</w:t>
      </w:r>
      <w:proofErr w:type="spellEnd"/>
      <w:r>
        <w:rPr>
          <w:rFonts w:ascii="Times New Roman" w:hAnsi="Times New Roman" w:cs="Times New Roman"/>
          <w:sz w:val="24"/>
          <w:szCs w:val="24"/>
          <w:lang w:val="en-US"/>
        </w:rPr>
        <w:t xml:space="preserve"> et al., 2007; Kolb &amp;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2010</w:t>
      </w:r>
      <w:r w:rsidR="002824DF">
        <w:rPr>
          <w:rFonts w:ascii="Times New Roman" w:hAnsi="Times New Roman" w:cs="Times New Roman"/>
          <w:sz w:val="24"/>
          <w:szCs w:val="24"/>
          <w:lang w:val="en-US"/>
        </w:rPr>
        <w:t>;</w:t>
      </w:r>
      <w:r>
        <w:rPr>
          <w:rFonts w:ascii="Times New Roman" w:hAnsi="Times New Roman" w:cs="Times New Roman"/>
          <w:sz w:val="24"/>
          <w:szCs w:val="24"/>
          <w:lang w:val="en-US"/>
        </w:rPr>
        <w:t xml:space="preserv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w:t>
      </w:r>
      <w:r w:rsidR="002824DF">
        <w:rPr>
          <w:rFonts w:ascii="Times New Roman" w:hAnsi="Times New Roman" w:cs="Times New Roman"/>
          <w:sz w:val="24"/>
          <w:szCs w:val="24"/>
          <w:lang w:val="en-US"/>
        </w:rPr>
        <w:t xml:space="preserve"> and t</w:t>
      </w:r>
      <w:r>
        <w:rPr>
          <w:rFonts w:ascii="Times New Roman" w:hAnsi="Times New Roman" w:cs="Times New Roman"/>
          <w:sz w:val="24"/>
          <w:szCs w:val="24"/>
          <w:lang w:val="en-US"/>
        </w:rPr>
        <w:t xml:space="preserve">he community context, in terms of natural </w:t>
      </w:r>
      <w:r>
        <w:rPr>
          <w:rFonts w:ascii="Times New Roman" w:hAnsi="Times New Roman" w:cs="Times New Roman"/>
          <w:sz w:val="24"/>
          <w:szCs w:val="24"/>
          <w:lang w:val="en-US"/>
        </w:rPr>
        <w:lastRenderedPageBreak/>
        <w:t xml:space="preserve">enemies, competitors or alternative hosts (Strauss &amp; Irwin, 2004;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w:t>
      </w:r>
      <w:r w:rsidR="002824DF">
        <w:rPr>
          <w:rFonts w:ascii="Times New Roman" w:hAnsi="Times New Roman" w:cs="Times New Roman"/>
          <w:sz w:val="24"/>
          <w:szCs w:val="24"/>
          <w:lang w:val="en-US"/>
        </w:rPr>
        <w:t xml:space="preserve">importance and </w:t>
      </w:r>
      <w:r>
        <w:rPr>
          <w:rFonts w:ascii="Times New Roman" w:hAnsi="Times New Roman" w:cs="Times New Roman"/>
          <w:sz w:val="24"/>
          <w:szCs w:val="24"/>
          <w:lang w:val="en-US"/>
        </w:rPr>
        <w:t xml:space="preserve">ubiquitous </w:t>
      </w:r>
      <w:r w:rsidR="002824DF">
        <w:rPr>
          <w:rFonts w:ascii="Times New Roman" w:hAnsi="Times New Roman" w:cs="Times New Roman"/>
          <w:sz w:val="24"/>
          <w:szCs w:val="24"/>
          <w:lang w:val="en-US"/>
        </w:rPr>
        <w:t xml:space="preserve">presence of </w:t>
      </w:r>
      <w:r>
        <w:rPr>
          <w:rFonts w:ascii="Times New Roman" w:hAnsi="Times New Roman" w:cs="Times New Roman"/>
          <w:sz w:val="24"/>
          <w:szCs w:val="24"/>
          <w:lang w:val="en-US"/>
        </w:rPr>
        <w:t xml:space="preserve">spatial and temporal variation in selection, </w:t>
      </w:r>
      <w:r w:rsidR="002824DF">
        <w:rPr>
          <w:rFonts w:ascii="Times New Roman" w:hAnsi="Times New Roman" w:cs="Times New Roman"/>
          <w:sz w:val="24"/>
          <w:szCs w:val="24"/>
          <w:lang w:val="en-US"/>
        </w:rPr>
        <w:t xml:space="preserve">we know little in general about how </w:t>
      </w:r>
      <w:r>
        <w:rPr>
          <w:rFonts w:ascii="Times New Roman" w:hAnsi="Times New Roman" w:cs="Times New Roman"/>
          <w:sz w:val="24"/>
          <w:szCs w:val="24"/>
          <w:lang w:val="en-US"/>
        </w:rPr>
        <w:t xml:space="preserve">biotic selective agents </w:t>
      </w:r>
      <w:r w:rsidR="002824DF">
        <w:rPr>
          <w:rFonts w:ascii="Times New Roman" w:hAnsi="Times New Roman" w:cs="Times New Roman"/>
          <w:sz w:val="24"/>
          <w:szCs w:val="24"/>
          <w:lang w:val="en-US"/>
        </w:rPr>
        <w:t xml:space="preserve">contribute to </w:t>
      </w:r>
      <w:r>
        <w:rPr>
          <w:rFonts w:ascii="Times New Roman" w:hAnsi="Times New Roman" w:cs="Times New Roman"/>
          <w:sz w:val="24"/>
          <w:szCs w:val="24"/>
          <w:lang w:val="en-US"/>
        </w:rPr>
        <w:t xml:space="preserve">this variation as well as the environmental </w:t>
      </w:r>
      <w:r w:rsidR="002824DF">
        <w:rPr>
          <w:rFonts w:ascii="Times New Roman" w:hAnsi="Times New Roman" w:cs="Times New Roman"/>
          <w:sz w:val="24"/>
          <w:szCs w:val="24"/>
          <w:lang w:val="en-US"/>
        </w:rPr>
        <w:t xml:space="preserve">factors influencing </w:t>
      </w:r>
      <w:r>
        <w:rPr>
          <w:rFonts w:ascii="Times New Roman" w:hAnsi="Times New Roman" w:cs="Times New Roman"/>
          <w:sz w:val="24"/>
          <w:szCs w:val="24"/>
          <w:lang w:val="en-US"/>
        </w:rPr>
        <w:t xml:space="preserve">the impact of a given selective agent. </w:t>
      </w:r>
      <w:r w:rsidR="002824DF">
        <w:rPr>
          <w:rFonts w:ascii="Times New Roman" w:hAnsi="Times New Roman" w:cs="Times New Roman"/>
          <w:sz w:val="24"/>
          <w:szCs w:val="24"/>
          <w:lang w:val="en-US"/>
        </w:rPr>
        <w:t>In particular, the role of biotic interactions in driving among-population variation in selection on timing of reproduction has been little explored</w:t>
      </w:r>
      <w:r w:rsidR="004E2CF6">
        <w:rPr>
          <w:rFonts w:ascii="Times New Roman" w:hAnsi="Times New Roman" w:cs="Times New Roman"/>
          <w:sz w:val="24"/>
          <w:szCs w:val="24"/>
          <w:lang w:val="en-US"/>
        </w:rPr>
        <w:t>.</w:t>
      </w:r>
    </w:p>
    <w:p w14:paraId="139305F4" w14:textId="04974D9C" w:rsidR="00D43E10" w:rsidRDefault="00F701F0">
      <w:pPr>
        <w:spacing w:line="480" w:lineRule="auto"/>
        <w:ind w:firstLine="709"/>
        <w:rPr>
          <w:rFonts w:ascii="Times New Roman" w:hAnsi="Times New Roman" w:cs="Times New Roman"/>
          <w:sz w:val="24"/>
          <w:szCs w:val="24"/>
          <w:lang w:val="en-US"/>
        </w:rPr>
      </w:pPr>
      <w:r w:rsidRPr="00F701F0">
        <w:rPr>
          <w:rFonts w:ascii="Times New Roman" w:hAnsi="Times New Roman" w:cs="Times New Roman"/>
          <w:sz w:val="24"/>
          <w:szCs w:val="24"/>
          <w:lang w:val="en-US"/>
        </w:rPr>
        <w:t xml:space="preserve">Antagonistic interactors, such as seed predators, </w:t>
      </w:r>
      <w:r w:rsidR="000F4F62">
        <w:rPr>
          <w:rFonts w:ascii="Times New Roman" w:hAnsi="Times New Roman" w:cs="Times New Roman"/>
          <w:sz w:val="24"/>
          <w:szCs w:val="24"/>
          <w:lang w:val="en-US"/>
        </w:rPr>
        <w:t>have the potential to mediate selection on plant traits</w:t>
      </w:r>
      <w:r w:rsidR="009D238F">
        <w:rPr>
          <w:rFonts w:ascii="Times New Roman" w:hAnsi="Times New Roman" w:cs="Times New Roman"/>
          <w:sz w:val="24"/>
          <w:szCs w:val="24"/>
          <w:lang w:val="en-US"/>
        </w:rPr>
        <w:t>, such as timing of flowering,</w:t>
      </w:r>
      <w:r w:rsidR="000F4F62">
        <w:rPr>
          <w:rFonts w:ascii="Times New Roman" w:hAnsi="Times New Roman" w:cs="Times New Roman"/>
          <w:sz w:val="24"/>
          <w:szCs w:val="24"/>
          <w:lang w:val="en-US"/>
        </w:rPr>
        <w:t xml:space="preserve">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Doherty, 1891 (the senior synonym of </w:t>
      </w:r>
      <w:proofErr w:type="spellStart"/>
      <w:r w:rsidR="00D43E10">
        <w:rPr>
          <w:rFonts w:ascii="Times New Roman" w:hAnsi="Times New Roman" w:cs="Times New Roman"/>
          <w:i/>
          <w:iCs/>
          <w:sz w:val="24"/>
          <w:szCs w:val="24"/>
          <w:lang w:val="en-US"/>
        </w:rPr>
        <w:t>Maculinea</w:t>
      </w:r>
      <w:proofErr w:type="spellEnd"/>
      <w:r w:rsidR="00D43E10">
        <w:rPr>
          <w:rFonts w:ascii="Times New Roman" w:hAnsi="Times New Roman" w:cs="Times New Roman"/>
          <w:i/>
          <w:iCs/>
          <w:sz w:val="24"/>
          <w:szCs w:val="24"/>
          <w:lang w:val="en-US"/>
        </w:rPr>
        <w:t xml:space="preserve"> </w:t>
      </w:r>
      <w:r w:rsidR="00D43E10">
        <w:rPr>
          <w:rFonts w:ascii="Times New Roman" w:hAnsi="Times New Roman" w:cs="Times New Roman"/>
          <w:sz w:val="24"/>
          <w:szCs w:val="24"/>
          <w:lang w:val="en-US"/>
        </w:rPr>
        <w:t xml:space="preserve">van </w:t>
      </w:r>
      <w:proofErr w:type="spellStart"/>
      <w:r w:rsidR="00D43E10">
        <w:rPr>
          <w:rFonts w:ascii="Times New Roman" w:hAnsi="Times New Roman" w:cs="Times New Roman"/>
          <w:sz w:val="24"/>
          <w:szCs w:val="24"/>
          <w:lang w:val="en-US"/>
        </w:rPr>
        <w:t>Eecke</w:t>
      </w:r>
      <w:proofErr w:type="spellEnd"/>
      <w:r w:rsidR="00D43E10">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sidR="00D43E10">
        <w:rPr>
          <w:rFonts w:ascii="Times New Roman" w:hAnsi="Times New Roman" w:cs="Times New Roman"/>
          <w:sz w:val="24"/>
          <w:szCs w:val="24"/>
          <w:lang w:val="en-US"/>
        </w:rPr>
        <w:t>Elmes</w:t>
      </w:r>
      <w:proofErr w:type="spellEnd"/>
      <w:r w:rsidR="00D43E10">
        <w:rPr>
          <w:rFonts w:ascii="Times New Roman" w:hAnsi="Times New Roman" w:cs="Times New Roman"/>
          <w:sz w:val="24"/>
          <w:szCs w:val="24"/>
          <w:lang w:val="en-US"/>
        </w:rPr>
        <w:t xml:space="preserve">, 2001;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This means that plant individuals for </w:t>
      </w:r>
      <w:proofErr w:type="gramStart"/>
      <w:r w:rsidR="00D43E10">
        <w:rPr>
          <w:rFonts w:ascii="Times New Roman" w:hAnsi="Times New Roman" w:cs="Times New Roman"/>
          <w:sz w:val="24"/>
          <w:szCs w:val="24"/>
          <w:lang w:val="en-US"/>
        </w:rPr>
        <w:t>which</w:t>
      </w:r>
      <w:proofErr w:type="gramEnd"/>
      <w:r w:rsidR="00D43E10">
        <w:rPr>
          <w:rFonts w:ascii="Times New Roman" w:hAnsi="Times New Roman" w:cs="Times New Roman"/>
          <w:sz w:val="24"/>
          <w:szCs w:val="24"/>
          <w:lang w:val="en-US"/>
        </w:rPr>
        <w:t xml:space="preserve"> the developmental stage preferred for oviposition coincides with the peak of butterfly activity suffer most from seed predator attacks.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larvae </w:t>
      </w:r>
      <w:r>
        <w:rPr>
          <w:rFonts w:ascii="Times New Roman" w:hAnsi="Times New Roman" w:cs="Times New Roman"/>
          <w:sz w:val="24"/>
          <w:szCs w:val="24"/>
          <w:lang w:val="en-US"/>
        </w:rPr>
        <w:t xml:space="preserve">also </w:t>
      </w:r>
      <w:r w:rsidR="00D43E10">
        <w:rPr>
          <w:rFonts w:ascii="Times New Roman" w:hAnsi="Times New Roman" w:cs="Times New Roman"/>
          <w:sz w:val="24"/>
          <w:szCs w:val="24"/>
          <w:lang w:val="en-US"/>
        </w:rPr>
        <w:t>need a second host to complete their development, and most species are parasites of ant nests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spp.) during later instars (</w:t>
      </w:r>
      <w:proofErr w:type="spellStart"/>
      <w:r w:rsidR="00D43E10">
        <w:rPr>
          <w:rFonts w:ascii="Times New Roman" w:hAnsi="Times New Roman" w:cs="Times New Roman"/>
          <w:sz w:val="24"/>
          <w:szCs w:val="24"/>
          <w:lang w:val="en-US"/>
        </w:rPr>
        <w:t>Als</w:t>
      </w:r>
      <w:proofErr w:type="spellEnd"/>
      <w:r w:rsidR="00D43E10">
        <w:rPr>
          <w:rFonts w:ascii="Times New Roman" w:hAnsi="Times New Roman" w:cs="Times New Roman"/>
          <w:sz w:val="24"/>
          <w:szCs w:val="24"/>
          <w:lang w:val="en-US"/>
        </w:rPr>
        <w:t xml:space="preserve">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proofErr w:type="spellStart"/>
      <w:r w:rsidR="00D43E10">
        <w:rPr>
          <w:rFonts w:ascii="Times New Roman" w:hAnsi="Times New Roman" w:cs="Times New Roman"/>
          <w:i/>
          <w:iCs/>
          <w:sz w:val="24"/>
          <w:szCs w:val="24"/>
          <w:lang w:val="en-US"/>
        </w:rPr>
        <w:t>Gentiana</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alcon</w:t>
      </w:r>
      <w:proofErr w:type="spellEnd"/>
      <w:r w:rsidR="00D43E10">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ants. As developmental stages preferred for oviposition in early-</w:t>
      </w:r>
      <w:r w:rsidR="00D43E10">
        <w:rPr>
          <w:rFonts w:ascii="Times New Roman" w:hAnsi="Times New Roman" w:cs="Times New Roman"/>
          <w:sz w:val="24"/>
          <w:szCs w:val="24"/>
          <w:lang w:val="en-US"/>
        </w:rPr>
        <w:lastRenderedPageBreak/>
        <w:t xml:space="preserve">flowering plants usually coincide with the oviposition period of the butterfly (A. Valdés and J. </w:t>
      </w:r>
      <w:proofErr w:type="spellStart"/>
      <w:r w:rsidR="00D43E10">
        <w:rPr>
          <w:rFonts w:ascii="Times New Roman" w:hAnsi="Times New Roman" w:cs="Times New Roman"/>
          <w:sz w:val="24"/>
          <w:szCs w:val="24"/>
          <w:lang w:val="en-US"/>
        </w:rPr>
        <w:t>Ehrlén</w:t>
      </w:r>
      <w:proofErr w:type="spellEnd"/>
      <w:r w:rsidR="00D43E10">
        <w:rPr>
          <w:rFonts w:ascii="Times New Roman" w:hAnsi="Times New Roman" w:cs="Times New Roman"/>
          <w:sz w:val="24"/>
          <w:szCs w:val="24"/>
          <w:lang w:val="en-US"/>
        </w:rPr>
        <w:t xml:space="preserve">,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primary host of the Alcon Blue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 specialist predispersal seed predator which oviposits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221A3B7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w:t>
      </w:r>
      <w:r w:rsidR="009B14A7">
        <w:rPr>
          <w:rFonts w:ascii="Times New Roman" w:hAnsi="Times New Roman" w:cs="Times New Roman"/>
          <w:sz w:val="24"/>
          <w:szCs w:val="24"/>
          <w:lang w:val="en-US"/>
        </w:rPr>
        <w:t xml:space="preserve"> The 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in 11 of the study populations and absent from 9. </w:t>
      </w:r>
    </w:p>
    <w:p w14:paraId="7C3BD840" w14:textId="403C43D2" w:rsidR="00056815" w:rsidRDefault="00D43E10" w:rsidP="00404C6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w:t>
      </w:r>
      <w:r w:rsidR="00F701F0">
        <w:rPr>
          <w:rFonts w:ascii="Times New Roman" w:hAnsi="Times New Roman" w:cs="Times New Roman"/>
          <w:sz w:val="24"/>
          <w:szCs w:val="24"/>
          <w:lang w:val="en-US"/>
        </w:rPr>
        <w:t xml:space="preserve">focal </w:t>
      </w:r>
      <w:r>
        <w:rPr>
          <w:rFonts w:ascii="Times New Roman" w:hAnsi="Times New Roman" w:cs="Times New Roman"/>
          <w:sz w:val="24"/>
          <w:szCs w:val="24"/>
          <w:lang w:val="en-US"/>
        </w:rPr>
        <w:t xml:space="preserve">shoot </w:t>
      </w:r>
      <w:r w:rsidR="00F701F0">
        <w:rPr>
          <w:rFonts w:ascii="Times New Roman" w:hAnsi="Times New Roman" w:cs="Times New Roman"/>
          <w:sz w:val="24"/>
          <w:szCs w:val="24"/>
          <w:lang w:val="en-US"/>
        </w:rPr>
        <w:t>in each individual as the one having</w:t>
      </w:r>
      <w:r>
        <w:rPr>
          <w:rFonts w:ascii="Times New Roman" w:hAnsi="Times New Roman" w:cs="Times New Roman"/>
          <w:sz w:val="24"/>
          <w:szCs w:val="24"/>
          <w:lang w:val="en-US"/>
        </w:rPr>
        <w:t xml:space="preserve"> median length</w:t>
      </w:r>
      <w:r w:rsidR="00F701F0">
        <w:rPr>
          <w:rFonts w:ascii="Times New Roman" w:hAnsi="Times New Roman" w:cs="Times New Roman"/>
          <w:sz w:val="24"/>
          <w:szCs w:val="24"/>
          <w:lang w:val="en-US"/>
        </w:rPr>
        <w:t xml:space="preserve"> among all the shoots belonging to the same individual</w:t>
      </w:r>
      <w:r>
        <w:rPr>
          <w:rFonts w:ascii="Times New Roman" w:hAnsi="Times New Roman" w:cs="Times New Roman"/>
          <w:sz w:val="24"/>
          <w:szCs w:val="24"/>
          <w:lang w:val="en-US"/>
        </w:rPr>
        <w:t xml:space="preserve">. In these focal shoots, we recorded shoot height (in cm), number of </w:t>
      </w:r>
      <w:proofErr w:type="gramStart"/>
      <w:r>
        <w:rPr>
          <w:rFonts w:ascii="Times New Roman" w:hAnsi="Times New Roman" w:cs="Times New Roman"/>
          <w:sz w:val="24"/>
          <w:szCs w:val="24"/>
          <w:lang w:val="en-US"/>
        </w:rPr>
        <w:t>flowers,</w:t>
      </w:r>
      <w:proofErr w:type="gramEnd"/>
      <w:r>
        <w:rPr>
          <w:rFonts w:ascii="Times New Roman" w:hAnsi="Times New Roman" w:cs="Times New Roman"/>
          <w:sz w:val="24"/>
          <w:szCs w:val="24"/>
          <w:lang w:val="en-US"/>
        </w:rPr>
        <w:t xml:space="preserve">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t xml:space="preserve">flower development, and </w:t>
      </w:r>
      <w:r w:rsidR="002E5DA3">
        <w:rPr>
          <w:rFonts w:ascii="Times New Roman" w:hAnsi="Times New Roman" w:cs="Times New Roman"/>
          <w:sz w:val="24"/>
          <w:szCs w:val="24"/>
          <w:lang w:val="en-US"/>
        </w:rPr>
        <w:lastRenderedPageBreak/>
        <w:t xml:space="preserve">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w:t>
      </w:r>
      <w:r w:rsidR="00775842">
        <w:rPr>
          <w:rFonts w:ascii="Times New Roman" w:hAnsi="Times New Roman" w:cs="Times New Roman"/>
          <w:sz w:val="24"/>
          <w:szCs w:val="24"/>
          <w:lang w:val="en-US"/>
        </w:rPr>
        <w:t>st</w:t>
      </w:r>
      <w:r w:rsidR="00775842" w:rsidRPr="00D46D38">
        <w:rPr>
          <w:rFonts w:ascii="Times New Roman" w:hAnsi="Times New Roman" w:cs="Times New Roman"/>
          <w:sz w:val="24"/>
          <w:szCs w:val="24"/>
          <w:lang w:val="en-US"/>
        </w:rPr>
        <w:t xml:space="preserve">ate </w:t>
      </w:r>
      <w:r w:rsidR="00D46D38" w:rsidRPr="00D46D38">
        <w:rPr>
          <w:rFonts w:ascii="Times New Roman" w:hAnsi="Times New Roman" w:cs="Times New Roman"/>
          <w:sz w:val="24"/>
          <w:szCs w:val="24"/>
          <w:lang w:val="en-US"/>
        </w:rPr>
        <w:t xml:space="preserve">of development that is much less dependent on </w:t>
      </w:r>
      <w:r w:rsidR="00775842">
        <w:rPr>
          <w:rFonts w:ascii="Times New Roman" w:hAnsi="Times New Roman" w:cs="Times New Roman"/>
          <w:sz w:val="24"/>
          <w:szCs w:val="24"/>
          <w:lang w:val="en-US"/>
        </w:rPr>
        <w:t>differences</w:t>
      </w:r>
      <w:r w:rsidR="00D46D38" w:rsidRPr="00D46D38">
        <w:rPr>
          <w:rFonts w:ascii="Times New Roman" w:hAnsi="Times New Roman" w:cs="Times New Roman"/>
          <w:sz w:val="24"/>
          <w:szCs w:val="24"/>
          <w:lang w:val="en-US"/>
        </w:rPr>
        <w:t xml:space="preserve"> in </w:t>
      </w:r>
      <w:r w:rsidR="00775842">
        <w:rPr>
          <w:rFonts w:ascii="Times New Roman" w:hAnsi="Times New Roman" w:cs="Times New Roman"/>
          <w:sz w:val="24"/>
          <w:szCs w:val="24"/>
          <w:lang w:val="en-US"/>
        </w:rPr>
        <w:t xml:space="preserve">ambient </w:t>
      </w:r>
      <w:r w:rsidR="00D46D38" w:rsidRPr="00D46D38">
        <w:rPr>
          <w:rFonts w:ascii="Times New Roman" w:hAnsi="Times New Roman" w:cs="Times New Roman"/>
          <w:sz w:val="24"/>
          <w:szCs w:val="24"/>
          <w:lang w:val="en-US"/>
        </w:rPr>
        <w:t>temperature</w:t>
      </w:r>
      <w:r w:rsidR="00775842" w:rsidRPr="00CE4DF7">
        <w:rPr>
          <w:lang w:val="en-US"/>
        </w:rPr>
        <w:t xml:space="preserve"> </w:t>
      </w:r>
      <w:r w:rsidR="00D46D38">
        <w:rPr>
          <w:rFonts w:ascii="Times New Roman" w:hAnsi="Times New Roman" w:cs="Times New Roman"/>
          <w:sz w:val="24"/>
          <w:szCs w:val="24"/>
          <w:lang w:val="en-US"/>
        </w:rPr>
        <w:t>and thus more adequate for assessments of selection</w:t>
      </w:r>
      <w:r w:rsidR="00D46D38" w:rsidRPr="00D46D38">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For example, </w:t>
      </w:r>
      <w:ins w:id="0" w:author="Alicia" w:date="2016-09-30T16:11:00Z">
        <w:r w:rsidR="00404C66">
          <w:rPr>
            <w:rFonts w:ascii="Times New Roman" w:hAnsi="Times New Roman" w:cs="Times New Roman"/>
            <w:sz w:val="24"/>
            <w:szCs w:val="24"/>
            <w:lang w:val="en-US"/>
          </w:rPr>
          <w:t xml:space="preserve">an individual with large buds (i.e. with slightly later development state) and an individual with just opened flowers </w:t>
        </w:r>
      </w:ins>
      <w:ins w:id="1" w:author="Alicia" w:date="2016-09-30T16:12:00Z">
        <w:r w:rsidR="00404C66">
          <w:rPr>
            <w:rFonts w:ascii="Times New Roman" w:hAnsi="Times New Roman" w:cs="Times New Roman"/>
            <w:sz w:val="24"/>
            <w:szCs w:val="24"/>
            <w:lang w:val="en-US"/>
          </w:rPr>
          <w:t>(i.e. with slightly earlier development state)</w:t>
        </w:r>
      </w:ins>
      <w:del w:id="2" w:author="Alicia" w:date="2016-09-30T16:12:00Z">
        <w:r w:rsidR="003745EE" w:rsidRPr="00775842" w:rsidDel="00404C66">
          <w:rPr>
            <w:rFonts w:ascii="Times New Roman" w:hAnsi="Times New Roman" w:cs="Times New Roman"/>
            <w:sz w:val="24"/>
            <w:szCs w:val="24"/>
            <w:lang w:val="en-US"/>
          </w:rPr>
          <w:delText xml:space="preserve">two individuals having </w:delText>
        </w:r>
        <w:r w:rsidR="003745EE" w:rsidDel="00404C66">
          <w:rPr>
            <w:rFonts w:ascii="Times New Roman" w:hAnsi="Times New Roman" w:cs="Times New Roman"/>
            <w:sz w:val="24"/>
            <w:szCs w:val="24"/>
            <w:lang w:val="en-US"/>
          </w:rPr>
          <w:delText>the same</w:delText>
        </w:r>
        <w:r w:rsidR="003745EE" w:rsidRPr="00775842" w:rsidDel="00404C66">
          <w:rPr>
            <w:rFonts w:ascii="Times New Roman" w:hAnsi="Times New Roman" w:cs="Times New Roman"/>
            <w:sz w:val="24"/>
            <w:szCs w:val="24"/>
            <w:lang w:val="en-US"/>
          </w:rPr>
          <w:delText xml:space="preserve"> difference in development stage</w:delText>
        </w:r>
        <w:r w:rsidR="003745EE" w:rsidDel="00404C66">
          <w:rPr>
            <w:rFonts w:ascii="Times New Roman" w:hAnsi="Times New Roman" w:cs="Times New Roman"/>
            <w:sz w:val="24"/>
            <w:szCs w:val="24"/>
            <w:lang w:val="en-US"/>
          </w:rPr>
          <w:delText xml:space="preserve"> (e.g. </w:delText>
        </w:r>
        <w:r w:rsidR="003745EE" w:rsidRPr="00775842" w:rsidDel="00404C66">
          <w:rPr>
            <w:rFonts w:ascii="Times New Roman" w:hAnsi="Times New Roman" w:cs="Times New Roman"/>
            <w:sz w:val="24"/>
            <w:szCs w:val="24"/>
            <w:lang w:val="en-US"/>
          </w:rPr>
          <w:delText xml:space="preserve">large buds </w:delText>
        </w:r>
        <w:r w:rsidR="003745EE" w:rsidDel="00404C66">
          <w:rPr>
            <w:rFonts w:ascii="Times New Roman" w:hAnsi="Times New Roman" w:cs="Times New Roman"/>
            <w:sz w:val="24"/>
            <w:szCs w:val="24"/>
            <w:lang w:val="en-US"/>
          </w:rPr>
          <w:delText>vs.</w:delText>
        </w:r>
        <w:r w:rsidR="003745EE" w:rsidRPr="00775842" w:rsidDel="00404C66">
          <w:rPr>
            <w:rFonts w:ascii="Times New Roman" w:hAnsi="Times New Roman" w:cs="Times New Roman"/>
            <w:sz w:val="24"/>
            <w:szCs w:val="24"/>
            <w:lang w:val="en-US"/>
          </w:rPr>
          <w:delText xml:space="preserve"> </w:delText>
        </w:r>
        <w:r w:rsidR="003745EE" w:rsidDel="00404C66">
          <w:rPr>
            <w:rFonts w:ascii="Times New Roman" w:hAnsi="Times New Roman" w:cs="Times New Roman"/>
            <w:sz w:val="24"/>
            <w:szCs w:val="24"/>
            <w:lang w:val="en-US"/>
          </w:rPr>
          <w:delText xml:space="preserve">just </w:delText>
        </w:r>
        <w:r w:rsidR="003745EE" w:rsidRPr="00775842" w:rsidDel="00404C66">
          <w:rPr>
            <w:rFonts w:ascii="Times New Roman" w:hAnsi="Times New Roman" w:cs="Times New Roman"/>
            <w:sz w:val="24"/>
            <w:szCs w:val="24"/>
            <w:lang w:val="en-US"/>
          </w:rPr>
          <w:delText>open</w:delText>
        </w:r>
        <w:r w:rsidR="003745EE" w:rsidDel="00404C66">
          <w:rPr>
            <w:rFonts w:ascii="Times New Roman" w:hAnsi="Times New Roman" w:cs="Times New Roman"/>
            <w:sz w:val="24"/>
            <w:szCs w:val="24"/>
            <w:lang w:val="en-US"/>
          </w:rPr>
          <w:delText>ed</w:delText>
        </w:r>
        <w:r w:rsidR="003745EE" w:rsidRPr="00775842" w:rsidDel="00404C66">
          <w:rPr>
            <w:rFonts w:ascii="Times New Roman" w:hAnsi="Times New Roman" w:cs="Times New Roman"/>
            <w:sz w:val="24"/>
            <w:szCs w:val="24"/>
            <w:lang w:val="en-US"/>
          </w:rPr>
          <w:delText xml:space="preserve"> flowers</w:delText>
        </w:r>
        <w:r w:rsidR="003745EE" w:rsidDel="00404C66">
          <w:rPr>
            <w:rFonts w:ascii="Times New Roman" w:hAnsi="Times New Roman" w:cs="Times New Roman"/>
            <w:sz w:val="24"/>
            <w:szCs w:val="24"/>
            <w:lang w:val="en-US"/>
          </w:rPr>
          <w:delText>)</w:delText>
        </w:r>
      </w:del>
      <w:r w:rsidR="003745EE" w:rsidRPr="00775842">
        <w:rPr>
          <w:rFonts w:ascii="Times New Roman" w:hAnsi="Times New Roman" w:cs="Times New Roman"/>
          <w:sz w:val="24"/>
          <w:szCs w:val="24"/>
          <w:lang w:val="en-US"/>
        </w:rPr>
        <w:t xml:space="preserve"> m</w:t>
      </w:r>
      <w:r w:rsidR="003745EE">
        <w:rPr>
          <w:rFonts w:ascii="Times New Roman" w:hAnsi="Times New Roman" w:cs="Times New Roman"/>
          <w:sz w:val="24"/>
          <w:szCs w:val="24"/>
          <w:lang w:val="en-US"/>
        </w:rPr>
        <w:t>ight</w:t>
      </w:r>
      <w:r w:rsidR="003745EE" w:rsidRPr="00775842">
        <w:rPr>
          <w:rFonts w:ascii="Times New Roman" w:hAnsi="Times New Roman" w:cs="Times New Roman"/>
          <w:sz w:val="24"/>
          <w:szCs w:val="24"/>
          <w:lang w:val="en-US"/>
        </w:rPr>
        <w:t xml:space="preserve"> </w:t>
      </w:r>
      <w:ins w:id="3" w:author="Alicia" w:date="2016-09-30T16:13:00Z">
        <w:r w:rsidR="00404C66">
          <w:rPr>
            <w:rFonts w:ascii="Times New Roman" w:hAnsi="Times New Roman" w:cs="Times New Roman"/>
            <w:sz w:val="24"/>
            <w:szCs w:val="24"/>
            <w:lang w:val="en-US"/>
          </w:rPr>
          <w:t>show a difference of only</w:t>
        </w:r>
      </w:ins>
      <w:del w:id="4" w:author="Alicia" w:date="2016-09-30T16:13:00Z">
        <w:r w:rsidR="003745EE" w:rsidRPr="00775842" w:rsidDel="00404C66">
          <w:rPr>
            <w:rFonts w:ascii="Times New Roman" w:hAnsi="Times New Roman" w:cs="Times New Roman"/>
            <w:sz w:val="24"/>
            <w:szCs w:val="24"/>
            <w:lang w:val="en-US"/>
          </w:rPr>
          <w:delText>differ by just</w:delText>
        </w:r>
      </w:del>
      <w:r w:rsidR="003745EE" w:rsidRPr="00775842">
        <w:rPr>
          <w:rFonts w:ascii="Times New Roman" w:hAnsi="Times New Roman" w:cs="Times New Roman"/>
          <w:sz w:val="24"/>
          <w:szCs w:val="24"/>
          <w:lang w:val="en-US"/>
        </w:rPr>
        <w:t xml:space="preserve"> one or two days </w:t>
      </w:r>
      <w:r w:rsidR="003745EE">
        <w:rPr>
          <w:rFonts w:ascii="Times New Roman" w:hAnsi="Times New Roman" w:cs="Times New Roman"/>
          <w:sz w:val="24"/>
          <w:szCs w:val="24"/>
          <w:lang w:val="en-US"/>
        </w:rPr>
        <w:t xml:space="preserve">in first flowering date </w:t>
      </w:r>
      <w:r w:rsidR="003745EE" w:rsidRPr="00775842">
        <w:rPr>
          <w:rFonts w:ascii="Times New Roman" w:hAnsi="Times New Roman" w:cs="Times New Roman"/>
          <w:sz w:val="24"/>
          <w:szCs w:val="24"/>
          <w:lang w:val="en-US"/>
        </w:rPr>
        <w:t>if temperatures are high</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but </w:t>
      </w:r>
      <w:del w:id="5" w:author="Alicia" w:date="2016-09-30T16:14:00Z">
        <w:r w:rsidR="003745EE" w:rsidRPr="00775842" w:rsidDel="00404C66">
          <w:rPr>
            <w:rFonts w:ascii="Times New Roman" w:hAnsi="Times New Roman" w:cs="Times New Roman"/>
            <w:sz w:val="24"/>
            <w:szCs w:val="24"/>
            <w:lang w:val="en-US"/>
          </w:rPr>
          <w:delText xml:space="preserve">by </w:delText>
        </w:r>
      </w:del>
      <w:ins w:id="6" w:author="Alicia" w:date="2016-09-30T16:14:00Z">
        <w:r w:rsidR="00404C66">
          <w:rPr>
            <w:rFonts w:ascii="Times New Roman" w:hAnsi="Times New Roman" w:cs="Times New Roman"/>
            <w:sz w:val="24"/>
            <w:szCs w:val="24"/>
            <w:lang w:val="en-US"/>
          </w:rPr>
          <w:t>of</w:t>
        </w:r>
        <w:r w:rsidR="00404C66" w:rsidRPr="00775842">
          <w:rPr>
            <w:rFonts w:ascii="Times New Roman" w:hAnsi="Times New Roman" w:cs="Times New Roman"/>
            <w:sz w:val="24"/>
            <w:szCs w:val="24"/>
            <w:lang w:val="en-US"/>
          </w:rPr>
          <w:t xml:space="preserve"> </w:t>
        </w:r>
      </w:ins>
      <w:r w:rsidR="003745EE" w:rsidRPr="00775842">
        <w:rPr>
          <w:rFonts w:ascii="Times New Roman" w:hAnsi="Times New Roman" w:cs="Times New Roman"/>
          <w:sz w:val="24"/>
          <w:szCs w:val="24"/>
          <w:lang w:val="en-US"/>
        </w:rPr>
        <w:t>up to ten days if temperatures are low</w:t>
      </w:r>
      <w:ins w:id="7" w:author="Alicia" w:date="2016-09-30T16:21:00Z">
        <w:r w:rsidR="00184815">
          <w:rPr>
            <w:rFonts w:ascii="Times New Roman" w:hAnsi="Times New Roman" w:cs="Times New Roman"/>
            <w:sz w:val="24"/>
            <w:szCs w:val="24"/>
            <w:lang w:val="en-US"/>
          </w:rPr>
          <w:t xml:space="preserve">, as </w:t>
        </w:r>
        <w:commentRangeStart w:id="8"/>
        <w:r w:rsidR="00184815">
          <w:rPr>
            <w:rFonts w:ascii="Times New Roman" w:hAnsi="Times New Roman" w:cs="Times New Roman"/>
            <w:sz w:val="24"/>
            <w:szCs w:val="24"/>
            <w:lang w:val="en-US"/>
          </w:rPr>
          <w:t>flower development would be slower</w:t>
        </w:r>
        <w:commentRangeEnd w:id="8"/>
        <w:r w:rsidR="00184815">
          <w:rPr>
            <w:rStyle w:val="Refdecomentario"/>
          </w:rPr>
          <w:commentReference w:id="8"/>
        </w:r>
      </w:ins>
      <w:r w:rsidR="003745EE" w:rsidRPr="00775842">
        <w:rPr>
          <w:rFonts w:ascii="Times New Roman" w:hAnsi="Times New Roman" w:cs="Times New Roman"/>
          <w:sz w:val="24"/>
          <w:szCs w:val="24"/>
          <w:lang w:val="en-US"/>
        </w:rPr>
        <w:t xml:space="preserve">. Hence, </w:t>
      </w:r>
      <w:del w:id="9" w:author="Alicia" w:date="2016-09-30T16:16:00Z">
        <w:r w:rsidR="003745EE" w:rsidDel="00404C66">
          <w:rPr>
            <w:rFonts w:ascii="Times New Roman" w:hAnsi="Times New Roman" w:cs="Times New Roman"/>
            <w:sz w:val="24"/>
            <w:szCs w:val="24"/>
            <w:lang w:val="en-US"/>
          </w:rPr>
          <w:delText>equal</w:delText>
        </w:r>
        <w:r w:rsidR="003745EE" w:rsidRPr="00775842" w:rsidDel="00404C66">
          <w:rPr>
            <w:rFonts w:ascii="Times New Roman" w:hAnsi="Times New Roman" w:cs="Times New Roman"/>
            <w:sz w:val="24"/>
            <w:szCs w:val="24"/>
            <w:lang w:val="en-US"/>
          </w:rPr>
          <w:delText xml:space="preserve"> differences</w:delText>
        </w:r>
      </w:del>
      <w:ins w:id="10" w:author="Alicia" w:date="2016-09-30T16:19:00Z">
        <w:r w:rsidR="00404C66">
          <w:rPr>
            <w:rFonts w:ascii="Times New Roman" w:hAnsi="Times New Roman" w:cs="Times New Roman"/>
            <w:sz w:val="24"/>
            <w:szCs w:val="24"/>
            <w:lang w:val="en-US"/>
          </w:rPr>
          <w:t>the differences in first flowering date</w:t>
        </w:r>
      </w:ins>
      <w:ins w:id="11" w:author="Alicia" w:date="2016-09-30T16:16:00Z">
        <w:r w:rsidR="00404C66">
          <w:rPr>
            <w:rFonts w:ascii="Times New Roman" w:hAnsi="Times New Roman" w:cs="Times New Roman"/>
            <w:sz w:val="24"/>
            <w:szCs w:val="24"/>
            <w:lang w:val="en-US"/>
          </w:rPr>
          <w:t xml:space="preserve"> </w:t>
        </w:r>
      </w:ins>
      <w:ins w:id="12" w:author="Alicia" w:date="2016-09-30T16:20:00Z">
        <w:r w:rsidR="00184815">
          <w:rPr>
            <w:rFonts w:ascii="Times New Roman" w:hAnsi="Times New Roman" w:cs="Times New Roman"/>
            <w:sz w:val="24"/>
            <w:szCs w:val="24"/>
            <w:lang w:val="en-US"/>
          </w:rPr>
          <w:t>a</w:t>
        </w:r>
      </w:ins>
      <w:ins w:id="13" w:author="Alicia" w:date="2016-09-30T16:21:00Z">
        <w:r w:rsidR="00184815">
          <w:rPr>
            <w:rFonts w:ascii="Times New Roman" w:hAnsi="Times New Roman" w:cs="Times New Roman"/>
            <w:sz w:val="24"/>
            <w:szCs w:val="24"/>
            <w:lang w:val="en-US"/>
          </w:rPr>
          <w:t>ssociated with</w:t>
        </w:r>
      </w:ins>
      <w:ins w:id="14" w:author="Alicia" w:date="2016-09-30T16:19:00Z">
        <w:r w:rsidR="00404C66">
          <w:rPr>
            <w:rFonts w:ascii="Times New Roman" w:hAnsi="Times New Roman" w:cs="Times New Roman"/>
            <w:sz w:val="24"/>
            <w:szCs w:val="24"/>
            <w:lang w:val="en-US"/>
          </w:rPr>
          <w:t xml:space="preserve"> a </w:t>
        </w:r>
      </w:ins>
      <w:ins w:id="15" w:author="Alicia" w:date="2016-09-30T16:16:00Z">
        <w:r w:rsidR="00404C66">
          <w:rPr>
            <w:rFonts w:ascii="Times New Roman" w:hAnsi="Times New Roman" w:cs="Times New Roman"/>
            <w:sz w:val="24"/>
            <w:szCs w:val="24"/>
            <w:lang w:val="en-US"/>
          </w:rPr>
          <w:t>given difference</w:t>
        </w:r>
      </w:ins>
      <w:r w:rsidR="003745EE" w:rsidRPr="00775842">
        <w:rPr>
          <w:rFonts w:ascii="Times New Roman" w:hAnsi="Times New Roman" w:cs="Times New Roman"/>
          <w:sz w:val="24"/>
          <w:szCs w:val="24"/>
          <w:lang w:val="en-US"/>
        </w:rPr>
        <w:t xml:space="preserve"> in developmental stage </w:t>
      </w:r>
      <w:ins w:id="16" w:author="Alicia" w:date="2016-09-30T16:16:00Z">
        <w:r w:rsidR="00404C66">
          <w:rPr>
            <w:rFonts w:ascii="Times New Roman" w:hAnsi="Times New Roman" w:cs="Times New Roman"/>
            <w:sz w:val="24"/>
            <w:szCs w:val="24"/>
            <w:lang w:val="en-US"/>
          </w:rPr>
          <w:t xml:space="preserve">(e.g. large buds vs. just opened flowers) </w:t>
        </w:r>
      </w:ins>
      <w:del w:id="17" w:author="Alicia" w:date="2016-09-30T16:20:00Z">
        <w:r w:rsidR="003745EE" w:rsidRPr="00775842" w:rsidDel="00184815">
          <w:rPr>
            <w:rFonts w:ascii="Times New Roman" w:hAnsi="Times New Roman" w:cs="Times New Roman"/>
            <w:sz w:val="24"/>
            <w:szCs w:val="24"/>
            <w:lang w:val="en-US"/>
          </w:rPr>
          <w:delText xml:space="preserve">might </w:delText>
        </w:r>
      </w:del>
      <w:del w:id="18" w:author="Alicia" w:date="2016-09-30T16:18:00Z">
        <w:r w:rsidR="003745EE" w:rsidRPr="00775842" w:rsidDel="00404C66">
          <w:rPr>
            <w:rFonts w:ascii="Times New Roman" w:hAnsi="Times New Roman" w:cs="Times New Roman"/>
            <w:sz w:val="24"/>
            <w:szCs w:val="24"/>
            <w:lang w:val="en-US"/>
          </w:rPr>
          <w:delText xml:space="preserve">translate into </w:delText>
        </w:r>
        <w:r w:rsidR="003745EE" w:rsidDel="00404C66">
          <w:rPr>
            <w:rFonts w:ascii="Times New Roman" w:hAnsi="Times New Roman" w:cs="Times New Roman"/>
            <w:sz w:val="24"/>
            <w:szCs w:val="24"/>
            <w:lang w:val="en-US"/>
          </w:rPr>
          <w:delText>unequal</w:delText>
        </w:r>
        <w:r w:rsidR="003745EE" w:rsidRPr="00775842" w:rsidDel="00404C66">
          <w:rPr>
            <w:rFonts w:ascii="Times New Roman" w:hAnsi="Times New Roman" w:cs="Times New Roman"/>
            <w:sz w:val="24"/>
            <w:szCs w:val="24"/>
            <w:lang w:val="en-US"/>
          </w:rPr>
          <w:delText xml:space="preserve"> differences in </w:delText>
        </w:r>
      </w:del>
      <w:del w:id="19" w:author="Alicia" w:date="2016-09-30T16:20:00Z">
        <w:r w:rsidR="003745EE" w:rsidRPr="00775842" w:rsidDel="00184815">
          <w:rPr>
            <w:rFonts w:ascii="Times New Roman" w:hAnsi="Times New Roman" w:cs="Times New Roman"/>
            <w:sz w:val="24"/>
            <w:szCs w:val="24"/>
            <w:lang w:val="en-US"/>
          </w:rPr>
          <w:delText>first flowering date if temperatures vary</w:delText>
        </w:r>
      </w:del>
      <w:ins w:id="20" w:author="Alicia" w:date="2016-09-30T16:20:00Z">
        <w:r w:rsidR="00184815">
          <w:rPr>
            <w:rFonts w:ascii="Times New Roman" w:hAnsi="Times New Roman" w:cs="Times New Roman"/>
            <w:sz w:val="24"/>
            <w:szCs w:val="24"/>
            <w:lang w:val="en-US"/>
          </w:rPr>
          <w:t>depend on temperature variation</w:t>
        </w:r>
      </w:ins>
      <w:r w:rsidR="003745EE" w:rsidRPr="00775842">
        <w:rPr>
          <w:rFonts w:ascii="Times New Roman" w:hAnsi="Times New Roman" w:cs="Times New Roman"/>
          <w:sz w:val="24"/>
          <w:szCs w:val="24"/>
          <w:lang w:val="en-US"/>
        </w:rPr>
        <w:t xml:space="preserve"> during the flowering season.</w:t>
      </w:r>
      <w:r w:rsidR="003745EE">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At the same time, it is clear that one </w:t>
      </w:r>
      <w:r w:rsidR="00D46D38" w:rsidRPr="00D46D38">
        <w:rPr>
          <w:rFonts w:ascii="Times New Roman" w:hAnsi="Times New Roman" w:cs="Times New Roman"/>
          <w:sz w:val="24"/>
          <w:szCs w:val="24"/>
          <w:lang w:val="en-US"/>
        </w:rPr>
        <w:lastRenderedPageBreak/>
        <w:t xml:space="preserve">possible disadvantage of measuring developmental rate at one occasion is that 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42008E9C"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w:t>
      </w:r>
      <w:r w:rsidR="009D238F">
        <w:rPr>
          <w:rFonts w:ascii="Times New Roman" w:hAnsi="Times New Roman" w:cs="Times New Roman"/>
          <w:sz w:val="24"/>
          <w:szCs w:val="24"/>
          <w:lang w:val="en-US"/>
        </w:rPr>
        <w:t xml:space="preserve">Linear effects of trait on fitness were estimated in models without quadratic or interaction terms. </w:t>
      </w:r>
      <w:r>
        <w:rPr>
          <w:rFonts w:ascii="Times New Roman" w:hAnsi="Times New Roman" w:cs="Times New Roman"/>
          <w:sz w:val="24"/>
          <w:szCs w:val="24"/>
          <w:lang w:val="en-US"/>
        </w:rPr>
        <w:t>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w:t>
      </w:r>
      <w:r>
        <w:rPr>
          <w:rFonts w:ascii="Times New Roman" w:hAnsi="Times New Roman" w:cs="Times New Roman"/>
          <w:sz w:val="24"/>
          <w:szCs w:val="24"/>
          <w:lang w:val="en-US"/>
        </w:rPr>
        <w:lastRenderedPageBreak/>
        <w:t xml:space="preserve">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71238E2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to avoid basing contrasts on </w:t>
      </w:r>
      <w:r w:rsidR="00F20E62" w:rsidRPr="00F20E62">
        <w:rPr>
          <w:rFonts w:ascii="Times New Roman" w:hAnsi="Times New Roman" w:cs="Times New Roman"/>
          <w:sz w:val="24"/>
          <w:szCs w:val="24"/>
          <w:lang w:val="en-US"/>
        </w:rPr>
        <w:t xml:space="preserve">estimates </w:t>
      </w:r>
      <w:r w:rsidR="00F20E62">
        <w:rPr>
          <w:rFonts w:ascii="Times New Roman" w:hAnsi="Times New Roman" w:cs="Times New Roman"/>
          <w:sz w:val="24"/>
          <w:szCs w:val="24"/>
          <w:lang w:val="en-US"/>
        </w:rPr>
        <w:t xml:space="preserve">of </w:t>
      </w:r>
      <w:r>
        <w:rPr>
          <w:rFonts w:ascii="Times New Roman" w:hAnsi="Times New Roman" w:cs="Times New Roman"/>
          <w:sz w:val="24"/>
          <w:szCs w:val="24"/>
          <w:lang w:val="en-US"/>
        </w:rPr>
        <w:t>selection coefficients</w:t>
      </w:r>
      <w:r w:rsidR="00F20E62">
        <w:rPr>
          <w:rFonts w:ascii="Times New Roman" w:hAnsi="Times New Roman" w:cs="Times New Roman"/>
          <w:sz w:val="24"/>
          <w:szCs w:val="24"/>
          <w:lang w:val="en-US"/>
        </w:rPr>
        <w:t xml:space="preserve"> </w:t>
      </w:r>
      <w:r w:rsidR="00F20E62" w:rsidRPr="00F20E62">
        <w:rPr>
          <w:rFonts w:ascii="Times New Roman" w:hAnsi="Times New Roman" w:cs="Times New Roman"/>
          <w:sz w:val="24"/>
          <w:szCs w:val="24"/>
          <w:lang w:val="en-US"/>
        </w:rPr>
        <w:t xml:space="preserve">without accounting for the errors of </w:t>
      </w:r>
      <w:r w:rsidR="00F20E62">
        <w:rPr>
          <w:rFonts w:ascii="Times New Roman" w:hAnsi="Times New Roman" w:cs="Times New Roman"/>
          <w:sz w:val="24"/>
          <w:szCs w:val="24"/>
          <w:lang w:val="en-US"/>
        </w:rPr>
        <w:t xml:space="preserve">these </w:t>
      </w:r>
      <w:r w:rsidR="00F20E62" w:rsidRPr="00F20E62">
        <w:rPr>
          <w:rFonts w:ascii="Times New Roman" w:hAnsi="Times New Roman" w:cs="Times New Roman"/>
          <w:sz w:val="24"/>
          <w:szCs w:val="24"/>
          <w:lang w:val="en-US"/>
        </w:rPr>
        <w:t>estimates</w:t>
      </w:r>
      <w:r>
        <w:rPr>
          <w:rFonts w:ascii="Times New Roman" w:hAnsi="Times New Roman" w:cs="Times New Roman"/>
          <w:sz w:val="24"/>
          <w:szCs w:val="24"/>
          <w:lang w:val="en-US"/>
        </w:rPr>
        <w:t xml:space="preserve">, we created a variable “Predation”, coded as 0 in populations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constructed a linear mixed model for each year. Predictors included standardized reproductive traits</w:t>
      </w:r>
      <w:r w:rsidR="00301E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 xml:space="preserve">predation </w:t>
      </w:r>
      <w:r w:rsidR="00301E88">
        <w:rPr>
          <w:rFonts w:ascii="Times New Roman" w:hAnsi="Times New Roman" w:cs="Times New Roman"/>
          <w:sz w:val="24"/>
          <w:szCs w:val="24"/>
          <w:lang w:val="en-US"/>
        </w:rPr>
        <w:t xml:space="preserve">and trait × predation interactions </w:t>
      </w:r>
      <w:r w:rsidR="003953F3">
        <w:rPr>
          <w:rFonts w:ascii="Times New Roman" w:hAnsi="Times New Roman" w:cs="Times New Roman"/>
          <w:sz w:val="24"/>
          <w:szCs w:val="24"/>
          <w:lang w:val="en-US"/>
        </w:rPr>
        <w:t>as fixed effects</w:t>
      </w:r>
      <w:r w:rsidR="00301E88">
        <w:rPr>
          <w:rFonts w:ascii="Times New Roman" w:hAnsi="Times New Roman" w:cs="Times New Roman"/>
          <w:sz w:val="24"/>
          <w:szCs w:val="24"/>
          <w:lang w:val="en-US"/>
        </w:rPr>
        <w:t>, and</w:t>
      </w:r>
      <w:r w:rsidR="006C787E">
        <w:rPr>
          <w:rFonts w:ascii="Times New Roman" w:hAnsi="Times New Roman" w:cs="Times New Roman"/>
          <w:sz w:val="24"/>
          <w:szCs w:val="24"/>
          <w:lang w:val="en-US"/>
        </w:rPr>
        <w:t xml:space="preserve"> </w:t>
      </w:r>
      <w:r>
        <w:rPr>
          <w:rFonts w:ascii="Times New Roman" w:hAnsi="Times New Roman" w:cs="Times New Roman"/>
          <w:sz w:val="24"/>
          <w:szCs w:val="24"/>
          <w:lang w:val="en-US"/>
        </w:rPr>
        <w:t>trait × population</w:t>
      </w:r>
      <w:r w:rsidR="00301E88">
        <w:rPr>
          <w:rFonts w:ascii="Times New Roman" w:hAnsi="Times New Roman" w:cs="Times New Roman"/>
          <w:sz w:val="24"/>
          <w:szCs w:val="24"/>
          <w:lang w:val="en-US"/>
        </w:rPr>
        <w:t xml:space="preserve"> interactions as</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random effects nested within predation</w:t>
      </w:r>
      <w:r>
        <w:rPr>
          <w:rFonts w:ascii="Times New Roman" w:hAnsi="Times New Roman" w:cs="Times New Roman"/>
          <w:sz w:val="24"/>
          <w:szCs w:val="24"/>
          <w:lang w:val="en-US"/>
        </w:rPr>
        <w: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1B8ED751"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 xml:space="preserve">probability </w:t>
      </w:r>
      <w:r w:rsidR="009521DA">
        <w:rPr>
          <w:rFonts w:ascii="Times New Roman" w:hAnsi="Times New Roman" w:cs="Times New Roman"/>
          <w:sz w:val="24"/>
          <w:szCs w:val="24"/>
          <w:lang w:val="en-US"/>
        </w:rPr>
        <w:lastRenderedPageBreak/>
        <w:t>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predation by </w:t>
      </w:r>
      <w:r w:rsidR="005A4AF9" w:rsidRPr="00F04AC7">
        <w:rPr>
          <w:rFonts w:ascii="Times New Roman" w:hAnsi="Times New Roman" w:cs="Times New Roman"/>
          <w:i/>
          <w:sz w:val="24"/>
          <w:szCs w:val="24"/>
          <w:lang w:val="en-US"/>
        </w:rPr>
        <w:t xml:space="preserve">P. </w:t>
      </w:r>
      <w:proofErr w:type="spellStart"/>
      <w:r w:rsidR="005A4AF9" w:rsidRPr="00F04AC7">
        <w:rPr>
          <w:rFonts w:ascii="Times New Roman" w:hAnsi="Times New Roman" w:cs="Times New Roman"/>
          <w:i/>
          <w:sz w:val="24"/>
          <w:szCs w:val="24"/>
          <w:lang w:val="en-US"/>
        </w:rPr>
        <w:t>alcon</w:t>
      </w:r>
      <w:proofErr w:type="spellEnd"/>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Finally, we examined if the abundance of the host ant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associated with an increased probability of predator presence or </w:t>
      </w:r>
      <w:proofErr w:type="gramStart"/>
      <w:r>
        <w:rPr>
          <w:rFonts w:ascii="Times New Roman" w:hAnsi="Times New Roman" w:cs="Times New Roman"/>
          <w:sz w:val="24"/>
          <w:szCs w:val="24"/>
          <w:lang w:val="en-US"/>
        </w:rPr>
        <w:t>an increased</w:t>
      </w:r>
      <w:proofErr w:type="gramEnd"/>
      <w:r>
        <w:rPr>
          <w:rFonts w:ascii="Times New Roman" w:hAnsi="Times New Roman" w:cs="Times New Roman"/>
          <w:sz w:val="24"/>
          <w:szCs w:val="24"/>
          <w:lang w:val="en-US"/>
        </w:rPr>
        <w:t xml:space="preserve"> interaction intensity. First, we 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w:t>
      </w:r>
      <w:proofErr w:type="gramStart"/>
      <w:r>
        <w:rPr>
          <w:rFonts w:ascii="Times New Roman" w:hAnsi="Times New Roman" w:cs="Times New Roman"/>
          <w:sz w:val="24"/>
          <w:szCs w:val="24"/>
          <w:lang w:val="en-US"/>
        </w:rPr>
        <w:t>regressed</w:t>
      </w:r>
      <w:proofErr w:type="gramEnd"/>
      <w:r>
        <w:rPr>
          <w:rFonts w:ascii="Times New Roman" w:hAnsi="Times New Roman" w:cs="Times New Roman"/>
          <w:sz w:val="24"/>
          <w:szCs w:val="24"/>
          <w:lang w:val="en-US"/>
        </w:rPr>
        <w:t xml:space="preserve"> the mean number of eggs per plant and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76B26263" w:rsidR="00D43E10" w:rsidRDefault="00D43E10" w:rsidP="007C4E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w:t>
      </w:r>
      <w:r w:rsidR="00182A4F">
        <w:rPr>
          <w:rFonts w:ascii="Times New Roman" w:hAnsi="Times New Roman" w:cs="Times New Roman"/>
          <w:sz w:val="24"/>
          <w:szCs w:val="24"/>
          <w:lang w:val="en-US"/>
        </w:rPr>
        <w:t xml:space="preserve"> </w:t>
      </w:r>
      <w:r w:rsidR="007C4EE4">
        <w:rPr>
          <w:rFonts w:ascii="Times New Roman" w:hAnsi="Times New Roman" w:cs="Times New Roman"/>
          <w:sz w:val="24"/>
          <w:szCs w:val="24"/>
          <w:lang w:val="en-US"/>
        </w:rPr>
        <w:t>S</w:t>
      </w:r>
      <w:r w:rsidR="00FA13DC">
        <w:rPr>
          <w:rFonts w:ascii="Times New Roman" w:hAnsi="Times New Roman" w:cs="Times New Roman"/>
          <w:sz w:val="24"/>
          <w:szCs w:val="24"/>
          <w:lang w:val="en-US"/>
        </w:rPr>
        <w:t>election</w:t>
      </w:r>
      <w:r w:rsidR="007C4EE4">
        <w:rPr>
          <w:rFonts w:ascii="Times New Roman" w:hAnsi="Times New Roman" w:cs="Times New Roman"/>
          <w:sz w:val="24"/>
          <w:szCs w:val="24"/>
          <w:lang w:val="en-US"/>
        </w:rPr>
        <w:t xml:space="preserve"> </w:t>
      </w:r>
      <w:r w:rsidR="005C6FC2">
        <w:rPr>
          <w:rFonts w:ascii="Times New Roman" w:hAnsi="Times New Roman" w:cs="Times New Roman"/>
          <w:sz w:val="24"/>
          <w:szCs w:val="24"/>
          <w:lang w:val="en-US"/>
        </w:rPr>
        <w:t xml:space="preserve">gradients for phenology </w:t>
      </w:r>
      <w:r w:rsidR="007C4EE4">
        <w:rPr>
          <w:rFonts w:ascii="Times New Roman" w:hAnsi="Times New Roman" w:cs="Times New Roman"/>
          <w:sz w:val="24"/>
          <w:szCs w:val="24"/>
          <w:lang w:val="en-US"/>
        </w:rPr>
        <w:t xml:space="preserve">varied </w:t>
      </w:r>
      <w:r w:rsidR="00FA13DC">
        <w:rPr>
          <w:rFonts w:ascii="Times New Roman" w:hAnsi="Times New Roman" w:cs="Times New Roman"/>
          <w:sz w:val="24"/>
          <w:szCs w:val="24"/>
          <w:lang w:val="en-US"/>
        </w:rPr>
        <w:t xml:space="preserve">among populations </w:t>
      </w:r>
      <w:r w:rsidR="0083125D">
        <w:rPr>
          <w:rFonts w:ascii="Times New Roman" w:hAnsi="Times New Roman" w:cs="Times New Roman"/>
          <w:sz w:val="24"/>
          <w:szCs w:val="24"/>
          <w:lang w:val="en-US"/>
        </w:rPr>
        <w:t>as well as</w:t>
      </w:r>
      <w:r w:rsidR="005C6FC2">
        <w:rPr>
          <w:rFonts w:ascii="Times New Roman" w:hAnsi="Times New Roman" w:cs="Times New Roman"/>
          <w:sz w:val="24"/>
          <w:szCs w:val="24"/>
          <w:lang w:val="en-US"/>
        </w:rPr>
        <w:t xml:space="preserve"> between years within populations </w:t>
      </w:r>
      <w:r w:rsidR="00FA13DC">
        <w:rPr>
          <w:rFonts w:ascii="Times New Roman" w:hAnsi="Times New Roman" w:cs="Times New Roman"/>
          <w:sz w:val="24"/>
          <w:szCs w:val="24"/>
          <w:lang w:val="en-US"/>
        </w:rPr>
        <w:t>(</w:t>
      </w:r>
      <w:r w:rsidR="007C4EE4">
        <w:rPr>
          <w:rFonts w:ascii="Times New Roman" w:hAnsi="Times New Roman" w:cs="Times New Roman"/>
          <w:sz w:val="24"/>
          <w:szCs w:val="24"/>
          <w:lang w:val="en-US"/>
        </w:rPr>
        <w:t>populations</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2010: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0.29</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2011: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0.25</w:t>
      </w:r>
      <w:r w:rsidR="00263494">
        <w:rPr>
          <w:rFonts w:ascii="Times New Roman" w:hAnsi="Times New Roman" w:cs="Times New Roman"/>
          <w:sz w:val="24"/>
          <w:szCs w:val="24"/>
          <w:lang w:val="en-US"/>
        </w:rPr>
        <w:t xml:space="preserve">; between years: </w:t>
      </w:r>
      <w:r w:rsidR="007C4EE4">
        <w:rPr>
          <w:rFonts w:ascii="Times New Roman" w:hAnsi="Times New Roman" w:cs="Times New Roman"/>
          <w:sz w:val="24"/>
          <w:szCs w:val="24"/>
          <w:lang w:val="en-US"/>
        </w:rPr>
        <w:t xml:space="preserve">mean SD </w:t>
      </w:r>
      <w:r w:rsidR="00263494">
        <w:rPr>
          <w:rFonts w:ascii="Times New Roman" w:hAnsi="Times New Roman" w:cs="Times New Roman"/>
          <w:sz w:val="24"/>
          <w:szCs w:val="24"/>
          <w:lang w:val="en-US"/>
        </w:rPr>
        <w:t xml:space="preserve">across populations = </w:t>
      </w:r>
      <w:r w:rsidR="007C4EE4">
        <w:rPr>
          <w:rFonts w:ascii="Times New Roman" w:hAnsi="Times New Roman" w:cs="Times New Roman"/>
          <w:sz w:val="24"/>
          <w:szCs w:val="24"/>
          <w:lang w:val="en-US"/>
        </w:rPr>
        <w:t>0.10</w:t>
      </w:r>
      <w:r w:rsidR="008A273C">
        <w:rPr>
          <w:rFonts w:ascii="Times New Roman" w:hAnsi="Times New Roman" w:cs="Times New Roman"/>
          <w:sz w:val="24"/>
          <w:szCs w:val="24"/>
          <w:lang w:val="en-US"/>
        </w:rPr>
        <w:t>).</w:t>
      </w:r>
      <w:r>
        <w:rPr>
          <w:rFonts w:ascii="Times New Roman" w:hAnsi="Times New Roman" w:cs="Times New Roman"/>
          <w:sz w:val="24"/>
          <w:szCs w:val="24"/>
          <w:lang w:val="en-US"/>
        </w:rPr>
        <w:t xml:space="preserve"> 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sidR="00FA13DC">
        <w:rPr>
          <w:rFonts w:ascii="Times New Roman" w:hAnsi="Times New Roman" w:cs="Times New Roman"/>
          <w:sz w:val="24"/>
          <w:szCs w:val="24"/>
          <w:lang w:val="en-US"/>
        </w:rPr>
        <w:t xml:space="preserve">, </w:t>
      </w:r>
      <w:r w:rsidR="00263494" w:rsidRPr="008A273C">
        <w:rPr>
          <w:rFonts w:ascii="Times New Roman" w:hAnsi="Times New Roman" w:cs="Times New Roman"/>
          <w:sz w:val="24"/>
          <w:szCs w:val="24"/>
          <w:lang w:val="en-US"/>
        </w:rPr>
        <w:t>selection gradients</w:t>
      </w:r>
      <w:r w:rsidR="00263494">
        <w:rPr>
          <w:rFonts w:ascii="Times New Roman" w:hAnsi="Times New Roman" w:cs="Times New Roman"/>
          <w:sz w:val="24"/>
          <w:szCs w:val="24"/>
          <w:lang w:val="en-US"/>
        </w:rPr>
        <w:t xml:space="preserve"> for flowering phenology among populations</w:t>
      </w:r>
      <w:r w:rsidR="00263494" w:rsidRPr="005C6FC2">
        <w:rPr>
          <w:rFonts w:ascii="Times New Roman" w:hAnsi="Times New Roman" w:cs="Times New Roman"/>
          <w:sz w:val="24"/>
          <w:szCs w:val="24"/>
          <w:lang w:val="en-US"/>
        </w:rPr>
        <w:t xml:space="preserve"> </w:t>
      </w:r>
      <w:r w:rsidR="00263494">
        <w:rPr>
          <w:rFonts w:ascii="Times New Roman" w:hAnsi="Times New Roman" w:cs="Times New Roman"/>
          <w:sz w:val="24"/>
          <w:szCs w:val="24"/>
          <w:lang w:val="en-US"/>
        </w:rPr>
        <w:t>with the seed predator:</w:t>
      </w:r>
      <w:r w:rsidR="008A273C" w:rsidRPr="008A273C">
        <w:rPr>
          <w:rFonts w:ascii="Times New Roman" w:hAnsi="Times New Roman" w:cs="Times New Roman"/>
          <w:sz w:val="24"/>
          <w:szCs w:val="24"/>
          <w:lang w:val="en-US"/>
        </w:rPr>
        <w:t xml:space="preserve"> 2010: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0.2</w:t>
      </w:r>
      <w:r w:rsidR="008A273C">
        <w:rPr>
          <w:rFonts w:ascii="Times New Roman" w:hAnsi="Times New Roman" w:cs="Times New Roman"/>
          <w:sz w:val="24"/>
          <w:szCs w:val="24"/>
          <w:lang w:val="en-US"/>
        </w:rPr>
        <w:t>2</w:t>
      </w:r>
      <w:r w:rsidR="008A273C" w:rsidRPr="008A273C">
        <w:rPr>
          <w:rFonts w:ascii="Times New Roman" w:hAnsi="Times New Roman" w:cs="Times New Roman"/>
          <w:sz w:val="24"/>
          <w:szCs w:val="24"/>
          <w:lang w:val="en-US"/>
        </w:rPr>
        <w:t xml:space="preserve">; 2011: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w:t>
      </w:r>
      <w:r w:rsidR="008A273C">
        <w:rPr>
          <w:rFonts w:ascii="Times New Roman" w:hAnsi="Times New Roman" w:cs="Times New Roman"/>
          <w:sz w:val="24"/>
          <w:szCs w:val="24"/>
          <w:lang w:val="en-US"/>
        </w:rPr>
        <w:t>19</w:t>
      </w:r>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lastRenderedPageBreak/>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6FD3E40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w:t>
      </w:r>
      <w:r w:rsidR="00973B0D">
        <w:rPr>
          <w:rFonts w:ascii="Times New Roman" w:hAnsi="Times New Roman" w:cs="Times New Roman"/>
          <w:sz w:val="24"/>
          <w:szCs w:val="24"/>
          <w:lang w:val="en-US"/>
        </w:rPr>
        <w:t xml:space="preserve">. Selection on flower number varied among populations in both study years (Table 1A), but this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 xml:space="preserve">in plant populations (Table 2). There </w:t>
      </w:r>
      <w:r w:rsidR="006C787E">
        <w:rPr>
          <w:rFonts w:ascii="Times New Roman" w:hAnsi="Times New Roman" w:cs="Times New Roman"/>
          <w:sz w:val="24"/>
          <w:szCs w:val="24"/>
          <w:lang w:val="en-US"/>
        </w:rPr>
        <w:t>was no</w:t>
      </w:r>
      <w:r w:rsidR="00973B0D">
        <w:rPr>
          <w:rFonts w:ascii="Times New Roman" w:hAnsi="Times New Roman" w:cs="Times New Roman"/>
          <w:sz w:val="24"/>
          <w:szCs w:val="24"/>
          <w:lang w:val="en-US"/>
        </w:rPr>
        <w:t xml:space="preserve"> selection on shoot height </w:t>
      </w:r>
      <w:r w:rsidR="00CE7E4F">
        <w:rPr>
          <w:rFonts w:ascii="Times New Roman" w:hAnsi="Times New Roman" w:cs="Times New Roman"/>
          <w:sz w:val="24"/>
          <w:szCs w:val="24"/>
          <w:lang w:val="en-US"/>
        </w:rPr>
        <w:t>i</w:t>
      </w:r>
      <w:r w:rsidR="009D238F">
        <w:rPr>
          <w:rFonts w:ascii="Times New Roman" w:hAnsi="Times New Roman" w:cs="Times New Roman"/>
          <w:sz w:val="24"/>
          <w:szCs w:val="24"/>
          <w:lang w:val="en-US"/>
        </w:rPr>
        <w:t xml:space="preserve">n </w:t>
      </w:r>
      <w:r w:rsidR="00973B0D">
        <w:rPr>
          <w:rFonts w:ascii="Times New Roman" w:hAnsi="Times New Roman" w:cs="Times New Roman"/>
          <w:sz w:val="24"/>
          <w:szCs w:val="24"/>
          <w:lang w:val="en-US"/>
        </w:rPr>
        <w:t xml:space="preserve">2010, </w:t>
      </w:r>
      <w:r w:rsidR="009D238F">
        <w:rPr>
          <w:rFonts w:ascii="Times New Roman" w:hAnsi="Times New Roman" w:cs="Times New Roman"/>
          <w:sz w:val="24"/>
          <w:szCs w:val="24"/>
          <w:lang w:val="en-US"/>
        </w:rPr>
        <w:t xml:space="preserve">while </w:t>
      </w:r>
      <w:r w:rsidR="00550097">
        <w:rPr>
          <w:rFonts w:ascii="Times New Roman" w:hAnsi="Times New Roman" w:cs="Times New Roman"/>
          <w:sz w:val="24"/>
          <w:szCs w:val="24"/>
          <w:lang w:val="en-US"/>
        </w:rPr>
        <w:t>in 2011 selection</w:t>
      </w:r>
      <w:r w:rsidR="00824240">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differed between </w:t>
      </w:r>
      <w:r w:rsidR="00973B0D">
        <w:rPr>
          <w:rFonts w:ascii="Times New Roman" w:hAnsi="Times New Roman" w:cs="Times New Roman"/>
          <w:sz w:val="24"/>
          <w:szCs w:val="24"/>
          <w:lang w:val="en-US"/>
        </w:rPr>
        <w:t>populations</w:t>
      </w:r>
      <w:r w:rsidR="009D238F" w:rsidRPr="009D238F">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with and without the seed predator </w:t>
      </w:r>
      <w:r w:rsidR="00973B0D">
        <w:rPr>
          <w:rFonts w:ascii="Times New Roman" w:hAnsi="Times New Roman" w:cs="Times New Roman"/>
          <w:sz w:val="24"/>
          <w:szCs w:val="24"/>
          <w:lang w:val="en-US"/>
        </w:rPr>
        <w:t>(</w:t>
      </w:r>
      <w:r w:rsidR="009D238F">
        <w:rPr>
          <w:rFonts w:ascii="Times New Roman" w:hAnsi="Times New Roman" w:cs="Times New Roman"/>
          <w:sz w:val="24"/>
          <w:szCs w:val="24"/>
          <w:lang w:val="en-US"/>
        </w:rPr>
        <w:t xml:space="preserve">Table 1A and </w:t>
      </w:r>
      <w:r w:rsidR="00973B0D">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07FD36FE"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w:t>
      </w:r>
      <w:r w:rsidR="00184815">
        <w:rPr>
          <w:rFonts w:ascii="Times New Roman" w:hAnsi="Times New Roman" w:cs="Times New Roman"/>
          <w:sz w:val="24"/>
          <w:szCs w:val="24"/>
          <w:lang w:val="en-US"/>
        </w:rPr>
        <w:t>s</w:t>
      </w:r>
      <w:r>
        <w:rPr>
          <w:rFonts w:ascii="Times New Roman" w:hAnsi="Times New Roman" w:cs="Times New Roman"/>
          <w:sz w:val="24"/>
          <w:szCs w:val="24"/>
          <w:lang w:val="en-US"/>
        </w:rPr>
        <w:t xml:space="preserve">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31DA0179" w:rsidR="001742F2" w:rsidRDefault="00C06139" w:rsidP="00FE6D9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1913F2" w:rsidRPr="001913F2">
        <w:rPr>
          <w:rFonts w:ascii="Times New Roman" w:hAnsi="Times New Roman" w:cs="Times New Roman"/>
          <w:sz w:val="24"/>
          <w:szCs w:val="24"/>
          <w:lang w:val="en-US"/>
        </w:rPr>
        <w:t>lobal path analys</w:t>
      </w:r>
      <w:r w:rsidR="001913F2">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w:t>
      </w:r>
      <w:r>
        <w:rPr>
          <w:rFonts w:ascii="Times New Roman" w:hAnsi="Times New Roman" w:cs="Times New Roman"/>
          <w:sz w:val="24"/>
          <w:szCs w:val="24"/>
          <w:lang w:val="en-US"/>
        </w:rPr>
        <w:t xml:space="preserve">an earlier </w:t>
      </w:r>
      <w:r w:rsidR="00C407BE">
        <w:rPr>
          <w:rFonts w:ascii="Times New Roman" w:hAnsi="Times New Roman" w:cs="Times New Roman"/>
          <w:sz w:val="24"/>
          <w:szCs w:val="24"/>
          <w:lang w:val="en-US"/>
        </w:rPr>
        <w:t xml:space="preserve">flowering phenology </w:t>
      </w:r>
      <w:r>
        <w:rPr>
          <w:rFonts w:ascii="Times New Roman" w:hAnsi="Times New Roman" w:cs="Times New Roman"/>
          <w:sz w:val="24"/>
          <w:szCs w:val="24"/>
          <w:lang w:val="en-US"/>
        </w:rPr>
        <w:t xml:space="preserve">had a negative effect on </w:t>
      </w:r>
      <w:r w:rsidR="00C407BE">
        <w:rPr>
          <w:rFonts w:ascii="Times New Roman" w:hAnsi="Times New Roman" w:cs="Times New Roman"/>
          <w:sz w:val="24"/>
          <w:szCs w:val="24"/>
          <w:lang w:val="en-US"/>
        </w:rPr>
        <w:t xml:space="preserve">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predation</w:t>
      </w:r>
      <w:r w:rsidR="00FF3130">
        <w:rPr>
          <w:rFonts w:ascii="Times New Roman" w:hAnsi="Times New Roman" w:cs="Times New Roman"/>
          <w:sz w:val="24"/>
          <w:szCs w:val="24"/>
          <w:lang w:val="en-US"/>
        </w:rPr>
        <w:t xml:space="preserve"> and the probability of predator attack </w:t>
      </w:r>
      <w:r w:rsidR="0076677B">
        <w:rPr>
          <w:rFonts w:ascii="Times New Roman" w:hAnsi="Times New Roman" w:cs="Times New Roman"/>
          <w:sz w:val="24"/>
          <w:szCs w:val="24"/>
          <w:lang w:val="en-US"/>
        </w:rPr>
        <w:t>in both years</w:t>
      </w:r>
      <w:r w:rsidR="0083125D">
        <w:rPr>
          <w:rFonts w:ascii="Times New Roman" w:hAnsi="Times New Roman" w:cs="Times New Roman"/>
          <w:sz w:val="24"/>
          <w:szCs w:val="24"/>
          <w:lang w:val="en-US"/>
        </w:rPr>
        <w:t xml:space="preserve"> (Fig. 2, Appendix S3)</w:t>
      </w:r>
      <w:r w:rsidR="00C407BE">
        <w:rPr>
          <w:rFonts w:ascii="Times New Roman" w:hAnsi="Times New Roman" w:cs="Times New Roman"/>
          <w:sz w:val="24"/>
          <w:szCs w:val="24"/>
          <w:lang w:val="en-US"/>
        </w:rPr>
        <w:t xml:space="preserve">. Early </w:t>
      </w:r>
      <w:r>
        <w:rPr>
          <w:rFonts w:ascii="Times New Roman" w:hAnsi="Times New Roman" w:cs="Times New Roman"/>
          <w:sz w:val="24"/>
          <w:szCs w:val="24"/>
          <w:lang w:val="en-US"/>
        </w:rPr>
        <w:t>phenology</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also </w:t>
      </w:r>
      <w:r w:rsidR="0076677B">
        <w:rPr>
          <w:rFonts w:ascii="Times New Roman" w:hAnsi="Times New Roman" w:cs="Times New Roman"/>
          <w:sz w:val="24"/>
          <w:szCs w:val="24"/>
          <w:lang w:val="en-US"/>
        </w:rPr>
        <w:t xml:space="preserve">had a direct negative effect on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in 2010.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had a </w:t>
      </w:r>
      <w:r w:rsidR="00C407BE">
        <w:rPr>
          <w:rFonts w:ascii="Times New Roman" w:hAnsi="Times New Roman" w:cs="Times New Roman"/>
          <w:sz w:val="24"/>
          <w:szCs w:val="24"/>
          <w:lang w:val="en-US"/>
        </w:rPr>
        <w:t>direct</w:t>
      </w:r>
      <w:r w:rsidR="00AC330C">
        <w:rPr>
          <w:rFonts w:ascii="Times New Roman" w:hAnsi="Times New Roman" w:cs="Times New Roman"/>
          <w:sz w:val="24"/>
          <w:szCs w:val="24"/>
          <w:lang w:val="en-US"/>
        </w:rPr>
        <w:t xml:space="preserve"> positive effect on</w:t>
      </w:r>
      <w:r w:rsidR="00C407BE">
        <w:rPr>
          <w:rFonts w:ascii="Times New Roman" w:hAnsi="Times New Roman" w:cs="Times New Roman"/>
          <w:sz w:val="24"/>
          <w:szCs w:val="24"/>
          <w:lang w:val="en-US"/>
        </w:rPr>
        <w:t xml:space="preserve">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but </w:t>
      </w:r>
      <w:r w:rsidR="00AC330C">
        <w:rPr>
          <w:rFonts w:ascii="Times New Roman" w:hAnsi="Times New Roman" w:cs="Times New Roman"/>
          <w:sz w:val="24"/>
          <w:szCs w:val="24"/>
          <w:lang w:val="en-US"/>
        </w:rPr>
        <w:t>a negative indirect effect mediated by</w:t>
      </w:r>
      <w:r w:rsidR="00C407BE">
        <w:rPr>
          <w:rFonts w:ascii="Times New Roman" w:hAnsi="Times New Roman" w:cs="Times New Roman"/>
          <w:sz w:val="24"/>
          <w:szCs w:val="24"/>
          <w:lang w:val="en-US"/>
        </w:rPr>
        <w:t xml:space="preserve"> predation, </w:t>
      </w:r>
      <w:r w:rsidR="00D57CE7">
        <w:rPr>
          <w:rFonts w:ascii="Times New Roman" w:hAnsi="Times New Roman" w:cs="Times New Roman"/>
          <w:sz w:val="24"/>
          <w:szCs w:val="24"/>
          <w:lang w:val="en-US"/>
        </w:rPr>
        <w:t xml:space="preserve">the net effect </w:t>
      </w:r>
      <w:r w:rsidR="00AC330C">
        <w:rPr>
          <w:rFonts w:ascii="Times New Roman" w:hAnsi="Times New Roman" w:cs="Times New Roman"/>
          <w:sz w:val="24"/>
          <w:szCs w:val="24"/>
          <w:lang w:val="en-US"/>
        </w:rPr>
        <w:t>being</w:t>
      </w:r>
      <w:r w:rsidR="00D57CE7">
        <w:rPr>
          <w:rFonts w:ascii="Times New Roman" w:hAnsi="Times New Roman" w:cs="Times New Roman"/>
          <w:sz w:val="24"/>
          <w:szCs w:val="24"/>
          <w:lang w:val="en-US"/>
        </w:rPr>
        <w:t xml:space="preserve"> positive</w:t>
      </w:r>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w:t>
      </w:r>
      <w:r w:rsidR="001A1D25">
        <w:rPr>
          <w:rFonts w:ascii="Times New Roman" w:hAnsi="Times New Roman" w:cs="Times New Roman"/>
          <w:sz w:val="24"/>
          <w:szCs w:val="24"/>
          <w:lang w:val="en-US"/>
        </w:rPr>
        <w:lastRenderedPageBreak/>
        <w:t>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w:t>
      </w:r>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odels fitted for each population and year</w:t>
      </w:r>
      <w:r w:rsidR="00FE6D9A">
        <w:rPr>
          <w:rFonts w:ascii="Times New Roman" w:hAnsi="Times New Roman" w:cs="Times New Roman"/>
          <w:sz w:val="24"/>
          <w:szCs w:val="24"/>
          <w:lang w:val="en-US"/>
        </w:rPr>
        <w:t xml:space="preserve"> showed </w:t>
      </w:r>
      <w:r w:rsidR="0083125D">
        <w:rPr>
          <w:rFonts w:ascii="Times New Roman" w:hAnsi="Times New Roman" w:cs="Times New Roman"/>
          <w:sz w:val="24"/>
          <w:szCs w:val="24"/>
          <w:lang w:val="en-US"/>
        </w:rPr>
        <w:t>that effect sizes varied among populations and between years</w:t>
      </w:r>
      <w:r w:rsidR="00FE6D9A">
        <w:rPr>
          <w:rFonts w:ascii="Times New Roman" w:hAnsi="Times New Roman" w:cs="Times New Roman"/>
          <w:sz w:val="24"/>
          <w:szCs w:val="24"/>
          <w:lang w:val="en-US"/>
        </w:rPr>
        <w:t xml:space="preserve">, </w:t>
      </w:r>
      <w:r w:rsidR="0083125D">
        <w:rPr>
          <w:rFonts w:ascii="Times New Roman" w:hAnsi="Times New Roman" w:cs="Times New Roman"/>
          <w:sz w:val="24"/>
          <w:szCs w:val="24"/>
          <w:lang w:val="en-US"/>
        </w:rPr>
        <w:t>but that there were consistent</w:t>
      </w:r>
      <w:r w:rsidR="00FE6D9A">
        <w:rPr>
          <w:rFonts w:ascii="Times New Roman" w:hAnsi="Times New Roman" w:cs="Times New Roman"/>
          <w:sz w:val="24"/>
          <w:szCs w:val="24"/>
          <w:lang w:val="en-US"/>
        </w:rPr>
        <w:t xml:space="preserve"> </w:t>
      </w:r>
      <w:r w:rsidR="00B25594">
        <w:rPr>
          <w:rFonts w:ascii="Times New Roman" w:hAnsi="Times New Roman" w:cs="Times New Roman"/>
          <w:sz w:val="24"/>
          <w:szCs w:val="24"/>
          <w:lang w:val="en-US"/>
        </w:rPr>
        <w:t xml:space="preserve">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FE6D9A">
        <w:rPr>
          <w:rFonts w:ascii="Times New Roman" w:hAnsi="Times New Roman" w:cs="Times New Roman"/>
          <w:sz w:val="24"/>
          <w:szCs w:val="24"/>
          <w:lang w:val="en-US"/>
        </w:rPr>
        <w:t xml:space="preserve"> </w:t>
      </w:r>
      <w:r>
        <w:rPr>
          <w:rFonts w:ascii="Times New Roman" w:hAnsi="Times New Roman" w:cs="Times New Roman"/>
          <w:sz w:val="24"/>
          <w:szCs w:val="24"/>
          <w:lang w:val="en-US"/>
        </w:rPr>
        <w:t>(Table 4, Appendices S4-5</w:t>
      </w:r>
      <w:r w:rsidR="00FE6D9A">
        <w:rPr>
          <w:rFonts w:ascii="Times New Roman" w:hAnsi="Times New Roman" w:cs="Times New Roman"/>
          <w:sz w:val="24"/>
          <w:szCs w:val="24"/>
          <w:lang w:val="en-US"/>
        </w:rPr>
        <w:t xml:space="preserve"> and S9</w:t>
      </w:r>
      <w:r>
        <w:rPr>
          <w:rFonts w:ascii="Times New Roman" w:hAnsi="Times New Roman" w:cs="Times New Roman"/>
          <w:sz w:val="24"/>
          <w:szCs w:val="24"/>
          <w:lang w:val="en-US"/>
        </w:rPr>
        <w:t>)</w:t>
      </w:r>
      <w:r w:rsidR="00B53242">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lead</w:t>
      </w:r>
      <w:r w:rsidR="00184815">
        <w:rPr>
          <w:rFonts w:ascii="Times New Roman" w:hAnsi="Times New Roman" w:cs="Times New Roman"/>
          <w:sz w:val="24"/>
          <w:szCs w:val="24"/>
          <w:lang w:val="en-US"/>
        </w:rPr>
        <w:t>s</w:t>
      </w:r>
      <w:r w:rsidR="002123D7">
        <w:rPr>
          <w:rFonts w:ascii="Times New Roman" w:hAnsi="Times New Roman" w:cs="Times New Roman"/>
          <w:sz w:val="24"/>
          <w:szCs w:val="24"/>
          <w:lang w:val="en-US"/>
        </w:rPr>
        <w:t xml:space="preserve"> to an additional 0.87 eggs laid per plant (Appendix S9). Each additional egg laid on a plant, in turn, reduced the number of intact fruits by </w:t>
      </w:r>
      <w:r w:rsidR="0083125D">
        <w:rPr>
          <w:rFonts w:ascii="Times New Roman" w:hAnsi="Times New Roman" w:cs="Times New Roman"/>
          <w:sz w:val="24"/>
          <w:szCs w:val="24"/>
          <w:lang w:val="en-US"/>
        </w:rPr>
        <w:t xml:space="preserve">on average </w:t>
      </w:r>
      <w:r w:rsidR="002123D7">
        <w:rPr>
          <w:rFonts w:ascii="Times New Roman" w:hAnsi="Times New Roman" w:cs="Times New Roman"/>
          <w:sz w:val="24"/>
          <w:szCs w:val="24"/>
          <w:lang w:val="en-US"/>
        </w:rPr>
        <w:t>0.08 (Appendix S9)</w:t>
      </w:r>
      <w:r w:rsidR="0094342B">
        <w:rPr>
          <w:rFonts w:ascii="Times New Roman" w:hAnsi="Times New Roman" w:cs="Times New Roman"/>
          <w:sz w:val="24"/>
          <w:szCs w:val="24"/>
          <w:lang w:val="en-US"/>
        </w:rPr>
        <w:t>, meaning a</w:t>
      </w:r>
      <w:r w:rsidR="002123D7">
        <w:rPr>
          <w:rFonts w:ascii="Times New Roman" w:hAnsi="Times New Roman" w:cs="Times New Roman"/>
          <w:sz w:val="24"/>
          <w:szCs w:val="24"/>
          <w:lang w:val="en-US"/>
        </w:rPr>
        <w:t xml:space="preserve"> butterfly-mediated reduction in fitness of a one-stage advancement in phenology </w:t>
      </w:r>
      <w:r w:rsidR="0094342B">
        <w:rPr>
          <w:rFonts w:ascii="Times New Roman" w:hAnsi="Times New Roman" w:cs="Times New Roman"/>
          <w:sz w:val="24"/>
          <w:szCs w:val="24"/>
          <w:lang w:val="en-US"/>
        </w:rPr>
        <w:t xml:space="preserve">by </w:t>
      </w:r>
      <w:r w:rsidR="002123D7">
        <w:rPr>
          <w:rFonts w:ascii="Times New Roman" w:hAnsi="Times New Roman" w:cs="Times New Roman"/>
          <w:sz w:val="24"/>
          <w:szCs w:val="24"/>
          <w:lang w:val="en-US"/>
        </w:rPr>
        <w:t>0.</w:t>
      </w:r>
      <w:r w:rsidR="00FE6D9A">
        <w:rPr>
          <w:rFonts w:ascii="Times New Roman" w:hAnsi="Times New Roman" w:cs="Times New Roman"/>
          <w:sz w:val="24"/>
          <w:szCs w:val="24"/>
          <w:lang w:val="en-US"/>
        </w:rPr>
        <w:t xml:space="preserve">07 </w:t>
      </w:r>
      <w:r w:rsidR="002123D7">
        <w:rPr>
          <w:rFonts w:ascii="Times New Roman" w:hAnsi="Times New Roman" w:cs="Times New Roman"/>
          <w:sz w:val="24"/>
          <w:szCs w:val="24"/>
          <w:lang w:val="en-US"/>
        </w:rPr>
        <w:t xml:space="preserve">intact fruits, corresponding to </w:t>
      </w:r>
      <w:r w:rsidR="0094342B">
        <w:rPr>
          <w:rFonts w:ascii="Times New Roman" w:hAnsi="Times New Roman" w:cs="Times New Roman"/>
          <w:sz w:val="24"/>
          <w:szCs w:val="24"/>
          <w:lang w:val="en-US"/>
        </w:rPr>
        <w:t xml:space="preserve">about </w:t>
      </w:r>
      <w:r w:rsidR="00FE6D9A">
        <w:rPr>
          <w:rFonts w:ascii="Times New Roman" w:hAnsi="Times New Roman" w:cs="Times New Roman"/>
          <w:sz w:val="24"/>
          <w:szCs w:val="24"/>
          <w:lang w:val="en-US"/>
        </w:rPr>
        <w:t xml:space="preserve">35 </w:t>
      </w:r>
      <w:r w:rsidR="002123D7">
        <w:rPr>
          <w:rFonts w:ascii="Times New Roman" w:hAnsi="Times New Roman" w:cs="Times New Roman"/>
          <w:sz w:val="24"/>
          <w:szCs w:val="24"/>
          <w:lang w:val="en-US"/>
        </w:rPr>
        <w:t>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xml:space="preserve">,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w:t>
      </w:r>
      <w:proofErr w:type="spellStart"/>
      <w:r w:rsidR="00944C80">
        <w:rPr>
          <w:rFonts w:ascii="Times New Roman" w:hAnsi="Times New Roman" w:cs="Times New Roman"/>
          <w:sz w:val="24"/>
          <w:szCs w:val="24"/>
          <w:lang w:val="en-US"/>
        </w:rPr>
        <w:t>Ehrlén</w:t>
      </w:r>
      <w:proofErr w:type="spellEnd"/>
      <w:r w:rsidR="00944C80">
        <w:rPr>
          <w:rFonts w:ascii="Times New Roman" w:hAnsi="Times New Roman" w:cs="Times New Roman"/>
          <w:sz w:val="24"/>
          <w:szCs w:val="24"/>
          <w:lang w:val="en-US"/>
        </w:rPr>
        <w:t xml:space="preserve">,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w:t>
      </w:r>
      <w:r w:rsidR="0050527B">
        <w:rPr>
          <w:rFonts w:ascii="Times New Roman" w:hAnsi="Times New Roman" w:cs="Times New Roman"/>
          <w:sz w:val="24"/>
          <w:szCs w:val="24"/>
          <w:lang w:val="en-US"/>
        </w:rPr>
        <w:t xml:space="preserve">plants in </w:t>
      </w:r>
      <w:r w:rsidR="00267BD6">
        <w:rPr>
          <w:rFonts w:ascii="Times New Roman" w:hAnsi="Times New Roman" w:cs="Times New Roman"/>
          <w:sz w:val="24"/>
          <w:szCs w:val="24"/>
          <w:lang w:val="en-US"/>
        </w:rPr>
        <w:t xml:space="preserve">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r w:rsidR="0050527B">
        <w:rPr>
          <w:rFonts w:ascii="Times New Roman" w:hAnsi="Times New Roman" w:cs="Times New Roman"/>
          <w:sz w:val="24"/>
          <w:szCs w:val="24"/>
          <w:lang w:val="en-US"/>
        </w:rPr>
        <w:t>Among populations with the butterfly, predation</w:t>
      </w:r>
      <w:r w:rsidR="0050527B" w:rsidRPr="001742F2">
        <w:rPr>
          <w:rFonts w:ascii="Times New Roman" w:hAnsi="Times New Roman" w:cs="Times New Roman"/>
          <w:sz w:val="24"/>
          <w:szCs w:val="24"/>
          <w:lang w:val="en-US"/>
        </w:rPr>
        <w:t xml:space="preserve"> explained 26.</w:t>
      </w:r>
      <w:r w:rsidR="0050527B">
        <w:rPr>
          <w:rFonts w:ascii="Times New Roman" w:hAnsi="Times New Roman" w:cs="Times New Roman"/>
          <w:sz w:val="24"/>
          <w:szCs w:val="24"/>
          <w:lang w:val="en-US"/>
        </w:rPr>
        <w:t>4</w:t>
      </w:r>
      <w:r w:rsidR="0050527B" w:rsidRPr="001742F2">
        <w:rPr>
          <w:rFonts w:ascii="Times New Roman" w:hAnsi="Times New Roman" w:cs="Times New Roman"/>
          <w:sz w:val="24"/>
          <w:szCs w:val="24"/>
          <w:lang w:val="en-US"/>
        </w:rPr>
        <w:t xml:space="preserve"> % of the variation in </w:t>
      </w:r>
      <w:r w:rsidR="0050527B">
        <w:rPr>
          <w:rFonts w:ascii="Times New Roman" w:hAnsi="Times New Roman" w:cs="Times New Roman"/>
          <w:sz w:val="24"/>
          <w:szCs w:val="24"/>
          <w:lang w:val="en-US"/>
        </w:rPr>
        <w:t xml:space="preserve">mean </w:t>
      </w:r>
      <w:r w:rsidR="0050527B" w:rsidRPr="001742F2">
        <w:rPr>
          <w:rFonts w:ascii="Times New Roman" w:hAnsi="Times New Roman" w:cs="Times New Roman"/>
          <w:sz w:val="24"/>
          <w:szCs w:val="24"/>
          <w:lang w:val="en-US"/>
        </w:rPr>
        <w:t>fitness</w:t>
      </w:r>
      <w:r w:rsidR="0050527B">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(R</w:t>
      </w:r>
      <w:r w:rsidR="0050527B" w:rsidRPr="001742F2">
        <w:rPr>
          <w:rFonts w:ascii="Times New Roman" w:hAnsi="Times New Roman" w:cs="Times New Roman"/>
          <w:sz w:val="24"/>
          <w:szCs w:val="24"/>
          <w:vertAlign w:val="superscript"/>
          <w:lang w:val="en-US"/>
        </w:rPr>
        <w:t>2</w:t>
      </w:r>
      <w:r w:rsidR="0050527B">
        <w:rPr>
          <w:rFonts w:ascii="Times New Roman" w:hAnsi="Times New Roman" w:cs="Times New Roman"/>
          <w:sz w:val="24"/>
          <w:szCs w:val="24"/>
          <w:lang w:val="en-US"/>
        </w:rPr>
        <w:t>-</w:t>
      </w:r>
      <w:r w:rsidR="0050527B" w:rsidRPr="001742F2">
        <w:rPr>
          <w:rFonts w:ascii="Times New Roman" w:hAnsi="Times New Roman" w:cs="Times New Roman"/>
          <w:sz w:val="24"/>
          <w:szCs w:val="24"/>
          <w:lang w:val="en-US"/>
        </w:rPr>
        <w:t>value from</w:t>
      </w:r>
      <w:r w:rsidR="0050527B">
        <w:rPr>
          <w:rFonts w:ascii="Times New Roman" w:hAnsi="Times New Roman" w:cs="Times New Roman"/>
          <w:sz w:val="24"/>
          <w:szCs w:val="24"/>
          <w:lang w:val="en-US"/>
        </w:rPr>
        <w:t xml:space="preserve"> a</w:t>
      </w:r>
      <w:r w:rsidR="0050527B" w:rsidRPr="001742F2">
        <w:rPr>
          <w:rFonts w:ascii="Times New Roman" w:hAnsi="Times New Roman" w:cs="Times New Roman"/>
          <w:sz w:val="24"/>
          <w:szCs w:val="24"/>
          <w:lang w:val="en-US"/>
        </w:rPr>
        <w:t xml:space="preserve"> linear model</w:t>
      </w:r>
      <w:r w:rsidR="0050527B">
        <w:rPr>
          <w:rFonts w:ascii="Times New Roman" w:hAnsi="Times New Roman" w:cs="Times New Roman"/>
          <w:sz w:val="24"/>
          <w:szCs w:val="24"/>
          <w:lang w:val="en-US"/>
        </w:rPr>
        <w:t xml:space="preserve"> with each population in each year as replicates</w:t>
      </w:r>
      <w:r w:rsidR="0050527B" w:rsidRPr="001742F2">
        <w:rPr>
          <w:rFonts w:ascii="Times New Roman" w:hAnsi="Times New Roman" w:cs="Times New Roman"/>
          <w:sz w:val="24"/>
          <w:szCs w:val="24"/>
          <w:lang w:val="en-US"/>
        </w:rPr>
        <w:t>).</w:t>
      </w:r>
      <w:r w:rsidR="0050527B">
        <w:rPr>
          <w:rFonts w:ascii="Times New Roman" w:hAnsi="Times New Roman" w:cs="Times New Roman"/>
          <w:sz w:val="24"/>
          <w:szCs w:val="24"/>
          <w:lang w:val="en-US"/>
        </w:rPr>
        <w:t xml:space="preserve"> Within </w:t>
      </w:r>
      <w:r w:rsidR="000955DB">
        <w:rPr>
          <w:rFonts w:ascii="Times New Roman" w:hAnsi="Times New Roman" w:cs="Times New Roman"/>
          <w:sz w:val="24"/>
          <w:szCs w:val="24"/>
          <w:lang w:val="en-US"/>
        </w:rPr>
        <w:t xml:space="preserve">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caterpillar</w:t>
      </w:r>
      <w:r w:rsidR="0050527B">
        <w:rPr>
          <w:rFonts w:ascii="Times New Roman" w:hAnsi="Times New Roman" w:cs="Times New Roman"/>
          <w:sz w:val="24"/>
          <w:szCs w:val="24"/>
          <w:lang w:val="en-US"/>
        </w:rPr>
        <w:t xml:space="preserve"> damage</w:t>
      </w:r>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0.22 and 49.5 %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w:t>
      </w:r>
      <w:r w:rsidR="000955DB">
        <w:rPr>
          <w:rFonts w:ascii="Times New Roman" w:hAnsi="Times New Roman" w:cs="Times New Roman"/>
          <w:sz w:val="24"/>
          <w:szCs w:val="24"/>
          <w:lang w:val="en-US"/>
        </w:rPr>
        <w:t xml:space="preserve">. </w:t>
      </w:r>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w:t>
      </w:r>
      <w:r>
        <w:rPr>
          <w:rFonts w:ascii="Times New Roman" w:hAnsi="Times New Roman" w:cs="Times New Roman"/>
          <w:sz w:val="24"/>
          <w:szCs w:val="24"/>
          <w:lang w:val="en-US"/>
        </w:rPr>
        <w:lastRenderedPageBreak/>
        <w:t xml:space="preserve">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289D3E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r w:rsidR="00C414B5">
        <w:rPr>
          <w:rFonts w:ascii="Times New Roman" w:hAnsi="Times New Roman" w:cs="Times New Roman"/>
          <w:sz w:val="24"/>
          <w:szCs w:val="24"/>
          <w:lang w:val="en-US"/>
        </w:rPr>
        <w:t>might</w:t>
      </w:r>
      <w:r w:rsidR="005F774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influence selection on flowering phenology in the host plant. </w:t>
      </w:r>
    </w:p>
    <w:p w14:paraId="42646ED9" w14:textId="162BD5E5" w:rsidR="005F7746" w:rsidRDefault="00D43E10" w:rsidP="00DC3751">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late-flowering plant species like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earlier flowering might be beneficial at </w:t>
      </w:r>
      <w:r w:rsidR="00CE341E">
        <w:rPr>
          <w:rFonts w:ascii="Times New Roman" w:hAnsi="Times New Roman" w:cs="Times New Roman"/>
          <w:sz w:val="24"/>
          <w:szCs w:val="24"/>
          <w:lang w:val="en-US"/>
        </w:rPr>
        <w:t xml:space="preserve">higher </w:t>
      </w:r>
      <w:r>
        <w:rPr>
          <w:rFonts w:ascii="Times New Roman" w:hAnsi="Times New Roman" w:cs="Times New Roman"/>
          <w:sz w:val="24"/>
          <w:szCs w:val="24"/>
          <w:lang w:val="en-US"/>
        </w:rPr>
        <w:t>latitudes, where the growing season is short, because it increases the time and resources available for seed maturation</w:t>
      </w:r>
      <w:r w:rsidR="00CE341E">
        <w:rPr>
          <w:rFonts w:ascii="Times New Roman" w:hAnsi="Times New Roman" w:cs="Times New Roman"/>
          <w:sz w:val="24"/>
          <w:szCs w:val="24"/>
          <w:lang w:val="en-US"/>
        </w:rPr>
        <w:t xml:space="preserve"> (</w:t>
      </w:r>
      <w:proofErr w:type="spellStart"/>
      <w:r w:rsidR="00CE341E">
        <w:rPr>
          <w:rFonts w:ascii="Times New Roman" w:hAnsi="Times New Roman" w:cs="Times New Roman"/>
          <w:sz w:val="24"/>
          <w:szCs w:val="24"/>
          <w:lang w:val="en-US"/>
        </w:rPr>
        <w:t>Aizen</w:t>
      </w:r>
      <w:proofErr w:type="spellEnd"/>
      <w:r w:rsidR="00CE341E">
        <w:rPr>
          <w:rFonts w:ascii="Times New Roman" w:hAnsi="Times New Roman" w:cs="Times New Roman"/>
          <w:sz w:val="24"/>
          <w:szCs w:val="24"/>
          <w:lang w:val="en-US"/>
        </w:rPr>
        <w:t xml:space="preserve"> 2003; </w:t>
      </w:r>
      <w:proofErr w:type="spellStart"/>
      <w:r w:rsidR="00CE341E">
        <w:rPr>
          <w:rFonts w:ascii="Times New Roman" w:hAnsi="Times New Roman" w:cs="Times New Roman"/>
          <w:sz w:val="24"/>
          <w:szCs w:val="24"/>
          <w:lang w:val="en-US"/>
        </w:rPr>
        <w:t>Munguía</w:t>
      </w:r>
      <w:proofErr w:type="spellEnd"/>
      <w:r w:rsidR="00CE341E">
        <w:rPr>
          <w:rFonts w:ascii="Times New Roman" w:hAnsi="Times New Roman" w:cs="Times New Roman"/>
          <w:sz w:val="24"/>
          <w:szCs w:val="24"/>
          <w:lang w:val="en-US"/>
        </w:rPr>
        <w:t>-Rosas et al</w:t>
      </w:r>
      <w:r w:rsidR="00CE341E">
        <w:rPr>
          <w:rFonts w:ascii="Times New Roman" w:hAnsi="Times New Roman" w:cs="Times New Roman"/>
          <w:i/>
          <w:iCs/>
          <w:sz w:val="24"/>
          <w:szCs w:val="24"/>
          <w:lang w:val="en-US"/>
        </w:rPr>
        <w:t>.</w:t>
      </w:r>
      <w:r w:rsidR="00CE341E">
        <w:rPr>
          <w:rFonts w:ascii="Times New Roman" w:hAnsi="Times New Roman" w:cs="Times New Roman"/>
          <w:sz w:val="24"/>
          <w:szCs w:val="24"/>
          <w:lang w:val="en-US"/>
        </w:rPr>
        <w:t xml:space="preserve"> 2011b)</w:t>
      </w:r>
      <w:r>
        <w:rPr>
          <w:rFonts w:ascii="Times New Roman" w:hAnsi="Times New Roman" w:cs="Times New Roman"/>
          <w:sz w:val="24"/>
          <w:szCs w:val="24"/>
          <w:lang w:val="en-US"/>
        </w:rPr>
        <w:t xml:space="preserve">. 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w:t>
      </w:r>
      <w:r w:rsidR="00DC3751">
        <w:rPr>
          <w:rFonts w:ascii="Times New Roman" w:hAnsi="Times New Roman" w:cs="Times New Roman"/>
          <w:sz w:val="24"/>
          <w:szCs w:val="24"/>
          <w:lang w:val="en-US"/>
        </w:rPr>
        <w:t xml:space="preserve"> (by increasing time and resources for seed maturation)</w:t>
      </w:r>
      <w:r>
        <w:rPr>
          <w:rFonts w:ascii="Times New Roman" w:hAnsi="Times New Roman" w:cs="Times New Roman"/>
          <w:sz w:val="24"/>
          <w:szCs w:val="24"/>
          <w:lang w:val="en-US"/>
        </w:rPr>
        <w:t>,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w:t>
      </w:r>
      <w:r>
        <w:rPr>
          <w:rFonts w:ascii="Times New Roman" w:hAnsi="Times New Roman" w:cs="Times New Roman"/>
          <w:sz w:val="24"/>
          <w:szCs w:val="24"/>
          <w:lang w:val="en-US"/>
        </w:rPr>
        <w:lastRenderedPageBreak/>
        <w:t xml:space="preserve">In our study, we tried to alleviate problems by incorporating traits that we considered likely to be correlated with flowering phenology, as well as traits likely to be correlated with plant resource state, as covariates in our models. </w:t>
      </w:r>
    </w:p>
    <w:p w14:paraId="6FC6F77E" w14:textId="21FD56EC" w:rsidR="00D43E10" w:rsidRDefault="00D66698"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therefore potentially available for 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proofErr w:type="spellStart"/>
      <w:r w:rsidRPr="008A21D6">
        <w:rPr>
          <w:rFonts w:ascii="Times New Roman" w:hAnsi="Times New Roman" w:cs="Times New Roman"/>
          <w:sz w:val="24"/>
          <w:szCs w:val="24"/>
          <w:lang w:val="en-US"/>
        </w:rPr>
        <w:t>Mahoro</w:t>
      </w:r>
      <w:proofErr w:type="spellEnd"/>
      <w:r w:rsidRPr="008A21D6">
        <w:rPr>
          <w:rFonts w:ascii="Times New Roman" w:hAnsi="Times New Roman" w:cs="Times New Roman"/>
          <w:sz w:val="24"/>
          <w:szCs w:val="24"/>
          <w:lang w:val="en-US"/>
        </w:rPr>
        <w:t xml:space="preserve"> 2003, </w:t>
      </w:r>
      <w:proofErr w:type="spellStart"/>
      <w:r w:rsidRPr="008A21D6">
        <w:rPr>
          <w:rFonts w:ascii="Times New Roman" w:hAnsi="Times New Roman" w:cs="Times New Roman"/>
          <w:sz w:val="24"/>
          <w:szCs w:val="24"/>
          <w:lang w:val="en-US"/>
        </w:rPr>
        <w:t>Ehrlén</w:t>
      </w:r>
      <w:proofErr w:type="spellEnd"/>
      <w:r w:rsidRPr="008A21D6">
        <w:rPr>
          <w:rFonts w:ascii="Times New Roman" w:hAnsi="Times New Roman" w:cs="Times New Roman"/>
          <w:sz w:val="24"/>
          <w:szCs w:val="24"/>
          <w:lang w:val="en-US"/>
        </w:rPr>
        <w:t xml:space="preserve"> et al. 2015). This leads to </w:t>
      </w:r>
      <w:r w:rsidR="001B75BD" w:rsidRPr="001B75BD">
        <w:rPr>
          <w:rFonts w:ascii="Times New Roman" w:hAnsi="Times New Roman" w:cs="Times New Roman"/>
          <w:sz w:val="24"/>
          <w:szCs w:val="24"/>
          <w:lang w:val="en-US"/>
        </w:rPr>
        <w:t>the idea that, for a given egg load per plant, a higher number</w:t>
      </w:r>
      <w:r w:rsidRPr="008A21D6">
        <w:rPr>
          <w:rFonts w:ascii="Times New Roman" w:hAnsi="Times New Roman" w:cs="Times New Roman"/>
          <w:sz w:val="24"/>
          <w:szCs w:val="24"/>
          <w:lang w:val="en-US"/>
        </w:rPr>
        <w:t xml:space="preserve"> of fruits will escape attacks in </w:t>
      </w:r>
      <w:r w:rsidR="001A6576">
        <w:rPr>
          <w:rFonts w:ascii="Times New Roman" w:hAnsi="Times New Roman" w:cs="Times New Roman"/>
          <w:sz w:val="24"/>
          <w:szCs w:val="24"/>
          <w:lang w:val="en-US"/>
        </w:rPr>
        <w:t>late</w:t>
      </w:r>
      <w:r w:rsidRPr="008A21D6">
        <w:rPr>
          <w:rFonts w:ascii="Times New Roman" w:hAnsi="Times New Roman" w:cs="Times New Roman"/>
          <w:sz w:val="24"/>
          <w:szCs w:val="24"/>
          <w:lang w:val="en-US"/>
        </w:rPr>
        <w:t xml:space="preserve">-flowering than in </w:t>
      </w:r>
      <w:r w:rsidR="001A6576">
        <w:rPr>
          <w:rFonts w:ascii="Times New Roman" w:hAnsi="Times New Roman" w:cs="Times New Roman"/>
          <w:sz w:val="24"/>
          <w:szCs w:val="24"/>
          <w:lang w:val="en-US"/>
        </w:rPr>
        <w:t>early</w:t>
      </w:r>
      <w:r w:rsidRPr="008A21D6">
        <w:rPr>
          <w:rFonts w:ascii="Times New Roman" w:hAnsi="Times New Roman" w:cs="Times New Roman"/>
          <w:sz w:val="24"/>
          <w:szCs w:val="24"/>
          <w:lang w:val="en-US"/>
        </w:rPr>
        <w:t>-flowering individuals.</w:t>
      </w:r>
    </w:p>
    <w:p w14:paraId="09D13757" w14:textId="5E07F88D"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w:t>
      </w:r>
      <w:r w:rsidR="00F1366C">
        <w:rPr>
          <w:rFonts w:ascii="Times New Roman" w:hAnsi="Times New Roman" w:cs="Times New Roman"/>
          <w:sz w:val="24"/>
          <w:szCs w:val="24"/>
          <w:lang w:val="en-US"/>
        </w:rPr>
        <w:t>, and</w:t>
      </w:r>
      <w:r>
        <w:rPr>
          <w:rFonts w:ascii="Times New Roman" w:hAnsi="Times New Roman" w:cs="Times New Roman"/>
          <w:sz w:val="24"/>
          <w:szCs w:val="24"/>
          <w:lang w:val="en-US"/>
        </w:rPr>
        <w:t xml:space="preserve"> mediat</w:t>
      </w:r>
      <w:r w:rsidR="00F1366C">
        <w:rPr>
          <w:rFonts w:ascii="Times New Roman" w:hAnsi="Times New Roman" w:cs="Times New Roman"/>
          <w:sz w:val="24"/>
          <w:szCs w:val="24"/>
          <w:lang w:val="en-US"/>
        </w:rPr>
        <w:t>ing</w:t>
      </w:r>
      <w:r>
        <w:rPr>
          <w:rFonts w:ascii="Times New Roman" w:hAnsi="Times New Roman" w:cs="Times New Roman"/>
          <w:sz w:val="24"/>
          <w:szCs w:val="24"/>
          <w:lang w:val="en-US"/>
        </w:rPr>
        <w:t xml:space="preserve"> shifts in selection from favoring early to favoring late flowering. The relationship between selection on flowering time and butterfly presence in this study </w:t>
      </w:r>
      <w:r w:rsidR="007A5C7B">
        <w:rPr>
          <w:rFonts w:ascii="Times New Roman" w:hAnsi="Times New Roman" w:cs="Times New Roman"/>
          <w:sz w:val="24"/>
          <w:szCs w:val="24"/>
          <w:lang w:val="en-US"/>
        </w:rPr>
        <w:t>was based on observational data</w:t>
      </w:r>
      <w:r>
        <w:rPr>
          <w:rFonts w:ascii="Times New Roman" w:hAnsi="Times New Roman" w:cs="Times New Roman"/>
          <w:sz w:val="24"/>
          <w:szCs w:val="24"/>
          <w:lang w:val="en-US"/>
        </w:rPr>
        <w:t xml:space="preserv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lastRenderedPageBreak/>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r w:rsidR="00D41AA8">
        <w:rPr>
          <w:rFonts w:ascii="Times New Roman" w:hAnsi="Times New Roman" w:cs="Times New Roman"/>
          <w:sz w:val="24"/>
          <w:szCs w:val="24"/>
          <w:lang w:val="en-US"/>
        </w:rPr>
        <w:t>. This is</w:t>
      </w:r>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oviposit</w:t>
      </w:r>
      <w:r w:rsidR="00EF7BDB">
        <w:rPr>
          <w:rFonts w:ascii="Times New Roman" w:hAnsi="Times New Roman" w:cs="Times New Roman"/>
          <w:sz w:val="24"/>
          <w:szCs w:val="24"/>
          <w:lang w:val="en-US"/>
        </w:rPr>
        <w:t>ed</w:t>
      </w:r>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 xml:space="preserve">Weis and </w:t>
      </w:r>
      <w:proofErr w:type="spellStart"/>
      <w:r w:rsidR="00FF79B7" w:rsidRPr="00FF79B7">
        <w:rPr>
          <w:rFonts w:ascii="Times New Roman" w:hAnsi="Times New Roman" w:cs="Times New Roman"/>
          <w:sz w:val="24"/>
          <w:szCs w:val="24"/>
          <w:lang w:val="en-US"/>
        </w:rPr>
        <w:t>Kapelinski</w:t>
      </w:r>
      <w:proofErr w:type="spellEnd"/>
      <w:r w:rsidR="00FF79B7" w:rsidRPr="00FF79B7">
        <w:rPr>
          <w:rFonts w:ascii="Times New Roman" w:hAnsi="Times New Roman" w:cs="Times New Roman"/>
          <w:sz w:val="24"/>
          <w:szCs w:val="24"/>
          <w:lang w:val="en-US"/>
        </w:rPr>
        <w:t xml:space="preserve">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444A6070"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other unidentified</w:t>
      </w:r>
      <w:r w:rsidR="00E8677F">
        <w:rPr>
          <w:rFonts w:ascii="Times New Roman" w:hAnsi="Times New Roman" w:cs="Times New Roman"/>
          <w:sz w:val="24"/>
          <w:szCs w:val="24"/>
          <w:lang w:val="en-US"/>
        </w:rPr>
        <w:t xml:space="preserve"> factors</w:t>
      </w:r>
      <w:r w:rsidR="00E36A34">
        <w:rPr>
          <w:rFonts w:ascii="Times New Roman" w:hAnsi="Times New Roman" w:cs="Times New Roman"/>
          <w:sz w:val="24"/>
          <w:szCs w:val="24"/>
          <w:lang w:val="en-US"/>
        </w:rPr>
        <w:t>, such</w:t>
      </w:r>
      <w:r w:rsidR="00990265">
        <w:rPr>
          <w:rFonts w:ascii="Times New Roman" w:hAnsi="Times New Roman" w:cs="Times New Roman"/>
          <w:sz w:val="24"/>
          <w:szCs w:val="24"/>
          <w:lang w:val="en-US"/>
        </w:rPr>
        <w:t xml:space="preserve"> as temperature or humidity</w:t>
      </w:r>
      <w:r w:rsidR="00E36A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w:t>
      </w:r>
      <w:r w:rsidR="002123D7" w:rsidRPr="0013268E">
        <w:rPr>
          <w:rFonts w:ascii="Times New Roman" w:hAnsi="Times New Roman" w:cs="Times New Roman"/>
          <w:sz w:val="24"/>
          <w:szCs w:val="24"/>
          <w:lang w:val="en-US"/>
        </w:rPr>
        <w:lastRenderedPageBreak/>
        <w:t>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34CC17E8" w:rsidR="00990265" w:rsidRDefault="001E708E" w:rsidP="0039401E">
      <w:pPr>
        <w:pStyle w:val="Bibliografa"/>
        <w:spacing w:line="480" w:lineRule="auto"/>
        <w:ind w:left="0"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w:t>
      </w:r>
      <w:r w:rsidR="006A245B">
        <w:rPr>
          <w:rFonts w:ascii="Times New Roman" w:hAnsi="Times New Roman" w:cs="Times New Roman"/>
          <w:sz w:val="24"/>
          <w:szCs w:val="24"/>
          <w:lang w:val="en-US"/>
        </w:rPr>
        <w:t>. One possible explanation for this pattern is that t</w:t>
      </w:r>
      <w:r w:rsidR="00990265" w:rsidRPr="00990265">
        <w:rPr>
          <w:rFonts w:ascii="Times New Roman" w:hAnsi="Times New Roman" w:cs="Times New Roman"/>
          <w:sz w:val="24"/>
          <w:szCs w:val="24"/>
          <w:lang w:val="en-US"/>
        </w:rPr>
        <w:t xml:space="preserve">he preference for taller shoots </w:t>
      </w:r>
      <w:r w:rsidR="006A245B">
        <w:rPr>
          <w:rFonts w:ascii="Times New Roman" w:hAnsi="Times New Roman" w:cs="Times New Roman"/>
          <w:sz w:val="24"/>
          <w:szCs w:val="24"/>
          <w:lang w:val="en-US"/>
        </w:rPr>
        <w:t>is</w:t>
      </w:r>
      <w:r w:rsidR="00990265" w:rsidRPr="00990265">
        <w:rPr>
          <w:rFonts w:ascii="Times New Roman" w:hAnsi="Times New Roman" w:cs="Times New Roman"/>
          <w:sz w:val="24"/>
          <w:szCs w:val="24"/>
          <w:lang w:val="en-US"/>
        </w:rPr>
        <w:t xml:space="preserve"> stronger in populations with high vegetation 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r w:rsidR="006A245B">
        <w:rPr>
          <w:rFonts w:ascii="Times New Roman" w:hAnsi="Times New Roman" w:cs="Times New Roman"/>
          <w:sz w:val="24"/>
          <w:szCs w:val="24"/>
          <w:lang w:val="en-US"/>
        </w:rPr>
        <w:t xml:space="preserve">only </w:t>
      </w:r>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t>
      </w:r>
      <w:r w:rsidR="006A245B">
        <w:rPr>
          <w:rFonts w:ascii="Times New Roman" w:hAnsi="Times New Roman" w:cs="Times New Roman"/>
          <w:sz w:val="24"/>
          <w:szCs w:val="24"/>
          <w:lang w:val="en-US"/>
        </w:rPr>
        <w:t>protrude from</w:t>
      </w:r>
      <w:r w:rsidR="00990265" w:rsidRPr="00990265">
        <w:rPr>
          <w:rFonts w:ascii="Times New Roman" w:hAnsi="Times New Roman" w:cs="Times New Roman"/>
          <w:sz w:val="24"/>
          <w:szCs w:val="24"/>
          <w:lang w:val="en-US"/>
        </w:rPr>
        <w:t xml:space="preserve"> the canopy and </w:t>
      </w:r>
      <w:r w:rsidR="006A245B">
        <w:rPr>
          <w:rFonts w:ascii="Times New Roman" w:hAnsi="Times New Roman" w:cs="Times New Roman"/>
          <w:sz w:val="24"/>
          <w:szCs w:val="24"/>
          <w:lang w:val="en-US"/>
        </w:rPr>
        <w:t>are</w:t>
      </w:r>
      <w:r w:rsidR="00990265" w:rsidRPr="00990265">
        <w:rPr>
          <w:rFonts w:ascii="Times New Roman" w:hAnsi="Times New Roman" w:cs="Times New Roman"/>
          <w:sz w:val="24"/>
          <w:szCs w:val="24"/>
          <w:lang w:val="en-US"/>
        </w:rPr>
        <w:t xml:space="preserve"> 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r w:rsidR="006A245B">
        <w:rPr>
          <w:rFonts w:ascii="Times New Roman" w:hAnsi="Times New Roman" w:cs="Times New Roman"/>
          <w:sz w:val="24"/>
          <w:szCs w:val="24"/>
          <w:lang w:val="en-US"/>
        </w:rPr>
        <w:t xml:space="preserve">cf. </w:t>
      </w:r>
      <w:proofErr w:type="spellStart"/>
      <w:r w:rsidR="00942009" w:rsidRPr="00942009">
        <w:rPr>
          <w:rFonts w:ascii="Times New Roman" w:hAnsi="Times New Roman" w:cs="Times New Roman"/>
          <w:sz w:val="24"/>
          <w:szCs w:val="24"/>
          <w:lang w:val="en-US"/>
        </w:rPr>
        <w:t>Küer</w:t>
      </w:r>
      <w:proofErr w:type="spellEnd"/>
      <w:r w:rsidR="00942009" w:rsidRPr="00942009">
        <w:rPr>
          <w:rFonts w:ascii="Times New Roman" w:hAnsi="Times New Roman" w:cs="Times New Roman"/>
          <w:sz w:val="24"/>
          <w:szCs w:val="24"/>
          <w:lang w:val="en-US"/>
        </w:rPr>
        <w:t xml:space="preserve"> and </w:t>
      </w:r>
      <w:proofErr w:type="spellStart"/>
      <w:r w:rsidR="00942009" w:rsidRPr="00942009">
        <w:rPr>
          <w:rFonts w:ascii="Times New Roman" w:hAnsi="Times New Roman" w:cs="Times New Roman"/>
          <w:sz w:val="24"/>
          <w:szCs w:val="24"/>
          <w:lang w:val="en-US"/>
        </w:rPr>
        <w:t>Fartmann</w:t>
      </w:r>
      <w:proofErr w:type="spellEnd"/>
      <w:r w:rsidR="00942009" w:rsidRPr="00942009">
        <w:rPr>
          <w:rFonts w:ascii="Times New Roman" w:hAnsi="Times New Roman" w:cs="Times New Roman"/>
          <w:sz w:val="24"/>
          <w:szCs w:val="24"/>
          <w:lang w:val="en-US"/>
        </w:rPr>
        <w:t xml:space="preserve"> 2005)</w:t>
      </w:r>
      <w:r w:rsidR="00990265" w:rsidRPr="00990265">
        <w:rPr>
          <w:rFonts w:ascii="Times New Roman" w:hAnsi="Times New Roman" w:cs="Times New Roman"/>
          <w:sz w:val="24"/>
          <w:szCs w:val="24"/>
          <w:lang w:val="en-US"/>
        </w:rPr>
        <w:t>.</w:t>
      </w:r>
    </w:p>
    <w:p w14:paraId="0FF7AED6" w14:textId="5E12CF08"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more </w:t>
      </w:r>
      <w:r w:rsidR="007A5C7B">
        <w:rPr>
          <w:rFonts w:ascii="Times New Roman" w:hAnsi="Times New Roman" w:cs="Times New Roman"/>
          <w:sz w:val="24"/>
          <w:szCs w:val="24"/>
          <w:lang w:val="en-US"/>
        </w:rPr>
        <w:t xml:space="preserve">likely </w:t>
      </w:r>
      <w:r>
        <w:rPr>
          <w:rFonts w:ascii="Times New Roman" w:hAnsi="Times New Roman" w:cs="Times New Roman"/>
          <w:sz w:val="24"/>
          <w:szCs w:val="24"/>
          <w:lang w:val="en-US"/>
        </w:rPr>
        <w:lastRenderedPageBreak/>
        <w:t xml:space="preserve">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bookmarkStart w:id="21" w:name="_GoBack"/>
      <w:bookmarkEnd w:id="21"/>
      <w:r w:rsidR="00E8677F">
        <w:rPr>
          <w:rFonts w:ascii="Times New Roman" w:hAnsi="Times New Roman" w:cs="Times New Roman"/>
          <w:sz w:val="24"/>
          <w:szCs w:val="24"/>
          <w:lang w:val="en-US"/>
        </w:rPr>
        <w:t xml:space="preserve">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w:t>
      </w:r>
      <w:proofErr w:type="gramStart"/>
      <w:r>
        <w:rPr>
          <w:rFonts w:ascii="Times New Roman" w:hAnsi="Times New Roman" w:cs="Times New Roman"/>
          <w:sz w:val="24"/>
          <w:szCs w:val="24"/>
          <w:lang w:val="en-US"/>
        </w:rPr>
        <w:t>time,</w:t>
      </w:r>
      <w:proofErr w:type="gramEnd"/>
      <w:r>
        <w:rPr>
          <w:rFonts w:ascii="Times New Roman" w:hAnsi="Times New Roman" w:cs="Times New Roman"/>
          <w:sz w:val="24"/>
          <w:szCs w:val="24"/>
          <w:lang w:val="en-US"/>
        </w:rPr>
        <w:t xml:space="preserv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unpublished data). However, we </w:t>
      </w:r>
      <w:r>
        <w:rPr>
          <w:rFonts w:ascii="Times New Roman" w:hAnsi="Times New Roman" w:cs="Times New Roman"/>
          <w:sz w:val="24"/>
          <w:szCs w:val="24"/>
          <w:lang w:val="en-US"/>
        </w:rPr>
        <w:lastRenderedPageBreak/>
        <w:t xml:space="preserve">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7716A327" w:rsidR="00D43E10" w:rsidRDefault="00CE341E">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 key objective in the study of evolutionary adaptation is to link variation in natural selection to variation in the environment. Given that much of the variation in natural selection is driven by biotic interactions</w:t>
      </w:r>
      <w:r w:rsidR="00975F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6126B">
        <w:rPr>
          <w:rFonts w:ascii="Times New Roman" w:hAnsi="Times New Roman" w:cs="Times New Roman"/>
          <w:sz w:val="24"/>
          <w:szCs w:val="24"/>
          <w:lang w:val="en-US"/>
        </w:rPr>
        <w:t xml:space="preserve">assessing </w:t>
      </w:r>
      <w:r w:rsidR="00975F13">
        <w:rPr>
          <w:rFonts w:ascii="Times New Roman" w:hAnsi="Times New Roman" w:cs="Times New Roman"/>
          <w:sz w:val="24"/>
          <w:szCs w:val="24"/>
          <w:lang w:val="en-US"/>
        </w:rPr>
        <w:t>the drivers of variation in natural selection requires both identify</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the relevant selective agents and examin</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how the environment</w:t>
      </w:r>
      <w:r w:rsidR="001904CD">
        <w:rPr>
          <w:rFonts w:ascii="Times New Roman" w:hAnsi="Times New Roman" w:cs="Times New Roman"/>
          <w:sz w:val="24"/>
          <w:szCs w:val="24"/>
          <w:lang w:val="en-US"/>
        </w:rPr>
        <w:t>al</w:t>
      </w:r>
      <w:r w:rsidR="00975F13">
        <w:rPr>
          <w:rFonts w:ascii="Times New Roman" w:hAnsi="Times New Roman" w:cs="Times New Roman"/>
          <w:sz w:val="24"/>
          <w:szCs w:val="24"/>
          <w:lang w:val="en-US"/>
        </w:rPr>
        <w:t xml:space="preserve"> context </w:t>
      </w:r>
      <w:r w:rsidR="001904CD">
        <w:rPr>
          <w:rFonts w:ascii="Times New Roman" w:hAnsi="Times New Roman" w:cs="Times New Roman"/>
          <w:sz w:val="24"/>
          <w:szCs w:val="24"/>
          <w:lang w:val="en-US"/>
        </w:rPr>
        <w:t xml:space="preserve">of </w:t>
      </w:r>
      <w:r w:rsidR="00B6126B">
        <w:rPr>
          <w:rFonts w:ascii="Times New Roman" w:hAnsi="Times New Roman" w:cs="Times New Roman"/>
          <w:sz w:val="24"/>
          <w:szCs w:val="24"/>
          <w:lang w:val="en-US"/>
        </w:rPr>
        <w:t xml:space="preserve">the </w:t>
      </w:r>
      <w:r w:rsidR="001904CD">
        <w:rPr>
          <w:rFonts w:ascii="Times New Roman" w:hAnsi="Times New Roman" w:cs="Times New Roman"/>
          <w:sz w:val="24"/>
          <w:szCs w:val="24"/>
          <w:lang w:val="en-US"/>
        </w:rPr>
        <w:t xml:space="preserve">interactions </w:t>
      </w:r>
      <w:r w:rsidR="00975F13">
        <w:rPr>
          <w:rFonts w:ascii="Times New Roman" w:hAnsi="Times New Roman" w:cs="Times New Roman"/>
          <w:sz w:val="24"/>
          <w:szCs w:val="24"/>
          <w:lang w:val="en-US"/>
        </w:rPr>
        <w:t>influence</w:t>
      </w:r>
      <w:r w:rsidR="00B6126B">
        <w:rPr>
          <w:rFonts w:ascii="Times New Roman" w:hAnsi="Times New Roman" w:cs="Times New Roman"/>
          <w:sz w:val="24"/>
          <w:szCs w:val="24"/>
          <w:lang w:val="en-US"/>
        </w:rPr>
        <w:t>s</w:t>
      </w:r>
      <w:r w:rsidR="00975F13">
        <w:rPr>
          <w:rFonts w:ascii="Times New Roman" w:hAnsi="Times New Roman" w:cs="Times New Roman"/>
          <w:sz w:val="24"/>
          <w:szCs w:val="24"/>
          <w:lang w:val="en-US"/>
        </w:rPr>
        <w:t xml:space="preserve"> the incidence and abundance of the interacting species.</w:t>
      </w:r>
      <w:r>
        <w:rPr>
          <w:rFonts w:ascii="Times New Roman" w:hAnsi="Times New Roman" w:cs="Times New Roman"/>
          <w:sz w:val="24"/>
          <w:szCs w:val="24"/>
          <w:lang w:val="en-US"/>
        </w:rPr>
        <w:t xml:space="preserve"> </w:t>
      </w:r>
      <w:r w:rsidR="00975F13">
        <w:rPr>
          <w:rFonts w:ascii="Times New Roman" w:hAnsi="Times New Roman" w:cs="Times New Roman"/>
          <w:sz w:val="24"/>
          <w:szCs w:val="24"/>
          <w:lang w:val="en-US"/>
        </w:rPr>
        <w:t xml:space="preserve">While many recent studies have demonstrated </w:t>
      </w:r>
      <w:r w:rsidR="00D43E10">
        <w:rPr>
          <w:rFonts w:ascii="Times New Roman" w:hAnsi="Times New Roman" w:cs="Times New Roman"/>
          <w:sz w:val="24"/>
          <w:szCs w:val="24"/>
          <w:lang w:val="en-US"/>
        </w:rPr>
        <w:t xml:space="preserve">ubiquitous variation in selection among populations and years, the environmental </w:t>
      </w:r>
      <w:r w:rsidR="00975F13">
        <w:rPr>
          <w:rFonts w:ascii="Times New Roman" w:hAnsi="Times New Roman" w:cs="Times New Roman"/>
          <w:sz w:val="24"/>
          <w:szCs w:val="24"/>
          <w:lang w:val="en-US"/>
        </w:rPr>
        <w:t xml:space="preserve">drivers responsible for </w:t>
      </w:r>
      <w:r w:rsidR="00D43E10">
        <w:rPr>
          <w:rFonts w:ascii="Times New Roman" w:hAnsi="Times New Roman" w:cs="Times New Roman"/>
          <w:sz w:val="24"/>
          <w:szCs w:val="24"/>
          <w:lang w:val="en-US"/>
        </w:rPr>
        <w:t xml:space="preserve">this variation have rarely </w:t>
      </w:r>
      <w:r w:rsidR="001904CD">
        <w:rPr>
          <w:rFonts w:ascii="Times New Roman" w:hAnsi="Times New Roman" w:cs="Times New Roman"/>
          <w:sz w:val="24"/>
          <w:szCs w:val="24"/>
          <w:lang w:val="en-US"/>
        </w:rPr>
        <w:t xml:space="preserve">been fully </w:t>
      </w:r>
      <w:r w:rsidR="00D43E10">
        <w:rPr>
          <w:rFonts w:ascii="Times New Roman" w:hAnsi="Times New Roman" w:cs="Times New Roman"/>
          <w:sz w:val="24"/>
          <w:szCs w:val="24"/>
          <w:lang w:val="en-US"/>
        </w:rPr>
        <w:t>identified (</w:t>
      </w:r>
      <w:proofErr w:type="spellStart"/>
      <w:r w:rsidR="00D43E10">
        <w:rPr>
          <w:rFonts w:ascii="Times New Roman" w:hAnsi="Times New Roman" w:cs="Times New Roman"/>
          <w:sz w:val="24"/>
          <w:szCs w:val="24"/>
          <w:lang w:val="en-US"/>
        </w:rPr>
        <w:t>Siepielski</w:t>
      </w:r>
      <w:proofErr w:type="spellEnd"/>
      <w:r w:rsidR="00D43E10">
        <w:rPr>
          <w:rFonts w:ascii="Times New Roman" w:hAnsi="Times New Roman" w:cs="Times New Roman"/>
          <w:sz w:val="24"/>
          <w:szCs w:val="24"/>
          <w:lang w:val="en-US"/>
        </w:rPr>
        <w:t xml:space="preserve"> et al., 2013). </w:t>
      </w:r>
      <w:r w:rsidR="00EA0A6F">
        <w:rPr>
          <w:rFonts w:ascii="Times New Roman" w:hAnsi="Times New Roman" w:cs="Times New Roman"/>
          <w:sz w:val="24"/>
          <w:szCs w:val="24"/>
          <w:lang w:val="en-US"/>
        </w:rPr>
        <w:t>T</w:t>
      </w:r>
      <w:r w:rsidR="00D43E10">
        <w:rPr>
          <w:rFonts w:ascii="Times New Roman" w:hAnsi="Times New Roman" w:cs="Times New Roman"/>
          <w:sz w:val="24"/>
          <w:szCs w:val="24"/>
          <w:lang w:val="en-US"/>
        </w:rPr>
        <w:t xml:space="preserve">his study </w:t>
      </w:r>
      <w:r w:rsidR="00EA0A6F">
        <w:rPr>
          <w:rFonts w:ascii="Times New Roman" w:hAnsi="Times New Roman" w:cs="Times New Roman"/>
          <w:sz w:val="24"/>
          <w:szCs w:val="24"/>
          <w:lang w:val="en-US"/>
        </w:rPr>
        <w:t xml:space="preserve">took two important steps towards identifying the drivers of among-population variation in </w:t>
      </w:r>
      <w:r w:rsidR="001904CD">
        <w:rPr>
          <w:rFonts w:ascii="Times New Roman" w:hAnsi="Times New Roman" w:cs="Times New Roman"/>
          <w:sz w:val="24"/>
          <w:szCs w:val="24"/>
          <w:lang w:val="en-US"/>
        </w:rPr>
        <w:t>natural selection</w:t>
      </w:r>
      <w:r w:rsidR="00EA0A6F">
        <w:rPr>
          <w:rFonts w:ascii="Times New Roman" w:hAnsi="Times New Roman" w:cs="Times New Roman"/>
          <w:sz w:val="24"/>
          <w:szCs w:val="24"/>
          <w:lang w:val="en-US"/>
        </w:rPr>
        <w:t xml:space="preserve"> by </w:t>
      </w:r>
      <w:r w:rsidR="00D43E10">
        <w:rPr>
          <w:rFonts w:ascii="Times New Roman" w:hAnsi="Times New Roman" w:cs="Times New Roman"/>
          <w:sz w:val="24"/>
          <w:szCs w:val="24"/>
          <w:lang w:val="en-US"/>
        </w:rPr>
        <w:t>show</w:t>
      </w:r>
      <w:r w:rsidR="00EA0A6F">
        <w:rPr>
          <w:rFonts w:ascii="Times New Roman" w:hAnsi="Times New Roman" w:cs="Times New Roman"/>
          <w:sz w:val="24"/>
          <w:szCs w:val="24"/>
          <w:lang w:val="en-US"/>
        </w:rPr>
        <w:t>ing</w:t>
      </w:r>
      <w:r w:rsidR="00D43E10">
        <w:rPr>
          <w:rFonts w:ascii="Times New Roman" w:hAnsi="Times New Roman" w:cs="Times New Roman"/>
          <w:sz w:val="24"/>
          <w:szCs w:val="24"/>
          <w:lang w:val="en-US"/>
        </w:rPr>
        <w:t xml:space="preserve"> </w:t>
      </w:r>
      <w:r w:rsidR="001904CD">
        <w:rPr>
          <w:rFonts w:ascii="Times New Roman" w:hAnsi="Times New Roman" w:cs="Times New Roman"/>
          <w:sz w:val="24"/>
          <w:szCs w:val="24"/>
          <w:lang w:val="en-US"/>
        </w:rPr>
        <w:t xml:space="preserve">both that variation in the direction of </w:t>
      </w:r>
      <w:r w:rsidR="00D43E10">
        <w:rPr>
          <w:rFonts w:ascii="Times New Roman" w:hAnsi="Times New Roman" w:cs="Times New Roman"/>
          <w:sz w:val="24"/>
          <w:szCs w:val="24"/>
          <w:lang w:val="en-US"/>
        </w:rPr>
        <w:t xml:space="preserve">selection on timing of reproduction in </w:t>
      </w:r>
      <w:r w:rsidR="001904CD">
        <w:rPr>
          <w:rFonts w:ascii="Times New Roman" w:hAnsi="Times New Roman" w:cs="Times New Roman"/>
          <w:sz w:val="24"/>
          <w:szCs w:val="24"/>
          <w:lang w:val="en-US"/>
        </w:rPr>
        <w:t xml:space="preserve">a </w:t>
      </w:r>
      <w:r w:rsidR="00D43E10">
        <w:rPr>
          <w:rFonts w:ascii="Times New Roman" w:hAnsi="Times New Roman" w:cs="Times New Roman"/>
          <w:sz w:val="24"/>
          <w:szCs w:val="24"/>
          <w:lang w:val="en-US"/>
        </w:rPr>
        <w:t>host plant</w:t>
      </w:r>
      <w:r w:rsidR="001904CD">
        <w:rPr>
          <w:rFonts w:ascii="Times New Roman" w:hAnsi="Times New Roman" w:cs="Times New Roman"/>
          <w:sz w:val="24"/>
          <w:szCs w:val="24"/>
          <w:lang w:val="en-US"/>
        </w:rPr>
        <w:t xml:space="preserve"> is driven by the presence of a seed predator</w:t>
      </w:r>
      <w:r w:rsidR="00D43E10">
        <w:rPr>
          <w:rFonts w:ascii="Times New Roman" w:hAnsi="Times New Roman" w:cs="Times New Roman"/>
          <w:sz w:val="24"/>
          <w:szCs w:val="24"/>
          <w:lang w:val="en-US"/>
        </w:rPr>
        <w:t xml:space="preserve">, and that the presence of the </w:t>
      </w:r>
      <w:r w:rsidR="001904CD">
        <w:rPr>
          <w:rFonts w:ascii="Times New Roman" w:hAnsi="Times New Roman" w:cs="Times New Roman"/>
          <w:sz w:val="24"/>
          <w:szCs w:val="24"/>
          <w:lang w:val="en-US"/>
        </w:rPr>
        <w:t xml:space="preserve">predator </w:t>
      </w:r>
      <w:r w:rsidR="00D43E10">
        <w:rPr>
          <w:rFonts w:ascii="Times New Roman" w:hAnsi="Times New Roman" w:cs="Times New Roman"/>
          <w:sz w:val="24"/>
          <w:szCs w:val="24"/>
          <w:lang w:val="en-US"/>
        </w:rPr>
        <w:t xml:space="preserve">is associated with the abundance of a second host.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w:t>
      </w:r>
      <w:proofErr w:type="spellStart"/>
      <w:r>
        <w:rPr>
          <w:rFonts w:ascii="Times New Roman" w:hAnsi="Times New Roman" w:cs="Times New Roman"/>
          <w:sz w:val="24"/>
          <w:szCs w:val="24"/>
          <w:lang w:val="en-US"/>
        </w:rPr>
        <w:t>Oremus</w:t>
      </w:r>
      <w:proofErr w:type="spellEnd"/>
      <w:r>
        <w:rPr>
          <w:rFonts w:ascii="Times New Roman" w:hAnsi="Times New Roman" w:cs="Times New Roman"/>
          <w:sz w:val="24"/>
          <w:szCs w:val="24"/>
          <w:lang w:val="en-US"/>
        </w:rPr>
        <w:t xml:space="preserve"> for field data collection, Johan P. Dahlgren for statistical advice and Ove Eriksson, Per-</w:t>
      </w:r>
      <w:proofErr w:type="spellStart"/>
      <w:r>
        <w:rPr>
          <w:rFonts w:ascii="Times New Roman" w:hAnsi="Times New Roman" w:cs="Times New Roman"/>
          <w:sz w:val="24"/>
          <w:szCs w:val="24"/>
          <w:lang w:val="en-US"/>
        </w:rPr>
        <w:t>Olof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Wickman</w:t>
      </w:r>
      <w:proofErr w:type="spellEnd"/>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5D12BBDB" w14:textId="7951A9AA" w:rsidR="00031650" w:rsidRDefault="00031650">
      <w:pPr>
        <w:spacing w:line="480" w:lineRule="auto"/>
        <w:rPr>
          <w:rFonts w:ascii="Times New Roman" w:hAnsi="Times New Roman" w:cs="Times New Roman"/>
          <w:sz w:val="24"/>
          <w:szCs w:val="24"/>
          <w:lang w:val="en-US"/>
        </w:rPr>
      </w:pPr>
      <w:proofErr w:type="spellStart"/>
      <w:r w:rsidRPr="00031650">
        <w:rPr>
          <w:rFonts w:ascii="Times New Roman" w:hAnsi="Times New Roman" w:cs="Times New Roman"/>
          <w:sz w:val="24"/>
          <w:szCs w:val="24"/>
          <w:lang w:val="en-US"/>
        </w:rPr>
        <w:t>Aizen</w:t>
      </w:r>
      <w:proofErr w:type="spellEnd"/>
      <w:r w:rsidRPr="00031650">
        <w:rPr>
          <w:rFonts w:ascii="Times New Roman" w:hAnsi="Times New Roman" w:cs="Times New Roman"/>
          <w:sz w:val="24"/>
          <w:szCs w:val="24"/>
          <w:lang w:val="en-US"/>
        </w:rPr>
        <w:t xml:space="preserve">, M. A. 2003. Influences of animal pollination and seed dispersal on winter flowering in </w:t>
      </w:r>
      <w:proofErr w:type="gramStart"/>
      <w:r w:rsidRPr="00031650">
        <w:rPr>
          <w:rFonts w:ascii="Times New Roman" w:hAnsi="Times New Roman" w:cs="Times New Roman"/>
          <w:sz w:val="24"/>
          <w:szCs w:val="24"/>
          <w:lang w:val="en-US"/>
        </w:rPr>
        <w:t>a temperate</w:t>
      </w:r>
      <w:proofErr w:type="gramEnd"/>
      <w:r w:rsidRPr="00031650">
        <w:rPr>
          <w:rFonts w:ascii="Times New Roman" w:hAnsi="Times New Roman" w:cs="Times New Roman"/>
          <w:sz w:val="24"/>
          <w:szCs w:val="24"/>
          <w:lang w:val="en-US"/>
        </w:rPr>
        <w:t xml:space="preserve"> mistletoe. Ecology 84:2613–2627.</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Alonso, C. 1997. </w:t>
      </w:r>
      <w:proofErr w:type="gramStart"/>
      <w:r w:rsidRPr="0065458F">
        <w:rPr>
          <w:rFonts w:ascii="Times New Roman" w:hAnsi="Times New Roman" w:cs="Times New Roman"/>
          <w:sz w:val="24"/>
          <w:szCs w:val="24"/>
          <w:lang w:val="en-US"/>
        </w:rPr>
        <w:t>Choosing a place to grow.</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w:t>
      </w:r>
      <w:proofErr w:type="gramStart"/>
      <w:r w:rsidRPr="0065458F">
        <w:rPr>
          <w:rFonts w:ascii="Times New Roman" w:hAnsi="Times New Roman" w:cs="Times New Roman"/>
          <w:sz w:val="24"/>
          <w:szCs w:val="24"/>
          <w:lang w:val="en-US"/>
        </w:rPr>
        <w:t>Yen, Y.-F.</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and N. E. Pierce.</w:t>
      </w:r>
      <w:proofErr w:type="gramEnd"/>
      <w:r w:rsidRPr="0065458F">
        <w:rPr>
          <w:rFonts w:ascii="Times New Roman" w:hAnsi="Times New Roman" w:cs="Times New Roman"/>
          <w:sz w:val="24"/>
          <w:szCs w:val="24"/>
          <w:lang w:val="en-US"/>
        </w:rPr>
        <w:t xml:space="preserv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-Gómez, G., and T.-L.</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Ashman.</w:t>
      </w:r>
      <w:proofErr w:type="gramEnd"/>
      <w:r w:rsidRPr="0065458F">
        <w:rPr>
          <w:rFonts w:ascii="Times New Roman" w:hAnsi="Times New Roman" w:cs="Times New Roman"/>
          <w:sz w:val="24"/>
          <w:szCs w:val="24"/>
          <w:lang w:val="en-US"/>
        </w:rPr>
        <w:t xml:space="preserve">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Arvanitis</w:t>
      </w:r>
      <w:proofErr w:type="spellEnd"/>
      <w:r w:rsidRPr="0065458F">
        <w:rPr>
          <w:rFonts w:ascii="Times New Roman" w:hAnsi="Times New Roman" w:cs="Times New Roman"/>
          <w:sz w:val="24"/>
          <w:szCs w:val="24"/>
          <w:lang w:val="en-US"/>
        </w:rPr>
        <w:t xml:space="preserve">, L., C. </w:t>
      </w:r>
      <w:proofErr w:type="spellStart"/>
      <w:r w:rsidRPr="0065458F">
        <w:rPr>
          <w:rFonts w:ascii="Times New Roman" w:hAnsi="Times New Roman" w:cs="Times New Roman"/>
          <w:sz w:val="24"/>
          <w:szCs w:val="24"/>
          <w:lang w:val="en-US"/>
        </w:rPr>
        <w:t>Wiklund</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E77428" w:rsidRDefault="00B648C6" w:rsidP="00B648C6">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de-DE"/>
        </w:rPr>
        <w:t xml:space="preserve">Austen, E. J., and A. E. Weis. 2015. </w:t>
      </w:r>
      <w:r w:rsidRPr="00291663">
        <w:rPr>
          <w:rFonts w:ascii="Times New Roman" w:hAnsi="Times New Roman" w:cs="Times New Roman"/>
          <w:sz w:val="24"/>
          <w:szCs w:val="24"/>
          <w:lang w:val="en-US"/>
        </w:rPr>
        <w:t xml:space="preserve">What drives selection on flowering time? </w:t>
      </w:r>
      <w:proofErr w:type="gramStart"/>
      <w:r w:rsidRPr="00291663">
        <w:rPr>
          <w:rFonts w:ascii="Times New Roman" w:hAnsi="Times New Roman" w:cs="Times New Roman"/>
          <w:sz w:val="24"/>
          <w:szCs w:val="24"/>
          <w:lang w:val="en-US"/>
        </w:rPr>
        <w:t>An experimental manipulation of the inherent correlation between genotype and environment.</w:t>
      </w:r>
      <w:proofErr w:type="gramEnd"/>
      <w:r w:rsidRPr="00291663">
        <w:rPr>
          <w:rFonts w:ascii="Times New Roman" w:hAnsi="Times New Roman" w:cs="Times New Roman"/>
          <w:sz w:val="24"/>
          <w:szCs w:val="24"/>
          <w:lang w:val="en-US"/>
        </w:rPr>
        <w:t xml:space="preserve">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xml:space="preserve">, C. W. 2013. </w:t>
      </w:r>
      <w:proofErr w:type="gramStart"/>
      <w:r w:rsidRPr="0065458F">
        <w:rPr>
          <w:rFonts w:ascii="Times New Roman" w:hAnsi="Times New Roman" w:cs="Times New Roman"/>
          <w:sz w:val="24"/>
          <w:szCs w:val="24"/>
          <w:lang w:val="en-US"/>
        </w:rPr>
        <w:t>Biotic interaction strength and the intensity of selection.</w:t>
      </w:r>
      <w:proofErr w:type="gramEnd"/>
      <w:r w:rsidRPr="0065458F">
        <w:rPr>
          <w:rFonts w:ascii="Times New Roman" w:hAnsi="Times New Roman" w:cs="Times New Roman"/>
          <w:sz w:val="24"/>
          <w:szCs w:val="24"/>
          <w:lang w:val="en-US"/>
        </w:rPr>
        <w:t xml:space="preserve">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F701F0">
        <w:rPr>
          <w:rFonts w:ascii="Times New Roman" w:hAnsi="Times New Roman" w:cs="Times New Roman"/>
          <w:sz w:val="24"/>
          <w:szCs w:val="24"/>
          <w:lang w:val="en-US"/>
          <w:rPrChange w:id="22" w:author="Alicia" w:date="2016-09-30T15:58:00Z">
            <w:rPr>
              <w:rFonts w:ascii="Times New Roman" w:hAnsi="Times New Roman" w:cs="Times New Roman"/>
              <w:sz w:val="24"/>
              <w:szCs w:val="24"/>
              <w:lang w:val="sv-SE"/>
            </w:rPr>
          </w:rPrChange>
        </w:rPr>
        <w:lastRenderedPageBreak/>
        <w:t>Benkman</w:t>
      </w:r>
      <w:proofErr w:type="spellEnd"/>
      <w:r w:rsidRPr="00F701F0">
        <w:rPr>
          <w:rFonts w:ascii="Times New Roman" w:hAnsi="Times New Roman" w:cs="Times New Roman"/>
          <w:sz w:val="24"/>
          <w:szCs w:val="24"/>
          <w:lang w:val="en-US"/>
          <w:rPrChange w:id="23" w:author="Alicia" w:date="2016-09-30T15:58:00Z">
            <w:rPr>
              <w:rFonts w:ascii="Times New Roman" w:hAnsi="Times New Roman" w:cs="Times New Roman"/>
              <w:sz w:val="24"/>
              <w:szCs w:val="24"/>
              <w:lang w:val="sv-SE"/>
            </w:rPr>
          </w:rPrChange>
        </w:rPr>
        <w:t xml:space="preserve">, C. W., J. W. Smith, M. Maier, L. Hansen, and M. V. </w:t>
      </w:r>
      <w:proofErr w:type="spellStart"/>
      <w:r w:rsidRPr="00F701F0">
        <w:rPr>
          <w:rFonts w:ascii="Times New Roman" w:hAnsi="Times New Roman" w:cs="Times New Roman"/>
          <w:sz w:val="24"/>
          <w:szCs w:val="24"/>
          <w:lang w:val="en-US"/>
          <w:rPrChange w:id="24" w:author="Alicia" w:date="2016-09-30T15:58:00Z">
            <w:rPr>
              <w:rFonts w:ascii="Times New Roman" w:hAnsi="Times New Roman" w:cs="Times New Roman"/>
              <w:sz w:val="24"/>
              <w:szCs w:val="24"/>
              <w:lang w:val="sv-SE"/>
            </w:rPr>
          </w:rPrChange>
        </w:rPr>
        <w:t>Talluto</w:t>
      </w:r>
      <w:proofErr w:type="spellEnd"/>
      <w:r w:rsidRPr="00F701F0">
        <w:rPr>
          <w:rFonts w:ascii="Times New Roman" w:hAnsi="Times New Roman" w:cs="Times New Roman"/>
          <w:sz w:val="24"/>
          <w:szCs w:val="24"/>
          <w:lang w:val="en-US"/>
          <w:rPrChange w:id="25" w:author="Alicia" w:date="2016-09-30T15:58:00Z">
            <w:rPr>
              <w:rFonts w:ascii="Times New Roman" w:hAnsi="Times New Roman" w:cs="Times New Roman"/>
              <w:sz w:val="24"/>
              <w:szCs w:val="24"/>
              <w:lang w:val="sv-SE"/>
            </w:rPr>
          </w:rPrChange>
        </w:rPr>
        <w:t>.</w:t>
      </w:r>
      <w:proofErr w:type="gramEnd"/>
      <w:r w:rsidRPr="00F701F0">
        <w:rPr>
          <w:rFonts w:ascii="Times New Roman" w:hAnsi="Times New Roman" w:cs="Times New Roman"/>
          <w:sz w:val="24"/>
          <w:szCs w:val="24"/>
          <w:lang w:val="en-US"/>
          <w:rPrChange w:id="26" w:author="Alicia" w:date="2016-09-30T15:58:00Z">
            <w:rPr>
              <w:rFonts w:ascii="Times New Roman" w:hAnsi="Times New Roman" w:cs="Times New Roman"/>
              <w:sz w:val="24"/>
              <w:szCs w:val="24"/>
              <w:lang w:val="sv-SE"/>
            </w:rPr>
          </w:rPrChange>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w:t>
      </w:r>
      <w:proofErr w:type="gramEnd"/>
      <w:r w:rsidRPr="0065458F">
        <w:rPr>
          <w:rFonts w:ascii="Times New Roman" w:hAnsi="Times New Roman" w:cs="Times New Roman"/>
          <w:sz w:val="24"/>
          <w:szCs w:val="24"/>
          <w:lang w:val="en-US"/>
        </w:rPr>
        <w:t xml:space="preserve"> 2013. Evolutionary adaptation in three-way interactions between plants, microbes and arthropods. Functional Ecology 27:646–660.</w:t>
      </w:r>
    </w:p>
    <w:p w14:paraId="165FC1E3" w14:textId="2D6DE804" w:rsidR="00433B42" w:rsidRPr="00433B42" w:rsidRDefault="00433B42" w:rsidP="00433B42">
      <w:pPr>
        <w:pStyle w:val="Bibliografa"/>
        <w:spacing w:line="480" w:lineRule="auto"/>
        <w:ind w:left="0" w:firstLine="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Bollen</w:t>
      </w:r>
      <w:proofErr w:type="spellEnd"/>
      <w:r>
        <w:rPr>
          <w:rFonts w:ascii="Times New Roman" w:hAnsi="Times New Roman" w:cs="Times New Roman"/>
          <w:sz w:val="24"/>
          <w:szCs w:val="24"/>
          <w:lang w:val="en-US"/>
        </w:rPr>
        <w:t xml:space="preserve"> K.A., and R. A. Stine.</w:t>
      </w:r>
      <w:proofErr w:type="gramEnd"/>
      <w:r>
        <w:rPr>
          <w:rFonts w:ascii="Times New Roman" w:hAnsi="Times New Roman" w:cs="Times New Roman"/>
          <w:sz w:val="24"/>
          <w:szCs w:val="24"/>
          <w:lang w:val="en-US"/>
        </w:rPr>
        <w:t xml:space="preserv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proofErr w:type="gramStart"/>
      <w:r w:rsidRPr="00433B42">
        <w:rPr>
          <w:rFonts w:ascii="Times New Roman" w:hAnsi="Times New Roman" w:cs="Times New Roman"/>
          <w:sz w:val="24"/>
          <w:szCs w:val="24"/>
          <w:lang w:val="en-US"/>
        </w:rPr>
        <w:t>Sage Publications, Newbury Park.</w:t>
      </w:r>
      <w:proofErr w:type="gramEnd"/>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Chapurlat</w:t>
      </w:r>
      <w:proofErr w:type="spellEnd"/>
      <w:r w:rsidRPr="0065458F">
        <w:rPr>
          <w:rFonts w:ascii="Times New Roman" w:hAnsi="Times New Roman" w:cs="Times New Roman"/>
          <w:sz w:val="24"/>
          <w:szCs w:val="24"/>
          <w:lang w:val="en-US"/>
        </w:rPr>
        <w:t xml:space="preserve">, E.,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xml:space="preserve">, and N. </w:t>
      </w: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4714CDC2"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2015. </w:t>
      </w:r>
      <w:proofErr w:type="gramStart"/>
      <w:r w:rsidRPr="0065458F">
        <w:rPr>
          <w:rFonts w:ascii="Times New Roman" w:hAnsi="Times New Roman" w:cs="Times New Roman"/>
          <w:sz w:val="24"/>
          <w:szCs w:val="24"/>
          <w:lang w:val="en-US"/>
        </w:rPr>
        <w:t>Selection on flowering time in a life-cycle context.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2009. Timing of flowering: opposed selection on different fitness components and trait covariation. The American Naturalist 173:819–830.</w:t>
      </w:r>
    </w:p>
    <w:p w14:paraId="669F869C" w14:textId="6912ED1A" w:rsidR="00C45594" w:rsidRPr="00C45594" w:rsidRDefault="00C45594" w:rsidP="00C45594">
      <w:pPr>
        <w:pStyle w:val="Bibliografa"/>
        <w:spacing w:line="480" w:lineRule="auto"/>
        <w:ind w:left="0" w:firstLine="0"/>
        <w:rPr>
          <w:rFonts w:ascii="Times New Roman" w:hAnsi="Times New Roman" w:cs="Times New Roman"/>
          <w:sz w:val="24"/>
          <w:szCs w:val="24"/>
          <w:lang w:val="en-US"/>
        </w:rPr>
      </w:pPr>
      <w:proofErr w:type="spellStart"/>
      <w:proofErr w:type="gramStart"/>
      <w:r w:rsidRPr="00F701F0">
        <w:rPr>
          <w:rFonts w:ascii="Times New Roman" w:hAnsi="Times New Roman" w:cs="Times New Roman"/>
          <w:sz w:val="24"/>
          <w:szCs w:val="24"/>
          <w:lang w:val="en-US"/>
          <w:rPrChange w:id="27" w:author="Alicia" w:date="2016-09-30T15:58:00Z">
            <w:rPr>
              <w:rFonts w:ascii="Times New Roman" w:hAnsi="Times New Roman" w:cs="Times New Roman"/>
              <w:sz w:val="24"/>
              <w:szCs w:val="24"/>
              <w:lang w:val="de-DE"/>
            </w:rPr>
          </w:rPrChange>
        </w:rPr>
        <w:t>Ehrlén</w:t>
      </w:r>
      <w:proofErr w:type="spellEnd"/>
      <w:r w:rsidRPr="00F701F0">
        <w:rPr>
          <w:rFonts w:ascii="Times New Roman" w:hAnsi="Times New Roman" w:cs="Times New Roman"/>
          <w:sz w:val="24"/>
          <w:szCs w:val="24"/>
          <w:lang w:val="en-US"/>
          <w:rPrChange w:id="28" w:author="Alicia" w:date="2016-09-30T15:58:00Z">
            <w:rPr>
              <w:rFonts w:ascii="Times New Roman" w:hAnsi="Times New Roman" w:cs="Times New Roman"/>
              <w:sz w:val="24"/>
              <w:szCs w:val="24"/>
              <w:lang w:val="de-DE"/>
            </w:rPr>
          </w:rPrChange>
        </w:rPr>
        <w:t xml:space="preserve">, J., J. </w:t>
      </w:r>
      <w:proofErr w:type="spellStart"/>
      <w:r w:rsidRPr="00F701F0">
        <w:rPr>
          <w:rFonts w:ascii="Times New Roman" w:hAnsi="Times New Roman" w:cs="Times New Roman"/>
          <w:sz w:val="24"/>
          <w:szCs w:val="24"/>
          <w:lang w:val="en-US"/>
          <w:rPrChange w:id="29" w:author="Alicia" w:date="2016-09-30T15:58:00Z">
            <w:rPr>
              <w:rFonts w:ascii="Times New Roman" w:hAnsi="Times New Roman" w:cs="Times New Roman"/>
              <w:sz w:val="24"/>
              <w:szCs w:val="24"/>
              <w:lang w:val="de-DE"/>
            </w:rPr>
          </w:rPrChange>
        </w:rPr>
        <w:t>Raabova</w:t>
      </w:r>
      <w:proofErr w:type="spellEnd"/>
      <w:r w:rsidRPr="00F701F0">
        <w:rPr>
          <w:rFonts w:ascii="Times New Roman" w:hAnsi="Times New Roman" w:cs="Times New Roman"/>
          <w:sz w:val="24"/>
          <w:szCs w:val="24"/>
          <w:lang w:val="en-US"/>
          <w:rPrChange w:id="30" w:author="Alicia" w:date="2016-09-30T15:58:00Z">
            <w:rPr>
              <w:rFonts w:ascii="Times New Roman" w:hAnsi="Times New Roman" w:cs="Times New Roman"/>
              <w:sz w:val="24"/>
              <w:szCs w:val="24"/>
              <w:lang w:val="de-DE"/>
            </w:rPr>
          </w:rPrChange>
        </w:rPr>
        <w:t>, and J. P. Dahlgren.</w:t>
      </w:r>
      <w:proofErr w:type="gramEnd"/>
      <w:r w:rsidRPr="00F701F0">
        <w:rPr>
          <w:rFonts w:ascii="Times New Roman" w:hAnsi="Times New Roman" w:cs="Times New Roman"/>
          <w:sz w:val="24"/>
          <w:szCs w:val="24"/>
          <w:lang w:val="en-US"/>
          <w:rPrChange w:id="31" w:author="Alicia" w:date="2016-09-30T15:58:00Z">
            <w:rPr>
              <w:rFonts w:ascii="Times New Roman" w:hAnsi="Times New Roman" w:cs="Times New Roman"/>
              <w:sz w:val="24"/>
              <w:szCs w:val="24"/>
              <w:lang w:val="de-DE"/>
            </w:rPr>
          </w:rPrChange>
        </w:rPr>
        <w:t xml:space="preserve">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Elzinga</w:t>
      </w:r>
      <w:proofErr w:type="spellEnd"/>
      <w:r w:rsidRPr="0065458F">
        <w:rPr>
          <w:rFonts w:ascii="Times New Roman" w:hAnsi="Times New Roman" w:cs="Times New Roman"/>
          <w:sz w:val="24"/>
          <w:szCs w:val="24"/>
          <w:lang w:val="en-US"/>
        </w:rPr>
        <w:t xml:space="preserve">,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w:t>
      </w:r>
      <w:proofErr w:type="gramEnd"/>
      <w:r w:rsidRPr="0065458F">
        <w:rPr>
          <w:rFonts w:ascii="Times New Roman" w:hAnsi="Times New Roman" w:cs="Times New Roman"/>
          <w:sz w:val="24"/>
          <w:szCs w:val="24"/>
          <w:lang w:val="en-US"/>
        </w:rPr>
        <w:t xml:space="preserve">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lastRenderedPageBreak/>
        <w:t>Franks, S. J., S. Sim, and A. E. Weis.</w:t>
      </w:r>
      <w:proofErr w:type="gramEnd"/>
      <w:r w:rsidRPr="0065458F">
        <w:rPr>
          <w:rFonts w:ascii="Times New Roman" w:hAnsi="Times New Roman" w:cs="Times New Roman"/>
          <w:sz w:val="24"/>
          <w:szCs w:val="24"/>
          <w:lang w:val="en-US"/>
        </w:rPr>
        <w:t xml:space="preserve">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F701F0">
        <w:rPr>
          <w:rFonts w:ascii="Times New Roman" w:hAnsi="Times New Roman" w:cs="Times New Roman"/>
          <w:sz w:val="24"/>
          <w:szCs w:val="24"/>
          <w:lang w:val="en-US"/>
          <w:rPrChange w:id="32" w:author="Alicia" w:date="2016-09-30T15:58:00Z">
            <w:rPr>
              <w:rFonts w:ascii="Times New Roman" w:hAnsi="Times New Roman" w:cs="Times New Roman"/>
              <w:sz w:val="24"/>
              <w:szCs w:val="24"/>
            </w:rPr>
          </w:rPrChange>
        </w:rPr>
        <w:t>Fukano</w:t>
      </w:r>
      <w:proofErr w:type="spellEnd"/>
      <w:r w:rsidRPr="00F701F0">
        <w:rPr>
          <w:rFonts w:ascii="Times New Roman" w:hAnsi="Times New Roman" w:cs="Times New Roman"/>
          <w:sz w:val="24"/>
          <w:szCs w:val="24"/>
          <w:lang w:val="en-US"/>
          <w:rPrChange w:id="33" w:author="Alicia" w:date="2016-09-30T15:58:00Z">
            <w:rPr>
              <w:rFonts w:ascii="Times New Roman" w:hAnsi="Times New Roman" w:cs="Times New Roman"/>
              <w:sz w:val="24"/>
              <w:szCs w:val="24"/>
            </w:rPr>
          </w:rPrChange>
        </w:rPr>
        <w:t xml:space="preserve">, Y., K. Tanaka, and T. </w:t>
      </w:r>
      <w:proofErr w:type="spellStart"/>
      <w:r w:rsidRPr="00F701F0">
        <w:rPr>
          <w:rFonts w:ascii="Times New Roman" w:hAnsi="Times New Roman" w:cs="Times New Roman"/>
          <w:sz w:val="24"/>
          <w:szCs w:val="24"/>
          <w:lang w:val="en-US"/>
          <w:rPrChange w:id="34" w:author="Alicia" w:date="2016-09-30T15:58:00Z">
            <w:rPr>
              <w:rFonts w:ascii="Times New Roman" w:hAnsi="Times New Roman" w:cs="Times New Roman"/>
              <w:sz w:val="24"/>
              <w:szCs w:val="24"/>
            </w:rPr>
          </w:rPrChange>
        </w:rPr>
        <w:t>Yahara</w:t>
      </w:r>
      <w:proofErr w:type="spellEnd"/>
      <w:r w:rsidRPr="00F701F0">
        <w:rPr>
          <w:rFonts w:ascii="Times New Roman" w:hAnsi="Times New Roman" w:cs="Times New Roman"/>
          <w:sz w:val="24"/>
          <w:szCs w:val="24"/>
          <w:lang w:val="en-US"/>
          <w:rPrChange w:id="35" w:author="Alicia" w:date="2016-09-30T15:58:00Z">
            <w:rPr>
              <w:rFonts w:ascii="Times New Roman" w:hAnsi="Times New Roman" w:cs="Times New Roman"/>
              <w:sz w:val="24"/>
              <w:szCs w:val="24"/>
            </w:rPr>
          </w:rPrChange>
        </w:rPr>
        <w:t>.</w:t>
      </w:r>
      <w:proofErr w:type="gramEnd"/>
      <w:r w:rsidRPr="00F701F0">
        <w:rPr>
          <w:rFonts w:ascii="Times New Roman" w:hAnsi="Times New Roman" w:cs="Times New Roman"/>
          <w:sz w:val="24"/>
          <w:szCs w:val="24"/>
          <w:lang w:val="en-US"/>
          <w:rPrChange w:id="36" w:author="Alicia" w:date="2016-09-30T15:58:00Z">
            <w:rPr>
              <w:rFonts w:ascii="Times New Roman" w:hAnsi="Times New Roman" w:cs="Times New Roman"/>
              <w:sz w:val="24"/>
              <w:szCs w:val="24"/>
            </w:rPr>
          </w:rPrChange>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F701F0">
        <w:rPr>
          <w:rFonts w:ascii="Times New Roman" w:hAnsi="Times New Roman" w:cs="Times New Roman"/>
          <w:sz w:val="24"/>
          <w:szCs w:val="24"/>
          <w:lang w:val="en-US"/>
          <w:rPrChange w:id="37" w:author="Alicia" w:date="2016-09-30T15:58:00Z">
            <w:rPr>
              <w:rFonts w:ascii="Times New Roman" w:hAnsi="Times New Roman" w:cs="Times New Roman"/>
              <w:sz w:val="24"/>
              <w:szCs w:val="24"/>
            </w:rPr>
          </w:rPrChange>
        </w:rPr>
        <w:t>Giménez</w:t>
      </w:r>
      <w:proofErr w:type="spellEnd"/>
      <w:r w:rsidRPr="00F701F0">
        <w:rPr>
          <w:rFonts w:ascii="Times New Roman" w:hAnsi="Times New Roman" w:cs="Times New Roman"/>
          <w:sz w:val="24"/>
          <w:szCs w:val="24"/>
          <w:lang w:val="en-US"/>
          <w:rPrChange w:id="38" w:author="Alicia" w:date="2016-09-30T15:58:00Z">
            <w:rPr>
              <w:rFonts w:ascii="Times New Roman" w:hAnsi="Times New Roman" w:cs="Times New Roman"/>
              <w:sz w:val="24"/>
              <w:szCs w:val="24"/>
            </w:rPr>
          </w:rPrChange>
        </w:rPr>
        <w:t xml:space="preserve">-Benavides, L., R. </w:t>
      </w:r>
      <w:proofErr w:type="spellStart"/>
      <w:r w:rsidRPr="00F701F0">
        <w:rPr>
          <w:rFonts w:ascii="Times New Roman" w:hAnsi="Times New Roman" w:cs="Times New Roman"/>
          <w:sz w:val="24"/>
          <w:szCs w:val="24"/>
          <w:lang w:val="en-US"/>
          <w:rPrChange w:id="39" w:author="Alicia" w:date="2016-09-30T15:58:00Z">
            <w:rPr>
              <w:rFonts w:ascii="Times New Roman" w:hAnsi="Times New Roman" w:cs="Times New Roman"/>
              <w:sz w:val="24"/>
              <w:szCs w:val="24"/>
            </w:rPr>
          </w:rPrChange>
        </w:rPr>
        <w:t>García</w:t>
      </w:r>
      <w:proofErr w:type="spellEnd"/>
      <w:r w:rsidRPr="00F701F0">
        <w:rPr>
          <w:rFonts w:ascii="Times New Roman" w:hAnsi="Times New Roman" w:cs="Times New Roman"/>
          <w:sz w:val="24"/>
          <w:szCs w:val="24"/>
          <w:lang w:val="en-US"/>
          <w:rPrChange w:id="40" w:author="Alicia" w:date="2016-09-30T15:58:00Z">
            <w:rPr>
              <w:rFonts w:ascii="Times New Roman" w:hAnsi="Times New Roman" w:cs="Times New Roman"/>
              <w:sz w:val="24"/>
              <w:szCs w:val="24"/>
            </w:rPr>
          </w:rPrChange>
        </w:rPr>
        <w:t xml:space="preserve">-Camacho, J. M. </w:t>
      </w:r>
      <w:proofErr w:type="spellStart"/>
      <w:r w:rsidRPr="00F701F0">
        <w:rPr>
          <w:rFonts w:ascii="Times New Roman" w:hAnsi="Times New Roman" w:cs="Times New Roman"/>
          <w:sz w:val="24"/>
          <w:szCs w:val="24"/>
          <w:lang w:val="en-US"/>
          <w:rPrChange w:id="41" w:author="Alicia" w:date="2016-09-30T15:58:00Z">
            <w:rPr>
              <w:rFonts w:ascii="Times New Roman" w:hAnsi="Times New Roman" w:cs="Times New Roman"/>
              <w:sz w:val="24"/>
              <w:szCs w:val="24"/>
            </w:rPr>
          </w:rPrChange>
        </w:rPr>
        <w:t>Iriondo</w:t>
      </w:r>
      <w:proofErr w:type="spellEnd"/>
      <w:r w:rsidRPr="00F701F0">
        <w:rPr>
          <w:rFonts w:ascii="Times New Roman" w:hAnsi="Times New Roman" w:cs="Times New Roman"/>
          <w:sz w:val="24"/>
          <w:szCs w:val="24"/>
          <w:lang w:val="en-US"/>
          <w:rPrChange w:id="42" w:author="Alicia" w:date="2016-09-30T15:58:00Z">
            <w:rPr>
              <w:rFonts w:ascii="Times New Roman" w:hAnsi="Times New Roman" w:cs="Times New Roman"/>
              <w:sz w:val="24"/>
              <w:szCs w:val="24"/>
            </w:rPr>
          </w:rPrChange>
        </w:rPr>
        <w:t xml:space="preserve">, and A. </w:t>
      </w:r>
      <w:proofErr w:type="spellStart"/>
      <w:r w:rsidRPr="00F701F0">
        <w:rPr>
          <w:rFonts w:ascii="Times New Roman" w:hAnsi="Times New Roman" w:cs="Times New Roman"/>
          <w:sz w:val="24"/>
          <w:szCs w:val="24"/>
          <w:lang w:val="en-US"/>
          <w:rPrChange w:id="43" w:author="Alicia" w:date="2016-09-30T15:58:00Z">
            <w:rPr>
              <w:rFonts w:ascii="Times New Roman" w:hAnsi="Times New Roman" w:cs="Times New Roman"/>
              <w:sz w:val="24"/>
              <w:szCs w:val="24"/>
            </w:rPr>
          </w:rPrChange>
        </w:rPr>
        <w:t>Escudero</w:t>
      </w:r>
      <w:proofErr w:type="spellEnd"/>
      <w:r w:rsidRPr="00F701F0">
        <w:rPr>
          <w:rFonts w:ascii="Times New Roman" w:hAnsi="Times New Roman" w:cs="Times New Roman"/>
          <w:sz w:val="24"/>
          <w:szCs w:val="24"/>
          <w:lang w:val="en-US"/>
          <w:rPrChange w:id="44" w:author="Alicia" w:date="2016-09-30T15:58:00Z">
            <w:rPr>
              <w:rFonts w:ascii="Times New Roman" w:hAnsi="Times New Roman" w:cs="Times New Roman"/>
              <w:sz w:val="24"/>
              <w:szCs w:val="24"/>
            </w:rPr>
          </w:rPrChange>
        </w:rPr>
        <w:t>.</w:t>
      </w:r>
      <w:proofErr w:type="gramEnd"/>
      <w:r w:rsidRPr="00F701F0">
        <w:rPr>
          <w:rFonts w:ascii="Times New Roman" w:hAnsi="Times New Roman" w:cs="Times New Roman"/>
          <w:sz w:val="24"/>
          <w:szCs w:val="24"/>
          <w:lang w:val="en-US"/>
          <w:rPrChange w:id="45" w:author="Alicia" w:date="2016-09-30T15:58:00Z">
            <w:rPr>
              <w:rFonts w:ascii="Times New Roman" w:hAnsi="Times New Roman" w:cs="Times New Roman"/>
              <w:sz w:val="24"/>
              <w:szCs w:val="24"/>
            </w:rPr>
          </w:rPrChange>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Grace, J. B. 2006. </w:t>
      </w:r>
      <w:proofErr w:type="gramStart"/>
      <w:r w:rsidRPr="0065458F">
        <w:rPr>
          <w:rFonts w:ascii="Times New Roman" w:hAnsi="Times New Roman" w:cs="Times New Roman"/>
          <w:sz w:val="24"/>
          <w:szCs w:val="24"/>
          <w:lang w:val="en-US"/>
        </w:rPr>
        <w:t>Structural equation modeling and natural systems.</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Cambridge University Press, Cambridge, UK ; New York.</w:t>
      </w:r>
      <w:proofErr w:type="gramEnd"/>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w:t>
      </w:r>
      <w:proofErr w:type="spellStart"/>
      <w:r w:rsidRPr="0065458F">
        <w:rPr>
          <w:rFonts w:ascii="Times New Roman" w:hAnsi="Times New Roman" w:cs="Times New Roman"/>
          <w:sz w:val="24"/>
          <w:szCs w:val="24"/>
          <w:lang w:val="en-US"/>
        </w:rPr>
        <w:t>Matthies</w:t>
      </w:r>
      <w:proofErr w:type="spellEnd"/>
      <w:r w:rsidRPr="0065458F">
        <w:rPr>
          <w:rFonts w:ascii="Times New Roman" w:hAnsi="Times New Roman" w:cs="Times New Roman"/>
          <w:sz w:val="24"/>
          <w:szCs w:val="24"/>
          <w:lang w:val="en-US"/>
        </w:rPr>
        <w:t>, and M. Fischer.</w:t>
      </w:r>
      <w:proofErr w:type="gramEnd"/>
      <w:r w:rsidRPr="0065458F">
        <w:rPr>
          <w:rFonts w:ascii="Times New Roman" w:hAnsi="Times New Roman" w:cs="Times New Roman"/>
          <w:sz w:val="24"/>
          <w:szCs w:val="24"/>
          <w:lang w:val="en-US"/>
        </w:rPr>
        <w:t xml:space="preserve">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de-DE"/>
        </w:rPr>
        <w:t xml:space="preserve">Kolb, A., J. Ehrlén, and O. Eriksson. </w:t>
      </w:r>
      <w:proofErr w:type="gramStart"/>
      <w:r w:rsidRPr="0065458F">
        <w:rPr>
          <w:rFonts w:ascii="Times New Roman" w:hAnsi="Times New Roman" w:cs="Times New Roman"/>
          <w:sz w:val="24"/>
          <w:szCs w:val="24"/>
          <w:lang w:val="en-US"/>
        </w:rPr>
        <w:t>2007a. Ecological and evolutionary consequences of spatial and temporal variation in pre-dispersal seed predation.</w:t>
      </w:r>
      <w:proofErr w:type="gramEnd"/>
      <w:r w:rsidRPr="0065458F">
        <w:rPr>
          <w:rFonts w:ascii="Times New Roman" w:hAnsi="Times New Roman" w:cs="Times New Roman"/>
          <w:sz w:val="24"/>
          <w:szCs w:val="24"/>
          <w:lang w:val="en-US"/>
        </w:rPr>
        <w:t xml:space="preserve">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proofErr w:type="gramStart"/>
      <w:r w:rsidRPr="00F701F0">
        <w:rPr>
          <w:rFonts w:ascii="Times New Roman" w:hAnsi="Times New Roman" w:cs="Times New Roman"/>
          <w:sz w:val="24"/>
          <w:szCs w:val="24"/>
          <w:lang w:val="en-US"/>
          <w:rPrChange w:id="46" w:author="Alicia" w:date="2016-09-30T15:58:00Z">
            <w:rPr>
              <w:rFonts w:ascii="Times New Roman" w:hAnsi="Times New Roman" w:cs="Times New Roman"/>
              <w:sz w:val="24"/>
              <w:szCs w:val="24"/>
              <w:lang w:val="de-DE"/>
            </w:rPr>
          </w:rPrChange>
        </w:rPr>
        <w:t xml:space="preserve">Kolb, A., R. </w:t>
      </w:r>
      <w:proofErr w:type="spellStart"/>
      <w:r w:rsidRPr="00F701F0">
        <w:rPr>
          <w:rFonts w:ascii="Times New Roman" w:hAnsi="Times New Roman" w:cs="Times New Roman"/>
          <w:sz w:val="24"/>
          <w:szCs w:val="24"/>
          <w:lang w:val="en-US"/>
          <w:rPrChange w:id="47" w:author="Alicia" w:date="2016-09-30T15:58:00Z">
            <w:rPr>
              <w:rFonts w:ascii="Times New Roman" w:hAnsi="Times New Roman" w:cs="Times New Roman"/>
              <w:sz w:val="24"/>
              <w:szCs w:val="24"/>
              <w:lang w:val="de-DE"/>
            </w:rPr>
          </w:rPrChange>
        </w:rPr>
        <w:t>Leimu</w:t>
      </w:r>
      <w:proofErr w:type="spellEnd"/>
      <w:r w:rsidRPr="00F701F0">
        <w:rPr>
          <w:rFonts w:ascii="Times New Roman" w:hAnsi="Times New Roman" w:cs="Times New Roman"/>
          <w:sz w:val="24"/>
          <w:szCs w:val="24"/>
          <w:lang w:val="en-US"/>
          <w:rPrChange w:id="48" w:author="Alicia" w:date="2016-09-30T15:58:00Z">
            <w:rPr>
              <w:rFonts w:ascii="Times New Roman" w:hAnsi="Times New Roman" w:cs="Times New Roman"/>
              <w:sz w:val="24"/>
              <w:szCs w:val="24"/>
              <w:lang w:val="de-DE"/>
            </w:rPr>
          </w:rPrChange>
        </w:rPr>
        <w:t xml:space="preserve">, and J. </w:t>
      </w:r>
      <w:proofErr w:type="spellStart"/>
      <w:r w:rsidRPr="00F701F0">
        <w:rPr>
          <w:rFonts w:ascii="Times New Roman" w:hAnsi="Times New Roman" w:cs="Times New Roman"/>
          <w:sz w:val="24"/>
          <w:szCs w:val="24"/>
          <w:lang w:val="en-US"/>
          <w:rPrChange w:id="49" w:author="Alicia" w:date="2016-09-30T15:58:00Z">
            <w:rPr>
              <w:rFonts w:ascii="Times New Roman" w:hAnsi="Times New Roman" w:cs="Times New Roman"/>
              <w:sz w:val="24"/>
              <w:szCs w:val="24"/>
              <w:lang w:val="de-DE"/>
            </w:rPr>
          </w:rPrChange>
        </w:rPr>
        <w:t>Ehrlén</w:t>
      </w:r>
      <w:proofErr w:type="spellEnd"/>
      <w:r w:rsidRPr="00F701F0">
        <w:rPr>
          <w:rFonts w:ascii="Times New Roman" w:hAnsi="Times New Roman" w:cs="Times New Roman"/>
          <w:sz w:val="24"/>
          <w:szCs w:val="24"/>
          <w:lang w:val="en-US"/>
          <w:rPrChange w:id="50" w:author="Alicia" w:date="2016-09-30T15:58:00Z">
            <w:rPr>
              <w:rFonts w:ascii="Times New Roman" w:hAnsi="Times New Roman" w:cs="Times New Roman"/>
              <w:sz w:val="24"/>
              <w:szCs w:val="24"/>
              <w:lang w:val="de-DE"/>
            </w:rPr>
          </w:rPrChange>
        </w:rPr>
        <w:t>.</w:t>
      </w:r>
      <w:proofErr w:type="gramEnd"/>
      <w:r w:rsidRPr="00F701F0">
        <w:rPr>
          <w:rFonts w:ascii="Times New Roman" w:hAnsi="Times New Roman" w:cs="Times New Roman"/>
          <w:sz w:val="24"/>
          <w:szCs w:val="24"/>
          <w:lang w:val="en-US"/>
          <w:rPrChange w:id="51" w:author="Alicia" w:date="2016-09-30T15:58:00Z">
            <w:rPr>
              <w:rFonts w:ascii="Times New Roman" w:hAnsi="Times New Roman" w:cs="Times New Roman"/>
              <w:sz w:val="24"/>
              <w:szCs w:val="24"/>
              <w:lang w:val="de-DE"/>
            </w:rPr>
          </w:rPrChange>
        </w:rPr>
        <w:t xml:space="preserve">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7649264C" w14:textId="2819E3EF" w:rsidR="00990265" w:rsidRPr="00990265" w:rsidRDefault="00990265" w:rsidP="00990265">
      <w:pPr>
        <w:pStyle w:val="Bibliografa"/>
        <w:spacing w:line="480" w:lineRule="auto"/>
        <w:ind w:left="0" w:firstLine="0"/>
        <w:rPr>
          <w:rFonts w:ascii="Times New Roman" w:hAnsi="Times New Roman" w:cs="Times New Roman"/>
          <w:sz w:val="24"/>
          <w:szCs w:val="24"/>
          <w:lang w:val="en-US"/>
        </w:rPr>
      </w:pPr>
      <w:proofErr w:type="spellStart"/>
      <w:proofErr w:type="gramStart"/>
      <w:r w:rsidRPr="00B6280F">
        <w:rPr>
          <w:rFonts w:ascii="Times New Roman" w:hAnsi="Times New Roman" w:cs="Times New Roman"/>
          <w:sz w:val="24"/>
          <w:szCs w:val="24"/>
          <w:lang w:val="en-US"/>
        </w:rPr>
        <w:lastRenderedPageBreak/>
        <w:t>Küer</w:t>
      </w:r>
      <w:proofErr w:type="spellEnd"/>
      <w:r w:rsidRPr="00990265">
        <w:rPr>
          <w:rFonts w:ascii="Times New Roman" w:hAnsi="Times New Roman" w:cs="Times New Roman"/>
          <w:sz w:val="24"/>
          <w:szCs w:val="24"/>
          <w:lang w:val="en-US"/>
        </w:rPr>
        <w:t xml:space="preserve">, A., and T. </w:t>
      </w:r>
      <w:proofErr w:type="spellStart"/>
      <w:r w:rsidRPr="00990265">
        <w:rPr>
          <w:rFonts w:ascii="Times New Roman" w:hAnsi="Times New Roman" w:cs="Times New Roman"/>
          <w:sz w:val="24"/>
          <w:szCs w:val="24"/>
          <w:lang w:val="en-US"/>
        </w:rPr>
        <w:t>Fartmann</w:t>
      </w:r>
      <w:proofErr w:type="spellEnd"/>
      <w:r w:rsidRPr="00990265">
        <w:rPr>
          <w:rFonts w:ascii="Times New Roman" w:hAnsi="Times New Roman" w:cs="Times New Roman"/>
          <w:sz w:val="24"/>
          <w:szCs w:val="24"/>
          <w:lang w:val="en-US"/>
        </w:rPr>
        <w:t>.</w:t>
      </w:r>
      <w:proofErr w:type="gramEnd"/>
      <w:r w:rsidRPr="00990265">
        <w:rPr>
          <w:rFonts w:ascii="Times New Roman" w:hAnsi="Times New Roman" w:cs="Times New Roman"/>
          <w:sz w:val="24"/>
          <w:szCs w:val="24"/>
          <w:lang w:val="en-US"/>
        </w:rPr>
        <w:t xml:space="preserve"> 2005. Prominent shoots are preferred: microhabitat preferences of </w:t>
      </w:r>
      <w:proofErr w:type="spellStart"/>
      <w:r w:rsidRPr="00942009">
        <w:rPr>
          <w:rFonts w:ascii="Times New Roman" w:hAnsi="Times New Roman" w:cs="Times New Roman"/>
          <w:i/>
          <w:sz w:val="24"/>
          <w:szCs w:val="24"/>
          <w:lang w:val="en-US"/>
        </w:rPr>
        <w:t>Maculinea</w:t>
      </w:r>
      <w:proofErr w:type="spellEnd"/>
      <w:r w:rsidRPr="00942009">
        <w:rPr>
          <w:rFonts w:ascii="Times New Roman" w:hAnsi="Times New Roman" w:cs="Times New Roman"/>
          <w:i/>
          <w:sz w:val="24"/>
          <w:szCs w:val="24"/>
          <w:lang w:val="en-US"/>
        </w:rPr>
        <w:t xml:space="preserve"> </w:t>
      </w:r>
      <w:proofErr w:type="spellStart"/>
      <w:r w:rsidRPr="00942009">
        <w:rPr>
          <w:rFonts w:ascii="Times New Roman" w:hAnsi="Times New Roman" w:cs="Times New Roman"/>
          <w:i/>
          <w:sz w:val="24"/>
          <w:szCs w:val="24"/>
          <w:lang w:val="en-US"/>
        </w:rPr>
        <w:t>alcon</w:t>
      </w:r>
      <w:proofErr w:type="spellEnd"/>
      <w:r w:rsidRPr="00990265">
        <w:rPr>
          <w:rFonts w:ascii="Times New Roman" w:hAnsi="Times New Roman" w:cs="Times New Roman"/>
          <w:sz w:val="24"/>
          <w:szCs w:val="24"/>
          <w:lang w:val="en-US"/>
        </w:rPr>
        <w:t xml:space="preserve"> (Denis &amp; </w:t>
      </w:r>
      <w:proofErr w:type="spellStart"/>
      <w:r w:rsidRPr="00990265">
        <w:rPr>
          <w:rFonts w:ascii="Times New Roman" w:hAnsi="Times New Roman" w:cs="Times New Roman"/>
          <w:sz w:val="24"/>
          <w:szCs w:val="24"/>
          <w:lang w:val="en-US"/>
        </w:rPr>
        <w:t>Schiffermüller</w:t>
      </w:r>
      <w:proofErr w:type="spellEnd"/>
      <w:r w:rsidRPr="00990265">
        <w:rPr>
          <w:rFonts w:ascii="Times New Roman" w:hAnsi="Times New Roman" w:cs="Times New Roman"/>
          <w:sz w:val="24"/>
          <w:szCs w:val="24"/>
          <w:lang w:val="en-US"/>
        </w:rPr>
        <w:t>, 1775) in Northern Germany (</w:t>
      </w:r>
      <w:proofErr w:type="spellStart"/>
      <w:r w:rsidRPr="00990265">
        <w:rPr>
          <w:rFonts w:ascii="Times New Roman" w:hAnsi="Times New Roman" w:cs="Times New Roman"/>
          <w:sz w:val="24"/>
          <w:szCs w:val="24"/>
          <w:lang w:val="en-US"/>
        </w:rPr>
        <w:t>Lycaenidae</w:t>
      </w:r>
      <w:proofErr w:type="spellEnd"/>
      <w:r w:rsidRPr="00990265">
        <w:rPr>
          <w:rFonts w:ascii="Times New Roman" w:hAnsi="Times New Roman" w:cs="Times New Roman"/>
          <w:sz w:val="24"/>
          <w:szCs w:val="24"/>
          <w:lang w:val="en-US"/>
        </w:rPr>
        <w:t>). Nota Lepidoptera 27:309–319.</w:t>
      </w:r>
    </w:p>
    <w:p w14:paraId="4EBE594A" w14:textId="06F1B86F" w:rsidR="00881224" w:rsidRDefault="00366CD6" w:rsidP="00881224">
      <w:pPr>
        <w:pStyle w:val="Bibliografa"/>
        <w:spacing w:line="480" w:lineRule="auto"/>
        <w:ind w:left="0" w:firstLine="0"/>
        <w:rPr>
          <w:rFonts w:ascii="Times New Roman" w:hAnsi="Times New Roman" w:cs="Times New Roman"/>
          <w:sz w:val="24"/>
          <w:szCs w:val="24"/>
          <w:lang w:val="en-US"/>
        </w:rPr>
      </w:pPr>
      <w:proofErr w:type="spellStart"/>
      <w:proofErr w:type="gramStart"/>
      <w:r w:rsidRPr="00024DBA">
        <w:rPr>
          <w:rFonts w:ascii="Times New Roman" w:hAnsi="Times New Roman" w:cs="Times New Roman"/>
          <w:sz w:val="24"/>
          <w:szCs w:val="24"/>
          <w:lang w:val="en-US"/>
        </w:rPr>
        <w:t>Lande</w:t>
      </w:r>
      <w:proofErr w:type="spellEnd"/>
      <w:r w:rsidRPr="00024DBA">
        <w:rPr>
          <w:rFonts w:ascii="Times New Roman" w:hAnsi="Times New Roman" w:cs="Times New Roman"/>
          <w:sz w:val="24"/>
          <w:szCs w:val="24"/>
          <w:lang w:val="en-US"/>
        </w:rPr>
        <w:t>, R., and S. J. Arnold.</w:t>
      </w:r>
      <w:proofErr w:type="gramEnd"/>
      <w:r w:rsidRPr="00024DBA">
        <w:rPr>
          <w:rFonts w:ascii="Times New Roman" w:hAnsi="Times New Roman" w:cs="Times New Roman"/>
          <w:sz w:val="24"/>
          <w:szCs w:val="24"/>
          <w:lang w:val="en-US"/>
        </w:rPr>
        <w:t xml:space="preserve"> 1983. The measurement of selection on correlated characters. Evolution 37:1210.</w:t>
      </w:r>
    </w:p>
    <w:p w14:paraId="2AB90E42" w14:textId="1D97EB81" w:rsidR="003A1E2B" w:rsidRPr="00C45594" w:rsidRDefault="003A1E2B" w:rsidP="00C45594">
      <w:pPr>
        <w:pStyle w:val="Bibliografa"/>
        <w:spacing w:line="480" w:lineRule="auto"/>
        <w:ind w:left="0" w:firstLine="0"/>
        <w:rPr>
          <w:rFonts w:ascii="Times New Roman" w:hAnsi="Times New Roman" w:cs="Times New Roman"/>
          <w:sz w:val="24"/>
          <w:szCs w:val="24"/>
          <w:lang w:val="en-US"/>
        </w:rPr>
      </w:pPr>
      <w:proofErr w:type="spellStart"/>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xml:space="preserve">, S. 2003. </w:t>
      </w:r>
      <w:proofErr w:type="gramStart"/>
      <w:r w:rsidRPr="00C45594">
        <w:rPr>
          <w:rFonts w:ascii="Times New Roman" w:hAnsi="Times New Roman" w:cs="Times New Roman"/>
          <w:sz w:val="24"/>
          <w:szCs w:val="24"/>
          <w:lang w:val="en-US"/>
        </w:rPr>
        <w:t>Effects of flower and seed predators and pollinators on fruit production in two sequentially flowering congeners.</w:t>
      </w:r>
      <w:proofErr w:type="gramEnd"/>
      <w:r w:rsidRPr="00C45594">
        <w:rPr>
          <w:rFonts w:ascii="Times New Roman" w:hAnsi="Times New Roman" w:cs="Times New Roman"/>
          <w:sz w:val="24"/>
          <w:szCs w:val="24"/>
          <w:lang w:val="en-US"/>
        </w:rPr>
        <w:t xml:space="preserve"> Plant Ecology 166:37–48.</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B6126B">
        <w:rPr>
          <w:rFonts w:ascii="Times New Roman" w:hAnsi="Times New Roman" w:cs="Times New Roman"/>
          <w:sz w:val="24"/>
          <w:szCs w:val="24"/>
          <w:lang w:val="en-US"/>
        </w:rPr>
        <w:lastRenderedPageBreak/>
        <w:t>Oostermeijer</w:t>
      </w:r>
      <w:proofErr w:type="spellEnd"/>
      <w:r w:rsidRPr="00B6126B">
        <w:rPr>
          <w:rFonts w:ascii="Times New Roman" w:hAnsi="Times New Roman" w:cs="Times New Roman"/>
          <w:sz w:val="24"/>
          <w:szCs w:val="24"/>
          <w:lang w:val="en-US"/>
        </w:rPr>
        <w:t xml:space="preserve">, J. G. B., J. C. M. Den </w:t>
      </w:r>
      <w:proofErr w:type="spellStart"/>
      <w:r w:rsidRPr="00B6126B">
        <w:rPr>
          <w:rFonts w:ascii="Times New Roman" w:hAnsi="Times New Roman" w:cs="Times New Roman"/>
          <w:sz w:val="24"/>
          <w:szCs w:val="24"/>
          <w:lang w:val="en-US"/>
        </w:rPr>
        <w:t>Nijs</w:t>
      </w:r>
      <w:proofErr w:type="spellEnd"/>
      <w:r w:rsidRPr="00B6126B">
        <w:rPr>
          <w:rFonts w:ascii="Times New Roman" w:hAnsi="Times New Roman" w:cs="Times New Roman"/>
          <w:sz w:val="24"/>
          <w:szCs w:val="24"/>
          <w:lang w:val="en-US"/>
        </w:rPr>
        <w:t xml:space="preserve">, L. E. L. </w:t>
      </w:r>
      <w:proofErr w:type="spellStart"/>
      <w:r w:rsidRPr="00B6126B">
        <w:rPr>
          <w:rFonts w:ascii="Times New Roman" w:hAnsi="Times New Roman" w:cs="Times New Roman"/>
          <w:sz w:val="24"/>
          <w:szCs w:val="24"/>
          <w:lang w:val="en-US"/>
        </w:rPr>
        <w:t>Raijmann</w:t>
      </w:r>
      <w:proofErr w:type="spellEnd"/>
      <w:r w:rsidRPr="00B6126B">
        <w:rPr>
          <w:rFonts w:ascii="Times New Roman" w:hAnsi="Times New Roman" w:cs="Times New Roman"/>
          <w:sz w:val="24"/>
          <w:szCs w:val="24"/>
          <w:lang w:val="en-US"/>
        </w:rPr>
        <w:t>, and S. B. J. Menken.</w:t>
      </w:r>
      <w:proofErr w:type="gramEnd"/>
      <w:r w:rsidRPr="00B6126B">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1992. Population biology and management of the marsh gentian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Parachnowitsch</w:t>
      </w:r>
      <w:proofErr w:type="spellEnd"/>
      <w:r w:rsidRPr="0065458F">
        <w:rPr>
          <w:rFonts w:ascii="Times New Roman" w:hAnsi="Times New Roman" w:cs="Times New Roman"/>
          <w:sz w:val="24"/>
          <w:szCs w:val="24"/>
          <w:lang w:val="en-US"/>
        </w:rPr>
        <w:t>, A. L., and C. M. Caruso.</w:t>
      </w:r>
      <w:proofErr w:type="gramEnd"/>
      <w:r w:rsidRPr="0065458F">
        <w:rPr>
          <w:rFonts w:ascii="Times New Roman" w:hAnsi="Times New Roman" w:cs="Times New Roman"/>
          <w:sz w:val="24"/>
          <w:szCs w:val="24"/>
          <w:lang w:val="en-US"/>
        </w:rPr>
        <w:t xml:space="preserve">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To lay or not to </w:t>
      </w:r>
      <w:proofErr w:type="gramStart"/>
      <w:r w:rsidRPr="0065458F">
        <w:rPr>
          <w:rFonts w:ascii="Times New Roman" w:hAnsi="Times New Roman" w:cs="Times New Roman"/>
          <w:sz w:val="24"/>
          <w:szCs w:val="24"/>
          <w:lang w:val="en-US"/>
        </w:rPr>
        <w:t>lay</w:t>
      </w:r>
      <w:proofErr w:type="gramEnd"/>
      <w:r w:rsidRPr="0065458F">
        <w:rPr>
          <w:rFonts w:ascii="Times New Roman" w:hAnsi="Times New Roman" w:cs="Times New Roman"/>
          <w:sz w:val="24"/>
          <w:szCs w:val="24"/>
          <w:lang w:val="en-US"/>
        </w:rPr>
        <w:t xml:space="preserve">: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w:t>
      </w:r>
      <w:proofErr w:type="gramStart"/>
      <w:r w:rsidRPr="0065458F">
        <w:rPr>
          <w:rFonts w:ascii="Times New Roman" w:hAnsi="Times New Roman" w:cs="Times New Roman"/>
          <w:sz w:val="24"/>
          <w:szCs w:val="24"/>
          <w:lang w:val="en-US"/>
        </w:rPr>
        <w:t xml:space="preserve">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Core Team.</w:t>
      </w:r>
      <w:proofErr w:type="gramEnd"/>
      <w:r w:rsidRPr="0065458F">
        <w:rPr>
          <w:rFonts w:ascii="Times New Roman" w:hAnsi="Times New Roman" w:cs="Times New Roman"/>
          <w:sz w:val="24"/>
          <w:szCs w:val="24"/>
          <w:lang w:val="en-US"/>
        </w:rPr>
        <w:t xml:space="preserve"> 2014. R: A language and environment for statistical computing. </w:t>
      </w:r>
      <w:proofErr w:type="gramStart"/>
      <w:r w:rsidRPr="0065458F">
        <w:rPr>
          <w:rFonts w:ascii="Times New Roman" w:hAnsi="Times New Roman" w:cs="Times New Roman"/>
          <w:sz w:val="24"/>
          <w:szCs w:val="24"/>
          <w:lang w:val="en-US"/>
        </w:rPr>
        <w:t>R Foundation for Statistical Computing, Vienna, Austria.</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URL   </w:t>
      </w:r>
      <w:r w:rsidR="00F701F0">
        <w:fldChar w:fldCharType="begin"/>
      </w:r>
      <w:r w:rsidR="00F701F0" w:rsidRPr="00F701F0">
        <w:rPr>
          <w:lang w:val="en-US"/>
          <w:rPrChange w:id="52" w:author="Alicia" w:date="2016-09-30T15:58:00Z">
            <w:rPr/>
          </w:rPrChange>
        </w:rPr>
        <w:instrText xml:space="preserve"> HYPERLINK "http://www.R-project.org/" </w:instrText>
      </w:r>
      <w:r w:rsidR="00F701F0">
        <w:fldChar w:fldCharType="separate"/>
      </w:r>
      <w:r w:rsidRPr="00DA5DE2">
        <w:rPr>
          <w:rStyle w:val="Hipervnculo"/>
          <w:sz w:val="24"/>
          <w:szCs w:val="24"/>
          <w:lang w:val="en-US"/>
        </w:rPr>
        <w:t>http://www.R-project.org/</w:t>
      </w:r>
      <w:r w:rsidR="00F701F0">
        <w:rPr>
          <w:rStyle w:val="Hipervnculo"/>
          <w:sz w:val="24"/>
          <w:szCs w:val="24"/>
          <w:lang w:val="en-US"/>
        </w:rPr>
        <w:fldChar w:fldCharType="end"/>
      </w:r>
      <w:r w:rsidRPr="0065458F">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proofErr w:type="spellStart"/>
      <w:proofErr w:type="gramStart"/>
      <w:r w:rsidRPr="00F701F0">
        <w:rPr>
          <w:rFonts w:ascii="Times New Roman" w:hAnsi="Times New Roman" w:cs="Times New Roman"/>
          <w:sz w:val="24"/>
          <w:szCs w:val="24"/>
          <w:lang w:val="en-US"/>
          <w:rPrChange w:id="53" w:author="Alicia" w:date="2016-09-30T15:58:00Z">
            <w:rPr>
              <w:rFonts w:ascii="Times New Roman" w:hAnsi="Times New Roman" w:cs="Times New Roman"/>
              <w:sz w:val="24"/>
              <w:szCs w:val="24"/>
              <w:lang w:val="sv-SE"/>
            </w:rPr>
          </w:rPrChange>
        </w:rPr>
        <w:t>Sandring</w:t>
      </w:r>
      <w:proofErr w:type="spellEnd"/>
      <w:r w:rsidRPr="00F701F0">
        <w:rPr>
          <w:rFonts w:ascii="Times New Roman" w:hAnsi="Times New Roman" w:cs="Times New Roman"/>
          <w:sz w:val="24"/>
          <w:szCs w:val="24"/>
          <w:lang w:val="en-US"/>
          <w:rPrChange w:id="54" w:author="Alicia" w:date="2016-09-30T15:58:00Z">
            <w:rPr>
              <w:rFonts w:ascii="Times New Roman" w:hAnsi="Times New Roman" w:cs="Times New Roman"/>
              <w:sz w:val="24"/>
              <w:szCs w:val="24"/>
              <w:lang w:val="sv-SE"/>
            </w:rPr>
          </w:rPrChange>
        </w:rPr>
        <w:t xml:space="preserve">, S., and J. </w:t>
      </w:r>
      <w:proofErr w:type="spellStart"/>
      <w:r w:rsidRPr="00F701F0">
        <w:rPr>
          <w:rFonts w:ascii="Times New Roman" w:hAnsi="Times New Roman" w:cs="Times New Roman"/>
          <w:sz w:val="24"/>
          <w:szCs w:val="24"/>
          <w:lang w:val="en-US"/>
          <w:rPrChange w:id="55" w:author="Alicia" w:date="2016-09-30T15:58:00Z">
            <w:rPr>
              <w:rFonts w:ascii="Times New Roman" w:hAnsi="Times New Roman" w:cs="Times New Roman"/>
              <w:sz w:val="24"/>
              <w:szCs w:val="24"/>
              <w:lang w:val="sv-SE"/>
            </w:rPr>
          </w:rPrChange>
        </w:rPr>
        <w:t>Ågren</w:t>
      </w:r>
      <w:proofErr w:type="spellEnd"/>
      <w:r w:rsidRPr="00F701F0">
        <w:rPr>
          <w:rFonts w:ascii="Times New Roman" w:hAnsi="Times New Roman" w:cs="Times New Roman"/>
          <w:sz w:val="24"/>
          <w:szCs w:val="24"/>
          <w:lang w:val="en-US"/>
          <w:rPrChange w:id="56" w:author="Alicia" w:date="2016-09-30T15:58:00Z">
            <w:rPr>
              <w:rFonts w:ascii="Times New Roman" w:hAnsi="Times New Roman" w:cs="Times New Roman"/>
              <w:sz w:val="24"/>
              <w:szCs w:val="24"/>
              <w:lang w:val="sv-SE"/>
            </w:rPr>
          </w:rPrChange>
        </w:rPr>
        <w:t>.</w:t>
      </w:r>
      <w:proofErr w:type="gramEnd"/>
      <w:r w:rsidRPr="00F701F0">
        <w:rPr>
          <w:rFonts w:ascii="Times New Roman" w:hAnsi="Times New Roman" w:cs="Times New Roman"/>
          <w:sz w:val="24"/>
          <w:szCs w:val="24"/>
          <w:lang w:val="en-US"/>
          <w:rPrChange w:id="57" w:author="Alicia" w:date="2016-09-30T15:58:00Z">
            <w:rPr>
              <w:rFonts w:ascii="Times New Roman" w:hAnsi="Times New Roman" w:cs="Times New Roman"/>
              <w:sz w:val="24"/>
              <w:szCs w:val="24"/>
              <w:lang w:val="sv-SE"/>
            </w:rPr>
          </w:rPrChange>
        </w:rPr>
        <w:t xml:space="preserve">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Siepielski</w:t>
      </w:r>
      <w:proofErr w:type="spellEnd"/>
      <w:r w:rsidRPr="0065458F">
        <w:rPr>
          <w:rFonts w:ascii="Times New Roman" w:hAnsi="Times New Roman" w:cs="Times New Roman"/>
          <w:sz w:val="24"/>
          <w:szCs w:val="24"/>
          <w:lang w:val="en-US"/>
        </w:rPr>
        <w:t xml:space="preserve">, A. M., and C. W. </w:t>
      </w: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lastRenderedPageBreak/>
        <w:t>Siepielski</w:t>
      </w:r>
      <w:proofErr w:type="spellEnd"/>
      <w:r w:rsidRPr="0065458F">
        <w:rPr>
          <w:rFonts w:ascii="Times New Roman" w:hAnsi="Times New Roman" w:cs="Times New Roman"/>
          <w:sz w:val="24"/>
          <w:szCs w:val="24"/>
          <w:lang w:val="en-US"/>
        </w:rPr>
        <w:t xml:space="preserve">,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w:t>
      </w:r>
      <w:proofErr w:type="gramEnd"/>
      <w:r w:rsidRPr="0065458F">
        <w:rPr>
          <w:rFonts w:ascii="Times New Roman" w:hAnsi="Times New Roman" w:cs="Times New Roman"/>
          <w:sz w:val="24"/>
          <w:szCs w:val="24"/>
          <w:lang w:val="en-US"/>
        </w:rPr>
        <w:t xml:space="preserve">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proofErr w:type="spellStart"/>
      <w:r w:rsidRPr="007C0ABB">
        <w:rPr>
          <w:rFonts w:ascii="Times New Roman" w:hAnsi="Times New Roman" w:cs="Times New Roman"/>
          <w:i/>
          <w:sz w:val="24"/>
          <w:szCs w:val="24"/>
          <w:lang w:val="en-US"/>
        </w:rPr>
        <w:t>Gentiana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N., K. K. Moritz, and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Strauss, S. Y., and R. E. Irwin.</w:t>
      </w:r>
      <w:proofErr w:type="gramEnd"/>
      <w:r w:rsidRPr="0065458F">
        <w:rPr>
          <w:rFonts w:ascii="Times New Roman" w:hAnsi="Times New Roman" w:cs="Times New Roman"/>
          <w:sz w:val="24"/>
          <w:szCs w:val="24"/>
          <w:lang w:val="en-US"/>
        </w:rPr>
        <w:t xml:space="preserve">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Thompson, J. N. 2005. </w:t>
      </w:r>
      <w:proofErr w:type="gramStart"/>
      <w:r w:rsidRPr="0065458F">
        <w:rPr>
          <w:rFonts w:ascii="Times New Roman" w:hAnsi="Times New Roman" w:cs="Times New Roman"/>
          <w:sz w:val="24"/>
          <w:szCs w:val="24"/>
          <w:lang w:val="en-US"/>
        </w:rPr>
        <w:t>The geographic mosaic of coevolution.</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1 edition.</w:t>
      </w:r>
      <w:proofErr w:type="gramEnd"/>
      <w:r w:rsidRPr="0065458F">
        <w:rPr>
          <w:rFonts w:ascii="Times New Roman" w:hAnsi="Times New Roman" w:cs="Times New Roman"/>
          <w:sz w:val="24"/>
          <w:szCs w:val="24"/>
          <w:lang w:val="en-US"/>
        </w:rPr>
        <w:t xml:space="preserve">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F701F0">
        <w:rPr>
          <w:rFonts w:ascii="Times New Roman" w:hAnsi="Times New Roman" w:cs="Times New Roman"/>
          <w:sz w:val="24"/>
          <w:szCs w:val="24"/>
          <w:lang w:val="en-US"/>
          <w:rPrChange w:id="58" w:author="Alicia" w:date="2016-09-30T15:58:00Z">
            <w:rPr>
              <w:rFonts w:ascii="Times New Roman" w:hAnsi="Times New Roman" w:cs="Times New Roman"/>
              <w:sz w:val="24"/>
              <w:szCs w:val="24"/>
              <w:lang w:val="sv-SE"/>
            </w:rPr>
          </w:rPrChange>
        </w:rPr>
        <w:t>Vanhoenacker</w:t>
      </w:r>
      <w:proofErr w:type="spellEnd"/>
      <w:r w:rsidRPr="00F701F0">
        <w:rPr>
          <w:rFonts w:ascii="Times New Roman" w:hAnsi="Times New Roman" w:cs="Times New Roman"/>
          <w:sz w:val="24"/>
          <w:szCs w:val="24"/>
          <w:lang w:val="en-US"/>
          <w:rPrChange w:id="59" w:author="Alicia" w:date="2016-09-30T15:58:00Z">
            <w:rPr>
              <w:rFonts w:ascii="Times New Roman" w:hAnsi="Times New Roman" w:cs="Times New Roman"/>
              <w:sz w:val="24"/>
              <w:szCs w:val="24"/>
              <w:lang w:val="sv-SE"/>
            </w:rPr>
          </w:rPrChange>
        </w:rPr>
        <w:t xml:space="preserve">, D., J. </w:t>
      </w:r>
      <w:proofErr w:type="spellStart"/>
      <w:r w:rsidRPr="00F701F0">
        <w:rPr>
          <w:rFonts w:ascii="Times New Roman" w:hAnsi="Times New Roman" w:cs="Times New Roman"/>
          <w:sz w:val="24"/>
          <w:szCs w:val="24"/>
          <w:lang w:val="en-US"/>
          <w:rPrChange w:id="60" w:author="Alicia" w:date="2016-09-30T15:58:00Z">
            <w:rPr>
              <w:rFonts w:ascii="Times New Roman" w:hAnsi="Times New Roman" w:cs="Times New Roman"/>
              <w:sz w:val="24"/>
              <w:szCs w:val="24"/>
              <w:lang w:val="sv-SE"/>
            </w:rPr>
          </w:rPrChange>
        </w:rPr>
        <w:t>Ågren</w:t>
      </w:r>
      <w:proofErr w:type="spellEnd"/>
      <w:r w:rsidRPr="00F701F0">
        <w:rPr>
          <w:rFonts w:ascii="Times New Roman" w:hAnsi="Times New Roman" w:cs="Times New Roman"/>
          <w:sz w:val="24"/>
          <w:szCs w:val="24"/>
          <w:lang w:val="en-US"/>
          <w:rPrChange w:id="61" w:author="Alicia" w:date="2016-09-30T15:58:00Z">
            <w:rPr>
              <w:rFonts w:ascii="Times New Roman" w:hAnsi="Times New Roman" w:cs="Times New Roman"/>
              <w:sz w:val="24"/>
              <w:szCs w:val="24"/>
              <w:lang w:val="sv-SE"/>
            </w:rPr>
          </w:rPrChange>
        </w:rPr>
        <w:t xml:space="preserve">, and J. </w:t>
      </w:r>
      <w:proofErr w:type="spellStart"/>
      <w:r w:rsidRPr="00F701F0">
        <w:rPr>
          <w:rFonts w:ascii="Times New Roman" w:hAnsi="Times New Roman" w:cs="Times New Roman"/>
          <w:sz w:val="24"/>
          <w:szCs w:val="24"/>
          <w:lang w:val="en-US"/>
          <w:rPrChange w:id="62" w:author="Alicia" w:date="2016-09-30T15:58:00Z">
            <w:rPr>
              <w:rFonts w:ascii="Times New Roman" w:hAnsi="Times New Roman" w:cs="Times New Roman"/>
              <w:sz w:val="24"/>
              <w:szCs w:val="24"/>
              <w:lang w:val="sv-SE"/>
            </w:rPr>
          </w:rPrChange>
        </w:rPr>
        <w:t>Ehrlén</w:t>
      </w:r>
      <w:proofErr w:type="spellEnd"/>
      <w:r w:rsidRPr="00F701F0">
        <w:rPr>
          <w:rFonts w:ascii="Times New Roman" w:hAnsi="Times New Roman" w:cs="Times New Roman"/>
          <w:sz w:val="24"/>
          <w:szCs w:val="24"/>
          <w:lang w:val="en-US"/>
          <w:rPrChange w:id="63" w:author="Alicia" w:date="2016-09-30T15:58:00Z">
            <w:rPr>
              <w:rFonts w:ascii="Times New Roman" w:hAnsi="Times New Roman" w:cs="Times New Roman"/>
              <w:sz w:val="24"/>
              <w:szCs w:val="24"/>
              <w:lang w:val="sv-SE"/>
            </w:rPr>
          </w:rPrChange>
        </w:rPr>
        <w:t>.</w:t>
      </w:r>
      <w:proofErr w:type="gramEnd"/>
      <w:r w:rsidRPr="00F701F0">
        <w:rPr>
          <w:rFonts w:ascii="Times New Roman" w:hAnsi="Times New Roman" w:cs="Times New Roman"/>
          <w:sz w:val="24"/>
          <w:szCs w:val="24"/>
          <w:lang w:val="en-US"/>
          <w:rPrChange w:id="64" w:author="Alicia" w:date="2016-09-30T15:58:00Z">
            <w:rPr>
              <w:rFonts w:ascii="Times New Roman" w:hAnsi="Times New Roman" w:cs="Times New Roman"/>
              <w:sz w:val="24"/>
              <w:szCs w:val="24"/>
              <w:lang w:val="sv-SE"/>
            </w:rPr>
          </w:rPrChange>
        </w:rPr>
        <w:t xml:space="preserve">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fa"/>
        <w:spacing w:line="480" w:lineRule="auto"/>
        <w:ind w:left="0" w:firstLine="0"/>
        <w:rPr>
          <w:rFonts w:ascii="Times New Roman" w:hAnsi="Times New Roman" w:cs="Times New Roman"/>
          <w:sz w:val="24"/>
          <w:szCs w:val="24"/>
          <w:lang w:val="en-US"/>
        </w:rPr>
      </w:pPr>
      <w:proofErr w:type="gramStart"/>
      <w:r w:rsidRPr="00F701F0">
        <w:rPr>
          <w:rFonts w:ascii="Times New Roman" w:hAnsi="Times New Roman" w:cs="Times New Roman"/>
          <w:sz w:val="24"/>
          <w:szCs w:val="24"/>
          <w:lang w:val="en-US"/>
          <w:rPrChange w:id="65" w:author="Alicia" w:date="2016-09-30T15:58:00Z">
            <w:rPr>
              <w:rFonts w:ascii="Times New Roman" w:hAnsi="Times New Roman" w:cs="Times New Roman"/>
              <w:sz w:val="24"/>
              <w:szCs w:val="24"/>
              <w:lang w:val="de-DE"/>
            </w:rPr>
          </w:rPrChange>
        </w:rPr>
        <w:t>von</w:t>
      </w:r>
      <w:proofErr w:type="gramEnd"/>
      <w:r w:rsidRPr="00F701F0">
        <w:rPr>
          <w:rFonts w:ascii="Times New Roman" w:hAnsi="Times New Roman" w:cs="Times New Roman"/>
          <w:sz w:val="24"/>
          <w:szCs w:val="24"/>
          <w:lang w:val="en-US"/>
          <w:rPrChange w:id="66" w:author="Alicia" w:date="2016-09-30T15:58:00Z">
            <w:rPr>
              <w:rFonts w:ascii="Times New Roman" w:hAnsi="Times New Roman" w:cs="Times New Roman"/>
              <w:sz w:val="24"/>
              <w:szCs w:val="24"/>
              <w:lang w:val="de-DE"/>
            </w:rPr>
          </w:rPrChange>
        </w:rPr>
        <w:t xml:space="preserve"> Euler, T., J. </w:t>
      </w:r>
      <w:proofErr w:type="spellStart"/>
      <w:r w:rsidRPr="00F701F0">
        <w:rPr>
          <w:rFonts w:ascii="Times New Roman" w:hAnsi="Times New Roman" w:cs="Times New Roman"/>
          <w:sz w:val="24"/>
          <w:szCs w:val="24"/>
          <w:lang w:val="en-US"/>
          <w:rPrChange w:id="67" w:author="Alicia" w:date="2016-09-30T15:58:00Z">
            <w:rPr>
              <w:rFonts w:ascii="Times New Roman" w:hAnsi="Times New Roman" w:cs="Times New Roman"/>
              <w:sz w:val="24"/>
              <w:szCs w:val="24"/>
              <w:lang w:val="de-DE"/>
            </w:rPr>
          </w:rPrChange>
        </w:rPr>
        <w:t>Ågren</w:t>
      </w:r>
      <w:proofErr w:type="spellEnd"/>
      <w:r w:rsidRPr="00F701F0">
        <w:rPr>
          <w:rFonts w:ascii="Times New Roman" w:hAnsi="Times New Roman" w:cs="Times New Roman"/>
          <w:sz w:val="24"/>
          <w:szCs w:val="24"/>
          <w:lang w:val="en-US"/>
          <w:rPrChange w:id="68" w:author="Alicia" w:date="2016-09-30T15:58:00Z">
            <w:rPr>
              <w:rFonts w:ascii="Times New Roman" w:hAnsi="Times New Roman" w:cs="Times New Roman"/>
              <w:sz w:val="24"/>
              <w:szCs w:val="24"/>
              <w:lang w:val="de-DE"/>
            </w:rPr>
          </w:rPrChange>
        </w:rPr>
        <w:t xml:space="preserve">, and J. </w:t>
      </w:r>
      <w:proofErr w:type="spellStart"/>
      <w:r w:rsidRPr="00F701F0">
        <w:rPr>
          <w:rFonts w:ascii="Times New Roman" w:hAnsi="Times New Roman" w:cs="Times New Roman"/>
          <w:sz w:val="24"/>
          <w:szCs w:val="24"/>
          <w:lang w:val="en-US"/>
          <w:rPrChange w:id="69" w:author="Alicia" w:date="2016-09-30T15:58:00Z">
            <w:rPr>
              <w:rFonts w:ascii="Times New Roman" w:hAnsi="Times New Roman" w:cs="Times New Roman"/>
              <w:sz w:val="24"/>
              <w:szCs w:val="24"/>
              <w:lang w:val="de-DE"/>
            </w:rPr>
          </w:rPrChange>
        </w:rPr>
        <w:t>Ehrlén</w:t>
      </w:r>
      <w:proofErr w:type="spellEnd"/>
      <w:r w:rsidRPr="00F701F0">
        <w:rPr>
          <w:rFonts w:ascii="Times New Roman" w:hAnsi="Times New Roman" w:cs="Times New Roman"/>
          <w:sz w:val="24"/>
          <w:szCs w:val="24"/>
          <w:lang w:val="en-US"/>
          <w:rPrChange w:id="70" w:author="Alicia" w:date="2016-09-30T15:58:00Z">
            <w:rPr>
              <w:rFonts w:ascii="Times New Roman" w:hAnsi="Times New Roman" w:cs="Times New Roman"/>
              <w:sz w:val="24"/>
              <w:szCs w:val="24"/>
              <w:lang w:val="de-DE"/>
            </w:rPr>
          </w:rPrChange>
        </w:rPr>
        <w:t xml:space="preserve">.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fa"/>
        <w:spacing w:line="480" w:lineRule="auto"/>
        <w:ind w:left="0" w:firstLine="0"/>
        <w:rPr>
          <w:rFonts w:ascii="Times New Roman" w:hAnsi="Times New Roman" w:cs="Times New Roman"/>
          <w:sz w:val="24"/>
          <w:szCs w:val="24"/>
          <w:lang w:val="en-US"/>
        </w:rPr>
      </w:pPr>
      <w:proofErr w:type="gramStart"/>
      <w:r w:rsidRPr="0068393E">
        <w:rPr>
          <w:rFonts w:ascii="Times New Roman" w:hAnsi="Times New Roman" w:cs="Times New Roman"/>
          <w:sz w:val="24"/>
          <w:szCs w:val="24"/>
          <w:lang w:val="en-US"/>
        </w:rPr>
        <w:t xml:space="preserve">Weis, A. E., and A. </w:t>
      </w:r>
      <w:proofErr w:type="spellStart"/>
      <w:r w:rsidRPr="0068393E">
        <w:rPr>
          <w:rFonts w:ascii="Times New Roman" w:hAnsi="Times New Roman" w:cs="Times New Roman"/>
          <w:sz w:val="24"/>
          <w:szCs w:val="24"/>
          <w:lang w:val="en-US"/>
        </w:rPr>
        <w:t>Kapelinski</w:t>
      </w:r>
      <w:proofErr w:type="spellEnd"/>
      <w:r w:rsidRPr="0068393E">
        <w:rPr>
          <w:rFonts w:ascii="Times New Roman" w:hAnsi="Times New Roman" w:cs="Times New Roman"/>
          <w:sz w:val="24"/>
          <w:szCs w:val="24"/>
          <w:lang w:val="en-US"/>
        </w:rPr>
        <w:t>.</w:t>
      </w:r>
      <w:proofErr w:type="gramEnd"/>
      <w:r w:rsidRPr="0068393E">
        <w:rPr>
          <w:rFonts w:ascii="Times New Roman" w:hAnsi="Times New Roman" w:cs="Times New Roman"/>
          <w:sz w:val="24"/>
          <w:szCs w:val="24"/>
          <w:lang w:val="en-US"/>
        </w:rPr>
        <w:t xml:space="preserve"> </w:t>
      </w:r>
      <w:r w:rsidRPr="003B3F83">
        <w:rPr>
          <w:rFonts w:ascii="Times New Roman" w:hAnsi="Times New Roman" w:cs="Times New Roman"/>
          <w:sz w:val="24"/>
          <w:szCs w:val="24"/>
          <w:lang w:val="en-US"/>
        </w:rPr>
        <w:t xml:space="preserve">1994. Variable Selection on </w:t>
      </w:r>
      <w:proofErr w:type="spellStart"/>
      <w:r w:rsidRPr="003B3F83">
        <w:rPr>
          <w:rFonts w:ascii="Times New Roman" w:hAnsi="Times New Roman" w:cs="Times New Roman"/>
          <w:sz w:val="24"/>
          <w:szCs w:val="24"/>
          <w:lang w:val="en-US"/>
        </w:rPr>
        <w:t>Eurosta’s</w:t>
      </w:r>
      <w:proofErr w:type="spellEnd"/>
      <w:r w:rsidRPr="003B3F83">
        <w:rPr>
          <w:rFonts w:ascii="Times New Roman" w:hAnsi="Times New Roman" w:cs="Times New Roman"/>
          <w:sz w:val="24"/>
          <w:szCs w:val="24"/>
          <w:lang w:val="en-US"/>
        </w:rPr>
        <w:t xml:space="preserve"> Gall Size. II. A Path Analysis of the Ecological Factors </w:t>
      </w:r>
      <w:proofErr w:type="gramStart"/>
      <w:r w:rsidRPr="003B3F83">
        <w:rPr>
          <w:rFonts w:ascii="Times New Roman" w:hAnsi="Times New Roman" w:cs="Times New Roman"/>
          <w:sz w:val="24"/>
          <w:szCs w:val="24"/>
          <w:lang w:val="en-US"/>
        </w:rPr>
        <w:t>Behind</w:t>
      </w:r>
      <w:proofErr w:type="gramEnd"/>
      <w:r w:rsidRPr="003B3F83">
        <w:rPr>
          <w:rFonts w:ascii="Times New Roman" w:hAnsi="Times New Roman" w:cs="Times New Roman"/>
          <w:sz w:val="24"/>
          <w:szCs w:val="24"/>
          <w:lang w:val="en-US"/>
        </w:rPr>
        <w:t xml:space="preserve">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4CB329F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Pr>
          <w:rFonts w:ascii="Times New Roman" w:hAnsi="Times New Roman" w:cs="Times New Roman"/>
          <w:sz w:val="24"/>
          <w:szCs w:val="24"/>
          <w:lang w:val="en-US"/>
        </w:rPr>
        <w:t>.</w:t>
      </w:r>
    </w:p>
    <w:tbl>
      <w:tblPr>
        <w:tblW w:w="8469" w:type="dxa"/>
        <w:tblInd w:w="2" w:type="dxa"/>
        <w:tblLayout w:type="fixed"/>
        <w:tblLook w:val="0000" w:firstRow="0" w:lastRow="0" w:firstColumn="0" w:lastColumn="0" w:noHBand="0" w:noVBand="0"/>
      </w:tblPr>
      <w:tblGrid>
        <w:gridCol w:w="245"/>
        <w:gridCol w:w="4563"/>
        <w:gridCol w:w="473"/>
        <w:gridCol w:w="1298"/>
        <w:gridCol w:w="296"/>
        <w:gridCol w:w="473"/>
        <w:gridCol w:w="1121"/>
      </w:tblGrid>
      <w:tr w:rsidR="0059503C" w:rsidRPr="00F16AC6" w14:paraId="4282EBFD" w14:textId="77777777" w:rsidTr="005C6FC2">
        <w:trPr>
          <w:cantSplit/>
        </w:trPr>
        <w:tc>
          <w:tcPr>
            <w:tcW w:w="4808" w:type="dxa"/>
            <w:gridSpan w:val="2"/>
            <w:vMerge w:val="restart"/>
            <w:tcBorders>
              <w:top w:val="single" w:sz="18" w:space="0" w:color="auto"/>
              <w:left w:val="nil"/>
              <w:bottom w:val="nil"/>
              <w:right w:val="nil"/>
            </w:tcBorders>
            <w:vAlign w:val="center"/>
          </w:tcPr>
          <w:p w14:paraId="5DB03A5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4CBC12FF"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66319B3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96" w:type="dxa"/>
            <w:tcBorders>
              <w:top w:val="single" w:sz="18" w:space="0" w:color="auto"/>
              <w:left w:val="nil"/>
              <w:bottom w:val="nil"/>
              <w:right w:val="nil"/>
            </w:tcBorders>
          </w:tcPr>
          <w:p w14:paraId="181CCAB4"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23990B92"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415DB20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59503C" w:rsidRPr="00F16AC6" w14:paraId="7EF14227" w14:textId="77777777" w:rsidTr="005C6FC2">
        <w:trPr>
          <w:cantSplit/>
        </w:trPr>
        <w:tc>
          <w:tcPr>
            <w:tcW w:w="4808" w:type="dxa"/>
            <w:gridSpan w:val="2"/>
            <w:vMerge/>
            <w:tcBorders>
              <w:top w:val="nil"/>
              <w:left w:val="nil"/>
              <w:bottom w:val="single" w:sz="18" w:space="0" w:color="auto"/>
              <w:right w:val="nil"/>
            </w:tcBorders>
          </w:tcPr>
          <w:p w14:paraId="33A42D04" w14:textId="77777777" w:rsidR="0059503C" w:rsidRDefault="0059503C" w:rsidP="005C6FC2">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3C5FBFB4" w14:textId="77777777" w:rsidR="0059503C" w:rsidRDefault="0059503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404A40A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96" w:type="dxa"/>
            <w:tcBorders>
              <w:top w:val="nil"/>
              <w:left w:val="nil"/>
              <w:bottom w:val="single" w:sz="2" w:space="0" w:color="auto"/>
              <w:right w:val="nil"/>
            </w:tcBorders>
          </w:tcPr>
          <w:p w14:paraId="7B9ED520"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17632F01" w14:textId="77777777" w:rsidR="0059503C" w:rsidRDefault="0059503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530EEEF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59503C" w:rsidRPr="00F16AC6" w14:paraId="149184E3" w14:textId="77777777" w:rsidTr="005C6FC2">
        <w:tc>
          <w:tcPr>
            <w:tcW w:w="4808" w:type="dxa"/>
            <w:gridSpan w:val="2"/>
            <w:tcBorders>
              <w:top w:val="single" w:sz="18" w:space="0" w:color="auto"/>
              <w:left w:val="nil"/>
              <w:bottom w:val="single" w:sz="4" w:space="0" w:color="auto"/>
              <w:right w:val="nil"/>
            </w:tcBorders>
          </w:tcPr>
          <w:p w14:paraId="0883D1A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440D998D"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58C8996D" w14:textId="77777777" w:rsidR="0059503C" w:rsidRDefault="0059503C" w:rsidP="005C6FC2">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22B2D75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41FB2DC5"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C17B542" w14:textId="77777777" w:rsidR="0059503C" w:rsidRDefault="0059503C" w:rsidP="005C6FC2">
            <w:pPr>
              <w:spacing w:after="0"/>
              <w:rPr>
                <w:rFonts w:ascii="Times New Roman" w:hAnsi="Times New Roman" w:cs="Times New Roman"/>
                <w:sz w:val="24"/>
                <w:szCs w:val="24"/>
                <w:lang w:val="en-US"/>
              </w:rPr>
            </w:pPr>
          </w:p>
        </w:tc>
      </w:tr>
      <w:tr w:rsidR="0059503C" w14:paraId="423D4ABB" w14:textId="77777777" w:rsidTr="005C6FC2">
        <w:tc>
          <w:tcPr>
            <w:tcW w:w="245" w:type="dxa"/>
            <w:tcBorders>
              <w:top w:val="single" w:sz="4" w:space="0" w:color="auto"/>
              <w:left w:val="nil"/>
              <w:bottom w:val="nil"/>
              <w:right w:val="nil"/>
            </w:tcBorders>
          </w:tcPr>
          <w:p w14:paraId="2DA3BF20"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DE7ED1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45805E1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68A7134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1.59</w:t>
            </w:r>
          </w:p>
        </w:tc>
        <w:tc>
          <w:tcPr>
            <w:tcW w:w="296" w:type="dxa"/>
            <w:tcBorders>
              <w:top w:val="single" w:sz="4" w:space="0" w:color="auto"/>
              <w:left w:val="nil"/>
              <w:bottom w:val="nil"/>
              <w:right w:val="nil"/>
            </w:tcBorders>
          </w:tcPr>
          <w:p w14:paraId="6C9BE3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337E710F"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4C41A9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0.42</w:t>
            </w:r>
          </w:p>
        </w:tc>
      </w:tr>
      <w:tr w:rsidR="0059503C" w14:paraId="3E9A8393" w14:textId="77777777" w:rsidTr="005C6FC2">
        <w:tc>
          <w:tcPr>
            <w:tcW w:w="245" w:type="dxa"/>
            <w:tcBorders>
              <w:top w:val="nil"/>
              <w:left w:val="nil"/>
              <w:bottom w:val="nil"/>
              <w:right w:val="nil"/>
            </w:tcBorders>
          </w:tcPr>
          <w:p w14:paraId="4468B80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068EB6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541C198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50CFA1C"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19.30***</w:t>
            </w:r>
          </w:p>
        </w:tc>
        <w:tc>
          <w:tcPr>
            <w:tcW w:w="296" w:type="dxa"/>
            <w:tcBorders>
              <w:top w:val="nil"/>
              <w:left w:val="nil"/>
              <w:bottom w:val="nil"/>
              <w:right w:val="nil"/>
            </w:tcBorders>
          </w:tcPr>
          <w:p w14:paraId="6DE3DBC3"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972AEA4"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A2AB83" w14:textId="77777777" w:rsidR="0059503C" w:rsidRDefault="0059503C" w:rsidP="005C6FC2">
            <w:pPr>
              <w:tabs>
                <w:tab w:val="decimal" w:pos="16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8.78**</w:t>
            </w:r>
          </w:p>
        </w:tc>
      </w:tr>
      <w:tr w:rsidR="0059503C" w:rsidRPr="006C1A0F" w14:paraId="3B22EB44" w14:textId="77777777" w:rsidTr="005C6FC2">
        <w:tc>
          <w:tcPr>
            <w:tcW w:w="245" w:type="dxa"/>
            <w:tcBorders>
              <w:top w:val="nil"/>
              <w:left w:val="nil"/>
              <w:bottom w:val="nil"/>
              <w:right w:val="nil"/>
            </w:tcBorders>
          </w:tcPr>
          <w:p w14:paraId="48B68714"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D68DA9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5A96A1E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CE0CF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0.37</w:t>
            </w:r>
          </w:p>
        </w:tc>
        <w:tc>
          <w:tcPr>
            <w:tcW w:w="296" w:type="dxa"/>
            <w:tcBorders>
              <w:top w:val="nil"/>
              <w:left w:val="nil"/>
              <w:bottom w:val="nil"/>
              <w:right w:val="nil"/>
            </w:tcBorders>
          </w:tcPr>
          <w:p w14:paraId="7ED3FE5F"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5D28DE1"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999C4E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2.41</w:t>
            </w:r>
          </w:p>
        </w:tc>
      </w:tr>
      <w:tr w:rsidR="0059503C" w:rsidRPr="006C1A0F" w14:paraId="70996ACF" w14:textId="77777777" w:rsidTr="005C6FC2">
        <w:tc>
          <w:tcPr>
            <w:tcW w:w="245" w:type="dxa"/>
            <w:tcBorders>
              <w:top w:val="nil"/>
              <w:left w:val="nil"/>
              <w:bottom w:val="nil"/>
              <w:right w:val="nil"/>
            </w:tcBorders>
          </w:tcPr>
          <w:p w14:paraId="45A86F6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C6011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6C244D7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7BD532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296" w:type="dxa"/>
            <w:tcBorders>
              <w:top w:val="nil"/>
              <w:left w:val="nil"/>
              <w:bottom w:val="nil"/>
              <w:right w:val="nil"/>
            </w:tcBorders>
          </w:tcPr>
          <w:p w14:paraId="452B04F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E6A2165"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688FD2D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59503C" w:rsidRPr="006C1A0F" w14:paraId="137886EE" w14:textId="77777777" w:rsidTr="005C6FC2">
        <w:tc>
          <w:tcPr>
            <w:tcW w:w="245" w:type="dxa"/>
            <w:tcBorders>
              <w:top w:val="nil"/>
              <w:left w:val="nil"/>
              <w:bottom w:val="nil"/>
              <w:right w:val="nil"/>
            </w:tcBorders>
          </w:tcPr>
          <w:p w14:paraId="48A3711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35B2B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4415843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87D661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296" w:type="dxa"/>
            <w:tcBorders>
              <w:top w:val="nil"/>
              <w:left w:val="nil"/>
              <w:bottom w:val="nil"/>
              <w:right w:val="nil"/>
            </w:tcBorders>
          </w:tcPr>
          <w:p w14:paraId="4DC1E707"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2C8E89D"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0908630"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59503C" w14:paraId="1821D9CF" w14:textId="77777777" w:rsidTr="005C6FC2">
        <w:tc>
          <w:tcPr>
            <w:tcW w:w="245" w:type="dxa"/>
            <w:tcBorders>
              <w:top w:val="nil"/>
              <w:left w:val="nil"/>
              <w:bottom w:val="nil"/>
              <w:right w:val="nil"/>
            </w:tcBorders>
          </w:tcPr>
          <w:p w14:paraId="11DD0160"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68A7A1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697AC9B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699CAB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296" w:type="dxa"/>
            <w:tcBorders>
              <w:top w:val="nil"/>
              <w:left w:val="nil"/>
              <w:bottom w:val="nil"/>
              <w:right w:val="nil"/>
            </w:tcBorders>
          </w:tcPr>
          <w:p w14:paraId="7501FE9B"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916862"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5E5CF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59503C" w14:paraId="255B3211" w14:textId="77777777" w:rsidTr="005C6FC2">
        <w:tc>
          <w:tcPr>
            <w:tcW w:w="245" w:type="dxa"/>
            <w:tcBorders>
              <w:top w:val="nil"/>
              <w:left w:val="nil"/>
              <w:bottom w:val="nil"/>
              <w:right w:val="nil"/>
            </w:tcBorders>
          </w:tcPr>
          <w:p w14:paraId="65AD9EC2" w14:textId="77777777" w:rsidR="0059503C" w:rsidRDefault="0059503C" w:rsidP="005C6FC2">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50B05A08" w14:textId="77777777" w:rsidR="0059503C" w:rsidRDefault="0059503C" w:rsidP="005C6FC2">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187AD1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3ACE9636" w14:textId="77777777" w:rsidR="0059503C" w:rsidRDefault="0059503C" w:rsidP="005C6FC2">
            <w:pPr>
              <w:tabs>
                <w:tab w:val="decimal" w:pos="-7922"/>
              </w:tabs>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2265641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6BCC0D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323E915C" w14:textId="77777777" w:rsidR="0059503C" w:rsidRDefault="0059503C" w:rsidP="005C6FC2">
            <w:pPr>
              <w:spacing w:after="0" w:line="240" w:lineRule="auto"/>
              <w:rPr>
                <w:rFonts w:ascii="Times New Roman" w:hAnsi="Times New Roman" w:cs="Times New Roman"/>
                <w:sz w:val="24"/>
                <w:szCs w:val="24"/>
                <w:lang w:val="en-US"/>
              </w:rPr>
            </w:pPr>
          </w:p>
        </w:tc>
      </w:tr>
      <w:tr w:rsidR="0059503C" w14:paraId="4E77B030" w14:textId="77777777" w:rsidTr="005C6FC2">
        <w:tc>
          <w:tcPr>
            <w:tcW w:w="4808" w:type="dxa"/>
            <w:gridSpan w:val="2"/>
            <w:tcBorders>
              <w:top w:val="nil"/>
              <w:left w:val="nil"/>
              <w:bottom w:val="single" w:sz="4" w:space="0" w:color="auto"/>
              <w:right w:val="nil"/>
            </w:tcBorders>
          </w:tcPr>
          <w:p w14:paraId="369C802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2CEC568B"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01C0E333" w14:textId="77777777" w:rsidR="0059503C" w:rsidRDefault="0059503C" w:rsidP="005C6FC2">
            <w:pPr>
              <w:tabs>
                <w:tab w:val="decimal" w:pos="-7922"/>
              </w:tabs>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5FD8C0B1"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196523BE"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5818E78B" w14:textId="77777777" w:rsidR="0059503C" w:rsidRDefault="0059503C" w:rsidP="005C6FC2">
            <w:pPr>
              <w:spacing w:after="0"/>
              <w:rPr>
                <w:rFonts w:ascii="Times New Roman" w:hAnsi="Times New Roman" w:cs="Times New Roman"/>
                <w:sz w:val="24"/>
                <w:szCs w:val="24"/>
                <w:lang w:val="en-US"/>
              </w:rPr>
            </w:pPr>
          </w:p>
        </w:tc>
      </w:tr>
      <w:tr w:rsidR="0059503C" w14:paraId="70368BD8" w14:textId="77777777" w:rsidTr="005C6FC2">
        <w:tc>
          <w:tcPr>
            <w:tcW w:w="245" w:type="dxa"/>
            <w:tcBorders>
              <w:top w:val="single" w:sz="4" w:space="0" w:color="auto"/>
              <w:left w:val="nil"/>
              <w:bottom w:val="nil"/>
              <w:right w:val="nil"/>
            </w:tcBorders>
          </w:tcPr>
          <w:p w14:paraId="60AF0278"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34FE980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261BF82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1A0AAF7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96" w:type="dxa"/>
            <w:tcBorders>
              <w:top w:val="single" w:sz="4" w:space="0" w:color="auto"/>
              <w:left w:val="nil"/>
              <w:bottom w:val="nil"/>
              <w:right w:val="nil"/>
            </w:tcBorders>
          </w:tcPr>
          <w:p w14:paraId="26F9C817"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77DD0C1"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0BE510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5F637880" w14:textId="77777777" w:rsidTr="005C6FC2">
        <w:tc>
          <w:tcPr>
            <w:tcW w:w="245" w:type="dxa"/>
            <w:tcBorders>
              <w:top w:val="nil"/>
              <w:left w:val="nil"/>
              <w:bottom w:val="nil"/>
              <w:right w:val="nil"/>
            </w:tcBorders>
          </w:tcPr>
          <w:p w14:paraId="779FE0AA"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B7ADC0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4359007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874C1D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1.28</w:t>
            </w:r>
          </w:p>
        </w:tc>
        <w:tc>
          <w:tcPr>
            <w:tcW w:w="296" w:type="dxa"/>
            <w:tcBorders>
              <w:top w:val="nil"/>
              <w:left w:val="nil"/>
              <w:bottom w:val="nil"/>
              <w:right w:val="nil"/>
            </w:tcBorders>
          </w:tcPr>
          <w:p w14:paraId="423CDCF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3F61912"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32C8E8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0.77</w:t>
            </w:r>
          </w:p>
        </w:tc>
      </w:tr>
      <w:tr w:rsidR="0059503C" w14:paraId="192AE0A8" w14:textId="77777777" w:rsidTr="005C6FC2">
        <w:tc>
          <w:tcPr>
            <w:tcW w:w="245" w:type="dxa"/>
            <w:tcBorders>
              <w:top w:val="nil"/>
              <w:left w:val="nil"/>
              <w:bottom w:val="nil"/>
              <w:right w:val="nil"/>
            </w:tcBorders>
          </w:tcPr>
          <w:p w14:paraId="0612A29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3F44E6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1E708D34"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EE5B7D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1.74</w:t>
            </w:r>
          </w:p>
        </w:tc>
        <w:tc>
          <w:tcPr>
            <w:tcW w:w="296" w:type="dxa"/>
            <w:tcBorders>
              <w:top w:val="nil"/>
              <w:left w:val="nil"/>
              <w:bottom w:val="nil"/>
              <w:right w:val="nil"/>
            </w:tcBorders>
          </w:tcPr>
          <w:p w14:paraId="2DC9A20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B5A6706"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62F21A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2C5576B1" w14:textId="77777777" w:rsidTr="005C6FC2">
        <w:tc>
          <w:tcPr>
            <w:tcW w:w="245" w:type="dxa"/>
            <w:tcBorders>
              <w:top w:val="nil"/>
              <w:left w:val="nil"/>
              <w:bottom w:val="nil"/>
              <w:right w:val="nil"/>
            </w:tcBorders>
          </w:tcPr>
          <w:p w14:paraId="1CF9507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90D15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BC47A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315C95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296" w:type="dxa"/>
            <w:tcBorders>
              <w:top w:val="nil"/>
              <w:left w:val="nil"/>
              <w:bottom w:val="nil"/>
              <w:right w:val="nil"/>
            </w:tcBorders>
          </w:tcPr>
          <w:p w14:paraId="15D9786E"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2EDD06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0861D5D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59503C" w14:paraId="6F0B2082" w14:textId="77777777" w:rsidTr="005C6FC2">
        <w:tc>
          <w:tcPr>
            <w:tcW w:w="245" w:type="dxa"/>
            <w:tcBorders>
              <w:top w:val="nil"/>
              <w:left w:val="nil"/>
              <w:bottom w:val="nil"/>
              <w:right w:val="nil"/>
            </w:tcBorders>
          </w:tcPr>
          <w:p w14:paraId="65B7391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17256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3003347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60094B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296" w:type="dxa"/>
            <w:tcBorders>
              <w:top w:val="nil"/>
              <w:left w:val="nil"/>
              <w:bottom w:val="nil"/>
              <w:right w:val="nil"/>
            </w:tcBorders>
          </w:tcPr>
          <w:p w14:paraId="5F56285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757699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3F7B0F6A"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59503C" w14:paraId="191DE76E" w14:textId="77777777" w:rsidTr="005C6FC2">
        <w:tc>
          <w:tcPr>
            <w:tcW w:w="245" w:type="dxa"/>
            <w:tcBorders>
              <w:top w:val="nil"/>
              <w:left w:val="nil"/>
              <w:bottom w:val="nil"/>
              <w:right w:val="nil"/>
            </w:tcBorders>
          </w:tcPr>
          <w:p w14:paraId="18EB149D"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82886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63B7A83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7BC324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296" w:type="dxa"/>
            <w:tcBorders>
              <w:top w:val="nil"/>
              <w:left w:val="nil"/>
              <w:bottom w:val="nil"/>
              <w:right w:val="nil"/>
            </w:tcBorders>
          </w:tcPr>
          <w:p w14:paraId="29E266E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6D93595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8D7C7E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59503C" w14:paraId="6A5126C0" w14:textId="77777777" w:rsidTr="005C6FC2">
        <w:tc>
          <w:tcPr>
            <w:tcW w:w="245" w:type="dxa"/>
            <w:tcBorders>
              <w:top w:val="nil"/>
              <w:left w:val="nil"/>
              <w:bottom w:val="nil"/>
              <w:right w:val="nil"/>
            </w:tcBorders>
          </w:tcPr>
          <w:p w14:paraId="2B442501"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04C5A1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3C2A516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3E816C6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2.66</w:t>
            </w:r>
          </w:p>
        </w:tc>
        <w:tc>
          <w:tcPr>
            <w:tcW w:w="296" w:type="dxa"/>
            <w:tcBorders>
              <w:top w:val="nil"/>
              <w:left w:val="nil"/>
              <w:bottom w:val="nil"/>
              <w:right w:val="nil"/>
            </w:tcBorders>
          </w:tcPr>
          <w:p w14:paraId="0627932B"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745888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19272F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r>
      <w:tr w:rsidR="0059503C" w14:paraId="4FC3A380" w14:textId="77777777" w:rsidTr="005C6FC2">
        <w:tc>
          <w:tcPr>
            <w:tcW w:w="245" w:type="dxa"/>
            <w:tcBorders>
              <w:top w:val="nil"/>
              <w:left w:val="nil"/>
              <w:bottom w:val="nil"/>
              <w:right w:val="nil"/>
            </w:tcBorders>
          </w:tcPr>
          <w:p w14:paraId="4648765B"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4F167D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1C2A44D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CA0488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4C0BE52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7F63994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AFD3AC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0.10</w:t>
            </w:r>
          </w:p>
        </w:tc>
      </w:tr>
      <w:tr w:rsidR="0059503C" w14:paraId="583B1A65" w14:textId="77777777" w:rsidTr="005C6FC2">
        <w:tc>
          <w:tcPr>
            <w:tcW w:w="245" w:type="dxa"/>
            <w:tcBorders>
              <w:top w:val="nil"/>
              <w:left w:val="nil"/>
              <w:bottom w:val="nil"/>
              <w:right w:val="nil"/>
            </w:tcBorders>
          </w:tcPr>
          <w:p w14:paraId="1F6457D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78AB3F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4F27C56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3CDE29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1.24</w:t>
            </w:r>
          </w:p>
        </w:tc>
        <w:tc>
          <w:tcPr>
            <w:tcW w:w="296" w:type="dxa"/>
            <w:tcBorders>
              <w:top w:val="nil"/>
              <w:left w:val="nil"/>
              <w:bottom w:val="nil"/>
              <w:right w:val="nil"/>
            </w:tcBorders>
          </w:tcPr>
          <w:p w14:paraId="4C7B1F63"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A6FF2F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3C85A4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r>
      <w:tr w:rsidR="0059503C" w14:paraId="11C5379F" w14:textId="77777777" w:rsidTr="005C6FC2">
        <w:tc>
          <w:tcPr>
            <w:tcW w:w="245" w:type="dxa"/>
            <w:tcBorders>
              <w:top w:val="nil"/>
              <w:left w:val="nil"/>
              <w:bottom w:val="nil"/>
              <w:right w:val="nil"/>
            </w:tcBorders>
          </w:tcPr>
          <w:p w14:paraId="6E708A07"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E6C199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441F8B9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93B7E9F"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296" w:type="dxa"/>
            <w:tcBorders>
              <w:top w:val="nil"/>
              <w:left w:val="nil"/>
              <w:bottom w:val="nil"/>
              <w:right w:val="nil"/>
            </w:tcBorders>
          </w:tcPr>
          <w:p w14:paraId="4A754DE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13ACDA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F0F3C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59503C" w14:paraId="688AD005" w14:textId="77777777" w:rsidTr="005C6FC2">
        <w:tc>
          <w:tcPr>
            <w:tcW w:w="245" w:type="dxa"/>
            <w:tcBorders>
              <w:top w:val="nil"/>
              <w:left w:val="nil"/>
              <w:bottom w:val="nil"/>
              <w:right w:val="nil"/>
            </w:tcBorders>
          </w:tcPr>
          <w:p w14:paraId="55F37AD2"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8BB9CA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5074E498"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F726AB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5374E3F8"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65A73B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1700EA" w14:textId="77777777" w:rsidR="0059503C" w:rsidRDefault="0059503C" w:rsidP="005C6FC2">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59503C" w14:paraId="3E173346" w14:textId="77777777" w:rsidTr="005C6FC2">
        <w:tc>
          <w:tcPr>
            <w:tcW w:w="245" w:type="dxa"/>
            <w:tcBorders>
              <w:top w:val="nil"/>
              <w:left w:val="nil"/>
              <w:bottom w:val="single" w:sz="18" w:space="0" w:color="auto"/>
              <w:right w:val="nil"/>
            </w:tcBorders>
          </w:tcPr>
          <w:p w14:paraId="305B46C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38B8116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0880314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38EE2AC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296" w:type="dxa"/>
            <w:tcBorders>
              <w:top w:val="nil"/>
              <w:left w:val="nil"/>
              <w:bottom w:val="single" w:sz="18" w:space="0" w:color="auto"/>
              <w:right w:val="nil"/>
            </w:tcBorders>
          </w:tcPr>
          <w:p w14:paraId="23EB2B65" w14:textId="77777777" w:rsidR="0059503C" w:rsidRDefault="0059503C" w:rsidP="005C6FC2">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0FEC902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016295BD" w14:textId="77777777" w:rsidR="0059503C" w:rsidRDefault="0059503C" w:rsidP="005C6FC2">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3575EF13"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was included in all models</w:t>
      </w:r>
      <w:r w:rsidR="0049536E">
        <w:rPr>
          <w:rFonts w:ascii="Times New Roman" w:hAnsi="Times New Roman" w:cs="Times New Roman"/>
          <w:sz w:val="24"/>
          <w:szCs w:val="24"/>
          <w:lang w:val="en-US"/>
        </w:rPr>
        <w:t>, as well as the interactions predation × trait and population × trait (the latter included as random effects</w:t>
      </w:r>
      <w:r w:rsidR="0049536E" w:rsidRPr="003953F3">
        <w:rPr>
          <w:rFonts w:ascii="Times New Roman" w:hAnsi="Times New Roman" w:cs="Times New Roman"/>
          <w:sz w:val="24"/>
          <w:szCs w:val="24"/>
          <w:lang w:val="en-US"/>
        </w:rPr>
        <w:t xml:space="preserve"> </w:t>
      </w:r>
      <w:r w:rsidR="0049536E">
        <w:rPr>
          <w:rFonts w:ascii="Times New Roman" w:hAnsi="Times New Roman" w:cs="Times New Roman"/>
          <w:sz w:val="24"/>
          <w:szCs w:val="24"/>
          <w:lang w:val="en-US"/>
        </w:rPr>
        <w:t>nested within predation, not shown)</w:t>
      </w:r>
      <w:r>
        <w:rPr>
          <w:rFonts w:ascii="Times New Roman" w:hAnsi="Times New Roman" w:cs="Times New Roman"/>
          <w:sz w:val="24"/>
          <w:szCs w:val="24"/>
          <w:lang w:val="en-US"/>
        </w:rPr>
        <w:t xml:space="preserve">. Results are from linear mixed models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13442C" w14:paraId="2EA24E32" w14:textId="77777777" w:rsidTr="005C6FC2">
        <w:trPr>
          <w:cantSplit/>
        </w:trPr>
        <w:tc>
          <w:tcPr>
            <w:tcW w:w="3056" w:type="dxa"/>
            <w:vMerge w:val="restart"/>
            <w:tcBorders>
              <w:top w:val="single" w:sz="18" w:space="0" w:color="auto"/>
              <w:left w:val="nil"/>
              <w:bottom w:val="nil"/>
              <w:right w:val="nil"/>
            </w:tcBorders>
            <w:vAlign w:val="center"/>
          </w:tcPr>
          <w:p w14:paraId="5FC5A1E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3BE18C90" w14:textId="77777777" w:rsidR="0013442C" w:rsidRDefault="0013442C" w:rsidP="005C6FC2">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56DA4222"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0E27F9A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13442C" w14:paraId="31CA3ADA" w14:textId="77777777" w:rsidTr="005C6FC2">
        <w:trPr>
          <w:cantSplit/>
        </w:trPr>
        <w:tc>
          <w:tcPr>
            <w:tcW w:w="3056" w:type="dxa"/>
            <w:vMerge/>
            <w:tcBorders>
              <w:top w:val="nil"/>
              <w:left w:val="nil"/>
              <w:bottom w:val="single" w:sz="18" w:space="0" w:color="auto"/>
              <w:right w:val="nil"/>
            </w:tcBorders>
          </w:tcPr>
          <w:p w14:paraId="239EA0AB" w14:textId="77777777" w:rsidR="0013442C" w:rsidRDefault="0013442C" w:rsidP="005C6FC2">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1786850F" w14:textId="77777777" w:rsidR="0013442C" w:rsidRDefault="0013442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1EAB4820"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2BFAA58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49AD04D5" w14:textId="77777777" w:rsidR="0013442C" w:rsidRDefault="0013442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0D9F4296"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13442C" w14:paraId="6949355F" w14:textId="77777777" w:rsidTr="005C6FC2">
        <w:tc>
          <w:tcPr>
            <w:tcW w:w="3056" w:type="dxa"/>
            <w:tcBorders>
              <w:top w:val="single" w:sz="4" w:space="0" w:color="auto"/>
              <w:left w:val="nil"/>
              <w:bottom w:val="nil"/>
              <w:right w:val="nil"/>
            </w:tcBorders>
          </w:tcPr>
          <w:p w14:paraId="3640862D"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468430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EE0B68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8.60**</w:t>
            </w:r>
          </w:p>
        </w:tc>
        <w:tc>
          <w:tcPr>
            <w:tcW w:w="236" w:type="dxa"/>
            <w:tcBorders>
              <w:top w:val="single" w:sz="4" w:space="0" w:color="auto"/>
              <w:left w:val="nil"/>
              <w:bottom w:val="nil"/>
              <w:right w:val="nil"/>
            </w:tcBorders>
          </w:tcPr>
          <w:p w14:paraId="5DC7B92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5216F20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554F966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13.53***</w:t>
            </w:r>
          </w:p>
        </w:tc>
      </w:tr>
      <w:tr w:rsidR="0013442C" w14:paraId="1442BA8A" w14:textId="77777777" w:rsidTr="005C6FC2">
        <w:tc>
          <w:tcPr>
            <w:tcW w:w="3056" w:type="dxa"/>
            <w:tcBorders>
              <w:top w:val="nil"/>
              <w:left w:val="nil"/>
              <w:bottom w:val="nil"/>
              <w:right w:val="nil"/>
            </w:tcBorders>
          </w:tcPr>
          <w:p w14:paraId="38915C7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3B94609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649B51A"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22.09***</w:t>
            </w:r>
          </w:p>
        </w:tc>
        <w:tc>
          <w:tcPr>
            <w:tcW w:w="236" w:type="dxa"/>
            <w:tcBorders>
              <w:top w:val="nil"/>
              <w:left w:val="nil"/>
              <w:bottom w:val="nil"/>
              <w:right w:val="nil"/>
            </w:tcBorders>
          </w:tcPr>
          <w:p w14:paraId="14B58E26"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141B0A4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C65B0F6"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13442C" w14:paraId="4D624611" w14:textId="77777777" w:rsidTr="005C6FC2">
        <w:tc>
          <w:tcPr>
            <w:tcW w:w="3056" w:type="dxa"/>
            <w:tcBorders>
              <w:top w:val="nil"/>
              <w:left w:val="nil"/>
              <w:bottom w:val="nil"/>
              <w:right w:val="nil"/>
            </w:tcBorders>
          </w:tcPr>
          <w:p w14:paraId="5EFB0CA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60208E26"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BFA25D7"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2.11</w:t>
            </w:r>
          </w:p>
        </w:tc>
        <w:tc>
          <w:tcPr>
            <w:tcW w:w="236" w:type="dxa"/>
            <w:tcBorders>
              <w:top w:val="nil"/>
              <w:left w:val="nil"/>
              <w:bottom w:val="nil"/>
              <w:right w:val="nil"/>
            </w:tcBorders>
          </w:tcPr>
          <w:p w14:paraId="268A815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A91F24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C09572E"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2.83</w:t>
            </w:r>
          </w:p>
        </w:tc>
      </w:tr>
      <w:tr w:rsidR="0013442C" w14:paraId="2C3868F8" w14:textId="77777777" w:rsidTr="005C6FC2">
        <w:tc>
          <w:tcPr>
            <w:tcW w:w="3056" w:type="dxa"/>
            <w:tcBorders>
              <w:top w:val="nil"/>
              <w:left w:val="nil"/>
              <w:bottom w:val="nil"/>
              <w:right w:val="nil"/>
            </w:tcBorders>
          </w:tcPr>
          <w:p w14:paraId="4E26E985" w14:textId="77777777" w:rsidR="0013442C" w:rsidRDefault="0013442C" w:rsidP="005C6F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45D96A02"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C4AEA3"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236" w:type="dxa"/>
            <w:tcBorders>
              <w:top w:val="nil"/>
              <w:left w:val="nil"/>
              <w:bottom w:val="nil"/>
              <w:right w:val="nil"/>
            </w:tcBorders>
          </w:tcPr>
          <w:p w14:paraId="546C69D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2674DD"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45E2EDC"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13442C" w14:paraId="06D0BDE2" w14:textId="77777777" w:rsidTr="005C6FC2">
        <w:tc>
          <w:tcPr>
            <w:tcW w:w="3056" w:type="dxa"/>
            <w:tcBorders>
              <w:top w:val="nil"/>
              <w:left w:val="nil"/>
              <w:bottom w:val="nil"/>
              <w:right w:val="nil"/>
            </w:tcBorders>
          </w:tcPr>
          <w:p w14:paraId="0B1FAAA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58E31AE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B8C771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15.38***</w:t>
            </w:r>
          </w:p>
        </w:tc>
        <w:tc>
          <w:tcPr>
            <w:tcW w:w="236" w:type="dxa"/>
            <w:tcBorders>
              <w:top w:val="nil"/>
              <w:left w:val="nil"/>
              <w:bottom w:val="nil"/>
              <w:right w:val="nil"/>
            </w:tcBorders>
          </w:tcPr>
          <w:p w14:paraId="76C0D53D"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C16DFC"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DA53AE2"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13442C" w14:paraId="34065C8F" w14:textId="77777777" w:rsidTr="005C6FC2">
        <w:tc>
          <w:tcPr>
            <w:tcW w:w="3056" w:type="dxa"/>
            <w:tcBorders>
              <w:top w:val="nil"/>
              <w:left w:val="nil"/>
              <w:bottom w:val="nil"/>
              <w:right w:val="nil"/>
            </w:tcBorders>
          </w:tcPr>
          <w:p w14:paraId="1111290C"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5A606FB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AA04A9"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581B10B"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B71D12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72B7E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13442C" w14:paraId="707073FB" w14:textId="77777777" w:rsidTr="005C6FC2">
        <w:tc>
          <w:tcPr>
            <w:tcW w:w="3056" w:type="dxa"/>
            <w:tcBorders>
              <w:top w:val="nil"/>
              <w:left w:val="nil"/>
              <w:bottom w:val="single" w:sz="18" w:space="0" w:color="auto"/>
              <w:right w:val="nil"/>
            </w:tcBorders>
          </w:tcPr>
          <w:p w14:paraId="7319978A"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37D76ED0"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5EC2E7C5"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w:t>
            </w:r>
          </w:p>
        </w:tc>
        <w:tc>
          <w:tcPr>
            <w:tcW w:w="236" w:type="dxa"/>
            <w:tcBorders>
              <w:top w:val="nil"/>
              <w:left w:val="nil"/>
              <w:bottom w:val="single" w:sz="18" w:space="0" w:color="auto"/>
              <w:right w:val="nil"/>
            </w:tcBorders>
          </w:tcPr>
          <w:p w14:paraId="764251F8"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694F9C64"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E2F8790"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 xml:space="preserve">G. </w:t>
      </w:r>
      <w:proofErr w:type="spellStart"/>
      <w:r>
        <w:rPr>
          <w:rFonts w:ascii="Times New Roman" w:hAnsi="Times New Roman" w:cs="Times New Roman"/>
          <w:i/>
          <w:sz w:val="24"/>
          <w:lang w:val="en-US"/>
        </w:rPr>
        <w:t>pneumonanthe</w:t>
      </w:r>
      <w:proofErr w:type="spellEnd"/>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 xml:space="preserve">Significant coefficients (bootstrap-corrected p &lt; 0.05) are depicted in </w:t>
      </w:r>
      <w:proofErr w:type="gramStart"/>
      <w:r>
        <w:rPr>
          <w:rFonts w:ascii="Times New Roman" w:hAnsi="Times New Roman" w:cs="Times New Roman"/>
          <w:sz w:val="24"/>
          <w:szCs w:val="24"/>
          <w:lang w:val="en-US"/>
        </w:rPr>
        <w:t>bold,</w:t>
      </w:r>
      <w:proofErr w:type="gramEnd"/>
      <w:r>
        <w:rPr>
          <w:rFonts w:ascii="Times New Roman" w:hAnsi="Times New Roman" w:cs="Times New Roman"/>
          <w:sz w:val="24"/>
          <w:szCs w:val="24"/>
          <w:lang w:val="en-US"/>
        </w:rPr>
        <w:t xml:space="preserve">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 xml:space="preserve">G. </w:t>
      </w:r>
      <w:proofErr w:type="spellStart"/>
      <w:r w:rsidR="00CF51E4">
        <w:rPr>
          <w:rFonts w:ascii="Times New Roman" w:hAnsi="Times New Roman" w:cs="Times New Roman"/>
          <w:i/>
          <w:sz w:val="24"/>
          <w:lang w:val="en-US"/>
        </w:rPr>
        <w:t>pneumonanthe</w:t>
      </w:r>
      <w:proofErr w:type="spellEnd"/>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5C988A86" w14:textId="44124DFA" w:rsidR="005216AB" w:rsidRPr="0068393E"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w:t>
      </w:r>
    </w:p>
    <w:tbl>
      <w:tblPr>
        <w:tblW w:w="8877" w:type="dxa"/>
        <w:tblInd w:w="-106" w:type="dxa"/>
        <w:tblLayout w:type="fixed"/>
        <w:tblLook w:val="0000" w:firstRow="0" w:lastRow="0" w:firstColumn="0" w:lastColumn="0" w:noHBand="0" w:noVBand="0"/>
      </w:tblPr>
      <w:tblGrid>
        <w:gridCol w:w="236"/>
        <w:gridCol w:w="3974"/>
        <w:gridCol w:w="456"/>
        <w:gridCol w:w="1582"/>
        <w:gridCol w:w="658"/>
        <w:gridCol w:w="507"/>
        <w:gridCol w:w="1464"/>
      </w:tblGrid>
      <w:tr w:rsidR="00F258D5" w14:paraId="12D10162" w14:textId="77777777" w:rsidTr="00E67248">
        <w:trPr>
          <w:cantSplit/>
        </w:trPr>
        <w:tc>
          <w:tcPr>
            <w:tcW w:w="4210" w:type="dxa"/>
            <w:gridSpan w:val="2"/>
            <w:vMerge w:val="restart"/>
            <w:tcBorders>
              <w:top w:val="single" w:sz="18" w:space="0" w:color="auto"/>
              <w:left w:val="nil"/>
              <w:bottom w:val="nil"/>
              <w:right w:val="nil"/>
            </w:tcBorders>
            <w:vAlign w:val="center"/>
          </w:tcPr>
          <w:p w14:paraId="732D2C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2" w:space="0" w:color="auto"/>
              <w:right w:val="nil"/>
            </w:tcBorders>
          </w:tcPr>
          <w:p w14:paraId="083FF62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58" w:type="dxa"/>
            <w:tcBorders>
              <w:top w:val="single" w:sz="18" w:space="0" w:color="auto"/>
              <w:left w:val="nil"/>
              <w:bottom w:val="nil"/>
              <w:right w:val="nil"/>
            </w:tcBorders>
          </w:tcPr>
          <w:p w14:paraId="0AAE8A5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2" w:space="0" w:color="auto"/>
              <w:right w:val="nil"/>
            </w:tcBorders>
          </w:tcPr>
          <w:p w14:paraId="64FD6A91"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single" w:sz="18" w:space="0" w:color="auto"/>
              <w:left w:val="nil"/>
              <w:bottom w:val="single" w:sz="2" w:space="0" w:color="auto"/>
              <w:right w:val="nil"/>
            </w:tcBorders>
          </w:tcPr>
          <w:p w14:paraId="68EE236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F258D5" w14:paraId="24B5750C" w14:textId="77777777" w:rsidTr="00E67248">
        <w:trPr>
          <w:cantSplit/>
        </w:trPr>
        <w:tc>
          <w:tcPr>
            <w:tcW w:w="4210" w:type="dxa"/>
            <w:gridSpan w:val="2"/>
            <w:vMerge/>
            <w:tcBorders>
              <w:top w:val="nil"/>
              <w:left w:val="nil"/>
              <w:bottom w:val="single" w:sz="18" w:space="0" w:color="auto"/>
              <w:right w:val="nil"/>
            </w:tcBorders>
          </w:tcPr>
          <w:p w14:paraId="772ED3B5" w14:textId="77777777" w:rsidR="00F258D5" w:rsidRDefault="00F258D5" w:rsidP="008C2A32">
            <w:pPr>
              <w:spacing w:after="0"/>
              <w:rPr>
                <w:rFonts w:ascii="Times New Roman" w:hAnsi="Times New Roman" w:cs="Times New Roman"/>
                <w:sz w:val="24"/>
                <w:szCs w:val="24"/>
                <w:lang w:val="en-US"/>
              </w:rPr>
            </w:pPr>
          </w:p>
        </w:tc>
        <w:tc>
          <w:tcPr>
            <w:tcW w:w="456" w:type="dxa"/>
            <w:tcBorders>
              <w:top w:val="single" w:sz="2" w:space="0" w:color="auto"/>
              <w:left w:val="nil"/>
              <w:bottom w:val="single" w:sz="2" w:space="0" w:color="auto"/>
              <w:right w:val="nil"/>
            </w:tcBorders>
            <w:vAlign w:val="center"/>
          </w:tcPr>
          <w:p w14:paraId="5A7CAF0E" w14:textId="77777777" w:rsidR="00F258D5" w:rsidRDefault="00F258D5"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582" w:type="dxa"/>
            <w:tcBorders>
              <w:top w:val="single" w:sz="2" w:space="0" w:color="auto"/>
              <w:left w:val="nil"/>
              <w:bottom w:val="single" w:sz="2" w:space="0" w:color="auto"/>
              <w:right w:val="nil"/>
            </w:tcBorders>
            <w:vAlign w:val="center"/>
          </w:tcPr>
          <w:p w14:paraId="7C547FE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58" w:type="dxa"/>
            <w:tcBorders>
              <w:top w:val="nil"/>
              <w:left w:val="nil"/>
              <w:bottom w:val="single" w:sz="2" w:space="0" w:color="auto"/>
              <w:right w:val="nil"/>
            </w:tcBorders>
          </w:tcPr>
          <w:p w14:paraId="71E395DA"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2" w:space="0" w:color="auto"/>
              <w:left w:val="nil"/>
              <w:bottom w:val="single" w:sz="2" w:space="0" w:color="auto"/>
              <w:right w:val="nil"/>
            </w:tcBorders>
          </w:tcPr>
          <w:p w14:paraId="42F8B0C0" w14:textId="77777777" w:rsidR="00F258D5" w:rsidRDefault="00F258D5"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4" w:type="dxa"/>
            <w:tcBorders>
              <w:top w:val="single" w:sz="2" w:space="0" w:color="auto"/>
              <w:left w:val="nil"/>
              <w:bottom w:val="single" w:sz="2" w:space="0" w:color="auto"/>
              <w:right w:val="nil"/>
            </w:tcBorders>
            <w:vAlign w:val="center"/>
          </w:tcPr>
          <w:p w14:paraId="59A186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F258D5" w14:paraId="7A418A1D" w14:textId="77777777" w:rsidTr="00E67248">
        <w:tc>
          <w:tcPr>
            <w:tcW w:w="4210" w:type="dxa"/>
            <w:gridSpan w:val="2"/>
            <w:tcBorders>
              <w:top w:val="single" w:sz="18" w:space="0" w:color="auto"/>
              <w:left w:val="nil"/>
              <w:bottom w:val="single" w:sz="4" w:space="0" w:color="auto"/>
              <w:right w:val="nil"/>
            </w:tcBorders>
          </w:tcPr>
          <w:p w14:paraId="6058228D"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56" w:type="dxa"/>
            <w:tcBorders>
              <w:top w:val="single" w:sz="18" w:space="0" w:color="auto"/>
              <w:left w:val="nil"/>
              <w:bottom w:val="single" w:sz="4" w:space="0" w:color="auto"/>
              <w:right w:val="nil"/>
            </w:tcBorders>
            <w:vAlign w:val="center"/>
          </w:tcPr>
          <w:p w14:paraId="30326938"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4" w:space="0" w:color="auto"/>
              <w:right w:val="nil"/>
            </w:tcBorders>
            <w:vAlign w:val="center"/>
          </w:tcPr>
          <w:p w14:paraId="18FB55B3" w14:textId="77777777" w:rsidR="00F258D5" w:rsidRDefault="00F258D5" w:rsidP="008C2A32">
            <w:pPr>
              <w:spacing w:after="0"/>
              <w:rPr>
                <w:rFonts w:ascii="Times New Roman" w:hAnsi="Times New Roman" w:cs="Times New Roman"/>
                <w:sz w:val="24"/>
                <w:szCs w:val="24"/>
                <w:lang w:val="en-US"/>
              </w:rPr>
            </w:pPr>
          </w:p>
        </w:tc>
        <w:tc>
          <w:tcPr>
            <w:tcW w:w="658" w:type="dxa"/>
            <w:tcBorders>
              <w:top w:val="single" w:sz="18" w:space="0" w:color="auto"/>
              <w:left w:val="nil"/>
              <w:bottom w:val="single" w:sz="4" w:space="0" w:color="auto"/>
              <w:right w:val="nil"/>
            </w:tcBorders>
          </w:tcPr>
          <w:p w14:paraId="6CFDAB7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4" w:space="0" w:color="auto"/>
              <w:right w:val="nil"/>
            </w:tcBorders>
          </w:tcPr>
          <w:p w14:paraId="5AA77F1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single" w:sz="18" w:space="0" w:color="auto"/>
              <w:left w:val="nil"/>
              <w:bottom w:val="single" w:sz="4" w:space="0" w:color="auto"/>
              <w:right w:val="nil"/>
            </w:tcBorders>
            <w:vAlign w:val="center"/>
          </w:tcPr>
          <w:p w14:paraId="66C3A298" w14:textId="77777777" w:rsidR="00F258D5" w:rsidRDefault="00F258D5" w:rsidP="008C2A32">
            <w:pPr>
              <w:spacing w:after="0"/>
              <w:rPr>
                <w:rFonts w:ascii="Times New Roman" w:hAnsi="Times New Roman" w:cs="Times New Roman"/>
                <w:sz w:val="24"/>
                <w:szCs w:val="24"/>
                <w:lang w:val="en-US"/>
              </w:rPr>
            </w:pPr>
          </w:p>
        </w:tc>
      </w:tr>
      <w:tr w:rsidR="00F258D5" w14:paraId="0DF6F560" w14:textId="77777777" w:rsidTr="00E67248">
        <w:tc>
          <w:tcPr>
            <w:tcW w:w="236" w:type="dxa"/>
            <w:tcBorders>
              <w:top w:val="single" w:sz="4" w:space="0" w:color="auto"/>
              <w:left w:val="nil"/>
              <w:bottom w:val="nil"/>
              <w:right w:val="nil"/>
            </w:tcBorders>
          </w:tcPr>
          <w:p w14:paraId="3F5C8620"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56" w:type="dxa"/>
            <w:tcBorders>
              <w:top w:val="single" w:sz="4" w:space="0" w:color="auto"/>
              <w:left w:val="nil"/>
              <w:bottom w:val="nil"/>
              <w:right w:val="nil"/>
            </w:tcBorders>
            <w:vAlign w:val="center"/>
          </w:tcPr>
          <w:p w14:paraId="19E3338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3C3C5201" w14:textId="0D463FC6"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2.24</w:t>
            </w:r>
          </w:p>
        </w:tc>
        <w:tc>
          <w:tcPr>
            <w:tcW w:w="658" w:type="dxa"/>
            <w:tcBorders>
              <w:top w:val="single" w:sz="4" w:space="0" w:color="auto"/>
              <w:left w:val="nil"/>
              <w:bottom w:val="nil"/>
              <w:right w:val="nil"/>
            </w:tcBorders>
          </w:tcPr>
          <w:p w14:paraId="5CEAF32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3C7DEF2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464CDE3F" w14:textId="5B093B23"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0.81</w:t>
            </w:r>
          </w:p>
        </w:tc>
      </w:tr>
      <w:tr w:rsidR="00F258D5" w14:paraId="21FAAC7E" w14:textId="77777777" w:rsidTr="00E67248">
        <w:tc>
          <w:tcPr>
            <w:tcW w:w="236" w:type="dxa"/>
            <w:tcBorders>
              <w:top w:val="nil"/>
              <w:left w:val="nil"/>
              <w:bottom w:val="nil"/>
              <w:right w:val="nil"/>
            </w:tcBorders>
          </w:tcPr>
          <w:p w14:paraId="56301939"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56" w:type="dxa"/>
            <w:tcBorders>
              <w:top w:val="nil"/>
              <w:left w:val="nil"/>
              <w:bottom w:val="nil"/>
              <w:right w:val="nil"/>
            </w:tcBorders>
            <w:vAlign w:val="center"/>
          </w:tcPr>
          <w:p w14:paraId="75DAABC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60FDD56D" w14:textId="0C2E8E0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16.23***</w:t>
            </w:r>
          </w:p>
        </w:tc>
        <w:tc>
          <w:tcPr>
            <w:tcW w:w="658" w:type="dxa"/>
            <w:tcBorders>
              <w:top w:val="nil"/>
              <w:left w:val="nil"/>
              <w:bottom w:val="nil"/>
              <w:right w:val="nil"/>
            </w:tcBorders>
          </w:tcPr>
          <w:p w14:paraId="443313DB"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768D9DC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EB1112" w14:textId="350A63F7"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10.13</w:t>
            </w:r>
            <w:r w:rsidR="00F258D5">
              <w:rPr>
                <w:rFonts w:ascii="Times New Roman" w:hAnsi="Times New Roman" w:cs="Times New Roman"/>
                <w:sz w:val="24"/>
                <w:szCs w:val="24"/>
                <w:lang w:val="en-US"/>
              </w:rPr>
              <w:t>**</w:t>
            </w:r>
          </w:p>
        </w:tc>
      </w:tr>
      <w:tr w:rsidR="00F258D5" w:rsidRPr="00F258D5" w14:paraId="7A02D212" w14:textId="77777777" w:rsidTr="00E67248">
        <w:tc>
          <w:tcPr>
            <w:tcW w:w="236" w:type="dxa"/>
            <w:tcBorders>
              <w:top w:val="nil"/>
              <w:left w:val="nil"/>
              <w:bottom w:val="nil"/>
              <w:right w:val="nil"/>
            </w:tcBorders>
          </w:tcPr>
          <w:p w14:paraId="28B82628"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56" w:type="dxa"/>
            <w:tcBorders>
              <w:top w:val="nil"/>
              <w:left w:val="nil"/>
              <w:bottom w:val="nil"/>
              <w:right w:val="nil"/>
            </w:tcBorders>
            <w:vAlign w:val="center"/>
          </w:tcPr>
          <w:p w14:paraId="0093BF9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2AFA6C" w14:textId="0DA6553C"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0.22</w:t>
            </w:r>
          </w:p>
        </w:tc>
        <w:tc>
          <w:tcPr>
            <w:tcW w:w="658" w:type="dxa"/>
            <w:tcBorders>
              <w:top w:val="nil"/>
              <w:left w:val="nil"/>
              <w:bottom w:val="nil"/>
              <w:right w:val="nil"/>
            </w:tcBorders>
          </w:tcPr>
          <w:p w14:paraId="1D61E39E"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4F65EEF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48CD638" w14:textId="41209F4F"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F258D5" w:rsidRPr="00F258D5" w14:paraId="3F0D7C72" w14:textId="77777777" w:rsidTr="00E67248">
        <w:tc>
          <w:tcPr>
            <w:tcW w:w="236" w:type="dxa"/>
            <w:tcBorders>
              <w:top w:val="nil"/>
              <w:left w:val="nil"/>
              <w:bottom w:val="nil"/>
              <w:right w:val="nil"/>
            </w:tcBorders>
          </w:tcPr>
          <w:p w14:paraId="5941F16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56" w:type="dxa"/>
            <w:tcBorders>
              <w:top w:val="nil"/>
              <w:left w:val="nil"/>
              <w:bottom w:val="nil"/>
              <w:right w:val="nil"/>
            </w:tcBorders>
            <w:vAlign w:val="center"/>
          </w:tcPr>
          <w:p w14:paraId="5E75CE90"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68824CB1"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658" w:type="dxa"/>
            <w:tcBorders>
              <w:top w:val="nil"/>
              <w:left w:val="nil"/>
              <w:bottom w:val="nil"/>
              <w:right w:val="nil"/>
            </w:tcBorders>
          </w:tcPr>
          <w:p w14:paraId="47E1020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E17BF7B"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0198B9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F258D5" w:rsidRPr="00F258D5" w14:paraId="3B18BA2F" w14:textId="77777777" w:rsidTr="00E67248">
        <w:tc>
          <w:tcPr>
            <w:tcW w:w="236" w:type="dxa"/>
            <w:tcBorders>
              <w:top w:val="nil"/>
              <w:left w:val="nil"/>
              <w:bottom w:val="nil"/>
              <w:right w:val="nil"/>
            </w:tcBorders>
          </w:tcPr>
          <w:p w14:paraId="036BF1A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56" w:type="dxa"/>
            <w:tcBorders>
              <w:top w:val="nil"/>
              <w:left w:val="nil"/>
              <w:bottom w:val="nil"/>
              <w:right w:val="nil"/>
            </w:tcBorders>
            <w:vAlign w:val="center"/>
          </w:tcPr>
          <w:p w14:paraId="5565DDE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FFED1EA"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658" w:type="dxa"/>
            <w:tcBorders>
              <w:top w:val="nil"/>
              <w:left w:val="nil"/>
              <w:bottom w:val="nil"/>
              <w:right w:val="nil"/>
            </w:tcBorders>
          </w:tcPr>
          <w:p w14:paraId="68E3D82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E84DD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E629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F258D5" w14:paraId="5BFD2717" w14:textId="77777777" w:rsidTr="00E67248">
        <w:tc>
          <w:tcPr>
            <w:tcW w:w="236" w:type="dxa"/>
            <w:tcBorders>
              <w:top w:val="nil"/>
              <w:left w:val="nil"/>
              <w:bottom w:val="nil"/>
              <w:right w:val="nil"/>
            </w:tcBorders>
          </w:tcPr>
          <w:p w14:paraId="3EAB5E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56" w:type="dxa"/>
            <w:tcBorders>
              <w:top w:val="nil"/>
              <w:left w:val="nil"/>
              <w:bottom w:val="nil"/>
              <w:right w:val="nil"/>
            </w:tcBorders>
            <w:vAlign w:val="center"/>
          </w:tcPr>
          <w:p w14:paraId="5AB7A80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52B5DC7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658" w:type="dxa"/>
            <w:tcBorders>
              <w:top w:val="nil"/>
              <w:left w:val="nil"/>
              <w:bottom w:val="nil"/>
              <w:right w:val="nil"/>
            </w:tcBorders>
          </w:tcPr>
          <w:p w14:paraId="690C35F3"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47E930E"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6DC498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F258D5" w14:paraId="655E9129" w14:textId="77777777" w:rsidTr="00E67248">
        <w:tc>
          <w:tcPr>
            <w:tcW w:w="236" w:type="dxa"/>
            <w:tcBorders>
              <w:top w:val="nil"/>
              <w:left w:val="nil"/>
              <w:bottom w:val="nil"/>
              <w:right w:val="nil"/>
            </w:tcBorders>
          </w:tcPr>
          <w:p w14:paraId="19D18AE7" w14:textId="77777777" w:rsidR="00F258D5" w:rsidRDefault="00F258D5"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F258D5" w:rsidRDefault="00F258D5" w:rsidP="008C2A32">
            <w:pPr>
              <w:spacing w:after="0" w:line="240" w:lineRule="auto"/>
              <w:rPr>
                <w:rFonts w:ascii="Times New Roman" w:hAnsi="Times New Roman" w:cs="Times New Roman"/>
                <w:sz w:val="24"/>
                <w:szCs w:val="24"/>
                <w:lang w:val="en-US"/>
              </w:rPr>
            </w:pPr>
          </w:p>
        </w:tc>
        <w:tc>
          <w:tcPr>
            <w:tcW w:w="456" w:type="dxa"/>
            <w:tcBorders>
              <w:top w:val="nil"/>
              <w:left w:val="nil"/>
              <w:bottom w:val="nil"/>
              <w:right w:val="nil"/>
            </w:tcBorders>
            <w:vAlign w:val="center"/>
          </w:tcPr>
          <w:p w14:paraId="72EFD66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582" w:type="dxa"/>
            <w:tcBorders>
              <w:top w:val="nil"/>
              <w:left w:val="nil"/>
              <w:bottom w:val="nil"/>
              <w:right w:val="nil"/>
            </w:tcBorders>
            <w:vAlign w:val="center"/>
          </w:tcPr>
          <w:p w14:paraId="760004E7" w14:textId="77777777" w:rsidR="00F258D5" w:rsidRDefault="00F258D5" w:rsidP="008C2A32">
            <w:pPr>
              <w:tabs>
                <w:tab w:val="decimal" w:pos="-7922"/>
              </w:tabs>
              <w:spacing w:after="0" w:line="240" w:lineRule="auto"/>
              <w:rPr>
                <w:rFonts w:ascii="Times New Roman" w:hAnsi="Times New Roman" w:cs="Times New Roman"/>
                <w:sz w:val="24"/>
                <w:szCs w:val="24"/>
                <w:lang w:val="en-US"/>
              </w:rPr>
            </w:pPr>
          </w:p>
        </w:tc>
        <w:tc>
          <w:tcPr>
            <w:tcW w:w="658" w:type="dxa"/>
            <w:tcBorders>
              <w:top w:val="nil"/>
              <w:left w:val="nil"/>
              <w:bottom w:val="nil"/>
              <w:right w:val="nil"/>
            </w:tcBorders>
          </w:tcPr>
          <w:p w14:paraId="2EDDA2A2"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B4FE9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nil"/>
              <w:left w:val="nil"/>
              <w:bottom w:val="nil"/>
              <w:right w:val="nil"/>
            </w:tcBorders>
            <w:vAlign w:val="center"/>
          </w:tcPr>
          <w:p w14:paraId="4597A33F" w14:textId="77777777" w:rsidR="00F258D5" w:rsidRDefault="00F258D5" w:rsidP="008C2A32">
            <w:pPr>
              <w:spacing w:after="0" w:line="240" w:lineRule="auto"/>
              <w:rPr>
                <w:rFonts w:ascii="Times New Roman" w:hAnsi="Times New Roman" w:cs="Times New Roman"/>
                <w:sz w:val="24"/>
                <w:szCs w:val="24"/>
                <w:lang w:val="en-US"/>
              </w:rPr>
            </w:pPr>
          </w:p>
        </w:tc>
      </w:tr>
      <w:tr w:rsidR="00F258D5" w14:paraId="75591810" w14:textId="77777777" w:rsidTr="00E67248">
        <w:tc>
          <w:tcPr>
            <w:tcW w:w="4210" w:type="dxa"/>
            <w:gridSpan w:val="2"/>
            <w:tcBorders>
              <w:top w:val="nil"/>
              <w:left w:val="nil"/>
              <w:bottom w:val="single" w:sz="4" w:space="0" w:color="auto"/>
              <w:right w:val="nil"/>
            </w:tcBorders>
          </w:tcPr>
          <w:p w14:paraId="77F3B39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56" w:type="dxa"/>
            <w:tcBorders>
              <w:top w:val="nil"/>
              <w:left w:val="nil"/>
              <w:bottom w:val="single" w:sz="4" w:space="0" w:color="auto"/>
              <w:right w:val="nil"/>
            </w:tcBorders>
            <w:vAlign w:val="center"/>
          </w:tcPr>
          <w:p w14:paraId="5B3DEF63"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nil"/>
              <w:left w:val="nil"/>
              <w:bottom w:val="single" w:sz="4" w:space="0" w:color="auto"/>
              <w:right w:val="nil"/>
            </w:tcBorders>
            <w:vAlign w:val="center"/>
          </w:tcPr>
          <w:p w14:paraId="72159E13" w14:textId="77777777" w:rsidR="00F258D5" w:rsidRDefault="00F258D5" w:rsidP="008C2A32">
            <w:pPr>
              <w:tabs>
                <w:tab w:val="decimal" w:pos="-7922"/>
              </w:tabs>
              <w:spacing w:after="0"/>
              <w:rPr>
                <w:rFonts w:ascii="Times New Roman" w:hAnsi="Times New Roman" w:cs="Times New Roman"/>
                <w:sz w:val="24"/>
                <w:szCs w:val="24"/>
                <w:lang w:val="en-US"/>
              </w:rPr>
            </w:pPr>
          </w:p>
        </w:tc>
        <w:tc>
          <w:tcPr>
            <w:tcW w:w="658" w:type="dxa"/>
            <w:tcBorders>
              <w:top w:val="nil"/>
              <w:left w:val="nil"/>
              <w:bottom w:val="single" w:sz="4" w:space="0" w:color="auto"/>
              <w:right w:val="nil"/>
            </w:tcBorders>
          </w:tcPr>
          <w:p w14:paraId="341AE6F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single" w:sz="4" w:space="0" w:color="auto"/>
              <w:right w:val="nil"/>
            </w:tcBorders>
          </w:tcPr>
          <w:p w14:paraId="071B832D"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nil"/>
              <w:left w:val="nil"/>
              <w:bottom w:val="single" w:sz="4" w:space="0" w:color="auto"/>
              <w:right w:val="nil"/>
            </w:tcBorders>
            <w:vAlign w:val="center"/>
          </w:tcPr>
          <w:p w14:paraId="458408F9" w14:textId="77777777" w:rsidR="00F258D5" w:rsidRDefault="00F258D5" w:rsidP="008C2A32">
            <w:pPr>
              <w:spacing w:after="0"/>
              <w:rPr>
                <w:rFonts w:ascii="Times New Roman" w:hAnsi="Times New Roman" w:cs="Times New Roman"/>
                <w:sz w:val="24"/>
                <w:szCs w:val="24"/>
                <w:lang w:val="en-US"/>
              </w:rPr>
            </w:pPr>
          </w:p>
        </w:tc>
      </w:tr>
      <w:tr w:rsidR="00F258D5" w14:paraId="5AFE5178" w14:textId="77777777" w:rsidTr="00E67248">
        <w:tc>
          <w:tcPr>
            <w:tcW w:w="236" w:type="dxa"/>
            <w:tcBorders>
              <w:top w:val="single" w:sz="4" w:space="0" w:color="auto"/>
              <w:left w:val="nil"/>
              <w:bottom w:val="nil"/>
              <w:right w:val="nil"/>
            </w:tcBorders>
          </w:tcPr>
          <w:p w14:paraId="75FD1552"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56" w:type="dxa"/>
            <w:tcBorders>
              <w:top w:val="single" w:sz="4" w:space="0" w:color="auto"/>
              <w:left w:val="nil"/>
              <w:bottom w:val="nil"/>
              <w:right w:val="nil"/>
            </w:tcBorders>
            <w:vAlign w:val="center"/>
          </w:tcPr>
          <w:p w14:paraId="59D0F6A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4092E3EB" w14:textId="1B8C829A"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0.28</w:t>
            </w:r>
          </w:p>
        </w:tc>
        <w:tc>
          <w:tcPr>
            <w:tcW w:w="658" w:type="dxa"/>
            <w:tcBorders>
              <w:top w:val="single" w:sz="4" w:space="0" w:color="auto"/>
              <w:left w:val="nil"/>
              <w:bottom w:val="nil"/>
              <w:right w:val="nil"/>
            </w:tcBorders>
          </w:tcPr>
          <w:p w14:paraId="210A852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2BA23EF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0A5787B8" w14:textId="787B0CCF"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225252AB" w14:textId="77777777" w:rsidTr="00E67248">
        <w:tc>
          <w:tcPr>
            <w:tcW w:w="236" w:type="dxa"/>
            <w:tcBorders>
              <w:top w:val="nil"/>
              <w:left w:val="nil"/>
              <w:bottom w:val="nil"/>
              <w:right w:val="nil"/>
            </w:tcBorders>
          </w:tcPr>
          <w:p w14:paraId="6988483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1DB829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4D2E5F61" w14:textId="23A74A4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658" w:type="dxa"/>
            <w:tcBorders>
              <w:top w:val="nil"/>
              <w:left w:val="nil"/>
              <w:bottom w:val="nil"/>
              <w:right w:val="nil"/>
            </w:tcBorders>
          </w:tcPr>
          <w:p w14:paraId="3E7F199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2D0480F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20D4E498" w14:textId="63D8460D"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1.73</w:t>
            </w:r>
          </w:p>
        </w:tc>
      </w:tr>
      <w:tr w:rsidR="00F258D5" w14:paraId="0320C34D" w14:textId="77777777" w:rsidTr="00E67248">
        <w:tc>
          <w:tcPr>
            <w:tcW w:w="236" w:type="dxa"/>
            <w:tcBorders>
              <w:top w:val="nil"/>
              <w:left w:val="nil"/>
              <w:bottom w:val="nil"/>
              <w:right w:val="nil"/>
            </w:tcBorders>
          </w:tcPr>
          <w:p w14:paraId="4B3A2D7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2C66FD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1BCC294" w14:textId="7B04418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658" w:type="dxa"/>
            <w:tcBorders>
              <w:top w:val="nil"/>
              <w:left w:val="nil"/>
              <w:bottom w:val="nil"/>
              <w:right w:val="nil"/>
            </w:tcBorders>
          </w:tcPr>
          <w:p w14:paraId="1B931FD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63873E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6EC47DF3"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F258D5" w14:paraId="390A6E43" w14:textId="77777777" w:rsidTr="00E67248">
        <w:tc>
          <w:tcPr>
            <w:tcW w:w="236" w:type="dxa"/>
            <w:tcBorders>
              <w:top w:val="nil"/>
              <w:left w:val="nil"/>
              <w:bottom w:val="nil"/>
              <w:right w:val="nil"/>
            </w:tcBorders>
          </w:tcPr>
          <w:p w14:paraId="1AF1035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434D4A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72083E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658" w:type="dxa"/>
            <w:tcBorders>
              <w:top w:val="nil"/>
              <w:left w:val="nil"/>
              <w:bottom w:val="nil"/>
              <w:right w:val="nil"/>
            </w:tcBorders>
          </w:tcPr>
          <w:p w14:paraId="6C2AEF0C"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6219A8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23291A7"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F258D5" w14:paraId="0B5B6AC8" w14:textId="77777777" w:rsidTr="00E67248">
        <w:tc>
          <w:tcPr>
            <w:tcW w:w="236" w:type="dxa"/>
            <w:tcBorders>
              <w:top w:val="nil"/>
              <w:left w:val="nil"/>
              <w:bottom w:val="nil"/>
              <w:right w:val="nil"/>
            </w:tcBorders>
          </w:tcPr>
          <w:p w14:paraId="6034DBD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0CC6EA9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462252F6"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658" w:type="dxa"/>
            <w:tcBorders>
              <w:top w:val="nil"/>
              <w:left w:val="nil"/>
              <w:bottom w:val="nil"/>
              <w:right w:val="nil"/>
            </w:tcBorders>
          </w:tcPr>
          <w:p w14:paraId="7091798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17F03A2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3218F" w14:textId="6D52CBF4"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F258D5" w14:paraId="25BF7BCF" w14:textId="77777777" w:rsidTr="00E67248">
        <w:tc>
          <w:tcPr>
            <w:tcW w:w="236" w:type="dxa"/>
            <w:tcBorders>
              <w:top w:val="nil"/>
              <w:left w:val="nil"/>
              <w:bottom w:val="nil"/>
              <w:right w:val="nil"/>
            </w:tcBorders>
          </w:tcPr>
          <w:p w14:paraId="4D1C29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6BE10E21"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3E7E6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658" w:type="dxa"/>
            <w:tcBorders>
              <w:top w:val="nil"/>
              <w:left w:val="nil"/>
              <w:bottom w:val="nil"/>
              <w:right w:val="nil"/>
            </w:tcBorders>
          </w:tcPr>
          <w:p w14:paraId="7777F41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FDC204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4ACFECE2"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F258D5" w14:paraId="17B2E746" w14:textId="77777777" w:rsidTr="00E67248">
        <w:tc>
          <w:tcPr>
            <w:tcW w:w="236" w:type="dxa"/>
            <w:tcBorders>
              <w:top w:val="nil"/>
              <w:left w:val="nil"/>
              <w:bottom w:val="nil"/>
              <w:right w:val="nil"/>
            </w:tcBorders>
          </w:tcPr>
          <w:p w14:paraId="3DFD88A5"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56" w:type="dxa"/>
            <w:tcBorders>
              <w:top w:val="nil"/>
              <w:left w:val="nil"/>
              <w:bottom w:val="nil"/>
              <w:right w:val="nil"/>
            </w:tcBorders>
            <w:vAlign w:val="center"/>
          </w:tcPr>
          <w:p w14:paraId="5B6EAC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E04332" w14:textId="1C674FD8"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3.63</w:t>
            </w:r>
          </w:p>
        </w:tc>
        <w:tc>
          <w:tcPr>
            <w:tcW w:w="658" w:type="dxa"/>
            <w:tcBorders>
              <w:top w:val="nil"/>
              <w:left w:val="nil"/>
              <w:bottom w:val="nil"/>
              <w:right w:val="nil"/>
            </w:tcBorders>
          </w:tcPr>
          <w:p w14:paraId="2D70FB0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259FC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2947C4" w14:textId="426EE337"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68F41F7D" w14:textId="77777777" w:rsidTr="00E67248">
        <w:tc>
          <w:tcPr>
            <w:tcW w:w="236" w:type="dxa"/>
            <w:tcBorders>
              <w:top w:val="nil"/>
              <w:left w:val="nil"/>
              <w:bottom w:val="nil"/>
              <w:right w:val="nil"/>
            </w:tcBorders>
          </w:tcPr>
          <w:p w14:paraId="455F1D54"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56" w:type="dxa"/>
            <w:tcBorders>
              <w:top w:val="nil"/>
              <w:left w:val="nil"/>
              <w:bottom w:val="nil"/>
              <w:right w:val="nil"/>
            </w:tcBorders>
            <w:vAlign w:val="center"/>
          </w:tcPr>
          <w:p w14:paraId="0E6D99F5"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1DB7FAFD" w14:textId="330F955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0.78</w:t>
            </w:r>
          </w:p>
        </w:tc>
        <w:tc>
          <w:tcPr>
            <w:tcW w:w="658" w:type="dxa"/>
            <w:tcBorders>
              <w:top w:val="nil"/>
              <w:left w:val="nil"/>
              <w:bottom w:val="nil"/>
              <w:right w:val="nil"/>
            </w:tcBorders>
          </w:tcPr>
          <w:p w14:paraId="2E2E220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3ADB84D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283E4FB" w14:textId="77E0F4B5"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F258D5" w14:paraId="2A4E72E7" w14:textId="77777777" w:rsidTr="00E67248">
        <w:tc>
          <w:tcPr>
            <w:tcW w:w="236" w:type="dxa"/>
            <w:tcBorders>
              <w:top w:val="nil"/>
              <w:left w:val="nil"/>
              <w:bottom w:val="nil"/>
              <w:right w:val="nil"/>
            </w:tcBorders>
          </w:tcPr>
          <w:p w14:paraId="7868E1F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56" w:type="dxa"/>
            <w:tcBorders>
              <w:top w:val="nil"/>
              <w:left w:val="nil"/>
              <w:bottom w:val="nil"/>
              <w:right w:val="nil"/>
            </w:tcBorders>
            <w:vAlign w:val="center"/>
          </w:tcPr>
          <w:p w14:paraId="5F4F5CE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2AC2F37" w14:textId="0C18B63F"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c>
          <w:tcPr>
            <w:tcW w:w="658" w:type="dxa"/>
            <w:tcBorders>
              <w:top w:val="nil"/>
              <w:left w:val="nil"/>
              <w:bottom w:val="nil"/>
              <w:right w:val="nil"/>
            </w:tcBorders>
          </w:tcPr>
          <w:p w14:paraId="54A9221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78DD19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6ADF2F6" w14:textId="2B145758"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74</w:t>
            </w:r>
          </w:p>
        </w:tc>
      </w:tr>
      <w:tr w:rsidR="00F258D5" w14:paraId="1E46BD1F" w14:textId="77777777" w:rsidTr="00E67248">
        <w:tc>
          <w:tcPr>
            <w:tcW w:w="236" w:type="dxa"/>
            <w:tcBorders>
              <w:top w:val="nil"/>
              <w:left w:val="nil"/>
              <w:bottom w:val="nil"/>
              <w:right w:val="nil"/>
            </w:tcBorders>
          </w:tcPr>
          <w:p w14:paraId="1E9ACFDA"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456" w:type="dxa"/>
            <w:tcBorders>
              <w:top w:val="nil"/>
              <w:left w:val="nil"/>
              <w:bottom w:val="nil"/>
              <w:right w:val="nil"/>
            </w:tcBorders>
            <w:vAlign w:val="center"/>
          </w:tcPr>
          <w:p w14:paraId="7C1D2C5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3A53EF"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658" w:type="dxa"/>
            <w:tcBorders>
              <w:top w:val="nil"/>
              <w:left w:val="nil"/>
              <w:bottom w:val="nil"/>
              <w:right w:val="nil"/>
            </w:tcBorders>
          </w:tcPr>
          <w:p w14:paraId="0CEFD6D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811B92A"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0AF96FE8"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F258D5" w14:paraId="68EB90C4" w14:textId="77777777" w:rsidTr="00E67248">
        <w:tc>
          <w:tcPr>
            <w:tcW w:w="236" w:type="dxa"/>
            <w:tcBorders>
              <w:top w:val="nil"/>
              <w:left w:val="nil"/>
              <w:bottom w:val="nil"/>
              <w:right w:val="nil"/>
            </w:tcBorders>
          </w:tcPr>
          <w:p w14:paraId="1AD21DB0"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456" w:type="dxa"/>
            <w:tcBorders>
              <w:top w:val="nil"/>
              <w:left w:val="nil"/>
              <w:bottom w:val="nil"/>
              <w:right w:val="nil"/>
            </w:tcBorders>
            <w:vAlign w:val="center"/>
          </w:tcPr>
          <w:p w14:paraId="199BBC7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9AC7ED"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658" w:type="dxa"/>
            <w:tcBorders>
              <w:top w:val="nil"/>
              <w:left w:val="nil"/>
              <w:bottom w:val="nil"/>
              <w:right w:val="nil"/>
            </w:tcBorders>
          </w:tcPr>
          <w:p w14:paraId="1383D915"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42BBD6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D0D79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F258D5" w14:paraId="45987829" w14:textId="77777777" w:rsidTr="00E67248">
        <w:tc>
          <w:tcPr>
            <w:tcW w:w="236" w:type="dxa"/>
            <w:tcBorders>
              <w:top w:val="nil"/>
              <w:left w:val="nil"/>
              <w:bottom w:val="single" w:sz="18" w:space="0" w:color="auto"/>
              <w:right w:val="nil"/>
            </w:tcBorders>
          </w:tcPr>
          <w:p w14:paraId="301DA37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456" w:type="dxa"/>
            <w:tcBorders>
              <w:top w:val="nil"/>
              <w:left w:val="nil"/>
              <w:bottom w:val="single" w:sz="18" w:space="0" w:color="auto"/>
              <w:right w:val="nil"/>
            </w:tcBorders>
            <w:vAlign w:val="center"/>
          </w:tcPr>
          <w:p w14:paraId="707F48E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single" w:sz="18" w:space="0" w:color="auto"/>
              <w:right w:val="nil"/>
            </w:tcBorders>
            <w:vAlign w:val="center"/>
          </w:tcPr>
          <w:p w14:paraId="5E1D188A" w14:textId="77777777"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658" w:type="dxa"/>
            <w:tcBorders>
              <w:top w:val="nil"/>
              <w:left w:val="nil"/>
              <w:bottom w:val="single" w:sz="18" w:space="0" w:color="auto"/>
              <w:right w:val="nil"/>
            </w:tcBorders>
          </w:tcPr>
          <w:p w14:paraId="3B63DDD0" w14:textId="77777777" w:rsidR="00F258D5" w:rsidRDefault="00F258D5" w:rsidP="008C2A32">
            <w:pPr>
              <w:spacing w:after="0"/>
              <w:rPr>
                <w:rFonts w:ascii="Times New Roman" w:hAnsi="Times New Roman" w:cs="Times New Roman"/>
                <w:sz w:val="24"/>
                <w:szCs w:val="24"/>
                <w:lang w:val="en-US"/>
              </w:rPr>
            </w:pPr>
          </w:p>
        </w:tc>
        <w:tc>
          <w:tcPr>
            <w:tcW w:w="507" w:type="dxa"/>
            <w:tcBorders>
              <w:top w:val="nil"/>
              <w:left w:val="nil"/>
              <w:bottom w:val="single" w:sz="18" w:space="0" w:color="auto"/>
              <w:right w:val="nil"/>
            </w:tcBorders>
          </w:tcPr>
          <w:p w14:paraId="01415B2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single" w:sz="18" w:space="0" w:color="auto"/>
              <w:right w:val="nil"/>
            </w:tcBorders>
            <w:vAlign w:val="center"/>
          </w:tcPr>
          <w:p w14:paraId="4352411B" w14:textId="77777777" w:rsidR="00F258D5" w:rsidRDefault="00F258D5" w:rsidP="00E67248">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2816183C" w14:textId="47568B72" w:rsidR="005216AB" w:rsidRPr="005216AB" w:rsidRDefault="008C2A32" w:rsidP="008C2A32">
      <w:pPr>
        <w:spacing w:line="480" w:lineRule="auto"/>
        <w:rPr>
          <w:rFonts w:ascii="Times New Roman" w:hAnsi="Times New Roman" w:cs="Times New Roman"/>
          <w:sz w:val="20"/>
          <w:szCs w:val="20"/>
          <w:lang w:val="sv-SE"/>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Pr="00F258D5" w:rsidRDefault="00391598">
      <w:pPr>
        <w:spacing w:after="0" w:line="240" w:lineRule="auto"/>
        <w:rPr>
          <w:rFonts w:ascii="Times New Roman" w:hAnsi="Times New Roman" w:cs="Times New Roman"/>
          <w:sz w:val="24"/>
          <w:szCs w:val="24"/>
          <w:lang w:val="sv-SE"/>
        </w:rPr>
      </w:pPr>
      <w:r w:rsidRPr="00F258D5">
        <w:rPr>
          <w:rFonts w:ascii="Times New Roman" w:hAnsi="Times New Roman" w:cs="Times New Roman"/>
          <w:sz w:val="24"/>
          <w:szCs w:val="24"/>
          <w:lang w:val="sv-SE"/>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P. </w:t>
      </w:r>
      <w:proofErr w:type="spellStart"/>
      <w:r w:rsidR="00245AFD">
        <w:rPr>
          <w:rFonts w:ascii="Times New Roman" w:hAnsi="Times New Roman" w:cs="Times New Roman"/>
          <w:i/>
          <w:sz w:val="24"/>
          <w:lang w:val="en-US"/>
        </w:rPr>
        <w:t>alcon</w:t>
      </w:r>
      <w:proofErr w:type="spellEnd"/>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G. </w:t>
      </w:r>
      <w:proofErr w:type="spellStart"/>
      <w:r w:rsidR="00245AFD">
        <w:rPr>
          <w:rFonts w:ascii="Times New Roman" w:hAnsi="Times New Roman" w:cs="Times New Roman"/>
          <w:i/>
          <w:sz w:val="24"/>
          <w:lang w:val="en-US"/>
        </w:rPr>
        <w:t>pneumonanthe</w:t>
      </w:r>
      <w:proofErr w:type="spellEnd"/>
      <w:r w:rsidR="00245AFD">
        <w:rPr>
          <w:rFonts w:ascii="Times New Roman" w:hAnsi="Times New Roman" w:cs="Times New Roman"/>
          <w:sz w:val="24"/>
          <w:lang w:val="en-US"/>
        </w:rPr>
        <w:t xml:space="preserve">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eastAsia="es-ES"/>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w:t>
      </w:r>
      <w:proofErr w:type="gramStart"/>
      <w:r w:rsidR="001D3A4A">
        <w:rPr>
          <w:rFonts w:ascii="Times New Roman" w:hAnsi="Times New Roman" w:cs="Times New Roman"/>
          <w:sz w:val="24"/>
          <w:szCs w:val="24"/>
          <w:lang w:val="en-US"/>
        </w:rPr>
        <w:t>bold,</w:t>
      </w:r>
      <w:proofErr w:type="gramEnd"/>
      <w:r w:rsidR="001D3A4A">
        <w:rPr>
          <w:rFonts w:ascii="Times New Roman" w:hAnsi="Times New Roman" w:cs="Times New Roman"/>
          <w:sz w:val="24"/>
          <w:szCs w:val="24"/>
          <w:lang w:val="en-US"/>
        </w:rPr>
        <w:t xml:space="preserve">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w:t>
      </w:r>
      <w:proofErr w:type="gramStart"/>
      <w:r w:rsidR="001D3A4A">
        <w:rPr>
          <w:rFonts w:ascii="Times New Roman" w:hAnsi="Times New Roman" w:cs="Times New Roman"/>
          <w:sz w:val="24"/>
          <w:szCs w:val="24"/>
          <w:lang w:val="en-US"/>
        </w:rPr>
        <w:t>bold,</w:t>
      </w:r>
      <w:proofErr w:type="gramEnd"/>
      <w:r w:rsidR="001D3A4A">
        <w:rPr>
          <w:rFonts w:ascii="Times New Roman" w:hAnsi="Times New Roman" w:cs="Times New Roman"/>
          <w:sz w:val="24"/>
          <w:szCs w:val="24"/>
          <w:lang w:val="en-US"/>
        </w:rPr>
        <w:t xml:space="preserve">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 xml:space="preserve">P. </w:t>
      </w:r>
      <w:proofErr w:type="spellStart"/>
      <w:r w:rsidR="005B4E3C" w:rsidRPr="005B4E3C">
        <w:rPr>
          <w:rFonts w:ascii="Times New Roman" w:hAnsi="Times New Roman" w:cs="Times New Roman"/>
          <w:i/>
          <w:sz w:val="24"/>
          <w:szCs w:val="24"/>
          <w:lang w:val="en-US" w:eastAsia="es-ES"/>
        </w:rPr>
        <w:t>alcon</w:t>
      </w:r>
      <w:proofErr w:type="spellEnd"/>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 xml:space="preserve">G. </w:t>
      </w:r>
      <w:proofErr w:type="spellStart"/>
      <w:r w:rsidR="005B4E3C">
        <w:rPr>
          <w:rFonts w:ascii="Times New Roman" w:hAnsi="Times New Roman" w:cs="Times New Roman"/>
          <w:i/>
          <w:sz w:val="24"/>
          <w:lang w:val="en-US"/>
        </w:rPr>
        <w:t>pneumonanthe</w:t>
      </w:r>
      <w:proofErr w:type="spellEnd"/>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 xml:space="preserve">G. </w:t>
      </w:r>
      <w:proofErr w:type="spellStart"/>
      <w:r w:rsidR="00D9101E" w:rsidRPr="00EB6DC8">
        <w:rPr>
          <w:rFonts w:ascii="Times New Roman" w:hAnsi="Times New Roman" w:cs="Times New Roman"/>
          <w:i/>
          <w:sz w:val="24"/>
          <w:szCs w:val="24"/>
          <w:lang w:val="en-US" w:eastAsia="es-ES"/>
        </w:rPr>
        <w:t>pneumonanthe</w:t>
      </w:r>
      <w:proofErr w:type="spellEnd"/>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 xml:space="preserve">P. </w:t>
      </w:r>
      <w:proofErr w:type="spellStart"/>
      <w:r w:rsidR="00D9101E" w:rsidRPr="00D9101E">
        <w:rPr>
          <w:rFonts w:ascii="Times New Roman" w:hAnsi="Times New Roman" w:cs="Times New Roman"/>
          <w:i/>
          <w:sz w:val="24"/>
          <w:szCs w:val="24"/>
          <w:lang w:val="en-US" w:eastAsia="es-ES"/>
        </w:rPr>
        <w:t>alcon</w:t>
      </w:r>
      <w:proofErr w:type="spellEnd"/>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eastAsia="es-ES"/>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 xml:space="preserve">P. </w:t>
      </w:r>
      <w:proofErr w:type="spellStart"/>
      <w:r w:rsidR="00D9101E">
        <w:rPr>
          <w:rFonts w:ascii="Times New Roman" w:hAnsi="Times New Roman" w:cs="Times New Roman"/>
          <w:i/>
          <w:sz w:val="24"/>
          <w:lang w:val="en-US"/>
        </w:rPr>
        <w:t>alcon</w:t>
      </w:r>
      <w:proofErr w:type="spellEnd"/>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 xml:space="preserve">G. </w:t>
      </w:r>
      <w:proofErr w:type="spellStart"/>
      <w:r w:rsidR="00D9101E">
        <w:rPr>
          <w:rFonts w:ascii="Times New Roman" w:hAnsi="Times New Roman" w:cs="Times New Roman"/>
          <w:i/>
          <w:sz w:val="24"/>
          <w:lang w:val="en-US"/>
        </w:rPr>
        <w:t>pneumonanthe</w:t>
      </w:r>
      <w:proofErr w:type="spellEnd"/>
      <w:r w:rsidR="00D9101E">
        <w:rPr>
          <w:rFonts w:ascii="Times New Roman" w:hAnsi="Times New Roman" w:cs="Times New Roman"/>
          <w:sz w:val="24"/>
          <w:lang w:val="en-US"/>
        </w:rPr>
        <w:t xml:space="preserve">. Estimates are from saturated models fitted to each population in each year. </w:t>
      </w:r>
      <w:proofErr w:type="spellStart"/>
      <w:r w:rsidR="00D9101E">
        <w:rPr>
          <w:rFonts w:ascii="Times New Roman" w:hAnsi="Times New Roman" w:cs="Times New Roman"/>
          <w:sz w:val="24"/>
          <w:lang w:val="en-US"/>
        </w:rPr>
        <w:t>Phen</w:t>
      </w:r>
      <w:proofErr w:type="spellEnd"/>
      <w:r w:rsidR="00D9101E">
        <w:rPr>
          <w:rFonts w:ascii="Times New Roman" w:hAnsi="Times New Roman" w:cs="Times New Roman"/>
          <w:sz w:val="24"/>
          <w:lang w:val="en-US"/>
        </w:rPr>
        <w:t xml:space="preserve"> = flowering phenology, Shoot h = shoot height, N </w:t>
      </w:r>
      <w:proofErr w:type="spellStart"/>
      <w:r w:rsidR="00D9101E">
        <w:rPr>
          <w:rFonts w:ascii="Times New Roman" w:hAnsi="Times New Roman" w:cs="Times New Roman"/>
          <w:sz w:val="24"/>
          <w:lang w:val="en-US"/>
        </w:rPr>
        <w:t>fl</w:t>
      </w:r>
      <w:proofErr w:type="spellEnd"/>
      <w:r w:rsidR="00D9101E">
        <w:rPr>
          <w:rFonts w:ascii="Times New Roman" w:hAnsi="Times New Roman" w:cs="Times New Roman"/>
          <w:sz w:val="24"/>
          <w:lang w:val="en-US"/>
        </w:rPr>
        <w:t xml:space="preserve"> = number of flowers, N eggs= number of eggs and N </w:t>
      </w:r>
      <w:proofErr w:type="spellStart"/>
      <w:r w:rsidR="00D9101E">
        <w:rPr>
          <w:rFonts w:ascii="Times New Roman" w:hAnsi="Times New Roman" w:cs="Times New Roman"/>
          <w:sz w:val="24"/>
          <w:lang w:val="en-US"/>
        </w:rPr>
        <w:t>int</w:t>
      </w:r>
      <w:proofErr w:type="spellEnd"/>
      <w:r w:rsidR="00D9101E">
        <w:rPr>
          <w:rFonts w:ascii="Times New Roman" w:hAnsi="Times New Roman" w:cs="Times New Roman"/>
          <w:sz w:val="24"/>
          <w:lang w:val="en-US"/>
        </w:rPr>
        <w:t xml:space="preserve"> </w:t>
      </w:r>
      <w:proofErr w:type="spellStart"/>
      <w:proofErr w:type="gramStart"/>
      <w:r w:rsidR="00D9101E">
        <w:rPr>
          <w:rFonts w:ascii="Times New Roman" w:hAnsi="Times New Roman" w:cs="Times New Roman"/>
          <w:sz w:val="24"/>
          <w:lang w:val="en-US"/>
        </w:rPr>
        <w:t>fr</w:t>
      </w:r>
      <w:proofErr w:type="spellEnd"/>
      <w:proofErr w:type="gramEnd"/>
      <w:r w:rsidR="00D9101E">
        <w:rPr>
          <w:rFonts w:ascii="Times New Roman" w:hAnsi="Times New Roman" w:cs="Times New Roman"/>
          <w:sz w:val="24"/>
          <w:lang w:val="en-US"/>
        </w:rPr>
        <w:t xml:space="preserve"> = number of intact fruits. </w:t>
      </w:r>
      <w:r w:rsidR="00D9101E">
        <w:rPr>
          <w:rFonts w:ascii="Times New Roman" w:hAnsi="Times New Roman" w:cs="Times New Roman"/>
          <w:sz w:val="24"/>
          <w:szCs w:val="24"/>
          <w:lang w:val="en-US"/>
        </w:rPr>
        <w:t xml:space="preserve">Significant coefficients (bootstrap-corrected p &lt; 0.05) are depicted in </w:t>
      </w:r>
      <w:proofErr w:type="gramStart"/>
      <w:r w:rsidR="00D9101E">
        <w:rPr>
          <w:rFonts w:ascii="Times New Roman" w:hAnsi="Times New Roman" w:cs="Times New Roman"/>
          <w:sz w:val="24"/>
          <w:szCs w:val="24"/>
          <w:lang w:val="en-US"/>
        </w:rPr>
        <w:t>bold,</w:t>
      </w:r>
      <w:proofErr w:type="gramEnd"/>
      <w:r w:rsidR="00D9101E">
        <w:rPr>
          <w:rFonts w:ascii="Times New Roman" w:hAnsi="Times New Roman" w:cs="Times New Roman"/>
          <w:sz w:val="24"/>
          <w:szCs w:val="24"/>
          <w:lang w:val="en-US"/>
        </w:rPr>
        <w:t xml:space="preserve">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Alicia" w:date="2016-09-30T16:30:00Z" w:initials="A">
    <w:p w14:paraId="56A5C46F" w14:textId="245454C3" w:rsidR="00184815" w:rsidRPr="00184815" w:rsidRDefault="00184815">
      <w:pPr>
        <w:pStyle w:val="Textocomentario"/>
        <w:rPr>
          <w:lang w:val="en-US"/>
        </w:rPr>
      </w:pPr>
      <w:r>
        <w:rPr>
          <w:rStyle w:val="Refdecomentario"/>
        </w:rPr>
        <w:annotationRef/>
      </w:r>
      <w:r>
        <w:rPr>
          <w:lang w:val="en-US"/>
        </w:rPr>
        <w:t xml:space="preserve">I guess that is what you mean here? </w:t>
      </w:r>
      <w:r w:rsidRPr="00184815">
        <w:rPr>
          <w:lang w:val="en-US"/>
        </w:rPr>
        <w:t>Are you aware of any reference for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52B214" w15:done="0"/>
  <w15:commentEx w15:paraId="6D038B66" w15:done="0"/>
  <w15:commentEx w15:paraId="18FDF7C8" w15:done="0"/>
  <w15:commentEx w15:paraId="3CC8D85E" w15:paraIdParent="18FDF7C8" w15:done="0"/>
  <w15:commentEx w15:paraId="66356E25" w15:done="0"/>
  <w15:commentEx w15:paraId="0B95EA39" w15:paraIdParent="66356E25" w15:done="0"/>
  <w15:commentEx w15:paraId="7735D252" w15:done="0"/>
  <w15:commentEx w15:paraId="66D28AD9" w15:paraIdParent="7735D252" w15:done="0"/>
  <w15:commentEx w15:paraId="33DC1CA4" w15:done="0"/>
  <w15:commentEx w15:paraId="73A06CDF" w15:paraIdParent="33DC1CA4" w15:done="0"/>
  <w15:commentEx w15:paraId="4C99AE0E" w15:done="0"/>
  <w15:commentEx w15:paraId="675219FE" w15:paraIdParent="4C99AE0E" w15:done="0"/>
  <w15:commentEx w15:paraId="492CD5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02B261" w14:textId="77777777" w:rsidR="00365672" w:rsidRDefault="00365672">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2928C1DD" w14:textId="77777777" w:rsidR="00365672" w:rsidRDefault="00365672">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F701F0" w:rsidRDefault="00F701F0"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hyperlink r:id="rId1" w:history="1">
      <w:r>
        <w:rPr>
          <w:rStyle w:val="Hipervnculo"/>
          <w:sz w:val="24"/>
          <w:szCs w:val="24"/>
          <w:lang w:val="en-US"/>
        </w:rPr>
        <w:t>alicia.valdes@su.se</w:t>
      </w:r>
    </w:hyperlink>
    <w:r>
      <w:rPr>
        <w:rStyle w:val="Hipervnculo"/>
        <w:sz w:val="24"/>
        <w:szCs w:val="24"/>
        <w:lang w:val="en-US"/>
      </w:rPr>
      <w:t xml:space="preserve">, </w:t>
    </w:r>
    <w:hyperlink r:id="rId2" w:history="1">
      <w:r w:rsidRPr="00DA5DE2">
        <w:rPr>
          <w:rStyle w:val="Hipervnculo"/>
          <w:sz w:val="24"/>
          <w:szCs w:val="24"/>
          <w:lang w:val="en-US"/>
        </w:rPr>
        <w:t>Johan.Ehrlen@su.se</w:t>
      </w:r>
    </w:hyperlink>
  </w:p>
  <w:p w14:paraId="66FACB03" w14:textId="77777777" w:rsidR="00F701F0" w:rsidRDefault="00F701F0"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F701F0" w:rsidRDefault="00F701F0">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404C66">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F701F0" w:rsidRDefault="00F701F0">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F701F0" w:rsidRDefault="00F701F0">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7A5C7B">
      <w:rPr>
        <w:rFonts w:ascii="Times New Roman" w:hAnsi="Times New Roman" w:cs="Times New Roman"/>
        <w:noProof/>
        <w:sz w:val="24"/>
        <w:szCs w:val="24"/>
      </w:rPr>
      <w:t>19</w:t>
    </w:r>
    <w:r>
      <w:rPr>
        <w:rFonts w:ascii="Times New Roman" w:hAnsi="Times New Roman" w:cs="Times New Roman"/>
        <w:sz w:val="24"/>
        <w:szCs w:val="24"/>
      </w:rPr>
      <w:fldChar w:fldCharType="end"/>
    </w:r>
  </w:p>
  <w:p w14:paraId="47931C2A" w14:textId="77777777" w:rsidR="00F701F0" w:rsidRDefault="00F701F0">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F5224E" w14:textId="77777777" w:rsidR="00365672" w:rsidRDefault="00365672">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3DD2121E" w14:textId="77777777" w:rsidR="00365672" w:rsidRDefault="00365672">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07D7B"/>
    <w:rsid w:val="000167C7"/>
    <w:rsid w:val="00021DFC"/>
    <w:rsid w:val="0002476C"/>
    <w:rsid w:val="00024DBA"/>
    <w:rsid w:val="00026887"/>
    <w:rsid w:val="00031650"/>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D5DE6"/>
    <w:rsid w:val="000D649E"/>
    <w:rsid w:val="000F4F62"/>
    <w:rsid w:val="000F5D1C"/>
    <w:rsid w:val="00101B0A"/>
    <w:rsid w:val="0010537E"/>
    <w:rsid w:val="00106F24"/>
    <w:rsid w:val="00111250"/>
    <w:rsid w:val="001211F0"/>
    <w:rsid w:val="00123904"/>
    <w:rsid w:val="00123C3E"/>
    <w:rsid w:val="0012733F"/>
    <w:rsid w:val="0013268E"/>
    <w:rsid w:val="0013442C"/>
    <w:rsid w:val="00136EFC"/>
    <w:rsid w:val="00152984"/>
    <w:rsid w:val="00155D54"/>
    <w:rsid w:val="00156068"/>
    <w:rsid w:val="00166356"/>
    <w:rsid w:val="00170BAD"/>
    <w:rsid w:val="00172333"/>
    <w:rsid w:val="001742F2"/>
    <w:rsid w:val="0017616B"/>
    <w:rsid w:val="00182A4F"/>
    <w:rsid w:val="00184815"/>
    <w:rsid w:val="00187A35"/>
    <w:rsid w:val="001904CD"/>
    <w:rsid w:val="001913F2"/>
    <w:rsid w:val="001A1D25"/>
    <w:rsid w:val="001A2388"/>
    <w:rsid w:val="001A3F46"/>
    <w:rsid w:val="001A6576"/>
    <w:rsid w:val="001A7CB4"/>
    <w:rsid w:val="001B5A24"/>
    <w:rsid w:val="001B75BD"/>
    <w:rsid w:val="001D0867"/>
    <w:rsid w:val="001D3A4A"/>
    <w:rsid w:val="001E4426"/>
    <w:rsid w:val="001E708E"/>
    <w:rsid w:val="001F06A1"/>
    <w:rsid w:val="001F1E60"/>
    <w:rsid w:val="001F53A7"/>
    <w:rsid w:val="00204B82"/>
    <w:rsid w:val="002123D7"/>
    <w:rsid w:val="002215E3"/>
    <w:rsid w:val="002264E6"/>
    <w:rsid w:val="00231137"/>
    <w:rsid w:val="0024349E"/>
    <w:rsid w:val="00245AFD"/>
    <w:rsid w:val="00246E80"/>
    <w:rsid w:val="00263494"/>
    <w:rsid w:val="00267BD6"/>
    <w:rsid w:val="00274278"/>
    <w:rsid w:val="002824DF"/>
    <w:rsid w:val="00285C37"/>
    <w:rsid w:val="00293058"/>
    <w:rsid w:val="002A3221"/>
    <w:rsid w:val="002B0544"/>
    <w:rsid w:val="002B3143"/>
    <w:rsid w:val="002C2BE7"/>
    <w:rsid w:val="002C5A93"/>
    <w:rsid w:val="002D428B"/>
    <w:rsid w:val="002E105E"/>
    <w:rsid w:val="002E5DA3"/>
    <w:rsid w:val="002F4894"/>
    <w:rsid w:val="00301E88"/>
    <w:rsid w:val="00303ED6"/>
    <w:rsid w:val="003202BD"/>
    <w:rsid w:val="00321F1A"/>
    <w:rsid w:val="003238BC"/>
    <w:rsid w:val="00324327"/>
    <w:rsid w:val="003372F6"/>
    <w:rsid w:val="00340273"/>
    <w:rsid w:val="00341A18"/>
    <w:rsid w:val="003461A4"/>
    <w:rsid w:val="003472E4"/>
    <w:rsid w:val="00365672"/>
    <w:rsid w:val="00366CD6"/>
    <w:rsid w:val="00366D82"/>
    <w:rsid w:val="003745EE"/>
    <w:rsid w:val="003812ED"/>
    <w:rsid w:val="00391598"/>
    <w:rsid w:val="00392549"/>
    <w:rsid w:val="00393A9B"/>
    <w:rsid w:val="0039401E"/>
    <w:rsid w:val="003953F3"/>
    <w:rsid w:val="003A1E2B"/>
    <w:rsid w:val="003A39FB"/>
    <w:rsid w:val="003D1A99"/>
    <w:rsid w:val="003E54F1"/>
    <w:rsid w:val="003F2477"/>
    <w:rsid w:val="00404C66"/>
    <w:rsid w:val="00405A95"/>
    <w:rsid w:val="004146B5"/>
    <w:rsid w:val="004204EA"/>
    <w:rsid w:val="0042596D"/>
    <w:rsid w:val="0043237D"/>
    <w:rsid w:val="0043283D"/>
    <w:rsid w:val="0043382A"/>
    <w:rsid w:val="00433B42"/>
    <w:rsid w:val="00436A6A"/>
    <w:rsid w:val="0044360B"/>
    <w:rsid w:val="0044775C"/>
    <w:rsid w:val="00461432"/>
    <w:rsid w:val="00463833"/>
    <w:rsid w:val="00470DC7"/>
    <w:rsid w:val="00484DA1"/>
    <w:rsid w:val="0049536E"/>
    <w:rsid w:val="004A6230"/>
    <w:rsid w:val="004B2ED9"/>
    <w:rsid w:val="004B3CB8"/>
    <w:rsid w:val="004B4F5A"/>
    <w:rsid w:val="004C20FF"/>
    <w:rsid w:val="004C47B3"/>
    <w:rsid w:val="004E2CF6"/>
    <w:rsid w:val="004F5899"/>
    <w:rsid w:val="0050527B"/>
    <w:rsid w:val="005216AB"/>
    <w:rsid w:val="005303C7"/>
    <w:rsid w:val="005378CE"/>
    <w:rsid w:val="00550097"/>
    <w:rsid w:val="005730A2"/>
    <w:rsid w:val="00582EDF"/>
    <w:rsid w:val="00591453"/>
    <w:rsid w:val="0059503C"/>
    <w:rsid w:val="005A3A22"/>
    <w:rsid w:val="005A4AF9"/>
    <w:rsid w:val="005A75B9"/>
    <w:rsid w:val="005B2036"/>
    <w:rsid w:val="005B4E3C"/>
    <w:rsid w:val="005C3D0A"/>
    <w:rsid w:val="005C6FC2"/>
    <w:rsid w:val="005E40D4"/>
    <w:rsid w:val="005E7002"/>
    <w:rsid w:val="005F0E3B"/>
    <w:rsid w:val="005F7746"/>
    <w:rsid w:val="006030E0"/>
    <w:rsid w:val="00606247"/>
    <w:rsid w:val="00606929"/>
    <w:rsid w:val="006107FC"/>
    <w:rsid w:val="006223D7"/>
    <w:rsid w:val="00626FAC"/>
    <w:rsid w:val="00633CD7"/>
    <w:rsid w:val="0063728F"/>
    <w:rsid w:val="00650C7C"/>
    <w:rsid w:val="006702A0"/>
    <w:rsid w:val="006762D4"/>
    <w:rsid w:val="00681ECC"/>
    <w:rsid w:val="0068393E"/>
    <w:rsid w:val="00685668"/>
    <w:rsid w:val="00690F34"/>
    <w:rsid w:val="0069614C"/>
    <w:rsid w:val="006A245B"/>
    <w:rsid w:val="006A50EF"/>
    <w:rsid w:val="006C61E3"/>
    <w:rsid w:val="006C636E"/>
    <w:rsid w:val="006C787E"/>
    <w:rsid w:val="006E5FF5"/>
    <w:rsid w:val="006E765E"/>
    <w:rsid w:val="006F1119"/>
    <w:rsid w:val="006F350C"/>
    <w:rsid w:val="0070544A"/>
    <w:rsid w:val="00720E28"/>
    <w:rsid w:val="00736BD9"/>
    <w:rsid w:val="00741100"/>
    <w:rsid w:val="00741B34"/>
    <w:rsid w:val="0074232F"/>
    <w:rsid w:val="00745DF0"/>
    <w:rsid w:val="00747BF2"/>
    <w:rsid w:val="00755A51"/>
    <w:rsid w:val="0076147F"/>
    <w:rsid w:val="0076677B"/>
    <w:rsid w:val="007707DD"/>
    <w:rsid w:val="00770859"/>
    <w:rsid w:val="0077219D"/>
    <w:rsid w:val="00775842"/>
    <w:rsid w:val="007801DC"/>
    <w:rsid w:val="0078238E"/>
    <w:rsid w:val="007857AD"/>
    <w:rsid w:val="0079170C"/>
    <w:rsid w:val="0079175A"/>
    <w:rsid w:val="0079192F"/>
    <w:rsid w:val="007A5C7B"/>
    <w:rsid w:val="007B2775"/>
    <w:rsid w:val="007B4F9C"/>
    <w:rsid w:val="007C3F22"/>
    <w:rsid w:val="007C41E1"/>
    <w:rsid w:val="007C4EE4"/>
    <w:rsid w:val="007D12C9"/>
    <w:rsid w:val="007E074E"/>
    <w:rsid w:val="007F0462"/>
    <w:rsid w:val="007F7337"/>
    <w:rsid w:val="008005BE"/>
    <w:rsid w:val="008065BA"/>
    <w:rsid w:val="00821BB5"/>
    <w:rsid w:val="0082334D"/>
    <w:rsid w:val="00824240"/>
    <w:rsid w:val="0083125D"/>
    <w:rsid w:val="00840019"/>
    <w:rsid w:val="008476C5"/>
    <w:rsid w:val="008518E7"/>
    <w:rsid w:val="00856FAB"/>
    <w:rsid w:val="00860EE3"/>
    <w:rsid w:val="00864C00"/>
    <w:rsid w:val="0088103C"/>
    <w:rsid w:val="00881146"/>
    <w:rsid w:val="00881224"/>
    <w:rsid w:val="0089084F"/>
    <w:rsid w:val="00892326"/>
    <w:rsid w:val="00894411"/>
    <w:rsid w:val="0089467E"/>
    <w:rsid w:val="008A21D6"/>
    <w:rsid w:val="008A273C"/>
    <w:rsid w:val="008B63BB"/>
    <w:rsid w:val="008C2A32"/>
    <w:rsid w:val="008C50F5"/>
    <w:rsid w:val="008D71EC"/>
    <w:rsid w:val="008E0FB1"/>
    <w:rsid w:val="008E1A80"/>
    <w:rsid w:val="009002D6"/>
    <w:rsid w:val="009006B9"/>
    <w:rsid w:val="00900785"/>
    <w:rsid w:val="00906BF6"/>
    <w:rsid w:val="00911406"/>
    <w:rsid w:val="009353DA"/>
    <w:rsid w:val="00942009"/>
    <w:rsid w:val="0094342B"/>
    <w:rsid w:val="00944C80"/>
    <w:rsid w:val="00945DF1"/>
    <w:rsid w:val="00950EA8"/>
    <w:rsid w:val="009521DA"/>
    <w:rsid w:val="009552BA"/>
    <w:rsid w:val="00963BF8"/>
    <w:rsid w:val="009718E0"/>
    <w:rsid w:val="00973B0D"/>
    <w:rsid w:val="0097439B"/>
    <w:rsid w:val="00975F13"/>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D238F"/>
    <w:rsid w:val="009E555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2B5"/>
    <w:rsid w:val="00AB447C"/>
    <w:rsid w:val="00AB6EBA"/>
    <w:rsid w:val="00AC330C"/>
    <w:rsid w:val="00AD04EA"/>
    <w:rsid w:val="00AD4822"/>
    <w:rsid w:val="00AD6709"/>
    <w:rsid w:val="00AE3770"/>
    <w:rsid w:val="00AF1B89"/>
    <w:rsid w:val="00AF1F94"/>
    <w:rsid w:val="00AF4D72"/>
    <w:rsid w:val="00AF6E1E"/>
    <w:rsid w:val="00B13ADE"/>
    <w:rsid w:val="00B17121"/>
    <w:rsid w:val="00B21FDC"/>
    <w:rsid w:val="00B25594"/>
    <w:rsid w:val="00B26402"/>
    <w:rsid w:val="00B504E3"/>
    <w:rsid w:val="00B50831"/>
    <w:rsid w:val="00B5148E"/>
    <w:rsid w:val="00B53242"/>
    <w:rsid w:val="00B6126B"/>
    <w:rsid w:val="00B6280F"/>
    <w:rsid w:val="00B648C6"/>
    <w:rsid w:val="00B65D0C"/>
    <w:rsid w:val="00B725CC"/>
    <w:rsid w:val="00B73FEB"/>
    <w:rsid w:val="00B750E8"/>
    <w:rsid w:val="00B75F3A"/>
    <w:rsid w:val="00B946C4"/>
    <w:rsid w:val="00BC3BD8"/>
    <w:rsid w:val="00C0430A"/>
    <w:rsid w:val="00C06139"/>
    <w:rsid w:val="00C07F28"/>
    <w:rsid w:val="00C1138F"/>
    <w:rsid w:val="00C11AFB"/>
    <w:rsid w:val="00C261EE"/>
    <w:rsid w:val="00C407BE"/>
    <w:rsid w:val="00C414B5"/>
    <w:rsid w:val="00C42AF2"/>
    <w:rsid w:val="00C45594"/>
    <w:rsid w:val="00C65199"/>
    <w:rsid w:val="00C70323"/>
    <w:rsid w:val="00C92E3B"/>
    <w:rsid w:val="00C97436"/>
    <w:rsid w:val="00CB3665"/>
    <w:rsid w:val="00CB3E3A"/>
    <w:rsid w:val="00CB3EC1"/>
    <w:rsid w:val="00CC35F4"/>
    <w:rsid w:val="00CC545B"/>
    <w:rsid w:val="00CD2FF0"/>
    <w:rsid w:val="00CD6433"/>
    <w:rsid w:val="00CE341E"/>
    <w:rsid w:val="00CE4DF7"/>
    <w:rsid w:val="00CE7E4F"/>
    <w:rsid w:val="00CF0134"/>
    <w:rsid w:val="00CF15DB"/>
    <w:rsid w:val="00CF2745"/>
    <w:rsid w:val="00CF51E4"/>
    <w:rsid w:val="00D04339"/>
    <w:rsid w:val="00D21021"/>
    <w:rsid w:val="00D2144A"/>
    <w:rsid w:val="00D32243"/>
    <w:rsid w:val="00D3735D"/>
    <w:rsid w:val="00D37BCD"/>
    <w:rsid w:val="00D41AA8"/>
    <w:rsid w:val="00D43E10"/>
    <w:rsid w:val="00D46D38"/>
    <w:rsid w:val="00D50245"/>
    <w:rsid w:val="00D534E9"/>
    <w:rsid w:val="00D57CE7"/>
    <w:rsid w:val="00D66698"/>
    <w:rsid w:val="00D72634"/>
    <w:rsid w:val="00D76F96"/>
    <w:rsid w:val="00D87BCF"/>
    <w:rsid w:val="00D90C51"/>
    <w:rsid w:val="00D9101E"/>
    <w:rsid w:val="00D93723"/>
    <w:rsid w:val="00DA7D19"/>
    <w:rsid w:val="00DB5057"/>
    <w:rsid w:val="00DC3751"/>
    <w:rsid w:val="00DF0233"/>
    <w:rsid w:val="00DF1AEB"/>
    <w:rsid w:val="00DF3CC9"/>
    <w:rsid w:val="00E024EC"/>
    <w:rsid w:val="00E04722"/>
    <w:rsid w:val="00E133B9"/>
    <w:rsid w:val="00E36A34"/>
    <w:rsid w:val="00E40788"/>
    <w:rsid w:val="00E45B4F"/>
    <w:rsid w:val="00E45F0C"/>
    <w:rsid w:val="00E50DE4"/>
    <w:rsid w:val="00E632FE"/>
    <w:rsid w:val="00E67248"/>
    <w:rsid w:val="00E77428"/>
    <w:rsid w:val="00E83520"/>
    <w:rsid w:val="00E8677F"/>
    <w:rsid w:val="00E93DFC"/>
    <w:rsid w:val="00EA0A6F"/>
    <w:rsid w:val="00EA1D89"/>
    <w:rsid w:val="00EB5928"/>
    <w:rsid w:val="00EC03FE"/>
    <w:rsid w:val="00EF5684"/>
    <w:rsid w:val="00EF7BDB"/>
    <w:rsid w:val="00F05441"/>
    <w:rsid w:val="00F05F60"/>
    <w:rsid w:val="00F06981"/>
    <w:rsid w:val="00F06ECA"/>
    <w:rsid w:val="00F1366C"/>
    <w:rsid w:val="00F16AC6"/>
    <w:rsid w:val="00F20E62"/>
    <w:rsid w:val="00F21DAF"/>
    <w:rsid w:val="00F258D5"/>
    <w:rsid w:val="00F26DF3"/>
    <w:rsid w:val="00F33655"/>
    <w:rsid w:val="00F3768B"/>
    <w:rsid w:val="00F4590E"/>
    <w:rsid w:val="00F661E8"/>
    <w:rsid w:val="00F701F0"/>
    <w:rsid w:val="00F75C83"/>
    <w:rsid w:val="00F8321E"/>
    <w:rsid w:val="00F85B3E"/>
    <w:rsid w:val="00F9201C"/>
    <w:rsid w:val="00F93FA2"/>
    <w:rsid w:val="00FA13DC"/>
    <w:rsid w:val="00FB2E77"/>
    <w:rsid w:val="00FB3D6F"/>
    <w:rsid w:val="00FB5D05"/>
    <w:rsid w:val="00FC4224"/>
    <w:rsid w:val="00FC469E"/>
    <w:rsid w:val="00FE6D9A"/>
    <w:rsid w:val="00FF3130"/>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4557">
      <w:bodyDiv w:val="1"/>
      <w:marLeft w:val="0"/>
      <w:marRight w:val="0"/>
      <w:marTop w:val="0"/>
      <w:marBottom w:val="0"/>
      <w:divBdr>
        <w:top w:val="none" w:sz="0" w:space="0" w:color="auto"/>
        <w:left w:val="none" w:sz="0" w:space="0" w:color="auto"/>
        <w:bottom w:val="none" w:sz="0" w:space="0" w:color="auto"/>
        <w:right w:val="none" w:sz="0" w:space="0" w:color="auto"/>
      </w:divBdr>
    </w:div>
    <w:div w:id="181672792">
      <w:bodyDiv w:val="1"/>
      <w:marLeft w:val="0"/>
      <w:marRight w:val="0"/>
      <w:marTop w:val="0"/>
      <w:marBottom w:val="0"/>
      <w:divBdr>
        <w:top w:val="none" w:sz="0" w:space="0" w:color="auto"/>
        <w:left w:val="none" w:sz="0" w:space="0" w:color="auto"/>
        <w:bottom w:val="none" w:sz="0" w:space="0" w:color="auto"/>
        <w:right w:val="none" w:sz="0" w:space="0" w:color="auto"/>
      </w:divBdr>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28213177">
      <w:bodyDiv w:val="1"/>
      <w:marLeft w:val="0"/>
      <w:marRight w:val="0"/>
      <w:marTop w:val="0"/>
      <w:marBottom w:val="0"/>
      <w:divBdr>
        <w:top w:val="none" w:sz="0" w:space="0" w:color="auto"/>
        <w:left w:val="none" w:sz="0" w:space="0" w:color="auto"/>
        <w:bottom w:val="none" w:sz="0" w:space="0" w:color="auto"/>
        <w:right w:val="none" w:sz="0" w:space="0" w:color="auto"/>
      </w:divBdr>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042903463">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 w:id="188340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tiff"/></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160680-C4CF-4C25-91B6-743D0809B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47</Pages>
  <Words>10685</Words>
  <Characters>58768</Characters>
  <Application>Microsoft Office Word</Application>
  <DocSecurity>0</DocSecurity>
  <Lines>489</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69315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3</cp:revision>
  <cp:lastPrinted>2016-09-14T15:02:00Z</cp:lastPrinted>
  <dcterms:created xsi:type="dcterms:W3CDTF">2016-09-30T14:30:00Z</dcterms:created>
  <dcterms:modified xsi:type="dcterms:W3CDTF">2016-09-30T15:57:00Z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