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25D417E1"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selection on </w:t>
      </w:r>
      <w:r w:rsidR="007D12C9">
        <w:rPr>
          <w:rFonts w:ascii="Times New Roman" w:hAnsi="Times New Roman" w:cs="Times New Roman"/>
          <w:sz w:val="24"/>
          <w:szCs w:val="24"/>
          <w:lang w:val="en-US"/>
        </w:rPr>
        <w:t>phenology</w:t>
      </w:r>
    </w:p>
    <w:p w14:paraId="16E28706" w14:textId="54A4D98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seed predators mediate shifts in selection on flowering 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942B11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 xml:space="preserve">-Benavides et al., 2011) and by species interactions (Elzinga et al., 2007, Sletvold et al., 2015). Mutualistic pollinators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Chapurlat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Parachnowitsch &amp; Caruso, 2008, König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03918E85"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Spatial variation in selection mediated by species interactions has been documented in many systems (Thompson 2005, Siepielski et al. 2013), and may result in local adaptation and adaptive population divergence. Variation in selection strength may potentially be driven by differences in interaction intensities or trait preferences of the interactors among populations. For plant-animal interactions, such as pre-dispersal seed predation, studies have demonstrated that differences in selection on plant traits among populations or years can 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w:t>
      </w:r>
      <w:r>
        <w:rPr>
          <w:rFonts w:ascii="Times New Roman" w:hAnsi="Times New Roman" w:cs="Times New Roman"/>
          <w:sz w:val="24"/>
          <w:szCs w:val="24"/>
          <w:lang w:val="en-US"/>
        </w:rPr>
        <w:lastRenderedPageBreak/>
        <w:t>and animal preferences for plant traits might, in turn, depend on the environmental context in terms of the abiotic conditions (e.g. light availability, Arvanitis et al., 2007; Kolb &amp; Ehrlén,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 The community context, in terms of natural enemies, competitors or alternative hosts, has also been shown to influence the outcome of plant-animal interactions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14:paraId="139305F4" w14:textId="11D79D0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Large Blue butterflies of the genus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Doherty, 1891 (the senior synonym of </w:t>
      </w:r>
      <w:proofErr w:type="spellStart"/>
      <w:r>
        <w:rPr>
          <w:rFonts w:ascii="Times New Roman" w:hAnsi="Times New Roman" w:cs="Times New Roman"/>
          <w:i/>
          <w:iCs/>
          <w:sz w:val="24"/>
          <w:szCs w:val="24"/>
          <w:lang w:val="en-US"/>
        </w:rPr>
        <w:t>Maculinea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van </w:t>
      </w:r>
      <w:proofErr w:type="spellStart"/>
      <w:r>
        <w:rPr>
          <w:rFonts w:ascii="Times New Roman" w:hAnsi="Times New Roman" w:cs="Times New Roman"/>
          <w:sz w:val="24"/>
          <w:szCs w:val="24"/>
          <w:lang w:val="en-US"/>
        </w:rPr>
        <w:t>Eecke</w:t>
      </w:r>
      <w:proofErr w:type="spellEnd"/>
      <w:r>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xml:space="preserve">, 2001;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spp.) during later instars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examined if among-population variation in phenotypic selection on flowering phenology in the perennial herb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Pr>
          <w:rFonts w:ascii="Times New Roman" w:hAnsi="Times New Roman" w:cs="Times New Roman"/>
          <w:sz w:val="24"/>
          <w:szCs w:val="24"/>
          <w:lang w:val="en-US"/>
        </w:rPr>
        <w:t xml:space="preserve">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As developmental stages preferred for oviposition in early-flowering plants usually </w:t>
      </w:r>
      <w:r>
        <w:rPr>
          <w:rFonts w:ascii="Times New Roman" w:hAnsi="Times New Roman" w:cs="Times New Roman"/>
          <w:sz w:val="24"/>
          <w:szCs w:val="24"/>
          <w:lang w:val="en-US"/>
        </w:rPr>
        <w:lastRenderedPageBreak/>
        <w:t xml:space="preserve">coincide with the oviposition period of the butterfly (A. Valdés and J. Ehrlén,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0498802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5A6AEEBC" w:rsidR="00056815" w:rsidRDefault="00D43E10" w:rsidP="00D46D38">
      <w:pPr>
        <w:spacing w:line="480" w:lineRule="auto"/>
        <w:ind w:firstLine="708"/>
        <w:rPr>
          <w:ins w:id="2" w:author="Alicia" w:date="2016-05-11T13:30:00Z"/>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commentRangeStart w:id="3"/>
      <w:commentRangeStart w:id="4"/>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ins w:id="5" w:author="Alicia" w:date="2016-06-01T13:59:00Z">
        <w:r w:rsidR="003F2477">
          <w:rPr>
            <w:rFonts w:ascii="Times New Roman" w:hAnsi="Times New Roman" w:cs="Times New Roman"/>
            <w:sz w:val="24"/>
            <w:szCs w:val="24"/>
            <w:lang w:val="en-US"/>
          </w:rPr>
          <w:t>s</w:t>
        </w:r>
      </w:ins>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 a pre-defined stage of development, e.g. the opening of the first flower</w:t>
      </w:r>
      <w:del w:id="6" w:author="Alicia" w:date="2016-06-01T13:59:00Z">
        <w:r w:rsidR="00D46D38" w:rsidRPr="00D46D38" w:rsidDel="003F2477">
          <w:rPr>
            <w:rFonts w:ascii="Times New Roman" w:hAnsi="Times New Roman" w:cs="Times New Roman"/>
            <w:sz w:val="24"/>
            <w:szCs w:val="24"/>
            <w:lang w:val="en-US"/>
          </w:rPr>
          <w:delText xml:space="preserve"> open</w:delText>
        </w:r>
      </w:del>
      <w:r w:rsidR="00D46D38" w:rsidRPr="00D46D38">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iven that recordings are carried synchronously and at a relevant stage, this second option has two main advantages</w:t>
      </w:r>
      <w:r w:rsidR="00D46D38">
        <w:rPr>
          <w:rFonts w:ascii="Times New Roman" w:hAnsi="Times New Roman" w:cs="Times New Roman"/>
          <w:sz w:val="24"/>
          <w:szCs w:val="24"/>
          <w:lang w:val="en-US"/>
        </w:rPr>
        <w:t>,</w:t>
      </w:r>
      <w:r w:rsidR="00D46D38" w:rsidRPr="00D46D38">
        <w:rPr>
          <w:rFonts w:ascii="Times New Roman" w:hAnsi="Times New Roman" w:cs="Times New Roman"/>
          <w:sz w:val="24"/>
          <w:szCs w:val="24"/>
          <w:lang w:val="en-US"/>
        </w:rPr>
        <w:t xml:space="preserve"> it allows assessment of differences in development among </w:t>
      </w:r>
      <w:ins w:id="7" w:author="Alicia" w:date="2016-06-01T14:00:00Z">
        <w:r w:rsidR="003F2477">
          <w:rPr>
            <w:rFonts w:ascii="Times New Roman" w:hAnsi="Times New Roman" w:cs="Times New Roman"/>
            <w:sz w:val="24"/>
            <w:szCs w:val="24"/>
            <w:lang w:val="en-US"/>
          </w:rPr>
          <w:t xml:space="preserve">a </w:t>
        </w:r>
      </w:ins>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rate of development that is much less dependent on seasonal variation in temperature</w:t>
      </w:r>
      <w:r w:rsidR="00D46D38">
        <w:rPr>
          <w:rFonts w:ascii="Times New Roman" w:hAnsi="Times New Roman" w:cs="Times New Roman"/>
          <w:sz w:val="24"/>
          <w:szCs w:val="24"/>
          <w:lang w:val="en-US"/>
        </w:rPr>
        <w:t xml:space="preserve"> and thus more adequate for assessments of selection</w:t>
      </w:r>
      <w:r w:rsidR="00D46D38" w:rsidRPr="00D46D38">
        <w:rPr>
          <w:rFonts w:ascii="Times New Roman" w:hAnsi="Times New Roman" w:cs="Times New Roman"/>
          <w:sz w:val="24"/>
          <w:szCs w:val="24"/>
          <w:lang w:val="en-US"/>
        </w:rPr>
        <w:t xml:space="preserve">. At the same time, it is clear that one possible disadvantage of measuring 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w:t>
      </w:r>
      <w:del w:id="8" w:author="Alicia" w:date="2016-06-01T14:07:00Z">
        <w:r w:rsidR="00D46D38" w:rsidRPr="00D46D38" w:rsidDel="00021DFC">
          <w:rPr>
            <w:rFonts w:ascii="Times New Roman" w:hAnsi="Times New Roman" w:cs="Times New Roman"/>
            <w:sz w:val="24"/>
            <w:szCs w:val="24"/>
            <w:lang w:val="en-US"/>
          </w:rPr>
          <w:delText>cor</w:delText>
        </w:r>
      </w:del>
      <w:r w:rsidR="00D46D38" w:rsidRPr="00D46D38">
        <w:rPr>
          <w:rFonts w:ascii="Times New Roman" w:hAnsi="Times New Roman" w:cs="Times New Roman"/>
          <w:sz w:val="24"/>
          <w:szCs w:val="24"/>
          <w:lang w:val="en-US"/>
        </w:rPr>
        <w:t xml:space="preserve">related </w:t>
      </w:r>
      <w:del w:id="9" w:author="Alicia" w:date="2016-06-01T14:07:00Z">
        <w:r w:rsidR="00D46D38" w:rsidRPr="00D46D38" w:rsidDel="00021DFC">
          <w:rPr>
            <w:rFonts w:ascii="Times New Roman" w:hAnsi="Times New Roman" w:cs="Times New Roman"/>
            <w:sz w:val="24"/>
            <w:szCs w:val="24"/>
            <w:lang w:val="en-US"/>
          </w:rPr>
          <w:delText xml:space="preserve">with </w:delText>
        </w:r>
      </w:del>
      <w:ins w:id="10" w:author="Alicia" w:date="2016-06-01T14:07:00Z">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ins>
      <w:r w:rsidR="00D46D38" w:rsidRPr="00D46D38">
        <w:rPr>
          <w:rFonts w:ascii="Times New Roman" w:hAnsi="Times New Roman" w:cs="Times New Roman"/>
          <w:sz w:val="24"/>
          <w:szCs w:val="24"/>
          <w:lang w:val="en-US"/>
        </w:rPr>
        <w:t xml:space="preserve">the date of </w:t>
      </w:r>
      <w:r w:rsidR="00D46D38" w:rsidRPr="00D46D38">
        <w:rPr>
          <w:rFonts w:ascii="Times New Roman" w:hAnsi="Times New Roman" w:cs="Times New Roman"/>
          <w:sz w:val="24"/>
          <w:szCs w:val="24"/>
          <w:lang w:val="en-US"/>
        </w:rPr>
        <w:lastRenderedPageBreak/>
        <w:t xml:space="preserve">recording in any of the two years </w:t>
      </w:r>
      <w:r w:rsidR="00056815">
        <w:rPr>
          <w:rFonts w:ascii="Times New Roman" w:hAnsi="Times New Roman" w:cs="Times New Roman"/>
          <w:sz w:val="24"/>
          <w:szCs w:val="24"/>
          <w:lang w:val="en-US"/>
        </w:rPr>
        <w:t>(</w:t>
      </w:r>
      <w:ins w:id="11" w:author="Alicia" w:date="2016-06-01T14:01:00Z">
        <w:r w:rsidR="00745DF0" w:rsidRPr="00745DF0">
          <w:rPr>
            <w:rFonts w:ascii="Times New Roman" w:hAnsi="Times New Roman" w:cs="Times New Roman"/>
            <w:sz w:val="24"/>
            <w:szCs w:val="24"/>
            <w:lang w:val="en-US"/>
          </w:rPr>
          <w:t xml:space="preserve">linear regressions of population mean phenology vs. recording date, </w:t>
        </w:r>
      </w:ins>
      <w:commentRangeStart w:id="12"/>
      <w:ins w:id="13" w:author="Alicia" w:date="2016-06-01T14:06:00Z">
        <w:r w:rsidR="00021DFC">
          <w:rPr>
            <w:rFonts w:ascii="Times New Roman" w:hAnsi="Times New Roman" w:cs="Times New Roman"/>
            <w:sz w:val="24"/>
            <w:szCs w:val="24"/>
            <w:lang w:val="en-US"/>
          </w:rPr>
          <w:t xml:space="preserve">t </w:t>
        </w:r>
      </w:ins>
      <w:commentRangeEnd w:id="12"/>
      <w:ins w:id="14" w:author="Alicia" w:date="2016-06-01T14:08:00Z">
        <w:r w:rsidR="00021DFC">
          <w:rPr>
            <w:rStyle w:val="Refdecomentario"/>
          </w:rPr>
          <w:commentReference w:id="12"/>
        </w:r>
      </w:ins>
      <w:ins w:id="15" w:author="Alicia" w:date="2016-06-01T14:06:00Z">
        <w:r w:rsidR="00021DFC">
          <w:rPr>
            <w:rFonts w:ascii="Times New Roman" w:hAnsi="Times New Roman" w:cs="Times New Roman"/>
            <w:sz w:val="24"/>
            <w:szCs w:val="24"/>
            <w:lang w:val="en-US"/>
          </w:rPr>
          <w:t xml:space="preserve">= -1.01, </w:t>
        </w:r>
      </w:ins>
      <w:ins w:id="16" w:author="Alicia" w:date="2016-06-01T14:01:00Z">
        <w:r w:rsidR="00745DF0" w:rsidRPr="00745DF0">
          <w:rPr>
            <w:rFonts w:ascii="Times New Roman" w:hAnsi="Times New Roman" w:cs="Times New Roman"/>
            <w:sz w:val="24"/>
            <w:szCs w:val="24"/>
            <w:lang w:val="en-US"/>
          </w:rPr>
          <w:t xml:space="preserve">p = 0.326 for 2010 and </w:t>
        </w:r>
      </w:ins>
      <w:ins w:id="17" w:author="Alicia" w:date="2016-06-01T14:06:00Z">
        <w:r w:rsidR="00021DFC">
          <w:rPr>
            <w:rFonts w:ascii="Times New Roman" w:hAnsi="Times New Roman" w:cs="Times New Roman"/>
            <w:sz w:val="24"/>
            <w:szCs w:val="24"/>
            <w:lang w:val="en-US"/>
          </w:rPr>
          <w:t xml:space="preserve">t =  </w:t>
        </w:r>
      </w:ins>
      <w:ins w:id="18" w:author="Alicia" w:date="2016-06-01T14:07:00Z">
        <w:r w:rsidR="00021DFC">
          <w:rPr>
            <w:rFonts w:ascii="Times New Roman" w:hAnsi="Times New Roman" w:cs="Times New Roman"/>
            <w:sz w:val="24"/>
            <w:szCs w:val="24"/>
            <w:lang w:val="en-US"/>
          </w:rPr>
          <w:t xml:space="preserve">0.89, </w:t>
        </w:r>
      </w:ins>
      <w:ins w:id="19" w:author="Alicia" w:date="2016-06-01T14:01:00Z">
        <w:r w:rsidR="00745DF0" w:rsidRPr="00745DF0">
          <w:rPr>
            <w:rFonts w:ascii="Times New Roman" w:hAnsi="Times New Roman" w:cs="Times New Roman"/>
            <w:sz w:val="24"/>
            <w:szCs w:val="24"/>
            <w:lang w:val="en-US"/>
          </w:rPr>
          <w:t>p = 0.388 for 2011</w:t>
        </w:r>
      </w:ins>
      <w:commentRangeStart w:id="20"/>
      <w:del w:id="21" w:author="Alicia" w:date="2016-06-01T14:01:00Z">
        <w:r w:rsidR="00056815" w:rsidDel="00745DF0">
          <w:rPr>
            <w:rFonts w:ascii="Times New Roman" w:hAnsi="Times New Roman" w:cs="Times New Roman"/>
            <w:sz w:val="24"/>
            <w:szCs w:val="24"/>
            <w:lang w:val="en-US"/>
          </w:rPr>
          <w:delText xml:space="preserve">p &gt; </w:delText>
        </w:r>
        <w:r w:rsidR="00681ECC" w:rsidDel="00745DF0">
          <w:rPr>
            <w:rFonts w:ascii="Times New Roman" w:hAnsi="Times New Roman" w:cs="Times New Roman"/>
            <w:sz w:val="24"/>
            <w:szCs w:val="24"/>
            <w:lang w:val="en-US"/>
          </w:rPr>
          <w:delText>0.05</w:delText>
        </w:r>
        <w:commentRangeEnd w:id="20"/>
        <w:r w:rsidR="00DF3CC9" w:rsidDel="00745DF0">
          <w:rPr>
            <w:rStyle w:val="Refdecomentario"/>
          </w:rPr>
          <w:commentReference w:id="20"/>
        </w:r>
      </w:del>
      <w:r w:rsidR="00681ECC">
        <w:rPr>
          <w:rFonts w:ascii="Times New Roman" w:hAnsi="Times New Roman" w:cs="Times New Roman"/>
          <w:sz w:val="24"/>
          <w:szCs w:val="24"/>
          <w:lang w:val="en-US"/>
        </w:rPr>
        <w:t>).</w:t>
      </w:r>
      <w:commentRangeEnd w:id="3"/>
      <w:r w:rsidR="00D46D38">
        <w:rPr>
          <w:rStyle w:val="Refdecomentario"/>
        </w:rPr>
        <w:commentReference w:id="3"/>
      </w:r>
      <w:commentRangeEnd w:id="4"/>
      <w:r w:rsidR="00745DF0">
        <w:rPr>
          <w:rStyle w:val="Refdecomentario"/>
        </w:rPr>
        <w:commentReference w:id="4"/>
      </w:r>
    </w:p>
    <w:p w14:paraId="39139C01" w14:textId="1A800D49"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commentRangeStart w:id="22"/>
      <w:ins w:id="23" w:author="Alicia" w:date="2016-06-02T17:37:00Z">
        <w:r w:rsidR="000955DB">
          <w:rPr>
            <w:rFonts w:ascii="Times New Roman" w:hAnsi="Times New Roman" w:cs="Times New Roman"/>
            <w:sz w:val="24"/>
            <w:szCs w:val="24"/>
            <w:lang w:val="en-US"/>
          </w:rPr>
          <w:t>During these visits, w</w:t>
        </w:r>
      </w:ins>
      <w:ins w:id="24" w:author="Alicia" w:date="2016-06-02T17:36:00Z">
        <w:r w:rsidR="000955DB">
          <w:rPr>
            <w:rFonts w:ascii="Times New Roman" w:hAnsi="Times New Roman" w:cs="Times New Roman"/>
            <w:sz w:val="24"/>
            <w:szCs w:val="24"/>
            <w:lang w:val="en-US"/>
          </w:rPr>
          <w:t>e also assessed the number of fruits, flowers and buds</w:t>
        </w:r>
      </w:ins>
      <w:ins w:id="25" w:author="Alicia" w:date="2016-06-02T17:37:00Z">
        <w:r w:rsidR="000955DB">
          <w:rPr>
            <w:rFonts w:ascii="Times New Roman" w:hAnsi="Times New Roman" w:cs="Times New Roman"/>
            <w:sz w:val="24"/>
            <w:szCs w:val="24"/>
            <w:lang w:val="en-US"/>
          </w:rPr>
          <w:t xml:space="preserve"> damaged by the caterpillar</w:t>
        </w:r>
      </w:ins>
      <w:ins w:id="26" w:author="Alicia" w:date="2016-06-02T17:38:00Z">
        <w:r w:rsidR="000955DB">
          <w:rPr>
            <w:rFonts w:ascii="Times New Roman" w:hAnsi="Times New Roman" w:cs="Times New Roman"/>
            <w:sz w:val="24"/>
            <w:szCs w:val="24"/>
            <w:lang w:val="en-US"/>
          </w:rPr>
          <w:t xml:space="preserve"> (i.e. showing exit holes made by the larvae)</w:t>
        </w:r>
      </w:ins>
      <w:ins w:id="27" w:author="Alicia" w:date="2016-06-02T17:37:00Z">
        <w:r w:rsidR="000955DB">
          <w:rPr>
            <w:rFonts w:ascii="Times New Roman" w:hAnsi="Times New Roman" w:cs="Times New Roman"/>
            <w:sz w:val="24"/>
            <w:szCs w:val="24"/>
            <w:lang w:val="en-US"/>
          </w:rPr>
          <w:t xml:space="preserve">. </w:t>
        </w:r>
      </w:ins>
      <w:commentRangeEnd w:id="22"/>
      <w:ins w:id="28" w:author="Alicia" w:date="2016-06-02T17:38:00Z">
        <w:r w:rsidR="000955DB">
          <w:rPr>
            <w:rStyle w:val="Refdecomentario"/>
          </w:rPr>
          <w:commentReference w:id="22"/>
        </w:r>
      </w:ins>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w:t>
      </w:r>
      <w:r>
        <w:rPr>
          <w:rFonts w:ascii="Times New Roman" w:hAnsi="Times New Roman" w:cs="Times New Roman"/>
          <w:sz w:val="24"/>
          <w:szCs w:val="24"/>
          <w:lang w:val="en-US"/>
        </w:rPr>
        <w:lastRenderedPageBreak/>
        <w:t xml:space="preserve">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044B7E0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test if linear selection on reproductive traits differed among populations with vs.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and constructed a linear hierarchical mixed model (Type II sums of squares) for each year. Predictors included standardized reproductive traits and their interactions with population as random effects, and predation as a fixed effect. Effects of trait × population 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014685E9"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butterfly 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3F17B0BF"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predator</w:t>
      </w:r>
      <w:r w:rsidR="005A4AF9">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probability 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w:t>
      </w:r>
      <w:r w:rsidR="00591453">
        <w:rPr>
          <w:rFonts w:ascii="Times New Roman" w:hAnsi="Times New Roman" w:cs="Times New Roman"/>
          <w:sz w:val="24"/>
          <w:szCs w:val="24"/>
          <w:lang w:val="en-US"/>
        </w:rPr>
        <w:lastRenderedPageBreak/>
        <w:t xml:space="preserve">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ins w:id="29" w:author="Alicia" w:date="2016-06-01T14:23:00Z">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ins>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del w:id="30" w:author="Alicia" w:date="2016-06-01T14:12:00Z">
        <w:r w:rsidR="003238BC" w:rsidRPr="006E5FF5" w:rsidDel="00021DFC">
          <w:rPr>
            <w:rFonts w:ascii="Times New Roman" w:hAnsi="Times New Roman" w:cs="Times New Roman"/>
            <w:sz w:val="24"/>
            <w:szCs w:val="24"/>
            <w:lang w:val="en-US"/>
          </w:rPr>
          <w:delText>selection on flowering phenology</w:delText>
        </w:r>
      </w:del>
      <w:ins w:id="31" w:author="Alicia" w:date="2016-06-01T14:12:00Z">
        <w:r w:rsidR="00021DFC">
          <w:rPr>
            <w:rFonts w:ascii="Times New Roman" w:hAnsi="Times New Roman" w:cs="Times New Roman"/>
            <w:sz w:val="24"/>
            <w:szCs w:val="24"/>
            <w:lang w:val="en-US"/>
          </w:rPr>
          <w:t>path coefficients</w:t>
        </w:r>
      </w:ins>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ins w:id="32" w:author="Alicia" w:date="2016-06-01T14:12:00Z">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ins>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butterfly presence on log-transformed ant abundance, using the 20 study populations. Second, we regressed the mean number of eggs per plant and the </w:t>
      </w:r>
      <w:r>
        <w:rPr>
          <w:rFonts w:ascii="Times New Roman" w:hAnsi="Times New Roman" w:cs="Times New Roman"/>
          <w:sz w:val="24"/>
          <w:szCs w:val="24"/>
          <w:lang w:val="en-US"/>
        </w:rPr>
        <w:lastRenderedPageBreak/>
        <w:t xml:space="preserve">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butterfly 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3EF8850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Among-population variation in selection on flowering phenology was strongly associated with the incidence of the predator 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predator was absent, there was selection for earlier flowering (mean ± 95% CI of selection gradients, 2010: 0.22 ± 0.15, 2011: 0.30 ± 0.17), while in populations where the predator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Differences in selection gradients for phenology among populations with the seed predator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468EDA6C"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 in both study years, and again selection varied among populations (except for selection on shoot height in 2010, Table 1A). We found evidence of non-linear selection, in terms of quadratic effects of flower number and correlational effects of flower number × phenology, and these effects varied among populations (Table 1B).</w:t>
      </w:r>
    </w:p>
    <w:p w14:paraId="12768E29" w14:textId="145D29B5"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both study years, early development of floral structures increased the probability of being attacked by the predator within all populations where the predator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Also the number of eggs per plant was correlated with phenology and flower number within populations, but relationships varied among populations in both study years (Table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70154EED" w:rsidR="001742F2" w:rsidRDefault="001913F2" w:rsidP="000955DB">
      <w:pPr>
        <w:spacing w:line="480" w:lineRule="auto"/>
        <w:ind w:firstLine="708"/>
        <w:rPr>
          <w:ins w:id="33" w:author="Alicia" w:date="2016-06-02T17:29:00Z"/>
          <w:rFonts w:ascii="Times New Roman" w:hAnsi="Times New Roman" w:cs="Times New Roman"/>
          <w:sz w:val="24"/>
          <w:szCs w:val="24"/>
          <w:lang w:val="en-US"/>
        </w:rPr>
      </w:pPr>
      <w:r w:rsidRPr="001913F2">
        <w:rPr>
          <w:rFonts w:ascii="Times New Roman" w:hAnsi="Times New Roman" w:cs="Times New Roman"/>
          <w:sz w:val="24"/>
          <w:szCs w:val="24"/>
          <w:lang w:val="en-US"/>
        </w:rPr>
        <w:t>The global path analys</w:t>
      </w:r>
      <w:r>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flowering phenology affected 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 xml:space="preserve">predation by </w:t>
      </w:r>
      <w:r w:rsidR="00C407BE" w:rsidRPr="00C407BE">
        <w:rPr>
          <w:rFonts w:ascii="Times New Roman" w:hAnsi="Times New Roman" w:cs="Times New Roman"/>
          <w:i/>
          <w:sz w:val="24"/>
          <w:szCs w:val="24"/>
          <w:lang w:val="en-US"/>
        </w:rPr>
        <w:t>P. alcon</w:t>
      </w:r>
      <w:r w:rsidR="0076677B">
        <w:rPr>
          <w:rFonts w:ascii="Times New Roman" w:hAnsi="Times New Roman" w:cs="Times New Roman"/>
          <w:i/>
          <w:sz w:val="24"/>
          <w:szCs w:val="24"/>
          <w:lang w:val="en-US"/>
        </w:rPr>
        <w:t xml:space="preserve"> </w:t>
      </w:r>
      <w:r w:rsidR="0076677B">
        <w:rPr>
          <w:rFonts w:ascii="Times New Roman" w:hAnsi="Times New Roman" w:cs="Times New Roman"/>
          <w:sz w:val="24"/>
          <w:szCs w:val="24"/>
          <w:lang w:val="en-US"/>
        </w:rPr>
        <w:t>in both years (Fig. 2)</w:t>
      </w:r>
      <w:r w:rsidR="00C407BE">
        <w:rPr>
          <w:rFonts w:ascii="Times New Roman" w:hAnsi="Times New Roman" w:cs="Times New Roman"/>
          <w:sz w:val="24"/>
          <w:szCs w:val="24"/>
          <w:lang w:val="en-US"/>
        </w:rPr>
        <w:t xml:space="preserve">. Early development of floral structures </w:t>
      </w:r>
      <w:r w:rsidR="0076677B">
        <w:rPr>
          <w:rFonts w:ascii="Times New Roman" w:hAnsi="Times New Roman" w:cs="Times New Roman"/>
          <w:sz w:val="24"/>
          <w:szCs w:val="24"/>
          <w:lang w:val="en-US"/>
        </w:rPr>
        <w:t xml:space="preserve">had a direct negative effect on </w:t>
      </w:r>
      <w:r w:rsidR="00C407BE">
        <w:rPr>
          <w:rFonts w:ascii="Times New Roman" w:hAnsi="Times New Roman" w:cs="Times New Roman"/>
          <w:sz w:val="24"/>
          <w:szCs w:val="24"/>
          <w:lang w:val="en-US"/>
        </w:rPr>
        <w:t>the number of intact fruits in 2010</w:t>
      </w:r>
      <w:r w:rsidR="0076677B">
        <w:rPr>
          <w:rFonts w:ascii="Times New Roman" w:hAnsi="Times New Roman" w:cs="Times New Roman"/>
          <w:sz w:val="24"/>
          <w:szCs w:val="24"/>
          <w:lang w:val="en-US"/>
        </w:rPr>
        <w:t xml:space="preserve"> but not i</w:t>
      </w:r>
      <w:r w:rsidR="00C407BE">
        <w:rPr>
          <w:rFonts w:ascii="Times New Roman" w:hAnsi="Times New Roman" w:cs="Times New Roman"/>
          <w:sz w:val="24"/>
          <w:szCs w:val="24"/>
          <w:lang w:val="en-US"/>
        </w:rPr>
        <w:t xml:space="preserve">n 2011.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directly increased the number of intact fruits, but also increased predation, which lead to a decrease in fitness.</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The results were similar for the model where indirect effects were mediated by the probability of predator attack (Appendix S3).</w:t>
      </w:r>
      <w:r w:rsidR="00906BF6">
        <w:rPr>
          <w:rFonts w:ascii="Times New Roman" w:hAnsi="Times New Roman" w:cs="Times New Roman"/>
          <w:sz w:val="24"/>
          <w:szCs w:val="24"/>
          <w:lang w:val="en-US"/>
        </w:rPr>
        <w:t xml:space="preserve">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 xml:space="preserve">odels fitted for each population and year </w:t>
      </w:r>
      <w:r w:rsidR="00B53242">
        <w:rPr>
          <w:rFonts w:ascii="Times New Roman" w:hAnsi="Times New Roman" w:cs="Times New Roman"/>
          <w:sz w:val="24"/>
          <w:szCs w:val="24"/>
          <w:lang w:val="en-US"/>
        </w:rPr>
        <w:t xml:space="preserve">(Table 4, Appendices S4-5) </w:t>
      </w:r>
      <w:r w:rsidR="00D43E10" w:rsidRPr="001913F2">
        <w:rPr>
          <w:rFonts w:ascii="Times New Roman" w:hAnsi="Times New Roman" w:cs="Times New Roman"/>
          <w:sz w:val="24"/>
          <w:szCs w:val="24"/>
          <w:lang w:val="en-US"/>
        </w:rPr>
        <w:t xml:space="preserve">identified </w:t>
      </w:r>
      <w:r w:rsidR="00B25594">
        <w:rPr>
          <w:rFonts w:ascii="Times New Roman" w:hAnsi="Times New Roman" w:cs="Times New Roman"/>
          <w:sz w:val="24"/>
          <w:szCs w:val="24"/>
          <w:lang w:val="en-US"/>
        </w:rPr>
        <w:t xml:space="preserve">both 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B53242">
        <w:rPr>
          <w:rFonts w:ascii="Times New Roman" w:hAnsi="Times New Roman" w:cs="Times New Roman"/>
          <w:sz w:val="24"/>
          <w:szCs w:val="24"/>
          <w:lang w:val="en-US"/>
        </w:rPr>
        <w:t xml:space="preserve">, </w:t>
      </w:r>
      <w:r w:rsidR="00892326">
        <w:rPr>
          <w:rFonts w:ascii="Times New Roman" w:hAnsi="Times New Roman" w:cs="Times New Roman"/>
          <w:sz w:val="24"/>
          <w:szCs w:val="24"/>
          <w:lang w:val="en-US"/>
        </w:rPr>
        <w:t xml:space="preserve">while </w:t>
      </w:r>
      <w:r w:rsidR="00B53242">
        <w:rPr>
          <w:rFonts w:ascii="Times New Roman" w:hAnsi="Times New Roman" w:cs="Times New Roman"/>
          <w:sz w:val="24"/>
          <w:szCs w:val="24"/>
          <w:lang w:val="en-US"/>
        </w:rPr>
        <w:t xml:space="preserve">effects of shoot height </w:t>
      </w:r>
      <w:r w:rsidR="00892326">
        <w:rPr>
          <w:rFonts w:ascii="Times New Roman" w:hAnsi="Times New Roman" w:cs="Times New Roman"/>
          <w:sz w:val="24"/>
          <w:szCs w:val="24"/>
          <w:lang w:val="en-US"/>
        </w:rPr>
        <w:t>were</w:t>
      </w:r>
      <w:r w:rsidR="00B53242">
        <w:rPr>
          <w:rFonts w:ascii="Times New Roman" w:hAnsi="Times New Roman" w:cs="Times New Roman"/>
          <w:sz w:val="24"/>
          <w:szCs w:val="24"/>
          <w:lang w:val="en-US"/>
        </w:rPr>
        <w:t xml:space="preserve"> not significant in most of the cases. </w:t>
      </w:r>
      <w:r w:rsidR="0076677B">
        <w:rPr>
          <w:rFonts w:ascii="Times New Roman" w:hAnsi="Times New Roman" w:cs="Times New Roman"/>
          <w:sz w:val="24"/>
          <w:szCs w:val="24"/>
          <w:lang w:val="en-US"/>
        </w:rPr>
        <w:t>The size</w:t>
      </w:r>
      <w:r w:rsidR="00B53242">
        <w:rPr>
          <w:rFonts w:ascii="Times New Roman" w:hAnsi="Times New Roman" w:cs="Times New Roman"/>
          <w:sz w:val="24"/>
          <w:szCs w:val="24"/>
          <w:lang w:val="en-US"/>
        </w:rPr>
        <w:t xml:space="preserve"> of effects varied among populations and years</w:t>
      </w:r>
      <w:r w:rsidR="00136EFC">
        <w:rPr>
          <w:rFonts w:ascii="Times New Roman" w:hAnsi="Times New Roman" w:cs="Times New Roman"/>
          <w:sz w:val="24"/>
          <w:szCs w:val="24"/>
          <w:lang w:val="en-US"/>
        </w:rPr>
        <w:t xml:space="preserve">, as </w:t>
      </w:r>
      <w:r w:rsidR="0076677B">
        <w:rPr>
          <w:rFonts w:ascii="Times New Roman" w:hAnsi="Times New Roman" w:cs="Times New Roman"/>
          <w:sz w:val="24"/>
          <w:szCs w:val="24"/>
          <w:lang w:val="en-US"/>
        </w:rPr>
        <w:t>eviden</w:t>
      </w:r>
      <w:del w:id="34" w:author="Alicia" w:date="2016-06-01T16:42:00Z">
        <w:r w:rsidR="0076677B" w:rsidDel="00AA1AD4">
          <w:rPr>
            <w:rFonts w:ascii="Times New Roman" w:hAnsi="Times New Roman" w:cs="Times New Roman"/>
            <w:sz w:val="24"/>
            <w:szCs w:val="24"/>
            <w:lang w:val="en-US"/>
          </w:rPr>
          <w:delText>t</w:delText>
        </w:r>
      </w:del>
      <w:proofErr w:type="gramStart"/>
      <w:ins w:id="35" w:author="Alicia" w:date="2016-06-01T16:42:00Z">
        <w:r w:rsidR="00AA1AD4">
          <w:rPr>
            <w:rFonts w:ascii="Times New Roman" w:hAnsi="Times New Roman" w:cs="Times New Roman"/>
            <w:sz w:val="24"/>
            <w:szCs w:val="24"/>
            <w:lang w:val="en-US"/>
          </w:rPr>
          <w:t>ced</w:t>
        </w:r>
      </w:ins>
      <w:proofErr w:type="gramEnd"/>
      <w:r w:rsidR="0076677B">
        <w:rPr>
          <w:rFonts w:ascii="Times New Roman" w:hAnsi="Times New Roman" w:cs="Times New Roman"/>
          <w:sz w:val="24"/>
          <w:szCs w:val="24"/>
          <w:lang w:val="en-US"/>
        </w:rPr>
        <w:t xml:space="preserve"> from</w:t>
      </w:r>
      <w:r w:rsidR="00892326">
        <w:rPr>
          <w:rFonts w:ascii="Times New Roman" w:hAnsi="Times New Roman" w:cs="Times New Roman"/>
          <w:sz w:val="24"/>
          <w:szCs w:val="24"/>
          <w:lang w:val="en-US"/>
        </w:rPr>
        <w:t xml:space="preserve"> the</w:t>
      </w:r>
      <w:r w:rsidR="00136EFC">
        <w:rPr>
          <w:rFonts w:ascii="Times New Roman" w:hAnsi="Times New Roman" w:cs="Times New Roman"/>
          <w:sz w:val="24"/>
          <w:szCs w:val="24"/>
          <w:lang w:val="en-US"/>
        </w:rPr>
        <w:t xml:space="preserve"> unstandardized coefficients</w:t>
      </w:r>
      <w:r w:rsidR="00892326">
        <w:rPr>
          <w:rFonts w:ascii="Times New Roman" w:hAnsi="Times New Roman" w:cs="Times New Roman"/>
          <w:sz w:val="24"/>
          <w:szCs w:val="24"/>
          <w:lang w:val="en-US"/>
        </w:rPr>
        <w:t xml:space="preserve"> (Appendix S9)</w:t>
      </w:r>
      <w:r w:rsidR="00136EFC">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increase</w:t>
      </w:r>
      <w:r w:rsidR="00DF0233">
        <w:rPr>
          <w:rFonts w:ascii="Times New Roman" w:hAnsi="Times New Roman" w:cs="Times New Roman"/>
          <w:sz w:val="24"/>
          <w:szCs w:val="24"/>
          <w:lang w:val="en-US"/>
        </w:rPr>
        <w:t>d</w:t>
      </w:r>
      <w:r w:rsidR="002123D7">
        <w:rPr>
          <w:rFonts w:ascii="Times New Roman" w:hAnsi="Times New Roman" w:cs="Times New Roman"/>
          <w:sz w:val="24"/>
          <w:szCs w:val="24"/>
          <w:lang w:val="en-US"/>
        </w:rPr>
        <w:t xml:space="preserve"> the probability of being attacked by the predator by 9% (Appendix S5) and lead to an additional 0.87 eggs laid per plant (Appendix S9). Each additional egg laid on a plant, in turn, reduced the number of intact fruits by 0.08 on average (Appendix S9). Multiplying these effects gives an estimated </w:t>
      </w:r>
      <w:r w:rsidR="002123D7">
        <w:rPr>
          <w:rFonts w:ascii="Times New Roman" w:hAnsi="Times New Roman" w:cs="Times New Roman"/>
          <w:sz w:val="24"/>
          <w:szCs w:val="24"/>
          <w:lang w:val="en-US"/>
        </w:rPr>
        <w:lastRenderedPageBreak/>
        <w:t xml:space="preserve">mean butterfly-mediated reduction in fitness of a one-stage advancement in phenology of 0.05 intact fruits, approximately </w:t>
      </w:r>
      <w:commentRangeStart w:id="36"/>
      <w:r w:rsidR="002123D7">
        <w:rPr>
          <w:rFonts w:ascii="Times New Roman" w:hAnsi="Times New Roman" w:cs="Times New Roman"/>
          <w:sz w:val="24"/>
          <w:szCs w:val="24"/>
          <w:lang w:val="en-US"/>
        </w:rPr>
        <w:t xml:space="preserve">corresponding to </w:t>
      </w:r>
      <w:commentRangeStart w:id="37"/>
      <w:r w:rsidR="002123D7">
        <w:rPr>
          <w:rFonts w:ascii="Times New Roman" w:hAnsi="Times New Roman" w:cs="Times New Roman"/>
          <w:sz w:val="24"/>
          <w:szCs w:val="24"/>
          <w:lang w:val="en-US"/>
        </w:rPr>
        <w:t>25 seeds</w:t>
      </w:r>
      <w:commentRangeEnd w:id="36"/>
      <w:r w:rsidR="002123D7">
        <w:rPr>
          <w:rStyle w:val="Refdecomentario"/>
        </w:rPr>
        <w:commentReference w:id="36"/>
      </w:r>
      <w:ins w:id="38" w:author="Alicia" w:date="2016-06-01T16:49:00Z">
        <w:r w:rsidR="00944C80">
          <w:rPr>
            <w:rFonts w:ascii="Times New Roman" w:hAnsi="Times New Roman" w:cs="Times New Roman"/>
            <w:sz w:val="24"/>
            <w:szCs w:val="24"/>
            <w:lang w:val="en-US"/>
          </w:rPr>
          <w:t xml:space="preserve"> </w:t>
        </w:r>
      </w:ins>
      <w:commentRangeEnd w:id="37"/>
      <w:ins w:id="39" w:author="Alicia" w:date="2016-06-01T16:54:00Z">
        <w:r w:rsidR="00944C80">
          <w:rPr>
            <w:rStyle w:val="Refdecomentario"/>
          </w:rPr>
          <w:commentReference w:id="37"/>
        </w:r>
      </w:ins>
      <w:ins w:id="40" w:author="Alicia" w:date="2016-06-01T16:49:00Z">
        <w:r w:rsidR="00944C80">
          <w:rPr>
            <w:rFonts w:ascii="Times New Roman" w:hAnsi="Times New Roman" w:cs="Times New Roman"/>
            <w:sz w:val="24"/>
            <w:szCs w:val="24"/>
            <w:lang w:val="en-US"/>
          </w:rPr>
          <w:t>(consider</w:t>
        </w:r>
      </w:ins>
      <w:ins w:id="41" w:author="Alicia" w:date="2016-06-01T16:56:00Z">
        <w:r w:rsidR="00944C80">
          <w:rPr>
            <w:rFonts w:ascii="Times New Roman" w:hAnsi="Times New Roman" w:cs="Times New Roman"/>
            <w:sz w:val="24"/>
            <w:szCs w:val="24"/>
            <w:lang w:val="en-US"/>
          </w:rPr>
          <w:t>ing</w:t>
        </w:r>
      </w:ins>
      <w:ins w:id="42" w:author="Alicia" w:date="2016-06-01T16:49:00Z">
        <w:r w:rsidR="00944C80">
          <w:rPr>
            <w:rFonts w:ascii="Times New Roman" w:hAnsi="Times New Roman" w:cs="Times New Roman"/>
            <w:sz w:val="24"/>
            <w:szCs w:val="24"/>
            <w:lang w:val="en-US"/>
          </w:rPr>
          <w:t xml:space="preserve"> the mean number of seeds per</w:t>
        </w:r>
      </w:ins>
      <w:ins w:id="43" w:author="Alicia" w:date="2016-06-01T16:50:00Z">
        <w:r w:rsidR="00944C80">
          <w:rPr>
            <w:rFonts w:ascii="Times New Roman" w:hAnsi="Times New Roman" w:cs="Times New Roman"/>
            <w:sz w:val="24"/>
            <w:szCs w:val="24"/>
            <w:lang w:val="en-US"/>
          </w:rPr>
          <w:t xml:space="preserve"> fruit to be 500,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2007</w:t>
        </w:r>
      </w:ins>
      <w:ins w:id="44" w:author="Alicia" w:date="2016-06-01T16:54:00Z">
        <w:r w:rsidR="00944C80">
          <w:rPr>
            <w:rFonts w:ascii="Times New Roman" w:hAnsi="Times New Roman" w:cs="Times New Roman"/>
            <w:sz w:val="24"/>
            <w:szCs w:val="24"/>
            <w:lang w:val="en-US"/>
          </w:rPr>
          <w:t xml:space="preserve">, </w:t>
        </w:r>
        <w:commentRangeStart w:id="45"/>
        <w:r w:rsidR="00944C80">
          <w:rPr>
            <w:rFonts w:ascii="Times New Roman" w:hAnsi="Times New Roman" w:cs="Times New Roman"/>
            <w:sz w:val="24"/>
            <w:szCs w:val="24"/>
            <w:lang w:val="en-US"/>
          </w:rPr>
          <w:t xml:space="preserve">A. Valdés and J. </w:t>
        </w:r>
        <w:proofErr w:type="spellStart"/>
        <w:r w:rsidR="00944C80">
          <w:rPr>
            <w:rFonts w:ascii="Times New Roman" w:hAnsi="Times New Roman" w:cs="Times New Roman"/>
            <w:sz w:val="24"/>
            <w:szCs w:val="24"/>
            <w:lang w:val="en-US"/>
          </w:rPr>
          <w:t>Ehrlén</w:t>
        </w:r>
        <w:proofErr w:type="spellEnd"/>
        <w:r w:rsidR="00944C80">
          <w:rPr>
            <w:rFonts w:ascii="Times New Roman" w:hAnsi="Times New Roman" w:cs="Times New Roman"/>
            <w:sz w:val="24"/>
            <w:szCs w:val="24"/>
            <w:lang w:val="en-US"/>
          </w:rPr>
          <w:t xml:space="preserve">, </w:t>
        </w:r>
        <w:r w:rsidR="00944C80">
          <w:rPr>
            <w:rFonts w:ascii="Times New Roman" w:hAnsi="Times New Roman" w:cs="Times New Roman"/>
            <w:i/>
            <w:iCs/>
            <w:sz w:val="24"/>
            <w:szCs w:val="24"/>
            <w:lang w:val="en-US"/>
          </w:rPr>
          <w:t>pers. obs.</w:t>
        </w:r>
      </w:ins>
      <w:commentRangeEnd w:id="45"/>
      <w:ins w:id="46" w:author="Alicia" w:date="2016-06-01T16:55:00Z">
        <w:r w:rsidR="00944C80">
          <w:rPr>
            <w:rStyle w:val="Refdecomentario"/>
          </w:rPr>
          <w:commentReference w:id="45"/>
        </w:r>
      </w:ins>
      <w:ins w:id="47" w:author="Alicia" w:date="2016-06-01T16:54:00Z">
        <w:r w:rsidR="00944C80">
          <w:rPr>
            <w:rFonts w:ascii="Times New Roman" w:hAnsi="Times New Roman" w:cs="Times New Roman"/>
            <w:sz w:val="24"/>
            <w:szCs w:val="24"/>
            <w:lang w:val="en-US"/>
          </w:rPr>
          <w:t>)</w:t>
        </w:r>
      </w:ins>
      <w:r w:rsidR="002123D7">
        <w:rPr>
          <w:rFonts w:ascii="Times New Roman" w:hAnsi="Times New Roman" w:cs="Times New Roman"/>
          <w:sz w:val="24"/>
          <w:szCs w:val="24"/>
          <w:lang w:val="en-US"/>
        </w:rPr>
        <w:t>.</w:t>
      </w:r>
      <w:ins w:id="48" w:author="Alicia" w:date="2016-06-02T17:24:00Z">
        <w:r w:rsidR="001742F2">
          <w:rPr>
            <w:rFonts w:ascii="Times New Roman" w:hAnsi="Times New Roman" w:cs="Times New Roman"/>
            <w:sz w:val="24"/>
            <w:szCs w:val="24"/>
            <w:lang w:val="en-US"/>
          </w:rPr>
          <w:t xml:space="preserve"> </w:t>
        </w:r>
      </w:ins>
      <w:commentRangeStart w:id="49"/>
      <w:ins w:id="50" w:author="Alicia" w:date="2016-06-02T17:25:00Z">
        <w:r w:rsidR="001742F2" w:rsidRPr="001742F2">
          <w:rPr>
            <w:rFonts w:ascii="Times New Roman" w:hAnsi="Times New Roman" w:cs="Times New Roman"/>
            <w:sz w:val="24"/>
            <w:szCs w:val="24"/>
            <w:lang w:val="en-US"/>
          </w:rPr>
          <w:t xml:space="preserve">The presence of the predator </w:t>
        </w:r>
      </w:ins>
      <w:ins w:id="51" w:author="Alicia" w:date="2016-06-02T17:26:00Z">
        <w:r w:rsidR="001742F2">
          <w:rPr>
            <w:rFonts w:ascii="Times New Roman" w:hAnsi="Times New Roman" w:cs="Times New Roman"/>
            <w:sz w:val="24"/>
            <w:szCs w:val="24"/>
            <w:lang w:val="en-US"/>
          </w:rPr>
          <w:t xml:space="preserve">in the population </w:t>
        </w:r>
      </w:ins>
      <w:ins w:id="52" w:author="Alicia" w:date="2016-06-02T17:25:00Z">
        <w:r w:rsidR="001742F2" w:rsidRPr="001742F2">
          <w:rPr>
            <w:rFonts w:ascii="Times New Roman" w:hAnsi="Times New Roman" w:cs="Times New Roman"/>
            <w:sz w:val="24"/>
            <w:szCs w:val="24"/>
            <w:lang w:val="en-US"/>
          </w:rPr>
          <w:t xml:space="preserve">reduced </w:t>
        </w:r>
      </w:ins>
      <w:ins w:id="53" w:author="Alicia" w:date="2016-06-02T17:32:00Z">
        <w:r w:rsidR="000955DB">
          <w:rPr>
            <w:rFonts w:ascii="Times New Roman" w:hAnsi="Times New Roman" w:cs="Times New Roman"/>
            <w:sz w:val="24"/>
            <w:szCs w:val="24"/>
            <w:lang w:val="en-US"/>
          </w:rPr>
          <w:t xml:space="preserve">its </w:t>
        </w:r>
      </w:ins>
      <w:ins w:id="54" w:author="Alicia" w:date="2016-06-02T17:25:00Z">
        <w:r w:rsidR="001742F2" w:rsidRPr="001742F2">
          <w:rPr>
            <w:rFonts w:ascii="Times New Roman" w:hAnsi="Times New Roman" w:cs="Times New Roman"/>
            <w:sz w:val="24"/>
            <w:szCs w:val="24"/>
            <w:lang w:val="en-US"/>
          </w:rPr>
          <w:t>mean fitness by 15% in 2010 (</w:t>
        </w:r>
      </w:ins>
      <w:ins w:id="55" w:author="Alicia" w:date="2016-06-02T17:27:00Z">
        <w:r w:rsidR="001742F2">
          <w:rPr>
            <w:rFonts w:ascii="Times New Roman" w:hAnsi="Times New Roman" w:cs="Times New Roman"/>
            <w:sz w:val="24"/>
            <w:szCs w:val="24"/>
            <w:lang w:val="en-US"/>
          </w:rPr>
          <w:t>from</w:t>
        </w:r>
      </w:ins>
      <w:ins w:id="56" w:author="Alicia" w:date="2016-06-02T17:25:00Z">
        <w:r w:rsidR="001742F2" w:rsidRPr="001742F2">
          <w:rPr>
            <w:rFonts w:ascii="Times New Roman" w:hAnsi="Times New Roman" w:cs="Times New Roman"/>
            <w:sz w:val="24"/>
            <w:szCs w:val="24"/>
            <w:lang w:val="en-US"/>
          </w:rPr>
          <w:t xml:space="preserve"> 0.97</w:t>
        </w:r>
      </w:ins>
      <w:ins w:id="57" w:author="Alicia" w:date="2016-06-02T17:27:00Z">
        <w:r w:rsidR="001742F2">
          <w:rPr>
            <w:rFonts w:ascii="Times New Roman" w:hAnsi="Times New Roman" w:cs="Times New Roman"/>
            <w:sz w:val="24"/>
            <w:szCs w:val="24"/>
            <w:lang w:val="en-US"/>
          </w:rPr>
          <w:t xml:space="preserve"> intact fruits per plant </w:t>
        </w:r>
      </w:ins>
      <w:ins w:id="58" w:author="Alicia" w:date="2016-06-02T17:25:00Z">
        <w:r w:rsidR="001742F2" w:rsidRPr="001742F2">
          <w:rPr>
            <w:rFonts w:ascii="Times New Roman" w:hAnsi="Times New Roman" w:cs="Times New Roman"/>
            <w:sz w:val="24"/>
            <w:szCs w:val="24"/>
            <w:lang w:val="en-US"/>
          </w:rPr>
          <w:t xml:space="preserve">in populations without the predator </w:t>
        </w:r>
      </w:ins>
      <w:ins w:id="59" w:author="Alicia" w:date="2016-06-02T17:28:00Z">
        <w:r w:rsidR="001742F2">
          <w:rPr>
            <w:rFonts w:ascii="Times New Roman" w:hAnsi="Times New Roman" w:cs="Times New Roman"/>
            <w:sz w:val="24"/>
            <w:szCs w:val="24"/>
            <w:lang w:val="en-US"/>
          </w:rPr>
          <w:t>to</w:t>
        </w:r>
      </w:ins>
      <w:ins w:id="60" w:author="Alicia" w:date="2016-06-02T17:25:00Z">
        <w:r w:rsidR="001742F2" w:rsidRPr="001742F2">
          <w:rPr>
            <w:rFonts w:ascii="Times New Roman" w:hAnsi="Times New Roman" w:cs="Times New Roman"/>
            <w:sz w:val="24"/>
            <w:szCs w:val="24"/>
            <w:lang w:val="en-US"/>
          </w:rPr>
          <w:t xml:space="preserve"> 0.83 in populations with the predator) and by 20% in 2011 (</w:t>
        </w:r>
      </w:ins>
      <w:ins w:id="61" w:author="Alicia" w:date="2016-06-02T17:28:00Z">
        <w:r w:rsidR="001742F2">
          <w:rPr>
            <w:rFonts w:ascii="Times New Roman" w:hAnsi="Times New Roman" w:cs="Times New Roman"/>
            <w:sz w:val="24"/>
            <w:szCs w:val="24"/>
            <w:lang w:val="en-US"/>
          </w:rPr>
          <w:t xml:space="preserve">from </w:t>
        </w:r>
      </w:ins>
      <w:ins w:id="62" w:author="Alicia" w:date="2016-06-02T17:25:00Z">
        <w:r w:rsidR="001742F2" w:rsidRPr="001742F2">
          <w:rPr>
            <w:rFonts w:ascii="Times New Roman" w:hAnsi="Times New Roman" w:cs="Times New Roman"/>
            <w:sz w:val="24"/>
            <w:szCs w:val="24"/>
            <w:lang w:val="en-US"/>
          </w:rPr>
          <w:t xml:space="preserve">0.76 </w:t>
        </w:r>
      </w:ins>
      <w:ins w:id="63" w:author="Alicia" w:date="2016-06-02T17:28:00Z">
        <w:r w:rsidR="001742F2">
          <w:rPr>
            <w:rFonts w:ascii="Times New Roman" w:hAnsi="Times New Roman" w:cs="Times New Roman"/>
            <w:sz w:val="24"/>
            <w:szCs w:val="24"/>
            <w:lang w:val="en-US"/>
          </w:rPr>
          <w:t xml:space="preserve">intact fruits per plant </w:t>
        </w:r>
      </w:ins>
      <w:ins w:id="64" w:author="Alicia" w:date="2016-06-02T17:25:00Z">
        <w:r w:rsidR="001742F2" w:rsidRPr="001742F2">
          <w:rPr>
            <w:rFonts w:ascii="Times New Roman" w:hAnsi="Times New Roman" w:cs="Times New Roman"/>
            <w:sz w:val="24"/>
            <w:szCs w:val="24"/>
            <w:lang w:val="en-US"/>
          </w:rPr>
          <w:t xml:space="preserve">in populations without the predator </w:t>
        </w:r>
      </w:ins>
      <w:ins w:id="65" w:author="Alicia" w:date="2016-06-02T17:28:00Z">
        <w:r w:rsidR="001742F2">
          <w:rPr>
            <w:rFonts w:ascii="Times New Roman" w:hAnsi="Times New Roman" w:cs="Times New Roman"/>
            <w:sz w:val="24"/>
            <w:szCs w:val="24"/>
            <w:lang w:val="en-US"/>
          </w:rPr>
          <w:t>to</w:t>
        </w:r>
      </w:ins>
      <w:ins w:id="66" w:author="Alicia" w:date="2016-06-02T17:25:00Z">
        <w:r w:rsidR="001742F2" w:rsidRPr="001742F2">
          <w:rPr>
            <w:rFonts w:ascii="Times New Roman" w:hAnsi="Times New Roman" w:cs="Times New Roman"/>
            <w:sz w:val="24"/>
            <w:szCs w:val="24"/>
            <w:lang w:val="en-US"/>
          </w:rPr>
          <w:t xml:space="preserve"> 0.61 in populations with the predator).</w:t>
        </w:r>
      </w:ins>
      <w:ins w:id="67" w:author="Alicia" w:date="2016-06-02T17:30:00Z">
        <w:r w:rsidR="001742F2" w:rsidRPr="001742F2">
          <w:rPr>
            <w:rFonts w:ascii="Times New Roman" w:hAnsi="Times New Roman" w:cs="Times New Roman"/>
            <w:sz w:val="24"/>
            <w:szCs w:val="24"/>
            <w:lang w:val="en-US"/>
          </w:rPr>
          <w:t xml:space="preserve"> </w:t>
        </w:r>
      </w:ins>
      <w:ins w:id="68" w:author="Alicia" w:date="2016-06-02T17:40:00Z">
        <w:r w:rsidR="000955DB">
          <w:rPr>
            <w:rFonts w:ascii="Times New Roman" w:hAnsi="Times New Roman" w:cs="Times New Roman"/>
            <w:sz w:val="24"/>
            <w:szCs w:val="24"/>
            <w:lang w:val="en-US"/>
          </w:rPr>
          <w:t>In populations with the predator, t</w:t>
        </w:r>
      </w:ins>
      <w:ins w:id="69" w:author="Alicia" w:date="2016-06-02T17:31:00Z">
        <w:r w:rsidR="001742F2">
          <w:rPr>
            <w:rFonts w:ascii="Times New Roman" w:hAnsi="Times New Roman" w:cs="Times New Roman"/>
            <w:sz w:val="24"/>
            <w:szCs w:val="24"/>
            <w:lang w:val="en-US"/>
          </w:rPr>
          <w:t xml:space="preserve">he </w:t>
        </w:r>
        <w:r w:rsidR="000955DB">
          <w:rPr>
            <w:rFonts w:ascii="Times New Roman" w:hAnsi="Times New Roman" w:cs="Times New Roman"/>
            <w:sz w:val="24"/>
            <w:szCs w:val="24"/>
            <w:lang w:val="en-US"/>
          </w:rPr>
          <w:t>proportion of fruits, flowers and buds</w:t>
        </w:r>
      </w:ins>
      <w:ins w:id="70" w:author="Alicia" w:date="2016-06-02T17:30:00Z">
        <w:r w:rsidR="001742F2" w:rsidRPr="001742F2">
          <w:rPr>
            <w:rFonts w:ascii="Times New Roman" w:hAnsi="Times New Roman" w:cs="Times New Roman"/>
            <w:sz w:val="24"/>
            <w:szCs w:val="24"/>
            <w:lang w:val="en-US"/>
          </w:rPr>
          <w:t xml:space="preserve"> </w:t>
        </w:r>
      </w:ins>
      <w:ins w:id="71" w:author="Alicia" w:date="2016-06-02T17:39:00Z">
        <w:r w:rsidR="000955DB">
          <w:rPr>
            <w:rFonts w:ascii="Times New Roman" w:hAnsi="Times New Roman" w:cs="Times New Roman"/>
            <w:sz w:val="24"/>
            <w:szCs w:val="24"/>
            <w:lang w:val="en-US"/>
          </w:rPr>
          <w:t>damaged</w:t>
        </w:r>
      </w:ins>
      <w:ins w:id="72" w:author="Alicia" w:date="2016-06-02T17:34:00Z">
        <w:r w:rsidR="000955DB">
          <w:rPr>
            <w:rFonts w:ascii="Times New Roman" w:hAnsi="Times New Roman" w:cs="Times New Roman"/>
            <w:sz w:val="24"/>
            <w:szCs w:val="24"/>
            <w:lang w:val="en-US"/>
          </w:rPr>
          <w:t xml:space="preserve"> by </w:t>
        </w:r>
      </w:ins>
      <w:ins w:id="73" w:author="Alicia" w:date="2016-06-02T17:41:00Z">
        <w:r w:rsidR="000955DB">
          <w:rPr>
            <w:rFonts w:ascii="Times New Roman" w:hAnsi="Times New Roman" w:cs="Times New Roman"/>
            <w:sz w:val="24"/>
            <w:szCs w:val="24"/>
            <w:lang w:val="en-US"/>
          </w:rPr>
          <w:t>the caterpillar</w:t>
        </w:r>
      </w:ins>
      <w:ins w:id="74" w:author="Alicia" w:date="2016-06-02T17:34:00Z">
        <w:r w:rsidR="000955DB">
          <w:rPr>
            <w:rFonts w:ascii="Times New Roman" w:hAnsi="Times New Roman" w:cs="Times New Roman"/>
            <w:sz w:val="24"/>
            <w:szCs w:val="24"/>
            <w:lang w:val="en-US"/>
          </w:rPr>
          <w:t xml:space="preserve"> </w:t>
        </w:r>
      </w:ins>
      <w:ins w:id="75" w:author="Alicia" w:date="2016-06-02T17:30:00Z">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49.54 % of the variation in fitness within populations and years (27.72 % on average, R</w:t>
        </w:r>
        <w:r w:rsidR="001742F2" w:rsidRPr="001742F2">
          <w:rPr>
            <w:rFonts w:ascii="Times New Roman" w:hAnsi="Times New Roman" w:cs="Times New Roman"/>
            <w:sz w:val="24"/>
            <w:szCs w:val="24"/>
            <w:vertAlign w:val="superscript"/>
            <w:lang w:val="en-US"/>
          </w:rPr>
          <w:t>2</w:t>
        </w:r>
        <w:r w:rsidR="001742F2" w:rsidRPr="001742F2">
          <w:rPr>
            <w:rFonts w:ascii="Times New Roman" w:hAnsi="Times New Roman" w:cs="Times New Roman"/>
            <w:sz w:val="24"/>
            <w:szCs w:val="24"/>
            <w:lang w:val="en-US"/>
          </w:rPr>
          <w:t xml:space="preserve"> values from Poisson GLMs</w:t>
        </w:r>
        <w:r w:rsidR="000955DB">
          <w:rPr>
            <w:rFonts w:ascii="Times New Roman" w:hAnsi="Times New Roman" w:cs="Times New Roman"/>
            <w:sz w:val="24"/>
            <w:szCs w:val="24"/>
            <w:lang w:val="en-US"/>
          </w:rPr>
          <w:t xml:space="preserve">). </w:t>
        </w:r>
      </w:ins>
      <w:ins w:id="76" w:author="Alicia" w:date="2016-06-02T17:33:00Z">
        <w:r w:rsidR="000955DB">
          <w:rPr>
            <w:rFonts w:ascii="Times New Roman" w:hAnsi="Times New Roman" w:cs="Times New Roman"/>
            <w:sz w:val="24"/>
            <w:szCs w:val="24"/>
            <w:lang w:val="en-US"/>
          </w:rPr>
          <w:t>The</w:t>
        </w:r>
      </w:ins>
      <w:ins w:id="77" w:author="Alicia" w:date="2016-06-02T17:30:00Z">
        <w:r w:rsidR="001742F2" w:rsidRPr="001742F2">
          <w:rPr>
            <w:rFonts w:ascii="Times New Roman" w:hAnsi="Times New Roman" w:cs="Times New Roman"/>
            <w:sz w:val="24"/>
            <w:szCs w:val="24"/>
            <w:lang w:val="en-US"/>
          </w:rPr>
          <w:t xml:space="preserve"> </w:t>
        </w:r>
      </w:ins>
      <w:ins w:id="78" w:author="Alicia" w:date="2016-06-02T17:33:00Z">
        <w:r w:rsidR="000955DB" w:rsidRPr="001742F2">
          <w:rPr>
            <w:rFonts w:ascii="Times New Roman" w:hAnsi="Times New Roman" w:cs="Times New Roman"/>
            <w:sz w:val="24"/>
            <w:szCs w:val="24"/>
            <w:lang w:val="en-US"/>
          </w:rPr>
          <w:t xml:space="preserve">mean proportion of </w:t>
        </w:r>
      </w:ins>
      <w:ins w:id="79" w:author="Alicia" w:date="2016-06-02T17:39:00Z">
        <w:r w:rsidR="000955DB">
          <w:rPr>
            <w:rFonts w:ascii="Times New Roman" w:hAnsi="Times New Roman" w:cs="Times New Roman"/>
            <w:sz w:val="24"/>
            <w:szCs w:val="24"/>
            <w:lang w:val="en-US"/>
          </w:rPr>
          <w:t>damaged</w:t>
        </w:r>
      </w:ins>
      <w:ins w:id="80" w:author="Alicia" w:date="2016-06-02T17:33:00Z">
        <w:r w:rsidR="000955DB" w:rsidRPr="001742F2">
          <w:rPr>
            <w:rFonts w:ascii="Times New Roman" w:hAnsi="Times New Roman" w:cs="Times New Roman"/>
            <w:sz w:val="24"/>
            <w:szCs w:val="24"/>
            <w:lang w:val="en-US"/>
          </w:rPr>
          <w:t xml:space="preserve"> fruits, flowers and buds</w:t>
        </w:r>
        <w:r w:rsidR="000955DB" w:rsidRPr="001742F2">
          <w:rPr>
            <w:rFonts w:ascii="Times New Roman" w:hAnsi="Times New Roman" w:cs="Times New Roman"/>
            <w:sz w:val="24"/>
            <w:szCs w:val="24"/>
            <w:lang w:val="en-US"/>
          </w:rPr>
          <w:t xml:space="preserve"> </w:t>
        </w:r>
      </w:ins>
      <w:ins w:id="81" w:author="Alicia" w:date="2016-06-02T17:30:00Z">
        <w:r w:rsidR="001742F2" w:rsidRPr="001742F2">
          <w:rPr>
            <w:rFonts w:ascii="Times New Roman" w:hAnsi="Times New Roman" w:cs="Times New Roman"/>
            <w:sz w:val="24"/>
            <w:szCs w:val="24"/>
            <w:lang w:val="en-US"/>
          </w:rPr>
          <w:t xml:space="preserve">explained also 26.39 % of the variation in </w:t>
        </w:r>
      </w:ins>
      <w:ins w:id="82" w:author="Alicia" w:date="2016-06-02T17:33:00Z">
        <w:r w:rsidR="000955DB">
          <w:rPr>
            <w:rFonts w:ascii="Times New Roman" w:hAnsi="Times New Roman" w:cs="Times New Roman"/>
            <w:sz w:val="24"/>
            <w:szCs w:val="24"/>
            <w:lang w:val="en-US"/>
          </w:rPr>
          <w:t xml:space="preserve">mean </w:t>
        </w:r>
      </w:ins>
      <w:ins w:id="83" w:author="Alicia" w:date="2016-06-02T17:30:00Z">
        <w:r w:rsidR="001742F2" w:rsidRPr="001742F2">
          <w:rPr>
            <w:rFonts w:ascii="Times New Roman" w:hAnsi="Times New Roman" w:cs="Times New Roman"/>
            <w:sz w:val="24"/>
            <w:szCs w:val="24"/>
            <w:lang w:val="en-US"/>
          </w:rPr>
          <w:t>fitness among populations and years (R</w:t>
        </w:r>
        <w:r w:rsidR="001742F2" w:rsidRPr="001742F2">
          <w:rPr>
            <w:rFonts w:ascii="Times New Roman" w:hAnsi="Times New Roman" w:cs="Times New Roman"/>
            <w:sz w:val="24"/>
            <w:szCs w:val="24"/>
            <w:vertAlign w:val="superscript"/>
            <w:lang w:val="en-US"/>
          </w:rPr>
          <w:t>2</w:t>
        </w:r>
        <w:r w:rsidR="001742F2" w:rsidRPr="001742F2">
          <w:rPr>
            <w:rFonts w:ascii="Times New Roman" w:hAnsi="Times New Roman" w:cs="Times New Roman"/>
            <w:sz w:val="24"/>
            <w:szCs w:val="24"/>
            <w:lang w:val="en-US"/>
          </w:rPr>
          <w:t xml:space="preserve"> value from linear model).</w:t>
        </w:r>
      </w:ins>
      <w:commentRangeEnd w:id="49"/>
      <w:ins w:id="84" w:author="Alicia" w:date="2016-06-02T17:42:00Z">
        <w:r w:rsidR="003E54F1">
          <w:rPr>
            <w:rStyle w:val="Refdecomentario"/>
          </w:rPr>
          <w:commentReference w:id="49"/>
        </w:r>
      </w:ins>
    </w:p>
    <w:p w14:paraId="21652EBB" w14:textId="4AFCC0B2"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In populations where the butterfly 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seed predator, phenotypic selection favored earlier flowering. Because </w:t>
      </w:r>
      <w:r>
        <w:rPr>
          <w:rFonts w:ascii="Times New Roman" w:hAnsi="Times New Roman" w:cs="Times New Roman"/>
          <w:i/>
          <w:iCs/>
          <w:sz w:val="24"/>
          <w:szCs w:val="24"/>
          <w:lang w:val="en-US"/>
        </w:rPr>
        <w:t xml:space="preserve">P. </w:t>
      </w:r>
      <w:r>
        <w:rPr>
          <w:rFonts w:ascii="Times New Roman" w:hAnsi="Times New Roman" w:cs="Times New Roman"/>
          <w:i/>
          <w:iCs/>
          <w:sz w:val="24"/>
          <w:szCs w:val="24"/>
          <w:lang w:val="en-US"/>
        </w:rPr>
        <w:lastRenderedPageBreak/>
        <w:t>alcon</w:t>
      </w:r>
      <w:r>
        <w:rPr>
          <w:rFonts w:ascii="Times New Roman" w:hAnsi="Times New Roman" w:cs="Times New Roman"/>
          <w:sz w:val="24"/>
          <w:szCs w:val="24"/>
          <w:lang w:val="en-US"/>
        </w:rPr>
        <w:t xml:space="preserve"> preferentially attacked earlier-flowering individuals within populations, selection favored later flowering in populations where the predator was present. Moreover, the incidence of the predator in host plant populations was higher in populations with a high abundance of host ants, suggesting that community context in terms of the second host of the seed predator influences selection on flowering phenology in the host plant. </w:t>
      </w:r>
    </w:p>
    <w:p w14:paraId="6FC6F77E"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seed predator 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during the season. The pattern of early-flowering plants having higher fitness in the absence of seed predators 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14:paraId="09D13757" w14:textId="77777777" w:rsidR="00C45594" w:rsidRDefault="00D43E10">
      <w:pPr>
        <w:spacing w:line="480" w:lineRule="auto"/>
        <w:ind w:firstLine="708"/>
        <w:rPr>
          <w:ins w:id="85" w:author="Alicia" w:date="2016-06-02T17:14:00Z"/>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w:t>
      </w:r>
      <w:r>
        <w:rPr>
          <w:rFonts w:ascii="Times New Roman" w:hAnsi="Times New Roman" w:cs="Times New Roman"/>
          <w:sz w:val="24"/>
          <w:szCs w:val="24"/>
          <w:lang w:val="en-US"/>
        </w:rPr>
        <w:lastRenderedPageBreak/>
        <w:t xml:space="preserve">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pre-dispersal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commentRangeStart w:id="86"/>
      <w:ins w:id="87" w:author="Alicia" w:date="2016-06-02T16:46:00Z">
        <w:r w:rsidR="00123904">
          <w:rPr>
            <w:rFonts w:ascii="Times New Roman" w:hAnsi="Times New Roman" w:cs="Times New Roman"/>
            <w:sz w:val="24"/>
            <w:szCs w:val="24"/>
            <w:lang w:val="en-US"/>
          </w:rPr>
          <w:t xml:space="preserve">In some populations </w:t>
        </w:r>
      </w:ins>
      <w:ins w:id="88" w:author="Alicia" w:date="2016-06-02T16:47:00Z">
        <w:r w:rsidR="00123904">
          <w:rPr>
            <w:rFonts w:ascii="Times New Roman" w:hAnsi="Times New Roman" w:cs="Times New Roman"/>
            <w:sz w:val="24"/>
            <w:szCs w:val="24"/>
            <w:lang w:val="en-US"/>
          </w:rPr>
          <w:t xml:space="preserve">with </w:t>
        </w:r>
      </w:ins>
      <w:ins w:id="89" w:author="Alicia" w:date="2016-06-02T16:48:00Z">
        <w:r w:rsidR="00123904">
          <w:rPr>
            <w:rFonts w:ascii="Times New Roman" w:hAnsi="Times New Roman" w:cs="Times New Roman"/>
            <w:sz w:val="24"/>
            <w:szCs w:val="24"/>
            <w:lang w:val="en-US"/>
          </w:rPr>
          <w:t>the predator</w:t>
        </w:r>
      </w:ins>
      <w:ins w:id="90" w:author="Alicia" w:date="2016-06-02T16:47:00Z">
        <w:r w:rsidR="00123904">
          <w:rPr>
            <w:rFonts w:ascii="Times New Roman" w:hAnsi="Times New Roman" w:cs="Times New Roman"/>
            <w:sz w:val="24"/>
            <w:szCs w:val="24"/>
            <w:lang w:val="en-US"/>
          </w:rPr>
          <w:t xml:space="preserve">, </w:t>
        </w:r>
      </w:ins>
      <w:ins w:id="91" w:author="Alicia" w:date="2016-06-02T17:00:00Z">
        <w:r w:rsidR="00DB5057">
          <w:rPr>
            <w:rFonts w:ascii="Times New Roman" w:hAnsi="Times New Roman" w:cs="Times New Roman"/>
            <w:sz w:val="24"/>
            <w:szCs w:val="24"/>
            <w:lang w:val="en-US"/>
          </w:rPr>
          <w:t>late</w:t>
        </w:r>
      </w:ins>
      <w:ins w:id="92" w:author="Alicia" w:date="2016-06-02T16:49:00Z">
        <w:r w:rsidR="00123904">
          <w:rPr>
            <w:rFonts w:ascii="Times New Roman" w:hAnsi="Times New Roman" w:cs="Times New Roman"/>
            <w:sz w:val="24"/>
            <w:szCs w:val="24"/>
            <w:lang w:val="en-US"/>
          </w:rPr>
          <w:t xml:space="preserve">-flowering plants had </w:t>
        </w:r>
      </w:ins>
      <w:ins w:id="93" w:author="Alicia" w:date="2016-06-02T17:00:00Z">
        <w:r w:rsidR="00DB5057">
          <w:rPr>
            <w:rFonts w:ascii="Times New Roman" w:hAnsi="Times New Roman" w:cs="Times New Roman"/>
            <w:sz w:val="24"/>
            <w:szCs w:val="24"/>
            <w:lang w:val="en-US"/>
          </w:rPr>
          <w:t>higher</w:t>
        </w:r>
      </w:ins>
      <w:ins w:id="94" w:author="Alicia" w:date="2016-06-02T16:49:00Z">
        <w:r w:rsidR="00123904">
          <w:rPr>
            <w:rFonts w:ascii="Times New Roman" w:hAnsi="Times New Roman" w:cs="Times New Roman"/>
            <w:sz w:val="24"/>
            <w:szCs w:val="24"/>
            <w:lang w:val="en-US"/>
          </w:rPr>
          <w:t xml:space="preserve"> fitness even when </w:t>
        </w:r>
      </w:ins>
      <w:ins w:id="95" w:author="Alicia" w:date="2016-06-02T17:00:00Z">
        <w:r w:rsidR="00FC469E">
          <w:rPr>
            <w:rFonts w:ascii="Times New Roman" w:hAnsi="Times New Roman" w:cs="Times New Roman"/>
            <w:sz w:val="24"/>
            <w:szCs w:val="24"/>
            <w:lang w:val="en-US"/>
          </w:rPr>
          <w:t>removing</w:t>
        </w:r>
      </w:ins>
      <w:ins w:id="96" w:author="Alicia" w:date="2016-06-02T16:49:00Z">
        <w:r w:rsidR="00123904">
          <w:rPr>
            <w:rFonts w:ascii="Times New Roman" w:hAnsi="Times New Roman" w:cs="Times New Roman"/>
            <w:sz w:val="24"/>
            <w:szCs w:val="24"/>
            <w:lang w:val="en-US"/>
          </w:rPr>
          <w:t xml:space="preserve"> the effect of the number of eggs</w:t>
        </w:r>
      </w:ins>
      <w:ins w:id="97" w:author="Alicia" w:date="2016-06-02T16:50:00Z">
        <w:r w:rsidR="00123904">
          <w:rPr>
            <w:rFonts w:ascii="Times New Roman" w:hAnsi="Times New Roman" w:cs="Times New Roman"/>
            <w:sz w:val="24"/>
            <w:szCs w:val="24"/>
            <w:lang w:val="en-US"/>
          </w:rPr>
          <w:t xml:space="preserve"> (Table 4</w:t>
        </w:r>
      </w:ins>
      <w:ins w:id="98" w:author="Alicia" w:date="2016-06-02T16:56:00Z">
        <w:r w:rsidR="00DB5057">
          <w:rPr>
            <w:rFonts w:ascii="Times New Roman" w:hAnsi="Times New Roman" w:cs="Times New Roman"/>
            <w:sz w:val="24"/>
            <w:szCs w:val="24"/>
            <w:lang w:val="en-US"/>
          </w:rPr>
          <w:t>). P</w:t>
        </w:r>
      </w:ins>
      <w:ins w:id="99" w:author="Alicia" w:date="2016-06-02T16:53:00Z">
        <w:r w:rsidR="00DB5057" w:rsidRPr="00DB5057">
          <w:rPr>
            <w:rFonts w:ascii="Times New Roman" w:hAnsi="Times New Roman" w:cs="Times New Roman"/>
            <w:sz w:val="24"/>
            <w:szCs w:val="24"/>
            <w:lang w:val="en-US"/>
          </w:rPr>
          <w:t xml:space="preserve">henology </w:t>
        </w:r>
      </w:ins>
      <w:ins w:id="100" w:author="Alicia" w:date="2016-06-02T16:56:00Z">
        <w:r w:rsidR="00DB5057">
          <w:rPr>
            <w:rFonts w:ascii="Times New Roman" w:hAnsi="Times New Roman" w:cs="Times New Roman"/>
            <w:sz w:val="24"/>
            <w:szCs w:val="24"/>
            <w:lang w:val="en-US"/>
          </w:rPr>
          <w:t>might also affect</w:t>
        </w:r>
      </w:ins>
      <w:ins w:id="101" w:author="Alicia" w:date="2016-06-02T16:53:00Z">
        <w:r w:rsidR="00DB5057" w:rsidRPr="00DB5057">
          <w:rPr>
            <w:rFonts w:ascii="Times New Roman" w:hAnsi="Times New Roman" w:cs="Times New Roman"/>
            <w:sz w:val="24"/>
            <w:szCs w:val="24"/>
            <w:lang w:val="en-US"/>
          </w:rPr>
          <w:t xml:space="preserve"> egg concentration among the different flowers in an individual</w:t>
        </w:r>
      </w:ins>
      <w:ins w:id="102" w:author="Alicia" w:date="2016-06-02T16:56:00Z">
        <w:r w:rsidR="00DB5057">
          <w:rPr>
            <w:rFonts w:ascii="Times New Roman" w:hAnsi="Times New Roman" w:cs="Times New Roman"/>
            <w:sz w:val="24"/>
            <w:szCs w:val="24"/>
            <w:lang w:val="en-US"/>
          </w:rPr>
          <w:t>, and</w:t>
        </w:r>
      </w:ins>
      <w:ins w:id="103" w:author="Alicia" w:date="2016-06-02T16:57:00Z">
        <w:r w:rsidR="00DB5057">
          <w:rPr>
            <w:rFonts w:ascii="Times New Roman" w:hAnsi="Times New Roman" w:cs="Times New Roman"/>
            <w:sz w:val="24"/>
            <w:szCs w:val="24"/>
            <w:lang w:val="en-US"/>
          </w:rPr>
          <w:t xml:space="preserve">, for a given egg </w:t>
        </w:r>
      </w:ins>
      <w:ins w:id="104" w:author="Alicia" w:date="2016-06-02T16:58:00Z">
        <w:r w:rsidR="00DB5057">
          <w:rPr>
            <w:rFonts w:ascii="Times New Roman" w:hAnsi="Times New Roman" w:cs="Times New Roman"/>
            <w:sz w:val="24"/>
            <w:szCs w:val="24"/>
            <w:lang w:val="en-US"/>
          </w:rPr>
          <w:t>load</w:t>
        </w:r>
      </w:ins>
      <w:ins w:id="105" w:author="Alicia" w:date="2016-06-02T16:57:00Z">
        <w:r w:rsidR="00DB5057">
          <w:rPr>
            <w:rFonts w:ascii="Times New Roman" w:hAnsi="Times New Roman" w:cs="Times New Roman"/>
            <w:sz w:val="24"/>
            <w:szCs w:val="24"/>
            <w:lang w:val="en-US"/>
          </w:rPr>
          <w:t xml:space="preserve"> per plant, </w:t>
        </w:r>
      </w:ins>
      <w:ins w:id="106" w:author="Alicia" w:date="2016-06-02T16:52:00Z">
        <w:r w:rsidR="00DB5057">
          <w:rPr>
            <w:rFonts w:ascii="Times New Roman" w:hAnsi="Times New Roman" w:cs="Times New Roman"/>
            <w:sz w:val="24"/>
            <w:szCs w:val="24"/>
            <w:lang w:val="en-US"/>
          </w:rPr>
          <w:t>late-flowering plants</w:t>
        </w:r>
      </w:ins>
      <w:ins w:id="107" w:author="Alicia" w:date="2016-06-02T16:54:00Z">
        <w:r w:rsidR="00DB5057">
          <w:rPr>
            <w:rFonts w:ascii="Times New Roman" w:hAnsi="Times New Roman" w:cs="Times New Roman"/>
            <w:sz w:val="24"/>
            <w:szCs w:val="24"/>
            <w:lang w:val="en-US"/>
          </w:rPr>
          <w:t xml:space="preserve"> </w:t>
        </w:r>
      </w:ins>
      <w:ins w:id="108" w:author="Alicia" w:date="2016-06-02T16:52:00Z">
        <w:r w:rsidR="00DB5057">
          <w:rPr>
            <w:rFonts w:ascii="Times New Roman" w:hAnsi="Times New Roman" w:cs="Times New Roman"/>
            <w:sz w:val="24"/>
            <w:szCs w:val="24"/>
            <w:lang w:val="en-US"/>
          </w:rPr>
          <w:t xml:space="preserve">could </w:t>
        </w:r>
      </w:ins>
      <w:ins w:id="109" w:author="Alicia" w:date="2016-06-02T16:54:00Z">
        <w:r w:rsidR="00DB5057">
          <w:rPr>
            <w:rFonts w:ascii="Times New Roman" w:hAnsi="Times New Roman" w:cs="Times New Roman"/>
            <w:sz w:val="24"/>
            <w:szCs w:val="24"/>
            <w:lang w:val="en-US"/>
          </w:rPr>
          <w:t>have higher fitness because late-opening flowers on these plants</w:t>
        </w:r>
      </w:ins>
      <w:ins w:id="110" w:author="Alicia" w:date="2016-06-02T16:55:00Z">
        <w:r w:rsidR="00DB5057">
          <w:rPr>
            <w:rFonts w:ascii="Times New Roman" w:hAnsi="Times New Roman" w:cs="Times New Roman"/>
            <w:sz w:val="24"/>
            <w:szCs w:val="24"/>
            <w:lang w:val="en-US"/>
          </w:rPr>
          <w:t xml:space="preserve"> might esc</w:t>
        </w:r>
      </w:ins>
      <w:ins w:id="111" w:author="Alicia" w:date="2016-06-02T16:52:00Z">
        <w:r w:rsidR="00DB5057">
          <w:rPr>
            <w:rFonts w:ascii="Times New Roman" w:hAnsi="Times New Roman" w:cs="Times New Roman"/>
            <w:sz w:val="24"/>
            <w:szCs w:val="24"/>
            <w:lang w:val="en-US"/>
          </w:rPr>
          <w:t xml:space="preserve">ape predation </w:t>
        </w:r>
      </w:ins>
      <w:ins w:id="112" w:author="Alicia" w:date="2016-06-02T16:54:00Z">
        <w:r w:rsidR="00DB5057" w:rsidRPr="00123904">
          <w:rPr>
            <w:rFonts w:ascii="Times New Roman" w:hAnsi="Times New Roman" w:cs="Times New Roman"/>
            <w:sz w:val="24"/>
            <w:szCs w:val="24"/>
            <w:lang w:val="en-US"/>
          </w:rPr>
          <w:t>(</w:t>
        </w:r>
        <w:proofErr w:type="spellStart"/>
        <w:r w:rsidR="00DB5057" w:rsidRPr="00123904">
          <w:rPr>
            <w:rFonts w:ascii="Times New Roman" w:hAnsi="Times New Roman" w:cs="Times New Roman"/>
            <w:sz w:val="24"/>
            <w:szCs w:val="24"/>
            <w:lang w:val="en-US"/>
          </w:rPr>
          <w:t>Mahoro</w:t>
        </w:r>
        <w:proofErr w:type="spellEnd"/>
        <w:r w:rsidR="00DB5057" w:rsidRPr="00123904">
          <w:rPr>
            <w:rFonts w:ascii="Times New Roman" w:hAnsi="Times New Roman" w:cs="Times New Roman"/>
            <w:sz w:val="24"/>
            <w:szCs w:val="24"/>
            <w:lang w:val="en-US"/>
          </w:rPr>
          <w:t xml:space="preserve"> 2003, </w:t>
        </w:r>
        <w:proofErr w:type="spellStart"/>
        <w:r w:rsidR="00DB5057" w:rsidRPr="00123904">
          <w:rPr>
            <w:rFonts w:ascii="Times New Roman" w:hAnsi="Times New Roman" w:cs="Times New Roman"/>
            <w:sz w:val="24"/>
            <w:szCs w:val="24"/>
            <w:lang w:val="en-US"/>
          </w:rPr>
          <w:t>Ehrlén</w:t>
        </w:r>
        <w:proofErr w:type="spellEnd"/>
        <w:r w:rsidR="00DB5057" w:rsidRPr="00123904">
          <w:rPr>
            <w:rFonts w:ascii="Times New Roman" w:hAnsi="Times New Roman" w:cs="Times New Roman"/>
            <w:sz w:val="24"/>
            <w:szCs w:val="24"/>
            <w:lang w:val="en-US"/>
          </w:rPr>
          <w:t xml:space="preserve"> et al. 2015)</w:t>
        </w:r>
        <w:r w:rsidR="00DB5057">
          <w:rPr>
            <w:rFonts w:ascii="Times New Roman" w:hAnsi="Times New Roman" w:cs="Times New Roman"/>
            <w:sz w:val="24"/>
            <w:szCs w:val="24"/>
            <w:lang w:val="en-US"/>
          </w:rPr>
          <w:t xml:space="preserve"> </w:t>
        </w:r>
      </w:ins>
      <w:ins w:id="113" w:author="Alicia" w:date="2016-06-02T16:52:00Z">
        <w:r w:rsidR="00DB5057">
          <w:rPr>
            <w:rFonts w:ascii="Times New Roman" w:hAnsi="Times New Roman" w:cs="Times New Roman"/>
            <w:sz w:val="24"/>
            <w:szCs w:val="24"/>
            <w:lang w:val="en-US"/>
          </w:rPr>
          <w:t xml:space="preserve">due to a temporal </w:t>
        </w:r>
      </w:ins>
      <w:ins w:id="114" w:author="Alicia" w:date="2016-06-02T16:53:00Z">
        <w:r w:rsidR="00DB5057">
          <w:rPr>
            <w:rFonts w:ascii="Times New Roman" w:hAnsi="Times New Roman" w:cs="Times New Roman"/>
            <w:sz w:val="24"/>
            <w:szCs w:val="24"/>
            <w:lang w:val="en-US"/>
          </w:rPr>
          <w:t>mismatch</w:t>
        </w:r>
      </w:ins>
      <w:ins w:id="115" w:author="Alicia" w:date="2016-06-02T16:52:00Z">
        <w:r w:rsidR="00DB5057">
          <w:rPr>
            <w:rFonts w:ascii="Times New Roman" w:hAnsi="Times New Roman" w:cs="Times New Roman"/>
            <w:sz w:val="24"/>
            <w:szCs w:val="24"/>
            <w:lang w:val="en-US"/>
          </w:rPr>
          <w:t xml:space="preserve"> with the oviposition period of the </w:t>
        </w:r>
      </w:ins>
      <w:ins w:id="116" w:author="Alicia" w:date="2016-06-02T16:53:00Z">
        <w:r w:rsidR="00DB5057">
          <w:rPr>
            <w:rFonts w:ascii="Times New Roman" w:hAnsi="Times New Roman" w:cs="Times New Roman"/>
            <w:sz w:val="24"/>
            <w:szCs w:val="24"/>
            <w:lang w:val="en-US"/>
          </w:rPr>
          <w:t>butterfly</w:t>
        </w:r>
      </w:ins>
      <w:ins w:id="117" w:author="Alicia" w:date="2016-06-02T16:52:00Z">
        <w:r w:rsidR="00DB5057">
          <w:rPr>
            <w:rFonts w:ascii="Times New Roman" w:hAnsi="Times New Roman" w:cs="Times New Roman"/>
            <w:sz w:val="24"/>
            <w:szCs w:val="24"/>
            <w:lang w:val="en-US"/>
          </w:rPr>
          <w:t>.</w:t>
        </w:r>
      </w:ins>
      <w:commentRangeEnd w:id="86"/>
      <w:ins w:id="118" w:author="Alicia" w:date="2016-06-02T16:59:00Z">
        <w:r w:rsidR="00DB5057">
          <w:rPr>
            <w:rStyle w:val="Refdecomentario"/>
          </w:rPr>
          <w:commentReference w:id="86"/>
        </w:r>
      </w:ins>
      <w:ins w:id="119" w:author="Alicia" w:date="2016-06-02T16:53:00Z">
        <w:r w:rsidR="00DB5057">
          <w:rPr>
            <w:rFonts w:ascii="Times New Roman" w:hAnsi="Times New Roman" w:cs="Times New Roman"/>
            <w:sz w:val="24"/>
            <w:szCs w:val="24"/>
            <w:lang w:val="en-US"/>
          </w:rPr>
          <w:t xml:space="preserve"> </w:t>
        </w:r>
      </w:ins>
      <w:ins w:id="120" w:author="Alicia" w:date="2016-06-02T16:59:00Z">
        <w:r w:rsidR="00DB5057">
          <w:rPr>
            <w:rFonts w:ascii="Times New Roman" w:hAnsi="Times New Roman" w:cs="Times New Roman"/>
            <w:sz w:val="24"/>
            <w:szCs w:val="24"/>
            <w:lang w:val="en-US"/>
          </w:rPr>
          <w:t>In any case, b</w:t>
        </w:r>
      </w:ins>
      <w:del w:id="121" w:author="Alicia" w:date="2016-06-02T16:59:00Z">
        <w:r w:rsidR="002123D7" w:rsidDel="00DB5057">
          <w:rPr>
            <w:rFonts w:ascii="Times New Roman" w:hAnsi="Times New Roman" w:cs="Times New Roman"/>
            <w:sz w:val="24"/>
            <w:szCs w:val="24"/>
            <w:lang w:val="en-US"/>
          </w:rPr>
          <w:delText>B</w:delText>
        </w:r>
      </w:del>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the predator mediate</w:t>
      </w:r>
      <w:ins w:id="122" w:author="Alicia" w:date="2016-06-01T17:08:00Z">
        <w:r w:rsidR="00CC35F4">
          <w:rPr>
            <w:rFonts w:ascii="Times New Roman" w:hAnsi="Times New Roman" w:cs="Times New Roman"/>
            <w:sz w:val="24"/>
            <w:szCs w:val="24"/>
            <w:lang w:val="en-US"/>
          </w:rPr>
          <w:t>s</w:t>
        </w:r>
      </w:ins>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 xml:space="preserve">early-flowering individuals,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instead focused on the response of the predator to the timing of bud development of individuals, and showed that given the butterfly preference for a </w:t>
      </w:r>
      <w:r w:rsidR="00720E28">
        <w:rPr>
          <w:rFonts w:ascii="Times New Roman" w:hAnsi="Times New Roman" w:cs="Times New Roman"/>
          <w:sz w:val="24"/>
          <w:szCs w:val="24"/>
          <w:lang w:val="en-US"/>
        </w:rPr>
        <w:t xml:space="preserve">particular </w:t>
      </w:r>
      <w:r>
        <w:rPr>
          <w:rFonts w:ascii="Times New Roman" w:hAnsi="Times New Roman" w:cs="Times New Roman"/>
          <w:sz w:val="24"/>
          <w:szCs w:val="24"/>
          <w:lang w:val="en-US"/>
        </w:rPr>
        <w:t xml:space="preserve">developmental stage, plants starting bud development early in the season are more prone to be attacked by the butterfly than plants flowering late. This is most </w:t>
      </w:r>
      <w:r>
        <w:rPr>
          <w:rFonts w:ascii="Times New Roman" w:hAnsi="Times New Roman" w:cs="Times New Roman"/>
          <w:sz w:val="24"/>
          <w:szCs w:val="24"/>
          <w:lang w:val="en-US"/>
        </w:rPr>
        <w:lastRenderedPageBreak/>
        <w:t xml:space="preserve">likely because the presence of suitable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early-flowering plants than in late-flowering.</w:t>
      </w:r>
      <w:r w:rsidR="0013268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 However, selection for early flowering mediated by pre-dispersal seed predators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3A44AC2C" w:rsidR="00D43E10" w:rsidRDefault="00D43E10">
      <w:pPr>
        <w:spacing w:line="480" w:lineRule="auto"/>
        <w:ind w:firstLine="708"/>
        <w:rPr>
          <w:rFonts w:ascii="Times New Roman" w:hAnsi="Times New Roman" w:cs="Times New Roman"/>
          <w:sz w:val="24"/>
          <w:szCs w:val="24"/>
          <w:lang w:val="en-US"/>
        </w:rPr>
      </w:pPr>
      <w:commentRangeStart w:id="123"/>
      <w:r>
        <w:rPr>
          <w:rFonts w:ascii="Times New Roman" w:hAnsi="Times New Roman" w:cs="Times New Roman"/>
          <w:sz w:val="24"/>
          <w:szCs w:val="24"/>
          <w:lang w:val="en-US"/>
        </w:rPr>
        <w:t xml:space="preserve">Although </w:t>
      </w:r>
      <w:commentRangeEnd w:id="123"/>
      <w:r w:rsidR="00C45594">
        <w:rPr>
          <w:rStyle w:val="Refdecomentario"/>
        </w:rPr>
        <w:commentReference w:id="123"/>
      </w:r>
      <w:r>
        <w:rPr>
          <w:rFonts w:ascii="Times New Roman" w:hAnsi="Times New Roman" w:cs="Times New Roman"/>
          <w:sz w:val="24"/>
          <w:szCs w:val="24"/>
          <w:lang w:val="en-US"/>
        </w:rPr>
        <w:t>most plant populations where the seed predator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fact that these differences in intensity of selection were not related to predation intensity within populations suggests that also other, unidentified, selective agents </w:t>
      </w:r>
      <w:r w:rsidR="00E8677F">
        <w:rPr>
          <w:rFonts w:ascii="Times New Roman" w:hAnsi="Times New Roman" w:cs="Times New Roman"/>
          <w:sz w:val="24"/>
          <w:szCs w:val="24"/>
          <w:lang w:val="en-US"/>
        </w:rPr>
        <w:t xml:space="preserve">(e.g. abiotic factors)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ins w:id="124" w:author="Alicia" w:date="2016-06-01T17:18:00Z">
        <w:r w:rsidR="009006B9">
          <w:rPr>
            <w:rFonts w:ascii="Times New Roman" w:hAnsi="Times New Roman" w:cs="Times New Roman"/>
            <w:sz w:val="24"/>
            <w:szCs w:val="24"/>
            <w:lang w:val="en-US"/>
          </w:rPr>
          <w:t xml:space="preserve"> the</w:t>
        </w:r>
      </w:ins>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were not experimentally tested. It is thus possible that</w:t>
      </w:r>
      <w:del w:id="125" w:author="Alicia" w:date="2016-06-01T17:19:00Z">
        <w:r w:rsidR="001E708E" w:rsidDel="009006B9">
          <w:rPr>
            <w:rFonts w:ascii="Times New Roman" w:hAnsi="Times New Roman" w:cs="Times New Roman"/>
            <w:sz w:val="24"/>
            <w:szCs w:val="24"/>
            <w:lang w:val="en-US"/>
          </w:rPr>
          <w:delText>,</w:delText>
        </w:r>
      </w:del>
      <w:r w:rsidR="001E708E">
        <w:rPr>
          <w:rFonts w:ascii="Times New Roman" w:hAnsi="Times New Roman" w:cs="Times New Roman"/>
          <w:sz w:val="24"/>
          <w:szCs w:val="24"/>
          <w:lang w:val="en-US"/>
        </w:rPr>
        <w:t xml:space="preserve"> unmeasured environmental factors might have influenced both incidence of the </w:t>
      </w:r>
      <w:ins w:id="126" w:author="Alicia" w:date="2016-06-01T17:19:00Z">
        <w:r w:rsidR="00C65199">
          <w:rPr>
            <w:rFonts w:ascii="Times New Roman" w:hAnsi="Times New Roman" w:cs="Times New Roman"/>
            <w:sz w:val="24"/>
            <w:szCs w:val="24"/>
            <w:lang w:val="en-US"/>
          </w:rPr>
          <w:t xml:space="preserve">seed </w:t>
        </w:r>
      </w:ins>
      <w:del w:id="127" w:author="Alicia" w:date="2016-06-01T17:19:00Z">
        <w:r w:rsidR="001E708E" w:rsidDel="009006B9">
          <w:rPr>
            <w:rFonts w:ascii="Times New Roman" w:hAnsi="Times New Roman" w:cs="Times New Roman"/>
            <w:sz w:val="24"/>
            <w:szCs w:val="24"/>
            <w:lang w:val="en-US"/>
          </w:rPr>
          <w:delText xml:space="preserve">butterfly </w:delText>
        </w:r>
      </w:del>
      <w:r w:rsidR="001E708E">
        <w:rPr>
          <w:rFonts w:ascii="Times New Roman" w:hAnsi="Times New Roman" w:cs="Times New Roman"/>
          <w:sz w:val="24"/>
          <w:szCs w:val="24"/>
          <w:lang w:val="en-US"/>
        </w:rPr>
        <w:t xml:space="preserve">predator 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w:t>
      </w:r>
      <w:del w:id="128" w:author="Alicia" w:date="2016-06-01T17:20:00Z">
        <w:r w:rsidR="001E708E" w:rsidDel="00C65199">
          <w:rPr>
            <w:rFonts w:ascii="Times New Roman" w:hAnsi="Times New Roman" w:cs="Times New Roman"/>
            <w:sz w:val="24"/>
            <w:szCs w:val="24"/>
            <w:lang w:val="en-US"/>
          </w:rPr>
          <w:delText>cor</w:delText>
        </w:r>
      </w:del>
      <w:r w:rsidR="001E708E">
        <w:rPr>
          <w:rFonts w:ascii="Times New Roman" w:hAnsi="Times New Roman" w:cs="Times New Roman"/>
          <w:sz w:val="24"/>
          <w:szCs w:val="24"/>
          <w:lang w:val="en-US"/>
        </w:rPr>
        <w:t xml:space="preserve">related </w:t>
      </w:r>
      <w:del w:id="129" w:author="Alicia" w:date="2016-06-01T17:20:00Z">
        <w:r w:rsidR="001E708E" w:rsidDel="00C65199">
          <w:rPr>
            <w:rFonts w:ascii="Times New Roman" w:hAnsi="Times New Roman" w:cs="Times New Roman"/>
            <w:sz w:val="24"/>
            <w:szCs w:val="24"/>
            <w:lang w:val="en-US"/>
          </w:rPr>
          <w:delText xml:space="preserve">with </w:delText>
        </w:r>
      </w:del>
      <w:ins w:id="130" w:author="Alicia" w:date="2016-06-01T17:20:00Z">
        <w:r w:rsidR="00C65199">
          <w:rPr>
            <w:rFonts w:ascii="Times New Roman" w:hAnsi="Times New Roman" w:cs="Times New Roman"/>
            <w:sz w:val="24"/>
            <w:szCs w:val="24"/>
            <w:lang w:val="en-US"/>
          </w:rPr>
          <w:t xml:space="preserve">to </w:t>
        </w:r>
      </w:ins>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1DA9A3A5" w14:textId="1D152B83" w:rsidR="00D43E10" w:rsidRDefault="001E708E" w:rsidP="00C6519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 e.g. in terms of the height of the surrounding vegetation.</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w:t>
      </w:r>
      <w:r>
        <w:rPr>
          <w:rFonts w:ascii="Times New Roman" w:hAnsi="Times New Roman" w:cs="Times New Roman"/>
          <w:sz w:val="24"/>
          <w:szCs w:val="24"/>
          <w:lang w:val="en-US"/>
        </w:rPr>
        <w:lastRenderedPageBreak/>
        <w:t xml:space="preserve">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77777777"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In this study we examined how seed predators influenced selection on flowering time by estimating effects on one fitness component, fruit production. To assess the likelihood of that observed differences in the direction of selection on flowering time translate into population divergence, we need to know also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predator in the population of origin.</w:t>
      </w:r>
    </w:p>
    <w:p w14:paraId="56B822B0" w14:textId="16967ED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Siepielski et al. 2013). Yet, the environmental factors causing this variation have been rarely identified (Siepielski et al., 2013). In this study, we have shown how an antagonistic interactor mediates selection on timing of reproduction in its host plant, and how the presence of this interaction is related to among-population variation in the direction of selection. We have also shown that the presence of the antagonist is associated with the abundance of a second host, suggesting that the community context might contribute to </w:t>
      </w:r>
      <w:r>
        <w:rPr>
          <w:rFonts w:ascii="Times New Roman" w:hAnsi="Times New Roman" w:cs="Times New Roman"/>
          <w:sz w:val="24"/>
          <w:szCs w:val="24"/>
          <w:lang w:val="en-US"/>
        </w:rPr>
        <w:lastRenderedPageBreak/>
        <w:t xml:space="preserve">among-population variation in selection.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Oremus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ins w:id="131" w:author="Alicia" w:date="2016-05-10T17:07:00Z"/>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Arvanitis, L., C. Wiklund, and J. Ehrlén.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291663" w:rsidRDefault="00B648C6" w:rsidP="00B648C6">
      <w:pPr>
        <w:pStyle w:val="Bibliografa"/>
        <w:spacing w:line="480" w:lineRule="auto"/>
        <w:ind w:left="0" w:firstLine="0"/>
        <w:rPr>
          <w:ins w:id="132" w:author="Alicia" w:date="2016-05-10T17:07:00Z"/>
          <w:rFonts w:ascii="Times New Roman" w:hAnsi="Times New Roman" w:cs="Times New Roman"/>
          <w:sz w:val="24"/>
          <w:szCs w:val="24"/>
        </w:rPr>
      </w:pPr>
      <w:ins w:id="133" w:author="Alicia" w:date="2016-05-10T17:07:00Z">
        <w:r w:rsidRPr="00123904">
          <w:rPr>
            <w:rFonts w:ascii="Times New Roman" w:hAnsi="Times New Roman" w:cs="Times New Roman"/>
            <w:sz w:val="24"/>
            <w:szCs w:val="24"/>
            <w:lang w:val="de-DE"/>
            <w:rPrChange w:id="134" w:author="Alicia" w:date="2016-06-02T10:28:00Z">
              <w:rPr>
                <w:rFonts w:ascii="Times New Roman" w:hAnsi="Times New Roman" w:cs="Times New Roman"/>
                <w:sz w:val="24"/>
                <w:szCs w:val="24"/>
                <w:lang w:val="en-US"/>
              </w:rPr>
            </w:rPrChange>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proofErr w:type="spellStart"/>
        <w:r w:rsidRPr="00291663">
          <w:rPr>
            <w:rFonts w:ascii="Times New Roman" w:hAnsi="Times New Roman" w:cs="Times New Roman"/>
            <w:sz w:val="24"/>
            <w:szCs w:val="24"/>
          </w:rPr>
          <w:t>Evolution</w:t>
        </w:r>
        <w:proofErr w:type="spellEnd"/>
        <w:r w:rsidRPr="00291663">
          <w:rPr>
            <w:rFonts w:ascii="Times New Roman" w:hAnsi="Times New Roman" w:cs="Times New Roman"/>
            <w:sz w:val="24"/>
            <w:szCs w:val="24"/>
          </w:rPr>
          <w:t xml:space="preserve"> 69:2018–2033.</w:t>
        </w:r>
      </w:ins>
    </w:p>
    <w:p w14:paraId="52A4C722" w14:textId="677F55E5" w:rsidR="00B648C6" w:rsidRPr="00B648C6" w:rsidDel="00B648C6" w:rsidRDefault="00B648C6">
      <w:pPr>
        <w:rPr>
          <w:del w:id="135" w:author="Alicia" w:date="2016-05-10T17:07:00Z"/>
          <w:lang w:val="en-US"/>
          <w:rPrChange w:id="136" w:author="Alicia" w:date="2016-05-10T17:07:00Z">
            <w:rPr>
              <w:del w:id="137" w:author="Alicia" w:date="2016-05-10T17:07:00Z"/>
              <w:rFonts w:ascii="Times New Roman" w:hAnsi="Times New Roman" w:cs="Times New Roman"/>
              <w:sz w:val="24"/>
              <w:szCs w:val="24"/>
              <w:lang w:val="en-US"/>
            </w:rPr>
          </w:rPrChange>
        </w:rPr>
        <w:pPrChange w:id="138" w:author="Alicia" w:date="2016-05-10T17:07:00Z">
          <w:pPr>
            <w:pStyle w:val="Bibliografa"/>
            <w:spacing w:line="480" w:lineRule="auto"/>
            <w:ind w:left="0" w:firstLine="0"/>
          </w:pPr>
        </w:pPrChange>
      </w:pP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Benkman, C. W. 2013. Biotic interaction strength and the intensity of selection.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t>Benkman</w:t>
      </w:r>
      <w:proofErr w:type="spellEnd"/>
      <w:r w:rsidRPr="0076147F">
        <w:rPr>
          <w:rFonts w:ascii="Times New Roman" w:hAnsi="Times New Roman" w:cs="Times New Roman"/>
          <w:sz w:val="24"/>
          <w:szCs w:val="24"/>
          <w:lang w:val="en-US"/>
        </w:rPr>
        <w:t xml:space="preserve">, C. W., J. W. Smith, M. Maier, L. Hansen, and M. V. </w:t>
      </w:r>
      <w:proofErr w:type="spellStart"/>
      <w:r w:rsidRPr="0076147F">
        <w:rPr>
          <w:rFonts w:ascii="Times New Roman" w:hAnsi="Times New Roman" w:cs="Times New Roman"/>
          <w:sz w:val="24"/>
          <w:szCs w:val="24"/>
          <w:lang w:val="en-US"/>
        </w:rPr>
        <w:t>Talluto</w:t>
      </w:r>
      <w:proofErr w:type="spellEnd"/>
      <w:r w:rsidRPr="0076147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ins w:id="139" w:author="Alicia" w:date="2016-06-01T14:23:00Z"/>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165FC1E3" w14:textId="66DAD537"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proofErr w:type="gramStart"/>
      <w:ins w:id="140" w:author="Alicia" w:date="2016-06-01T14:23:00Z">
        <w:r>
          <w:rPr>
            <w:rFonts w:ascii="Times New Roman" w:hAnsi="Times New Roman" w:cs="Times New Roman"/>
            <w:sz w:val="24"/>
            <w:szCs w:val="24"/>
            <w:lang w:val="en-US"/>
          </w:rPr>
          <w:t>Bollen</w:t>
        </w:r>
        <w:proofErr w:type="spellEnd"/>
        <w:r>
          <w:rPr>
            <w:rFonts w:ascii="Times New Roman" w:hAnsi="Times New Roman" w:cs="Times New Roman"/>
            <w:sz w:val="24"/>
            <w:szCs w:val="24"/>
            <w:lang w:val="en-US"/>
          </w:rPr>
          <w:t xml:space="preserve"> K</w:t>
        </w:r>
      </w:ins>
      <w:ins w:id="141" w:author="Alicia" w:date="2016-06-01T14:24:00Z">
        <w:r>
          <w:rPr>
            <w:rFonts w:ascii="Times New Roman" w:hAnsi="Times New Roman" w:cs="Times New Roman"/>
            <w:sz w:val="24"/>
            <w:szCs w:val="24"/>
            <w:lang w:val="en-US"/>
          </w:rPr>
          <w:t>.</w:t>
        </w:r>
      </w:ins>
      <w:ins w:id="142" w:author="Alicia" w:date="2016-06-01T14:23:00Z">
        <w:r>
          <w:rPr>
            <w:rFonts w:ascii="Times New Roman" w:hAnsi="Times New Roman" w:cs="Times New Roman"/>
            <w:sz w:val="24"/>
            <w:szCs w:val="24"/>
            <w:lang w:val="en-US"/>
          </w:rPr>
          <w:t>A</w:t>
        </w:r>
      </w:ins>
      <w:ins w:id="143" w:author="Alicia" w:date="2016-06-01T14:24:00Z">
        <w:r>
          <w:rPr>
            <w:rFonts w:ascii="Times New Roman" w:hAnsi="Times New Roman" w:cs="Times New Roman"/>
            <w:sz w:val="24"/>
            <w:szCs w:val="24"/>
            <w:lang w:val="en-US"/>
          </w:rPr>
          <w:t>.</w:t>
        </w:r>
      </w:ins>
      <w:ins w:id="144" w:author="Alicia" w:date="2016-06-01T14:23:00Z">
        <w:r>
          <w:rPr>
            <w:rFonts w:ascii="Times New Roman" w:hAnsi="Times New Roman" w:cs="Times New Roman"/>
            <w:sz w:val="24"/>
            <w:szCs w:val="24"/>
            <w:lang w:val="en-US"/>
          </w:rPr>
          <w:t xml:space="preserve">, </w:t>
        </w:r>
      </w:ins>
      <w:ins w:id="145" w:author="Alicia" w:date="2016-06-01T14:24:00Z">
        <w:r>
          <w:rPr>
            <w:rFonts w:ascii="Times New Roman" w:hAnsi="Times New Roman" w:cs="Times New Roman"/>
            <w:sz w:val="24"/>
            <w:szCs w:val="24"/>
            <w:lang w:val="en-US"/>
          </w:rPr>
          <w:t xml:space="preserve">and R. A. </w:t>
        </w:r>
      </w:ins>
      <w:ins w:id="146" w:author="Alicia" w:date="2016-06-01T14:23:00Z">
        <w:r>
          <w:rPr>
            <w:rFonts w:ascii="Times New Roman" w:hAnsi="Times New Roman" w:cs="Times New Roman"/>
            <w:sz w:val="24"/>
            <w:szCs w:val="24"/>
            <w:lang w:val="en-US"/>
          </w:rPr>
          <w:t>Stine</w:t>
        </w:r>
      </w:ins>
      <w:ins w:id="147" w:author="Alicia" w:date="2016-06-01T14:24:00Z">
        <w:r>
          <w:rPr>
            <w:rFonts w:ascii="Times New Roman" w:hAnsi="Times New Roman" w:cs="Times New Roman"/>
            <w:sz w:val="24"/>
            <w:szCs w:val="24"/>
            <w:lang w:val="en-US"/>
          </w:rPr>
          <w:t>.</w:t>
        </w:r>
      </w:ins>
      <w:proofErr w:type="gramEnd"/>
      <w:ins w:id="148" w:author="Alicia" w:date="2016-06-01T14:23:00Z">
        <w:r>
          <w:rPr>
            <w:rFonts w:ascii="Times New Roman" w:hAnsi="Times New Roman" w:cs="Times New Roman"/>
            <w:sz w:val="24"/>
            <w:szCs w:val="24"/>
            <w:lang w:val="en-US"/>
          </w:rPr>
          <w:t xml:space="preserve"> 1993</w:t>
        </w:r>
        <w:proofErr w:type="gramStart"/>
        <w:r>
          <w:rPr>
            <w:rFonts w:ascii="Times New Roman" w:hAnsi="Times New Roman" w:cs="Times New Roman"/>
            <w:sz w:val="24"/>
            <w:szCs w:val="24"/>
            <w:lang w:val="en-US"/>
          </w:rPr>
          <w:t>.Bootstrapping</w:t>
        </w:r>
        <w:proofErr w:type="gramEnd"/>
        <w:r>
          <w:rPr>
            <w:rFonts w:ascii="Times New Roman" w:hAnsi="Times New Roman" w:cs="Times New Roman"/>
            <w:sz w:val="24"/>
            <w:szCs w:val="24"/>
            <w:lang w:val="en-US"/>
          </w:rPr>
          <w:t xml:space="preserve"> </w:t>
        </w:r>
      </w:ins>
      <w:ins w:id="149" w:author="Alicia" w:date="2016-06-01T14:24:00Z">
        <w:r>
          <w:rPr>
            <w:rFonts w:ascii="Times New Roman" w:hAnsi="Times New Roman" w:cs="Times New Roman"/>
            <w:sz w:val="24"/>
            <w:szCs w:val="24"/>
            <w:lang w:val="en-US"/>
          </w:rPr>
          <w:t>g</w:t>
        </w:r>
      </w:ins>
      <w:ins w:id="150" w:author="Alicia" w:date="2016-06-01T14:23:00Z">
        <w:r w:rsidRPr="00433B42">
          <w:rPr>
            <w:rFonts w:ascii="Times New Roman" w:hAnsi="Times New Roman" w:cs="Times New Roman"/>
            <w:sz w:val="24"/>
            <w:szCs w:val="24"/>
            <w:lang w:val="en-US"/>
          </w:rPr>
          <w:t>oodness-of-</w:t>
        </w:r>
      </w:ins>
      <w:ins w:id="151" w:author="Alicia" w:date="2016-06-01T14:24:00Z">
        <w:r>
          <w:rPr>
            <w:rFonts w:ascii="Times New Roman" w:hAnsi="Times New Roman" w:cs="Times New Roman"/>
            <w:sz w:val="24"/>
            <w:szCs w:val="24"/>
            <w:lang w:val="en-US"/>
          </w:rPr>
          <w:t>fi</w:t>
        </w:r>
      </w:ins>
      <w:ins w:id="152" w:author="Alicia" w:date="2016-06-01T14:23:00Z">
        <w:r>
          <w:rPr>
            <w:rFonts w:ascii="Times New Roman" w:hAnsi="Times New Roman" w:cs="Times New Roman"/>
            <w:sz w:val="24"/>
            <w:szCs w:val="24"/>
            <w:lang w:val="en-US"/>
          </w:rPr>
          <w:t xml:space="preserve">t </w:t>
        </w:r>
      </w:ins>
      <w:ins w:id="153" w:author="Alicia" w:date="2016-06-01T14:24:00Z">
        <w:r>
          <w:rPr>
            <w:rFonts w:ascii="Times New Roman" w:hAnsi="Times New Roman" w:cs="Times New Roman"/>
            <w:sz w:val="24"/>
            <w:szCs w:val="24"/>
            <w:lang w:val="en-US"/>
          </w:rPr>
          <w:t>m</w:t>
        </w:r>
      </w:ins>
      <w:ins w:id="154" w:author="Alicia" w:date="2016-06-01T14:23:00Z">
        <w:r>
          <w:rPr>
            <w:rFonts w:ascii="Times New Roman" w:hAnsi="Times New Roman" w:cs="Times New Roman"/>
            <w:sz w:val="24"/>
            <w:szCs w:val="24"/>
            <w:lang w:val="en-US"/>
          </w:rPr>
          <w:t xml:space="preserve">easures in </w:t>
        </w:r>
      </w:ins>
      <w:ins w:id="155" w:author="Alicia" w:date="2016-06-01T14:24:00Z">
        <w:r>
          <w:rPr>
            <w:rFonts w:ascii="Times New Roman" w:hAnsi="Times New Roman" w:cs="Times New Roman"/>
            <w:sz w:val="24"/>
            <w:szCs w:val="24"/>
            <w:lang w:val="en-US"/>
          </w:rPr>
          <w:t>s</w:t>
        </w:r>
      </w:ins>
      <w:ins w:id="156" w:author="Alicia" w:date="2016-06-01T14:23:00Z">
        <w:r>
          <w:rPr>
            <w:rFonts w:ascii="Times New Roman" w:hAnsi="Times New Roman" w:cs="Times New Roman"/>
            <w:sz w:val="24"/>
            <w:szCs w:val="24"/>
            <w:lang w:val="en-US"/>
          </w:rPr>
          <w:t xml:space="preserve">tructural </w:t>
        </w:r>
      </w:ins>
      <w:ins w:id="157" w:author="Alicia" w:date="2016-06-01T14:24:00Z">
        <w:r>
          <w:rPr>
            <w:rFonts w:ascii="Times New Roman" w:hAnsi="Times New Roman" w:cs="Times New Roman"/>
            <w:sz w:val="24"/>
            <w:szCs w:val="24"/>
            <w:lang w:val="en-US"/>
          </w:rPr>
          <w:t>e</w:t>
        </w:r>
      </w:ins>
      <w:ins w:id="158" w:author="Alicia" w:date="2016-06-01T14:23:00Z">
        <w:r>
          <w:rPr>
            <w:rFonts w:ascii="Times New Roman" w:hAnsi="Times New Roman" w:cs="Times New Roman"/>
            <w:sz w:val="24"/>
            <w:szCs w:val="24"/>
            <w:lang w:val="en-US"/>
          </w:rPr>
          <w:t>quation</w:t>
        </w:r>
      </w:ins>
      <w:ins w:id="159" w:author="Alicia" w:date="2016-06-01T14:24:00Z">
        <w:r>
          <w:rPr>
            <w:rFonts w:ascii="Times New Roman" w:hAnsi="Times New Roman" w:cs="Times New Roman"/>
            <w:sz w:val="24"/>
            <w:szCs w:val="24"/>
            <w:lang w:val="en-US"/>
          </w:rPr>
          <w:t xml:space="preserve"> m</w:t>
        </w:r>
      </w:ins>
      <w:ins w:id="160" w:author="Alicia" w:date="2016-06-01T14:23:00Z">
        <w:r w:rsidRPr="00433B42">
          <w:rPr>
            <w:rFonts w:ascii="Times New Roman" w:hAnsi="Times New Roman" w:cs="Times New Roman"/>
            <w:sz w:val="24"/>
            <w:szCs w:val="24"/>
            <w:lang w:val="en-US"/>
          </w:rPr>
          <w:t>odels." In K</w:t>
        </w:r>
      </w:ins>
      <w:ins w:id="161" w:author="Alicia" w:date="2016-06-01T14:24:00Z">
        <w:r>
          <w:rPr>
            <w:rFonts w:ascii="Times New Roman" w:hAnsi="Times New Roman" w:cs="Times New Roman"/>
            <w:sz w:val="24"/>
            <w:szCs w:val="24"/>
            <w:lang w:val="en-US"/>
          </w:rPr>
          <w:t xml:space="preserve">. </w:t>
        </w:r>
      </w:ins>
      <w:ins w:id="162" w:author="Alicia" w:date="2016-06-01T14:23:00Z">
        <w:r w:rsidRPr="00433B42">
          <w:rPr>
            <w:rFonts w:ascii="Times New Roman" w:hAnsi="Times New Roman" w:cs="Times New Roman"/>
            <w:sz w:val="24"/>
            <w:szCs w:val="24"/>
            <w:lang w:val="en-US"/>
          </w:rPr>
          <w:t>A</w:t>
        </w:r>
      </w:ins>
      <w:ins w:id="163" w:author="Alicia" w:date="2016-06-01T14:25:00Z">
        <w:r>
          <w:rPr>
            <w:rFonts w:ascii="Times New Roman" w:hAnsi="Times New Roman" w:cs="Times New Roman"/>
            <w:sz w:val="24"/>
            <w:szCs w:val="24"/>
            <w:lang w:val="en-US"/>
          </w:rPr>
          <w:t xml:space="preserve">. </w:t>
        </w:r>
      </w:ins>
      <w:proofErr w:type="spellStart"/>
      <w:ins w:id="164" w:author="Alicia" w:date="2016-06-01T14:23:00Z">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ins>
      <w:ins w:id="165" w:author="Alicia" w:date="2016-06-01T14:25:00Z">
        <w:r>
          <w:rPr>
            <w:rFonts w:ascii="Times New Roman" w:hAnsi="Times New Roman" w:cs="Times New Roman"/>
            <w:sz w:val="24"/>
            <w:szCs w:val="24"/>
            <w:lang w:val="en-US"/>
          </w:rPr>
          <w:t xml:space="preserve">. </w:t>
        </w:r>
      </w:ins>
      <w:ins w:id="166" w:author="Alicia" w:date="2016-06-01T14:23:00Z">
        <w:r w:rsidRPr="00433B42">
          <w:rPr>
            <w:rFonts w:ascii="Times New Roman" w:hAnsi="Times New Roman" w:cs="Times New Roman"/>
            <w:sz w:val="24"/>
            <w:szCs w:val="24"/>
            <w:lang w:val="en-US"/>
          </w:rPr>
          <w:t>S</w:t>
        </w:r>
      </w:ins>
      <w:ins w:id="167" w:author="Alicia" w:date="2016-06-01T14:25:00Z">
        <w:r>
          <w:rPr>
            <w:rFonts w:ascii="Times New Roman" w:hAnsi="Times New Roman" w:cs="Times New Roman"/>
            <w:sz w:val="24"/>
            <w:szCs w:val="24"/>
            <w:lang w:val="en-US"/>
          </w:rPr>
          <w:t>.</w:t>
        </w:r>
      </w:ins>
      <w:ins w:id="168" w:author="Alicia" w:date="2016-06-01T14:23:00Z">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w:t>
        </w:r>
      </w:ins>
      <w:ins w:id="169" w:author="Alicia" w:date="2016-06-01T14:25:00Z">
        <w:r>
          <w:rPr>
            <w:rFonts w:ascii="Times New Roman" w:hAnsi="Times New Roman" w:cs="Times New Roman"/>
            <w:sz w:val="24"/>
            <w:szCs w:val="24"/>
            <w:lang w:val="en-US"/>
          </w:rPr>
          <w:t>s</w:t>
        </w:r>
      </w:ins>
      <w:ins w:id="170" w:author="Alicia" w:date="2016-06-01T14:23:00Z">
        <w:r>
          <w:rPr>
            <w:rFonts w:ascii="Times New Roman" w:hAnsi="Times New Roman" w:cs="Times New Roman"/>
            <w:sz w:val="24"/>
            <w:szCs w:val="24"/>
            <w:lang w:val="en-US"/>
          </w:rPr>
          <w:t xml:space="preserve">tructural </w:t>
        </w:r>
      </w:ins>
      <w:ins w:id="171" w:author="Alicia" w:date="2016-06-01T14:25:00Z">
        <w:r>
          <w:rPr>
            <w:rFonts w:ascii="Times New Roman" w:hAnsi="Times New Roman" w:cs="Times New Roman"/>
            <w:sz w:val="24"/>
            <w:szCs w:val="24"/>
            <w:lang w:val="en-US"/>
          </w:rPr>
          <w:t>e</w:t>
        </w:r>
      </w:ins>
      <w:ins w:id="172" w:author="Alicia" w:date="2016-06-01T14:23:00Z">
        <w:r>
          <w:rPr>
            <w:rFonts w:ascii="Times New Roman" w:hAnsi="Times New Roman" w:cs="Times New Roman"/>
            <w:sz w:val="24"/>
            <w:szCs w:val="24"/>
            <w:lang w:val="en-US"/>
          </w:rPr>
          <w:t xml:space="preserve">quation </w:t>
        </w:r>
      </w:ins>
      <w:ins w:id="173" w:author="Alicia" w:date="2016-06-01T14:25:00Z">
        <w:r>
          <w:rPr>
            <w:rFonts w:ascii="Times New Roman" w:hAnsi="Times New Roman" w:cs="Times New Roman"/>
            <w:sz w:val="24"/>
            <w:szCs w:val="24"/>
            <w:lang w:val="en-US"/>
          </w:rPr>
          <w:t>m</w:t>
        </w:r>
      </w:ins>
      <w:ins w:id="174" w:author="Alicia" w:date="2016-06-01T14:23:00Z">
        <w:r>
          <w:rPr>
            <w:rFonts w:ascii="Times New Roman" w:hAnsi="Times New Roman" w:cs="Times New Roman"/>
            <w:sz w:val="24"/>
            <w:szCs w:val="24"/>
            <w:lang w:val="en-US"/>
          </w:rPr>
          <w:t>odels, pp. 111</w:t>
        </w:r>
      </w:ins>
      <w:ins w:id="175" w:author="Alicia" w:date="2016-06-01T14:25:00Z">
        <w:r>
          <w:rPr>
            <w:rFonts w:ascii="Times New Roman" w:hAnsi="Times New Roman" w:cs="Times New Roman"/>
            <w:sz w:val="24"/>
            <w:szCs w:val="24"/>
            <w:lang w:val="en-US"/>
          </w:rPr>
          <w:t>-</w:t>
        </w:r>
      </w:ins>
      <w:ins w:id="176" w:author="Alicia" w:date="2016-06-01T14:23:00Z">
        <w:r w:rsidRPr="00433B42">
          <w:rPr>
            <w:rFonts w:ascii="Times New Roman" w:hAnsi="Times New Roman" w:cs="Times New Roman"/>
            <w:sz w:val="24"/>
            <w:szCs w:val="24"/>
            <w:lang w:val="en-US"/>
          </w:rPr>
          <w:t>135.</w:t>
        </w:r>
      </w:ins>
      <w:ins w:id="177" w:author="Alicia" w:date="2016-06-01T14:25:00Z">
        <w:r>
          <w:rPr>
            <w:rFonts w:ascii="Times New Roman" w:hAnsi="Times New Roman" w:cs="Times New Roman"/>
            <w:sz w:val="24"/>
            <w:szCs w:val="24"/>
            <w:lang w:val="en-US"/>
          </w:rPr>
          <w:t xml:space="preserve"> </w:t>
        </w:r>
      </w:ins>
      <w:ins w:id="178" w:author="Alicia" w:date="2016-06-01T14:23:00Z">
        <w:r w:rsidRPr="00433B42">
          <w:rPr>
            <w:rFonts w:ascii="Times New Roman" w:hAnsi="Times New Roman" w:cs="Times New Roman"/>
            <w:sz w:val="24"/>
            <w:szCs w:val="24"/>
            <w:lang w:val="en-US"/>
          </w:rPr>
          <w:t>Sage Publications, Newbury Park.</w:t>
        </w:r>
      </w:ins>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Chapurlat, E., J. Ågren, and N. Sletvold.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ins w:id="179" w:author="Alicia" w:date="2016-06-02T17:13:00Z"/>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proofErr w:type="spellStart"/>
      <w:ins w:id="180" w:author="Alicia" w:date="2016-06-02T17:13:00Z">
        <w:r w:rsidRPr="00C45594">
          <w:rPr>
            <w:rFonts w:ascii="Times New Roman" w:hAnsi="Times New Roman" w:cs="Times New Roman"/>
            <w:sz w:val="24"/>
            <w:szCs w:val="24"/>
            <w:lang w:val="en-US"/>
          </w:rPr>
          <w:t>Ehrlén</w:t>
        </w:r>
        <w:proofErr w:type="spellEnd"/>
        <w:r w:rsidRPr="00C45594">
          <w:rPr>
            <w:rFonts w:ascii="Times New Roman" w:hAnsi="Times New Roman" w:cs="Times New Roman"/>
            <w:sz w:val="24"/>
            <w:szCs w:val="24"/>
            <w:lang w:val="en-US"/>
          </w:rPr>
          <w:t xml:space="preserve">, J., J. </w:t>
        </w:r>
        <w:proofErr w:type="spellStart"/>
        <w:r w:rsidRPr="00C45594">
          <w:rPr>
            <w:rFonts w:ascii="Times New Roman" w:hAnsi="Times New Roman" w:cs="Times New Roman"/>
            <w:sz w:val="24"/>
            <w:szCs w:val="24"/>
            <w:lang w:val="en-US"/>
          </w:rPr>
          <w:t>Raabova</w:t>
        </w:r>
        <w:proofErr w:type="spellEnd"/>
        <w:r w:rsidRPr="00C45594">
          <w:rPr>
            <w:rFonts w:ascii="Times New Roman" w:hAnsi="Times New Roman" w:cs="Times New Roman"/>
            <w:sz w:val="24"/>
            <w:szCs w:val="24"/>
            <w:lang w:val="en-US"/>
          </w:rPr>
          <w:t>, and J. P. Dahlgren. 2015. Flowering schedule in a perennial plant; life-history trade-offs, seed predation, and total offspring fitness. Ecology 96:2280–2288.</w:t>
        </w:r>
      </w:ins>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Elzinga,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13268E">
        <w:rPr>
          <w:rFonts w:ascii="Times New Roman" w:hAnsi="Times New Roman" w:cs="Times New Roman"/>
          <w:sz w:val="24"/>
          <w:szCs w:val="24"/>
          <w:lang w:val="en-US"/>
        </w:rPr>
        <w:t>Fukano</w:t>
      </w:r>
      <w:proofErr w:type="spellEnd"/>
      <w:r w:rsidRPr="0013268E">
        <w:rPr>
          <w:rFonts w:ascii="Times New Roman" w:hAnsi="Times New Roman" w:cs="Times New Roman"/>
          <w:sz w:val="24"/>
          <w:szCs w:val="24"/>
          <w:lang w:val="en-US"/>
        </w:rPr>
        <w:t xml:space="preserve">, Y., K. Tanaka, and T. </w:t>
      </w:r>
      <w:proofErr w:type="spellStart"/>
      <w:r w:rsidRPr="0013268E">
        <w:rPr>
          <w:rFonts w:ascii="Times New Roman" w:hAnsi="Times New Roman" w:cs="Times New Roman"/>
          <w:sz w:val="24"/>
          <w:szCs w:val="24"/>
          <w:lang w:val="en-US"/>
        </w:rPr>
        <w:t>Yahara</w:t>
      </w:r>
      <w:proofErr w:type="spell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13268E">
        <w:rPr>
          <w:rFonts w:ascii="Times New Roman" w:hAnsi="Times New Roman" w:cs="Times New Roman"/>
          <w:sz w:val="24"/>
          <w:szCs w:val="24"/>
          <w:lang w:val="en-US"/>
        </w:rPr>
        <w:t>Giménez</w:t>
      </w:r>
      <w:proofErr w:type="spellEnd"/>
      <w:r w:rsidRPr="0013268E">
        <w:rPr>
          <w:rFonts w:ascii="Times New Roman" w:hAnsi="Times New Roman" w:cs="Times New Roman"/>
          <w:sz w:val="24"/>
          <w:szCs w:val="24"/>
          <w:lang w:val="en-US"/>
        </w:rPr>
        <w:t xml:space="preserve">-Benavides, L., R. </w:t>
      </w:r>
      <w:proofErr w:type="spellStart"/>
      <w:r w:rsidRPr="0013268E">
        <w:rPr>
          <w:rFonts w:ascii="Times New Roman" w:hAnsi="Times New Roman" w:cs="Times New Roman"/>
          <w:sz w:val="24"/>
          <w:szCs w:val="24"/>
          <w:lang w:val="en-US"/>
        </w:rPr>
        <w:t>García</w:t>
      </w:r>
      <w:proofErr w:type="spellEnd"/>
      <w:r w:rsidRPr="0013268E">
        <w:rPr>
          <w:rFonts w:ascii="Times New Roman" w:hAnsi="Times New Roman" w:cs="Times New Roman"/>
          <w:sz w:val="24"/>
          <w:szCs w:val="24"/>
          <w:lang w:val="en-US"/>
        </w:rPr>
        <w:t xml:space="preserve">-Camacho, J. M. </w:t>
      </w:r>
      <w:proofErr w:type="spellStart"/>
      <w:r w:rsidRPr="0013268E">
        <w:rPr>
          <w:rFonts w:ascii="Times New Roman" w:hAnsi="Times New Roman" w:cs="Times New Roman"/>
          <w:sz w:val="24"/>
          <w:szCs w:val="24"/>
          <w:lang w:val="en-US"/>
        </w:rPr>
        <w:t>Iriondo</w:t>
      </w:r>
      <w:proofErr w:type="spellEnd"/>
      <w:r w:rsidRPr="0013268E">
        <w:rPr>
          <w:rFonts w:ascii="Times New Roman" w:hAnsi="Times New Roman" w:cs="Times New Roman"/>
          <w:sz w:val="24"/>
          <w:szCs w:val="24"/>
          <w:lang w:val="en-US"/>
        </w:rPr>
        <w:t xml:space="preserve">, and A. </w:t>
      </w:r>
      <w:proofErr w:type="spellStart"/>
      <w:r w:rsidRPr="0013268E">
        <w:rPr>
          <w:rFonts w:ascii="Times New Roman" w:hAnsi="Times New Roman" w:cs="Times New Roman"/>
          <w:sz w:val="24"/>
          <w:szCs w:val="24"/>
          <w:lang w:val="en-US"/>
        </w:rPr>
        <w:t>Escudero</w:t>
      </w:r>
      <w:proofErr w:type="spellEnd"/>
      <w:r w:rsidRPr="0013268E">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Matthies, and M. Fischer.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123904">
        <w:rPr>
          <w:rFonts w:ascii="Times New Roman" w:hAnsi="Times New Roman" w:cs="Times New Roman"/>
          <w:sz w:val="24"/>
          <w:szCs w:val="24"/>
          <w:lang w:val="de-DE"/>
          <w:rPrChange w:id="181" w:author="Alicia" w:date="2016-06-02T10:28:00Z">
            <w:rPr>
              <w:rFonts w:ascii="Times New Roman" w:hAnsi="Times New Roman" w:cs="Times New Roman"/>
              <w:sz w:val="24"/>
              <w:szCs w:val="24"/>
              <w:lang w:val="en-US"/>
            </w:rPr>
          </w:rPrChange>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r w:rsidRPr="0013268E">
        <w:rPr>
          <w:rFonts w:ascii="Times New Roman" w:hAnsi="Times New Roman" w:cs="Times New Roman"/>
          <w:sz w:val="24"/>
          <w:szCs w:val="24"/>
          <w:lang w:val="en-US"/>
        </w:rPr>
        <w:t xml:space="preserve">Kolb, A., R. </w:t>
      </w:r>
      <w:proofErr w:type="spellStart"/>
      <w:r w:rsidRPr="0013268E">
        <w:rPr>
          <w:rFonts w:ascii="Times New Roman" w:hAnsi="Times New Roman" w:cs="Times New Roman"/>
          <w:sz w:val="24"/>
          <w:szCs w:val="24"/>
          <w:lang w:val="en-US"/>
        </w:rPr>
        <w:t>Leimu</w:t>
      </w:r>
      <w:proofErr w:type="spellEnd"/>
      <w:r w:rsidRPr="0013268E">
        <w:rPr>
          <w:rFonts w:ascii="Times New Roman" w:hAnsi="Times New Roman" w:cs="Times New Roman"/>
          <w:sz w:val="24"/>
          <w:szCs w:val="24"/>
          <w:lang w:val="en-US"/>
        </w:rPr>
        <w:t xml:space="preserve">,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4EBE594A" w14:textId="06F1B86F" w:rsidR="00881224" w:rsidRDefault="00366CD6" w:rsidP="00881224">
      <w:pPr>
        <w:pStyle w:val="Bibliografa"/>
        <w:spacing w:line="480" w:lineRule="auto"/>
        <w:ind w:left="0" w:firstLine="0"/>
        <w:rPr>
          <w:ins w:id="182" w:author="Alicia" w:date="2016-06-02T17:10:00Z"/>
          <w:rFonts w:ascii="Times New Roman" w:hAnsi="Times New Roman" w:cs="Times New Roman"/>
          <w:sz w:val="24"/>
          <w:szCs w:val="24"/>
          <w:lang w:val="en-US"/>
        </w:rPr>
      </w:pPr>
      <w:proofErr w:type="spellStart"/>
      <w:r w:rsidRPr="006223D7">
        <w:rPr>
          <w:rFonts w:ascii="Times New Roman" w:hAnsi="Times New Roman" w:cs="Times New Roman"/>
          <w:sz w:val="24"/>
          <w:szCs w:val="24"/>
          <w:lang w:val="en-US"/>
          <w:rPrChange w:id="183" w:author="Alicia" w:date="2016-05-18T09:58:00Z">
            <w:rPr>
              <w:rFonts w:ascii="Times New Roman" w:hAnsi="Times New Roman" w:cs="Times New Roman"/>
              <w:sz w:val="24"/>
              <w:szCs w:val="24"/>
              <w:lang w:val="de-DE"/>
            </w:rPr>
          </w:rPrChange>
        </w:rPr>
        <w:t>Lande</w:t>
      </w:r>
      <w:proofErr w:type="spellEnd"/>
      <w:r w:rsidRPr="006223D7">
        <w:rPr>
          <w:rFonts w:ascii="Times New Roman" w:hAnsi="Times New Roman" w:cs="Times New Roman"/>
          <w:sz w:val="24"/>
          <w:szCs w:val="24"/>
          <w:lang w:val="en-US"/>
          <w:rPrChange w:id="184" w:author="Alicia" w:date="2016-05-18T09:58:00Z">
            <w:rPr>
              <w:rFonts w:ascii="Times New Roman" w:hAnsi="Times New Roman" w:cs="Times New Roman"/>
              <w:sz w:val="24"/>
              <w:szCs w:val="24"/>
              <w:lang w:val="de-DE"/>
            </w:rPr>
          </w:rPrChange>
        </w:rPr>
        <w:t>, R., and S. J. Arnold.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ins w:id="185" w:author="Alicia" w:date="2016-06-02T17:11:00Z">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xml:space="preserve">, S. 2003. </w:t>
        </w:r>
        <w:proofErr w:type="gramStart"/>
        <w:r w:rsidRPr="00C45594">
          <w:rPr>
            <w:rFonts w:ascii="Times New Roman" w:hAnsi="Times New Roman" w:cs="Times New Roman"/>
            <w:sz w:val="24"/>
            <w:szCs w:val="24"/>
            <w:lang w:val="en-US"/>
          </w:rPr>
          <w:t>Effects of flower and seed predators and pollinators on fruit production in two sequentially flowering congeners.</w:t>
        </w:r>
        <w:proofErr w:type="gramEnd"/>
        <w:r w:rsidRPr="00C45594">
          <w:rPr>
            <w:rFonts w:ascii="Times New Roman" w:hAnsi="Times New Roman" w:cs="Times New Roman"/>
            <w:sz w:val="24"/>
            <w:szCs w:val="24"/>
            <w:lang w:val="en-US"/>
          </w:rPr>
          <w:t xml:space="preserve"> Plant Ecology 166:37–48.</w:t>
        </w:r>
      </w:ins>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t>Oostermeijer</w:t>
      </w:r>
      <w:proofErr w:type="spellEnd"/>
      <w:r w:rsidRPr="0076147F">
        <w:rPr>
          <w:rFonts w:ascii="Times New Roman" w:hAnsi="Times New Roman" w:cs="Times New Roman"/>
          <w:sz w:val="24"/>
          <w:szCs w:val="24"/>
          <w:lang w:val="en-US"/>
        </w:rPr>
        <w:t xml:space="preserve">, J. G. B., J. C. M. Den </w:t>
      </w:r>
      <w:proofErr w:type="spellStart"/>
      <w:r w:rsidRPr="0076147F">
        <w:rPr>
          <w:rFonts w:ascii="Times New Roman" w:hAnsi="Times New Roman" w:cs="Times New Roman"/>
          <w:sz w:val="24"/>
          <w:szCs w:val="24"/>
          <w:lang w:val="en-US"/>
        </w:rPr>
        <w:t>Nijs</w:t>
      </w:r>
      <w:proofErr w:type="spellEnd"/>
      <w:r w:rsidRPr="0076147F">
        <w:rPr>
          <w:rFonts w:ascii="Times New Roman" w:hAnsi="Times New Roman" w:cs="Times New Roman"/>
          <w:sz w:val="24"/>
          <w:szCs w:val="24"/>
          <w:lang w:val="en-US"/>
        </w:rPr>
        <w:t xml:space="preserve">, L. E. L. </w:t>
      </w:r>
      <w:proofErr w:type="spellStart"/>
      <w:r w:rsidRPr="0076147F">
        <w:rPr>
          <w:rFonts w:ascii="Times New Roman" w:hAnsi="Times New Roman" w:cs="Times New Roman"/>
          <w:sz w:val="24"/>
          <w:szCs w:val="24"/>
          <w:lang w:val="en-US"/>
        </w:rPr>
        <w:t>Raijmann</w:t>
      </w:r>
      <w:proofErr w:type="spellEnd"/>
      <w:r w:rsidRPr="0076147F">
        <w:rPr>
          <w:rFonts w:ascii="Times New Roman" w:hAnsi="Times New Roman" w:cs="Times New Roman"/>
          <w:sz w:val="24"/>
          <w:szCs w:val="24"/>
          <w:lang w:val="en-US"/>
        </w:rPr>
        <w:t xml:space="preserve">, and S. B. J. Menken.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w:t>
      </w:r>
      <w:proofErr w:type="gramStart"/>
      <w:r w:rsidRPr="0065458F">
        <w:rPr>
          <w:rFonts w:ascii="Times New Roman" w:hAnsi="Times New Roman" w:cs="Times New Roman"/>
          <w:sz w:val="24"/>
          <w:szCs w:val="24"/>
          <w:lang w:val="en-US"/>
        </w:rPr>
        <w:t xml:space="preserve">URL   </w:t>
      </w:r>
      <w:r w:rsidR="00123904">
        <w:fldChar w:fldCharType="begin"/>
      </w:r>
      <w:r w:rsidR="00123904" w:rsidRPr="00123904">
        <w:rPr>
          <w:lang w:val="en-US"/>
          <w:rPrChange w:id="186" w:author="Alicia" w:date="2016-06-02T10:28:00Z">
            <w:rPr/>
          </w:rPrChange>
        </w:rPr>
        <w:instrText xml:space="preserve"> HYPERLINK "http://www.R-project.org/" </w:instrText>
      </w:r>
      <w:r w:rsidR="00123904">
        <w:fldChar w:fldCharType="separate"/>
      </w:r>
      <w:r w:rsidRPr="00DA5DE2">
        <w:rPr>
          <w:rStyle w:val="Hipervnculo"/>
          <w:sz w:val="24"/>
          <w:szCs w:val="24"/>
          <w:lang w:val="en-US"/>
        </w:rPr>
        <w:t>http://www.R-project.org/</w:t>
      </w:r>
      <w:r w:rsidR="00123904">
        <w:rPr>
          <w:rStyle w:val="Hipervnculo"/>
          <w:sz w:val="24"/>
          <w:szCs w:val="24"/>
          <w:lang w:val="en-US"/>
        </w:rPr>
        <w:fldChar w:fldCharType="end"/>
      </w:r>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lastRenderedPageBreak/>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t>Sandring</w:t>
      </w:r>
      <w:proofErr w:type="spellEnd"/>
      <w:r w:rsidRPr="0076147F">
        <w:rPr>
          <w:rFonts w:ascii="Times New Roman" w:hAnsi="Times New Roman" w:cs="Times New Roman"/>
          <w:sz w:val="24"/>
          <w:szCs w:val="24"/>
          <w:lang w:val="en-US"/>
        </w:rPr>
        <w:t xml:space="preserve">, S., and J. </w:t>
      </w:r>
      <w:proofErr w:type="spellStart"/>
      <w:r w:rsidRPr="0076147F">
        <w:rPr>
          <w:rFonts w:ascii="Times New Roman" w:hAnsi="Times New Roman" w:cs="Times New Roman"/>
          <w:sz w:val="24"/>
          <w:szCs w:val="24"/>
          <w:lang w:val="en-US"/>
        </w:rPr>
        <w:t>Ågren</w:t>
      </w:r>
      <w:proofErr w:type="spellEnd"/>
      <w:r w:rsidRPr="0076147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Siepielski,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76147F">
        <w:rPr>
          <w:rFonts w:ascii="Times New Roman" w:hAnsi="Times New Roman" w:cs="Times New Roman"/>
          <w:sz w:val="24"/>
          <w:szCs w:val="24"/>
          <w:lang w:val="en-US"/>
        </w:rPr>
        <w:t>Vanhoenacker</w:t>
      </w:r>
      <w:proofErr w:type="spellEnd"/>
      <w:r w:rsidRPr="0076147F">
        <w:rPr>
          <w:rFonts w:ascii="Times New Roman" w:hAnsi="Times New Roman" w:cs="Times New Roman"/>
          <w:sz w:val="24"/>
          <w:szCs w:val="24"/>
          <w:lang w:val="en-US"/>
        </w:rPr>
        <w:t xml:space="preserve">, D., J. </w:t>
      </w:r>
      <w:proofErr w:type="spellStart"/>
      <w:r w:rsidRPr="0076147F">
        <w:rPr>
          <w:rFonts w:ascii="Times New Roman" w:hAnsi="Times New Roman" w:cs="Times New Roman"/>
          <w:sz w:val="24"/>
          <w:szCs w:val="24"/>
          <w:lang w:val="en-US"/>
        </w:rPr>
        <w:t>Ågren</w:t>
      </w:r>
      <w:proofErr w:type="spellEnd"/>
      <w:r w:rsidRPr="0076147F">
        <w:rPr>
          <w:rFonts w:ascii="Times New Roman" w:hAnsi="Times New Roman" w:cs="Times New Roman"/>
          <w:sz w:val="24"/>
          <w:szCs w:val="24"/>
          <w:lang w:val="en-US"/>
        </w:rPr>
        <w:t xml:space="preserve">, and J. </w:t>
      </w:r>
      <w:proofErr w:type="spellStart"/>
      <w:r w:rsidRPr="0076147F">
        <w:rPr>
          <w:rFonts w:ascii="Times New Roman" w:hAnsi="Times New Roman" w:cs="Times New Roman"/>
          <w:sz w:val="24"/>
          <w:szCs w:val="24"/>
          <w:lang w:val="en-US"/>
        </w:rPr>
        <w:t>Ehrlén</w:t>
      </w:r>
      <w:proofErr w:type="spellEnd"/>
      <w:r w:rsidRPr="0076147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Pr="0065458F" w:rsidRDefault="004A6230" w:rsidP="004A6230">
      <w:pPr>
        <w:pStyle w:val="Bibliografa"/>
        <w:spacing w:line="480" w:lineRule="auto"/>
        <w:ind w:left="0" w:firstLine="0"/>
        <w:rPr>
          <w:rFonts w:ascii="Times New Roman" w:hAnsi="Times New Roman" w:cs="Times New Roman"/>
          <w:sz w:val="24"/>
          <w:szCs w:val="24"/>
          <w:lang w:val="en-US"/>
        </w:rPr>
      </w:pPr>
      <w:proofErr w:type="gramStart"/>
      <w:r w:rsidRPr="00123904">
        <w:rPr>
          <w:rFonts w:ascii="Times New Roman" w:hAnsi="Times New Roman" w:cs="Times New Roman"/>
          <w:sz w:val="24"/>
          <w:szCs w:val="24"/>
          <w:lang w:val="en-US"/>
          <w:rPrChange w:id="187" w:author="Alicia" w:date="2016-06-02T16:44:00Z">
            <w:rPr>
              <w:rFonts w:ascii="Times New Roman" w:hAnsi="Times New Roman" w:cs="Times New Roman"/>
              <w:sz w:val="24"/>
              <w:szCs w:val="24"/>
              <w:lang w:val="de-DE"/>
            </w:rPr>
          </w:rPrChange>
        </w:rPr>
        <w:t>von</w:t>
      </w:r>
      <w:proofErr w:type="gramEnd"/>
      <w:r w:rsidRPr="00123904">
        <w:rPr>
          <w:rFonts w:ascii="Times New Roman" w:hAnsi="Times New Roman" w:cs="Times New Roman"/>
          <w:sz w:val="24"/>
          <w:szCs w:val="24"/>
          <w:lang w:val="en-US"/>
          <w:rPrChange w:id="188" w:author="Alicia" w:date="2016-06-02T16:44:00Z">
            <w:rPr>
              <w:rFonts w:ascii="Times New Roman" w:hAnsi="Times New Roman" w:cs="Times New Roman"/>
              <w:sz w:val="24"/>
              <w:szCs w:val="24"/>
              <w:lang w:val="de-DE"/>
            </w:rPr>
          </w:rPrChange>
        </w:rPr>
        <w:t xml:space="preserve"> Euler, T., J. </w:t>
      </w:r>
      <w:proofErr w:type="spellStart"/>
      <w:r w:rsidRPr="00123904">
        <w:rPr>
          <w:rFonts w:ascii="Times New Roman" w:hAnsi="Times New Roman" w:cs="Times New Roman"/>
          <w:sz w:val="24"/>
          <w:szCs w:val="24"/>
          <w:lang w:val="en-US"/>
          <w:rPrChange w:id="189" w:author="Alicia" w:date="2016-06-02T16:44:00Z">
            <w:rPr>
              <w:rFonts w:ascii="Times New Roman" w:hAnsi="Times New Roman" w:cs="Times New Roman"/>
              <w:sz w:val="24"/>
              <w:szCs w:val="24"/>
              <w:lang w:val="de-DE"/>
            </w:rPr>
          </w:rPrChange>
        </w:rPr>
        <w:t>Ågren</w:t>
      </w:r>
      <w:proofErr w:type="spellEnd"/>
      <w:r w:rsidRPr="00123904">
        <w:rPr>
          <w:rFonts w:ascii="Times New Roman" w:hAnsi="Times New Roman" w:cs="Times New Roman"/>
          <w:sz w:val="24"/>
          <w:szCs w:val="24"/>
          <w:lang w:val="en-US"/>
          <w:rPrChange w:id="190" w:author="Alicia" w:date="2016-06-02T16:44:00Z">
            <w:rPr>
              <w:rFonts w:ascii="Times New Roman" w:hAnsi="Times New Roman" w:cs="Times New Roman"/>
              <w:sz w:val="24"/>
              <w:szCs w:val="24"/>
              <w:lang w:val="de-DE"/>
            </w:rPr>
          </w:rPrChange>
        </w:rPr>
        <w:t xml:space="preserve">, and J. </w:t>
      </w:r>
      <w:proofErr w:type="spellStart"/>
      <w:r w:rsidRPr="00123904">
        <w:rPr>
          <w:rFonts w:ascii="Times New Roman" w:hAnsi="Times New Roman" w:cs="Times New Roman"/>
          <w:sz w:val="24"/>
          <w:szCs w:val="24"/>
          <w:lang w:val="en-US"/>
          <w:rPrChange w:id="191" w:author="Alicia" w:date="2016-06-02T16:44:00Z">
            <w:rPr>
              <w:rFonts w:ascii="Times New Roman" w:hAnsi="Times New Roman" w:cs="Times New Roman"/>
              <w:sz w:val="24"/>
              <w:szCs w:val="24"/>
              <w:lang w:val="de-DE"/>
            </w:rPr>
          </w:rPrChange>
        </w:rPr>
        <w:t>Ehrlén</w:t>
      </w:r>
      <w:proofErr w:type="spellEnd"/>
      <w:r w:rsidRPr="00123904">
        <w:rPr>
          <w:rFonts w:ascii="Times New Roman" w:hAnsi="Times New Roman" w:cs="Times New Roman"/>
          <w:sz w:val="24"/>
          <w:szCs w:val="24"/>
          <w:lang w:val="en-US"/>
          <w:rPrChange w:id="192" w:author="Alicia" w:date="2016-06-02T16:44:00Z">
            <w:rPr>
              <w:rFonts w:ascii="Times New Roman" w:hAnsi="Times New Roman" w:cs="Times New Roman"/>
              <w:sz w:val="24"/>
              <w:szCs w:val="24"/>
              <w:lang w:val="de-DE"/>
            </w:rPr>
          </w:rPrChange>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5E8B0E4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lang w:val="en-US"/>
        </w:rPr>
        <w:t xml:space="preserve"> </w:t>
      </w:r>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rsidRPr="00F16AC6"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rsidRPr="00F16AC6"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rsidRPr="00F16AC6"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6B7A0A7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the predator and as 1 in populations with the predator, was included in all models. Results are from linear hierarchical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 not shown) and predation × trait interactions were only included in the models if the population × trait interaction was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5645295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predator 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 xml:space="preserve">G. </w:t>
      </w:r>
      <w:proofErr w:type="spellStart"/>
      <w:r>
        <w:rPr>
          <w:rFonts w:ascii="Times New Roman" w:hAnsi="Times New Roman" w:cs="Times New Roman"/>
          <w:i/>
          <w:sz w:val="24"/>
          <w:lang w:val="en-US"/>
        </w:rPr>
        <w:t>pneumonanthe</w:t>
      </w:r>
      <w:proofErr w:type="spellEnd"/>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 xml:space="preserve">Significant coefficients (bootstrap-corrected p &lt; 0.05) are depicted in </w:t>
      </w:r>
      <w:proofErr w:type="gramStart"/>
      <w:r>
        <w:rPr>
          <w:rFonts w:ascii="Times New Roman" w:hAnsi="Times New Roman" w:cs="Times New Roman"/>
          <w:sz w:val="24"/>
          <w:szCs w:val="24"/>
          <w:lang w:val="en-US"/>
        </w:rPr>
        <w:t>bold,</w:t>
      </w:r>
      <w:proofErr w:type="gramEnd"/>
      <w:r>
        <w:rPr>
          <w:rFonts w:ascii="Times New Roman" w:hAnsi="Times New Roman" w:cs="Times New Roman"/>
          <w:sz w:val="24"/>
          <w:szCs w:val="24"/>
          <w:lang w:val="en-US"/>
        </w:rPr>
        <w:t xml:space="preserve">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Figure 1: Differences in linear selection gradients for flowering phenology between populations where the predator 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1A9DC1C7"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 xml:space="preserve">P. </w:t>
      </w:r>
      <w:proofErr w:type="spellStart"/>
      <w:r>
        <w:rPr>
          <w:rFonts w:ascii="Times New Roman" w:hAnsi="Times New Roman" w:cs="Times New Roman"/>
          <w:i/>
          <w:sz w:val="24"/>
          <w:lang w:val="en-US"/>
        </w:rPr>
        <w:t>alcon</w:t>
      </w:r>
      <w:proofErr w:type="spellEnd"/>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 xml:space="preserve">G. </w:t>
      </w:r>
      <w:proofErr w:type="spellStart"/>
      <w:r w:rsidR="00CF51E4">
        <w:rPr>
          <w:rFonts w:ascii="Times New Roman" w:hAnsi="Times New Roman" w:cs="Times New Roman"/>
          <w:i/>
          <w:sz w:val="24"/>
          <w:lang w:val="en-US"/>
        </w:rPr>
        <w:t>pneumonanthe</w:t>
      </w:r>
      <w:proofErr w:type="spellEnd"/>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commentRangeStart w:id="193"/>
      <w:commentRangeStart w:id="194"/>
      <w:del w:id="195" w:author="Alicia" w:date="2016-06-01T17:27:00Z">
        <w:r w:rsidR="00FB5D05" w:rsidDel="00C65199">
          <w:rPr>
            <w:rFonts w:ascii="Times New Roman" w:hAnsi="Times New Roman" w:cs="Times New Roman"/>
            <w:sz w:val="24"/>
            <w:szCs w:val="24"/>
            <w:lang w:val="en-US"/>
          </w:rPr>
          <w:delText xml:space="preserve">Number of </w:delText>
        </w:r>
        <w:commentRangeStart w:id="196"/>
        <w:commentRangeStart w:id="197"/>
        <w:r w:rsidR="00FB5D05" w:rsidDel="00C65199">
          <w:rPr>
            <w:rFonts w:ascii="Times New Roman" w:hAnsi="Times New Roman" w:cs="Times New Roman"/>
            <w:sz w:val="24"/>
            <w:szCs w:val="24"/>
            <w:lang w:val="en-US"/>
          </w:rPr>
          <w:delText>samples</w:delText>
        </w:r>
      </w:del>
      <w:commentRangeEnd w:id="193"/>
      <w:commentRangeEnd w:id="196"/>
      <w:r w:rsidR="00C65199">
        <w:rPr>
          <w:rStyle w:val="Refdecomentario"/>
        </w:rPr>
        <w:commentReference w:id="193"/>
      </w:r>
      <w:del w:id="198" w:author="Alicia" w:date="2016-06-01T17:27:00Z">
        <w:r w:rsidR="00CF51E4" w:rsidDel="00C65199">
          <w:rPr>
            <w:rStyle w:val="Refdecomentario"/>
          </w:rPr>
          <w:commentReference w:id="196"/>
        </w:r>
      </w:del>
      <w:commentRangeEnd w:id="194"/>
      <w:commentRangeEnd w:id="197"/>
      <w:ins w:id="199" w:author="Alicia" w:date="2016-06-01T17:27:00Z">
        <w:r w:rsidR="00C65199">
          <w:rPr>
            <w:rFonts w:ascii="Times New Roman" w:hAnsi="Times New Roman" w:cs="Times New Roman"/>
            <w:sz w:val="24"/>
            <w:szCs w:val="24"/>
            <w:lang w:val="en-US"/>
          </w:rPr>
          <w:t xml:space="preserve">Sample size (n = </w:t>
        </w:r>
      </w:ins>
      <w:ins w:id="200" w:author="Alicia" w:date="2016-06-01T17:28:00Z">
        <w:r w:rsidR="00C65199">
          <w:rPr>
            <w:rFonts w:ascii="Times New Roman" w:hAnsi="Times New Roman" w:cs="Times New Roman"/>
            <w:sz w:val="24"/>
            <w:szCs w:val="24"/>
            <w:lang w:val="en-US"/>
          </w:rPr>
          <w:t>number of plant individuals</w:t>
        </w:r>
      </w:ins>
      <w:ins w:id="201" w:author="Alicia" w:date="2016-06-01T17:27:00Z">
        <w:r w:rsidR="00C65199">
          <w:rPr>
            <w:rFonts w:ascii="Times New Roman" w:hAnsi="Times New Roman" w:cs="Times New Roman"/>
            <w:sz w:val="24"/>
            <w:szCs w:val="24"/>
            <w:lang w:val="en-US"/>
          </w:rPr>
          <w:t>)</w:t>
        </w:r>
      </w:ins>
      <w:r w:rsidR="00C65199">
        <w:rPr>
          <w:rStyle w:val="Refdecomentario"/>
        </w:rPr>
        <w:commentReference w:id="197"/>
      </w:r>
      <w:r w:rsidR="00CF51E4">
        <w:rPr>
          <w:rStyle w:val="Refdecomentario"/>
        </w:rPr>
        <w:commentReference w:id="194"/>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ins w:id="202" w:author="Alicia" w:date="2016-05-10T15:48:00Z"/>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702896E4"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Default="003915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26DC54" w14:textId="4B287551" w:rsidR="001B5A24" w:rsidRPr="001B5A24" w:rsidRDefault="006223D7" w:rsidP="00245AFD">
      <w:pPr>
        <w:rPr>
          <w:ins w:id="203" w:author="Alicia" w:date="2016-05-17T17:24:00Z"/>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del w:id="204" w:author="Alicia" w:date="2016-06-02T17:47:00Z">
        <w:r w:rsidR="00245AFD" w:rsidDel="001B5A24">
          <w:rPr>
            <w:rFonts w:ascii="Times New Roman" w:hAnsi="Times New Roman" w:cs="Times New Roman"/>
            <w:sz w:val="24"/>
            <w:lang w:val="en-US"/>
          </w:rPr>
          <w:delText xml:space="preserve">analyses </w:delText>
        </w:r>
      </w:del>
      <w:ins w:id="205" w:author="Alicia" w:date="2016-06-02T17:47:00Z">
        <w:r w:rsidR="001B5A24">
          <w:rPr>
            <w:rFonts w:ascii="Times New Roman" w:hAnsi="Times New Roman" w:cs="Times New Roman"/>
            <w:sz w:val="24"/>
            <w:lang w:val="en-US"/>
          </w:rPr>
          <w:t>models</w:t>
        </w:r>
        <w:r w:rsidR="001B5A24">
          <w:rPr>
            <w:rFonts w:ascii="Times New Roman" w:hAnsi="Times New Roman" w:cs="Times New Roman"/>
            <w:sz w:val="24"/>
            <w:lang w:val="en-US"/>
          </w:rPr>
          <w:t xml:space="preserve"> </w:t>
        </w:r>
      </w:ins>
      <w:r w:rsidR="00245AFD">
        <w:rPr>
          <w:rFonts w:ascii="Times New Roman" w:hAnsi="Times New Roman" w:cs="Times New Roman"/>
          <w:sz w:val="24"/>
          <w:lang w:val="en-US"/>
        </w:rPr>
        <w:t>of</w:t>
      </w:r>
      <w:ins w:id="206" w:author="Alicia" w:date="2016-06-02T17:47:00Z">
        <w:r w:rsidR="001B5A24">
          <w:rPr>
            <w:rFonts w:ascii="Times New Roman" w:hAnsi="Times New Roman" w:cs="Times New Roman"/>
            <w:sz w:val="24"/>
            <w:lang w:val="en-US"/>
          </w:rPr>
          <w:t xml:space="preserve"> the effects of plant</w:t>
        </w:r>
      </w:ins>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ins w:id="207" w:author="Alicia" w:date="2016-06-02T17:48:00Z">
        <w:r w:rsidR="001B5A24">
          <w:rPr>
            <w:rFonts w:ascii="Times New Roman" w:hAnsi="Times New Roman" w:cs="Times New Roman"/>
            <w:sz w:val="24"/>
            <w:lang w:val="en-US"/>
          </w:rPr>
          <w:t xml:space="preserve"> the butterfly</w:t>
        </w:r>
      </w:ins>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P. </w:t>
      </w:r>
      <w:proofErr w:type="spellStart"/>
      <w:r w:rsidR="00245AFD">
        <w:rPr>
          <w:rFonts w:ascii="Times New Roman" w:hAnsi="Times New Roman" w:cs="Times New Roman"/>
          <w:i/>
          <w:sz w:val="24"/>
          <w:lang w:val="en-US"/>
        </w:rPr>
        <w:t>alcon</w:t>
      </w:r>
      <w:proofErr w:type="spellEnd"/>
      <w:r w:rsidR="00245AFD">
        <w:rPr>
          <w:rFonts w:ascii="Times New Roman" w:hAnsi="Times New Roman" w:cs="Times New Roman"/>
          <w:sz w:val="24"/>
          <w:lang w:val="en-US"/>
        </w:rPr>
        <w:t xml:space="preserve"> </w:t>
      </w:r>
      <w:del w:id="208" w:author="Alicia" w:date="2016-06-02T17:48:00Z">
        <w:r w:rsidR="00245AFD" w:rsidDel="001B5A24">
          <w:rPr>
            <w:rFonts w:ascii="Times New Roman" w:hAnsi="Times New Roman" w:cs="Times New Roman"/>
            <w:sz w:val="24"/>
            <w:lang w:val="en-US"/>
          </w:rPr>
          <w:delText>as predictors of fitness</w:delText>
        </w:r>
      </w:del>
      <w:ins w:id="209" w:author="Alicia" w:date="2016-06-02T17:48:00Z">
        <w:r w:rsidR="001B5A24">
          <w:rPr>
            <w:rFonts w:ascii="Times New Roman" w:hAnsi="Times New Roman" w:cs="Times New Roman"/>
            <w:sz w:val="24"/>
            <w:lang w:val="en-US"/>
          </w:rPr>
          <w:t>on the number of intact fruits in</w:t>
        </w:r>
      </w:ins>
      <w:del w:id="210" w:author="Alicia" w:date="2016-06-02T17:48:00Z">
        <w:r w:rsidR="00245AFD" w:rsidDel="001B5A24">
          <w:rPr>
            <w:rFonts w:ascii="Times New Roman" w:hAnsi="Times New Roman" w:cs="Times New Roman"/>
            <w:sz w:val="24"/>
            <w:lang w:val="en-US"/>
          </w:rPr>
          <w:delText xml:space="preserve"> of</w:delText>
        </w:r>
      </w:del>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 xml:space="preserve">G. </w:t>
      </w:r>
      <w:proofErr w:type="spellStart"/>
      <w:r w:rsidR="00245AFD">
        <w:rPr>
          <w:rFonts w:ascii="Times New Roman" w:hAnsi="Times New Roman" w:cs="Times New Roman"/>
          <w:i/>
          <w:sz w:val="24"/>
          <w:lang w:val="en-US"/>
        </w:rPr>
        <w:t>pneumonanthe</w:t>
      </w:r>
      <w:proofErr w:type="spellEnd"/>
      <w:r w:rsidR="00245AFD">
        <w:rPr>
          <w:rFonts w:ascii="Times New Roman" w:hAnsi="Times New Roman" w:cs="Times New Roman"/>
          <w:sz w:val="24"/>
          <w:lang w:val="en-US"/>
        </w:rPr>
        <w:t xml:space="preserve"> </w:t>
      </w:r>
      <w:del w:id="211" w:author="Alicia" w:date="2016-06-02T17:48:00Z">
        <w:r w:rsidR="00245AFD" w:rsidDel="001B5A24">
          <w:rPr>
            <w:rFonts w:ascii="Times New Roman" w:hAnsi="Times New Roman" w:cs="Times New Roman"/>
            <w:sz w:val="24"/>
            <w:lang w:val="en-US"/>
          </w:rPr>
          <w:delText xml:space="preserve">(number of intact fruits) </w:delText>
        </w:r>
      </w:del>
      <w:r w:rsidR="00245AFD">
        <w:rPr>
          <w:rFonts w:ascii="Times New Roman" w:hAnsi="Times New Roman" w:cs="Times New Roman"/>
          <w:sz w:val="24"/>
          <w:lang w:val="en-US"/>
        </w:rPr>
        <w:t xml:space="preserve">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del w:id="212" w:author="Alicia" w:date="2016-06-02T17:48:00Z">
        <w:r w:rsidR="00245AFD" w:rsidDel="001B5A24">
          <w:rPr>
            <w:rFonts w:ascii="Times New Roman" w:hAnsi="Times New Roman" w:cs="Times New Roman"/>
            <w:sz w:val="24"/>
            <w:lang w:val="en-US"/>
          </w:rPr>
          <w:delText>s</w:delText>
        </w:r>
      </w:del>
      <w:ins w:id="213" w:author="Alicia" w:date="2016-06-02T17:48:00Z">
        <w:r w:rsidR="001B5A24">
          <w:rPr>
            <w:rFonts w:ascii="Times New Roman" w:hAnsi="Times New Roman" w:cs="Times New Roman"/>
            <w:sz w:val="24"/>
            <w:lang w:val="en-US"/>
          </w:rPr>
          <w:t>-values</w:t>
        </w:r>
      </w:ins>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w:t>
      </w:r>
      <w:del w:id="214" w:author="Alicia" w:date="2016-06-02T17:49:00Z">
        <w:r w:rsidR="00245AFD" w:rsidDel="001B5A24">
          <w:rPr>
            <w:rFonts w:ascii="Times New Roman" w:hAnsi="Times New Roman" w:cs="Times New Roman"/>
            <w:sz w:val="24"/>
            <w:szCs w:val="24"/>
            <w:lang w:val="en-US"/>
          </w:rPr>
          <w:delText xml:space="preserve">performing the </w:delText>
        </w:r>
      </w:del>
      <w:r w:rsidR="00245AFD">
        <w:rPr>
          <w:rFonts w:ascii="Times New Roman" w:hAnsi="Times New Roman" w:cs="Times New Roman"/>
          <w:sz w:val="24"/>
          <w:szCs w:val="24"/>
          <w:lang w:val="en-US"/>
        </w:rPr>
        <w:t xml:space="preserve">analyses. </w:t>
      </w:r>
      <w:ins w:id="215" w:author="Alicia" w:date="2016-06-02T17:49:00Z">
        <w:r w:rsidR="001B5A24">
          <w:rPr>
            <w:rFonts w:ascii="Times New Roman" w:hAnsi="Times New Roman" w:cs="Times New Roman"/>
            <w:sz w:val="24"/>
            <w:szCs w:val="24"/>
            <w:lang w:val="en-US"/>
          </w:rPr>
          <w:t>Sample size (n = number of plant individuals)</w:t>
        </w:r>
      </w:ins>
      <w:del w:id="216" w:author="Alicia" w:date="2016-06-02T17:49:00Z">
        <w:r w:rsidR="00245AFD" w:rsidDel="001B5A24">
          <w:rPr>
            <w:rFonts w:ascii="Times New Roman" w:hAnsi="Times New Roman" w:cs="Times New Roman"/>
            <w:sz w:val="24"/>
            <w:szCs w:val="24"/>
            <w:lang w:val="en-US"/>
          </w:rPr>
          <w:delText>Number of samples</w:delText>
        </w:r>
      </w:del>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bookmarkStart w:id="217" w:name="_GoBack"/>
      <w:bookmarkEnd w:id="217"/>
    </w:p>
    <w:p w14:paraId="7746A95E" w14:textId="10F7B733" w:rsidR="00245AFD" w:rsidRDefault="00245AFD" w:rsidP="00391598">
      <w:pPr>
        <w:rPr>
          <w:ins w:id="218" w:author="Alicia" w:date="2016-05-17T11:23:00Z"/>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ins w:id="219" w:author="Alicia" w:date="2016-05-17T17:24:00Z">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ins>
    </w:p>
    <w:p w14:paraId="600B9297" w14:textId="53247007" w:rsidR="001D3A4A" w:rsidRDefault="00136EFC" w:rsidP="00391598">
      <w:pPr>
        <w:rPr>
          <w:ins w:id="220" w:author="Alicia" w:date="2016-06-01T17:31:00Z"/>
          <w:rFonts w:ascii="Times New Roman" w:hAnsi="Times New Roman" w:cs="Times New Roman"/>
          <w:sz w:val="24"/>
          <w:szCs w:val="24"/>
          <w:lang w:val="en-US"/>
        </w:rPr>
      </w:pPr>
      <w:ins w:id="221" w:author="Alicia" w:date="2016-05-19T13:24: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ins>
      <w:ins w:id="222" w:author="Alicia" w:date="2016-06-01T17:31:00Z">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w:t>
        </w:r>
      </w:ins>
      <w:ins w:id="223" w:author="Alicia" w:date="2016-06-01T17:32:00Z">
        <w:r w:rsidR="001D3A4A">
          <w:rPr>
            <w:rFonts w:ascii="Times New Roman" w:hAnsi="Times New Roman" w:cs="Times New Roman"/>
            <w:sz w:val="24"/>
            <w:lang w:val="en-US"/>
          </w:rPr>
          <w:t xml:space="preserve">Attack = probability of attack </w:t>
        </w:r>
      </w:ins>
      <w:ins w:id="224" w:author="Alicia" w:date="2016-06-01T17:31:00Z">
        <w:r w:rsidR="001D3A4A">
          <w:rPr>
            <w:rFonts w:ascii="Times New Roman" w:hAnsi="Times New Roman" w:cs="Times New Roman"/>
            <w:sz w:val="24"/>
            <w:lang w:val="en-US"/>
          </w:rPr>
          <w:t xml:space="preserve">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w:t>
        </w:r>
        <w:proofErr w:type="gramStart"/>
        <w:r w:rsidR="001D3A4A">
          <w:rPr>
            <w:rFonts w:ascii="Times New Roman" w:hAnsi="Times New Roman" w:cs="Times New Roman"/>
            <w:sz w:val="24"/>
            <w:szCs w:val="24"/>
            <w:lang w:val="en-US"/>
          </w:rPr>
          <w:t>bold,</w:t>
        </w:r>
        <w:proofErr w:type="gramEnd"/>
        <w:r w:rsidR="001D3A4A">
          <w:rPr>
            <w:rFonts w:ascii="Times New Roman" w:hAnsi="Times New Roman" w:cs="Times New Roman"/>
            <w:sz w:val="24"/>
            <w:szCs w:val="24"/>
            <w:lang w:val="en-US"/>
          </w:rPr>
          <w:t xml:space="preserve"> and marginally significant coefficients (p &lt; 0.1) in italics.</w:t>
        </w:r>
      </w:ins>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ins w:id="225" w:author="Alicia" w:date="2016-05-18T15:52:00Z"/>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ins w:id="226" w:author="Alicia" w:date="2016-06-01T17:32:00Z"/>
          <w:rFonts w:ascii="Times New Roman" w:hAnsi="Times New Roman" w:cs="Times New Roman"/>
          <w:sz w:val="24"/>
          <w:szCs w:val="24"/>
          <w:lang w:val="en-US"/>
        </w:rPr>
      </w:pPr>
      <w:ins w:id="227" w:author="Alicia" w:date="2016-05-19T13:25: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ins>
      <w:ins w:id="228" w:author="Alicia" w:date="2016-06-01T17:33:00Z">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 xml:space="preserve">P. </w:t>
        </w:r>
        <w:proofErr w:type="spellStart"/>
        <w:r w:rsidR="001D3A4A">
          <w:rPr>
            <w:rFonts w:ascii="Times New Roman" w:hAnsi="Times New Roman" w:cs="Times New Roman"/>
            <w:i/>
            <w:sz w:val="24"/>
            <w:lang w:val="en-US"/>
          </w:rPr>
          <w:t>alcon</w:t>
        </w:r>
        <w:proofErr w:type="spellEnd"/>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 xml:space="preserve">G. </w:t>
        </w:r>
        <w:proofErr w:type="spellStart"/>
        <w:r w:rsidR="001D3A4A">
          <w:rPr>
            <w:rFonts w:ascii="Times New Roman" w:hAnsi="Times New Roman" w:cs="Times New Roman"/>
            <w:i/>
            <w:sz w:val="24"/>
            <w:lang w:val="en-US"/>
          </w:rPr>
          <w:t>pneumonanthe</w:t>
        </w:r>
        <w:proofErr w:type="spellEnd"/>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w:t>
        </w:r>
        <w:proofErr w:type="gramStart"/>
        <w:r w:rsidR="001D3A4A">
          <w:rPr>
            <w:rFonts w:ascii="Times New Roman" w:hAnsi="Times New Roman" w:cs="Times New Roman"/>
            <w:sz w:val="24"/>
            <w:szCs w:val="24"/>
            <w:lang w:val="en-US"/>
          </w:rPr>
          <w:t>bold,</w:t>
        </w:r>
        <w:proofErr w:type="gramEnd"/>
        <w:r w:rsidR="001D3A4A">
          <w:rPr>
            <w:rFonts w:ascii="Times New Roman" w:hAnsi="Times New Roman" w:cs="Times New Roman"/>
            <w:sz w:val="24"/>
            <w:szCs w:val="24"/>
            <w:lang w:val="en-US"/>
          </w:rPr>
          <w:t xml:space="preserve"> and marginally significant coefficients (p &lt; 0.1) in italics. </w:t>
        </w:r>
      </w:ins>
      <w:ins w:id="229" w:author="Alicia" w:date="2016-05-19T14:12:00Z">
        <w:r w:rsidR="003D1A99">
          <w:rPr>
            <w:rFonts w:ascii="Times New Roman" w:hAnsi="Times New Roman" w:cs="Times New Roman"/>
            <w:sz w:val="24"/>
            <w:szCs w:val="24"/>
            <w:lang w:val="en-US"/>
          </w:rPr>
          <w:t>Average values are included in the last row.</w:t>
        </w:r>
      </w:ins>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Change w:id="230">
          <w:tblGrid>
            <w:gridCol w:w="1094"/>
            <w:gridCol w:w="580"/>
            <w:gridCol w:w="1200"/>
            <w:gridCol w:w="1200"/>
            <w:gridCol w:w="1200"/>
            <w:gridCol w:w="1200"/>
            <w:gridCol w:w="1200"/>
            <w:gridCol w:w="1200"/>
            <w:gridCol w:w="1200"/>
            <w:gridCol w:w="1200"/>
            <w:gridCol w:w="1200"/>
            <w:gridCol w:w="1200"/>
          </w:tblGrid>
        </w:tblGridChange>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3D1A99">
        <w:tblPrEx>
          <w:tblW w:w="13674" w:type="dxa"/>
          <w:tblInd w:w="55" w:type="dxa"/>
          <w:tblCellMar>
            <w:left w:w="70" w:type="dxa"/>
            <w:right w:w="70" w:type="dxa"/>
          </w:tblCellMar>
          <w:tblPrExChange w:id="231" w:author="Alicia" w:date="2016-05-19T14:10:00Z">
            <w:tblPrEx>
              <w:tblW w:w="13674" w:type="dxa"/>
              <w:tblInd w:w="55" w:type="dxa"/>
              <w:tblCellMar>
                <w:left w:w="70" w:type="dxa"/>
                <w:right w:w="70" w:type="dxa"/>
              </w:tblCellMar>
            </w:tblPrEx>
          </w:tblPrExChange>
        </w:tblPrEx>
        <w:trPr>
          <w:trHeight w:val="315"/>
          <w:trPrChange w:id="232" w:author="Alicia" w:date="2016-05-19T14:10:00Z">
            <w:trPr>
              <w:trHeight w:val="315"/>
            </w:trPr>
          </w:trPrChange>
        </w:trPr>
        <w:tc>
          <w:tcPr>
            <w:tcW w:w="1094" w:type="dxa"/>
            <w:vMerge/>
            <w:tcBorders>
              <w:top w:val="nil"/>
              <w:left w:val="nil"/>
              <w:bottom w:val="single" w:sz="12" w:space="0" w:color="auto"/>
              <w:right w:val="nil"/>
            </w:tcBorders>
            <w:vAlign w:val="center"/>
            <w:hideMark/>
            <w:tcPrChange w:id="233" w:author="Alicia" w:date="2016-05-19T14:10:00Z">
              <w:tcPr>
                <w:tcW w:w="1094" w:type="dxa"/>
                <w:vMerge/>
                <w:tcBorders>
                  <w:top w:val="nil"/>
                  <w:left w:val="nil"/>
                  <w:bottom w:val="single" w:sz="12" w:space="0" w:color="auto"/>
                  <w:right w:val="nil"/>
                </w:tcBorders>
                <w:vAlign w:val="center"/>
                <w:hideMark/>
              </w:tcPr>
            </w:tcPrChange>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Change w:id="234" w:author="Alicia" w:date="2016-05-19T14:10:00Z">
              <w:tcPr>
                <w:tcW w:w="580" w:type="dxa"/>
                <w:tcBorders>
                  <w:top w:val="nil"/>
                  <w:left w:val="nil"/>
                  <w:bottom w:val="single" w:sz="12" w:space="0" w:color="auto"/>
                  <w:right w:val="nil"/>
                </w:tcBorders>
                <w:shd w:val="clear" w:color="auto" w:fill="auto"/>
                <w:noWrap/>
                <w:vAlign w:val="center"/>
                <w:hideMark/>
              </w:tcPr>
            </w:tcPrChange>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Change w:id="235"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Change w:id="236"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Change w:id="237"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Change w:id="238"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Change w:id="239"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Change w:id="240"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Change w:id="241"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Change w:id="242"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Change w:id="243"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Change w:id="244" w:author="Alicia" w:date="2016-05-19T14:10:00Z">
              <w:tcPr>
                <w:tcW w:w="1200" w:type="dxa"/>
                <w:tcBorders>
                  <w:top w:val="nil"/>
                  <w:left w:val="nil"/>
                  <w:bottom w:val="single" w:sz="12" w:space="0" w:color="auto"/>
                  <w:right w:val="nil"/>
                </w:tcBorders>
                <w:shd w:val="clear" w:color="auto" w:fill="auto"/>
                <w:noWrap/>
                <w:vAlign w:val="center"/>
                <w:hideMark/>
              </w:tcPr>
            </w:tcPrChange>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37E940FB" w:rsidR="00C0430A" w:rsidRDefault="0063728F" w:rsidP="006030E0">
      <w:pPr>
        <w:rPr>
          <w:ins w:id="245" w:author="Alicia" w:date="2016-06-01T17:34:00Z"/>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del w:id="246" w:author="Alicia" w:date="2016-06-01T17:36:00Z">
        <w:r w:rsidDel="005B4E3C">
          <w:rPr>
            <w:rFonts w:ascii="Times New Roman" w:hAnsi="Times New Roman" w:cs="Times New Roman"/>
            <w:sz w:val="24"/>
            <w:szCs w:val="24"/>
            <w:lang w:val="en-US"/>
          </w:rPr>
          <w:delText xml:space="preserve">the </w:delText>
        </w:r>
      </w:del>
      <w:ins w:id="247" w:author="Alicia" w:date="2016-06-01T17:36:00Z">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w:t>
        </w:r>
      </w:ins>
      <w:ins w:id="248" w:author="Alicia" w:date="2016-06-01T17:37:00Z">
        <w:r w:rsidR="005B4E3C">
          <w:rPr>
            <w:rFonts w:ascii="Times New Roman" w:hAnsi="Times New Roman" w:cs="Times New Roman"/>
            <w:sz w:val="24"/>
            <w:lang w:val="en-US"/>
          </w:rPr>
          <w:t xml:space="preserve">(A) </w:t>
        </w:r>
        <w:r w:rsidR="005B4E3C">
          <w:rPr>
            <w:rFonts w:ascii="Times New Roman" w:hAnsi="Times New Roman" w:cs="Times New Roman"/>
            <w:sz w:val="24"/>
            <w:szCs w:val="24"/>
            <w:lang w:val="en-US" w:eastAsia="es-ES"/>
          </w:rPr>
          <w:t>number of eggs laid</w:t>
        </w:r>
      </w:ins>
      <w:ins w:id="249" w:author="Alicia" w:date="2016-06-01T17:38:00Z">
        <w:r w:rsidR="005B4E3C">
          <w:rPr>
            <w:rFonts w:ascii="Times New Roman" w:hAnsi="Times New Roman" w:cs="Times New Roman"/>
            <w:sz w:val="24"/>
            <w:szCs w:val="24"/>
            <w:lang w:val="en-US" w:eastAsia="es-ES"/>
          </w:rPr>
          <w:t xml:space="preserve">, and (B) </w:t>
        </w:r>
      </w:ins>
      <w:ins w:id="250" w:author="Alicia" w:date="2016-06-01T17:36:00Z">
        <w:r w:rsidR="005B4E3C">
          <w:rPr>
            <w:rFonts w:ascii="Times New Roman" w:hAnsi="Times New Roman" w:cs="Times New Roman"/>
            <w:sz w:val="24"/>
            <w:lang w:val="en-US"/>
          </w:rPr>
          <w:t xml:space="preserve">probability </w:t>
        </w:r>
      </w:ins>
      <w:ins w:id="251" w:author="Alicia" w:date="2016-06-01T17:37:00Z">
        <w:r w:rsidR="005B4E3C">
          <w:rPr>
            <w:rFonts w:ascii="Times New Roman" w:hAnsi="Times New Roman" w:cs="Times New Roman"/>
            <w:sz w:val="24"/>
            <w:lang w:val="en-US"/>
          </w:rPr>
          <w:t xml:space="preserve">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 xml:space="preserve">P. </w:t>
        </w:r>
        <w:proofErr w:type="spellStart"/>
        <w:r w:rsidR="005B4E3C" w:rsidRPr="005B4E3C">
          <w:rPr>
            <w:rFonts w:ascii="Times New Roman" w:hAnsi="Times New Roman" w:cs="Times New Roman"/>
            <w:i/>
            <w:sz w:val="24"/>
            <w:szCs w:val="24"/>
            <w:lang w:val="en-US" w:eastAsia="es-ES"/>
          </w:rPr>
          <w:t>alcon</w:t>
        </w:r>
      </w:ins>
      <w:proofErr w:type="spellEnd"/>
      <w:ins w:id="252" w:author="Alicia" w:date="2016-06-01T17:36:00Z">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 xml:space="preserve">G. </w:t>
        </w:r>
        <w:proofErr w:type="spellStart"/>
        <w:r w:rsidR="005B4E3C">
          <w:rPr>
            <w:rFonts w:ascii="Times New Roman" w:hAnsi="Times New Roman" w:cs="Times New Roman"/>
            <w:i/>
            <w:sz w:val="24"/>
            <w:lang w:val="en-US"/>
          </w:rPr>
          <w:t>pneumonanthe</w:t>
        </w:r>
      </w:ins>
      <w:proofErr w:type="spellEnd"/>
      <w:del w:id="253" w:author="Alicia" w:date="2016-06-01T17:39:00Z">
        <w:r w:rsidDel="006030E0">
          <w:rPr>
            <w:rFonts w:ascii="Times New Roman" w:hAnsi="Times New Roman" w:cs="Times New Roman"/>
            <w:sz w:val="24"/>
            <w:szCs w:val="24"/>
            <w:lang w:val="en-US"/>
          </w:rPr>
          <w:delText>model</w:delText>
        </w:r>
        <w:r w:rsidR="001211F0" w:rsidDel="006030E0">
          <w:rPr>
            <w:rFonts w:ascii="Times New Roman" w:hAnsi="Times New Roman" w:cs="Times New Roman"/>
            <w:sz w:val="24"/>
            <w:szCs w:val="24"/>
            <w:lang w:val="en-US"/>
          </w:rPr>
          <w:delText>s</w:delText>
        </w:r>
        <w:r w:rsidDel="006030E0">
          <w:rPr>
            <w:rFonts w:ascii="Times New Roman" w:hAnsi="Times New Roman" w:cs="Times New Roman"/>
            <w:sz w:val="24"/>
            <w:szCs w:val="24"/>
            <w:lang w:val="en-US"/>
          </w:rPr>
          <w:delText xml:space="preserve"> with </w:delText>
        </w:r>
        <w:r w:rsidR="001211F0" w:rsidDel="006030E0">
          <w:rPr>
            <w:rFonts w:ascii="Times New Roman" w:hAnsi="Times New Roman" w:cs="Times New Roman"/>
            <w:sz w:val="24"/>
            <w:szCs w:val="24"/>
            <w:lang w:val="en-US"/>
          </w:rPr>
          <w:delText xml:space="preserve">indirect effects mediated by (A) intensity of predation (number of eggs), and (B) probability of </w:delText>
        </w:r>
      </w:del>
      <w:del w:id="254" w:author="Alicia" w:date="2016-06-01T17:35:00Z">
        <w:r w:rsidR="001211F0" w:rsidDel="005B4E3C">
          <w:rPr>
            <w:rFonts w:ascii="Times New Roman" w:hAnsi="Times New Roman" w:cs="Times New Roman"/>
            <w:sz w:val="24"/>
            <w:szCs w:val="24"/>
            <w:lang w:val="en-US"/>
          </w:rPr>
          <w:delText>predator attack</w:delText>
        </w:r>
      </w:del>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ins w:id="255" w:author="Alicia" w:date="2016-06-01T17:40: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ins w:id="256" w:author="Alicia" w:date="2016-06-01T18:12:00Z">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 xml:space="preserve">G. </w:t>
        </w:r>
        <w:proofErr w:type="spellStart"/>
        <w:r w:rsidR="00D9101E" w:rsidRPr="00EB6DC8">
          <w:rPr>
            <w:rFonts w:ascii="Times New Roman" w:hAnsi="Times New Roman" w:cs="Times New Roman"/>
            <w:i/>
            <w:sz w:val="24"/>
            <w:szCs w:val="24"/>
            <w:lang w:val="en-US" w:eastAsia="es-ES"/>
          </w:rPr>
          <w:t>pneumonanthe</w:t>
        </w:r>
      </w:ins>
      <w:proofErr w:type="spellEnd"/>
      <w:r>
        <w:rPr>
          <w:rFonts w:ascii="Times New Roman" w:hAnsi="Times New Roman" w:cs="Times New Roman"/>
          <w:sz w:val="24"/>
          <w:szCs w:val="24"/>
          <w:lang w:val="en-US"/>
        </w:rPr>
        <w:t xml:space="preserve">) for each population </w:t>
      </w:r>
      <w:ins w:id="257" w:author="Alicia" w:date="2016-06-01T18:13:00Z">
        <w:r w:rsidR="00D9101E">
          <w:rPr>
            <w:rFonts w:ascii="Times New Roman" w:hAnsi="Times New Roman" w:cs="Times New Roman"/>
            <w:sz w:val="24"/>
            <w:szCs w:val="24"/>
            <w:lang w:val="en-US"/>
          </w:rPr>
          <w:t xml:space="preserve">with and without the </w:t>
        </w:r>
      </w:ins>
      <w:ins w:id="258" w:author="Alicia" w:date="2016-06-01T18:14:00Z">
        <w:r w:rsidR="00D9101E">
          <w:rPr>
            <w:rFonts w:ascii="Times New Roman" w:hAnsi="Times New Roman" w:cs="Times New Roman"/>
            <w:sz w:val="24"/>
            <w:szCs w:val="24"/>
            <w:lang w:val="en-US"/>
          </w:rPr>
          <w:t>butterfly</w:t>
        </w:r>
      </w:ins>
      <w:ins w:id="259" w:author="Alicia" w:date="2016-06-01T18:13:00Z">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 xml:space="preserve">P. </w:t>
        </w:r>
        <w:proofErr w:type="spellStart"/>
        <w:r w:rsidR="00D9101E" w:rsidRPr="00D9101E">
          <w:rPr>
            <w:rFonts w:ascii="Times New Roman" w:hAnsi="Times New Roman" w:cs="Times New Roman"/>
            <w:i/>
            <w:sz w:val="24"/>
            <w:szCs w:val="24"/>
            <w:lang w:val="en-US" w:eastAsia="es-ES"/>
          </w:rPr>
          <w:t>alcon</w:t>
        </w:r>
        <w:proofErr w:type="spellEnd"/>
        <w:r w:rsidR="00D9101E">
          <w:rPr>
            <w:rFonts w:ascii="Times New Roman" w:hAnsi="Times New Roman" w:cs="Times New Roman"/>
            <w:i/>
            <w:sz w:val="24"/>
            <w:szCs w:val="24"/>
            <w:lang w:val="en-US" w:eastAsia="es-ES"/>
          </w:rPr>
          <w:t xml:space="preserve"> </w:t>
        </w:r>
      </w:ins>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ins w:id="260" w:author="Alicia" w:date="2016-06-01T18:17:00Z"/>
          <w:rFonts w:ascii="Times New Roman" w:hAnsi="Times New Roman" w:cs="Times New Roman"/>
          <w:sz w:val="24"/>
          <w:szCs w:val="24"/>
          <w:lang w:val="en-US"/>
        </w:rPr>
      </w:pPr>
      <w:ins w:id="261" w:author="Alicia" w:date="2016-05-18T15:55:00Z">
        <w:r w:rsidRPr="00A93B52">
          <w:rPr>
            <w:rFonts w:ascii="Times New Roman" w:hAnsi="Times New Roman" w:cs="Times New Roman"/>
            <w:sz w:val="24"/>
            <w:szCs w:val="24"/>
            <w:lang w:val="en-US"/>
          </w:rPr>
          <w:lastRenderedPageBreak/>
          <w:t>Appendix S</w:t>
        </w:r>
      </w:ins>
      <w:ins w:id="262" w:author="Alicia" w:date="2016-05-18T15:56:00Z">
        <w:r>
          <w:rPr>
            <w:rFonts w:ascii="Times New Roman" w:hAnsi="Times New Roman" w:cs="Times New Roman"/>
            <w:sz w:val="24"/>
            <w:szCs w:val="24"/>
            <w:lang w:val="en-US"/>
          </w:rPr>
          <w:t>9</w:t>
        </w:r>
      </w:ins>
      <w:ins w:id="263" w:author="Alicia" w:date="2016-05-18T15:55:00Z">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ins>
      <w:ins w:id="264" w:author="Alicia" w:date="2016-06-01T18:17:00Z">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 xml:space="preserve">P. </w:t>
        </w:r>
        <w:proofErr w:type="spellStart"/>
        <w:r w:rsidR="00D9101E">
          <w:rPr>
            <w:rFonts w:ascii="Times New Roman" w:hAnsi="Times New Roman" w:cs="Times New Roman"/>
            <w:i/>
            <w:sz w:val="24"/>
            <w:lang w:val="en-US"/>
          </w:rPr>
          <w:t>alcon</w:t>
        </w:r>
        <w:proofErr w:type="spellEnd"/>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 xml:space="preserve">G. </w:t>
        </w:r>
        <w:proofErr w:type="spellStart"/>
        <w:r w:rsidR="00D9101E">
          <w:rPr>
            <w:rFonts w:ascii="Times New Roman" w:hAnsi="Times New Roman" w:cs="Times New Roman"/>
            <w:i/>
            <w:sz w:val="24"/>
            <w:lang w:val="en-US"/>
          </w:rPr>
          <w:t>pneumonanthe</w:t>
        </w:r>
        <w:proofErr w:type="spellEnd"/>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 xml:space="preserve">Significant coefficients (bootstrap-corrected p &lt; 0.05) are depicted in </w:t>
        </w:r>
        <w:proofErr w:type="gramStart"/>
        <w:r w:rsidR="00D9101E">
          <w:rPr>
            <w:rFonts w:ascii="Times New Roman" w:hAnsi="Times New Roman" w:cs="Times New Roman"/>
            <w:sz w:val="24"/>
            <w:szCs w:val="24"/>
            <w:lang w:val="en-US"/>
          </w:rPr>
          <w:t>bold,</w:t>
        </w:r>
        <w:proofErr w:type="gramEnd"/>
        <w:r w:rsidR="00D9101E">
          <w:rPr>
            <w:rFonts w:ascii="Times New Roman" w:hAnsi="Times New Roman" w:cs="Times New Roman"/>
            <w:sz w:val="24"/>
            <w:szCs w:val="24"/>
            <w:lang w:val="en-US"/>
          </w:rPr>
          <w:t xml:space="preserve"> and marginally significant coefficients (p &lt; 0.1) in italics.</w:t>
        </w:r>
      </w:ins>
      <w:ins w:id="265" w:author="Alicia" w:date="2016-05-19T14:13:00Z">
        <w:r w:rsidR="003D1A99">
          <w:rPr>
            <w:rFonts w:ascii="Times New Roman" w:hAnsi="Times New Roman" w:cs="Times New Roman"/>
            <w:sz w:val="24"/>
            <w:szCs w:val="24"/>
            <w:lang w:val="en-US"/>
          </w:rPr>
          <w:t xml:space="preserve"> Average values are included in the last row.</w:t>
        </w:r>
      </w:ins>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Alicia" w:date="2016-06-02T17:42:00Z" w:initials="A">
    <w:p w14:paraId="6F3BC462" w14:textId="0B0D1186" w:rsidR="00123904" w:rsidRPr="00123904" w:rsidRDefault="00123904">
      <w:pPr>
        <w:pStyle w:val="Textocomentario"/>
        <w:rPr>
          <w:lang w:val="en-US"/>
        </w:rPr>
      </w:pPr>
      <w:r>
        <w:rPr>
          <w:rStyle w:val="Refdecomentario"/>
        </w:rPr>
        <w:annotationRef/>
      </w:r>
      <w:proofErr w:type="gramStart"/>
      <w:r w:rsidRPr="00123904">
        <w:rPr>
          <w:lang w:val="en-US"/>
        </w:rPr>
        <w:t>you</w:t>
      </w:r>
      <w:proofErr w:type="gramEnd"/>
      <w:r w:rsidRPr="00123904">
        <w:rPr>
          <w:lang w:val="en-US"/>
        </w:rPr>
        <w:t xml:space="preserve"> meant this?</w:t>
      </w:r>
    </w:p>
  </w:comment>
  <w:comment w:id="20" w:author="Johan Ehrlén" w:date="2016-06-02T17:42:00Z" w:initials="JE">
    <w:p w14:paraId="392500A0" w14:textId="05805CE8" w:rsidR="00123904" w:rsidRPr="003F2477" w:rsidRDefault="00123904">
      <w:pPr>
        <w:pStyle w:val="Textocomentario"/>
        <w:rPr>
          <w:lang w:val="en-US"/>
        </w:rPr>
      </w:pPr>
      <w:r>
        <w:rPr>
          <w:rStyle w:val="Refdecomentario"/>
        </w:rPr>
        <w:annotationRef/>
      </w:r>
      <w:r w:rsidRPr="003F2477">
        <w:rPr>
          <w:lang w:val="en-US"/>
        </w:rPr>
        <w:t>Give test stats and actual p-values</w:t>
      </w:r>
    </w:p>
  </w:comment>
  <w:comment w:id="3" w:author="ehrlen" w:date="2016-06-02T17:42:00Z" w:initials="e">
    <w:p w14:paraId="05F1EB63" w14:textId="71157471" w:rsidR="00123904" w:rsidRPr="003F2477" w:rsidRDefault="00123904">
      <w:pPr>
        <w:pStyle w:val="Textocomentario"/>
        <w:rPr>
          <w:lang w:val="en-US"/>
        </w:rPr>
      </w:pPr>
      <w:r>
        <w:rPr>
          <w:rStyle w:val="Refdecomentario"/>
        </w:rPr>
        <w:annotationRef/>
      </w:r>
      <w:r w:rsidRPr="003F2477">
        <w:rPr>
          <w:lang w:val="en-US"/>
        </w:rPr>
        <w:t>Added this motivation. Tell me if you think it is too long.</w:t>
      </w:r>
    </w:p>
  </w:comment>
  <w:comment w:id="4" w:author="Alicia" w:date="2016-06-02T17:42:00Z" w:initials="A">
    <w:p w14:paraId="147DB8E0" w14:textId="288739EE" w:rsidR="00123904" w:rsidRPr="00745DF0" w:rsidRDefault="00123904">
      <w:pPr>
        <w:pStyle w:val="Textocomentario"/>
        <w:rPr>
          <w:lang w:val="en-US"/>
        </w:rPr>
      </w:pPr>
      <w:r>
        <w:rPr>
          <w:rStyle w:val="Refdecomentario"/>
        </w:rPr>
        <w:annotationRef/>
      </w:r>
      <w:r w:rsidRPr="00745DF0">
        <w:rPr>
          <w:lang w:val="en-US"/>
        </w:rPr>
        <w:t xml:space="preserve">I think it is fine, the editor </w:t>
      </w:r>
      <w:r>
        <w:rPr>
          <w:lang w:val="en-US"/>
        </w:rPr>
        <w:t xml:space="preserve">/ reviewer </w:t>
      </w:r>
      <w:r w:rsidRPr="00745DF0">
        <w:rPr>
          <w:lang w:val="en-US"/>
        </w:rPr>
        <w:t>can complain if they find it too long</w:t>
      </w:r>
    </w:p>
  </w:comment>
  <w:comment w:id="22" w:author="Alicia" w:date="2016-06-02T17:42:00Z" w:initials="A">
    <w:p w14:paraId="54C4AFA6" w14:textId="073FFCC5" w:rsidR="000955DB" w:rsidRPr="000955DB" w:rsidRDefault="000955DB">
      <w:pPr>
        <w:pStyle w:val="Textocomentario"/>
        <w:rPr>
          <w:lang w:val="en-US"/>
        </w:rPr>
      </w:pPr>
      <w:r>
        <w:rPr>
          <w:rStyle w:val="Refdecomentario"/>
        </w:rPr>
        <w:annotationRef/>
      </w:r>
      <w:r w:rsidRPr="000955DB">
        <w:rPr>
          <w:lang w:val="en-US"/>
        </w:rPr>
        <w:t>Added this because we use these values in the new results</w:t>
      </w:r>
    </w:p>
  </w:comment>
  <w:comment w:id="36" w:author="Johan Ehrlén" w:date="2016-06-02T17:42:00Z" w:initials="JE">
    <w:p w14:paraId="28C57321" w14:textId="77777777" w:rsidR="00123904" w:rsidRPr="003F2477" w:rsidRDefault="00123904" w:rsidP="002123D7">
      <w:pPr>
        <w:pStyle w:val="Textocomentario"/>
        <w:rPr>
          <w:lang w:val="en-US"/>
        </w:rPr>
      </w:pPr>
      <w:r>
        <w:rPr>
          <w:rStyle w:val="Refdecomentario"/>
        </w:rPr>
        <w:annotationRef/>
      </w:r>
      <w:r w:rsidRPr="003F2477">
        <w:rPr>
          <w:lang w:val="en-US"/>
        </w:rPr>
        <w:t>Can this be a way to make it sound more serious?</w:t>
      </w:r>
    </w:p>
  </w:comment>
  <w:comment w:id="37" w:author="Alicia" w:date="2016-06-02T17:42:00Z" w:initials="A">
    <w:p w14:paraId="742C8181" w14:textId="1E32CE45" w:rsidR="00123904" w:rsidRPr="00944C80" w:rsidRDefault="00123904">
      <w:pPr>
        <w:pStyle w:val="Textocomentario"/>
        <w:rPr>
          <w:lang w:val="en-US"/>
        </w:rPr>
      </w:pPr>
      <w:r>
        <w:rPr>
          <w:rStyle w:val="Refdecomentario"/>
        </w:rPr>
        <w:annotationRef/>
      </w:r>
      <w:r>
        <w:rPr>
          <w:lang w:val="en-US"/>
        </w:rPr>
        <w:t xml:space="preserve">Yes, </w:t>
      </w:r>
      <w:r w:rsidRPr="00944C80">
        <w:rPr>
          <w:lang w:val="en-US"/>
        </w:rPr>
        <w:t>I guess you did 0.05</w:t>
      </w:r>
      <w:r>
        <w:rPr>
          <w:lang w:val="en-US"/>
        </w:rPr>
        <w:t xml:space="preserve">*500 (as </w:t>
      </w:r>
      <w:proofErr w:type="spellStart"/>
      <w:r>
        <w:rPr>
          <w:lang w:val="en-US"/>
        </w:rPr>
        <w:t>Appelqvist</w:t>
      </w:r>
      <w:proofErr w:type="spellEnd"/>
      <w:r>
        <w:rPr>
          <w:lang w:val="en-US"/>
        </w:rPr>
        <w:t xml:space="preserve"> reports between 300 and 700 seeds per fruit), then I think it would be good to state how we came to this value of 25 seeds.</w:t>
      </w:r>
    </w:p>
  </w:comment>
  <w:comment w:id="45" w:author="Alicia" w:date="2016-06-02T17:42:00Z" w:initials="A">
    <w:p w14:paraId="012B178E" w14:textId="104CC5A3" w:rsidR="00123904" w:rsidRPr="00944C80" w:rsidRDefault="00123904">
      <w:pPr>
        <w:pStyle w:val="Textocomentario"/>
        <w:rPr>
          <w:lang w:val="en-US"/>
        </w:rPr>
      </w:pPr>
      <w:r>
        <w:rPr>
          <w:rStyle w:val="Refdecomentario"/>
        </w:rPr>
        <w:annotationRef/>
      </w:r>
      <w:r w:rsidRPr="00944C80">
        <w:rPr>
          <w:lang w:val="en-US"/>
        </w:rPr>
        <w:t xml:space="preserve">I </w:t>
      </w:r>
      <w:r>
        <w:rPr>
          <w:lang w:val="en-US"/>
        </w:rPr>
        <w:t xml:space="preserve">also </w:t>
      </w:r>
      <w:r w:rsidRPr="00944C80">
        <w:rPr>
          <w:lang w:val="en-US"/>
        </w:rPr>
        <w:t>added this because the mean number of seeds from the fruits gathered last year is also close to 500</w:t>
      </w:r>
      <w:r>
        <w:rPr>
          <w:lang w:val="en-US"/>
        </w:rPr>
        <w:t>. Should I write “pers. obs.” or “unpublished results”?</w:t>
      </w:r>
    </w:p>
  </w:comment>
  <w:comment w:id="49" w:author="Alicia" w:date="2016-06-02T17:42:00Z" w:initials="A">
    <w:p w14:paraId="1DF48FB4" w14:textId="4E24B06D" w:rsidR="003E54F1" w:rsidRPr="003E54F1" w:rsidRDefault="003E54F1">
      <w:pPr>
        <w:pStyle w:val="Textocomentario"/>
        <w:rPr>
          <w:lang w:val="en-US"/>
        </w:rPr>
      </w:pPr>
      <w:r>
        <w:rPr>
          <w:rStyle w:val="Refdecomentario"/>
        </w:rPr>
        <w:annotationRef/>
      </w:r>
      <w:r w:rsidRPr="003E54F1">
        <w:rPr>
          <w:lang w:val="en-US"/>
        </w:rPr>
        <w:t>These new analyses are not mentioned in the Methods but I think that is not needed?</w:t>
      </w:r>
    </w:p>
  </w:comment>
  <w:comment w:id="86" w:author="Alicia" w:date="2016-06-02T17:45:00Z" w:initials="A">
    <w:p w14:paraId="793BE838" w14:textId="29E72B56" w:rsidR="00DB5057" w:rsidRPr="00DB5057" w:rsidRDefault="00DB5057">
      <w:pPr>
        <w:pStyle w:val="Textocomentario"/>
        <w:rPr>
          <w:lang w:val="en-US"/>
        </w:rPr>
      </w:pPr>
      <w:r>
        <w:rPr>
          <w:rStyle w:val="Refdecomentario"/>
        </w:rPr>
        <w:annotationRef/>
      </w:r>
      <w:r w:rsidRPr="00DB5057">
        <w:rPr>
          <w:lang w:val="en-US"/>
        </w:rPr>
        <w:t>Not sure where to insert this… do you think it is OK here, and is</w:t>
      </w:r>
      <w:r w:rsidR="001B5A24">
        <w:rPr>
          <w:lang w:val="en-US"/>
        </w:rPr>
        <w:t xml:space="preserve"> it</w:t>
      </w:r>
      <w:r w:rsidRPr="00DB5057">
        <w:rPr>
          <w:lang w:val="en-US"/>
        </w:rPr>
        <w:t xml:space="preserve"> sufficiently clear?</w:t>
      </w:r>
    </w:p>
  </w:comment>
  <w:comment w:id="123" w:author="Alicia" w:date="2016-06-02T17:46:00Z" w:initials="A">
    <w:p w14:paraId="4590FDA6" w14:textId="189143A9" w:rsidR="00C45594" w:rsidRPr="00C45594" w:rsidRDefault="00C45594">
      <w:pPr>
        <w:pStyle w:val="Textocomentario"/>
        <w:rPr>
          <w:lang w:val="en-US"/>
        </w:rPr>
      </w:pPr>
      <w:r>
        <w:rPr>
          <w:rStyle w:val="Refdecomentario"/>
        </w:rPr>
        <w:annotationRef/>
      </w:r>
      <w:r w:rsidRPr="00C45594">
        <w:rPr>
          <w:lang w:val="en-US"/>
        </w:rPr>
        <w:t>I</w:t>
      </w:r>
      <w:r>
        <w:rPr>
          <w:lang w:val="en-US"/>
        </w:rPr>
        <w:t xml:space="preserve"> </w:t>
      </w:r>
      <w:r w:rsidR="001B5A24">
        <w:rPr>
          <w:lang w:val="en-US"/>
        </w:rPr>
        <w:t>thought</w:t>
      </w:r>
      <w:r>
        <w:rPr>
          <w:lang w:val="en-US"/>
        </w:rPr>
        <w:t xml:space="preserve"> we should divide this</w:t>
      </w:r>
      <w:r w:rsidR="001B5A24">
        <w:rPr>
          <w:lang w:val="en-US"/>
        </w:rPr>
        <w:t xml:space="preserve"> part</w:t>
      </w:r>
      <w:r>
        <w:rPr>
          <w:lang w:val="en-US"/>
        </w:rPr>
        <w:t xml:space="preserve"> in two paragraphs, otherwise it would be a very long one</w:t>
      </w:r>
      <w:r w:rsidR="001B5A24">
        <w:rPr>
          <w:lang w:val="en-US"/>
        </w:rPr>
        <w:t>. OK to start a new one from here?</w:t>
      </w:r>
    </w:p>
  </w:comment>
  <w:comment w:id="193" w:author="Alicia" w:date="2016-06-02T17:42:00Z" w:initials="A">
    <w:p w14:paraId="5591E480" w14:textId="372BCE85" w:rsidR="00123904" w:rsidRPr="00C65199" w:rsidRDefault="00123904">
      <w:pPr>
        <w:pStyle w:val="Textocomentario"/>
        <w:rPr>
          <w:lang w:val="en-US"/>
        </w:rPr>
      </w:pPr>
      <w:r>
        <w:rPr>
          <w:rStyle w:val="Refdecomentario"/>
        </w:rPr>
        <w:annotationRef/>
      </w:r>
      <w:r w:rsidRPr="00C65199">
        <w:rPr>
          <w:lang w:val="en-US"/>
        </w:rPr>
        <w:t>5000 was the number of repetitions of the bootstrap for calculating p-values</w:t>
      </w:r>
    </w:p>
  </w:comment>
  <w:comment w:id="196" w:author="ehrlen" w:date="2016-06-02T17:42:00Z" w:initials="e">
    <w:p w14:paraId="3F5918DF" w14:textId="1214370D" w:rsidR="00123904" w:rsidRPr="003F2477" w:rsidRDefault="00123904">
      <w:pPr>
        <w:pStyle w:val="Textocomentario"/>
        <w:rPr>
          <w:lang w:val="en-US"/>
        </w:rPr>
      </w:pPr>
      <w:r>
        <w:rPr>
          <w:rStyle w:val="Refdecomentario"/>
        </w:rPr>
        <w:annotationRef/>
      </w:r>
      <w:r w:rsidRPr="003F2477">
        <w:rPr>
          <w:lang w:val="en-US"/>
        </w:rPr>
        <w:t>¿? Bootstrap- ¿</w:t>
      </w:r>
    </w:p>
  </w:comment>
  <w:comment w:id="197" w:author="Alicia" w:date="2016-06-02T17:42:00Z" w:initials="A">
    <w:p w14:paraId="6911C22D" w14:textId="6787160F" w:rsidR="00123904" w:rsidRPr="00C65199" w:rsidRDefault="00123904">
      <w:pPr>
        <w:pStyle w:val="Textocomentario"/>
        <w:rPr>
          <w:lang w:val="en-US"/>
        </w:rPr>
      </w:pPr>
      <w:r>
        <w:rPr>
          <w:rStyle w:val="Refdecomentario"/>
        </w:rPr>
        <w:annotationRef/>
      </w:r>
      <w:r w:rsidRPr="00C65199">
        <w:rPr>
          <w:lang w:val="en-US"/>
        </w:rPr>
        <w:t xml:space="preserve">No, </w:t>
      </w:r>
      <w:r>
        <w:rPr>
          <w:lang w:val="en-US"/>
        </w:rPr>
        <w:t>here it</w:t>
      </w:r>
      <w:r w:rsidRPr="00C65199">
        <w:rPr>
          <w:lang w:val="en-US"/>
        </w:rPr>
        <w:t xml:space="preserve"> is number of individual plants!</w:t>
      </w:r>
      <w:r>
        <w:rPr>
          <w:lang w:val="en-US"/>
        </w:rPr>
        <w:t xml:space="preserve"> 100 x10 populations in 2010 and 100 x 11 populations in 2011 (-1 missing)</w:t>
      </w:r>
    </w:p>
  </w:comment>
  <w:comment w:id="194" w:author="ehrlen" w:date="2016-06-02T17:42:00Z" w:initials="e">
    <w:p w14:paraId="2C90985C" w14:textId="7D38918E" w:rsidR="00123904" w:rsidRPr="003F2477" w:rsidRDefault="00123904">
      <w:pPr>
        <w:pStyle w:val="Textocomentario"/>
        <w:rPr>
          <w:lang w:val="en-US"/>
        </w:rPr>
      </w:pPr>
      <w:r>
        <w:rPr>
          <w:rStyle w:val="Refdecomentario"/>
        </w:rPr>
        <w:annotationRef/>
      </w:r>
      <w:r w:rsidRPr="003F2477">
        <w:rPr>
          <w:lang w:val="en-US"/>
        </w:rPr>
        <w:t>Don’t you say 5000 in the methods?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7963DC" w15:done="0"/>
  <w15:commentEx w15:paraId="392500A0" w15:done="0"/>
  <w15:commentEx w15:paraId="05F1EB63" w15:done="0"/>
  <w15:commentEx w15:paraId="206A455C" w15:done="0"/>
  <w15:commentEx w15:paraId="430BD8FF" w15:done="0"/>
  <w15:commentEx w15:paraId="7A33D57D" w15:done="0"/>
  <w15:commentEx w15:paraId="3A786AF3" w15:done="0"/>
  <w15:commentEx w15:paraId="4C610803" w15:done="0"/>
  <w15:commentEx w15:paraId="70AA1A10" w15:done="0"/>
  <w15:commentEx w15:paraId="463D7567" w15:done="0"/>
  <w15:commentEx w15:paraId="3ECDBA13" w15:done="0"/>
  <w15:commentEx w15:paraId="75684A95" w15:done="0"/>
  <w15:commentEx w15:paraId="3D02349C" w15:paraIdParent="75684A95" w15:done="0"/>
  <w15:commentEx w15:paraId="18A90F87" w15:done="0"/>
  <w15:commentEx w15:paraId="28C57321" w15:done="0"/>
  <w15:commentEx w15:paraId="6CA722D2" w15:done="0"/>
  <w15:commentEx w15:paraId="04770CD8" w15:done="0"/>
  <w15:commentEx w15:paraId="673326B4" w15:done="0"/>
  <w15:commentEx w15:paraId="15C45B13" w15:paraIdParent="673326B4" w15:done="0"/>
  <w15:commentEx w15:paraId="0FB24392" w15:done="0"/>
  <w15:commentEx w15:paraId="5CA5112B" w15:done="0"/>
  <w15:commentEx w15:paraId="26D91F16" w15:done="0"/>
  <w15:commentEx w15:paraId="6261BB54" w15:paraIdParent="26D91F16" w15:done="0"/>
  <w15:commentEx w15:paraId="4071209C" w15:done="0"/>
  <w15:commentEx w15:paraId="2827BA7E" w15:done="0"/>
  <w15:commentEx w15:paraId="25FB0764" w15:done="0"/>
  <w15:commentEx w15:paraId="102553D6" w15:done="0"/>
  <w15:commentEx w15:paraId="3F5918DF" w15:done="0"/>
  <w15:commentEx w15:paraId="2C90985C" w15:done="0"/>
  <w15:commentEx w15:paraId="60319B64" w15:done="0"/>
  <w15:commentEx w15:paraId="5AD921F0" w15:done="0"/>
  <w15:commentEx w15:paraId="16EFD36F" w15:done="0"/>
  <w15:commentEx w15:paraId="1118BB38" w15:done="0"/>
  <w15:commentEx w15:paraId="78A9BB03" w15:done="0"/>
  <w15:commentEx w15:paraId="3C4F65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3F792" w14:textId="77777777" w:rsidR="00F93FA2" w:rsidRDefault="00F93FA2">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4F2DC1E0" w14:textId="77777777" w:rsidR="00F93FA2" w:rsidRDefault="00F93FA2">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123904" w:rsidRDefault="00123904"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r>
      <w:fldChar w:fldCharType="begin"/>
    </w:r>
    <w:r w:rsidRPr="00123904">
      <w:rPr>
        <w:lang w:val="en-US"/>
        <w:rPrChange w:id="0" w:author="Alicia" w:date="2016-06-02T16:48:00Z">
          <w:rPr/>
        </w:rPrChange>
      </w:rPr>
      <w:instrText xml:space="preserve"> HYPERLINK "mailto:alicia.valdes@su.se" </w:instrText>
    </w:r>
    <w:r>
      <w:fldChar w:fldCharType="separate"/>
    </w:r>
    <w:r>
      <w:rPr>
        <w:rStyle w:val="Hipervnculo"/>
        <w:sz w:val="24"/>
        <w:szCs w:val="24"/>
        <w:lang w:val="en-US"/>
      </w:rPr>
      <w:t>alicia.valdes@su.se</w:t>
    </w:r>
    <w:r>
      <w:rPr>
        <w:rStyle w:val="Hipervnculo"/>
        <w:sz w:val="24"/>
        <w:szCs w:val="24"/>
        <w:lang w:val="en-US"/>
      </w:rPr>
      <w:fldChar w:fldCharType="end"/>
    </w:r>
    <w:r>
      <w:rPr>
        <w:rStyle w:val="Hipervnculo"/>
        <w:sz w:val="24"/>
        <w:szCs w:val="24"/>
        <w:lang w:val="en-US"/>
      </w:rPr>
      <w:t xml:space="preserve">, </w:t>
    </w:r>
    <w:r>
      <w:fldChar w:fldCharType="begin"/>
    </w:r>
    <w:r w:rsidRPr="00123904">
      <w:rPr>
        <w:lang w:val="en-US"/>
        <w:rPrChange w:id="1" w:author="Alicia" w:date="2016-06-02T16:48:00Z">
          <w:rPr/>
        </w:rPrChange>
      </w:rPr>
      <w:instrText xml:space="preserve"> HYPERLINK "mailto:Johan.Ehrlen@su.se" </w:instrText>
    </w:r>
    <w:r>
      <w:fldChar w:fldCharType="separate"/>
    </w:r>
    <w:r w:rsidRPr="00DA5DE2">
      <w:rPr>
        <w:rStyle w:val="Hipervnculo"/>
        <w:sz w:val="24"/>
        <w:szCs w:val="24"/>
        <w:lang w:val="en-US"/>
      </w:rPr>
      <w:t>Johan.Ehrlen@su.se</w:t>
    </w:r>
    <w:r>
      <w:rPr>
        <w:rStyle w:val="Hipervnculo"/>
        <w:sz w:val="24"/>
        <w:szCs w:val="24"/>
        <w:lang w:val="en-US"/>
      </w:rPr>
      <w:fldChar w:fldCharType="end"/>
    </w:r>
  </w:p>
  <w:p w14:paraId="66FACB03" w14:textId="77777777" w:rsidR="00123904" w:rsidRDefault="00123904"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123904" w:rsidRDefault="00123904">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1B5A24">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123904" w:rsidRDefault="00123904">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123904" w:rsidRDefault="00123904">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1B5A24">
      <w:rPr>
        <w:rFonts w:ascii="Times New Roman" w:hAnsi="Times New Roman" w:cs="Times New Roman"/>
        <w:noProof/>
        <w:sz w:val="24"/>
        <w:szCs w:val="24"/>
      </w:rPr>
      <w:t>44</w:t>
    </w:r>
    <w:r>
      <w:rPr>
        <w:rFonts w:ascii="Times New Roman" w:hAnsi="Times New Roman" w:cs="Times New Roman"/>
        <w:sz w:val="24"/>
        <w:szCs w:val="24"/>
      </w:rPr>
      <w:fldChar w:fldCharType="end"/>
    </w:r>
  </w:p>
  <w:p w14:paraId="47931C2A" w14:textId="77777777" w:rsidR="00123904" w:rsidRDefault="00123904">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A01FC" w14:textId="77777777" w:rsidR="00F93FA2" w:rsidRDefault="00F93FA2">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2A5AA534" w14:textId="77777777" w:rsidR="00F93FA2" w:rsidRDefault="00F93FA2">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hrlen">
    <w15:presenceInfo w15:providerId="None" w15:userId="ehrlen"/>
  </w15:person>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167C7"/>
    <w:rsid w:val="00021DFC"/>
    <w:rsid w:val="0002476C"/>
    <w:rsid w:val="00041E84"/>
    <w:rsid w:val="0004585D"/>
    <w:rsid w:val="00045A33"/>
    <w:rsid w:val="00056815"/>
    <w:rsid w:val="00065BF3"/>
    <w:rsid w:val="00066761"/>
    <w:rsid w:val="000955DB"/>
    <w:rsid w:val="000C12FC"/>
    <w:rsid w:val="000C2FFC"/>
    <w:rsid w:val="000C5DC4"/>
    <w:rsid w:val="000C6895"/>
    <w:rsid w:val="000D5DE6"/>
    <w:rsid w:val="000D649E"/>
    <w:rsid w:val="000F5D1C"/>
    <w:rsid w:val="00101B0A"/>
    <w:rsid w:val="00106F24"/>
    <w:rsid w:val="00111250"/>
    <w:rsid w:val="001211F0"/>
    <w:rsid w:val="00123904"/>
    <w:rsid w:val="0013268E"/>
    <w:rsid w:val="00136EFC"/>
    <w:rsid w:val="00156068"/>
    <w:rsid w:val="00166356"/>
    <w:rsid w:val="00170BAD"/>
    <w:rsid w:val="001742F2"/>
    <w:rsid w:val="00187A35"/>
    <w:rsid w:val="001913F2"/>
    <w:rsid w:val="001A1D25"/>
    <w:rsid w:val="001A2388"/>
    <w:rsid w:val="001A3F46"/>
    <w:rsid w:val="001A7CB4"/>
    <w:rsid w:val="001B5A24"/>
    <w:rsid w:val="001D3A4A"/>
    <w:rsid w:val="001E4426"/>
    <w:rsid w:val="001E708E"/>
    <w:rsid w:val="001F06A1"/>
    <w:rsid w:val="001F1E60"/>
    <w:rsid w:val="001F53A7"/>
    <w:rsid w:val="002123D7"/>
    <w:rsid w:val="002215E3"/>
    <w:rsid w:val="002264E6"/>
    <w:rsid w:val="00231137"/>
    <w:rsid w:val="0024349E"/>
    <w:rsid w:val="00245AFD"/>
    <w:rsid w:val="00274278"/>
    <w:rsid w:val="00285C37"/>
    <w:rsid w:val="00293058"/>
    <w:rsid w:val="002A3221"/>
    <w:rsid w:val="002B0544"/>
    <w:rsid w:val="002B3143"/>
    <w:rsid w:val="002C2BE7"/>
    <w:rsid w:val="002C5A93"/>
    <w:rsid w:val="002D428B"/>
    <w:rsid w:val="002E105E"/>
    <w:rsid w:val="002E5DA3"/>
    <w:rsid w:val="00303ED6"/>
    <w:rsid w:val="003238BC"/>
    <w:rsid w:val="00324327"/>
    <w:rsid w:val="00340273"/>
    <w:rsid w:val="00341A18"/>
    <w:rsid w:val="003461A4"/>
    <w:rsid w:val="00366CD6"/>
    <w:rsid w:val="00366D82"/>
    <w:rsid w:val="003812ED"/>
    <w:rsid w:val="00391598"/>
    <w:rsid w:val="00392549"/>
    <w:rsid w:val="003A1E2B"/>
    <w:rsid w:val="003A39FB"/>
    <w:rsid w:val="003D1A99"/>
    <w:rsid w:val="003E54F1"/>
    <w:rsid w:val="003F2477"/>
    <w:rsid w:val="00405A95"/>
    <w:rsid w:val="004146B5"/>
    <w:rsid w:val="004204EA"/>
    <w:rsid w:val="0042596D"/>
    <w:rsid w:val="0043283D"/>
    <w:rsid w:val="00433B42"/>
    <w:rsid w:val="00436A6A"/>
    <w:rsid w:val="00461432"/>
    <w:rsid w:val="00463833"/>
    <w:rsid w:val="004A6230"/>
    <w:rsid w:val="004B2ED9"/>
    <w:rsid w:val="004B3CB8"/>
    <w:rsid w:val="004C20FF"/>
    <w:rsid w:val="004C47B3"/>
    <w:rsid w:val="004F5899"/>
    <w:rsid w:val="005303C7"/>
    <w:rsid w:val="005378CE"/>
    <w:rsid w:val="005730A2"/>
    <w:rsid w:val="00591453"/>
    <w:rsid w:val="005A3A22"/>
    <w:rsid w:val="005A4AF9"/>
    <w:rsid w:val="005A75B9"/>
    <w:rsid w:val="005B2036"/>
    <w:rsid w:val="005B4E3C"/>
    <w:rsid w:val="005E40D4"/>
    <w:rsid w:val="005E7002"/>
    <w:rsid w:val="006030E0"/>
    <w:rsid w:val="00606247"/>
    <w:rsid w:val="00606929"/>
    <w:rsid w:val="006223D7"/>
    <w:rsid w:val="00633CD7"/>
    <w:rsid w:val="0063728F"/>
    <w:rsid w:val="00650C7C"/>
    <w:rsid w:val="006702A0"/>
    <w:rsid w:val="00681ECC"/>
    <w:rsid w:val="00685668"/>
    <w:rsid w:val="00690F34"/>
    <w:rsid w:val="0069614C"/>
    <w:rsid w:val="006A50EF"/>
    <w:rsid w:val="006C61E3"/>
    <w:rsid w:val="006C636E"/>
    <w:rsid w:val="006E5FF5"/>
    <w:rsid w:val="006E765E"/>
    <w:rsid w:val="006F1119"/>
    <w:rsid w:val="0070544A"/>
    <w:rsid w:val="00720E28"/>
    <w:rsid w:val="00741100"/>
    <w:rsid w:val="0074232F"/>
    <w:rsid w:val="00745DF0"/>
    <w:rsid w:val="00755A51"/>
    <w:rsid w:val="0076147F"/>
    <w:rsid w:val="0076677B"/>
    <w:rsid w:val="007707DD"/>
    <w:rsid w:val="00770859"/>
    <w:rsid w:val="007801DC"/>
    <w:rsid w:val="0078238E"/>
    <w:rsid w:val="007857AD"/>
    <w:rsid w:val="0079170C"/>
    <w:rsid w:val="0079175A"/>
    <w:rsid w:val="0079192F"/>
    <w:rsid w:val="007B4F9C"/>
    <w:rsid w:val="007C3F22"/>
    <w:rsid w:val="007C41E1"/>
    <w:rsid w:val="007D12C9"/>
    <w:rsid w:val="007E074E"/>
    <w:rsid w:val="008005BE"/>
    <w:rsid w:val="008065BA"/>
    <w:rsid w:val="00821BB5"/>
    <w:rsid w:val="0082334D"/>
    <w:rsid w:val="00856FAB"/>
    <w:rsid w:val="00860EE3"/>
    <w:rsid w:val="00864C00"/>
    <w:rsid w:val="0088103C"/>
    <w:rsid w:val="00881146"/>
    <w:rsid w:val="00881224"/>
    <w:rsid w:val="00892326"/>
    <w:rsid w:val="0089467E"/>
    <w:rsid w:val="008B63BB"/>
    <w:rsid w:val="008C2A32"/>
    <w:rsid w:val="008C50F5"/>
    <w:rsid w:val="008E0FB1"/>
    <w:rsid w:val="008E1A80"/>
    <w:rsid w:val="009002D6"/>
    <w:rsid w:val="009006B9"/>
    <w:rsid w:val="00900785"/>
    <w:rsid w:val="00906BF6"/>
    <w:rsid w:val="00911406"/>
    <w:rsid w:val="009353DA"/>
    <w:rsid w:val="00944C80"/>
    <w:rsid w:val="00945DF1"/>
    <w:rsid w:val="00950EA8"/>
    <w:rsid w:val="009521DA"/>
    <w:rsid w:val="009552BA"/>
    <w:rsid w:val="00963BF8"/>
    <w:rsid w:val="0097439B"/>
    <w:rsid w:val="00976ADF"/>
    <w:rsid w:val="00984CBF"/>
    <w:rsid w:val="00984FAE"/>
    <w:rsid w:val="009871AA"/>
    <w:rsid w:val="00993068"/>
    <w:rsid w:val="00993292"/>
    <w:rsid w:val="009A37A9"/>
    <w:rsid w:val="009A6E84"/>
    <w:rsid w:val="009B5CDA"/>
    <w:rsid w:val="009C0F3A"/>
    <w:rsid w:val="009D0C4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47C"/>
    <w:rsid w:val="00AB6EBA"/>
    <w:rsid w:val="00AD4822"/>
    <w:rsid w:val="00AE3770"/>
    <w:rsid w:val="00AF1B89"/>
    <w:rsid w:val="00AF4D72"/>
    <w:rsid w:val="00AF6E1E"/>
    <w:rsid w:val="00B21FDC"/>
    <w:rsid w:val="00B25594"/>
    <w:rsid w:val="00B26402"/>
    <w:rsid w:val="00B504E3"/>
    <w:rsid w:val="00B50831"/>
    <w:rsid w:val="00B5148E"/>
    <w:rsid w:val="00B53242"/>
    <w:rsid w:val="00B648C6"/>
    <w:rsid w:val="00B725CC"/>
    <w:rsid w:val="00B73FEB"/>
    <w:rsid w:val="00B750E8"/>
    <w:rsid w:val="00B946C4"/>
    <w:rsid w:val="00C0430A"/>
    <w:rsid w:val="00C07F28"/>
    <w:rsid w:val="00C1138F"/>
    <w:rsid w:val="00C11AFB"/>
    <w:rsid w:val="00C407BE"/>
    <w:rsid w:val="00C45594"/>
    <w:rsid w:val="00C65199"/>
    <w:rsid w:val="00C70323"/>
    <w:rsid w:val="00C97436"/>
    <w:rsid w:val="00CB3E3A"/>
    <w:rsid w:val="00CB3EC1"/>
    <w:rsid w:val="00CC35F4"/>
    <w:rsid w:val="00CC545B"/>
    <w:rsid w:val="00CD2FF0"/>
    <w:rsid w:val="00CD6433"/>
    <w:rsid w:val="00CF15DB"/>
    <w:rsid w:val="00CF2745"/>
    <w:rsid w:val="00CF51E4"/>
    <w:rsid w:val="00D04339"/>
    <w:rsid w:val="00D21021"/>
    <w:rsid w:val="00D2144A"/>
    <w:rsid w:val="00D37BCD"/>
    <w:rsid w:val="00D43E10"/>
    <w:rsid w:val="00D46D38"/>
    <w:rsid w:val="00D50245"/>
    <w:rsid w:val="00D76F96"/>
    <w:rsid w:val="00D87BCF"/>
    <w:rsid w:val="00D90C51"/>
    <w:rsid w:val="00D9101E"/>
    <w:rsid w:val="00D93723"/>
    <w:rsid w:val="00DB5057"/>
    <w:rsid w:val="00DF0233"/>
    <w:rsid w:val="00DF1AEB"/>
    <w:rsid w:val="00DF3CC9"/>
    <w:rsid w:val="00E024EC"/>
    <w:rsid w:val="00E40788"/>
    <w:rsid w:val="00E45B4F"/>
    <w:rsid w:val="00E50DE4"/>
    <w:rsid w:val="00E8677F"/>
    <w:rsid w:val="00E93DFC"/>
    <w:rsid w:val="00EB5928"/>
    <w:rsid w:val="00EC03FE"/>
    <w:rsid w:val="00F05441"/>
    <w:rsid w:val="00F06981"/>
    <w:rsid w:val="00F16AC6"/>
    <w:rsid w:val="00F21DAF"/>
    <w:rsid w:val="00F33655"/>
    <w:rsid w:val="00F3768B"/>
    <w:rsid w:val="00F661E8"/>
    <w:rsid w:val="00F75C83"/>
    <w:rsid w:val="00F8321E"/>
    <w:rsid w:val="00F85B3E"/>
    <w:rsid w:val="00F9201C"/>
    <w:rsid w:val="00F93FA2"/>
    <w:rsid w:val="00FB3D6F"/>
    <w:rsid w:val="00FB5D05"/>
    <w:rsid w:val="00FC4224"/>
    <w:rsid w:val="00FC469E"/>
    <w:rsid w:val="00FF694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comments" Target="comments.xml"/><Relationship Id="rId60"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CF4D9-5B69-4A0F-A23E-1119DB3DA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48</Pages>
  <Words>11190</Words>
  <Characters>61549</Characters>
  <Application>Microsoft Office Word</Application>
  <DocSecurity>0</DocSecurity>
  <Lines>512</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72594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16</cp:revision>
  <cp:lastPrinted>2016-05-04T07:40:00Z</cp:lastPrinted>
  <dcterms:created xsi:type="dcterms:W3CDTF">2016-06-01T11:14:00Z</dcterms:created>
  <dcterms:modified xsi:type="dcterms:W3CDTF">2016-06-02T15:49:00Z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