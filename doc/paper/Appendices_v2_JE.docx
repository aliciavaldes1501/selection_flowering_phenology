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20322" w14:textId="77777777" w:rsidR="006F0B2E" w:rsidRPr="006F0B2E" w:rsidRDefault="00155760">
      <w:pPr>
        <w:rPr>
          <w:rFonts w:ascii="Times New Roman" w:hAnsi="Times New Roman" w:cs="Times New Roman"/>
          <w:sz w:val="24"/>
          <w:szCs w:val="24"/>
          <w:lang w:val="en-US"/>
        </w:rPr>
      </w:pPr>
      <w:r>
        <w:rPr>
          <w:rFonts w:ascii="Times New Roman" w:hAnsi="Times New Roman" w:cs="Times New Roman"/>
          <w:sz w:val="24"/>
          <w:szCs w:val="24"/>
          <w:lang w:val="en-US"/>
        </w:rPr>
        <w:t>SUPPORTING INFORMATION</w:t>
      </w:r>
    </w:p>
    <w:p w14:paraId="50BED963" w14:textId="77777777" w:rsidR="00925D5A" w:rsidRPr="004E622C" w:rsidRDefault="006F0B2E">
      <w:pPr>
        <w:rPr>
          <w:rFonts w:ascii="Times New Roman" w:hAnsi="Times New Roman" w:cs="Times New Roman"/>
          <w:sz w:val="24"/>
          <w:szCs w:val="24"/>
          <w:lang w:val="en-US"/>
        </w:rPr>
      </w:pPr>
      <w:r w:rsidRPr="006F0B2E">
        <w:rPr>
          <w:rFonts w:ascii="Times New Roman" w:hAnsi="Times New Roman" w:cs="Times New Roman"/>
          <w:sz w:val="24"/>
          <w:szCs w:val="24"/>
          <w:lang w:val="en-US"/>
        </w:rPr>
        <w:t xml:space="preserve">Appendix </w:t>
      </w:r>
      <w:r w:rsidR="00EF6A3A">
        <w:rPr>
          <w:rFonts w:ascii="Times New Roman" w:hAnsi="Times New Roman" w:cs="Times New Roman"/>
          <w:sz w:val="24"/>
          <w:szCs w:val="24"/>
          <w:lang w:val="en-US"/>
        </w:rPr>
        <w:t>S</w:t>
      </w:r>
      <w:r w:rsidRPr="006F0B2E">
        <w:rPr>
          <w:rFonts w:ascii="Times New Roman" w:hAnsi="Times New Roman" w:cs="Times New Roman"/>
          <w:sz w:val="24"/>
          <w:szCs w:val="24"/>
          <w:lang w:val="en-US"/>
        </w:rPr>
        <w:t xml:space="preserve">1: </w:t>
      </w:r>
      <w:r w:rsidR="00925D5A" w:rsidRPr="006F0B2E">
        <w:rPr>
          <w:rFonts w:ascii="Times New Roman" w:hAnsi="Times New Roman" w:cs="Times New Roman"/>
          <w:sz w:val="24"/>
          <w:szCs w:val="24"/>
          <w:lang w:val="en-US"/>
        </w:rPr>
        <w:t xml:space="preserve">Description of </w:t>
      </w:r>
      <w:r w:rsidRPr="006F0B2E">
        <w:rPr>
          <w:rFonts w:ascii="Times New Roman" w:hAnsi="Times New Roman" w:cs="Times New Roman"/>
          <w:sz w:val="24"/>
          <w:szCs w:val="24"/>
          <w:lang w:val="en-US"/>
        </w:rPr>
        <w:t xml:space="preserve">the study </w:t>
      </w:r>
      <w:r w:rsidR="00925D5A" w:rsidRPr="006F0B2E">
        <w:rPr>
          <w:rFonts w:ascii="Times New Roman" w:hAnsi="Times New Roman" w:cs="Times New Roman"/>
          <w:sz w:val="24"/>
          <w:szCs w:val="24"/>
          <w:lang w:val="en-US"/>
        </w:rPr>
        <w:t>populations</w:t>
      </w:r>
      <w:r w:rsidRPr="006F0B2E">
        <w:rPr>
          <w:rFonts w:ascii="Times New Roman" w:hAnsi="Times New Roman" w:cs="Times New Roman"/>
          <w:sz w:val="24"/>
          <w:szCs w:val="24"/>
          <w:lang w:val="en-US"/>
        </w:rPr>
        <w:t>.</w:t>
      </w:r>
      <w:r>
        <w:rPr>
          <w:rFonts w:ascii="Times New Roman" w:hAnsi="Times New Roman" w:cs="Times New Roman"/>
          <w:sz w:val="24"/>
          <w:szCs w:val="24"/>
          <w:lang w:val="en-US"/>
        </w:rPr>
        <w:t xml:space="preserve">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sidR="000F0C89">
        <w:rPr>
          <w:rFonts w:ascii="Times New Roman" w:hAnsi="Times New Roman" w:cs="Times New Roman"/>
          <w:i/>
          <w:sz w:val="24"/>
          <w:szCs w:val="24"/>
          <w:lang w:val="en-US"/>
        </w:rPr>
        <w:t>P</w:t>
      </w:r>
      <w:r w:rsidR="00DE2278">
        <w:rPr>
          <w:rFonts w:ascii="Times New Roman" w:hAnsi="Times New Roman" w:cs="Times New Roman"/>
          <w:i/>
          <w:sz w:val="24"/>
          <w:szCs w:val="24"/>
          <w:lang w:val="en-US"/>
        </w:rPr>
        <w:t>a</w:t>
      </w:r>
      <w:r w:rsidRPr="006F0B2E">
        <w:rPr>
          <w:rFonts w:ascii="Times New Roman" w:hAnsi="Times New Roman" w:cs="Times New Roman"/>
          <w:sz w:val="24"/>
          <w:szCs w:val="24"/>
          <w:lang w:val="en-US"/>
        </w:rPr>
        <w:t>”</w:t>
      </w:r>
      <w:r>
        <w:rPr>
          <w:rFonts w:ascii="Times New Roman" w:hAnsi="Times New Roman" w:cs="Times New Roman"/>
          <w:sz w:val="24"/>
          <w:szCs w:val="24"/>
          <w:lang w:val="en-US"/>
        </w:rPr>
        <w:t xml:space="preserve"> indicates if </w:t>
      </w:r>
      <w:r w:rsidR="00DE2278">
        <w:rPr>
          <w:rFonts w:ascii="Times New Roman" w:hAnsi="Times New Roman" w:cs="Times New Roman"/>
          <w:i/>
          <w:sz w:val="24"/>
          <w:szCs w:val="24"/>
          <w:lang w:val="en-US"/>
        </w:rPr>
        <w:t xml:space="preserve">P. </w:t>
      </w:r>
      <w:proofErr w:type="spellStart"/>
      <w:r w:rsidR="00DE2278">
        <w:rPr>
          <w:rFonts w:ascii="Times New Roman" w:hAnsi="Times New Roman" w:cs="Times New Roman"/>
          <w:i/>
          <w:sz w:val="24"/>
          <w:szCs w:val="24"/>
          <w:lang w:val="en-US"/>
        </w:rPr>
        <w:t>alcon</w:t>
      </w:r>
      <w:proofErr w:type="spellEnd"/>
      <w:r>
        <w:rPr>
          <w:rFonts w:ascii="Times New Roman" w:hAnsi="Times New Roman" w:cs="Times New Roman"/>
          <w:sz w:val="24"/>
          <w:szCs w:val="24"/>
          <w:lang w:val="en-US"/>
        </w:rPr>
        <w:t xml:space="preserve"> is present (1) or absent (0).</w:t>
      </w:r>
      <w:r w:rsidR="00DE2278">
        <w:rPr>
          <w:rFonts w:ascii="Times New Roman" w:hAnsi="Times New Roman" w:cs="Times New Roman"/>
          <w:sz w:val="24"/>
          <w:szCs w:val="24"/>
          <w:lang w:val="en-US"/>
        </w:rPr>
        <w:t xml:space="preserve"> The column</w:t>
      </w:r>
      <w:r w:rsidR="00CB3E8C">
        <w:rPr>
          <w:rFonts w:ascii="Times New Roman" w:hAnsi="Times New Roman" w:cs="Times New Roman"/>
          <w:sz w:val="24"/>
          <w:szCs w:val="24"/>
          <w:lang w:val="en-US"/>
        </w:rPr>
        <w:t>s</w:t>
      </w:r>
      <w:r w:rsidR="00DE2278">
        <w:rPr>
          <w:rFonts w:ascii="Times New Roman" w:hAnsi="Times New Roman" w:cs="Times New Roman"/>
          <w:sz w:val="24"/>
          <w:szCs w:val="24"/>
          <w:lang w:val="en-US"/>
        </w:rPr>
        <w:t xml:space="preserve"> “Mean n eggs” </w:t>
      </w:r>
      <w:r w:rsidR="00CB3E8C">
        <w:rPr>
          <w:rFonts w:ascii="Times New Roman" w:hAnsi="Times New Roman" w:cs="Times New Roman"/>
          <w:sz w:val="24"/>
          <w:szCs w:val="24"/>
          <w:lang w:val="en-US"/>
        </w:rPr>
        <w:t xml:space="preserve">and “Prop. </w:t>
      </w:r>
      <w:proofErr w:type="gramStart"/>
      <w:r w:rsidR="00CB3E8C">
        <w:rPr>
          <w:rFonts w:ascii="Times New Roman" w:hAnsi="Times New Roman" w:cs="Times New Roman"/>
          <w:sz w:val="24"/>
          <w:szCs w:val="24"/>
          <w:lang w:val="en-US"/>
        </w:rPr>
        <w:t>attacked</w:t>
      </w:r>
      <w:proofErr w:type="gramEnd"/>
      <w:r w:rsidR="00CB3E8C">
        <w:rPr>
          <w:rFonts w:ascii="Times New Roman" w:hAnsi="Times New Roman" w:cs="Times New Roman"/>
          <w:sz w:val="24"/>
          <w:szCs w:val="24"/>
          <w:lang w:val="en-US"/>
        </w:rPr>
        <w:t xml:space="preserve">” </w:t>
      </w:r>
      <w:r w:rsidR="00DE2278">
        <w:rPr>
          <w:rFonts w:ascii="Times New Roman" w:hAnsi="Times New Roman" w:cs="Times New Roman"/>
          <w:sz w:val="24"/>
          <w:szCs w:val="24"/>
          <w:lang w:val="en-US"/>
        </w:rPr>
        <w:t>indicate</w:t>
      </w:r>
      <w:r w:rsidR="00CB3E8C">
        <w:rPr>
          <w:rFonts w:ascii="Times New Roman" w:hAnsi="Times New Roman" w:cs="Times New Roman"/>
          <w:sz w:val="24"/>
          <w:szCs w:val="24"/>
          <w:lang w:val="en-US"/>
        </w:rPr>
        <w:t>, respectively,</w:t>
      </w:r>
      <w:r w:rsidR="00DE2278">
        <w:rPr>
          <w:rFonts w:ascii="Times New Roman" w:hAnsi="Times New Roman" w:cs="Times New Roman"/>
          <w:sz w:val="24"/>
          <w:szCs w:val="24"/>
          <w:lang w:val="en-US"/>
        </w:rPr>
        <w:t xml:space="preserve"> the mean number of eggs per plant</w:t>
      </w:r>
      <w:r w:rsidR="00CB3E8C">
        <w:rPr>
          <w:rFonts w:ascii="Times New Roman" w:hAnsi="Times New Roman" w:cs="Times New Roman"/>
          <w:sz w:val="24"/>
          <w:szCs w:val="24"/>
          <w:lang w:val="en-US"/>
        </w:rPr>
        <w:t xml:space="preserve"> and the proportion of plants attacked, </w:t>
      </w:r>
      <w:r w:rsidR="00DE2278">
        <w:rPr>
          <w:rFonts w:ascii="Times New Roman" w:hAnsi="Times New Roman" w:cs="Times New Roman"/>
          <w:sz w:val="24"/>
          <w:szCs w:val="24"/>
          <w:lang w:val="en-US"/>
        </w:rPr>
        <w:t>in each population</w:t>
      </w:r>
      <w:r w:rsidR="00CB3E8C">
        <w:rPr>
          <w:rFonts w:ascii="Times New Roman" w:hAnsi="Times New Roman" w:cs="Times New Roman"/>
          <w:sz w:val="24"/>
          <w:szCs w:val="24"/>
          <w:lang w:val="en-US"/>
        </w:rPr>
        <w:t xml:space="preserve"> where the predator is present. </w:t>
      </w:r>
      <w:r>
        <w:rPr>
          <w:rFonts w:ascii="Times New Roman" w:hAnsi="Times New Roman" w:cs="Times New Roman"/>
          <w:sz w:val="24"/>
          <w:szCs w:val="24"/>
          <w:lang w:val="en-US"/>
        </w:rPr>
        <w:t xml:space="preserve">X and Y coordinates are given for the centroid of the population in Swedish grid (RT 90) coordinate system. </w:t>
      </w:r>
      <w:commentRangeStart w:id="0"/>
      <w:r>
        <w:rPr>
          <w:rFonts w:ascii="Times New Roman" w:hAnsi="Times New Roman" w:cs="Times New Roman"/>
          <w:sz w:val="24"/>
          <w:szCs w:val="24"/>
          <w:lang w:val="en-US"/>
        </w:rPr>
        <w:t>Population</w:t>
      </w:r>
      <w:r w:rsidR="004E622C">
        <w:rPr>
          <w:rFonts w:ascii="Times New Roman" w:hAnsi="Times New Roman" w:cs="Times New Roman"/>
          <w:sz w:val="24"/>
          <w:szCs w:val="24"/>
          <w:lang w:val="en-US"/>
        </w:rPr>
        <w:t xml:space="preserve">s B and C are two distant locations belonging to the same big population, which extends all around the lake </w:t>
      </w:r>
      <w:proofErr w:type="spellStart"/>
      <w:r w:rsidR="000F0C89">
        <w:rPr>
          <w:rFonts w:ascii="Times New Roman" w:eastAsia="Times New Roman" w:hAnsi="Times New Roman" w:cs="Times New Roman"/>
          <w:color w:val="000000"/>
          <w:sz w:val="24"/>
          <w:szCs w:val="24"/>
          <w:lang w:val="en-US" w:eastAsia="es-ES"/>
        </w:rPr>
        <w:t>Högsjön</w:t>
      </w:r>
      <w:proofErr w:type="spellEnd"/>
      <w:r w:rsidR="000F0C89">
        <w:rPr>
          <w:rFonts w:ascii="Times New Roman" w:eastAsia="Times New Roman" w:hAnsi="Times New Roman" w:cs="Times New Roman"/>
          <w:color w:val="000000"/>
          <w:sz w:val="24"/>
          <w:szCs w:val="24"/>
          <w:lang w:val="en-US" w:eastAsia="es-ES"/>
        </w:rPr>
        <w:t xml:space="preserve"> </w:t>
      </w:r>
      <w:r w:rsidR="004E622C">
        <w:rPr>
          <w:rFonts w:ascii="Times New Roman" w:eastAsia="Times New Roman" w:hAnsi="Times New Roman" w:cs="Times New Roman"/>
          <w:color w:val="000000"/>
          <w:sz w:val="24"/>
          <w:szCs w:val="24"/>
          <w:lang w:val="en-US" w:eastAsia="es-ES"/>
        </w:rPr>
        <w:t>(</w:t>
      </w:r>
      <w:r w:rsidR="000F0C89">
        <w:rPr>
          <w:rFonts w:ascii="Times New Roman" w:eastAsia="Times New Roman" w:hAnsi="Times New Roman" w:cs="Times New Roman"/>
          <w:color w:val="000000"/>
          <w:sz w:val="24"/>
          <w:szCs w:val="24"/>
          <w:lang w:val="en-US" w:eastAsia="es-ES"/>
        </w:rPr>
        <w:t xml:space="preserve">coordinates are given for the centroid </w:t>
      </w:r>
      <w:r w:rsidR="004E622C">
        <w:rPr>
          <w:rFonts w:ascii="Times New Roman" w:eastAsia="Times New Roman" w:hAnsi="Times New Roman" w:cs="Times New Roman"/>
          <w:color w:val="000000"/>
          <w:sz w:val="24"/>
          <w:szCs w:val="24"/>
          <w:lang w:val="en-US" w:eastAsia="es-ES"/>
        </w:rPr>
        <w:t>of</w:t>
      </w:r>
      <w:r w:rsidR="000F0C89">
        <w:rPr>
          <w:rFonts w:ascii="Times New Roman" w:eastAsia="Times New Roman" w:hAnsi="Times New Roman" w:cs="Times New Roman"/>
          <w:color w:val="000000"/>
          <w:sz w:val="24"/>
          <w:szCs w:val="24"/>
          <w:lang w:val="en-US" w:eastAsia="es-ES"/>
        </w:rPr>
        <w:t xml:space="preserve"> this </w:t>
      </w:r>
      <w:r w:rsidR="004E622C">
        <w:rPr>
          <w:rFonts w:ascii="Times New Roman" w:eastAsia="Times New Roman" w:hAnsi="Times New Roman" w:cs="Times New Roman"/>
          <w:color w:val="000000"/>
          <w:sz w:val="24"/>
          <w:szCs w:val="24"/>
          <w:lang w:val="en-US" w:eastAsia="es-ES"/>
        </w:rPr>
        <w:t xml:space="preserve">big </w:t>
      </w:r>
      <w:r w:rsidR="000F0C89">
        <w:rPr>
          <w:rFonts w:ascii="Times New Roman" w:eastAsia="Times New Roman" w:hAnsi="Times New Roman" w:cs="Times New Roman"/>
          <w:color w:val="000000"/>
          <w:sz w:val="24"/>
          <w:szCs w:val="24"/>
          <w:lang w:val="en-US" w:eastAsia="es-ES"/>
        </w:rPr>
        <w:t>population</w:t>
      </w:r>
      <w:r w:rsidR="004E622C">
        <w:rPr>
          <w:rFonts w:ascii="Times New Roman" w:eastAsia="Times New Roman" w:hAnsi="Times New Roman" w:cs="Times New Roman"/>
          <w:color w:val="000000"/>
          <w:sz w:val="24"/>
          <w:szCs w:val="24"/>
          <w:lang w:val="en-US" w:eastAsia="es-ES"/>
        </w:rPr>
        <w:t>, as coordinates for locations</w:t>
      </w:r>
      <w:r w:rsidR="000F0C89">
        <w:rPr>
          <w:rFonts w:ascii="Times New Roman" w:eastAsia="Times New Roman" w:hAnsi="Times New Roman" w:cs="Times New Roman"/>
          <w:color w:val="000000"/>
          <w:sz w:val="24"/>
          <w:szCs w:val="24"/>
          <w:lang w:val="en-US" w:eastAsia="es-ES"/>
        </w:rPr>
        <w:t xml:space="preserve"> B and C</w:t>
      </w:r>
      <w:r w:rsidR="004E622C">
        <w:rPr>
          <w:rFonts w:ascii="Times New Roman" w:eastAsia="Times New Roman" w:hAnsi="Times New Roman" w:cs="Times New Roman"/>
          <w:color w:val="000000"/>
          <w:sz w:val="24"/>
          <w:szCs w:val="24"/>
          <w:lang w:val="en-US" w:eastAsia="es-ES"/>
        </w:rPr>
        <w:t xml:space="preserve"> were unavailable)</w:t>
      </w:r>
      <w:r w:rsidR="000F0C89">
        <w:rPr>
          <w:rFonts w:ascii="Times New Roman" w:eastAsia="Times New Roman" w:hAnsi="Times New Roman" w:cs="Times New Roman"/>
          <w:color w:val="000000"/>
          <w:sz w:val="24"/>
          <w:szCs w:val="24"/>
          <w:lang w:val="en-US" w:eastAsia="es-ES"/>
        </w:rPr>
        <w:t>.</w:t>
      </w:r>
      <w:commentRangeEnd w:id="0"/>
      <w:r w:rsidR="00EF47B6">
        <w:rPr>
          <w:rStyle w:val="CommentReference"/>
        </w:rPr>
        <w:commentReference w:id="0"/>
      </w:r>
    </w:p>
    <w:tbl>
      <w:tblPr>
        <w:tblW w:w="14849" w:type="dxa"/>
        <w:tblInd w:w="55" w:type="dxa"/>
        <w:tblCellMar>
          <w:left w:w="70" w:type="dxa"/>
          <w:right w:w="70" w:type="dxa"/>
        </w:tblCellMar>
        <w:tblLook w:val="04A0" w:firstRow="1" w:lastRow="0" w:firstColumn="1" w:lastColumn="0" w:noHBand="0" w:noVBand="1"/>
      </w:tblPr>
      <w:tblGrid>
        <w:gridCol w:w="995"/>
        <w:gridCol w:w="1220"/>
        <w:gridCol w:w="3347"/>
        <w:gridCol w:w="2164"/>
        <w:gridCol w:w="455"/>
        <w:gridCol w:w="803"/>
        <w:gridCol w:w="680"/>
        <w:gridCol w:w="160"/>
        <w:gridCol w:w="737"/>
        <w:gridCol w:w="862"/>
        <w:gridCol w:w="1100"/>
        <w:gridCol w:w="1100"/>
        <w:gridCol w:w="1226"/>
      </w:tblGrid>
      <w:tr w:rsidR="00CB3E8C" w:rsidRPr="00DE2278" w14:paraId="47DAF8FC" w14:textId="77777777" w:rsidTr="00CB3E8C">
        <w:trPr>
          <w:trHeight w:val="300"/>
        </w:trPr>
        <w:tc>
          <w:tcPr>
            <w:tcW w:w="995" w:type="dxa"/>
            <w:vMerge w:val="restart"/>
            <w:tcBorders>
              <w:top w:val="single" w:sz="4" w:space="0" w:color="auto"/>
              <w:bottom w:val="single" w:sz="4" w:space="0" w:color="auto"/>
            </w:tcBorders>
            <w:vAlign w:val="center"/>
          </w:tcPr>
          <w:p w14:paraId="44A680FC" w14:textId="77777777"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Pop</w:t>
            </w:r>
            <w:r>
              <w:rPr>
                <w:rFonts w:ascii="Times New Roman" w:eastAsia="Times New Roman" w:hAnsi="Times New Roman" w:cs="Times New Roman"/>
                <w:color w:val="000000"/>
                <w:sz w:val="24"/>
                <w:szCs w:val="24"/>
                <w:lang w:val="en-US" w:eastAsia="es-ES"/>
              </w:rPr>
              <w:t>.</w:t>
            </w:r>
            <w:r w:rsidRPr="006F0B2E">
              <w:rPr>
                <w:rFonts w:ascii="Times New Roman" w:eastAsia="Times New Roman" w:hAnsi="Times New Roman" w:cs="Times New Roman"/>
                <w:color w:val="000000"/>
                <w:sz w:val="24"/>
                <w:szCs w:val="24"/>
                <w:lang w:val="en-US" w:eastAsia="es-ES"/>
              </w:rPr>
              <w:t xml:space="preserve"> ID</w:t>
            </w:r>
          </w:p>
        </w:tc>
        <w:tc>
          <w:tcPr>
            <w:tcW w:w="1220" w:type="dxa"/>
            <w:vMerge w:val="restart"/>
            <w:tcBorders>
              <w:top w:val="single" w:sz="4" w:space="0" w:color="auto"/>
              <w:left w:val="nil"/>
              <w:bottom w:val="single" w:sz="4" w:space="0" w:color="auto"/>
            </w:tcBorders>
            <w:shd w:val="clear" w:color="auto" w:fill="auto"/>
            <w:noWrap/>
            <w:vAlign w:val="center"/>
          </w:tcPr>
          <w:p w14:paraId="42AF221B" w14:textId="77777777" w:rsidR="00CB3E8C" w:rsidRPr="000F0C89" w:rsidRDefault="00CB3E8C" w:rsidP="00CB3E8C">
            <w:pPr>
              <w:spacing w:after="0" w:line="240" w:lineRule="auto"/>
              <w:rPr>
                <w:rFonts w:ascii="Times New Roman" w:eastAsia="Times New Roman" w:hAnsi="Times New Roman" w:cs="Times New Roman"/>
                <w:color w:val="000000"/>
                <w:sz w:val="24"/>
                <w:szCs w:val="24"/>
                <w:lang w:val="en-US" w:eastAsia="es-ES"/>
              </w:rPr>
            </w:pPr>
            <w:r w:rsidRPr="000F0C89">
              <w:rPr>
                <w:rFonts w:ascii="Times New Roman" w:eastAsia="Times New Roman" w:hAnsi="Times New Roman" w:cs="Times New Roman"/>
                <w:color w:val="000000"/>
                <w:sz w:val="24"/>
                <w:szCs w:val="24"/>
                <w:lang w:val="en-US" w:eastAsia="es-ES"/>
              </w:rPr>
              <w:t>County</w:t>
            </w:r>
          </w:p>
        </w:tc>
        <w:tc>
          <w:tcPr>
            <w:tcW w:w="3347" w:type="dxa"/>
            <w:vMerge w:val="restart"/>
            <w:tcBorders>
              <w:top w:val="single" w:sz="4" w:space="0" w:color="auto"/>
              <w:left w:val="nil"/>
              <w:bottom w:val="single" w:sz="4" w:space="0" w:color="auto"/>
            </w:tcBorders>
            <w:shd w:val="clear" w:color="auto" w:fill="auto"/>
            <w:noWrap/>
            <w:vAlign w:val="center"/>
          </w:tcPr>
          <w:p w14:paraId="53BC487D" w14:textId="77777777" w:rsidR="00CB3E8C" w:rsidRPr="000F0C89" w:rsidRDefault="00CB3E8C" w:rsidP="00CB3E8C">
            <w:pPr>
              <w:spacing w:after="0" w:line="240" w:lineRule="auto"/>
              <w:rPr>
                <w:rFonts w:ascii="Times New Roman" w:eastAsia="Times New Roman" w:hAnsi="Times New Roman" w:cs="Times New Roman"/>
                <w:color w:val="000000"/>
                <w:sz w:val="24"/>
                <w:szCs w:val="24"/>
                <w:lang w:val="en-US" w:eastAsia="es-ES"/>
              </w:rPr>
            </w:pPr>
            <w:r w:rsidRPr="000F0C89">
              <w:rPr>
                <w:rFonts w:ascii="Times New Roman" w:eastAsia="Times New Roman" w:hAnsi="Times New Roman" w:cs="Times New Roman"/>
                <w:color w:val="000000"/>
                <w:sz w:val="24"/>
                <w:szCs w:val="24"/>
                <w:lang w:val="en-US" w:eastAsia="es-ES"/>
              </w:rPr>
              <w:t>Population name</w:t>
            </w:r>
          </w:p>
        </w:tc>
        <w:tc>
          <w:tcPr>
            <w:tcW w:w="2164" w:type="dxa"/>
            <w:vMerge w:val="restart"/>
            <w:tcBorders>
              <w:top w:val="single" w:sz="4" w:space="0" w:color="auto"/>
              <w:left w:val="nil"/>
              <w:bottom w:val="single" w:sz="4" w:space="0" w:color="auto"/>
            </w:tcBorders>
            <w:vAlign w:val="center"/>
          </w:tcPr>
          <w:p w14:paraId="7935C5B7" w14:textId="77777777" w:rsidR="00CB3E8C" w:rsidRPr="000F0C89"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Habitat type</w:t>
            </w:r>
          </w:p>
        </w:tc>
        <w:tc>
          <w:tcPr>
            <w:tcW w:w="455" w:type="dxa"/>
            <w:vMerge w:val="restart"/>
            <w:tcBorders>
              <w:top w:val="single" w:sz="4" w:space="0" w:color="auto"/>
              <w:left w:val="nil"/>
              <w:bottom w:val="single" w:sz="4" w:space="0" w:color="auto"/>
            </w:tcBorders>
            <w:vAlign w:val="center"/>
          </w:tcPr>
          <w:p w14:paraId="1EEEE34F" w14:textId="77777777" w:rsidR="00CB3E8C" w:rsidRPr="006F0B2E" w:rsidRDefault="00CB3E8C" w:rsidP="00CB3E8C">
            <w:pPr>
              <w:spacing w:after="0" w:line="240" w:lineRule="auto"/>
              <w:jc w:val="center"/>
              <w:rPr>
                <w:rFonts w:ascii="Times New Roman" w:eastAsia="Times New Roman" w:hAnsi="Times New Roman" w:cs="Times New Roman"/>
                <w:i/>
                <w:color w:val="000000"/>
                <w:sz w:val="24"/>
                <w:szCs w:val="24"/>
                <w:lang w:val="en-US" w:eastAsia="es-ES"/>
              </w:rPr>
            </w:pPr>
            <w:r>
              <w:rPr>
                <w:rFonts w:ascii="Times New Roman" w:eastAsia="Times New Roman" w:hAnsi="Times New Roman" w:cs="Times New Roman"/>
                <w:i/>
                <w:color w:val="000000"/>
                <w:sz w:val="24"/>
                <w:szCs w:val="24"/>
                <w:lang w:val="en-US" w:eastAsia="es-ES"/>
              </w:rPr>
              <w:t>P</w:t>
            </w:r>
            <w:r w:rsidRPr="006F0B2E">
              <w:rPr>
                <w:rFonts w:ascii="Times New Roman" w:eastAsia="Times New Roman" w:hAnsi="Times New Roman" w:cs="Times New Roman"/>
                <w:i/>
                <w:color w:val="000000"/>
                <w:sz w:val="24"/>
                <w:szCs w:val="24"/>
                <w:lang w:val="en-US" w:eastAsia="es-ES"/>
              </w:rPr>
              <w:t>a</w:t>
            </w:r>
          </w:p>
        </w:tc>
        <w:tc>
          <w:tcPr>
            <w:tcW w:w="1483" w:type="dxa"/>
            <w:gridSpan w:val="2"/>
            <w:tcBorders>
              <w:top w:val="single" w:sz="4" w:space="0" w:color="auto"/>
              <w:left w:val="nil"/>
              <w:bottom w:val="single" w:sz="4" w:space="0" w:color="auto"/>
            </w:tcBorders>
          </w:tcPr>
          <w:p w14:paraId="4D9321D8" w14:textId="77777777"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Mean n eggs</w:t>
            </w:r>
          </w:p>
        </w:tc>
        <w:tc>
          <w:tcPr>
            <w:tcW w:w="160" w:type="dxa"/>
            <w:tcBorders>
              <w:top w:val="single" w:sz="4" w:space="0" w:color="auto"/>
            </w:tcBorders>
          </w:tcPr>
          <w:p w14:paraId="208634A3" w14:textId="77777777" w:rsidR="00CB3E8C"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1599" w:type="dxa"/>
            <w:gridSpan w:val="2"/>
            <w:tcBorders>
              <w:top w:val="single" w:sz="4" w:space="0" w:color="auto"/>
              <w:left w:val="nil"/>
              <w:bottom w:val="single" w:sz="4" w:space="0" w:color="auto"/>
            </w:tcBorders>
          </w:tcPr>
          <w:p w14:paraId="579E0A89"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Prop.</w:t>
            </w:r>
            <w:r w:rsidRPr="00DE2278">
              <w:rPr>
                <w:rFonts w:ascii="Times New Roman" w:eastAsia="Times New Roman" w:hAnsi="Times New Roman" w:cs="Times New Roman"/>
                <w:color w:val="000000"/>
                <w:sz w:val="24"/>
                <w:szCs w:val="24"/>
                <w:lang w:val="en-US" w:eastAsia="es-ES"/>
              </w:rPr>
              <w:t xml:space="preserve"> attacked</w:t>
            </w:r>
          </w:p>
        </w:tc>
        <w:tc>
          <w:tcPr>
            <w:tcW w:w="1100" w:type="dxa"/>
            <w:vMerge w:val="restart"/>
            <w:tcBorders>
              <w:top w:val="single" w:sz="4" w:space="0" w:color="auto"/>
              <w:left w:val="nil"/>
              <w:bottom w:val="single" w:sz="4" w:space="0" w:color="auto"/>
            </w:tcBorders>
            <w:shd w:val="clear" w:color="auto" w:fill="auto"/>
            <w:noWrap/>
            <w:vAlign w:val="center"/>
            <w:hideMark/>
          </w:tcPr>
          <w:p w14:paraId="650701E2" w14:textId="77777777"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X</w:t>
            </w:r>
          </w:p>
        </w:tc>
        <w:tc>
          <w:tcPr>
            <w:tcW w:w="1100" w:type="dxa"/>
            <w:vMerge w:val="restart"/>
            <w:tcBorders>
              <w:top w:val="single" w:sz="4" w:space="0" w:color="auto"/>
              <w:left w:val="nil"/>
              <w:bottom w:val="single" w:sz="4" w:space="0" w:color="auto"/>
            </w:tcBorders>
            <w:shd w:val="clear" w:color="auto" w:fill="auto"/>
            <w:noWrap/>
            <w:vAlign w:val="center"/>
            <w:hideMark/>
          </w:tcPr>
          <w:p w14:paraId="58E02C51" w14:textId="77777777"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Y</w:t>
            </w:r>
          </w:p>
        </w:tc>
        <w:tc>
          <w:tcPr>
            <w:tcW w:w="1226" w:type="dxa"/>
            <w:vMerge w:val="restart"/>
            <w:tcBorders>
              <w:top w:val="single" w:sz="4" w:space="0" w:color="auto"/>
              <w:left w:val="nil"/>
              <w:bottom w:val="single" w:sz="4" w:space="0" w:color="auto"/>
            </w:tcBorders>
            <w:shd w:val="clear" w:color="auto" w:fill="auto"/>
            <w:noWrap/>
            <w:vAlign w:val="center"/>
            <w:hideMark/>
          </w:tcPr>
          <w:p w14:paraId="2B110AE0" w14:textId="77777777"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Area (Ha)</w:t>
            </w:r>
          </w:p>
        </w:tc>
      </w:tr>
      <w:tr w:rsidR="00CB3E8C" w:rsidRPr="00DE2278" w14:paraId="44620E9D" w14:textId="77777777" w:rsidTr="00CB3E8C">
        <w:trPr>
          <w:trHeight w:val="300"/>
        </w:trPr>
        <w:tc>
          <w:tcPr>
            <w:tcW w:w="995" w:type="dxa"/>
            <w:vMerge/>
            <w:tcBorders>
              <w:top w:val="single" w:sz="4" w:space="0" w:color="auto"/>
              <w:bottom w:val="single" w:sz="4" w:space="0" w:color="auto"/>
            </w:tcBorders>
            <w:vAlign w:val="center"/>
          </w:tcPr>
          <w:p w14:paraId="368EAB92" w14:textId="77777777" w:rsidR="00CB3E8C" w:rsidRPr="006F0B2E" w:rsidRDefault="00CB3E8C" w:rsidP="00F47207">
            <w:pPr>
              <w:spacing w:after="0" w:line="240" w:lineRule="auto"/>
              <w:jc w:val="center"/>
              <w:rPr>
                <w:rFonts w:ascii="Times New Roman" w:eastAsia="Times New Roman" w:hAnsi="Times New Roman" w:cs="Times New Roman"/>
                <w:color w:val="000000"/>
                <w:sz w:val="24"/>
                <w:szCs w:val="24"/>
                <w:lang w:val="en-US" w:eastAsia="es-ES"/>
              </w:rPr>
            </w:pPr>
          </w:p>
        </w:tc>
        <w:tc>
          <w:tcPr>
            <w:tcW w:w="1220" w:type="dxa"/>
            <w:vMerge/>
            <w:tcBorders>
              <w:top w:val="single" w:sz="4" w:space="0" w:color="auto"/>
              <w:left w:val="nil"/>
              <w:bottom w:val="single" w:sz="4" w:space="0" w:color="auto"/>
            </w:tcBorders>
            <w:shd w:val="clear" w:color="auto" w:fill="auto"/>
            <w:noWrap/>
            <w:vAlign w:val="bottom"/>
          </w:tcPr>
          <w:p w14:paraId="1A58D995" w14:textId="77777777"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p>
        </w:tc>
        <w:tc>
          <w:tcPr>
            <w:tcW w:w="3347" w:type="dxa"/>
            <w:vMerge/>
            <w:tcBorders>
              <w:top w:val="single" w:sz="4" w:space="0" w:color="auto"/>
              <w:left w:val="nil"/>
              <w:bottom w:val="single" w:sz="4" w:space="0" w:color="auto"/>
            </w:tcBorders>
            <w:shd w:val="clear" w:color="auto" w:fill="auto"/>
            <w:noWrap/>
            <w:vAlign w:val="bottom"/>
          </w:tcPr>
          <w:p w14:paraId="5D9FDEED" w14:textId="77777777"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p>
        </w:tc>
        <w:tc>
          <w:tcPr>
            <w:tcW w:w="2164" w:type="dxa"/>
            <w:vMerge/>
            <w:tcBorders>
              <w:top w:val="single" w:sz="4" w:space="0" w:color="auto"/>
              <w:left w:val="nil"/>
              <w:bottom w:val="single" w:sz="4" w:space="0" w:color="auto"/>
            </w:tcBorders>
          </w:tcPr>
          <w:p w14:paraId="593813F8" w14:textId="77777777" w:rsidR="00CB3E8C" w:rsidRPr="000F0C89"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455" w:type="dxa"/>
            <w:vMerge/>
            <w:tcBorders>
              <w:top w:val="single" w:sz="4" w:space="0" w:color="auto"/>
              <w:left w:val="nil"/>
              <w:bottom w:val="single" w:sz="4" w:space="0" w:color="auto"/>
            </w:tcBorders>
            <w:vAlign w:val="bottom"/>
          </w:tcPr>
          <w:p w14:paraId="5763042F" w14:textId="77777777" w:rsidR="00CB3E8C" w:rsidRDefault="00CB3E8C" w:rsidP="00DE2278">
            <w:pPr>
              <w:spacing w:after="0" w:line="240" w:lineRule="auto"/>
              <w:jc w:val="center"/>
              <w:rPr>
                <w:rFonts w:ascii="Times New Roman" w:eastAsia="Times New Roman" w:hAnsi="Times New Roman" w:cs="Times New Roman"/>
                <w:i/>
                <w:color w:val="000000"/>
                <w:sz w:val="24"/>
                <w:szCs w:val="24"/>
                <w:lang w:val="en-US" w:eastAsia="es-ES"/>
              </w:rPr>
            </w:pPr>
          </w:p>
        </w:tc>
        <w:tc>
          <w:tcPr>
            <w:tcW w:w="803" w:type="dxa"/>
            <w:tcBorders>
              <w:top w:val="single" w:sz="4" w:space="0" w:color="auto"/>
              <w:left w:val="nil"/>
              <w:bottom w:val="single" w:sz="4" w:space="0" w:color="auto"/>
            </w:tcBorders>
          </w:tcPr>
          <w:p w14:paraId="0CA458EB" w14:textId="77777777"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2010</w:t>
            </w:r>
          </w:p>
        </w:tc>
        <w:tc>
          <w:tcPr>
            <w:tcW w:w="680" w:type="dxa"/>
            <w:tcBorders>
              <w:top w:val="single" w:sz="4" w:space="0" w:color="auto"/>
              <w:left w:val="nil"/>
              <w:bottom w:val="single" w:sz="4" w:space="0" w:color="auto"/>
            </w:tcBorders>
          </w:tcPr>
          <w:p w14:paraId="17F3DAAF" w14:textId="77777777"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2011</w:t>
            </w:r>
          </w:p>
        </w:tc>
        <w:tc>
          <w:tcPr>
            <w:tcW w:w="160" w:type="dxa"/>
            <w:tcBorders>
              <w:bottom w:val="single" w:sz="4" w:space="0" w:color="auto"/>
            </w:tcBorders>
          </w:tcPr>
          <w:p w14:paraId="01191E9B" w14:textId="77777777"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p>
        </w:tc>
        <w:tc>
          <w:tcPr>
            <w:tcW w:w="737" w:type="dxa"/>
            <w:tcBorders>
              <w:top w:val="single" w:sz="4" w:space="0" w:color="auto"/>
              <w:left w:val="nil"/>
              <w:bottom w:val="single" w:sz="4" w:space="0" w:color="auto"/>
            </w:tcBorders>
          </w:tcPr>
          <w:p w14:paraId="3BB7C82C" w14:textId="77777777" w:rsidR="00CB3E8C" w:rsidRDefault="00CB3E8C" w:rsidP="00DE2278">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2010</w:t>
            </w:r>
          </w:p>
        </w:tc>
        <w:tc>
          <w:tcPr>
            <w:tcW w:w="862" w:type="dxa"/>
            <w:tcBorders>
              <w:top w:val="single" w:sz="4" w:space="0" w:color="auto"/>
              <w:left w:val="nil"/>
              <w:bottom w:val="single" w:sz="4" w:space="0" w:color="auto"/>
            </w:tcBorders>
          </w:tcPr>
          <w:p w14:paraId="14870BBE"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2011</w:t>
            </w:r>
          </w:p>
        </w:tc>
        <w:tc>
          <w:tcPr>
            <w:tcW w:w="1100" w:type="dxa"/>
            <w:vMerge/>
            <w:tcBorders>
              <w:top w:val="single" w:sz="4" w:space="0" w:color="auto"/>
              <w:bottom w:val="single" w:sz="4" w:space="0" w:color="auto"/>
            </w:tcBorders>
            <w:shd w:val="clear" w:color="auto" w:fill="auto"/>
            <w:noWrap/>
            <w:vAlign w:val="bottom"/>
          </w:tcPr>
          <w:p w14:paraId="1BDA291B"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1100" w:type="dxa"/>
            <w:vMerge/>
            <w:tcBorders>
              <w:top w:val="single" w:sz="4" w:space="0" w:color="auto"/>
              <w:left w:val="nil"/>
              <w:bottom w:val="single" w:sz="4" w:space="0" w:color="auto"/>
            </w:tcBorders>
            <w:shd w:val="clear" w:color="auto" w:fill="auto"/>
            <w:noWrap/>
            <w:vAlign w:val="bottom"/>
          </w:tcPr>
          <w:p w14:paraId="1B67A350"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1226" w:type="dxa"/>
            <w:vMerge/>
            <w:tcBorders>
              <w:top w:val="single" w:sz="4" w:space="0" w:color="auto"/>
              <w:left w:val="nil"/>
              <w:bottom w:val="single" w:sz="4" w:space="0" w:color="auto"/>
            </w:tcBorders>
            <w:shd w:val="clear" w:color="auto" w:fill="auto"/>
            <w:noWrap/>
            <w:vAlign w:val="bottom"/>
          </w:tcPr>
          <w:p w14:paraId="71F0F7DF"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r>
      <w:tr w:rsidR="00CB3E8C" w:rsidRPr="00DE2278" w14:paraId="0DC5AC51" w14:textId="77777777" w:rsidTr="00CB3E8C">
        <w:trPr>
          <w:trHeight w:val="300"/>
        </w:trPr>
        <w:tc>
          <w:tcPr>
            <w:tcW w:w="995" w:type="dxa"/>
            <w:tcBorders>
              <w:top w:val="single" w:sz="4" w:space="0" w:color="auto"/>
            </w:tcBorders>
          </w:tcPr>
          <w:p w14:paraId="00D76665" w14:textId="77777777" w:rsidR="00CB3E8C" w:rsidRPr="006F0B2E" w:rsidRDefault="00CB3E8C" w:rsidP="00F47207">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A</w:t>
            </w:r>
          </w:p>
        </w:tc>
        <w:tc>
          <w:tcPr>
            <w:tcW w:w="1220" w:type="dxa"/>
            <w:tcBorders>
              <w:top w:val="single" w:sz="4" w:space="0" w:color="auto"/>
            </w:tcBorders>
            <w:shd w:val="clear" w:color="auto" w:fill="auto"/>
            <w:noWrap/>
            <w:vAlign w:val="bottom"/>
            <w:hideMark/>
          </w:tcPr>
          <w:p w14:paraId="627FDD7F" w14:textId="77777777"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r w:rsidRPr="000F0C89">
              <w:rPr>
                <w:rFonts w:ascii="Times New Roman" w:eastAsia="Times New Roman" w:hAnsi="Times New Roman" w:cs="Times New Roman"/>
                <w:color w:val="000000"/>
                <w:sz w:val="24"/>
                <w:szCs w:val="24"/>
                <w:lang w:val="en-US" w:eastAsia="es-ES"/>
              </w:rPr>
              <w:t>Ale</w:t>
            </w:r>
          </w:p>
        </w:tc>
        <w:tc>
          <w:tcPr>
            <w:tcW w:w="3347" w:type="dxa"/>
            <w:tcBorders>
              <w:top w:val="single" w:sz="4" w:space="0" w:color="auto"/>
            </w:tcBorders>
            <w:shd w:val="clear" w:color="auto" w:fill="auto"/>
            <w:noWrap/>
            <w:vAlign w:val="bottom"/>
            <w:hideMark/>
          </w:tcPr>
          <w:p w14:paraId="5E6142CD" w14:textId="77777777" w:rsidR="00CB3E8C" w:rsidRPr="000F0C89" w:rsidRDefault="00CB3E8C" w:rsidP="00925D5A">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Bockemossen</w:t>
            </w:r>
            <w:proofErr w:type="spellEnd"/>
          </w:p>
        </w:tc>
        <w:tc>
          <w:tcPr>
            <w:tcW w:w="2164" w:type="dxa"/>
            <w:tcBorders>
              <w:top w:val="single" w:sz="4" w:space="0" w:color="auto"/>
            </w:tcBorders>
          </w:tcPr>
          <w:p w14:paraId="544CACD4" w14:textId="77777777" w:rsidR="00CB3E8C" w:rsidRPr="000F0C89"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Bog</w:t>
            </w:r>
          </w:p>
        </w:tc>
        <w:tc>
          <w:tcPr>
            <w:tcW w:w="455" w:type="dxa"/>
            <w:tcBorders>
              <w:top w:val="single" w:sz="4" w:space="0" w:color="auto"/>
            </w:tcBorders>
            <w:vAlign w:val="bottom"/>
          </w:tcPr>
          <w:p w14:paraId="1C8F329C"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1</w:t>
            </w:r>
          </w:p>
        </w:tc>
        <w:tc>
          <w:tcPr>
            <w:tcW w:w="803" w:type="dxa"/>
            <w:tcBorders>
              <w:top w:val="single" w:sz="4" w:space="0" w:color="auto"/>
            </w:tcBorders>
            <w:vAlign w:val="bottom"/>
          </w:tcPr>
          <w:p w14:paraId="3C954C3C"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51</w:t>
            </w:r>
          </w:p>
        </w:tc>
        <w:tc>
          <w:tcPr>
            <w:tcW w:w="680" w:type="dxa"/>
            <w:tcBorders>
              <w:top w:val="single" w:sz="4" w:space="0" w:color="auto"/>
            </w:tcBorders>
            <w:vAlign w:val="bottom"/>
          </w:tcPr>
          <w:p w14:paraId="469A712A"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17</w:t>
            </w:r>
          </w:p>
        </w:tc>
        <w:tc>
          <w:tcPr>
            <w:tcW w:w="160" w:type="dxa"/>
          </w:tcPr>
          <w:p w14:paraId="2DF42A28"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737" w:type="dxa"/>
            <w:tcBorders>
              <w:top w:val="single" w:sz="4" w:space="0" w:color="auto"/>
              <w:left w:val="nil"/>
            </w:tcBorders>
            <w:vAlign w:val="bottom"/>
          </w:tcPr>
          <w:p w14:paraId="0B020877"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19</w:t>
            </w:r>
          </w:p>
        </w:tc>
        <w:tc>
          <w:tcPr>
            <w:tcW w:w="862" w:type="dxa"/>
            <w:tcBorders>
              <w:top w:val="single" w:sz="4" w:space="0" w:color="auto"/>
            </w:tcBorders>
            <w:vAlign w:val="bottom"/>
          </w:tcPr>
          <w:p w14:paraId="680B7F17"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46</w:t>
            </w:r>
          </w:p>
        </w:tc>
        <w:tc>
          <w:tcPr>
            <w:tcW w:w="1100" w:type="dxa"/>
            <w:tcBorders>
              <w:top w:val="single" w:sz="4" w:space="0" w:color="auto"/>
            </w:tcBorders>
            <w:shd w:val="clear" w:color="auto" w:fill="auto"/>
            <w:noWrap/>
            <w:vAlign w:val="bottom"/>
            <w:hideMark/>
          </w:tcPr>
          <w:p w14:paraId="1C178899"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6420758</w:t>
            </w:r>
          </w:p>
        </w:tc>
        <w:tc>
          <w:tcPr>
            <w:tcW w:w="1100" w:type="dxa"/>
            <w:tcBorders>
              <w:top w:val="single" w:sz="4" w:space="0" w:color="auto"/>
            </w:tcBorders>
            <w:shd w:val="clear" w:color="auto" w:fill="auto"/>
            <w:noWrap/>
            <w:vAlign w:val="bottom"/>
            <w:hideMark/>
          </w:tcPr>
          <w:p w14:paraId="4DE016FE"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1277444</w:t>
            </w:r>
          </w:p>
        </w:tc>
        <w:tc>
          <w:tcPr>
            <w:tcW w:w="1226" w:type="dxa"/>
            <w:tcBorders>
              <w:top w:val="single" w:sz="4" w:space="0" w:color="auto"/>
            </w:tcBorders>
            <w:shd w:val="clear" w:color="auto" w:fill="auto"/>
            <w:noWrap/>
            <w:vAlign w:val="bottom"/>
            <w:hideMark/>
          </w:tcPr>
          <w:p w14:paraId="28DEFE11" w14:textId="77777777" w:rsidR="00CB3E8C" w:rsidRPr="006F0B2E"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10.16</w:t>
            </w:r>
          </w:p>
        </w:tc>
      </w:tr>
      <w:tr w:rsidR="00CB3E8C" w:rsidRPr="00925D5A" w14:paraId="3620F43D" w14:textId="77777777" w:rsidTr="00CB3E8C">
        <w:trPr>
          <w:trHeight w:val="300"/>
        </w:trPr>
        <w:tc>
          <w:tcPr>
            <w:tcW w:w="995" w:type="dxa"/>
          </w:tcPr>
          <w:p w14:paraId="7370669B" w14:textId="77777777" w:rsidR="00CB3E8C" w:rsidRPr="006F0B2E"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B</w:t>
            </w:r>
          </w:p>
        </w:tc>
        <w:tc>
          <w:tcPr>
            <w:tcW w:w="1220" w:type="dxa"/>
            <w:shd w:val="clear" w:color="auto" w:fill="auto"/>
            <w:noWrap/>
            <w:vAlign w:val="bottom"/>
          </w:tcPr>
          <w:p w14:paraId="3A1D3794" w14:textId="77777777" w:rsidR="00CB3E8C" w:rsidRPr="000F0C89" w:rsidRDefault="00CB3E8C" w:rsidP="00824FD7">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Göteborg</w:t>
            </w:r>
            <w:proofErr w:type="spellEnd"/>
          </w:p>
        </w:tc>
        <w:tc>
          <w:tcPr>
            <w:tcW w:w="3347" w:type="dxa"/>
            <w:shd w:val="clear" w:color="auto" w:fill="auto"/>
            <w:noWrap/>
            <w:vAlign w:val="bottom"/>
          </w:tcPr>
          <w:p w14:paraId="0DE9F891" w14:textId="77777777" w:rsidR="00CB3E8C" w:rsidRPr="00DE2278" w:rsidRDefault="00CB3E8C" w:rsidP="00824FD7">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Högsjön</w:t>
            </w:r>
            <w:proofErr w:type="spellEnd"/>
            <w:r w:rsidRPr="000F0C89">
              <w:rPr>
                <w:rFonts w:ascii="Times New Roman" w:eastAsia="Times New Roman" w:hAnsi="Times New Roman" w:cs="Times New Roman"/>
                <w:color w:val="000000"/>
                <w:sz w:val="24"/>
                <w:szCs w:val="24"/>
                <w:lang w:val="en-US" w:eastAsia="es-ES"/>
              </w:rPr>
              <w:t xml:space="preserve">, </w:t>
            </w:r>
            <w:proofErr w:type="spellStart"/>
            <w:r w:rsidRPr="00DE2278">
              <w:rPr>
                <w:rFonts w:ascii="Times New Roman" w:eastAsia="Times New Roman" w:hAnsi="Times New Roman" w:cs="Times New Roman"/>
                <w:color w:val="000000"/>
                <w:sz w:val="24"/>
                <w:szCs w:val="24"/>
                <w:lang w:val="en-US" w:eastAsia="es-ES"/>
              </w:rPr>
              <w:t>Vättlefjäll</w:t>
            </w:r>
            <w:proofErr w:type="spellEnd"/>
          </w:p>
        </w:tc>
        <w:tc>
          <w:tcPr>
            <w:tcW w:w="2164" w:type="dxa"/>
          </w:tcPr>
          <w:p w14:paraId="63F1974F" w14:textId="77777777"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Lake shore</w:t>
            </w:r>
          </w:p>
        </w:tc>
        <w:tc>
          <w:tcPr>
            <w:tcW w:w="455" w:type="dxa"/>
            <w:vAlign w:val="bottom"/>
          </w:tcPr>
          <w:p w14:paraId="46469A39" w14:textId="77777777"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1</w:t>
            </w:r>
          </w:p>
        </w:tc>
        <w:tc>
          <w:tcPr>
            <w:tcW w:w="803" w:type="dxa"/>
            <w:vAlign w:val="bottom"/>
          </w:tcPr>
          <w:p w14:paraId="1D976576"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32</w:t>
            </w:r>
          </w:p>
        </w:tc>
        <w:tc>
          <w:tcPr>
            <w:tcW w:w="680" w:type="dxa"/>
            <w:vAlign w:val="bottom"/>
          </w:tcPr>
          <w:p w14:paraId="541C10CB"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88</w:t>
            </w:r>
          </w:p>
        </w:tc>
        <w:tc>
          <w:tcPr>
            <w:tcW w:w="160" w:type="dxa"/>
          </w:tcPr>
          <w:p w14:paraId="53BD2D09" w14:textId="77777777"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p>
        </w:tc>
        <w:tc>
          <w:tcPr>
            <w:tcW w:w="737" w:type="dxa"/>
            <w:tcBorders>
              <w:left w:val="nil"/>
            </w:tcBorders>
            <w:vAlign w:val="bottom"/>
          </w:tcPr>
          <w:p w14:paraId="1B75A4B0"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15</w:t>
            </w:r>
          </w:p>
        </w:tc>
        <w:tc>
          <w:tcPr>
            <w:tcW w:w="862" w:type="dxa"/>
            <w:vAlign w:val="bottom"/>
          </w:tcPr>
          <w:p w14:paraId="0B3BB56E" w14:textId="77777777" w:rsidR="00CB3E8C" w:rsidRPr="00CB3E8C" w:rsidRDefault="00CB3E8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51</w:t>
            </w:r>
          </w:p>
        </w:tc>
        <w:tc>
          <w:tcPr>
            <w:tcW w:w="1100" w:type="dxa"/>
            <w:shd w:val="clear" w:color="auto" w:fill="auto"/>
            <w:noWrap/>
            <w:vAlign w:val="bottom"/>
          </w:tcPr>
          <w:p w14:paraId="0CABE700" w14:textId="77777777" w:rsidR="00CB3E8C" w:rsidRPr="00DE2278" w:rsidRDefault="00CB3E8C" w:rsidP="007205B6">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6418804</w:t>
            </w:r>
          </w:p>
        </w:tc>
        <w:tc>
          <w:tcPr>
            <w:tcW w:w="1100" w:type="dxa"/>
            <w:shd w:val="clear" w:color="auto" w:fill="auto"/>
            <w:noWrap/>
            <w:vAlign w:val="bottom"/>
          </w:tcPr>
          <w:p w14:paraId="39C99AA8" w14:textId="77777777" w:rsidR="00CB3E8C" w:rsidRPr="00925D5A" w:rsidRDefault="00CB3E8C" w:rsidP="007205B6">
            <w:pPr>
              <w:spacing w:after="0" w:line="240" w:lineRule="auto"/>
              <w:jc w:val="center"/>
              <w:rPr>
                <w:rFonts w:ascii="Times New Roman" w:eastAsia="Times New Roman" w:hAnsi="Times New Roman" w:cs="Times New Roman"/>
                <w:color w:val="000000"/>
                <w:sz w:val="24"/>
                <w:szCs w:val="24"/>
                <w:lang w:eastAsia="es-ES"/>
              </w:rPr>
            </w:pPr>
            <w:r w:rsidRPr="00DE2278">
              <w:rPr>
                <w:rFonts w:ascii="Times New Roman" w:eastAsia="Times New Roman" w:hAnsi="Times New Roman" w:cs="Times New Roman"/>
                <w:color w:val="000000"/>
                <w:sz w:val="24"/>
                <w:szCs w:val="24"/>
                <w:lang w:val="en-US" w:eastAsia="es-ES"/>
              </w:rPr>
              <w:t>128</w:t>
            </w:r>
            <w:r w:rsidRPr="00925D5A">
              <w:rPr>
                <w:rFonts w:ascii="Times New Roman" w:eastAsia="Times New Roman" w:hAnsi="Times New Roman" w:cs="Times New Roman"/>
                <w:color w:val="000000"/>
                <w:sz w:val="24"/>
                <w:szCs w:val="24"/>
                <w:lang w:eastAsia="es-ES"/>
              </w:rPr>
              <w:t>4149</w:t>
            </w:r>
          </w:p>
        </w:tc>
        <w:tc>
          <w:tcPr>
            <w:tcW w:w="1226" w:type="dxa"/>
            <w:shd w:val="clear" w:color="auto" w:fill="auto"/>
            <w:noWrap/>
            <w:vAlign w:val="bottom"/>
          </w:tcPr>
          <w:p w14:paraId="063EE697" w14:textId="77777777" w:rsidR="00CB3E8C" w:rsidRPr="00925D5A" w:rsidRDefault="00CB3E8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19</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88</w:t>
            </w:r>
          </w:p>
        </w:tc>
      </w:tr>
      <w:tr w:rsidR="004E622C" w:rsidRPr="00925D5A" w14:paraId="4F8C564E" w14:textId="77777777" w:rsidTr="00CB3E8C">
        <w:trPr>
          <w:trHeight w:val="300"/>
        </w:trPr>
        <w:tc>
          <w:tcPr>
            <w:tcW w:w="995" w:type="dxa"/>
          </w:tcPr>
          <w:p w14:paraId="2946A9A5" w14:textId="77777777" w:rsidR="004E622C" w:rsidRPr="006F0B2E" w:rsidRDefault="004E622C" w:rsidP="00F47207">
            <w:pPr>
              <w:spacing w:after="0" w:line="240" w:lineRule="auto"/>
              <w:jc w:val="center"/>
              <w:rPr>
                <w:rFonts w:ascii="Times New Roman" w:eastAsia="Times New Roman" w:hAnsi="Times New Roman" w:cs="Times New Roman"/>
                <w:color w:val="000000"/>
                <w:sz w:val="24"/>
                <w:szCs w:val="24"/>
                <w:lang w:val="en-US" w:eastAsia="es-ES"/>
              </w:rPr>
            </w:pPr>
            <w:r w:rsidRPr="006F0B2E">
              <w:rPr>
                <w:rFonts w:ascii="Times New Roman" w:eastAsia="Times New Roman" w:hAnsi="Times New Roman" w:cs="Times New Roman"/>
                <w:color w:val="000000"/>
                <w:sz w:val="24"/>
                <w:szCs w:val="24"/>
                <w:lang w:val="en-US" w:eastAsia="es-ES"/>
              </w:rPr>
              <w:t>C</w:t>
            </w:r>
          </w:p>
        </w:tc>
        <w:tc>
          <w:tcPr>
            <w:tcW w:w="1220" w:type="dxa"/>
            <w:shd w:val="clear" w:color="auto" w:fill="auto"/>
            <w:noWrap/>
            <w:vAlign w:val="bottom"/>
          </w:tcPr>
          <w:p w14:paraId="16E6DE7C" w14:textId="77777777" w:rsidR="004E622C" w:rsidRPr="000F0C89" w:rsidRDefault="004E622C" w:rsidP="00CB3E8C">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Göteborg</w:t>
            </w:r>
            <w:proofErr w:type="spellEnd"/>
          </w:p>
        </w:tc>
        <w:tc>
          <w:tcPr>
            <w:tcW w:w="3347" w:type="dxa"/>
            <w:shd w:val="clear" w:color="auto" w:fill="auto"/>
            <w:noWrap/>
            <w:vAlign w:val="bottom"/>
          </w:tcPr>
          <w:p w14:paraId="31F1EFB9" w14:textId="77777777" w:rsidR="004E622C" w:rsidRPr="00DE2278" w:rsidRDefault="004E622C" w:rsidP="00CB3E8C">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Högsjön</w:t>
            </w:r>
            <w:proofErr w:type="spellEnd"/>
            <w:r w:rsidRPr="000F0C89">
              <w:rPr>
                <w:rFonts w:ascii="Times New Roman" w:eastAsia="Times New Roman" w:hAnsi="Times New Roman" w:cs="Times New Roman"/>
                <w:color w:val="000000"/>
                <w:sz w:val="24"/>
                <w:szCs w:val="24"/>
                <w:lang w:val="en-US" w:eastAsia="es-ES"/>
              </w:rPr>
              <w:t xml:space="preserve">, </w:t>
            </w:r>
            <w:proofErr w:type="spellStart"/>
            <w:r w:rsidRPr="00DE2278">
              <w:rPr>
                <w:rFonts w:ascii="Times New Roman" w:eastAsia="Times New Roman" w:hAnsi="Times New Roman" w:cs="Times New Roman"/>
                <w:color w:val="000000"/>
                <w:sz w:val="24"/>
                <w:szCs w:val="24"/>
                <w:lang w:val="en-US" w:eastAsia="es-ES"/>
              </w:rPr>
              <w:t>Vättlefjäll</w:t>
            </w:r>
            <w:proofErr w:type="spellEnd"/>
          </w:p>
        </w:tc>
        <w:tc>
          <w:tcPr>
            <w:tcW w:w="2164" w:type="dxa"/>
          </w:tcPr>
          <w:p w14:paraId="29865A49" w14:textId="77777777" w:rsidR="004E622C" w:rsidRPr="00DE2278"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Lake shore</w:t>
            </w:r>
          </w:p>
        </w:tc>
        <w:tc>
          <w:tcPr>
            <w:tcW w:w="455" w:type="dxa"/>
            <w:vAlign w:val="bottom"/>
          </w:tcPr>
          <w:p w14:paraId="22426056" w14:textId="77777777" w:rsidR="004E622C" w:rsidRPr="00DE2278" w:rsidRDefault="004E622C" w:rsidP="007205B6">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1</w:t>
            </w:r>
          </w:p>
        </w:tc>
        <w:tc>
          <w:tcPr>
            <w:tcW w:w="803" w:type="dxa"/>
            <w:vAlign w:val="bottom"/>
          </w:tcPr>
          <w:p w14:paraId="67769776"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0.02</w:t>
            </w:r>
          </w:p>
        </w:tc>
        <w:tc>
          <w:tcPr>
            <w:tcW w:w="680" w:type="dxa"/>
            <w:vAlign w:val="bottom"/>
          </w:tcPr>
          <w:p w14:paraId="4B9D6A00"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92</w:t>
            </w:r>
          </w:p>
        </w:tc>
        <w:tc>
          <w:tcPr>
            <w:tcW w:w="160" w:type="dxa"/>
          </w:tcPr>
          <w:p w14:paraId="70F85D8F"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032A35CF"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0.01</w:t>
            </w:r>
          </w:p>
        </w:tc>
        <w:tc>
          <w:tcPr>
            <w:tcW w:w="862" w:type="dxa"/>
            <w:vAlign w:val="bottom"/>
          </w:tcPr>
          <w:p w14:paraId="055EE73F"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33</w:t>
            </w:r>
          </w:p>
        </w:tc>
        <w:tc>
          <w:tcPr>
            <w:tcW w:w="1100" w:type="dxa"/>
            <w:shd w:val="clear" w:color="auto" w:fill="auto"/>
            <w:noWrap/>
            <w:vAlign w:val="bottom"/>
          </w:tcPr>
          <w:p w14:paraId="24DA1357" w14:textId="77777777" w:rsidR="004E622C" w:rsidRPr="00DE2278" w:rsidRDefault="004E622C" w:rsidP="00E10A07">
            <w:pPr>
              <w:spacing w:after="0" w:line="240" w:lineRule="auto"/>
              <w:jc w:val="center"/>
              <w:rPr>
                <w:rFonts w:ascii="Times New Roman" w:eastAsia="Times New Roman" w:hAnsi="Times New Roman" w:cs="Times New Roman"/>
                <w:color w:val="000000"/>
                <w:sz w:val="24"/>
                <w:szCs w:val="24"/>
                <w:lang w:val="en-US" w:eastAsia="es-ES"/>
              </w:rPr>
            </w:pPr>
            <w:r w:rsidRPr="00DE2278">
              <w:rPr>
                <w:rFonts w:ascii="Times New Roman" w:eastAsia="Times New Roman" w:hAnsi="Times New Roman" w:cs="Times New Roman"/>
                <w:color w:val="000000"/>
                <w:sz w:val="24"/>
                <w:szCs w:val="24"/>
                <w:lang w:val="en-US" w:eastAsia="es-ES"/>
              </w:rPr>
              <w:t>6418804</w:t>
            </w:r>
          </w:p>
        </w:tc>
        <w:tc>
          <w:tcPr>
            <w:tcW w:w="1100" w:type="dxa"/>
            <w:shd w:val="clear" w:color="auto" w:fill="auto"/>
            <w:noWrap/>
            <w:vAlign w:val="bottom"/>
          </w:tcPr>
          <w:p w14:paraId="5D24A498" w14:textId="77777777" w:rsidR="004E622C" w:rsidRPr="00925D5A" w:rsidRDefault="004E622C" w:rsidP="00E10A07">
            <w:pPr>
              <w:spacing w:after="0" w:line="240" w:lineRule="auto"/>
              <w:jc w:val="center"/>
              <w:rPr>
                <w:rFonts w:ascii="Times New Roman" w:eastAsia="Times New Roman" w:hAnsi="Times New Roman" w:cs="Times New Roman"/>
                <w:color w:val="000000"/>
                <w:sz w:val="24"/>
                <w:szCs w:val="24"/>
                <w:lang w:eastAsia="es-ES"/>
              </w:rPr>
            </w:pPr>
            <w:r w:rsidRPr="00DE2278">
              <w:rPr>
                <w:rFonts w:ascii="Times New Roman" w:eastAsia="Times New Roman" w:hAnsi="Times New Roman" w:cs="Times New Roman"/>
                <w:color w:val="000000"/>
                <w:sz w:val="24"/>
                <w:szCs w:val="24"/>
                <w:lang w:val="en-US" w:eastAsia="es-ES"/>
              </w:rPr>
              <w:t>128</w:t>
            </w:r>
            <w:r w:rsidRPr="00925D5A">
              <w:rPr>
                <w:rFonts w:ascii="Times New Roman" w:eastAsia="Times New Roman" w:hAnsi="Times New Roman" w:cs="Times New Roman"/>
                <w:color w:val="000000"/>
                <w:sz w:val="24"/>
                <w:szCs w:val="24"/>
                <w:lang w:eastAsia="es-ES"/>
              </w:rPr>
              <w:t>4149</w:t>
            </w:r>
          </w:p>
        </w:tc>
        <w:tc>
          <w:tcPr>
            <w:tcW w:w="1226" w:type="dxa"/>
            <w:shd w:val="clear" w:color="auto" w:fill="auto"/>
            <w:noWrap/>
            <w:vAlign w:val="bottom"/>
          </w:tcPr>
          <w:p w14:paraId="61CB4E6B" w14:textId="77777777" w:rsidR="004E622C" w:rsidRPr="00925D5A" w:rsidRDefault="004E622C" w:rsidP="00E10A07">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19</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88</w:t>
            </w:r>
          </w:p>
        </w:tc>
      </w:tr>
      <w:tr w:rsidR="004E622C" w:rsidRPr="00925D5A" w14:paraId="3343B030" w14:textId="77777777" w:rsidTr="00CB3E8C">
        <w:trPr>
          <w:trHeight w:val="300"/>
        </w:trPr>
        <w:tc>
          <w:tcPr>
            <w:tcW w:w="995" w:type="dxa"/>
          </w:tcPr>
          <w:p w14:paraId="55D7DCB4"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D</w:t>
            </w:r>
          </w:p>
        </w:tc>
        <w:tc>
          <w:tcPr>
            <w:tcW w:w="1220" w:type="dxa"/>
            <w:shd w:val="clear" w:color="auto" w:fill="auto"/>
            <w:noWrap/>
            <w:vAlign w:val="bottom"/>
          </w:tcPr>
          <w:p w14:paraId="553AD495"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Göteborg</w:t>
            </w:r>
            <w:proofErr w:type="spellEnd"/>
          </w:p>
        </w:tc>
        <w:tc>
          <w:tcPr>
            <w:tcW w:w="3347" w:type="dxa"/>
            <w:shd w:val="clear" w:color="auto" w:fill="auto"/>
            <w:noWrap/>
            <w:vAlign w:val="bottom"/>
          </w:tcPr>
          <w:p w14:paraId="4CFA473F"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Orremossen</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Vättlefjäll</w:t>
            </w:r>
            <w:proofErr w:type="spellEnd"/>
          </w:p>
        </w:tc>
        <w:tc>
          <w:tcPr>
            <w:tcW w:w="2164" w:type="dxa"/>
          </w:tcPr>
          <w:p w14:paraId="388C240A"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14:paraId="734F598A"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462AEF08"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27</w:t>
            </w:r>
          </w:p>
        </w:tc>
        <w:tc>
          <w:tcPr>
            <w:tcW w:w="680" w:type="dxa"/>
            <w:vAlign w:val="bottom"/>
          </w:tcPr>
          <w:p w14:paraId="7820CEF5"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32</w:t>
            </w:r>
          </w:p>
        </w:tc>
        <w:tc>
          <w:tcPr>
            <w:tcW w:w="160" w:type="dxa"/>
          </w:tcPr>
          <w:p w14:paraId="1DB09108"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19B8957C"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09</w:t>
            </w:r>
          </w:p>
        </w:tc>
        <w:tc>
          <w:tcPr>
            <w:tcW w:w="862" w:type="dxa"/>
            <w:vAlign w:val="bottom"/>
          </w:tcPr>
          <w:p w14:paraId="594B64A7"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12</w:t>
            </w:r>
          </w:p>
        </w:tc>
        <w:tc>
          <w:tcPr>
            <w:tcW w:w="1100" w:type="dxa"/>
            <w:shd w:val="clear" w:color="auto" w:fill="auto"/>
            <w:noWrap/>
            <w:vAlign w:val="bottom"/>
          </w:tcPr>
          <w:p w14:paraId="3C6133C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6416407</w:t>
            </w:r>
          </w:p>
        </w:tc>
        <w:tc>
          <w:tcPr>
            <w:tcW w:w="1100" w:type="dxa"/>
            <w:shd w:val="clear" w:color="auto" w:fill="auto"/>
            <w:noWrap/>
            <w:vAlign w:val="bottom"/>
          </w:tcPr>
          <w:p w14:paraId="780B7230"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1278600</w:t>
            </w:r>
          </w:p>
        </w:tc>
        <w:tc>
          <w:tcPr>
            <w:tcW w:w="1226" w:type="dxa"/>
            <w:shd w:val="clear" w:color="auto" w:fill="auto"/>
            <w:noWrap/>
            <w:vAlign w:val="bottom"/>
          </w:tcPr>
          <w:p w14:paraId="6A289E09"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30</w:t>
            </w:r>
          </w:p>
        </w:tc>
      </w:tr>
      <w:tr w:rsidR="004E622C" w:rsidRPr="00925D5A" w14:paraId="115D31DD" w14:textId="77777777" w:rsidTr="00CB3E8C">
        <w:trPr>
          <w:trHeight w:val="300"/>
        </w:trPr>
        <w:tc>
          <w:tcPr>
            <w:tcW w:w="995" w:type="dxa"/>
          </w:tcPr>
          <w:p w14:paraId="46CAF103"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w:t>
            </w:r>
          </w:p>
        </w:tc>
        <w:tc>
          <w:tcPr>
            <w:tcW w:w="1220" w:type="dxa"/>
            <w:shd w:val="clear" w:color="auto" w:fill="auto"/>
            <w:noWrap/>
            <w:vAlign w:val="bottom"/>
          </w:tcPr>
          <w:p w14:paraId="728CD62E"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Herrljunga</w:t>
            </w:r>
            <w:proofErr w:type="spellEnd"/>
          </w:p>
        </w:tc>
        <w:tc>
          <w:tcPr>
            <w:tcW w:w="3347" w:type="dxa"/>
            <w:shd w:val="clear" w:color="auto" w:fill="auto"/>
            <w:noWrap/>
            <w:vAlign w:val="bottom"/>
          </w:tcPr>
          <w:p w14:paraId="2001979A" w14:textId="77777777" w:rsidR="004E622C" w:rsidRPr="000F0C89" w:rsidRDefault="004E622C" w:rsidP="000F0C89">
            <w:pPr>
              <w:spacing w:after="0" w:line="240" w:lineRule="auto"/>
              <w:rPr>
                <w:rFonts w:ascii="Times New Roman" w:eastAsia="Times New Roman" w:hAnsi="Times New Roman" w:cs="Times New Roman"/>
                <w:color w:val="000000"/>
                <w:sz w:val="24"/>
                <w:szCs w:val="24"/>
                <w:lang w:val="en-US" w:eastAsia="es-ES"/>
              </w:rPr>
            </w:pPr>
            <w:proofErr w:type="spellStart"/>
            <w:r w:rsidRPr="000F0C89">
              <w:rPr>
                <w:rFonts w:ascii="Times New Roman" w:eastAsia="Times New Roman" w:hAnsi="Times New Roman" w:cs="Times New Roman"/>
                <w:color w:val="000000"/>
                <w:sz w:val="24"/>
                <w:szCs w:val="24"/>
                <w:lang w:val="en-US" w:eastAsia="es-ES"/>
              </w:rPr>
              <w:t>Remmene</w:t>
            </w:r>
            <w:proofErr w:type="spellEnd"/>
            <w:r w:rsidRPr="000F0C89">
              <w:rPr>
                <w:rFonts w:ascii="Times New Roman" w:eastAsia="Times New Roman" w:hAnsi="Times New Roman" w:cs="Times New Roman"/>
                <w:color w:val="000000"/>
                <w:sz w:val="24"/>
                <w:szCs w:val="24"/>
                <w:lang w:val="en-US" w:eastAsia="es-ES"/>
              </w:rPr>
              <w:t xml:space="preserve"> </w:t>
            </w:r>
            <w:proofErr w:type="spellStart"/>
            <w:r w:rsidRPr="000F0C89">
              <w:rPr>
                <w:rFonts w:ascii="Times New Roman" w:eastAsia="Times New Roman" w:hAnsi="Times New Roman" w:cs="Times New Roman"/>
                <w:color w:val="000000"/>
                <w:sz w:val="24"/>
                <w:szCs w:val="24"/>
                <w:lang w:val="en-US" w:eastAsia="es-ES"/>
              </w:rPr>
              <w:t>skjutfält</w:t>
            </w:r>
            <w:proofErr w:type="spellEnd"/>
            <w:r w:rsidRPr="000F0C89">
              <w:rPr>
                <w:rFonts w:ascii="Times New Roman" w:eastAsia="Times New Roman" w:hAnsi="Times New Roman" w:cs="Times New Roman"/>
                <w:color w:val="000000"/>
                <w:sz w:val="24"/>
                <w:szCs w:val="24"/>
                <w:lang w:val="en-US" w:eastAsia="es-ES"/>
              </w:rPr>
              <w:t xml:space="preserve"> population 1</w:t>
            </w:r>
          </w:p>
        </w:tc>
        <w:tc>
          <w:tcPr>
            <w:tcW w:w="2164" w:type="dxa"/>
          </w:tcPr>
          <w:p w14:paraId="7821B03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14:paraId="3F71C31C"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0A56EBB5"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94</w:t>
            </w:r>
          </w:p>
        </w:tc>
        <w:tc>
          <w:tcPr>
            <w:tcW w:w="680" w:type="dxa"/>
            <w:vAlign w:val="bottom"/>
          </w:tcPr>
          <w:p w14:paraId="439D2CC3"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16</w:t>
            </w:r>
          </w:p>
        </w:tc>
        <w:tc>
          <w:tcPr>
            <w:tcW w:w="160" w:type="dxa"/>
          </w:tcPr>
          <w:p w14:paraId="7FCAFC8B"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29475A2E"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35</w:t>
            </w:r>
          </w:p>
        </w:tc>
        <w:tc>
          <w:tcPr>
            <w:tcW w:w="862" w:type="dxa"/>
            <w:vAlign w:val="bottom"/>
          </w:tcPr>
          <w:p w14:paraId="315B6FF4"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44</w:t>
            </w:r>
          </w:p>
        </w:tc>
        <w:tc>
          <w:tcPr>
            <w:tcW w:w="1100" w:type="dxa"/>
            <w:shd w:val="clear" w:color="auto" w:fill="auto"/>
            <w:noWrap/>
            <w:vAlign w:val="bottom"/>
          </w:tcPr>
          <w:p w14:paraId="1BE2A3EE"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6439185</w:t>
            </w:r>
          </w:p>
        </w:tc>
        <w:tc>
          <w:tcPr>
            <w:tcW w:w="1100" w:type="dxa"/>
            <w:shd w:val="clear" w:color="auto" w:fill="auto"/>
            <w:noWrap/>
            <w:vAlign w:val="bottom"/>
          </w:tcPr>
          <w:p w14:paraId="60B7B57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1332333</w:t>
            </w:r>
          </w:p>
        </w:tc>
        <w:tc>
          <w:tcPr>
            <w:tcW w:w="1226" w:type="dxa"/>
            <w:shd w:val="clear" w:color="auto" w:fill="auto"/>
            <w:noWrap/>
            <w:vAlign w:val="bottom"/>
          </w:tcPr>
          <w:p w14:paraId="02B914BC"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90</w:t>
            </w:r>
          </w:p>
        </w:tc>
      </w:tr>
      <w:tr w:rsidR="004E622C" w:rsidRPr="00925D5A" w14:paraId="556E7FEE" w14:textId="77777777" w:rsidTr="00CB3E8C">
        <w:trPr>
          <w:trHeight w:val="300"/>
        </w:trPr>
        <w:tc>
          <w:tcPr>
            <w:tcW w:w="995" w:type="dxa"/>
          </w:tcPr>
          <w:p w14:paraId="3F4E9C4A"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F</w:t>
            </w:r>
          </w:p>
        </w:tc>
        <w:tc>
          <w:tcPr>
            <w:tcW w:w="1220" w:type="dxa"/>
            <w:shd w:val="clear" w:color="auto" w:fill="auto"/>
            <w:noWrap/>
            <w:vAlign w:val="bottom"/>
          </w:tcPr>
          <w:p w14:paraId="45CEABC8"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Herrljunga</w:t>
            </w:r>
            <w:proofErr w:type="spellEnd"/>
          </w:p>
        </w:tc>
        <w:tc>
          <w:tcPr>
            <w:tcW w:w="3347" w:type="dxa"/>
            <w:shd w:val="clear" w:color="auto" w:fill="auto"/>
            <w:noWrap/>
            <w:vAlign w:val="bottom"/>
          </w:tcPr>
          <w:p w14:paraId="24A0FCE3"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Remmene</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skjutfält</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population</w:t>
            </w:r>
            <w:proofErr w:type="spellEnd"/>
            <w:r w:rsidRPr="000F0C89">
              <w:rPr>
                <w:rFonts w:ascii="Times New Roman" w:eastAsia="Times New Roman" w:hAnsi="Times New Roman" w:cs="Times New Roman"/>
                <w:color w:val="000000"/>
                <w:sz w:val="24"/>
                <w:szCs w:val="24"/>
                <w:lang w:eastAsia="es-ES"/>
              </w:rPr>
              <w:t xml:space="preserve"> 2</w:t>
            </w:r>
          </w:p>
        </w:tc>
        <w:tc>
          <w:tcPr>
            <w:tcW w:w="2164" w:type="dxa"/>
          </w:tcPr>
          <w:p w14:paraId="4F125327"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14:paraId="0D0CCBF9"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3EF9C9E7"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68</w:t>
            </w:r>
          </w:p>
        </w:tc>
        <w:tc>
          <w:tcPr>
            <w:tcW w:w="680" w:type="dxa"/>
            <w:vAlign w:val="bottom"/>
          </w:tcPr>
          <w:p w14:paraId="0FC37079"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32</w:t>
            </w:r>
          </w:p>
        </w:tc>
        <w:tc>
          <w:tcPr>
            <w:tcW w:w="160" w:type="dxa"/>
          </w:tcPr>
          <w:p w14:paraId="57BE855B"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430EE520"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46</w:t>
            </w:r>
          </w:p>
        </w:tc>
        <w:tc>
          <w:tcPr>
            <w:tcW w:w="862" w:type="dxa"/>
            <w:vAlign w:val="bottom"/>
          </w:tcPr>
          <w:p w14:paraId="2D78DA23"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47</w:t>
            </w:r>
          </w:p>
        </w:tc>
        <w:tc>
          <w:tcPr>
            <w:tcW w:w="1100" w:type="dxa"/>
            <w:shd w:val="clear" w:color="auto" w:fill="auto"/>
            <w:noWrap/>
            <w:vAlign w:val="bottom"/>
          </w:tcPr>
          <w:p w14:paraId="10553E9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6438949</w:t>
            </w:r>
          </w:p>
        </w:tc>
        <w:tc>
          <w:tcPr>
            <w:tcW w:w="1100" w:type="dxa"/>
            <w:shd w:val="clear" w:color="auto" w:fill="auto"/>
            <w:noWrap/>
            <w:vAlign w:val="bottom"/>
          </w:tcPr>
          <w:p w14:paraId="314E0FF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1332388</w:t>
            </w:r>
          </w:p>
        </w:tc>
        <w:tc>
          <w:tcPr>
            <w:tcW w:w="1226" w:type="dxa"/>
            <w:shd w:val="clear" w:color="auto" w:fill="auto"/>
            <w:noWrap/>
            <w:vAlign w:val="bottom"/>
          </w:tcPr>
          <w:p w14:paraId="1AC6BDDD"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95</w:t>
            </w:r>
          </w:p>
        </w:tc>
      </w:tr>
      <w:tr w:rsidR="004E622C" w:rsidRPr="00925D5A" w14:paraId="3E109F1C" w14:textId="77777777" w:rsidTr="00CB3E8C">
        <w:trPr>
          <w:trHeight w:val="300"/>
        </w:trPr>
        <w:tc>
          <w:tcPr>
            <w:tcW w:w="995" w:type="dxa"/>
          </w:tcPr>
          <w:p w14:paraId="0B2EB397"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G</w:t>
            </w:r>
          </w:p>
        </w:tc>
        <w:tc>
          <w:tcPr>
            <w:tcW w:w="1220" w:type="dxa"/>
            <w:shd w:val="clear" w:color="auto" w:fill="auto"/>
            <w:noWrap/>
            <w:vAlign w:val="bottom"/>
          </w:tcPr>
          <w:p w14:paraId="19AC7170"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Herrljunga</w:t>
            </w:r>
            <w:proofErr w:type="spellEnd"/>
          </w:p>
        </w:tc>
        <w:tc>
          <w:tcPr>
            <w:tcW w:w="3347" w:type="dxa"/>
            <w:shd w:val="clear" w:color="auto" w:fill="auto"/>
            <w:noWrap/>
            <w:vAlign w:val="bottom"/>
          </w:tcPr>
          <w:p w14:paraId="07889767"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Remmene</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skjutfält</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population</w:t>
            </w:r>
            <w:proofErr w:type="spellEnd"/>
            <w:r w:rsidRPr="000F0C89">
              <w:rPr>
                <w:rFonts w:ascii="Times New Roman" w:eastAsia="Times New Roman" w:hAnsi="Times New Roman" w:cs="Times New Roman"/>
                <w:color w:val="000000"/>
                <w:sz w:val="24"/>
                <w:szCs w:val="24"/>
                <w:lang w:eastAsia="es-ES"/>
              </w:rPr>
              <w:t xml:space="preserve"> 3</w:t>
            </w:r>
          </w:p>
        </w:tc>
        <w:tc>
          <w:tcPr>
            <w:tcW w:w="2164" w:type="dxa"/>
          </w:tcPr>
          <w:p w14:paraId="1E25095C"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14:paraId="0DE4D81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1F423FF3"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87</w:t>
            </w:r>
          </w:p>
        </w:tc>
        <w:tc>
          <w:tcPr>
            <w:tcW w:w="680" w:type="dxa"/>
            <w:vAlign w:val="bottom"/>
          </w:tcPr>
          <w:p w14:paraId="4B9C0818"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72</w:t>
            </w:r>
          </w:p>
        </w:tc>
        <w:tc>
          <w:tcPr>
            <w:tcW w:w="160" w:type="dxa"/>
          </w:tcPr>
          <w:p w14:paraId="3BEF711D"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6BD32AB1"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27</w:t>
            </w:r>
          </w:p>
        </w:tc>
        <w:tc>
          <w:tcPr>
            <w:tcW w:w="862" w:type="dxa"/>
            <w:vAlign w:val="bottom"/>
          </w:tcPr>
          <w:p w14:paraId="1F19BB3E"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31</w:t>
            </w:r>
          </w:p>
        </w:tc>
        <w:tc>
          <w:tcPr>
            <w:tcW w:w="1100" w:type="dxa"/>
            <w:shd w:val="clear" w:color="auto" w:fill="auto"/>
            <w:noWrap/>
            <w:vAlign w:val="bottom"/>
          </w:tcPr>
          <w:p w14:paraId="3931059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6439135</w:t>
            </w:r>
          </w:p>
        </w:tc>
        <w:tc>
          <w:tcPr>
            <w:tcW w:w="1100" w:type="dxa"/>
            <w:shd w:val="clear" w:color="auto" w:fill="auto"/>
            <w:noWrap/>
            <w:vAlign w:val="bottom"/>
          </w:tcPr>
          <w:p w14:paraId="28AFC041"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1332460</w:t>
            </w:r>
          </w:p>
        </w:tc>
        <w:tc>
          <w:tcPr>
            <w:tcW w:w="1226" w:type="dxa"/>
            <w:shd w:val="clear" w:color="auto" w:fill="auto"/>
            <w:noWrap/>
            <w:vAlign w:val="bottom"/>
          </w:tcPr>
          <w:p w14:paraId="796F4E0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49</w:t>
            </w:r>
          </w:p>
        </w:tc>
      </w:tr>
      <w:tr w:rsidR="004E622C" w:rsidRPr="00925D5A" w14:paraId="1CE0478B" w14:textId="77777777" w:rsidTr="00CB3E8C">
        <w:trPr>
          <w:trHeight w:val="300"/>
        </w:trPr>
        <w:tc>
          <w:tcPr>
            <w:tcW w:w="995" w:type="dxa"/>
          </w:tcPr>
          <w:p w14:paraId="1EB4BCBB"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H</w:t>
            </w:r>
          </w:p>
        </w:tc>
        <w:tc>
          <w:tcPr>
            <w:tcW w:w="1220" w:type="dxa"/>
            <w:shd w:val="clear" w:color="auto" w:fill="auto"/>
            <w:noWrap/>
            <w:vAlign w:val="bottom"/>
          </w:tcPr>
          <w:p w14:paraId="16B91752"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Lerum</w:t>
            </w:r>
            <w:proofErr w:type="spellEnd"/>
          </w:p>
        </w:tc>
        <w:tc>
          <w:tcPr>
            <w:tcW w:w="3347" w:type="dxa"/>
            <w:shd w:val="clear" w:color="auto" w:fill="auto"/>
            <w:noWrap/>
            <w:vAlign w:val="bottom"/>
          </w:tcPr>
          <w:p w14:paraId="55C05FE8" w14:textId="77777777" w:rsidR="004E622C" w:rsidRPr="000F0C89" w:rsidRDefault="004E622C" w:rsidP="000F0C89">
            <w:pPr>
              <w:spacing w:after="0" w:line="240" w:lineRule="auto"/>
              <w:rPr>
                <w:rFonts w:ascii="Times New Roman" w:eastAsia="Times New Roman" w:hAnsi="Times New Roman" w:cs="Times New Roman"/>
                <w:color w:val="000000"/>
                <w:sz w:val="24"/>
                <w:szCs w:val="24"/>
                <w:lang w:eastAsia="es-ES"/>
              </w:rPr>
            </w:pPr>
            <w:r w:rsidRPr="000F0C89">
              <w:rPr>
                <w:rFonts w:ascii="Times New Roman" w:eastAsia="Times New Roman" w:hAnsi="Times New Roman" w:cs="Times New Roman"/>
                <w:color w:val="000000"/>
                <w:sz w:val="24"/>
                <w:szCs w:val="24"/>
                <w:lang w:eastAsia="es-ES"/>
              </w:rPr>
              <w:t xml:space="preserve">Vite </w:t>
            </w:r>
            <w:proofErr w:type="spellStart"/>
            <w:r w:rsidRPr="000F0C89">
              <w:rPr>
                <w:rFonts w:ascii="Times New Roman" w:eastAsia="Times New Roman" w:hAnsi="Times New Roman" w:cs="Times New Roman"/>
                <w:color w:val="000000"/>
                <w:sz w:val="24"/>
                <w:szCs w:val="24"/>
                <w:lang w:eastAsia="es-ES"/>
              </w:rPr>
              <w:t>mosse</w:t>
            </w:r>
            <w:proofErr w:type="spellEnd"/>
          </w:p>
        </w:tc>
        <w:tc>
          <w:tcPr>
            <w:tcW w:w="2164" w:type="dxa"/>
          </w:tcPr>
          <w:p w14:paraId="502C2D2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14:paraId="49CE3F1D"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0858099D"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22</w:t>
            </w:r>
          </w:p>
        </w:tc>
        <w:tc>
          <w:tcPr>
            <w:tcW w:w="680" w:type="dxa"/>
            <w:vAlign w:val="bottom"/>
          </w:tcPr>
          <w:p w14:paraId="347589DA"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5</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w:t>
            </w:r>
          </w:p>
        </w:tc>
        <w:tc>
          <w:tcPr>
            <w:tcW w:w="160" w:type="dxa"/>
          </w:tcPr>
          <w:p w14:paraId="1C36446B"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68EB76A3"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61</w:t>
            </w:r>
          </w:p>
        </w:tc>
        <w:tc>
          <w:tcPr>
            <w:tcW w:w="862" w:type="dxa"/>
            <w:vAlign w:val="bottom"/>
          </w:tcPr>
          <w:p w14:paraId="2C334D24"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58</w:t>
            </w:r>
          </w:p>
        </w:tc>
        <w:tc>
          <w:tcPr>
            <w:tcW w:w="1100" w:type="dxa"/>
            <w:shd w:val="clear" w:color="auto" w:fill="auto"/>
            <w:noWrap/>
            <w:vAlign w:val="bottom"/>
          </w:tcPr>
          <w:p w14:paraId="47233691"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6421701</w:t>
            </w:r>
          </w:p>
        </w:tc>
        <w:tc>
          <w:tcPr>
            <w:tcW w:w="1100" w:type="dxa"/>
            <w:shd w:val="clear" w:color="auto" w:fill="auto"/>
            <w:noWrap/>
            <w:vAlign w:val="bottom"/>
          </w:tcPr>
          <w:p w14:paraId="2CF1465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1286925</w:t>
            </w:r>
          </w:p>
        </w:tc>
        <w:tc>
          <w:tcPr>
            <w:tcW w:w="1226" w:type="dxa"/>
            <w:shd w:val="clear" w:color="auto" w:fill="auto"/>
            <w:noWrap/>
            <w:vAlign w:val="bottom"/>
          </w:tcPr>
          <w:p w14:paraId="3F25815B"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71</w:t>
            </w:r>
          </w:p>
        </w:tc>
      </w:tr>
      <w:tr w:rsidR="004E622C" w:rsidRPr="00925D5A" w14:paraId="5DA6A4E1" w14:textId="77777777" w:rsidTr="00CB3E8C">
        <w:trPr>
          <w:trHeight w:val="300"/>
        </w:trPr>
        <w:tc>
          <w:tcPr>
            <w:tcW w:w="995" w:type="dxa"/>
          </w:tcPr>
          <w:p w14:paraId="63255DE9"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I</w:t>
            </w:r>
          </w:p>
        </w:tc>
        <w:tc>
          <w:tcPr>
            <w:tcW w:w="1220" w:type="dxa"/>
            <w:shd w:val="clear" w:color="auto" w:fill="auto"/>
            <w:noWrap/>
            <w:vAlign w:val="bottom"/>
          </w:tcPr>
          <w:p w14:paraId="2B909940"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Partille</w:t>
            </w:r>
            <w:proofErr w:type="spellEnd"/>
          </w:p>
        </w:tc>
        <w:tc>
          <w:tcPr>
            <w:tcW w:w="3347" w:type="dxa"/>
            <w:shd w:val="clear" w:color="auto" w:fill="auto"/>
            <w:noWrap/>
            <w:vAlign w:val="bottom"/>
          </w:tcPr>
          <w:p w14:paraId="6553EB6A" w14:textId="77777777" w:rsidR="004E622C" w:rsidRPr="000F0C89"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Maderna-Haketjärn</w:t>
            </w:r>
            <w:proofErr w:type="spellEnd"/>
          </w:p>
        </w:tc>
        <w:tc>
          <w:tcPr>
            <w:tcW w:w="2164" w:type="dxa"/>
          </w:tcPr>
          <w:p w14:paraId="5F7B2011"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bog</w:t>
            </w:r>
            <w:proofErr w:type="spellEnd"/>
          </w:p>
        </w:tc>
        <w:tc>
          <w:tcPr>
            <w:tcW w:w="455" w:type="dxa"/>
            <w:vAlign w:val="bottom"/>
          </w:tcPr>
          <w:p w14:paraId="118A0EDC"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7868C9DD"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4</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w:t>
            </w:r>
          </w:p>
        </w:tc>
        <w:tc>
          <w:tcPr>
            <w:tcW w:w="680" w:type="dxa"/>
            <w:vAlign w:val="bottom"/>
          </w:tcPr>
          <w:p w14:paraId="6715091C"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12</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47</w:t>
            </w:r>
          </w:p>
        </w:tc>
        <w:tc>
          <w:tcPr>
            <w:tcW w:w="160" w:type="dxa"/>
          </w:tcPr>
          <w:p w14:paraId="2D0B71AE"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2B14F961"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64</w:t>
            </w:r>
          </w:p>
        </w:tc>
        <w:tc>
          <w:tcPr>
            <w:tcW w:w="862" w:type="dxa"/>
            <w:vAlign w:val="bottom"/>
          </w:tcPr>
          <w:p w14:paraId="5EAFB78F"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61</w:t>
            </w:r>
          </w:p>
        </w:tc>
        <w:tc>
          <w:tcPr>
            <w:tcW w:w="1100" w:type="dxa"/>
            <w:shd w:val="clear" w:color="auto" w:fill="auto"/>
            <w:noWrap/>
            <w:vAlign w:val="bottom"/>
          </w:tcPr>
          <w:p w14:paraId="1621C111"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6404125</w:t>
            </w:r>
          </w:p>
        </w:tc>
        <w:tc>
          <w:tcPr>
            <w:tcW w:w="1100" w:type="dxa"/>
            <w:shd w:val="clear" w:color="auto" w:fill="auto"/>
            <w:noWrap/>
            <w:vAlign w:val="bottom"/>
          </w:tcPr>
          <w:p w14:paraId="27F87408"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1282891</w:t>
            </w:r>
          </w:p>
        </w:tc>
        <w:tc>
          <w:tcPr>
            <w:tcW w:w="1226" w:type="dxa"/>
            <w:shd w:val="clear" w:color="auto" w:fill="auto"/>
            <w:noWrap/>
            <w:vAlign w:val="bottom"/>
          </w:tcPr>
          <w:p w14:paraId="01881BF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5</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80</w:t>
            </w:r>
          </w:p>
        </w:tc>
      </w:tr>
      <w:tr w:rsidR="004E622C" w:rsidRPr="00925D5A" w14:paraId="0B93C92E" w14:textId="77777777" w:rsidTr="00CB3E8C">
        <w:trPr>
          <w:trHeight w:val="300"/>
        </w:trPr>
        <w:tc>
          <w:tcPr>
            <w:tcW w:w="995" w:type="dxa"/>
          </w:tcPr>
          <w:p w14:paraId="5D104220"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J</w:t>
            </w:r>
          </w:p>
        </w:tc>
        <w:tc>
          <w:tcPr>
            <w:tcW w:w="1220" w:type="dxa"/>
            <w:shd w:val="clear" w:color="auto" w:fill="auto"/>
            <w:noWrap/>
            <w:vAlign w:val="bottom"/>
          </w:tcPr>
          <w:p w14:paraId="53C5AAA1"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Vårgårda</w:t>
            </w:r>
            <w:proofErr w:type="spellEnd"/>
          </w:p>
        </w:tc>
        <w:tc>
          <w:tcPr>
            <w:tcW w:w="3347" w:type="dxa"/>
            <w:shd w:val="clear" w:color="auto" w:fill="auto"/>
            <w:noWrap/>
            <w:vAlign w:val="bottom"/>
          </w:tcPr>
          <w:p w14:paraId="612FB6A2" w14:textId="77777777" w:rsidR="004E622C" w:rsidRPr="000F0C89" w:rsidRDefault="004E622C" w:rsidP="000F0C89">
            <w:pPr>
              <w:spacing w:after="0" w:line="240" w:lineRule="auto"/>
              <w:rPr>
                <w:rFonts w:ascii="Times New Roman" w:eastAsia="Times New Roman" w:hAnsi="Times New Roman" w:cs="Times New Roman"/>
                <w:color w:val="000000"/>
                <w:sz w:val="24"/>
                <w:szCs w:val="24"/>
                <w:lang w:eastAsia="es-ES"/>
              </w:rPr>
            </w:pPr>
            <w:r w:rsidRPr="000F0C89">
              <w:rPr>
                <w:rFonts w:ascii="Times New Roman" w:eastAsia="Times New Roman" w:hAnsi="Times New Roman" w:cs="Times New Roman"/>
                <w:color w:val="000000"/>
                <w:sz w:val="24"/>
                <w:szCs w:val="24"/>
                <w:lang w:eastAsia="es-ES"/>
              </w:rPr>
              <w:t>Lida</w:t>
            </w:r>
          </w:p>
        </w:tc>
        <w:tc>
          <w:tcPr>
            <w:tcW w:w="2164" w:type="dxa"/>
          </w:tcPr>
          <w:p w14:paraId="7E7E3E0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Pasture</w:t>
            </w:r>
          </w:p>
        </w:tc>
        <w:tc>
          <w:tcPr>
            <w:tcW w:w="455" w:type="dxa"/>
            <w:vAlign w:val="bottom"/>
          </w:tcPr>
          <w:p w14:paraId="4C1DFF2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35D1B9E8"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99</w:t>
            </w:r>
          </w:p>
        </w:tc>
        <w:tc>
          <w:tcPr>
            <w:tcW w:w="680" w:type="dxa"/>
            <w:vAlign w:val="bottom"/>
          </w:tcPr>
          <w:p w14:paraId="49D5CB1A"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7</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7</w:t>
            </w:r>
          </w:p>
        </w:tc>
        <w:tc>
          <w:tcPr>
            <w:tcW w:w="160" w:type="dxa"/>
          </w:tcPr>
          <w:p w14:paraId="29DD8BC6"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3347F0EA"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57</w:t>
            </w:r>
          </w:p>
        </w:tc>
        <w:tc>
          <w:tcPr>
            <w:tcW w:w="862" w:type="dxa"/>
            <w:vAlign w:val="bottom"/>
          </w:tcPr>
          <w:p w14:paraId="69F20D82"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67</w:t>
            </w:r>
          </w:p>
        </w:tc>
        <w:tc>
          <w:tcPr>
            <w:tcW w:w="1100" w:type="dxa"/>
            <w:shd w:val="clear" w:color="auto" w:fill="auto"/>
            <w:noWrap/>
            <w:vAlign w:val="bottom"/>
          </w:tcPr>
          <w:p w14:paraId="05FD1F87"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6423501</w:t>
            </w:r>
          </w:p>
        </w:tc>
        <w:tc>
          <w:tcPr>
            <w:tcW w:w="1100" w:type="dxa"/>
            <w:shd w:val="clear" w:color="auto" w:fill="auto"/>
            <w:noWrap/>
            <w:vAlign w:val="bottom"/>
          </w:tcPr>
          <w:p w14:paraId="5AAF35B7"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1322251</w:t>
            </w:r>
          </w:p>
        </w:tc>
        <w:tc>
          <w:tcPr>
            <w:tcW w:w="1226" w:type="dxa"/>
            <w:shd w:val="clear" w:color="auto" w:fill="auto"/>
            <w:noWrap/>
            <w:vAlign w:val="bottom"/>
          </w:tcPr>
          <w:p w14:paraId="0EAC85C0"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92</w:t>
            </w:r>
          </w:p>
        </w:tc>
      </w:tr>
      <w:tr w:rsidR="004E622C" w:rsidRPr="00925D5A" w14:paraId="5BA900E8" w14:textId="77777777" w:rsidTr="00CB3E8C">
        <w:trPr>
          <w:trHeight w:val="300"/>
        </w:trPr>
        <w:tc>
          <w:tcPr>
            <w:tcW w:w="995" w:type="dxa"/>
          </w:tcPr>
          <w:p w14:paraId="3F99A68E"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K</w:t>
            </w:r>
          </w:p>
        </w:tc>
        <w:tc>
          <w:tcPr>
            <w:tcW w:w="1220" w:type="dxa"/>
            <w:shd w:val="clear" w:color="auto" w:fill="auto"/>
            <w:noWrap/>
            <w:vAlign w:val="bottom"/>
          </w:tcPr>
          <w:p w14:paraId="04975BF3"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Vårgårda</w:t>
            </w:r>
            <w:proofErr w:type="spellEnd"/>
          </w:p>
        </w:tc>
        <w:tc>
          <w:tcPr>
            <w:tcW w:w="3347" w:type="dxa"/>
            <w:shd w:val="clear" w:color="auto" w:fill="auto"/>
            <w:noWrap/>
            <w:vAlign w:val="bottom"/>
          </w:tcPr>
          <w:p w14:paraId="3DAF1BE5" w14:textId="77777777" w:rsidR="004E622C" w:rsidRPr="000F0C89" w:rsidRDefault="004E622C" w:rsidP="00824FD7">
            <w:pPr>
              <w:spacing w:after="0" w:line="240" w:lineRule="auto"/>
              <w:rPr>
                <w:rFonts w:ascii="Times New Roman" w:eastAsia="Times New Roman" w:hAnsi="Times New Roman" w:cs="Times New Roman"/>
                <w:color w:val="000000"/>
                <w:sz w:val="24"/>
                <w:szCs w:val="24"/>
                <w:lang w:eastAsia="es-ES"/>
              </w:rPr>
            </w:pPr>
            <w:proofErr w:type="spellStart"/>
            <w:r w:rsidRPr="000F0C89">
              <w:rPr>
                <w:rFonts w:ascii="Times New Roman" w:eastAsia="Times New Roman" w:hAnsi="Times New Roman" w:cs="Times New Roman"/>
                <w:color w:val="000000"/>
                <w:sz w:val="24"/>
                <w:szCs w:val="24"/>
                <w:lang w:eastAsia="es-ES"/>
              </w:rPr>
              <w:t>Tånga</w:t>
            </w:r>
            <w:proofErr w:type="spellEnd"/>
            <w:r w:rsidRPr="000F0C89">
              <w:rPr>
                <w:rFonts w:ascii="Times New Roman" w:eastAsia="Times New Roman" w:hAnsi="Times New Roman" w:cs="Times New Roman"/>
                <w:color w:val="000000"/>
                <w:sz w:val="24"/>
                <w:szCs w:val="24"/>
                <w:lang w:eastAsia="es-ES"/>
              </w:rPr>
              <w:t xml:space="preserve"> </w:t>
            </w:r>
            <w:proofErr w:type="spellStart"/>
            <w:r w:rsidRPr="000F0C89">
              <w:rPr>
                <w:rFonts w:ascii="Times New Roman" w:eastAsia="Times New Roman" w:hAnsi="Times New Roman" w:cs="Times New Roman"/>
                <w:color w:val="000000"/>
                <w:sz w:val="24"/>
                <w:szCs w:val="24"/>
                <w:lang w:eastAsia="es-ES"/>
              </w:rPr>
              <w:t>hed</w:t>
            </w:r>
            <w:proofErr w:type="spellEnd"/>
          </w:p>
        </w:tc>
        <w:tc>
          <w:tcPr>
            <w:tcW w:w="2164" w:type="dxa"/>
          </w:tcPr>
          <w:p w14:paraId="01CDF6E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Pasture</w:t>
            </w:r>
          </w:p>
        </w:tc>
        <w:tc>
          <w:tcPr>
            <w:tcW w:w="455" w:type="dxa"/>
            <w:vAlign w:val="bottom"/>
          </w:tcPr>
          <w:p w14:paraId="55851C0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w:t>
            </w:r>
          </w:p>
        </w:tc>
        <w:tc>
          <w:tcPr>
            <w:tcW w:w="803" w:type="dxa"/>
            <w:vAlign w:val="bottom"/>
          </w:tcPr>
          <w:p w14:paraId="6E9065BF"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1</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18</w:t>
            </w:r>
          </w:p>
        </w:tc>
        <w:tc>
          <w:tcPr>
            <w:tcW w:w="680" w:type="dxa"/>
            <w:vAlign w:val="bottom"/>
          </w:tcPr>
          <w:p w14:paraId="349C4C3F" w14:textId="77777777" w:rsidR="004E622C" w:rsidRDefault="004E622C" w:rsidP="00CB3E8C">
            <w:pPr>
              <w:spacing w:after="0" w:line="240" w:lineRule="auto"/>
              <w:jc w:val="center"/>
              <w:rPr>
                <w:rFonts w:ascii="Calibri" w:hAnsi="Calibri"/>
                <w:color w:val="000000"/>
              </w:rPr>
            </w:pPr>
            <w:r w:rsidRPr="00CB3E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24</w:t>
            </w:r>
          </w:p>
        </w:tc>
        <w:tc>
          <w:tcPr>
            <w:tcW w:w="160" w:type="dxa"/>
          </w:tcPr>
          <w:p w14:paraId="6B25CA1A"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vAlign w:val="bottom"/>
          </w:tcPr>
          <w:p w14:paraId="23C730A6"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34</w:t>
            </w:r>
          </w:p>
        </w:tc>
        <w:tc>
          <w:tcPr>
            <w:tcW w:w="862" w:type="dxa"/>
            <w:vAlign w:val="bottom"/>
          </w:tcPr>
          <w:p w14:paraId="2BA204AE" w14:textId="77777777" w:rsidR="004E622C" w:rsidRPr="00CB3E8C" w:rsidRDefault="004E622C" w:rsidP="00CB3E8C">
            <w:pPr>
              <w:spacing w:after="0" w:line="240" w:lineRule="auto"/>
              <w:jc w:val="center"/>
              <w:rPr>
                <w:rFonts w:ascii="Times New Roman" w:eastAsia="Times New Roman" w:hAnsi="Times New Roman" w:cs="Times New Roman"/>
                <w:color w:val="000000"/>
                <w:sz w:val="24"/>
                <w:szCs w:val="24"/>
                <w:lang w:val="en-US" w:eastAsia="es-ES"/>
              </w:rPr>
            </w:pPr>
            <w:r w:rsidRPr="00CB3E8C">
              <w:rPr>
                <w:rFonts w:ascii="Times New Roman" w:eastAsia="Times New Roman" w:hAnsi="Times New Roman" w:cs="Times New Roman"/>
                <w:color w:val="000000"/>
                <w:sz w:val="24"/>
                <w:szCs w:val="24"/>
                <w:lang w:val="en-US" w:eastAsia="es-ES"/>
              </w:rPr>
              <w:t>0</w:t>
            </w:r>
            <w:r>
              <w:rPr>
                <w:rFonts w:ascii="Times New Roman" w:eastAsia="Times New Roman" w:hAnsi="Times New Roman" w:cs="Times New Roman"/>
                <w:color w:val="000000"/>
                <w:sz w:val="24"/>
                <w:szCs w:val="24"/>
                <w:lang w:val="en-US" w:eastAsia="es-ES"/>
              </w:rPr>
              <w:t>.</w:t>
            </w:r>
            <w:r w:rsidRPr="00CB3E8C">
              <w:rPr>
                <w:rFonts w:ascii="Times New Roman" w:eastAsia="Times New Roman" w:hAnsi="Times New Roman" w:cs="Times New Roman"/>
                <w:color w:val="000000"/>
                <w:sz w:val="24"/>
                <w:szCs w:val="24"/>
                <w:lang w:val="en-US" w:eastAsia="es-ES"/>
              </w:rPr>
              <w:t>45</w:t>
            </w:r>
          </w:p>
        </w:tc>
        <w:tc>
          <w:tcPr>
            <w:tcW w:w="1100" w:type="dxa"/>
            <w:shd w:val="clear" w:color="auto" w:fill="auto"/>
            <w:noWrap/>
            <w:vAlign w:val="bottom"/>
          </w:tcPr>
          <w:p w14:paraId="019A5FC8"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6437602</w:t>
            </w:r>
          </w:p>
        </w:tc>
        <w:tc>
          <w:tcPr>
            <w:tcW w:w="1100" w:type="dxa"/>
            <w:shd w:val="clear" w:color="auto" w:fill="auto"/>
            <w:noWrap/>
            <w:vAlign w:val="bottom"/>
          </w:tcPr>
          <w:p w14:paraId="1A592398"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1324202</w:t>
            </w:r>
          </w:p>
        </w:tc>
        <w:tc>
          <w:tcPr>
            <w:tcW w:w="1226" w:type="dxa"/>
            <w:shd w:val="clear" w:color="auto" w:fill="auto"/>
            <w:noWrap/>
            <w:vAlign w:val="bottom"/>
          </w:tcPr>
          <w:p w14:paraId="68B750F0"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5</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35</w:t>
            </w:r>
          </w:p>
        </w:tc>
      </w:tr>
      <w:tr w:rsidR="004E622C" w:rsidRPr="00925D5A" w14:paraId="1993835E" w14:textId="77777777" w:rsidTr="00CB3E8C">
        <w:trPr>
          <w:trHeight w:val="300"/>
        </w:trPr>
        <w:tc>
          <w:tcPr>
            <w:tcW w:w="995" w:type="dxa"/>
          </w:tcPr>
          <w:p w14:paraId="7D94B438"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w:t>
            </w:r>
          </w:p>
        </w:tc>
        <w:tc>
          <w:tcPr>
            <w:tcW w:w="1220" w:type="dxa"/>
            <w:shd w:val="clear" w:color="auto" w:fill="auto"/>
            <w:noWrap/>
            <w:vAlign w:val="bottom"/>
            <w:hideMark/>
          </w:tcPr>
          <w:p w14:paraId="4CD2D6C8"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Ale</w:t>
            </w:r>
          </w:p>
        </w:tc>
        <w:tc>
          <w:tcPr>
            <w:tcW w:w="3347" w:type="dxa"/>
            <w:shd w:val="clear" w:color="auto" w:fill="auto"/>
            <w:noWrap/>
            <w:vAlign w:val="bottom"/>
            <w:hideMark/>
          </w:tcPr>
          <w:p w14:paraId="4F869C09"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Stora</w:t>
            </w:r>
            <w:proofErr w:type="spellEnd"/>
            <w:r>
              <w:rPr>
                <w:rFonts w:ascii="Times New Roman" w:eastAsia="Times New Roman" w:hAnsi="Times New Roman" w:cs="Times New Roman"/>
                <w:color w:val="000000"/>
                <w:sz w:val="24"/>
                <w:szCs w:val="24"/>
                <w:lang w:eastAsia="es-ES"/>
              </w:rPr>
              <w:t xml:space="preserve"> </w:t>
            </w:r>
            <w:proofErr w:type="spellStart"/>
            <w:r>
              <w:rPr>
                <w:rFonts w:ascii="Times New Roman" w:eastAsia="Times New Roman" w:hAnsi="Times New Roman" w:cs="Times New Roman"/>
                <w:color w:val="000000"/>
                <w:sz w:val="24"/>
                <w:szCs w:val="24"/>
                <w:lang w:eastAsia="es-ES"/>
              </w:rPr>
              <w:t>Kroksjön</w:t>
            </w:r>
            <w:proofErr w:type="spellEnd"/>
          </w:p>
        </w:tc>
        <w:tc>
          <w:tcPr>
            <w:tcW w:w="2164" w:type="dxa"/>
          </w:tcPr>
          <w:p w14:paraId="7A1CD5E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14:paraId="3F4676C0"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0D468563"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6577CE13"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4029A810"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19213CA4"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2B20165A"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09064C1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6432023</w:t>
            </w:r>
          </w:p>
        </w:tc>
        <w:tc>
          <w:tcPr>
            <w:tcW w:w="1100" w:type="dxa"/>
            <w:shd w:val="clear" w:color="auto" w:fill="auto"/>
            <w:noWrap/>
            <w:vAlign w:val="bottom"/>
            <w:hideMark/>
          </w:tcPr>
          <w:p w14:paraId="51A10C0E"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1291750</w:t>
            </w:r>
          </w:p>
        </w:tc>
        <w:tc>
          <w:tcPr>
            <w:tcW w:w="1226" w:type="dxa"/>
            <w:shd w:val="clear" w:color="auto" w:fill="auto"/>
            <w:noWrap/>
            <w:vAlign w:val="bottom"/>
            <w:hideMark/>
          </w:tcPr>
          <w:p w14:paraId="2A5853CC"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68</w:t>
            </w:r>
          </w:p>
        </w:tc>
      </w:tr>
      <w:tr w:rsidR="004E622C" w:rsidRPr="00925D5A" w14:paraId="77604AFE" w14:textId="77777777" w:rsidTr="00CB3E8C">
        <w:trPr>
          <w:trHeight w:val="300"/>
        </w:trPr>
        <w:tc>
          <w:tcPr>
            <w:tcW w:w="995" w:type="dxa"/>
          </w:tcPr>
          <w:p w14:paraId="4B2360D9"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M</w:t>
            </w:r>
          </w:p>
        </w:tc>
        <w:tc>
          <w:tcPr>
            <w:tcW w:w="1220" w:type="dxa"/>
            <w:shd w:val="clear" w:color="auto" w:fill="auto"/>
            <w:noWrap/>
            <w:vAlign w:val="bottom"/>
            <w:hideMark/>
          </w:tcPr>
          <w:p w14:paraId="27474B69"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Borås</w:t>
            </w:r>
            <w:proofErr w:type="spellEnd"/>
          </w:p>
        </w:tc>
        <w:tc>
          <w:tcPr>
            <w:tcW w:w="3347" w:type="dxa"/>
            <w:shd w:val="clear" w:color="auto" w:fill="auto"/>
            <w:noWrap/>
            <w:vAlign w:val="bottom"/>
            <w:hideMark/>
          </w:tcPr>
          <w:p w14:paraId="7524C82B"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val="en-US" w:eastAsia="es-ES"/>
              </w:rPr>
            </w:pPr>
            <w:proofErr w:type="spellStart"/>
            <w:r>
              <w:rPr>
                <w:rFonts w:ascii="Times New Roman" w:eastAsia="Times New Roman" w:hAnsi="Times New Roman" w:cs="Times New Roman"/>
                <w:color w:val="000000"/>
                <w:sz w:val="24"/>
                <w:szCs w:val="24"/>
                <w:lang w:val="en-US" w:eastAsia="es-ES"/>
              </w:rPr>
              <w:t>Näsudden</w:t>
            </w:r>
            <w:proofErr w:type="spellEnd"/>
            <w:r>
              <w:rPr>
                <w:rFonts w:ascii="Times New Roman" w:eastAsia="Times New Roman" w:hAnsi="Times New Roman" w:cs="Times New Roman"/>
                <w:color w:val="000000"/>
                <w:sz w:val="24"/>
                <w:szCs w:val="24"/>
                <w:lang w:val="en-US" w:eastAsia="es-ES"/>
              </w:rPr>
              <w:t xml:space="preserve"> </w:t>
            </w:r>
            <w:proofErr w:type="spellStart"/>
            <w:r>
              <w:rPr>
                <w:rFonts w:ascii="Times New Roman" w:eastAsia="Times New Roman" w:hAnsi="Times New Roman" w:cs="Times New Roman"/>
                <w:color w:val="000000"/>
                <w:sz w:val="24"/>
                <w:szCs w:val="24"/>
                <w:lang w:val="en-US" w:eastAsia="es-ES"/>
              </w:rPr>
              <w:t>i</w:t>
            </w:r>
            <w:proofErr w:type="spellEnd"/>
            <w:r>
              <w:rPr>
                <w:rFonts w:ascii="Times New Roman" w:eastAsia="Times New Roman" w:hAnsi="Times New Roman" w:cs="Times New Roman"/>
                <w:color w:val="000000"/>
                <w:sz w:val="24"/>
                <w:szCs w:val="24"/>
                <w:lang w:val="en-US" w:eastAsia="es-ES"/>
              </w:rPr>
              <w:t xml:space="preserve"> </w:t>
            </w:r>
            <w:proofErr w:type="spellStart"/>
            <w:r>
              <w:rPr>
                <w:rFonts w:ascii="Times New Roman" w:eastAsia="Times New Roman" w:hAnsi="Times New Roman" w:cs="Times New Roman"/>
                <w:color w:val="000000"/>
                <w:sz w:val="24"/>
                <w:szCs w:val="24"/>
                <w:lang w:val="en-US" w:eastAsia="es-ES"/>
              </w:rPr>
              <w:t>Frisjön</w:t>
            </w:r>
            <w:proofErr w:type="spellEnd"/>
          </w:p>
        </w:tc>
        <w:tc>
          <w:tcPr>
            <w:tcW w:w="2164" w:type="dxa"/>
          </w:tcPr>
          <w:p w14:paraId="1F200F56"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14:paraId="2BF9178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0E0791B9"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536E2239"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4323D181"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502911D0"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529D2B2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728C97A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6388474</w:t>
            </w:r>
          </w:p>
        </w:tc>
        <w:tc>
          <w:tcPr>
            <w:tcW w:w="1100" w:type="dxa"/>
            <w:shd w:val="clear" w:color="auto" w:fill="auto"/>
            <w:noWrap/>
            <w:vAlign w:val="bottom"/>
            <w:hideMark/>
          </w:tcPr>
          <w:p w14:paraId="16A20B5A"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1328934</w:t>
            </w:r>
          </w:p>
        </w:tc>
        <w:tc>
          <w:tcPr>
            <w:tcW w:w="1226" w:type="dxa"/>
            <w:shd w:val="clear" w:color="auto" w:fill="auto"/>
            <w:noWrap/>
            <w:vAlign w:val="bottom"/>
            <w:hideMark/>
          </w:tcPr>
          <w:p w14:paraId="619A4BF1"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07</w:t>
            </w:r>
          </w:p>
        </w:tc>
      </w:tr>
      <w:tr w:rsidR="004E622C" w:rsidRPr="00925D5A" w14:paraId="4E213F9A" w14:textId="77777777" w:rsidTr="00CB3E8C">
        <w:trPr>
          <w:trHeight w:val="300"/>
        </w:trPr>
        <w:tc>
          <w:tcPr>
            <w:tcW w:w="995" w:type="dxa"/>
          </w:tcPr>
          <w:p w14:paraId="4429E86F"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N</w:t>
            </w:r>
          </w:p>
        </w:tc>
        <w:tc>
          <w:tcPr>
            <w:tcW w:w="1220" w:type="dxa"/>
            <w:shd w:val="clear" w:color="auto" w:fill="auto"/>
            <w:noWrap/>
            <w:vAlign w:val="bottom"/>
            <w:hideMark/>
          </w:tcPr>
          <w:p w14:paraId="16C6D566"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Mark</w:t>
            </w:r>
          </w:p>
        </w:tc>
        <w:tc>
          <w:tcPr>
            <w:tcW w:w="3347" w:type="dxa"/>
            <w:shd w:val="clear" w:color="auto" w:fill="auto"/>
            <w:noWrap/>
            <w:vAlign w:val="bottom"/>
            <w:hideMark/>
          </w:tcPr>
          <w:p w14:paraId="64F5732F"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H</w:t>
            </w:r>
            <w:r>
              <w:rPr>
                <w:rFonts w:ascii="Times New Roman" w:eastAsia="Times New Roman" w:hAnsi="Times New Roman" w:cs="Times New Roman"/>
                <w:color w:val="000000"/>
                <w:sz w:val="24"/>
                <w:szCs w:val="24"/>
                <w:lang w:eastAsia="es-ES"/>
              </w:rPr>
              <w:t>ärsnäs</w:t>
            </w:r>
            <w:proofErr w:type="spellEnd"/>
            <w:r>
              <w:rPr>
                <w:rFonts w:ascii="Times New Roman" w:eastAsia="Times New Roman" w:hAnsi="Times New Roman" w:cs="Times New Roman"/>
                <w:color w:val="000000"/>
                <w:sz w:val="24"/>
                <w:szCs w:val="24"/>
                <w:lang w:eastAsia="es-ES"/>
              </w:rPr>
              <w:t xml:space="preserve">, </w:t>
            </w:r>
            <w:proofErr w:type="spellStart"/>
            <w:r>
              <w:rPr>
                <w:rFonts w:ascii="Times New Roman" w:eastAsia="Times New Roman" w:hAnsi="Times New Roman" w:cs="Times New Roman"/>
                <w:color w:val="000000"/>
                <w:sz w:val="24"/>
                <w:szCs w:val="24"/>
                <w:lang w:eastAsia="es-ES"/>
              </w:rPr>
              <w:t>Härsjön</w:t>
            </w:r>
            <w:proofErr w:type="spellEnd"/>
          </w:p>
        </w:tc>
        <w:tc>
          <w:tcPr>
            <w:tcW w:w="2164" w:type="dxa"/>
          </w:tcPr>
          <w:p w14:paraId="3750B6B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14:paraId="2E7DEF0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3048D9DB"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75DA845E"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5B14F3DF"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4DDC973D"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22A2E836"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5EB32C6B"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6387807</w:t>
            </w:r>
          </w:p>
        </w:tc>
        <w:tc>
          <w:tcPr>
            <w:tcW w:w="1100" w:type="dxa"/>
            <w:shd w:val="clear" w:color="auto" w:fill="auto"/>
            <w:noWrap/>
            <w:vAlign w:val="bottom"/>
            <w:hideMark/>
          </w:tcPr>
          <w:p w14:paraId="1ABBE5AE"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1300990</w:t>
            </w:r>
          </w:p>
        </w:tc>
        <w:tc>
          <w:tcPr>
            <w:tcW w:w="1226" w:type="dxa"/>
            <w:shd w:val="clear" w:color="auto" w:fill="auto"/>
            <w:noWrap/>
            <w:vAlign w:val="bottom"/>
            <w:hideMark/>
          </w:tcPr>
          <w:p w14:paraId="356711C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02</w:t>
            </w:r>
          </w:p>
        </w:tc>
      </w:tr>
      <w:tr w:rsidR="004E622C" w:rsidRPr="00925D5A" w14:paraId="78856A96" w14:textId="77777777" w:rsidTr="00CB3E8C">
        <w:trPr>
          <w:trHeight w:val="300"/>
        </w:trPr>
        <w:tc>
          <w:tcPr>
            <w:tcW w:w="995" w:type="dxa"/>
          </w:tcPr>
          <w:p w14:paraId="6C91E802"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O</w:t>
            </w:r>
          </w:p>
        </w:tc>
        <w:tc>
          <w:tcPr>
            <w:tcW w:w="1220" w:type="dxa"/>
            <w:shd w:val="clear" w:color="auto" w:fill="auto"/>
            <w:noWrap/>
            <w:vAlign w:val="bottom"/>
            <w:hideMark/>
          </w:tcPr>
          <w:p w14:paraId="347E989A"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14:paraId="77B119CB"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val="de-DE" w:eastAsia="es-ES"/>
              </w:rPr>
            </w:pPr>
            <w:r w:rsidRPr="00925D5A">
              <w:rPr>
                <w:rFonts w:ascii="Times New Roman" w:eastAsia="Times New Roman" w:hAnsi="Times New Roman" w:cs="Times New Roman"/>
                <w:color w:val="000000"/>
                <w:sz w:val="24"/>
                <w:szCs w:val="24"/>
                <w:lang w:val="de-DE" w:eastAsia="es-ES"/>
              </w:rPr>
              <w:t>H</w:t>
            </w:r>
            <w:r>
              <w:rPr>
                <w:rFonts w:ascii="Times New Roman" w:eastAsia="Times New Roman" w:hAnsi="Times New Roman" w:cs="Times New Roman"/>
                <w:color w:val="000000"/>
                <w:sz w:val="24"/>
                <w:szCs w:val="24"/>
                <w:lang w:val="de-DE" w:eastAsia="es-ES"/>
              </w:rPr>
              <w:t>jort</w:t>
            </w:r>
            <w:proofErr w:type="spellStart"/>
            <w:r w:rsidRPr="00925D5A">
              <w:rPr>
                <w:rFonts w:ascii="Times New Roman" w:eastAsia="Times New Roman" w:hAnsi="Times New Roman" w:cs="Times New Roman"/>
                <w:color w:val="000000"/>
                <w:sz w:val="24"/>
                <w:szCs w:val="24"/>
                <w:lang w:eastAsia="es-ES"/>
              </w:rPr>
              <w:t>ås</w:t>
            </w:r>
            <w:proofErr w:type="spellEnd"/>
          </w:p>
        </w:tc>
        <w:tc>
          <w:tcPr>
            <w:tcW w:w="2164" w:type="dxa"/>
          </w:tcPr>
          <w:p w14:paraId="6037766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meadow</w:t>
            </w:r>
            <w:proofErr w:type="spellEnd"/>
          </w:p>
        </w:tc>
        <w:tc>
          <w:tcPr>
            <w:tcW w:w="455" w:type="dxa"/>
            <w:vAlign w:val="bottom"/>
          </w:tcPr>
          <w:p w14:paraId="4AC56E55"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13269FD4"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4BCE3F89"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42685B76"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38899EE6"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12A1C003"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6250007D"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6348447</w:t>
            </w:r>
          </w:p>
        </w:tc>
        <w:tc>
          <w:tcPr>
            <w:tcW w:w="1100" w:type="dxa"/>
            <w:shd w:val="clear" w:color="auto" w:fill="auto"/>
            <w:noWrap/>
            <w:vAlign w:val="bottom"/>
            <w:hideMark/>
          </w:tcPr>
          <w:p w14:paraId="322FAD9A"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1335103</w:t>
            </w:r>
          </w:p>
        </w:tc>
        <w:tc>
          <w:tcPr>
            <w:tcW w:w="1226" w:type="dxa"/>
            <w:shd w:val="clear" w:color="auto" w:fill="auto"/>
            <w:noWrap/>
            <w:vAlign w:val="bottom"/>
            <w:hideMark/>
          </w:tcPr>
          <w:p w14:paraId="6A23BFE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13</w:t>
            </w:r>
          </w:p>
        </w:tc>
      </w:tr>
      <w:tr w:rsidR="004E622C" w:rsidRPr="00925D5A" w14:paraId="7438E009" w14:textId="77777777" w:rsidTr="00CB3E8C">
        <w:trPr>
          <w:trHeight w:val="300"/>
        </w:trPr>
        <w:tc>
          <w:tcPr>
            <w:tcW w:w="995" w:type="dxa"/>
          </w:tcPr>
          <w:p w14:paraId="3156F7C0"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w:t>
            </w:r>
          </w:p>
        </w:tc>
        <w:tc>
          <w:tcPr>
            <w:tcW w:w="1220" w:type="dxa"/>
            <w:shd w:val="clear" w:color="auto" w:fill="auto"/>
            <w:noWrap/>
            <w:vAlign w:val="bottom"/>
            <w:hideMark/>
          </w:tcPr>
          <w:p w14:paraId="706B52F2"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14:paraId="6059F1B8"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val="de-DE" w:eastAsia="es-ES"/>
              </w:rPr>
            </w:pPr>
            <w:r w:rsidRPr="00925D5A">
              <w:rPr>
                <w:rFonts w:ascii="Times New Roman" w:eastAsia="Times New Roman" w:hAnsi="Times New Roman" w:cs="Times New Roman"/>
                <w:color w:val="000000"/>
                <w:sz w:val="24"/>
                <w:szCs w:val="24"/>
                <w:lang w:val="de-DE" w:eastAsia="es-ES"/>
              </w:rPr>
              <w:t>T</w:t>
            </w:r>
            <w:r>
              <w:rPr>
                <w:rFonts w:ascii="Times New Roman" w:eastAsia="Times New Roman" w:hAnsi="Times New Roman" w:cs="Times New Roman"/>
                <w:color w:val="000000"/>
                <w:sz w:val="24"/>
                <w:szCs w:val="24"/>
                <w:lang w:val="de-DE" w:eastAsia="es-ES"/>
              </w:rPr>
              <w:t>ovhult, Kalvsjön</w:t>
            </w:r>
          </w:p>
        </w:tc>
        <w:tc>
          <w:tcPr>
            <w:tcW w:w="2164" w:type="dxa"/>
          </w:tcPr>
          <w:p w14:paraId="759AF795"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meadow</w:t>
            </w:r>
            <w:proofErr w:type="spellEnd"/>
          </w:p>
        </w:tc>
        <w:tc>
          <w:tcPr>
            <w:tcW w:w="455" w:type="dxa"/>
            <w:vAlign w:val="bottom"/>
          </w:tcPr>
          <w:p w14:paraId="551903DE"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3BB6357D"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582ECE15"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16A4D505"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4C8CEF0B"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55BB44BF"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0C4945BB"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6344766</w:t>
            </w:r>
          </w:p>
        </w:tc>
        <w:tc>
          <w:tcPr>
            <w:tcW w:w="1100" w:type="dxa"/>
            <w:shd w:val="clear" w:color="auto" w:fill="auto"/>
            <w:noWrap/>
            <w:vAlign w:val="bottom"/>
            <w:hideMark/>
          </w:tcPr>
          <w:p w14:paraId="7204D17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1333221</w:t>
            </w:r>
          </w:p>
        </w:tc>
        <w:tc>
          <w:tcPr>
            <w:tcW w:w="1226" w:type="dxa"/>
            <w:shd w:val="clear" w:color="auto" w:fill="auto"/>
            <w:noWrap/>
            <w:vAlign w:val="bottom"/>
            <w:hideMark/>
          </w:tcPr>
          <w:p w14:paraId="3DE423A9"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43</w:t>
            </w:r>
          </w:p>
        </w:tc>
      </w:tr>
      <w:tr w:rsidR="004E622C" w:rsidRPr="00925D5A" w14:paraId="0A37D193" w14:textId="77777777" w:rsidTr="00CB3E8C">
        <w:trPr>
          <w:trHeight w:val="300"/>
        </w:trPr>
        <w:tc>
          <w:tcPr>
            <w:tcW w:w="995" w:type="dxa"/>
          </w:tcPr>
          <w:p w14:paraId="44F7AAB6"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Q</w:t>
            </w:r>
          </w:p>
        </w:tc>
        <w:tc>
          <w:tcPr>
            <w:tcW w:w="1220" w:type="dxa"/>
            <w:shd w:val="clear" w:color="auto" w:fill="auto"/>
            <w:noWrap/>
            <w:vAlign w:val="bottom"/>
            <w:hideMark/>
          </w:tcPr>
          <w:p w14:paraId="6C5CE241"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14:paraId="4260C529"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K</w:t>
            </w:r>
            <w:r>
              <w:rPr>
                <w:rFonts w:ascii="Times New Roman" w:eastAsia="Times New Roman" w:hAnsi="Times New Roman" w:cs="Times New Roman"/>
                <w:color w:val="000000"/>
                <w:sz w:val="24"/>
                <w:szCs w:val="24"/>
                <w:lang w:eastAsia="es-ES"/>
              </w:rPr>
              <w:t>alv</w:t>
            </w:r>
            <w:proofErr w:type="spellEnd"/>
            <w:r w:rsidRPr="00925D5A">
              <w:rPr>
                <w:rFonts w:ascii="Times New Roman" w:eastAsia="Times New Roman" w:hAnsi="Times New Roman" w:cs="Times New Roman"/>
                <w:color w:val="000000"/>
                <w:sz w:val="24"/>
                <w:szCs w:val="24"/>
                <w:lang w:eastAsia="es-ES"/>
              </w:rPr>
              <w:t xml:space="preserve"> </w:t>
            </w:r>
            <w:r>
              <w:rPr>
                <w:rFonts w:ascii="Times New Roman" w:eastAsia="Times New Roman" w:hAnsi="Times New Roman" w:cs="Times New Roman"/>
                <w:color w:val="000000"/>
                <w:sz w:val="24"/>
                <w:szCs w:val="24"/>
                <w:lang w:eastAsia="es-ES"/>
              </w:rPr>
              <w:t>Camping</w:t>
            </w:r>
          </w:p>
        </w:tc>
        <w:tc>
          <w:tcPr>
            <w:tcW w:w="2164" w:type="dxa"/>
          </w:tcPr>
          <w:p w14:paraId="15787EF4" w14:textId="77777777" w:rsidR="004E622C" w:rsidRPr="00925D5A" w:rsidRDefault="004E622C" w:rsidP="003E35B9">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14:paraId="4AAB0DF0"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1F428BFA"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5700BCDA"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5259D887"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5BD48B02"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03E5AF03"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1D77AD0E"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6349681</w:t>
            </w:r>
          </w:p>
        </w:tc>
        <w:tc>
          <w:tcPr>
            <w:tcW w:w="1100" w:type="dxa"/>
            <w:shd w:val="clear" w:color="auto" w:fill="auto"/>
            <w:noWrap/>
            <w:vAlign w:val="bottom"/>
            <w:hideMark/>
          </w:tcPr>
          <w:p w14:paraId="1336B6F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1334890</w:t>
            </w:r>
          </w:p>
        </w:tc>
        <w:tc>
          <w:tcPr>
            <w:tcW w:w="1226" w:type="dxa"/>
            <w:shd w:val="clear" w:color="auto" w:fill="auto"/>
            <w:noWrap/>
            <w:vAlign w:val="bottom"/>
            <w:hideMark/>
          </w:tcPr>
          <w:p w14:paraId="351538FB"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01</w:t>
            </w:r>
          </w:p>
        </w:tc>
      </w:tr>
      <w:tr w:rsidR="004E622C" w:rsidRPr="00925D5A" w14:paraId="063138A8" w14:textId="77777777" w:rsidTr="00CB3E8C">
        <w:trPr>
          <w:trHeight w:val="300"/>
        </w:trPr>
        <w:tc>
          <w:tcPr>
            <w:tcW w:w="995" w:type="dxa"/>
          </w:tcPr>
          <w:p w14:paraId="1A6FA675"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w:t>
            </w:r>
          </w:p>
        </w:tc>
        <w:tc>
          <w:tcPr>
            <w:tcW w:w="1220" w:type="dxa"/>
            <w:shd w:val="clear" w:color="auto" w:fill="auto"/>
            <w:noWrap/>
            <w:vAlign w:val="bottom"/>
            <w:hideMark/>
          </w:tcPr>
          <w:p w14:paraId="485196DE"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Svenljunga</w:t>
            </w:r>
            <w:proofErr w:type="spellEnd"/>
          </w:p>
        </w:tc>
        <w:tc>
          <w:tcPr>
            <w:tcW w:w="3347" w:type="dxa"/>
            <w:shd w:val="clear" w:color="auto" w:fill="auto"/>
            <w:noWrap/>
            <w:vAlign w:val="bottom"/>
            <w:hideMark/>
          </w:tcPr>
          <w:p w14:paraId="7D159D9C"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O</w:t>
            </w:r>
            <w:r>
              <w:rPr>
                <w:rFonts w:ascii="Times New Roman" w:eastAsia="Times New Roman" w:hAnsi="Times New Roman" w:cs="Times New Roman"/>
                <w:color w:val="000000"/>
                <w:sz w:val="24"/>
                <w:szCs w:val="24"/>
                <w:lang w:eastAsia="es-ES"/>
              </w:rPr>
              <w:t>lshult</w:t>
            </w:r>
            <w:proofErr w:type="spellEnd"/>
          </w:p>
        </w:tc>
        <w:tc>
          <w:tcPr>
            <w:tcW w:w="2164" w:type="dxa"/>
          </w:tcPr>
          <w:p w14:paraId="414C572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Lake shore, </w:t>
            </w:r>
            <w:proofErr w:type="spellStart"/>
            <w:r>
              <w:rPr>
                <w:rFonts w:ascii="Times New Roman" w:eastAsia="Times New Roman" w:hAnsi="Times New Roman" w:cs="Times New Roman"/>
                <w:color w:val="000000"/>
                <w:sz w:val="24"/>
                <w:szCs w:val="24"/>
                <w:lang w:eastAsia="es-ES"/>
              </w:rPr>
              <w:t>meadow</w:t>
            </w:r>
            <w:proofErr w:type="spellEnd"/>
          </w:p>
        </w:tc>
        <w:tc>
          <w:tcPr>
            <w:tcW w:w="455" w:type="dxa"/>
            <w:vAlign w:val="bottom"/>
          </w:tcPr>
          <w:p w14:paraId="28B7E874"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325D84F4"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48C2642D"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6489DC86"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17DDFA24"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39D1FB6A"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47A6DE29"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6395122</w:t>
            </w:r>
          </w:p>
        </w:tc>
        <w:tc>
          <w:tcPr>
            <w:tcW w:w="1100" w:type="dxa"/>
            <w:shd w:val="clear" w:color="auto" w:fill="auto"/>
            <w:noWrap/>
            <w:vAlign w:val="bottom"/>
            <w:hideMark/>
          </w:tcPr>
          <w:p w14:paraId="67A59DC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1342387</w:t>
            </w:r>
          </w:p>
        </w:tc>
        <w:tc>
          <w:tcPr>
            <w:tcW w:w="1226" w:type="dxa"/>
            <w:shd w:val="clear" w:color="auto" w:fill="auto"/>
            <w:noWrap/>
            <w:vAlign w:val="bottom"/>
            <w:hideMark/>
          </w:tcPr>
          <w:p w14:paraId="57A23DF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65</w:t>
            </w:r>
          </w:p>
        </w:tc>
      </w:tr>
      <w:tr w:rsidR="004E622C" w:rsidRPr="00925D5A" w14:paraId="773C8FCA" w14:textId="77777777" w:rsidTr="00CB3E8C">
        <w:trPr>
          <w:trHeight w:val="300"/>
        </w:trPr>
        <w:tc>
          <w:tcPr>
            <w:tcW w:w="995" w:type="dxa"/>
          </w:tcPr>
          <w:p w14:paraId="2957306B"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S</w:t>
            </w:r>
          </w:p>
        </w:tc>
        <w:tc>
          <w:tcPr>
            <w:tcW w:w="1220" w:type="dxa"/>
            <w:shd w:val="clear" w:color="auto" w:fill="auto"/>
            <w:noWrap/>
            <w:vAlign w:val="bottom"/>
            <w:hideMark/>
          </w:tcPr>
          <w:p w14:paraId="10E932DE"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Tranemo</w:t>
            </w:r>
            <w:proofErr w:type="spellEnd"/>
          </w:p>
        </w:tc>
        <w:tc>
          <w:tcPr>
            <w:tcW w:w="3347" w:type="dxa"/>
            <w:shd w:val="clear" w:color="auto" w:fill="auto"/>
            <w:noWrap/>
            <w:vAlign w:val="bottom"/>
            <w:hideMark/>
          </w:tcPr>
          <w:p w14:paraId="5D5138C0"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Bl</w:t>
            </w:r>
            <w:r w:rsidRPr="00925D5A">
              <w:rPr>
                <w:rFonts w:ascii="Times New Roman" w:eastAsia="Times New Roman" w:hAnsi="Times New Roman" w:cs="Times New Roman"/>
                <w:color w:val="000000"/>
                <w:sz w:val="24"/>
                <w:szCs w:val="24"/>
                <w:lang w:eastAsia="es-ES"/>
              </w:rPr>
              <w:t>å</w:t>
            </w:r>
            <w:r>
              <w:rPr>
                <w:rFonts w:ascii="Times New Roman" w:eastAsia="Times New Roman" w:hAnsi="Times New Roman" w:cs="Times New Roman"/>
                <w:color w:val="000000"/>
                <w:sz w:val="24"/>
                <w:szCs w:val="24"/>
                <w:lang w:eastAsia="es-ES"/>
              </w:rPr>
              <w:t>bo</w:t>
            </w:r>
            <w:proofErr w:type="spellEnd"/>
            <w:r>
              <w:rPr>
                <w:rFonts w:ascii="Times New Roman" w:eastAsia="Times New Roman" w:hAnsi="Times New Roman" w:cs="Times New Roman"/>
                <w:color w:val="000000"/>
                <w:sz w:val="24"/>
                <w:szCs w:val="24"/>
                <w:lang w:eastAsia="es-ES"/>
              </w:rPr>
              <w:t xml:space="preserve">, </w:t>
            </w:r>
            <w:proofErr w:type="spellStart"/>
            <w:r>
              <w:rPr>
                <w:rFonts w:ascii="Times New Roman" w:eastAsia="Times New Roman" w:hAnsi="Times New Roman" w:cs="Times New Roman"/>
                <w:color w:val="000000"/>
                <w:sz w:val="24"/>
                <w:szCs w:val="24"/>
                <w:lang w:eastAsia="es-ES"/>
              </w:rPr>
              <w:t>Marjebosjön</w:t>
            </w:r>
            <w:proofErr w:type="spellEnd"/>
          </w:p>
        </w:tc>
        <w:tc>
          <w:tcPr>
            <w:tcW w:w="2164" w:type="dxa"/>
          </w:tcPr>
          <w:p w14:paraId="0FFB103E"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vAlign w:val="bottom"/>
          </w:tcPr>
          <w:p w14:paraId="2DAAE2FB"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Pr>
          <w:p w14:paraId="0FD28377"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Pr>
          <w:p w14:paraId="1A0A1C43"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Pr>
          <w:p w14:paraId="10EAFA61"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tcBorders>
          </w:tcPr>
          <w:p w14:paraId="21940C05"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Pr>
          <w:p w14:paraId="479DD8CF"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shd w:val="clear" w:color="auto" w:fill="auto"/>
            <w:noWrap/>
            <w:vAlign w:val="bottom"/>
            <w:hideMark/>
          </w:tcPr>
          <w:p w14:paraId="0D93517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6371331</w:t>
            </w:r>
          </w:p>
        </w:tc>
        <w:tc>
          <w:tcPr>
            <w:tcW w:w="1100" w:type="dxa"/>
            <w:shd w:val="clear" w:color="auto" w:fill="auto"/>
            <w:noWrap/>
            <w:vAlign w:val="bottom"/>
            <w:hideMark/>
          </w:tcPr>
          <w:p w14:paraId="67AA35D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1361234</w:t>
            </w:r>
          </w:p>
        </w:tc>
        <w:tc>
          <w:tcPr>
            <w:tcW w:w="1226" w:type="dxa"/>
            <w:shd w:val="clear" w:color="auto" w:fill="auto"/>
            <w:noWrap/>
            <w:vAlign w:val="bottom"/>
            <w:hideMark/>
          </w:tcPr>
          <w:p w14:paraId="07E1A9D2"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2</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51</w:t>
            </w:r>
          </w:p>
        </w:tc>
      </w:tr>
      <w:tr w:rsidR="004E622C" w:rsidRPr="00925D5A" w14:paraId="58D32AB4" w14:textId="77777777" w:rsidTr="00CB3E8C">
        <w:trPr>
          <w:trHeight w:val="300"/>
        </w:trPr>
        <w:tc>
          <w:tcPr>
            <w:tcW w:w="995" w:type="dxa"/>
            <w:tcBorders>
              <w:bottom w:val="single" w:sz="12" w:space="0" w:color="auto"/>
            </w:tcBorders>
          </w:tcPr>
          <w:p w14:paraId="6965228E" w14:textId="77777777" w:rsidR="004E622C" w:rsidRPr="00925D5A" w:rsidRDefault="004E622C" w:rsidP="00F47207">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T</w:t>
            </w:r>
          </w:p>
        </w:tc>
        <w:tc>
          <w:tcPr>
            <w:tcW w:w="1220" w:type="dxa"/>
            <w:tcBorders>
              <w:bottom w:val="single" w:sz="12" w:space="0" w:color="auto"/>
            </w:tcBorders>
            <w:shd w:val="clear" w:color="auto" w:fill="auto"/>
            <w:noWrap/>
            <w:vAlign w:val="bottom"/>
            <w:hideMark/>
          </w:tcPr>
          <w:p w14:paraId="67EB8A42" w14:textId="77777777" w:rsidR="004E622C" w:rsidRPr="00925D5A" w:rsidRDefault="004E622C" w:rsidP="00925D5A">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Tranemo</w:t>
            </w:r>
            <w:proofErr w:type="spellEnd"/>
          </w:p>
        </w:tc>
        <w:tc>
          <w:tcPr>
            <w:tcW w:w="3347" w:type="dxa"/>
            <w:tcBorders>
              <w:bottom w:val="single" w:sz="12" w:space="0" w:color="auto"/>
            </w:tcBorders>
            <w:shd w:val="clear" w:color="auto" w:fill="auto"/>
            <w:noWrap/>
            <w:vAlign w:val="bottom"/>
            <w:hideMark/>
          </w:tcPr>
          <w:p w14:paraId="5223FCAA" w14:textId="77777777" w:rsidR="004E622C" w:rsidRPr="00925D5A" w:rsidRDefault="004E622C" w:rsidP="000F0C89">
            <w:pPr>
              <w:spacing w:after="0" w:line="240" w:lineRule="auto"/>
              <w:rPr>
                <w:rFonts w:ascii="Times New Roman" w:eastAsia="Times New Roman" w:hAnsi="Times New Roman" w:cs="Times New Roman"/>
                <w:color w:val="000000"/>
                <w:sz w:val="24"/>
                <w:szCs w:val="24"/>
                <w:lang w:eastAsia="es-ES"/>
              </w:rPr>
            </w:pPr>
            <w:proofErr w:type="spellStart"/>
            <w:r w:rsidRPr="00925D5A">
              <w:rPr>
                <w:rFonts w:ascii="Times New Roman" w:eastAsia="Times New Roman" w:hAnsi="Times New Roman" w:cs="Times New Roman"/>
                <w:color w:val="000000"/>
                <w:sz w:val="24"/>
                <w:szCs w:val="24"/>
                <w:lang w:eastAsia="es-ES"/>
              </w:rPr>
              <w:t>A</w:t>
            </w:r>
            <w:r>
              <w:rPr>
                <w:rFonts w:ascii="Times New Roman" w:eastAsia="Times New Roman" w:hAnsi="Times New Roman" w:cs="Times New Roman"/>
                <w:color w:val="000000"/>
                <w:sz w:val="24"/>
                <w:szCs w:val="24"/>
                <w:lang w:eastAsia="es-ES"/>
              </w:rPr>
              <w:t>lgutstorpasjön</w:t>
            </w:r>
            <w:proofErr w:type="spellEnd"/>
          </w:p>
        </w:tc>
        <w:tc>
          <w:tcPr>
            <w:tcW w:w="2164" w:type="dxa"/>
            <w:tcBorders>
              <w:bottom w:val="single" w:sz="12" w:space="0" w:color="auto"/>
            </w:tcBorders>
          </w:tcPr>
          <w:p w14:paraId="49A0D4CF"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Lake shore</w:t>
            </w:r>
          </w:p>
        </w:tc>
        <w:tc>
          <w:tcPr>
            <w:tcW w:w="455" w:type="dxa"/>
            <w:tcBorders>
              <w:bottom w:val="single" w:sz="12" w:space="0" w:color="auto"/>
            </w:tcBorders>
            <w:vAlign w:val="bottom"/>
          </w:tcPr>
          <w:p w14:paraId="3A10D4E1"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p>
        </w:tc>
        <w:tc>
          <w:tcPr>
            <w:tcW w:w="803" w:type="dxa"/>
            <w:tcBorders>
              <w:bottom w:val="single" w:sz="12" w:space="0" w:color="auto"/>
            </w:tcBorders>
          </w:tcPr>
          <w:p w14:paraId="32C380C0"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680" w:type="dxa"/>
            <w:tcBorders>
              <w:bottom w:val="single" w:sz="4" w:space="0" w:color="auto"/>
            </w:tcBorders>
          </w:tcPr>
          <w:p w14:paraId="112F0465"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60" w:type="dxa"/>
            <w:tcBorders>
              <w:bottom w:val="single" w:sz="4" w:space="0" w:color="auto"/>
            </w:tcBorders>
          </w:tcPr>
          <w:p w14:paraId="53C84479"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p>
        </w:tc>
        <w:tc>
          <w:tcPr>
            <w:tcW w:w="737" w:type="dxa"/>
            <w:tcBorders>
              <w:left w:val="nil"/>
              <w:bottom w:val="single" w:sz="4" w:space="0" w:color="auto"/>
            </w:tcBorders>
          </w:tcPr>
          <w:p w14:paraId="44F7AF1F"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862" w:type="dxa"/>
            <w:tcBorders>
              <w:bottom w:val="single" w:sz="12" w:space="0" w:color="auto"/>
            </w:tcBorders>
          </w:tcPr>
          <w:p w14:paraId="6D0617F1" w14:textId="77777777" w:rsidR="004E622C" w:rsidRPr="00925D5A" w:rsidRDefault="004E622C" w:rsidP="00CB3E8C">
            <w:pPr>
              <w:spacing w:after="0" w:line="240" w:lineRule="auto"/>
              <w:jc w:val="center"/>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w:t>
            </w:r>
          </w:p>
        </w:tc>
        <w:tc>
          <w:tcPr>
            <w:tcW w:w="1100" w:type="dxa"/>
            <w:tcBorders>
              <w:bottom w:val="single" w:sz="12" w:space="0" w:color="auto"/>
            </w:tcBorders>
            <w:shd w:val="clear" w:color="auto" w:fill="auto"/>
            <w:noWrap/>
            <w:vAlign w:val="bottom"/>
            <w:hideMark/>
          </w:tcPr>
          <w:p w14:paraId="1DD17708"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6379112</w:t>
            </w:r>
          </w:p>
        </w:tc>
        <w:tc>
          <w:tcPr>
            <w:tcW w:w="1100" w:type="dxa"/>
            <w:tcBorders>
              <w:bottom w:val="single" w:sz="12" w:space="0" w:color="auto"/>
            </w:tcBorders>
            <w:shd w:val="clear" w:color="auto" w:fill="auto"/>
            <w:noWrap/>
            <w:vAlign w:val="bottom"/>
            <w:hideMark/>
          </w:tcPr>
          <w:p w14:paraId="07D038C3"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1357106</w:t>
            </w:r>
          </w:p>
        </w:tc>
        <w:tc>
          <w:tcPr>
            <w:tcW w:w="1226" w:type="dxa"/>
            <w:tcBorders>
              <w:bottom w:val="single" w:sz="12" w:space="0" w:color="auto"/>
            </w:tcBorders>
            <w:shd w:val="clear" w:color="auto" w:fill="auto"/>
            <w:noWrap/>
            <w:vAlign w:val="bottom"/>
            <w:hideMark/>
          </w:tcPr>
          <w:p w14:paraId="5A1E55EC" w14:textId="77777777" w:rsidR="004E622C" w:rsidRPr="00925D5A" w:rsidRDefault="004E622C" w:rsidP="007205B6">
            <w:pPr>
              <w:spacing w:after="0" w:line="240" w:lineRule="auto"/>
              <w:jc w:val="center"/>
              <w:rPr>
                <w:rFonts w:ascii="Times New Roman" w:eastAsia="Times New Roman" w:hAnsi="Times New Roman" w:cs="Times New Roman"/>
                <w:color w:val="000000"/>
                <w:sz w:val="24"/>
                <w:szCs w:val="24"/>
                <w:lang w:eastAsia="es-ES"/>
              </w:rPr>
            </w:pPr>
            <w:r w:rsidRPr="00925D5A">
              <w:rPr>
                <w:rFonts w:ascii="Times New Roman" w:eastAsia="Times New Roman" w:hAnsi="Times New Roman" w:cs="Times New Roman"/>
                <w:color w:val="000000"/>
                <w:sz w:val="24"/>
                <w:szCs w:val="24"/>
                <w:lang w:eastAsia="es-ES"/>
              </w:rPr>
              <w:t>0</w:t>
            </w:r>
            <w:r>
              <w:rPr>
                <w:rFonts w:ascii="Times New Roman" w:eastAsia="Times New Roman" w:hAnsi="Times New Roman" w:cs="Times New Roman"/>
                <w:color w:val="000000"/>
                <w:sz w:val="24"/>
                <w:szCs w:val="24"/>
                <w:lang w:eastAsia="es-ES"/>
              </w:rPr>
              <w:t>.</w:t>
            </w:r>
            <w:r w:rsidRPr="00925D5A">
              <w:rPr>
                <w:rFonts w:ascii="Times New Roman" w:eastAsia="Times New Roman" w:hAnsi="Times New Roman" w:cs="Times New Roman"/>
                <w:color w:val="000000"/>
                <w:sz w:val="24"/>
                <w:szCs w:val="24"/>
                <w:lang w:eastAsia="es-ES"/>
              </w:rPr>
              <w:t>13</w:t>
            </w:r>
          </w:p>
        </w:tc>
      </w:tr>
    </w:tbl>
    <w:p w14:paraId="381A31C7" w14:textId="77777777" w:rsidR="00925D5A" w:rsidRDefault="00925D5A">
      <w:pPr>
        <w:rPr>
          <w:rFonts w:ascii="Times New Roman" w:hAnsi="Times New Roman" w:cs="Times New Roman"/>
          <w:sz w:val="24"/>
          <w:szCs w:val="24"/>
        </w:rPr>
      </w:pPr>
    </w:p>
    <w:p w14:paraId="5FF478D5" w14:textId="77777777" w:rsidR="00205640" w:rsidRDefault="00205640">
      <w:pPr>
        <w:rPr>
          <w:rFonts w:ascii="Times New Roman" w:hAnsi="Times New Roman" w:cs="Times New Roman"/>
          <w:sz w:val="24"/>
          <w:szCs w:val="24"/>
          <w:lang w:val="en-US"/>
        </w:rPr>
        <w:sectPr w:rsidR="00205640" w:rsidSect="00205640">
          <w:pgSz w:w="16838" w:h="11906" w:orient="landscape"/>
          <w:pgMar w:top="1701" w:right="1417" w:bottom="1701" w:left="1417" w:header="708" w:footer="708" w:gutter="0"/>
          <w:cols w:space="708"/>
          <w:docGrid w:linePitch="360"/>
        </w:sectPr>
      </w:pPr>
    </w:p>
    <w:p w14:paraId="40CC5F8A" w14:textId="77777777" w:rsidR="00E10A07" w:rsidRDefault="004B229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w:t>
      </w:r>
      <w:r w:rsidR="00B670D9">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del w:id="1" w:author="Johan Ehrlén" w:date="2016-01-18T09:34:00Z">
        <w:r w:rsidR="00E10A07" w:rsidRPr="00E10A07" w:rsidDel="00EF47B6">
          <w:rPr>
            <w:rFonts w:ascii="Times New Roman" w:hAnsi="Times New Roman" w:cs="Times New Roman"/>
            <w:sz w:val="24"/>
            <w:szCs w:val="24"/>
            <w:lang w:val="en-US"/>
          </w:rPr>
          <w:delText>Results for selection gradient analyses using the mean flower developmental stage</w:delText>
        </w:r>
        <w:r w:rsidR="00E10A07" w:rsidDel="00EF47B6">
          <w:rPr>
            <w:rFonts w:ascii="Times New Roman" w:hAnsi="Times New Roman" w:cs="Times New Roman"/>
            <w:sz w:val="24"/>
            <w:szCs w:val="24"/>
            <w:lang w:val="en-US"/>
          </w:rPr>
          <w:delText xml:space="preserve"> as estimate of phenology. </w:delText>
        </w:r>
      </w:del>
      <w:r w:rsidR="00E10A07" w:rsidRPr="00E10A07">
        <w:rPr>
          <w:rFonts w:ascii="Times New Roman" w:hAnsi="Times New Roman" w:cs="Times New Roman"/>
          <w:sz w:val="24"/>
          <w:szCs w:val="24"/>
          <w:lang w:val="en-US"/>
        </w:rPr>
        <w:t xml:space="preserve">Selection gradient analyses for three traits, flowering phenology, flower number, and shoot height, of the plant </w:t>
      </w:r>
      <w:r w:rsidR="00E10A07" w:rsidRPr="00E10A07">
        <w:rPr>
          <w:rFonts w:ascii="Times New Roman" w:hAnsi="Times New Roman" w:cs="Times New Roman"/>
          <w:i/>
          <w:sz w:val="24"/>
          <w:szCs w:val="24"/>
          <w:lang w:val="en-US"/>
        </w:rPr>
        <w:t xml:space="preserve">G. </w:t>
      </w:r>
      <w:proofErr w:type="spellStart"/>
      <w:r w:rsidR="00E10A07" w:rsidRPr="00E10A07">
        <w:rPr>
          <w:rFonts w:ascii="Times New Roman" w:hAnsi="Times New Roman" w:cs="Times New Roman"/>
          <w:i/>
          <w:sz w:val="24"/>
          <w:szCs w:val="24"/>
          <w:lang w:val="en-US"/>
        </w:rPr>
        <w:t>pneumonanthe</w:t>
      </w:r>
      <w:proofErr w:type="spellEnd"/>
      <w:r w:rsidR="00E10A07" w:rsidRPr="00E10A07">
        <w:rPr>
          <w:rFonts w:ascii="Times New Roman" w:hAnsi="Times New Roman" w:cs="Times New Roman"/>
          <w:sz w:val="24"/>
          <w:szCs w:val="24"/>
          <w:lang w:val="en-US"/>
        </w:rPr>
        <w:t xml:space="preserve"> in 2010 (N = 2000 plants in 20 populations) and 2011 (N = 1598 plants in 16 populations</w:t>
      </w:r>
      <w:del w:id="2" w:author="Johan Ehrlén" w:date="2016-01-18T09:34:00Z">
        <w:r w:rsidR="00E10A07" w:rsidRPr="00E10A07" w:rsidDel="00EF47B6">
          <w:rPr>
            <w:rFonts w:ascii="Times New Roman" w:hAnsi="Times New Roman" w:cs="Times New Roman"/>
            <w:sz w:val="24"/>
            <w:szCs w:val="24"/>
            <w:lang w:val="en-US"/>
          </w:rPr>
          <w:delText xml:space="preserve">). </w:delText>
        </w:r>
      </w:del>
      <w:ins w:id="3" w:author="Johan Ehrlén" w:date="2016-01-18T09:34:00Z">
        <w:r w:rsidR="00EF47B6" w:rsidRPr="00E10A07">
          <w:rPr>
            <w:rFonts w:ascii="Times New Roman" w:hAnsi="Times New Roman" w:cs="Times New Roman"/>
            <w:sz w:val="24"/>
            <w:szCs w:val="24"/>
            <w:lang w:val="en-US"/>
          </w:rPr>
          <w:t>)</w:t>
        </w:r>
        <w:r w:rsidR="00EF47B6">
          <w:rPr>
            <w:rFonts w:ascii="Times New Roman" w:hAnsi="Times New Roman" w:cs="Times New Roman"/>
            <w:sz w:val="24"/>
            <w:szCs w:val="24"/>
            <w:lang w:val="en-US"/>
          </w:rPr>
          <w:t>,</w:t>
        </w:r>
        <w:r w:rsidR="00EF47B6" w:rsidRPr="00E10A07">
          <w:rPr>
            <w:rFonts w:ascii="Times New Roman" w:hAnsi="Times New Roman" w:cs="Times New Roman"/>
            <w:sz w:val="24"/>
            <w:szCs w:val="24"/>
            <w:lang w:val="en-US"/>
          </w:rPr>
          <w:t xml:space="preserve"> using the mean flower developmental stage</w:t>
        </w:r>
        <w:r w:rsidR="00EF47B6">
          <w:rPr>
            <w:rFonts w:ascii="Times New Roman" w:hAnsi="Times New Roman" w:cs="Times New Roman"/>
            <w:sz w:val="24"/>
            <w:szCs w:val="24"/>
            <w:lang w:val="en-US"/>
          </w:rPr>
          <w:t xml:space="preserve"> (rather than the stage of the most advanced flower) as </w:t>
        </w:r>
      </w:ins>
      <w:ins w:id="4" w:author="Johan Ehrlén" w:date="2016-01-18T09:35:00Z">
        <w:r w:rsidR="00EF47B6">
          <w:rPr>
            <w:rFonts w:ascii="Times New Roman" w:hAnsi="Times New Roman" w:cs="Times New Roman"/>
            <w:sz w:val="24"/>
            <w:szCs w:val="24"/>
            <w:lang w:val="en-US"/>
          </w:rPr>
          <w:t xml:space="preserve">the </w:t>
        </w:r>
      </w:ins>
      <w:ins w:id="5" w:author="Johan Ehrlén" w:date="2016-01-18T09:34:00Z">
        <w:r w:rsidR="00EF47B6">
          <w:rPr>
            <w:rFonts w:ascii="Times New Roman" w:hAnsi="Times New Roman" w:cs="Times New Roman"/>
            <w:sz w:val="24"/>
            <w:szCs w:val="24"/>
            <w:lang w:val="en-US"/>
          </w:rPr>
          <w:t>estimate of phenology</w:t>
        </w:r>
      </w:ins>
      <w:ins w:id="6" w:author="Johan Ehrlén" w:date="2016-01-18T09:35:00Z">
        <w:r w:rsidR="00EF47B6">
          <w:rPr>
            <w:rFonts w:ascii="Times New Roman" w:hAnsi="Times New Roman" w:cs="Times New Roman"/>
            <w:sz w:val="24"/>
            <w:szCs w:val="24"/>
            <w:lang w:val="en-US"/>
          </w:rPr>
          <w:t>.</w:t>
        </w:r>
      </w:ins>
      <w:ins w:id="7" w:author="Johan Ehrlén" w:date="2016-01-18T09:34:00Z">
        <w:r w:rsidR="00EF47B6" w:rsidRPr="00E10A07">
          <w:rPr>
            <w:rFonts w:ascii="Times New Roman" w:hAnsi="Times New Roman" w:cs="Times New Roman"/>
            <w:sz w:val="24"/>
            <w:szCs w:val="24"/>
            <w:lang w:val="en-US"/>
          </w:rPr>
          <w:t xml:space="preserve"> </w:t>
        </w:r>
      </w:ins>
      <w:r w:rsidR="00E10A07" w:rsidRPr="00E10A07">
        <w:rPr>
          <w:rFonts w:ascii="Times New Roman" w:hAnsi="Times New Roman" w:cs="Times New Roman"/>
          <w:sz w:val="24"/>
          <w:szCs w:val="24"/>
          <w:lang w:val="en-US"/>
        </w:rPr>
        <w:t>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3989"/>
        <w:gridCol w:w="456"/>
        <w:gridCol w:w="1465"/>
        <w:gridCol w:w="884"/>
        <w:gridCol w:w="234"/>
        <w:gridCol w:w="518"/>
        <w:gridCol w:w="1465"/>
      </w:tblGrid>
      <w:tr w:rsidR="00E10A07" w:rsidRPr="003D6C1F" w14:paraId="40F07861" w14:textId="77777777" w:rsidTr="00CD24A7">
        <w:tc>
          <w:tcPr>
            <w:tcW w:w="4719" w:type="dxa"/>
            <w:gridSpan w:val="2"/>
            <w:vMerge w:val="restart"/>
            <w:tcBorders>
              <w:top w:val="single" w:sz="18" w:space="0" w:color="auto"/>
            </w:tcBorders>
            <w:vAlign w:val="center"/>
          </w:tcPr>
          <w:p w14:paraId="7B7A1B01" w14:textId="77777777"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tcBorders>
            <w:vAlign w:val="center"/>
          </w:tcPr>
          <w:p w14:paraId="166AE875"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1236" w:type="dxa"/>
            <w:tcBorders>
              <w:top w:val="single" w:sz="18" w:space="0" w:color="auto"/>
              <w:left w:val="nil"/>
              <w:bottom w:val="single" w:sz="2" w:space="0" w:color="auto"/>
            </w:tcBorders>
          </w:tcPr>
          <w:p w14:paraId="1E6483FB" w14:textId="77777777"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2010</w:t>
            </w:r>
          </w:p>
        </w:tc>
        <w:tc>
          <w:tcPr>
            <w:tcW w:w="903" w:type="dxa"/>
            <w:tcBorders>
              <w:top w:val="single" w:sz="18" w:space="0" w:color="auto"/>
              <w:left w:val="nil"/>
              <w:bottom w:val="single" w:sz="2" w:space="0" w:color="auto"/>
            </w:tcBorders>
          </w:tcPr>
          <w:p w14:paraId="112805DC" w14:textId="77777777" w:rsidR="00E10A07" w:rsidRPr="003D6C1F" w:rsidRDefault="00E10A07" w:rsidP="00E10A07">
            <w:pPr>
              <w:jc w:val="center"/>
              <w:rPr>
                <w:rFonts w:ascii="Times New Roman" w:hAnsi="Times New Roman" w:cs="Times New Roman"/>
                <w:sz w:val="24"/>
                <w:szCs w:val="24"/>
                <w:lang w:val="en-US"/>
              </w:rPr>
            </w:pPr>
          </w:p>
        </w:tc>
        <w:tc>
          <w:tcPr>
            <w:tcW w:w="236" w:type="dxa"/>
            <w:tcBorders>
              <w:top w:val="single" w:sz="18" w:space="0" w:color="auto"/>
              <w:left w:val="nil"/>
            </w:tcBorders>
          </w:tcPr>
          <w:p w14:paraId="47757BF3"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18" w:space="0" w:color="auto"/>
              <w:left w:val="nil"/>
              <w:bottom w:val="single" w:sz="2" w:space="0" w:color="auto"/>
            </w:tcBorders>
          </w:tcPr>
          <w:p w14:paraId="0120E782"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1165" w:type="dxa"/>
            <w:tcBorders>
              <w:top w:val="single" w:sz="18" w:space="0" w:color="auto"/>
              <w:left w:val="nil"/>
              <w:bottom w:val="single" w:sz="2" w:space="0" w:color="auto"/>
            </w:tcBorders>
          </w:tcPr>
          <w:p w14:paraId="665E0B9D" w14:textId="77777777"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2011</w:t>
            </w:r>
          </w:p>
        </w:tc>
      </w:tr>
      <w:tr w:rsidR="00E10A07" w:rsidRPr="003D6C1F" w14:paraId="0606D14C" w14:textId="77777777" w:rsidTr="00CD24A7">
        <w:tc>
          <w:tcPr>
            <w:tcW w:w="4719" w:type="dxa"/>
            <w:gridSpan w:val="2"/>
            <w:vMerge/>
            <w:tcBorders>
              <w:bottom w:val="single" w:sz="18" w:space="0" w:color="auto"/>
            </w:tcBorders>
          </w:tcPr>
          <w:p w14:paraId="6446E738" w14:textId="77777777" w:rsidR="00E10A07" w:rsidRPr="003D6C1F" w:rsidRDefault="00E10A07" w:rsidP="00E10A07">
            <w:pPr>
              <w:spacing w:line="276" w:lineRule="auto"/>
              <w:rPr>
                <w:rFonts w:ascii="Times New Roman" w:hAnsi="Times New Roman" w:cs="Times New Roman"/>
                <w:sz w:val="24"/>
                <w:szCs w:val="24"/>
                <w:lang w:val="en-US"/>
              </w:rPr>
            </w:pPr>
          </w:p>
        </w:tc>
        <w:tc>
          <w:tcPr>
            <w:tcW w:w="0" w:type="auto"/>
            <w:tcBorders>
              <w:top w:val="single" w:sz="2" w:space="0" w:color="auto"/>
              <w:left w:val="nil"/>
              <w:bottom w:val="single" w:sz="2" w:space="0" w:color="auto"/>
            </w:tcBorders>
            <w:vAlign w:val="center"/>
          </w:tcPr>
          <w:p w14:paraId="0F214236" w14:textId="77777777" w:rsidR="00E10A07" w:rsidRPr="003D6C1F" w:rsidRDefault="00E10A07" w:rsidP="00E10A07">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36" w:type="dxa"/>
            <w:tcBorders>
              <w:top w:val="single" w:sz="2" w:space="0" w:color="auto"/>
              <w:left w:val="nil"/>
              <w:bottom w:val="single" w:sz="2" w:space="0" w:color="auto"/>
            </w:tcBorders>
            <w:vAlign w:val="center"/>
          </w:tcPr>
          <w:p w14:paraId="09F5D68E" w14:textId="77777777"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F</w:t>
            </w:r>
          </w:p>
        </w:tc>
        <w:tc>
          <w:tcPr>
            <w:tcW w:w="903" w:type="dxa"/>
            <w:tcBorders>
              <w:top w:val="single" w:sz="2" w:space="0" w:color="auto"/>
              <w:left w:val="nil"/>
              <w:bottom w:val="single" w:sz="2" w:space="0" w:color="auto"/>
            </w:tcBorders>
            <w:vAlign w:val="center"/>
          </w:tcPr>
          <w:p w14:paraId="3734BD42" w14:textId="77777777" w:rsidR="00E10A07" w:rsidRPr="003D6C1F" w:rsidRDefault="00E10A07" w:rsidP="00E10A07">
            <w:pPr>
              <w:spacing w:line="276" w:lineRule="auto"/>
              <w:jc w:val="center"/>
              <w:rPr>
                <w:rFonts w:ascii="Times New Roman" w:hAnsi="Times New Roman" w:cs="Times New Roman"/>
                <w:sz w:val="24"/>
                <w:szCs w:val="24"/>
                <w:lang w:val="en-US"/>
              </w:rPr>
            </w:pPr>
            <w:proofErr w:type="spellStart"/>
            <w:r w:rsidRPr="003D6C1F">
              <w:rPr>
                <w:rFonts w:ascii="Times New Roman" w:hAnsi="Times New Roman" w:cs="Times New Roman"/>
                <w:sz w:val="24"/>
                <w:szCs w:val="24"/>
                <w:lang w:val="en-US"/>
              </w:rPr>
              <w:t>Estim</w:t>
            </w:r>
            <w:proofErr w:type="spellEnd"/>
          </w:p>
        </w:tc>
        <w:tc>
          <w:tcPr>
            <w:tcW w:w="236" w:type="dxa"/>
            <w:tcBorders>
              <w:left w:val="nil"/>
              <w:bottom w:val="single" w:sz="2" w:space="0" w:color="auto"/>
            </w:tcBorders>
          </w:tcPr>
          <w:p w14:paraId="7D4D653D"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2" w:space="0" w:color="auto"/>
              <w:left w:val="nil"/>
              <w:bottom w:val="single" w:sz="2" w:space="0" w:color="auto"/>
            </w:tcBorders>
          </w:tcPr>
          <w:p w14:paraId="1D31D451" w14:textId="77777777" w:rsidR="00E10A07" w:rsidRPr="003D6C1F" w:rsidRDefault="00E10A07" w:rsidP="00E10A07">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65" w:type="dxa"/>
            <w:tcBorders>
              <w:top w:val="single" w:sz="2" w:space="0" w:color="auto"/>
              <w:left w:val="nil"/>
              <w:bottom w:val="single" w:sz="2" w:space="0" w:color="auto"/>
            </w:tcBorders>
            <w:vAlign w:val="center"/>
          </w:tcPr>
          <w:p w14:paraId="1BAAE458" w14:textId="77777777" w:rsidR="00E10A07" w:rsidRPr="003D6C1F" w:rsidRDefault="00E10A07" w:rsidP="00E10A07">
            <w:pPr>
              <w:spacing w:line="276" w:lineRule="auto"/>
              <w:jc w:val="center"/>
              <w:rPr>
                <w:rFonts w:ascii="Times New Roman" w:hAnsi="Times New Roman" w:cs="Times New Roman"/>
                <w:sz w:val="24"/>
                <w:szCs w:val="24"/>
                <w:lang w:val="en-US"/>
              </w:rPr>
            </w:pPr>
            <w:r w:rsidRPr="003D6C1F">
              <w:rPr>
                <w:rFonts w:ascii="Times New Roman" w:hAnsi="Times New Roman" w:cs="Times New Roman"/>
                <w:sz w:val="24"/>
                <w:szCs w:val="24"/>
                <w:lang w:val="en-US"/>
              </w:rPr>
              <w:t>F</w:t>
            </w:r>
          </w:p>
        </w:tc>
      </w:tr>
      <w:tr w:rsidR="00E10A07" w:rsidRPr="003D6C1F" w14:paraId="4CE0035F" w14:textId="77777777" w:rsidTr="00CD24A7">
        <w:tc>
          <w:tcPr>
            <w:tcW w:w="4719" w:type="dxa"/>
            <w:gridSpan w:val="2"/>
            <w:tcBorders>
              <w:top w:val="single" w:sz="18" w:space="0" w:color="auto"/>
              <w:bottom w:val="single" w:sz="4" w:space="0" w:color="auto"/>
            </w:tcBorders>
          </w:tcPr>
          <w:p w14:paraId="4E981578"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tcBorders>
            <w:vAlign w:val="center"/>
          </w:tcPr>
          <w:p w14:paraId="3B7C73A9"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1236" w:type="dxa"/>
            <w:tcBorders>
              <w:top w:val="single" w:sz="18" w:space="0" w:color="auto"/>
              <w:left w:val="nil"/>
              <w:bottom w:val="single" w:sz="4" w:space="0" w:color="auto"/>
            </w:tcBorders>
            <w:vAlign w:val="center"/>
          </w:tcPr>
          <w:p w14:paraId="306DF6C8" w14:textId="77777777" w:rsidR="00E10A07" w:rsidRPr="003D6C1F" w:rsidRDefault="00E10A07" w:rsidP="00E10A07">
            <w:pPr>
              <w:spacing w:line="276" w:lineRule="auto"/>
              <w:rPr>
                <w:rFonts w:ascii="Times New Roman" w:hAnsi="Times New Roman" w:cs="Times New Roman"/>
                <w:sz w:val="24"/>
                <w:szCs w:val="24"/>
                <w:lang w:val="en-US"/>
              </w:rPr>
            </w:pPr>
          </w:p>
        </w:tc>
        <w:tc>
          <w:tcPr>
            <w:tcW w:w="903" w:type="dxa"/>
            <w:tcBorders>
              <w:top w:val="single" w:sz="18" w:space="0" w:color="auto"/>
              <w:left w:val="nil"/>
              <w:bottom w:val="single" w:sz="4" w:space="0" w:color="auto"/>
            </w:tcBorders>
            <w:vAlign w:val="center"/>
          </w:tcPr>
          <w:p w14:paraId="05A12F13"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top w:val="single" w:sz="18" w:space="0" w:color="auto"/>
              <w:left w:val="nil"/>
              <w:bottom w:val="single" w:sz="4" w:space="0" w:color="auto"/>
            </w:tcBorders>
          </w:tcPr>
          <w:p w14:paraId="1397AC45"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18" w:space="0" w:color="auto"/>
              <w:left w:val="nil"/>
              <w:bottom w:val="single" w:sz="4" w:space="0" w:color="auto"/>
              <w:right w:val="nil"/>
            </w:tcBorders>
          </w:tcPr>
          <w:p w14:paraId="3CB887AB" w14:textId="77777777" w:rsidR="00E10A07" w:rsidRPr="00CC4B12" w:rsidRDefault="00E10A07" w:rsidP="00E10A07">
            <w:pPr>
              <w:jc w:val="center"/>
              <w:rPr>
                <w:rFonts w:ascii="Times New Roman" w:hAnsi="Times New Roman" w:cs="Times New Roman"/>
                <w:sz w:val="24"/>
                <w:szCs w:val="24"/>
                <w:lang w:val="en-US"/>
              </w:rPr>
            </w:pPr>
          </w:p>
        </w:tc>
        <w:tc>
          <w:tcPr>
            <w:tcW w:w="1165" w:type="dxa"/>
            <w:tcBorders>
              <w:top w:val="single" w:sz="18" w:space="0" w:color="auto"/>
              <w:left w:val="nil"/>
              <w:bottom w:val="single" w:sz="4" w:space="0" w:color="auto"/>
            </w:tcBorders>
            <w:vAlign w:val="center"/>
          </w:tcPr>
          <w:p w14:paraId="0E39723B" w14:textId="77777777" w:rsidR="00E10A07" w:rsidRPr="00CC4B12" w:rsidRDefault="00E10A07" w:rsidP="00E10A07">
            <w:pPr>
              <w:spacing w:line="276" w:lineRule="auto"/>
              <w:rPr>
                <w:rFonts w:ascii="Times New Roman" w:hAnsi="Times New Roman" w:cs="Times New Roman"/>
                <w:sz w:val="24"/>
                <w:szCs w:val="24"/>
                <w:lang w:val="en-US"/>
              </w:rPr>
            </w:pPr>
          </w:p>
        </w:tc>
      </w:tr>
      <w:tr w:rsidR="00E10A07" w:rsidRPr="003D6C1F" w14:paraId="17C1AD1C" w14:textId="77777777" w:rsidTr="00CD24A7">
        <w:tc>
          <w:tcPr>
            <w:tcW w:w="236" w:type="dxa"/>
            <w:tcBorders>
              <w:top w:val="single" w:sz="4" w:space="0" w:color="auto"/>
            </w:tcBorders>
          </w:tcPr>
          <w:p w14:paraId="48EE275B"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Borders>
              <w:top w:val="single" w:sz="4" w:space="0" w:color="auto"/>
            </w:tcBorders>
          </w:tcPr>
          <w:p w14:paraId="7368B1B6" w14:textId="77777777"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Phenology</w:t>
            </w:r>
            <w:r>
              <w:rPr>
                <w:rFonts w:ascii="Times New Roman" w:hAnsi="Times New Roman" w:cs="Times New Roman"/>
                <w:sz w:val="24"/>
                <w:szCs w:val="24"/>
                <w:lang w:val="en-US"/>
              </w:rPr>
              <w:t xml:space="preserve"> (early flowering)</w:t>
            </w:r>
          </w:p>
        </w:tc>
        <w:tc>
          <w:tcPr>
            <w:tcW w:w="0" w:type="auto"/>
            <w:tcBorders>
              <w:top w:val="single" w:sz="4" w:space="0" w:color="auto"/>
              <w:left w:val="nil"/>
            </w:tcBorders>
            <w:vAlign w:val="center"/>
          </w:tcPr>
          <w:p w14:paraId="1276834A"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top w:val="single" w:sz="4" w:space="0" w:color="auto"/>
              <w:left w:val="nil"/>
            </w:tcBorders>
            <w:vAlign w:val="center"/>
          </w:tcPr>
          <w:p w14:paraId="67975E36" w14:textId="77777777" w:rsidR="00E10A07" w:rsidRPr="003700AD"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0.4</w:t>
            </w:r>
            <w:r w:rsidR="00E10A07" w:rsidRPr="003700AD">
              <w:rPr>
                <w:rFonts w:ascii="Times New Roman" w:hAnsi="Times New Roman" w:cs="Times New Roman"/>
                <w:sz w:val="24"/>
                <w:szCs w:val="24"/>
                <w:lang w:val="en-US"/>
              </w:rPr>
              <w:t>2</w:t>
            </w:r>
          </w:p>
        </w:tc>
        <w:tc>
          <w:tcPr>
            <w:tcW w:w="903" w:type="dxa"/>
            <w:tcBorders>
              <w:top w:val="single" w:sz="4" w:space="0" w:color="auto"/>
              <w:left w:val="nil"/>
            </w:tcBorders>
            <w:vAlign w:val="center"/>
          </w:tcPr>
          <w:p w14:paraId="35061D87"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top w:val="single" w:sz="4" w:space="0" w:color="auto"/>
              <w:left w:val="nil"/>
            </w:tcBorders>
          </w:tcPr>
          <w:p w14:paraId="46A78AB3"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top w:val="single" w:sz="4" w:space="0" w:color="auto"/>
              <w:left w:val="nil"/>
              <w:right w:val="nil"/>
            </w:tcBorders>
          </w:tcPr>
          <w:p w14:paraId="2480D9E2" w14:textId="77777777"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top w:val="single" w:sz="4" w:space="0" w:color="auto"/>
              <w:left w:val="nil"/>
            </w:tcBorders>
            <w:vAlign w:val="center"/>
          </w:tcPr>
          <w:p w14:paraId="7E33794E" w14:textId="77777777" w:rsidR="00E10A07" w:rsidRPr="00CC4B12"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E10A07" w:rsidRPr="003D6C1F" w14:paraId="5F919596" w14:textId="77777777" w:rsidTr="00CD24A7">
        <w:tc>
          <w:tcPr>
            <w:tcW w:w="236" w:type="dxa"/>
          </w:tcPr>
          <w:p w14:paraId="7C1AC3BD"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29D42F2F" w14:textId="77777777"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Flower number</w:t>
            </w:r>
          </w:p>
        </w:tc>
        <w:tc>
          <w:tcPr>
            <w:tcW w:w="0" w:type="auto"/>
            <w:tcBorders>
              <w:left w:val="nil"/>
            </w:tcBorders>
            <w:vAlign w:val="center"/>
          </w:tcPr>
          <w:p w14:paraId="4C22EBED"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bottom w:val="nil"/>
            </w:tcBorders>
            <w:vAlign w:val="center"/>
          </w:tcPr>
          <w:p w14:paraId="72C1B25E" w14:textId="77777777" w:rsidR="00E10A07" w:rsidRPr="003700AD" w:rsidRDefault="00CD24A7" w:rsidP="00CD24A7">
            <w:pPr>
              <w:tabs>
                <w:tab w:val="decimal" w:pos="589"/>
              </w:tabs>
              <w:spacing w:line="276" w:lineRule="auto"/>
              <w:rPr>
                <w:rFonts w:ascii="Times New Roman" w:hAnsi="Times New Roman" w:cs="Times New Roman"/>
                <w:sz w:val="24"/>
                <w:szCs w:val="24"/>
                <w:lang w:val="en-US"/>
              </w:rPr>
            </w:pPr>
            <w:r w:rsidRPr="00CD24A7">
              <w:rPr>
                <w:rFonts w:ascii="Times New Roman" w:hAnsi="Times New Roman" w:cs="Times New Roman"/>
                <w:sz w:val="24"/>
                <w:szCs w:val="24"/>
                <w:lang w:val="en-US"/>
              </w:rPr>
              <w:t>207.0</w:t>
            </w:r>
            <w:r>
              <w:rPr>
                <w:rFonts w:ascii="Times New Roman" w:hAnsi="Times New Roman" w:cs="Times New Roman"/>
                <w:sz w:val="24"/>
                <w:szCs w:val="24"/>
                <w:lang w:val="en-US"/>
              </w:rPr>
              <w:t>8</w:t>
            </w:r>
            <w:r w:rsidR="00E10A07" w:rsidRPr="003700AD">
              <w:rPr>
                <w:rFonts w:ascii="Times New Roman" w:hAnsi="Times New Roman" w:cs="Times New Roman"/>
                <w:sz w:val="24"/>
                <w:szCs w:val="24"/>
                <w:lang w:val="en-US"/>
              </w:rPr>
              <w:t>***</w:t>
            </w:r>
          </w:p>
        </w:tc>
        <w:tc>
          <w:tcPr>
            <w:tcW w:w="903" w:type="dxa"/>
            <w:tcBorders>
              <w:left w:val="nil"/>
            </w:tcBorders>
            <w:vAlign w:val="center"/>
          </w:tcPr>
          <w:p w14:paraId="0BE4C719"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62B6C2CD"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14:paraId="185C1F92" w14:textId="77777777"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14:paraId="2133E980" w14:textId="77777777" w:rsidR="00E10A07" w:rsidRPr="00CC4B12"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69.87</w:t>
            </w:r>
            <w:r w:rsidR="00E10A07" w:rsidRPr="00CC4B12">
              <w:rPr>
                <w:rFonts w:ascii="Times New Roman" w:hAnsi="Times New Roman" w:cs="Times New Roman"/>
                <w:sz w:val="24"/>
                <w:szCs w:val="24"/>
                <w:lang w:val="en-US"/>
              </w:rPr>
              <w:t>***</w:t>
            </w:r>
          </w:p>
        </w:tc>
      </w:tr>
      <w:tr w:rsidR="00E10A07" w:rsidRPr="00CD24A7" w14:paraId="42FC6D74" w14:textId="77777777" w:rsidTr="00CD24A7">
        <w:tc>
          <w:tcPr>
            <w:tcW w:w="236" w:type="dxa"/>
          </w:tcPr>
          <w:p w14:paraId="6F247D45"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65E6C1D7" w14:textId="77777777" w:rsidR="00E10A07" w:rsidRPr="003D6C1F" w:rsidRDefault="00E10A07" w:rsidP="00E10A07">
            <w:pPr>
              <w:spacing w:line="276" w:lineRule="auto"/>
              <w:rPr>
                <w:rFonts w:ascii="Times New Roman" w:hAnsi="Times New Roman" w:cs="Times New Roman"/>
                <w:sz w:val="24"/>
                <w:szCs w:val="24"/>
                <w:lang w:val="en-US"/>
              </w:rPr>
            </w:pPr>
            <w:r w:rsidRPr="003D6C1F">
              <w:rPr>
                <w:rFonts w:ascii="Times New Roman" w:hAnsi="Times New Roman" w:cs="Times New Roman"/>
                <w:sz w:val="24"/>
                <w:szCs w:val="24"/>
                <w:lang w:val="en-US"/>
              </w:rPr>
              <w:t>Shoot height</w:t>
            </w:r>
          </w:p>
        </w:tc>
        <w:tc>
          <w:tcPr>
            <w:tcW w:w="0" w:type="auto"/>
            <w:tcBorders>
              <w:left w:val="nil"/>
            </w:tcBorders>
            <w:vAlign w:val="center"/>
          </w:tcPr>
          <w:p w14:paraId="60A74605"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top w:val="nil"/>
            </w:tcBorders>
            <w:vAlign w:val="center"/>
          </w:tcPr>
          <w:p w14:paraId="0C3623C2" w14:textId="77777777" w:rsidR="00E10A07" w:rsidRPr="003700AD" w:rsidRDefault="00CD24A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6.25</w:t>
            </w:r>
            <w:r w:rsidR="00E10A07" w:rsidRPr="00D41F3A">
              <w:rPr>
                <w:rFonts w:ascii="Times New Roman" w:hAnsi="Times New Roman" w:cs="Times New Roman"/>
                <w:sz w:val="24"/>
                <w:szCs w:val="24"/>
                <w:lang w:val="en-US"/>
              </w:rPr>
              <w:t xml:space="preserve"> </w:t>
            </w:r>
            <w:r w:rsidR="00E10A07" w:rsidRPr="003700AD">
              <w:rPr>
                <w:rFonts w:ascii="Times New Roman" w:hAnsi="Times New Roman" w:cs="Times New Roman"/>
                <w:sz w:val="24"/>
                <w:szCs w:val="24"/>
                <w:lang w:val="en-US"/>
              </w:rPr>
              <w:t>*</w:t>
            </w:r>
          </w:p>
        </w:tc>
        <w:tc>
          <w:tcPr>
            <w:tcW w:w="903" w:type="dxa"/>
            <w:tcBorders>
              <w:left w:val="nil"/>
            </w:tcBorders>
            <w:vAlign w:val="center"/>
          </w:tcPr>
          <w:p w14:paraId="14067935" w14:textId="77777777" w:rsidR="00E10A07" w:rsidRPr="003D6C1F" w:rsidRDefault="00E10A07" w:rsidP="00CD24A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0.12</w:t>
            </w:r>
            <w:r w:rsidR="00CD24A7">
              <w:rPr>
                <w:rFonts w:ascii="Times New Roman" w:hAnsi="Times New Roman" w:cs="Times New Roman"/>
                <w:sz w:val="24"/>
                <w:szCs w:val="24"/>
                <w:lang w:val="en-US"/>
              </w:rPr>
              <w:t>2</w:t>
            </w:r>
          </w:p>
        </w:tc>
        <w:tc>
          <w:tcPr>
            <w:tcW w:w="236" w:type="dxa"/>
            <w:tcBorders>
              <w:left w:val="nil"/>
            </w:tcBorders>
          </w:tcPr>
          <w:p w14:paraId="5764B4C7"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14:paraId="4D781DEB" w14:textId="77777777"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14:paraId="1420A23B" w14:textId="77777777"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0.4</w:t>
            </w:r>
            <w:r w:rsidR="00CD24A7">
              <w:rPr>
                <w:rFonts w:ascii="Times New Roman" w:hAnsi="Times New Roman" w:cs="Times New Roman"/>
                <w:sz w:val="24"/>
                <w:szCs w:val="24"/>
                <w:lang w:val="en-US"/>
              </w:rPr>
              <w:t>1</w:t>
            </w:r>
          </w:p>
        </w:tc>
      </w:tr>
      <w:tr w:rsidR="00E10A07" w:rsidRPr="00CD24A7" w14:paraId="1CEA00B8" w14:textId="77777777" w:rsidTr="00CD24A7">
        <w:tc>
          <w:tcPr>
            <w:tcW w:w="236" w:type="dxa"/>
          </w:tcPr>
          <w:p w14:paraId="68FFC192"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36B1F45A"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Phenology</w:t>
            </w:r>
          </w:p>
        </w:tc>
        <w:tc>
          <w:tcPr>
            <w:tcW w:w="0" w:type="auto"/>
            <w:tcBorders>
              <w:left w:val="nil"/>
            </w:tcBorders>
            <w:vAlign w:val="center"/>
          </w:tcPr>
          <w:p w14:paraId="63F7F344"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3A3C57FD" w14:textId="77777777" w:rsidR="00E10A07" w:rsidRPr="003700AD" w:rsidRDefault="00E10A07" w:rsidP="00CD24A7">
            <w:pPr>
              <w:tabs>
                <w:tab w:val="decimal" w:pos="589"/>
              </w:tabs>
              <w:spacing w:line="276" w:lineRule="auto"/>
              <w:rPr>
                <w:rFonts w:ascii="Times New Roman" w:hAnsi="Times New Roman" w:cs="Times New Roman"/>
                <w:sz w:val="24"/>
                <w:szCs w:val="24"/>
                <w:lang w:val="en-US"/>
              </w:rPr>
            </w:pPr>
            <w:r w:rsidRPr="003700AD">
              <w:rPr>
                <w:rFonts w:ascii="Times New Roman" w:hAnsi="Times New Roman" w:cs="Times New Roman"/>
                <w:sz w:val="24"/>
                <w:szCs w:val="24"/>
                <w:lang w:val="en-US"/>
              </w:rPr>
              <w:t>3.</w:t>
            </w:r>
            <w:r w:rsidR="00CD24A7">
              <w:rPr>
                <w:rFonts w:ascii="Times New Roman" w:hAnsi="Times New Roman" w:cs="Times New Roman"/>
                <w:sz w:val="24"/>
                <w:szCs w:val="24"/>
                <w:lang w:val="en-US"/>
              </w:rPr>
              <w:t>10</w:t>
            </w:r>
            <w:r w:rsidRPr="003700AD">
              <w:rPr>
                <w:rFonts w:ascii="Times New Roman" w:hAnsi="Times New Roman" w:cs="Times New Roman"/>
                <w:sz w:val="24"/>
                <w:szCs w:val="24"/>
                <w:lang w:val="en-US"/>
              </w:rPr>
              <w:t>***</w:t>
            </w:r>
          </w:p>
        </w:tc>
        <w:tc>
          <w:tcPr>
            <w:tcW w:w="903" w:type="dxa"/>
            <w:tcBorders>
              <w:left w:val="nil"/>
            </w:tcBorders>
            <w:vAlign w:val="center"/>
          </w:tcPr>
          <w:p w14:paraId="3808480C"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30C0C49C"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14:paraId="6E435CC0" w14:textId="77777777"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14:paraId="294A27EA" w14:textId="77777777"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1.</w:t>
            </w:r>
            <w:r w:rsidR="00CD24A7">
              <w:rPr>
                <w:rFonts w:ascii="Times New Roman" w:hAnsi="Times New Roman" w:cs="Times New Roman"/>
                <w:sz w:val="24"/>
                <w:szCs w:val="24"/>
                <w:lang w:val="en-US"/>
              </w:rPr>
              <w:t>63</w:t>
            </w:r>
            <w:r w:rsidRPr="00CC4B12">
              <w:rPr>
                <w:rFonts w:ascii="Times New Roman" w:hAnsi="Times New Roman" w:cs="Times New Roman"/>
                <w:sz w:val="24"/>
                <w:szCs w:val="24"/>
                <w:lang w:val="en-US"/>
              </w:rPr>
              <w:t>*</w:t>
            </w:r>
          </w:p>
        </w:tc>
      </w:tr>
      <w:tr w:rsidR="00E10A07" w:rsidRPr="00CD24A7" w14:paraId="7E241F74" w14:textId="77777777" w:rsidTr="00CD24A7">
        <w:tc>
          <w:tcPr>
            <w:tcW w:w="236" w:type="dxa"/>
          </w:tcPr>
          <w:p w14:paraId="582A5BF9"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6C174415"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Flower number</w:t>
            </w:r>
          </w:p>
        </w:tc>
        <w:tc>
          <w:tcPr>
            <w:tcW w:w="0" w:type="auto"/>
            <w:tcBorders>
              <w:left w:val="nil"/>
            </w:tcBorders>
            <w:vAlign w:val="center"/>
          </w:tcPr>
          <w:p w14:paraId="539BD7A8"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1CAD35F4" w14:textId="77777777" w:rsidR="00E10A07" w:rsidRPr="003700AD"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4.78</w:t>
            </w:r>
            <w:r w:rsidR="00E10A07" w:rsidRPr="003700AD">
              <w:rPr>
                <w:rFonts w:ascii="Times New Roman" w:hAnsi="Times New Roman" w:cs="Times New Roman"/>
                <w:sz w:val="24"/>
                <w:szCs w:val="24"/>
                <w:lang w:val="en-US"/>
              </w:rPr>
              <w:t>***</w:t>
            </w:r>
          </w:p>
        </w:tc>
        <w:tc>
          <w:tcPr>
            <w:tcW w:w="903" w:type="dxa"/>
            <w:tcBorders>
              <w:left w:val="nil"/>
            </w:tcBorders>
            <w:vAlign w:val="center"/>
          </w:tcPr>
          <w:p w14:paraId="3BFB9706"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3DDDA2A9"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14:paraId="7AB6134B" w14:textId="77777777"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14:paraId="360F25A6" w14:textId="77777777" w:rsidR="00E10A07" w:rsidRPr="00CC4B12" w:rsidRDefault="00CD24A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2.56</w:t>
            </w:r>
            <w:r w:rsidR="00E10A07" w:rsidRPr="00CC4B12">
              <w:rPr>
                <w:rFonts w:ascii="Times New Roman" w:hAnsi="Times New Roman" w:cs="Times New Roman"/>
                <w:sz w:val="24"/>
                <w:szCs w:val="24"/>
                <w:lang w:val="en-US"/>
              </w:rPr>
              <w:t>***</w:t>
            </w:r>
          </w:p>
        </w:tc>
      </w:tr>
      <w:tr w:rsidR="00E10A07" w:rsidRPr="003D6C1F" w14:paraId="6EEB1D6C" w14:textId="77777777" w:rsidTr="00CD24A7">
        <w:tc>
          <w:tcPr>
            <w:tcW w:w="236" w:type="dxa"/>
          </w:tcPr>
          <w:p w14:paraId="4AD7904A"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4AC73721"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Shoot height</w:t>
            </w:r>
          </w:p>
        </w:tc>
        <w:tc>
          <w:tcPr>
            <w:tcW w:w="0" w:type="auto"/>
            <w:tcBorders>
              <w:left w:val="nil"/>
            </w:tcBorders>
            <w:vAlign w:val="center"/>
          </w:tcPr>
          <w:p w14:paraId="579ADB6E"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6AE1011F" w14:textId="77777777" w:rsidR="00E10A07" w:rsidRPr="003700AD" w:rsidRDefault="00E10A07" w:rsidP="00CD24A7">
            <w:pPr>
              <w:tabs>
                <w:tab w:val="decimal" w:pos="589"/>
              </w:tabs>
              <w:spacing w:line="276" w:lineRule="auto"/>
              <w:rPr>
                <w:rFonts w:ascii="Times New Roman" w:hAnsi="Times New Roman" w:cs="Times New Roman"/>
                <w:sz w:val="24"/>
                <w:szCs w:val="24"/>
                <w:lang w:val="en-US"/>
              </w:rPr>
            </w:pPr>
            <w:r w:rsidRPr="003700AD">
              <w:rPr>
                <w:rFonts w:ascii="Times New Roman" w:hAnsi="Times New Roman" w:cs="Times New Roman"/>
                <w:sz w:val="24"/>
                <w:szCs w:val="24"/>
                <w:lang w:val="en-US"/>
              </w:rPr>
              <w:t>1.1</w:t>
            </w:r>
            <w:r w:rsidR="00CD24A7">
              <w:rPr>
                <w:rFonts w:ascii="Times New Roman" w:hAnsi="Times New Roman" w:cs="Times New Roman"/>
                <w:sz w:val="24"/>
                <w:szCs w:val="24"/>
                <w:lang w:val="en-US"/>
              </w:rPr>
              <w:t>2</w:t>
            </w:r>
          </w:p>
        </w:tc>
        <w:tc>
          <w:tcPr>
            <w:tcW w:w="903" w:type="dxa"/>
            <w:tcBorders>
              <w:left w:val="nil"/>
            </w:tcBorders>
            <w:vAlign w:val="center"/>
          </w:tcPr>
          <w:p w14:paraId="54F4ED42"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533EE580"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14:paraId="2EF74840" w14:textId="77777777" w:rsidR="00E10A07" w:rsidRPr="00CC4B12" w:rsidRDefault="00E10A07" w:rsidP="00E10A07">
            <w:pPr>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14:paraId="5F9B968A" w14:textId="77777777"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2.</w:t>
            </w:r>
            <w:r w:rsidR="00CD24A7">
              <w:rPr>
                <w:rFonts w:ascii="Times New Roman" w:hAnsi="Times New Roman" w:cs="Times New Roman"/>
                <w:sz w:val="24"/>
                <w:szCs w:val="24"/>
                <w:lang w:val="en-US"/>
              </w:rPr>
              <w:t>63</w:t>
            </w:r>
            <w:r w:rsidRPr="00CC4B12">
              <w:rPr>
                <w:rFonts w:ascii="Times New Roman" w:hAnsi="Times New Roman" w:cs="Times New Roman"/>
                <w:sz w:val="24"/>
                <w:szCs w:val="24"/>
                <w:lang w:val="en-US"/>
              </w:rPr>
              <w:t>**</w:t>
            </w:r>
          </w:p>
        </w:tc>
      </w:tr>
      <w:tr w:rsidR="00E10A07" w:rsidRPr="003D6C1F" w14:paraId="20F50EBF" w14:textId="77777777" w:rsidTr="00CD24A7">
        <w:tc>
          <w:tcPr>
            <w:tcW w:w="236" w:type="dxa"/>
          </w:tcPr>
          <w:p w14:paraId="4CD4AAA6" w14:textId="77777777" w:rsidR="00E10A07" w:rsidRPr="003D6C1F" w:rsidRDefault="00E10A07" w:rsidP="00E10A07">
            <w:pPr>
              <w:rPr>
                <w:rFonts w:ascii="Times New Roman" w:hAnsi="Times New Roman" w:cs="Times New Roman"/>
                <w:sz w:val="24"/>
                <w:szCs w:val="24"/>
                <w:lang w:val="en-US"/>
              </w:rPr>
            </w:pPr>
          </w:p>
        </w:tc>
        <w:tc>
          <w:tcPr>
            <w:tcW w:w="4483" w:type="dxa"/>
          </w:tcPr>
          <w:p w14:paraId="15A38A3C" w14:textId="77777777" w:rsidR="00E10A07" w:rsidRPr="00656122" w:rsidRDefault="00E10A07" w:rsidP="00E10A07">
            <w:pPr>
              <w:rPr>
                <w:rFonts w:ascii="Times New Roman" w:hAnsi="Times New Roman" w:cs="Times New Roman"/>
                <w:sz w:val="24"/>
                <w:szCs w:val="24"/>
                <w:lang w:val="en-US"/>
              </w:rPr>
            </w:pPr>
          </w:p>
        </w:tc>
        <w:tc>
          <w:tcPr>
            <w:tcW w:w="0" w:type="auto"/>
            <w:tcBorders>
              <w:left w:val="nil"/>
            </w:tcBorders>
            <w:vAlign w:val="center"/>
          </w:tcPr>
          <w:p w14:paraId="3DFAD0CD" w14:textId="77777777" w:rsidR="00E10A07" w:rsidRPr="003D6C1F" w:rsidRDefault="00E10A07" w:rsidP="00E10A07">
            <w:pPr>
              <w:jc w:val="center"/>
              <w:rPr>
                <w:rFonts w:ascii="Times New Roman" w:hAnsi="Times New Roman" w:cs="Times New Roman"/>
                <w:sz w:val="24"/>
                <w:szCs w:val="24"/>
                <w:lang w:val="en-US"/>
              </w:rPr>
            </w:pPr>
          </w:p>
        </w:tc>
        <w:tc>
          <w:tcPr>
            <w:tcW w:w="1236" w:type="dxa"/>
            <w:tcBorders>
              <w:left w:val="nil"/>
            </w:tcBorders>
            <w:vAlign w:val="center"/>
          </w:tcPr>
          <w:p w14:paraId="5A291A5E" w14:textId="77777777" w:rsidR="00E10A07" w:rsidRPr="003B53D3" w:rsidRDefault="00E10A07" w:rsidP="00E10A07">
            <w:pPr>
              <w:tabs>
                <w:tab w:val="decimal" w:pos="-7922"/>
              </w:tabs>
              <w:rPr>
                <w:rFonts w:ascii="Times New Roman" w:hAnsi="Times New Roman" w:cs="Times New Roman"/>
                <w:sz w:val="24"/>
                <w:szCs w:val="24"/>
                <w:lang w:val="en-US"/>
              </w:rPr>
            </w:pPr>
          </w:p>
        </w:tc>
        <w:tc>
          <w:tcPr>
            <w:tcW w:w="903" w:type="dxa"/>
            <w:tcBorders>
              <w:left w:val="nil"/>
            </w:tcBorders>
            <w:vAlign w:val="center"/>
          </w:tcPr>
          <w:p w14:paraId="75E57671" w14:textId="77777777" w:rsidR="00E10A07" w:rsidRPr="003D6C1F" w:rsidRDefault="00E10A07" w:rsidP="00E10A07">
            <w:pPr>
              <w:rPr>
                <w:rFonts w:ascii="Times New Roman" w:hAnsi="Times New Roman" w:cs="Times New Roman"/>
                <w:sz w:val="24"/>
                <w:szCs w:val="24"/>
                <w:lang w:val="en-US"/>
              </w:rPr>
            </w:pPr>
          </w:p>
        </w:tc>
        <w:tc>
          <w:tcPr>
            <w:tcW w:w="236" w:type="dxa"/>
            <w:tcBorders>
              <w:left w:val="nil"/>
            </w:tcBorders>
          </w:tcPr>
          <w:p w14:paraId="7EFDB546" w14:textId="77777777" w:rsidR="00E10A07" w:rsidRPr="003D6C1F" w:rsidRDefault="00E10A07" w:rsidP="00E10A07">
            <w:pPr>
              <w:jc w:val="center"/>
              <w:rPr>
                <w:rFonts w:ascii="Times New Roman" w:hAnsi="Times New Roman" w:cs="Times New Roman"/>
                <w:sz w:val="24"/>
                <w:szCs w:val="24"/>
                <w:lang w:val="en-US"/>
              </w:rPr>
            </w:pPr>
          </w:p>
        </w:tc>
        <w:tc>
          <w:tcPr>
            <w:tcW w:w="529" w:type="dxa"/>
            <w:tcBorders>
              <w:left w:val="nil"/>
              <w:right w:val="nil"/>
            </w:tcBorders>
          </w:tcPr>
          <w:p w14:paraId="662031BE" w14:textId="77777777" w:rsidR="00E10A07" w:rsidRPr="00CC4B12" w:rsidRDefault="00E10A07" w:rsidP="00E10A07">
            <w:pPr>
              <w:jc w:val="center"/>
              <w:rPr>
                <w:rFonts w:ascii="Times New Roman" w:hAnsi="Times New Roman" w:cs="Times New Roman"/>
                <w:sz w:val="24"/>
                <w:szCs w:val="24"/>
                <w:lang w:val="en-US"/>
              </w:rPr>
            </w:pPr>
          </w:p>
        </w:tc>
        <w:tc>
          <w:tcPr>
            <w:tcW w:w="1165" w:type="dxa"/>
            <w:tcBorders>
              <w:left w:val="nil"/>
            </w:tcBorders>
            <w:vAlign w:val="center"/>
          </w:tcPr>
          <w:p w14:paraId="7C2134D7" w14:textId="77777777" w:rsidR="00E10A07" w:rsidRPr="00CC4B12" w:rsidRDefault="00E10A07" w:rsidP="00E10A07">
            <w:pPr>
              <w:rPr>
                <w:rFonts w:ascii="Times New Roman" w:hAnsi="Times New Roman" w:cs="Times New Roman"/>
                <w:sz w:val="24"/>
                <w:szCs w:val="24"/>
                <w:lang w:val="en-US"/>
              </w:rPr>
            </w:pPr>
          </w:p>
        </w:tc>
      </w:tr>
      <w:tr w:rsidR="00E10A07" w:rsidRPr="003D6C1F" w14:paraId="4DC8A05C" w14:textId="77777777" w:rsidTr="00CD24A7">
        <w:tc>
          <w:tcPr>
            <w:tcW w:w="4719" w:type="dxa"/>
            <w:gridSpan w:val="2"/>
            <w:tcBorders>
              <w:bottom w:val="single" w:sz="4" w:space="0" w:color="auto"/>
            </w:tcBorders>
          </w:tcPr>
          <w:p w14:paraId="74438BED"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left w:val="nil"/>
              <w:bottom w:val="single" w:sz="4" w:space="0" w:color="auto"/>
            </w:tcBorders>
            <w:vAlign w:val="center"/>
          </w:tcPr>
          <w:p w14:paraId="5E5BFB6E"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1236" w:type="dxa"/>
            <w:tcBorders>
              <w:left w:val="nil"/>
              <w:bottom w:val="single" w:sz="4" w:space="0" w:color="auto"/>
            </w:tcBorders>
            <w:vAlign w:val="center"/>
          </w:tcPr>
          <w:p w14:paraId="09C9A061" w14:textId="77777777" w:rsidR="00E10A07" w:rsidRPr="003B53D3" w:rsidRDefault="00E10A07" w:rsidP="00E10A07">
            <w:pPr>
              <w:tabs>
                <w:tab w:val="decimal" w:pos="-7922"/>
              </w:tabs>
              <w:spacing w:line="276" w:lineRule="auto"/>
              <w:rPr>
                <w:rFonts w:ascii="Times New Roman" w:hAnsi="Times New Roman" w:cs="Times New Roman"/>
                <w:sz w:val="24"/>
                <w:szCs w:val="24"/>
                <w:lang w:val="en-US"/>
              </w:rPr>
            </w:pPr>
          </w:p>
        </w:tc>
        <w:tc>
          <w:tcPr>
            <w:tcW w:w="903" w:type="dxa"/>
            <w:tcBorders>
              <w:left w:val="nil"/>
              <w:bottom w:val="single" w:sz="4" w:space="0" w:color="auto"/>
            </w:tcBorders>
            <w:vAlign w:val="center"/>
          </w:tcPr>
          <w:p w14:paraId="171A4E8E"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bottom w:val="single" w:sz="4" w:space="0" w:color="auto"/>
            </w:tcBorders>
          </w:tcPr>
          <w:p w14:paraId="67446298"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bottom w:val="single" w:sz="4" w:space="0" w:color="auto"/>
              <w:right w:val="nil"/>
            </w:tcBorders>
          </w:tcPr>
          <w:p w14:paraId="45874639" w14:textId="77777777" w:rsidR="00E10A07" w:rsidRPr="00CC4B12" w:rsidRDefault="00E10A07" w:rsidP="00E10A07">
            <w:pPr>
              <w:spacing w:line="276" w:lineRule="auto"/>
              <w:jc w:val="center"/>
              <w:rPr>
                <w:rFonts w:ascii="Times New Roman" w:hAnsi="Times New Roman" w:cs="Times New Roman"/>
                <w:sz w:val="24"/>
                <w:szCs w:val="24"/>
                <w:lang w:val="en-US"/>
              </w:rPr>
            </w:pPr>
          </w:p>
        </w:tc>
        <w:tc>
          <w:tcPr>
            <w:tcW w:w="1165" w:type="dxa"/>
            <w:tcBorders>
              <w:left w:val="nil"/>
              <w:bottom w:val="single" w:sz="4" w:space="0" w:color="auto"/>
            </w:tcBorders>
            <w:vAlign w:val="center"/>
          </w:tcPr>
          <w:p w14:paraId="719DCCD9" w14:textId="77777777" w:rsidR="00E10A07" w:rsidRPr="00CC4B12" w:rsidRDefault="00E10A07" w:rsidP="00E10A07">
            <w:pPr>
              <w:spacing w:line="276" w:lineRule="auto"/>
              <w:rPr>
                <w:rFonts w:ascii="Times New Roman" w:hAnsi="Times New Roman" w:cs="Times New Roman"/>
                <w:sz w:val="24"/>
                <w:szCs w:val="24"/>
                <w:lang w:val="en-US"/>
              </w:rPr>
            </w:pPr>
          </w:p>
        </w:tc>
      </w:tr>
      <w:tr w:rsidR="00E10A07" w:rsidRPr="003D6C1F" w14:paraId="38DC03AA" w14:textId="77777777" w:rsidTr="00CD24A7">
        <w:tc>
          <w:tcPr>
            <w:tcW w:w="0" w:type="auto"/>
            <w:tcBorders>
              <w:top w:val="single" w:sz="4" w:space="0" w:color="auto"/>
            </w:tcBorders>
          </w:tcPr>
          <w:p w14:paraId="24BCC942"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Borders>
              <w:top w:val="single" w:sz="4" w:space="0" w:color="auto"/>
            </w:tcBorders>
          </w:tcPr>
          <w:p w14:paraId="7981A8AA" w14:textId="77777777"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sidRPr="00656122">
              <w:rPr>
                <w:rFonts w:ascii="Times New Roman" w:hAnsi="Times New Roman" w:cs="Times New Roman"/>
                <w:sz w:val="24"/>
                <w:szCs w:val="24"/>
                <w:vertAlign w:val="superscript"/>
                <w:lang w:val="en-US"/>
              </w:rPr>
              <w:t>2</w:t>
            </w:r>
          </w:p>
        </w:tc>
        <w:tc>
          <w:tcPr>
            <w:tcW w:w="0" w:type="auto"/>
            <w:tcBorders>
              <w:top w:val="single" w:sz="4" w:space="0" w:color="auto"/>
              <w:left w:val="nil"/>
            </w:tcBorders>
            <w:vAlign w:val="center"/>
          </w:tcPr>
          <w:p w14:paraId="7E306ABB"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top w:val="single" w:sz="4" w:space="0" w:color="auto"/>
              <w:left w:val="nil"/>
            </w:tcBorders>
            <w:vAlign w:val="center"/>
          </w:tcPr>
          <w:p w14:paraId="227B7435" w14:textId="77777777" w:rsidR="00E10A07"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903" w:type="dxa"/>
            <w:tcBorders>
              <w:top w:val="single" w:sz="4" w:space="0" w:color="auto"/>
              <w:left w:val="nil"/>
            </w:tcBorders>
            <w:vAlign w:val="center"/>
          </w:tcPr>
          <w:p w14:paraId="7525DADC"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top w:val="single" w:sz="4" w:space="0" w:color="auto"/>
              <w:left w:val="nil"/>
            </w:tcBorders>
          </w:tcPr>
          <w:p w14:paraId="484A204F"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top w:val="single" w:sz="4" w:space="0" w:color="auto"/>
              <w:left w:val="nil"/>
              <w:right w:val="nil"/>
            </w:tcBorders>
          </w:tcPr>
          <w:p w14:paraId="5EC6503D" w14:textId="77777777"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65" w:type="dxa"/>
            <w:tcBorders>
              <w:top w:val="single" w:sz="4" w:space="0" w:color="auto"/>
              <w:left w:val="nil"/>
            </w:tcBorders>
            <w:vAlign w:val="center"/>
          </w:tcPr>
          <w:p w14:paraId="79011052" w14:textId="77777777" w:rsidR="00E10A07" w:rsidRPr="00CC4B12" w:rsidRDefault="004757EA"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0.5</w:t>
            </w:r>
            <w:r w:rsidR="00E10A07" w:rsidRPr="00E42D80">
              <w:rPr>
                <w:rFonts w:ascii="Times New Roman" w:hAnsi="Times New Roman" w:cs="Times New Roman"/>
                <w:sz w:val="24"/>
                <w:szCs w:val="24"/>
                <w:lang w:val="en-US"/>
              </w:rPr>
              <w:t>2</w:t>
            </w:r>
          </w:p>
        </w:tc>
      </w:tr>
      <w:tr w:rsidR="00E10A07" w:rsidRPr="003D6C1F" w14:paraId="74EF9922" w14:textId="77777777" w:rsidTr="00CD24A7">
        <w:tc>
          <w:tcPr>
            <w:tcW w:w="0" w:type="auto"/>
          </w:tcPr>
          <w:p w14:paraId="6B855D8F"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766317C1" w14:textId="77777777"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14:paraId="52933B07"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14:paraId="754C5561" w14:textId="77777777" w:rsidR="00E10A07"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903" w:type="dxa"/>
            <w:tcBorders>
              <w:left w:val="nil"/>
            </w:tcBorders>
            <w:vAlign w:val="center"/>
          </w:tcPr>
          <w:p w14:paraId="0C746247"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67EAF0F8"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3B2B3642" w14:textId="77777777"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65" w:type="dxa"/>
            <w:tcBorders>
              <w:left w:val="nil"/>
            </w:tcBorders>
            <w:vAlign w:val="center"/>
          </w:tcPr>
          <w:p w14:paraId="03CD457E" w14:textId="77777777" w:rsidR="00E10A07" w:rsidRPr="00CC4B12" w:rsidRDefault="00E10A07" w:rsidP="004757EA">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Pr="00CC4B12">
              <w:rPr>
                <w:rFonts w:ascii="Times New Roman" w:hAnsi="Times New Roman" w:cs="Times New Roman"/>
                <w:sz w:val="24"/>
                <w:szCs w:val="24"/>
                <w:lang w:val="en-US"/>
              </w:rPr>
              <w:t>.</w:t>
            </w:r>
            <w:r w:rsidR="004757EA">
              <w:rPr>
                <w:rFonts w:ascii="Times New Roman" w:hAnsi="Times New Roman" w:cs="Times New Roman"/>
                <w:sz w:val="24"/>
                <w:szCs w:val="24"/>
                <w:lang w:val="en-US"/>
              </w:rPr>
              <w:t>83</w:t>
            </w:r>
          </w:p>
        </w:tc>
      </w:tr>
      <w:tr w:rsidR="00E10A07" w:rsidRPr="003D6C1F" w14:paraId="7F33ED76" w14:textId="77777777" w:rsidTr="00CD24A7">
        <w:tc>
          <w:tcPr>
            <w:tcW w:w="0" w:type="auto"/>
          </w:tcPr>
          <w:p w14:paraId="26D2AD8E"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7B58F254" w14:textId="77777777"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14:paraId="1E55873D"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14:paraId="5231F96A" w14:textId="77777777" w:rsidR="00E10A07"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0.</w:t>
            </w:r>
            <w:r w:rsidR="00CD24A7">
              <w:rPr>
                <w:rFonts w:ascii="Times New Roman" w:hAnsi="Times New Roman" w:cs="Times New Roman"/>
                <w:sz w:val="24"/>
                <w:szCs w:val="24"/>
                <w:lang w:val="en-US"/>
              </w:rPr>
              <w:t>57</w:t>
            </w:r>
          </w:p>
        </w:tc>
        <w:tc>
          <w:tcPr>
            <w:tcW w:w="903" w:type="dxa"/>
            <w:tcBorders>
              <w:left w:val="nil"/>
            </w:tcBorders>
            <w:vAlign w:val="center"/>
          </w:tcPr>
          <w:p w14:paraId="623A3192"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6D8C949D"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452E3E6D" w14:textId="77777777"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65" w:type="dxa"/>
            <w:tcBorders>
              <w:left w:val="nil"/>
            </w:tcBorders>
            <w:vAlign w:val="center"/>
          </w:tcPr>
          <w:p w14:paraId="1A1DAAF3" w14:textId="77777777" w:rsidR="00E10A07" w:rsidRPr="00CC4B12" w:rsidRDefault="00E10A07" w:rsidP="004757EA">
            <w:pPr>
              <w:tabs>
                <w:tab w:val="decimal" w:pos="589"/>
              </w:tabs>
              <w:spacing w:line="276" w:lineRule="auto"/>
              <w:rPr>
                <w:rFonts w:ascii="Times New Roman" w:hAnsi="Times New Roman" w:cs="Times New Roman"/>
                <w:sz w:val="24"/>
                <w:szCs w:val="24"/>
                <w:lang w:val="en-US"/>
              </w:rPr>
            </w:pPr>
            <w:r w:rsidRPr="00E42D80">
              <w:rPr>
                <w:rFonts w:ascii="Times New Roman" w:hAnsi="Times New Roman" w:cs="Times New Roman"/>
                <w:sz w:val="24"/>
                <w:szCs w:val="24"/>
                <w:lang w:val="en-US"/>
              </w:rPr>
              <w:t>0.0</w:t>
            </w:r>
            <w:r w:rsidR="004757EA">
              <w:rPr>
                <w:rFonts w:ascii="Times New Roman" w:hAnsi="Times New Roman" w:cs="Times New Roman"/>
                <w:sz w:val="24"/>
                <w:szCs w:val="24"/>
                <w:lang w:val="en-US"/>
              </w:rPr>
              <w:t>1</w:t>
            </w:r>
          </w:p>
        </w:tc>
      </w:tr>
      <w:tr w:rsidR="00E10A07" w:rsidRPr="003D6C1F" w14:paraId="721FA63D" w14:textId="77777777" w:rsidTr="00CD24A7">
        <w:tc>
          <w:tcPr>
            <w:tcW w:w="0" w:type="auto"/>
          </w:tcPr>
          <w:p w14:paraId="0629C91F"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0C156A7B" w14:textId="77777777"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14:paraId="2CA29759"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749500AE" w14:textId="77777777" w:rsidR="00E10A07" w:rsidRDefault="00E10A0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Pr="00CC4B12">
              <w:rPr>
                <w:rFonts w:ascii="Times New Roman" w:hAnsi="Times New Roman" w:cs="Times New Roman"/>
                <w:sz w:val="24"/>
                <w:szCs w:val="24"/>
                <w:lang w:val="en-US"/>
              </w:rPr>
              <w:t>.</w:t>
            </w:r>
            <w:r>
              <w:rPr>
                <w:rFonts w:ascii="Times New Roman" w:hAnsi="Times New Roman" w:cs="Times New Roman"/>
                <w:sz w:val="24"/>
                <w:szCs w:val="24"/>
                <w:lang w:val="en-US"/>
              </w:rPr>
              <w:t>6</w:t>
            </w:r>
            <w:r w:rsidR="00CD24A7">
              <w:rPr>
                <w:rFonts w:ascii="Times New Roman" w:hAnsi="Times New Roman" w:cs="Times New Roman"/>
                <w:sz w:val="24"/>
                <w:szCs w:val="24"/>
                <w:lang w:val="en-US"/>
              </w:rPr>
              <w:t>3</w:t>
            </w:r>
          </w:p>
        </w:tc>
        <w:tc>
          <w:tcPr>
            <w:tcW w:w="903" w:type="dxa"/>
            <w:tcBorders>
              <w:left w:val="nil"/>
            </w:tcBorders>
            <w:vAlign w:val="center"/>
          </w:tcPr>
          <w:p w14:paraId="1347FAC4"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4B6BE5E1"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055EB6D1" w14:textId="77777777"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65" w:type="dxa"/>
            <w:tcBorders>
              <w:left w:val="nil"/>
            </w:tcBorders>
            <w:vAlign w:val="center"/>
          </w:tcPr>
          <w:p w14:paraId="1D982DBE" w14:textId="77777777" w:rsidR="00E10A07" w:rsidRPr="00CC4B12" w:rsidRDefault="004757EA"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E10A07" w:rsidRPr="003D6C1F" w14:paraId="7E420910" w14:textId="77777777" w:rsidTr="00CD24A7">
        <w:tc>
          <w:tcPr>
            <w:tcW w:w="0" w:type="auto"/>
          </w:tcPr>
          <w:p w14:paraId="433978A8"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0ED6A0AC" w14:textId="77777777"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14:paraId="5ADE9F94"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299CDA57" w14:textId="77777777" w:rsidR="00E10A07" w:rsidRDefault="00E10A0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1.8</w:t>
            </w:r>
            <w:r w:rsidR="00CD24A7">
              <w:rPr>
                <w:rFonts w:ascii="Times New Roman" w:hAnsi="Times New Roman" w:cs="Times New Roman"/>
                <w:sz w:val="24"/>
                <w:szCs w:val="24"/>
                <w:lang w:val="en-US"/>
              </w:rPr>
              <w:t>1</w:t>
            </w:r>
            <w:r w:rsidRPr="00CC4B12">
              <w:rPr>
                <w:rFonts w:ascii="Times New Roman" w:hAnsi="Times New Roman" w:cs="Times New Roman"/>
                <w:sz w:val="24"/>
                <w:szCs w:val="24"/>
                <w:lang w:val="en-US"/>
              </w:rPr>
              <w:t>*</w:t>
            </w:r>
          </w:p>
        </w:tc>
        <w:tc>
          <w:tcPr>
            <w:tcW w:w="903" w:type="dxa"/>
            <w:tcBorders>
              <w:left w:val="nil"/>
            </w:tcBorders>
            <w:vAlign w:val="center"/>
          </w:tcPr>
          <w:p w14:paraId="017112D3"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69EBEC9C"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1AE11336" w14:textId="77777777" w:rsidR="00E10A07" w:rsidRPr="00CC4B12"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65" w:type="dxa"/>
            <w:tcBorders>
              <w:left w:val="nil"/>
            </w:tcBorders>
            <w:vAlign w:val="center"/>
          </w:tcPr>
          <w:p w14:paraId="47AACB32" w14:textId="77777777" w:rsidR="00E10A07" w:rsidRPr="00CC4B12" w:rsidRDefault="00E10A07" w:rsidP="004757EA">
            <w:pPr>
              <w:tabs>
                <w:tab w:val="decimal" w:pos="589"/>
              </w:tabs>
              <w:spacing w:line="276" w:lineRule="auto"/>
              <w:rPr>
                <w:rFonts w:ascii="Times New Roman" w:hAnsi="Times New Roman" w:cs="Times New Roman"/>
                <w:sz w:val="24"/>
                <w:szCs w:val="24"/>
                <w:lang w:val="en-US"/>
              </w:rPr>
            </w:pPr>
            <w:r w:rsidRPr="00E42D80">
              <w:rPr>
                <w:rFonts w:ascii="Times New Roman" w:hAnsi="Times New Roman" w:cs="Times New Roman"/>
                <w:sz w:val="24"/>
                <w:szCs w:val="24"/>
                <w:lang w:val="en-US"/>
              </w:rPr>
              <w:t>2.</w:t>
            </w:r>
            <w:r w:rsidR="004757EA">
              <w:rPr>
                <w:rFonts w:ascii="Times New Roman" w:hAnsi="Times New Roman" w:cs="Times New Roman"/>
                <w:sz w:val="24"/>
                <w:szCs w:val="24"/>
                <w:lang w:val="en-US"/>
              </w:rPr>
              <w:t>09</w:t>
            </w:r>
            <w:r w:rsidRPr="00E42D8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tc>
      </w:tr>
      <w:tr w:rsidR="00E10A07" w:rsidRPr="003D6C1F" w14:paraId="7B2497BC" w14:textId="77777777" w:rsidTr="00CD24A7">
        <w:tc>
          <w:tcPr>
            <w:tcW w:w="0" w:type="auto"/>
          </w:tcPr>
          <w:p w14:paraId="4662AB17"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524A69FF" w14:textId="77777777"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sidRPr="00656122">
              <w:rPr>
                <w:rFonts w:ascii="Times New Roman" w:hAnsi="Times New Roman" w:cs="Times New Roman"/>
                <w:sz w:val="24"/>
                <w:szCs w:val="24"/>
                <w:vertAlign w:val="superscript"/>
                <w:lang w:val="en-US"/>
              </w:rPr>
              <w:t>2</w:t>
            </w:r>
          </w:p>
        </w:tc>
        <w:tc>
          <w:tcPr>
            <w:tcW w:w="0" w:type="auto"/>
            <w:tcBorders>
              <w:left w:val="nil"/>
            </w:tcBorders>
            <w:vAlign w:val="center"/>
          </w:tcPr>
          <w:p w14:paraId="0BD130E9"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734E02E1" w14:textId="77777777" w:rsidR="00E10A07"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1.0</w:t>
            </w:r>
            <w:r w:rsidR="00CD24A7">
              <w:rPr>
                <w:rFonts w:ascii="Times New Roman" w:hAnsi="Times New Roman" w:cs="Times New Roman"/>
                <w:sz w:val="24"/>
                <w:szCs w:val="24"/>
                <w:lang w:val="en-US"/>
              </w:rPr>
              <w:t>6</w:t>
            </w:r>
          </w:p>
        </w:tc>
        <w:tc>
          <w:tcPr>
            <w:tcW w:w="903" w:type="dxa"/>
            <w:tcBorders>
              <w:left w:val="nil"/>
            </w:tcBorders>
            <w:vAlign w:val="center"/>
          </w:tcPr>
          <w:p w14:paraId="12D16056"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05697A9E"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3A91BBCB" w14:textId="77777777" w:rsidR="00E10A07" w:rsidRPr="00CC4B12" w:rsidRDefault="00E10A07" w:rsidP="00E10A07">
            <w:pPr>
              <w:spacing w:line="276" w:lineRule="auto"/>
              <w:jc w:val="center"/>
              <w:rPr>
                <w:rFonts w:ascii="Times New Roman" w:hAnsi="Times New Roman" w:cs="Times New Roman"/>
                <w:sz w:val="24"/>
                <w:szCs w:val="24"/>
                <w:lang w:val="en-US"/>
              </w:rPr>
            </w:pPr>
            <w:r w:rsidRPr="00D41F3A">
              <w:rPr>
                <w:rFonts w:ascii="Times New Roman" w:hAnsi="Times New Roman" w:cs="Times New Roman"/>
                <w:sz w:val="24"/>
                <w:szCs w:val="24"/>
                <w:lang w:val="en-US"/>
              </w:rPr>
              <w:t>15</w:t>
            </w:r>
          </w:p>
        </w:tc>
        <w:tc>
          <w:tcPr>
            <w:tcW w:w="1165" w:type="dxa"/>
            <w:tcBorders>
              <w:left w:val="nil"/>
            </w:tcBorders>
            <w:vAlign w:val="center"/>
          </w:tcPr>
          <w:p w14:paraId="03DE1DA9" w14:textId="77777777" w:rsidR="00E10A07" w:rsidRPr="00CC4B12" w:rsidRDefault="00E10A07" w:rsidP="004757EA">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004757EA">
              <w:rPr>
                <w:rFonts w:ascii="Times New Roman" w:hAnsi="Times New Roman" w:cs="Times New Roman"/>
                <w:sz w:val="24"/>
                <w:szCs w:val="24"/>
                <w:lang w:val="en-US"/>
              </w:rPr>
              <w:t>36</w:t>
            </w:r>
          </w:p>
        </w:tc>
      </w:tr>
      <w:tr w:rsidR="00E10A07" w:rsidRPr="003D6C1F" w14:paraId="523D0D4A" w14:textId="77777777" w:rsidTr="00CD24A7">
        <w:tc>
          <w:tcPr>
            <w:tcW w:w="0" w:type="auto"/>
          </w:tcPr>
          <w:p w14:paraId="45DE021B"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7103948E"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left w:val="nil"/>
            </w:tcBorders>
            <w:vAlign w:val="center"/>
          </w:tcPr>
          <w:p w14:paraId="3167081E"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14:paraId="58AF3C8A" w14:textId="77777777" w:rsidR="00E10A07" w:rsidRPr="00691DAF"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903" w:type="dxa"/>
            <w:tcBorders>
              <w:left w:val="nil"/>
            </w:tcBorders>
            <w:vAlign w:val="center"/>
          </w:tcPr>
          <w:p w14:paraId="55B26B93"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38D5C064"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7B429BEF" w14:textId="77777777"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14:paraId="45651756" w14:textId="77777777" w:rsidR="00E10A07" w:rsidRPr="00CC4B12" w:rsidRDefault="00235E68"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E10A07" w:rsidRPr="003D6C1F" w14:paraId="36438A79" w14:textId="77777777" w:rsidTr="00CD24A7">
        <w:tc>
          <w:tcPr>
            <w:tcW w:w="0" w:type="auto"/>
          </w:tcPr>
          <w:p w14:paraId="0B33C1ED"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5BA3661B"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left w:val="nil"/>
            </w:tcBorders>
            <w:vAlign w:val="center"/>
          </w:tcPr>
          <w:p w14:paraId="2690FED0"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14:paraId="238C45B6" w14:textId="77777777" w:rsidR="00E10A07" w:rsidRPr="00CC4B12" w:rsidRDefault="00CD24A7"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903" w:type="dxa"/>
            <w:tcBorders>
              <w:left w:val="nil"/>
            </w:tcBorders>
            <w:vAlign w:val="center"/>
          </w:tcPr>
          <w:p w14:paraId="575B09EB"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5A985C0E"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22105D34" w14:textId="77777777"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14:paraId="68D45EBE" w14:textId="77777777" w:rsidR="00E10A07" w:rsidRPr="00CC4B12" w:rsidRDefault="00235E68"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E10A07" w:rsidRPr="00656122" w14:paraId="02D627A0" w14:textId="77777777" w:rsidTr="00CD24A7">
        <w:tc>
          <w:tcPr>
            <w:tcW w:w="0" w:type="auto"/>
          </w:tcPr>
          <w:p w14:paraId="58240990"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798FCFB2"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left w:val="nil"/>
            </w:tcBorders>
            <w:vAlign w:val="center"/>
          </w:tcPr>
          <w:p w14:paraId="1D1FDF92" w14:textId="77777777" w:rsidR="00E10A07" w:rsidRPr="003D6C1F"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36" w:type="dxa"/>
            <w:tcBorders>
              <w:left w:val="nil"/>
            </w:tcBorders>
            <w:vAlign w:val="center"/>
          </w:tcPr>
          <w:p w14:paraId="6AD099E9" w14:textId="77777777"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1.3</w:t>
            </w:r>
            <w:r w:rsidR="00CD24A7">
              <w:rPr>
                <w:rFonts w:ascii="Times New Roman" w:hAnsi="Times New Roman" w:cs="Times New Roman"/>
                <w:sz w:val="24"/>
                <w:szCs w:val="24"/>
                <w:lang w:val="en-US"/>
              </w:rPr>
              <w:t>6</w:t>
            </w:r>
          </w:p>
        </w:tc>
        <w:tc>
          <w:tcPr>
            <w:tcW w:w="903" w:type="dxa"/>
            <w:tcBorders>
              <w:left w:val="nil"/>
            </w:tcBorders>
            <w:vAlign w:val="center"/>
          </w:tcPr>
          <w:p w14:paraId="5FAD707C"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1BC1342B"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5DFB1768" w14:textId="77777777"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w:t>
            </w:r>
          </w:p>
        </w:tc>
        <w:tc>
          <w:tcPr>
            <w:tcW w:w="1165" w:type="dxa"/>
            <w:tcBorders>
              <w:left w:val="nil"/>
            </w:tcBorders>
            <w:vAlign w:val="center"/>
          </w:tcPr>
          <w:p w14:paraId="04BDDD0E" w14:textId="77777777" w:rsidR="00E10A07" w:rsidRPr="00CC4B12" w:rsidRDefault="00235E68" w:rsidP="00E10A0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E10A07" w:rsidRPr="00D876C9" w14:paraId="2D870A23" w14:textId="77777777" w:rsidTr="00CD24A7">
        <w:tc>
          <w:tcPr>
            <w:tcW w:w="0" w:type="auto"/>
          </w:tcPr>
          <w:p w14:paraId="6CBAC7D0"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54907A96"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Phenology × Flower number</w:t>
            </w:r>
          </w:p>
        </w:tc>
        <w:tc>
          <w:tcPr>
            <w:tcW w:w="0" w:type="auto"/>
            <w:tcBorders>
              <w:left w:val="nil"/>
            </w:tcBorders>
            <w:vAlign w:val="center"/>
          </w:tcPr>
          <w:p w14:paraId="45BBBF5B"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4EA8F15B" w14:textId="77777777" w:rsidR="00E10A07" w:rsidRPr="00CC4B12" w:rsidRDefault="00E10A07" w:rsidP="00CD24A7">
            <w:pPr>
              <w:tabs>
                <w:tab w:val="decimal" w:pos="589"/>
              </w:tabs>
              <w:spacing w:line="276" w:lineRule="auto"/>
              <w:rPr>
                <w:rFonts w:ascii="Times New Roman" w:hAnsi="Times New Roman" w:cs="Times New Roman"/>
                <w:sz w:val="24"/>
                <w:szCs w:val="24"/>
                <w:lang w:val="en-US"/>
              </w:rPr>
            </w:pPr>
            <w:r w:rsidRPr="006F0EA7">
              <w:rPr>
                <w:rFonts w:ascii="Times New Roman" w:hAnsi="Times New Roman" w:cs="Times New Roman"/>
                <w:sz w:val="24"/>
                <w:szCs w:val="24"/>
                <w:lang w:val="en-US"/>
              </w:rPr>
              <w:t>2.3</w:t>
            </w:r>
            <w:r w:rsidR="00CD24A7">
              <w:rPr>
                <w:rFonts w:ascii="Times New Roman" w:hAnsi="Times New Roman" w:cs="Times New Roman"/>
                <w:sz w:val="24"/>
                <w:szCs w:val="24"/>
                <w:lang w:val="en-US"/>
              </w:rPr>
              <w:t>8</w:t>
            </w:r>
            <w:r w:rsidRPr="006F0EA7">
              <w:rPr>
                <w:rFonts w:ascii="Times New Roman" w:hAnsi="Times New Roman" w:cs="Times New Roman"/>
                <w:sz w:val="24"/>
                <w:szCs w:val="24"/>
                <w:lang w:val="en-US"/>
              </w:rPr>
              <w:t xml:space="preserve"> </w:t>
            </w:r>
            <w:r w:rsidRPr="00CC4B12">
              <w:rPr>
                <w:rFonts w:ascii="Times New Roman" w:hAnsi="Times New Roman" w:cs="Times New Roman"/>
                <w:sz w:val="24"/>
                <w:szCs w:val="24"/>
                <w:lang w:val="en-US"/>
              </w:rPr>
              <w:t>***</w:t>
            </w:r>
          </w:p>
        </w:tc>
        <w:tc>
          <w:tcPr>
            <w:tcW w:w="903" w:type="dxa"/>
            <w:tcBorders>
              <w:left w:val="nil"/>
            </w:tcBorders>
            <w:vAlign w:val="center"/>
          </w:tcPr>
          <w:p w14:paraId="42400E18"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2E6986FC"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216C4A57" w14:textId="77777777"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14:paraId="526CA872" w14:textId="77777777" w:rsidR="00E10A07" w:rsidRPr="00CC4B12" w:rsidRDefault="00E10A07" w:rsidP="00235E68">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w:t>
            </w:r>
            <w:r w:rsidR="00235E68">
              <w:rPr>
                <w:rFonts w:ascii="Times New Roman" w:hAnsi="Times New Roman" w:cs="Times New Roman"/>
                <w:sz w:val="24"/>
                <w:szCs w:val="24"/>
                <w:lang w:val="en-US"/>
              </w:rPr>
              <w:t>1</w:t>
            </w:r>
            <w:r>
              <w:rPr>
                <w:rFonts w:ascii="Times New Roman" w:hAnsi="Times New Roman" w:cs="Times New Roman"/>
                <w:sz w:val="24"/>
                <w:szCs w:val="24"/>
                <w:lang w:val="en-US"/>
              </w:rPr>
              <w:t>**</w:t>
            </w:r>
          </w:p>
        </w:tc>
      </w:tr>
      <w:tr w:rsidR="00E10A07" w:rsidRPr="00D876C9" w14:paraId="5002591C" w14:textId="77777777" w:rsidTr="00CD24A7">
        <w:tc>
          <w:tcPr>
            <w:tcW w:w="0" w:type="auto"/>
          </w:tcPr>
          <w:p w14:paraId="309CA9B2"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Pr>
          <w:p w14:paraId="0526E85C"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Phenology × Shoot height</w:t>
            </w:r>
          </w:p>
        </w:tc>
        <w:tc>
          <w:tcPr>
            <w:tcW w:w="0" w:type="auto"/>
            <w:tcBorders>
              <w:left w:val="nil"/>
            </w:tcBorders>
            <w:vAlign w:val="center"/>
          </w:tcPr>
          <w:p w14:paraId="40ACCAF8" w14:textId="77777777" w:rsidR="00E10A07" w:rsidRDefault="00E10A07" w:rsidP="00E10A07">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tcBorders>
            <w:vAlign w:val="center"/>
          </w:tcPr>
          <w:p w14:paraId="3FF352C0" w14:textId="77777777" w:rsidR="00E10A07" w:rsidRPr="00CC4B12" w:rsidRDefault="00E10A07" w:rsidP="00CD24A7">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00CD24A7">
              <w:rPr>
                <w:rFonts w:ascii="Times New Roman" w:hAnsi="Times New Roman" w:cs="Times New Roman"/>
                <w:sz w:val="24"/>
                <w:szCs w:val="24"/>
                <w:lang w:val="en-US"/>
              </w:rPr>
              <w:t>80</w:t>
            </w:r>
          </w:p>
        </w:tc>
        <w:tc>
          <w:tcPr>
            <w:tcW w:w="903" w:type="dxa"/>
            <w:tcBorders>
              <w:left w:val="nil"/>
            </w:tcBorders>
            <w:vAlign w:val="center"/>
          </w:tcPr>
          <w:p w14:paraId="74BA749A"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tcBorders>
          </w:tcPr>
          <w:p w14:paraId="30182485" w14:textId="77777777" w:rsidR="00E10A07" w:rsidRPr="003D6C1F" w:rsidRDefault="00E10A07" w:rsidP="00E10A07">
            <w:pPr>
              <w:spacing w:line="276" w:lineRule="auto"/>
              <w:jc w:val="center"/>
              <w:rPr>
                <w:rFonts w:ascii="Times New Roman" w:hAnsi="Times New Roman" w:cs="Times New Roman"/>
                <w:sz w:val="24"/>
                <w:szCs w:val="24"/>
                <w:lang w:val="en-US"/>
              </w:rPr>
            </w:pPr>
          </w:p>
        </w:tc>
        <w:tc>
          <w:tcPr>
            <w:tcW w:w="529" w:type="dxa"/>
            <w:tcBorders>
              <w:left w:val="nil"/>
              <w:right w:val="nil"/>
            </w:tcBorders>
          </w:tcPr>
          <w:p w14:paraId="293DBD70" w14:textId="77777777" w:rsidR="00E10A07" w:rsidRPr="00CC4B12" w:rsidRDefault="00E10A07" w:rsidP="00E10A07">
            <w:pPr>
              <w:spacing w:line="276" w:lineRule="auto"/>
              <w:jc w:val="center"/>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tcBorders>
            <w:vAlign w:val="center"/>
          </w:tcPr>
          <w:p w14:paraId="4099313A" w14:textId="77777777" w:rsidR="00E10A07" w:rsidRPr="00CC4B12" w:rsidRDefault="00E10A07" w:rsidP="00235E68">
            <w:pPr>
              <w:tabs>
                <w:tab w:val="decimal" w:pos="589"/>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0.</w:t>
            </w:r>
            <w:r w:rsidR="00235E68">
              <w:rPr>
                <w:rFonts w:ascii="Times New Roman" w:hAnsi="Times New Roman" w:cs="Times New Roman"/>
                <w:sz w:val="24"/>
                <w:szCs w:val="24"/>
                <w:lang w:val="en-US"/>
              </w:rPr>
              <w:t>57</w:t>
            </w:r>
          </w:p>
        </w:tc>
      </w:tr>
      <w:tr w:rsidR="00E10A07" w:rsidRPr="006F0EA7" w14:paraId="77F5610C" w14:textId="77777777" w:rsidTr="00CD24A7">
        <w:tc>
          <w:tcPr>
            <w:tcW w:w="0" w:type="auto"/>
            <w:tcBorders>
              <w:bottom w:val="single" w:sz="18" w:space="0" w:color="auto"/>
            </w:tcBorders>
          </w:tcPr>
          <w:p w14:paraId="05215540" w14:textId="77777777" w:rsidR="00E10A07" w:rsidRPr="003D6C1F" w:rsidRDefault="00E10A07" w:rsidP="00E10A07">
            <w:pPr>
              <w:spacing w:line="276" w:lineRule="auto"/>
              <w:rPr>
                <w:rFonts w:ascii="Times New Roman" w:hAnsi="Times New Roman" w:cs="Times New Roman"/>
                <w:sz w:val="24"/>
                <w:szCs w:val="24"/>
                <w:lang w:val="en-US"/>
              </w:rPr>
            </w:pPr>
          </w:p>
        </w:tc>
        <w:tc>
          <w:tcPr>
            <w:tcW w:w="4483" w:type="dxa"/>
            <w:tcBorders>
              <w:bottom w:val="single" w:sz="18" w:space="0" w:color="auto"/>
            </w:tcBorders>
          </w:tcPr>
          <w:p w14:paraId="6AD03610" w14:textId="77777777" w:rsidR="00E10A07" w:rsidRPr="003D6C1F"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Population</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D6C1F">
              <w:rPr>
                <w:rFonts w:ascii="Times New Roman" w:hAnsi="Times New Roman" w:cs="Times New Roman"/>
                <w:sz w:val="24"/>
                <w:szCs w:val="24"/>
                <w:lang w:val="en-US"/>
              </w:rPr>
              <w:t xml:space="preserve"> </w:t>
            </w:r>
            <w:r>
              <w:rPr>
                <w:rFonts w:ascii="Times New Roman" w:hAnsi="Times New Roman" w:cs="Times New Roman"/>
                <w:sz w:val="24"/>
                <w:szCs w:val="24"/>
                <w:lang w:val="en-US"/>
              </w:rPr>
              <w:t>Flower number × Shoot height</w:t>
            </w:r>
          </w:p>
        </w:tc>
        <w:tc>
          <w:tcPr>
            <w:tcW w:w="0" w:type="auto"/>
            <w:tcBorders>
              <w:left w:val="nil"/>
              <w:bottom w:val="single" w:sz="18" w:space="0" w:color="auto"/>
            </w:tcBorders>
            <w:vAlign w:val="center"/>
          </w:tcPr>
          <w:p w14:paraId="50B6FE65" w14:textId="77777777" w:rsidR="00E10A07" w:rsidRDefault="00E10A07" w:rsidP="00E10A0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36" w:type="dxa"/>
            <w:tcBorders>
              <w:left w:val="nil"/>
              <w:bottom w:val="single" w:sz="18" w:space="0" w:color="auto"/>
            </w:tcBorders>
            <w:vAlign w:val="center"/>
          </w:tcPr>
          <w:p w14:paraId="174A48D4" w14:textId="77777777" w:rsidR="00E10A07" w:rsidRPr="00CC4B12" w:rsidRDefault="00E10A07" w:rsidP="00CD24A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F0EA7">
              <w:rPr>
                <w:rFonts w:ascii="Times New Roman" w:hAnsi="Times New Roman" w:cs="Times New Roman"/>
                <w:sz w:val="24"/>
                <w:szCs w:val="24"/>
                <w:lang w:val="en-US"/>
              </w:rPr>
              <w:t>1.0</w:t>
            </w:r>
            <w:r w:rsidR="00CD24A7">
              <w:rPr>
                <w:rFonts w:ascii="Times New Roman" w:hAnsi="Times New Roman" w:cs="Times New Roman"/>
                <w:sz w:val="24"/>
                <w:szCs w:val="24"/>
                <w:lang w:val="en-US"/>
              </w:rPr>
              <w:t>3</w:t>
            </w:r>
          </w:p>
        </w:tc>
        <w:tc>
          <w:tcPr>
            <w:tcW w:w="903" w:type="dxa"/>
            <w:tcBorders>
              <w:left w:val="nil"/>
              <w:bottom w:val="single" w:sz="18" w:space="0" w:color="auto"/>
            </w:tcBorders>
            <w:vAlign w:val="center"/>
          </w:tcPr>
          <w:p w14:paraId="17D8A238" w14:textId="77777777" w:rsidR="00E10A07" w:rsidRPr="003D6C1F" w:rsidRDefault="00E10A07" w:rsidP="00E10A07">
            <w:pPr>
              <w:spacing w:line="276" w:lineRule="auto"/>
              <w:rPr>
                <w:rFonts w:ascii="Times New Roman" w:hAnsi="Times New Roman" w:cs="Times New Roman"/>
                <w:sz w:val="24"/>
                <w:szCs w:val="24"/>
                <w:lang w:val="en-US"/>
              </w:rPr>
            </w:pPr>
          </w:p>
        </w:tc>
        <w:tc>
          <w:tcPr>
            <w:tcW w:w="236" w:type="dxa"/>
            <w:tcBorders>
              <w:left w:val="nil"/>
              <w:bottom w:val="single" w:sz="18" w:space="0" w:color="auto"/>
            </w:tcBorders>
          </w:tcPr>
          <w:p w14:paraId="6CD3F078" w14:textId="77777777" w:rsidR="00E10A07" w:rsidRPr="003D6C1F" w:rsidRDefault="00E10A07" w:rsidP="00E10A07">
            <w:pPr>
              <w:spacing w:line="276" w:lineRule="auto"/>
              <w:rPr>
                <w:rFonts w:ascii="Times New Roman" w:hAnsi="Times New Roman" w:cs="Times New Roman"/>
                <w:sz w:val="24"/>
                <w:szCs w:val="24"/>
                <w:lang w:val="en-US"/>
              </w:rPr>
            </w:pPr>
          </w:p>
        </w:tc>
        <w:tc>
          <w:tcPr>
            <w:tcW w:w="529" w:type="dxa"/>
            <w:tcBorders>
              <w:left w:val="nil"/>
              <w:bottom w:val="single" w:sz="18" w:space="0" w:color="auto"/>
              <w:right w:val="nil"/>
            </w:tcBorders>
          </w:tcPr>
          <w:p w14:paraId="19BD194B" w14:textId="77777777" w:rsidR="00E10A07" w:rsidRPr="00CC4B12" w:rsidRDefault="00E10A07" w:rsidP="00E10A07">
            <w:pPr>
              <w:spacing w:line="276" w:lineRule="auto"/>
              <w:rPr>
                <w:rFonts w:ascii="Times New Roman" w:hAnsi="Times New Roman" w:cs="Times New Roman"/>
                <w:sz w:val="24"/>
                <w:szCs w:val="24"/>
                <w:lang w:val="en-US"/>
              </w:rPr>
            </w:pPr>
            <w:r w:rsidRPr="00CC4B12">
              <w:rPr>
                <w:rFonts w:ascii="Times New Roman" w:hAnsi="Times New Roman" w:cs="Times New Roman"/>
                <w:sz w:val="24"/>
                <w:szCs w:val="24"/>
                <w:lang w:val="en-US"/>
              </w:rPr>
              <w:t>15</w:t>
            </w:r>
          </w:p>
        </w:tc>
        <w:tc>
          <w:tcPr>
            <w:tcW w:w="1165" w:type="dxa"/>
            <w:tcBorders>
              <w:left w:val="nil"/>
              <w:bottom w:val="single" w:sz="18" w:space="0" w:color="auto"/>
            </w:tcBorders>
            <w:vAlign w:val="center"/>
          </w:tcPr>
          <w:p w14:paraId="068002BB" w14:textId="77777777" w:rsidR="00E10A07" w:rsidRPr="00CC4B12" w:rsidRDefault="00E10A07" w:rsidP="00235E6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42D80">
              <w:rPr>
                <w:rFonts w:ascii="Times New Roman" w:hAnsi="Times New Roman" w:cs="Times New Roman"/>
                <w:sz w:val="24"/>
                <w:szCs w:val="24"/>
                <w:lang w:val="en-US"/>
              </w:rPr>
              <w:t>2.</w:t>
            </w:r>
            <w:r w:rsidR="00235E68">
              <w:rPr>
                <w:rFonts w:ascii="Times New Roman" w:hAnsi="Times New Roman" w:cs="Times New Roman"/>
                <w:sz w:val="24"/>
                <w:szCs w:val="24"/>
                <w:lang w:val="en-US"/>
              </w:rPr>
              <w:t>21</w:t>
            </w:r>
            <w:r w:rsidRPr="00E42D8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tc>
      </w:tr>
    </w:tbl>
    <w:p w14:paraId="1B991481" w14:textId="77777777" w:rsidR="00CD24A7" w:rsidRDefault="00CD24A7" w:rsidP="00CD24A7">
      <w:pPr>
        <w:spacing w:line="480" w:lineRule="auto"/>
        <w:rPr>
          <w:rFonts w:ascii="Times New Roman" w:hAnsi="Times New Roman" w:cs="Times New Roman"/>
          <w:sz w:val="24"/>
          <w:szCs w:val="24"/>
          <w:lang w:val="en-US"/>
        </w:rPr>
      </w:pPr>
      <w:r w:rsidRPr="003700AD">
        <w:rPr>
          <w:rFonts w:ascii="Times New Roman" w:hAnsi="Times New Roman" w:cs="Times New Roman"/>
          <w:sz w:val="20"/>
          <w:szCs w:val="24"/>
          <w:lang w:val="en-US"/>
        </w:rPr>
        <w:t xml:space="preserve">* </w:t>
      </w:r>
      <w:proofErr w:type="gramStart"/>
      <w:r w:rsidRPr="003700AD">
        <w:rPr>
          <w:rFonts w:ascii="Times New Roman" w:hAnsi="Times New Roman" w:cs="Times New Roman"/>
          <w:sz w:val="20"/>
          <w:szCs w:val="24"/>
          <w:lang w:val="en-US"/>
        </w:rPr>
        <w:t>p</w:t>
      </w:r>
      <w:proofErr w:type="gramEnd"/>
      <w:r w:rsidRPr="003700AD">
        <w:rPr>
          <w:rFonts w:ascii="Times New Roman" w:hAnsi="Times New Roman" w:cs="Times New Roman"/>
          <w:sz w:val="20"/>
          <w:szCs w:val="24"/>
          <w:lang w:val="en-US"/>
        </w:rPr>
        <w:t xml:space="preserve"> &lt; 0.05; ** p &lt; 0.01; *** p &lt; 0.001</w:t>
      </w:r>
    </w:p>
    <w:p w14:paraId="5AB4582D" w14:textId="77777777" w:rsidR="00E10A07" w:rsidRDefault="00E10A07">
      <w:pPr>
        <w:rPr>
          <w:rFonts w:ascii="Times New Roman" w:hAnsi="Times New Roman" w:cs="Times New Roman"/>
          <w:sz w:val="24"/>
          <w:szCs w:val="24"/>
          <w:lang w:val="en-US"/>
        </w:rPr>
      </w:pPr>
    </w:p>
    <w:p w14:paraId="53A7A2D8" w14:textId="77777777" w:rsidR="00E10A07" w:rsidRDefault="00E10A0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11F12E8" w14:textId="77777777" w:rsidR="00817912" w:rsidRPr="00817912" w:rsidRDefault="00E10A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S3: </w:t>
      </w:r>
      <w:r w:rsidR="00D0195B" w:rsidRPr="00817912">
        <w:rPr>
          <w:rFonts w:ascii="Times New Roman" w:hAnsi="Times New Roman" w:cs="Times New Roman"/>
          <w:sz w:val="24"/>
          <w:szCs w:val="24"/>
          <w:lang w:val="en-US"/>
        </w:rPr>
        <w:t>Linear selection gradients</w:t>
      </w:r>
      <w:r w:rsidR="00817912" w:rsidRPr="00817912">
        <w:rPr>
          <w:rFonts w:ascii="Times New Roman" w:hAnsi="Times New Roman" w:cs="Times New Roman"/>
          <w:sz w:val="24"/>
          <w:szCs w:val="24"/>
          <w:lang w:val="en-US"/>
        </w:rPr>
        <w:t xml:space="preserve"> (</w:t>
      </w:r>
      <w:r w:rsidR="00817912" w:rsidRPr="00817912">
        <w:rPr>
          <w:rFonts w:ascii="Symbol" w:hAnsi="Symbol" w:cs="Times New Roman"/>
          <w:sz w:val="24"/>
          <w:szCs w:val="24"/>
          <w:lang w:val="en-US"/>
        </w:rPr>
        <w:t></w:t>
      </w:r>
      <w:r w:rsidR="00817912" w:rsidRPr="00817912">
        <w:rPr>
          <w:rFonts w:ascii="Times New Roman" w:hAnsi="Times New Roman" w:cs="Times New Roman"/>
          <w:sz w:val="24"/>
          <w:szCs w:val="24"/>
          <w:lang w:val="en-US"/>
        </w:rPr>
        <w:t xml:space="preserve">’s </w:t>
      </w:r>
      <w:r w:rsidR="00817912" w:rsidRPr="005702FF">
        <w:rPr>
          <w:rFonts w:ascii="Times New Roman" w:hAnsi="Times New Roman" w:cs="Times New Roman"/>
          <w:sz w:val="24"/>
          <w:szCs w:val="24"/>
          <w:lang w:val="en-US"/>
        </w:rPr>
        <w:t>from multiple regressions of</w:t>
      </w:r>
      <w:r w:rsidR="00817912">
        <w:rPr>
          <w:rFonts w:ascii="Times New Roman" w:hAnsi="Times New Roman" w:cs="Times New Roman"/>
          <w:sz w:val="24"/>
          <w:szCs w:val="24"/>
          <w:lang w:val="en-US"/>
        </w:rPr>
        <w:t xml:space="preserve"> </w:t>
      </w:r>
      <w:r w:rsidR="00817912" w:rsidRPr="005702FF">
        <w:rPr>
          <w:rFonts w:ascii="Times New Roman" w:hAnsi="Times New Roman" w:cs="Times New Roman"/>
          <w:sz w:val="24"/>
          <w:szCs w:val="24"/>
          <w:lang w:val="en-US"/>
        </w:rPr>
        <w:t>re</w:t>
      </w:r>
      <w:r w:rsidR="00817912">
        <w:rPr>
          <w:rFonts w:ascii="Times New Roman" w:hAnsi="Times New Roman" w:cs="Times New Roman"/>
          <w:sz w:val="24"/>
          <w:szCs w:val="24"/>
          <w:lang w:val="en-US"/>
        </w:rPr>
        <w:t>lative fitness on standardized reproductive traits</w:t>
      </w:r>
      <w:r w:rsidR="00817912" w:rsidRPr="00817912">
        <w:rPr>
          <w:rFonts w:ascii="Times New Roman" w:hAnsi="Times New Roman" w:cs="Times New Roman"/>
          <w:sz w:val="24"/>
          <w:szCs w:val="24"/>
          <w:lang w:val="en-US"/>
        </w:rPr>
        <w:t xml:space="preserve">) for </w:t>
      </w:r>
      <w:r w:rsidR="00817912">
        <w:rPr>
          <w:rFonts w:ascii="Times New Roman" w:hAnsi="Times New Roman" w:cs="Times New Roman"/>
          <w:sz w:val="24"/>
          <w:szCs w:val="24"/>
          <w:lang w:val="en-US"/>
        </w:rPr>
        <w:t>each population in 2010 and 2011.</w:t>
      </w:r>
      <w:r w:rsidR="00191884">
        <w:rPr>
          <w:rFonts w:ascii="Times New Roman" w:hAnsi="Times New Roman" w:cs="Times New Roman"/>
          <w:sz w:val="24"/>
          <w:szCs w:val="24"/>
          <w:lang w:val="en-US"/>
        </w:rPr>
        <w:t xml:space="preserve"> </w:t>
      </w:r>
    </w:p>
    <w:tbl>
      <w:tblPr>
        <w:tblW w:w="8741" w:type="dxa"/>
        <w:tblInd w:w="55" w:type="dxa"/>
        <w:tblCellMar>
          <w:left w:w="70" w:type="dxa"/>
          <w:right w:w="70" w:type="dxa"/>
        </w:tblCellMar>
        <w:tblLook w:val="04A0" w:firstRow="1" w:lastRow="0" w:firstColumn="1" w:lastColumn="0" w:noHBand="0" w:noVBand="1"/>
      </w:tblPr>
      <w:tblGrid>
        <w:gridCol w:w="146"/>
        <w:gridCol w:w="1035"/>
        <w:gridCol w:w="146"/>
        <w:gridCol w:w="1507"/>
        <w:gridCol w:w="1291"/>
        <w:gridCol w:w="216"/>
        <w:gridCol w:w="1387"/>
        <w:gridCol w:w="146"/>
        <w:gridCol w:w="1455"/>
        <w:gridCol w:w="1507"/>
        <w:gridCol w:w="229"/>
        <w:gridCol w:w="1158"/>
      </w:tblGrid>
      <w:tr w:rsidR="00A776A5" w:rsidRPr="00191884" w14:paraId="6B3C6E5A" w14:textId="77777777" w:rsidTr="00F15367">
        <w:trPr>
          <w:trHeight w:val="170"/>
        </w:trPr>
        <w:tc>
          <w:tcPr>
            <w:tcW w:w="1914" w:type="dxa"/>
            <w:gridSpan w:val="2"/>
            <w:vMerge w:val="restart"/>
            <w:tcBorders>
              <w:top w:val="single" w:sz="18" w:space="0" w:color="auto"/>
            </w:tcBorders>
            <w:vAlign w:val="center"/>
          </w:tcPr>
          <w:p w14:paraId="00253157" w14:textId="77777777" w:rsidR="00A776A5" w:rsidRPr="00191884" w:rsidRDefault="00A776A5" w:rsidP="00A776A5">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Population ID</w:t>
            </w:r>
          </w:p>
        </w:tc>
        <w:tc>
          <w:tcPr>
            <w:tcW w:w="0" w:type="auto"/>
            <w:vMerge w:val="restart"/>
            <w:tcBorders>
              <w:top w:val="single" w:sz="18" w:space="0" w:color="auto"/>
            </w:tcBorders>
          </w:tcPr>
          <w:p w14:paraId="2DE28F07"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3267" w:type="dxa"/>
            <w:gridSpan w:val="4"/>
            <w:tcBorders>
              <w:top w:val="single" w:sz="18" w:space="0" w:color="auto"/>
              <w:bottom w:val="single" w:sz="2" w:space="0" w:color="auto"/>
            </w:tcBorders>
            <w:vAlign w:val="center"/>
          </w:tcPr>
          <w:p w14:paraId="6795D0C4"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2010</w:t>
            </w:r>
          </w:p>
        </w:tc>
        <w:tc>
          <w:tcPr>
            <w:tcW w:w="0" w:type="auto"/>
            <w:tcBorders>
              <w:top w:val="single" w:sz="18" w:space="0" w:color="auto"/>
            </w:tcBorders>
          </w:tcPr>
          <w:p w14:paraId="7976D387"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gridSpan w:val="4"/>
            <w:tcBorders>
              <w:top w:val="single" w:sz="18" w:space="0" w:color="auto"/>
              <w:bottom w:val="single" w:sz="2" w:space="0" w:color="auto"/>
            </w:tcBorders>
            <w:vAlign w:val="center"/>
          </w:tcPr>
          <w:p w14:paraId="5E9DEA90"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2011</w:t>
            </w:r>
          </w:p>
        </w:tc>
      </w:tr>
      <w:tr w:rsidR="00A776A5" w:rsidRPr="00F92DEF" w14:paraId="00AE288A" w14:textId="77777777" w:rsidTr="00F15367">
        <w:trPr>
          <w:trHeight w:val="669"/>
        </w:trPr>
        <w:tc>
          <w:tcPr>
            <w:tcW w:w="1914" w:type="dxa"/>
            <w:gridSpan w:val="2"/>
            <w:vMerge/>
            <w:tcBorders>
              <w:bottom w:val="single" w:sz="18" w:space="0" w:color="auto"/>
            </w:tcBorders>
          </w:tcPr>
          <w:p w14:paraId="08625CF3" w14:textId="77777777" w:rsidR="00A776A5" w:rsidRPr="00191884" w:rsidRDefault="00A776A5" w:rsidP="00B2044D">
            <w:pPr>
              <w:spacing w:after="0" w:line="240" w:lineRule="auto"/>
              <w:rPr>
                <w:rFonts w:ascii="Times New Roman" w:eastAsia="Times New Roman" w:hAnsi="Times New Roman" w:cs="Times New Roman"/>
                <w:color w:val="000000"/>
                <w:sz w:val="24"/>
                <w:szCs w:val="24"/>
                <w:lang w:val="en-US" w:eastAsia="es-ES"/>
              </w:rPr>
            </w:pPr>
          </w:p>
        </w:tc>
        <w:tc>
          <w:tcPr>
            <w:tcW w:w="0" w:type="auto"/>
            <w:vMerge/>
            <w:tcBorders>
              <w:bottom w:val="single" w:sz="18" w:space="0" w:color="auto"/>
            </w:tcBorders>
          </w:tcPr>
          <w:p w14:paraId="40947945"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tcBorders>
              <w:top w:val="single" w:sz="2" w:space="0" w:color="auto"/>
              <w:bottom w:val="single" w:sz="18" w:space="0" w:color="auto"/>
            </w:tcBorders>
            <w:shd w:val="clear" w:color="auto" w:fill="auto"/>
            <w:noWrap/>
            <w:vAlign w:val="center"/>
            <w:hideMark/>
          </w:tcPr>
          <w:p w14:paraId="1AFD1F3D"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Phenology</w:t>
            </w:r>
          </w:p>
        </w:tc>
        <w:tc>
          <w:tcPr>
            <w:tcW w:w="0" w:type="auto"/>
            <w:tcBorders>
              <w:top w:val="single" w:sz="2" w:space="0" w:color="auto"/>
              <w:bottom w:val="single" w:sz="18" w:space="0" w:color="auto"/>
            </w:tcBorders>
            <w:shd w:val="clear" w:color="auto" w:fill="auto"/>
            <w:noWrap/>
            <w:vAlign w:val="center"/>
            <w:hideMark/>
          </w:tcPr>
          <w:p w14:paraId="7BA43276"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Flower</w:t>
            </w:r>
          </w:p>
          <w:p w14:paraId="6530C7C2"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number</w:t>
            </w:r>
          </w:p>
        </w:tc>
        <w:tc>
          <w:tcPr>
            <w:tcW w:w="0" w:type="auto"/>
            <w:tcBorders>
              <w:top w:val="single" w:sz="2" w:space="0" w:color="auto"/>
              <w:bottom w:val="single" w:sz="18" w:space="0" w:color="auto"/>
            </w:tcBorders>
            <w:shd w:val="clear" w:color="auto" w:fill="auto"/>
            <w:noWrap/>
            <w:vAlign w:val="center"/>
          </w:tcPr>
          <w:p w14:paraId="1B6C5716"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988" w:type="dxa"/>
            <w:tcBorders>
              <w:top w:val="single" w:sz="2" w:space="0" w:color="auto"/>
              <w:bottom w:val="single" w:sz="18" w:space="0" w:color="auto"/>
            </w:tcBorders>
            <w:shd w:val="clear" w:color="auto" w:fill="auto"/>
            <w:noWrap/>
            <w:vAlign w:val="center"/>
            <w:hideMark/>
          </w:tcPr>
          <w:p w14:paraId="2655B944"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Shoot</w:t>
            </w:r>
          </w:p>
          <w:p w14:paraId="41B12A1D"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height</w:t>
            </w:r>
          </w:p>
        </w:tc>
        <w:tc>
          <w:tcPr>
            <w:tcW w:w="0" w:type="auto"/>
            <w:tcBorders>
              <w:bottom w:val="single" w:sz="18" w:space="0" w:color="auto"/>
            </w:tcBorders>
          </w:tcPr>
          <w:p w14:paraId="44A96E28"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tcBorders>
              <w:top w:val="single" w:sz="2" w:space="0" w:color="auto"/>
              <w:bottom w:val="single" w:sz="18" w:space="0" w:color="auto"/>
            </w:tcBorders>
            <w:shd w:val="clear" w:color="auto" w:fill="auto"/>
            <w:noWrap/>
            <w:vAlign w:val="center"/>
            <w:hideMark/>
          </w:tcPr>
          <w:p w14:paraId="32F3C348"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Phenology</w:t>
            </w:r>
          </w:p>
        </w:tc>
        <w:tc>
          <w:tcPr>
            <w:tcW w:w="0" w:type="auto"/>
            <w:tcBorders>
              <w:top w:val="single" w:sz="2" w:space="0" w:color="auto"/>
              <w:bottom w:val="single" w:sz="18" w:space="0" w:color="auto"/>
            </w:tcBorders>
            <w:shd w:val="clear" w:color="auto" w:fill="auto"/>
            <w:noWrap/>
            <w:vAlign w:val="center"/>
            <w:hideMark/>
          </w:tcPr>
          <w:p w14:paraId="4C977753"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Flower</w:t>
            </w:r>
          </w:p>
          <w:p w14:paraId="69C980A5"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number</w:t>
            </w:r>
          </w:p>
        </w:tc>
        <w:tc>
          <w:tcPr>
            <w:tcW w:w="0" w:type="auto"/>
            <w:tcBorders>
              <w:top w:val="single" w:sz="2" w:space="0" w:color="auto"/>
              <w:bottom w:val="single" w:sz="18" w:space="0" w:color="auto"/>
            </w:tcBorders>
            <w:shd w:val="clear" w:color="auto" w:fill="auto"/>
            <w:noWrap/>
            <w:vAlign w:val="center"/>
          </w:tcPr>
          <w:p w14:paraId="72591D72"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p>
        </w:tc>
        <w:tc>
          <w:tcPr>
            <w:tcW w:w="0" w:type="auto"/>
            <w:tcBorders>
              <w:top w:val="single" w:sz="2" w:space="0" w:color="auto"/>
              <w:bottom w:val="single" w:sz="18" w:space="0" w:color="auto"/>
            </w:tcBorders>
            <w:shd w:val="clear" w:color="auto" w:fill="auto"/>
            <w:noWrap/>
            <w:vAlign w:val="center"/>
            <w:hideMark/>
          </w:tcPr>
          <w:p w14:paraId="5FCB80A5" w14:textId="77777777" w:rsidR="00A776A5" w:rsidRPr="00191884" w:rsidRDefault="00A776A5" w:rsidP="00325E82">
            <w:pPr>
              <w:spacing w:after="0" w:line="240" w:lineRule="auto"/>
              <w:jc w:val="center"/>
              <w:rPr>
                <w:rFonts w:ascii="Times New Roman" w:eastAsia="Times New Roman" w:hAnsi="Times New Roman" w:cs="Times New Roman"/>
                <w:color w:val="000000"/>
                <w:sz w:val="24"/>
                <w:szCs w:val="24"/>
                <w:lang w:val="en-US" w:eastAsia="es-ES"/>
              </w:rPr>
            </w:pPr>
            <w:r w:rsidRPr="00191884">
              <w:rPr>
                <w:rFonts w:ascii="Times New Roman" w:eastAsia="Times New Roman" w:hAnsi="Times New Roman" w:cs="Times New Roman"/>
                <w:color w:val="000000"/>
                <w:sz w:val="24"/>
                <w:szCs w:val="24"/>
                <w:lang w:val="en-US" w:eastAsia="es-ES"/>
              </w:rPr>
              <w:t>Shoot</w:t>
            </w:r>
          </w:p>
          <w:p w14:paraId="1D1318E1" w14:textId="77777777" w:rsidR="00A776A5" w:rsidRPr="00F92DEF" w:rsidRDefault="00A776A5" w:rsidP="00325E82">
            <w:pPr>
              <w:spacing w:after="0" w:line="240" w:lineRule="auto"/>
              <w:jc w:val="center"/>
              <w:rPr>
                <w:rFonts w:ascii="Times New Roman" w:eastAsia="Times New Roman" w:hAnsi="Times New Roman" w:cs="Times New Roman"/>
                <w:color w:val="000000"/>
                <w:sz w:val="24"/>
                <w:szCs w:val="24"/>
                <w:lang w:eastAsia="es-ES"/>
              </w:rPr>
            </w:pPr>
            <w:proofErr w:type="spellStart"/>
            <w:r w:rsidRPr="00191884">
              <w:rPr>
                <w:rFonts w:ascii="Times New Roman" w:eastAsia="Times New Roman" w:hAnsi="Times New Roman" w:cs="Times New Roman"/>
                <w:color w:val="000000"/>
                <w:sz w:val="24"/>
                <w:szCs w:val="24"/>
                <w:lang w:val="en-US" w:eastAsia="es-ES"/>
              </w:rPr>
              <w:t>hei</w:t>
            </w:r>
            <w:r w:rsidRPr="00F92DEF">
              <w:rPr>
                <w:rFonts w:ascii="Times New Roman" w:eastAsia="Times New Roman" w:hAnsi="Times New Roman" w:cs="Times New Roman"/>
                <w:color w:val="000000"/>
                <w:sz w:val="24"/>
                <w:szCs w:val="24"/>
                <w:lang w:eastAsia="es-ES"/>
              </w:rPr>
              <w:t>ght</w:t>
            </w:r>
            <w:proofErr w:type="spellEnd"/>
          </w:p>
        </w:tc>
      </w:tr>
      <w:tr w:rsidR="00205640" w:rsidRPr="00F92DEF" w14:paraId="76199A7E" w14:textId="77777777" w:rsidTr="00F15367">
        <w:trPr>
          <w:trHeight w:val="300"/>
        </w:trPr>
        <w:tc>
          <w:tcPr>
            <w:tcW w:w="1914" w:type="dxa"/>
            <w:gridSpan w:val="2"/>
            <w:tcBorders>
              <w:top w:val="single" w:sz="18" w:space="0" w:color="auto"/>
            </w:tcBorders>
          </w:tcPr>
          <w:p w14:paraId="3455DD79" w14:textId="77777777" w:rsidR="00205640" w:rsidRPr="00F92DEF" w:rsidRDefault="00205640" w:rsidP="003E35B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W</w:t>
            </w:r>
            <w:r w:rsidRPr="00F92DEF">
              <w:rPr>
                <w:rFonts w:ascii="Times New Roman" w:eastAsia="Times New Roman" w:hAnsi="Times New Roman" w:cs="Times New Roman"/>
                <w:color w:val="000000"/>
                <w:sz w:val="24"/>
                <w:szCs w:val="24"/>
                <w:lang w:eastAsia="es-ES"/>
              </w:rPr>
              <w:t>ith</w:t>
            </w:r>
            <w:proofErr w:type="spellEnd"/>
            <w:r w:rsidRPr="00F92DEF">
              <w:rPr>
                <w:rFonts w:ascii="Times New Roman" w:eastAsia="Times New Roman" w:hAnsi="Times New Roman" w:cs="Times New Roman"/>
                <w:color w:val="000000"/>
                <w:sz w:val="24"/>
                <w:szCs w:val="24"/>
                <w:lang w:eastAsia="es-ES"/>
              </w:rPr>
              <w:t xml:space="preserve"> </w:t>
            </w:r>
            <w:r w:rsidR="003E35B9">
              <w:rPr>
                <w:rFonts w:ascii="Times New Roman" w:eastAsia="Times New Roman" w:hAnsi="Times New Roman" w:cs="Times New Roman"/>
                <w:i/>
                <w:color w:val="000000"/>
                <w:sz w:val="24"/>
                <w:szCs w:val="24"/>
                <w:lang w:eastAsia="es-ES"/>
              </w:rPr>
              <w:t>P</w:t>
            </w:r>
            <w:r w:rsidRPr="00F92DEF">
              <w:rPr>
                <w:rFonts w:ascii="Times New Roman" w:eastAsia="Times New Roman" w:hAnsi="Times New Roman" w:cs="Times New Roman"/>
                <w:i/>
                <w:color w:val="000000"/>
                <w:sz w:val="24"/>
                <w:szCs w:val="24"/>
                <w:lang w:eastAsia="es-ES"/>
              </w:rPr>
              <w:t xml:space="preserve">. </w:t>
            </w:r>
            <w:proofErr w:type="spellStart"/>
            <w:r w:rsidRPr="00F92DEF">
              <w:rPr>
                <w:rFonts w:ascii="Times New Roman" w:eastAsia="Times New Roman" w:hAnsi="Times New Roman" w:cs="Times New Roman"/>
                <w:i/>
                <w:color w:val="000000"/>
                <w:sz w:val="24"/>
                <w:szCs w:val="24"/>
                <w:lang w:eastAsia="es-ES"/>
              </w:rPr>
              <w:t>alcon</w:t>
            </w:r>
            <w:proofErr w:type="spellEnd"/>
          </w:p>
        </w:tc>
        <w:tc>
          <w:tcPr>
            <w:tcW w:w="0" w:type="auto"/>
            <w:tcBorders>
              <w:top w:val="single" w:sz="18" w:space="0" w:color="auto"/>
            </w:tcBorders>
          </w:tcPr>
          <w:p w14:paraId="5D1E2C4B"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shd w:val="clear" w:color="auto" w:fill="auto"/>
            <w:noWrap/>
            <w:vAlign w:val="bottom"/>
            <w:hideMark/>
          </w:tcPr>
          <w:p w14:paraId="69962D92"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gridSpan w:val="2"/>
            <w:tcBorders>
              <w:top w:val="single" w:sz="18" w:space="0" w:color="auto"/>
              <w:left w:val="nil"/>
            </w:tcBorders>
            <w:shd w:val="clear" w:color="auto" w:fill="auto"/>
            <w:noWrap/>
            <w:vAlign w:val="bottom"/>
            <w:hideMark/>
          </w:tcPr>
          <w:p w14:paraId="415F26FC"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988" w:type="dxa"/>
            <w:tcBorders>
              <w:top w:val="single" w:sz="18" w:space="0" w:color="auto"/>
              <w:left w:val="nil"/>
            </w:tcBorders>
            <w:shd w:val="clear" w:color="auto" w:fill="auto"/>
            <w:noWrap/>
            <w:vAlign w:val="bottom"/>
            <w:hideMark/>
          </w:tcPr>
          <w:p w14:paraId="7A676F6E"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tcPr>
          <w:p w14:paraId="6D2ABFA7"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shd w:val="clear" w:color="auto" w:fill="auto"/>
            <w:noWrap/>
            <w:vAlign w:val="bottom"/>
            <w:hideMark/>
          </w:tcPr>
          <w:p w14:paraId="1C074AB4"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18" w:space="0" w:color="auto"/>
              <w:left w:val="nil"/>
            </w:tcBorders>
            <w:shd w:val="clear" w:color="auto" w:fill="auto"/>
            <w:noWrap/>
            <w:vAlign w:val="bottom"/>
            <w:hideMark/>
          </w:tcPr>
          <w:p w14:paraId="5EC9978E"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gridSpan w:val="2"/>
            <w:tcBorders>
              <w:top w:val="single" w:sz="18" w:space="0" w:color="auto"/>
              <w:left w:val="nil"/>
            </w:tcBorders>
            <w:shd w:val="clear" w:color="auto" w:fill="auto"/>
            <w:noWrap/>
            <w:vAlign w:val="bottom"/>
          </w:tcPr>
          <w:p w14:paraId="76C81D51" w14:textId="77777777" w:rsidR="00205640" w:rsidRPr="00F92DEF" w:rsidRDefault="00205640" w:rsidP="00325E82">
            <w:pPr>
              <w:spacing w:after="0" w:line="240" w:lineRule="auto"/>
              <w:jc w:val="center"/>
              <w:rPr>
                <w:rFonts w:ascii="Times New Roman" w:eastAsia="Times New Roman" w:hAnsi="Times New Roman" w:cs="Times New Roman"/>
                <w:color w:val="000000"/>
                <w:sz w:val="24"/>
                <w:szCs w:val="24"/>
                <w:lang w:eastAsia="es-ES"/>
              </w:rPr>
            </w:pPr>
          </w:p>
        </w:tc>
      </w:tr>
      <w:tr w:rsidR="00A32706" w:rsidRPr="00F92DEF" w14:paraId="75D9B997" w14:textId="77777777" w:rsidTr="00F15367">
        <w:trPr>
          <w:trHeight w:val="300"/>
        </w:trPr>
        <w:tc>
          <w:tcPr>
            <w:tcW w:w="0" w:type="auto"/>
            <w:vAlign w:val="bottom"/>
          </w:tcPr>
          <w:p w14:paraId="4F48CD88"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3701BAB1"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A</w:t>
            </w:r>
          </w:p>
        </w:tc>
        <w:tc>
          <w:tcPr>
            <w:tcW w:w="160" w:type="dxa"/>
          </w:tcPr>
          <w:p w14:paraId="5863DB6F"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1192" w:type="dxa"/>
            <w:shd w:val="clear" w:color="auto" w:fill="auto"/>
            <w:noWrap/>
            <w:vAlign w:val="bottom"/>
          </w:tcPr>
          <w:p w14:paraId="09E627F0"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173</w:t>
            </w:r>
          </w:p>
        </w:tc>
        <w:tc>
          <w:tcPr>
            <w:tcW w:w="0" w:type="auto"/>
            <w:gridSpan w:val="2"/>
            <w:shd w:val="clear" w:color="auto" w:fill="auto"/>
            <w:noWrap/>
            <w:vAlign w:val="bottom"/>
          </w:tcPr>
          <w:p w14:paraId="5D96EA44"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747</w:t>
            </w:r>
            <w:r w:rsidR="00C74B79" w:rsidRPr="003A06C2">
              <w:rPr>
                <w:rFonts w:ascii="Times New Roman" w:hAnsi="Times New Roman" w:cs="Times New Roman"/>
                <w:sz w:val="24"/>
                <w:szCs w:val="24"/>
                <w:lang w:val="en-US"/>
              </w:rPr>
              <w:t>***</w:t>
            </w:r>
          </w:p>
        </w:tc>
        <w:tc>
          <w:tcPr>
            <w:tcW w:w="988" w:type="dxa"/>
            <w:shd w:val="clear" w:color="auto" w:fill="auto"/>
            <w:noWrap/>
            <w:vAlign w:val="bottom"/>
          </w:tcPr>
          <w:p w14:paraId="01A628DF"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101</w:t>
            </w:r>
          </w:p>
        </w:tc>
        <w:tc>
          <w:tcPr>
            <w:tcW w:w="0" w:type="auto"/>
          </w:tcPr>
          <w:p w14:paraId="5E7A9148"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1F245FAF"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129</w:t>
            </w:r>
          </w:p>
        </w:tc>
        <w:tc>
          <w:tcPr>
            <w:tcW w:w="0" w:type="auto"/>
            <w:shd w:val="clear" w:color="auto" w:fill="auto"/>
            <w:noWrap/>
            <w:vAlign w:val="bottom"/>
          </w:tcPr>
          <w:p w14:paraId="51778A6D"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766</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14:paraId="720646DE"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346</w:t>
            </w:r>
            <w:r w:rsidR="00F15367" w:rsidRPr="00F15367">
              <w:rPr>
                <w:rFonts w:ascii="Times New Roman" w:hAnsi="Times New Roman" w:cs="Times New Roman"/>
                <w:sz w:val="24"/>
                <w:szCs w:val="24"/>
                <w:lang w:val="en-US"/>
              </w:rPr>
              <w:t>**</w:t>
            </w:r>
          </w:p>
        </w:tc>
      </w:tr>
      <w:tr w:rsidR="00A32706" w:rsidRPr="00F92DEF" w14:paraId="010D79F6" w14:textId="77777777" w:rsidTr="00F15367">
        <w:trPr>
          <w:trHeight w:val="300"/>
        </w:trPr>
        <w:tc>
          <w:tcPr>
            <w:tcW w:w="0" w:type="auto"/>
            <w:vAlign w:val="bottom"/>
          </w:tcPr>
          <w:p w14:paraId="3CB1DB4E"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0E370626"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B</w:t>
            </w:r>
          </w:p>
        </w:tc>
        <w:tc>
          <w:tcPr>
            <w:tcW w:w="0" w:type="auto"/>
          </w:tcPr>
          <w:p w14:paraId="6FF385DE"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6C6379FA"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580</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14:paraId="3F4B4E0D"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950</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46FE27A8"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186</w:t>
            </w:r>
          </w:p>
        </w:tc>
        <w:tc>
          <w:tcPr>
            <w:tcW w:w="0" w:type="auto"/>
          </w:tcPr>
          <w:p w14:paraId="1F443731"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17062081"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047</w:t>
            </w:r>
          </w:p>
        </w:tc>
        <w:tc>
          <w:tcPr>
            <w:tcW w:w="0" w:type="auto"/>
            <w:shd w:val="clear" w:color="auto" w:fill="auto"/>
            <w:noWrap/>
            <w:vAlign w:val="bottom"/>
          </w:tcPr>
          <w:p w14:paraId="6119B633"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411</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14:paraId="326FAB5A"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015</w:t>
            </w:r>
          </w:p>
        </w:tc>
      </w:tr>
      <w:tr w:rsidR="00A32706" w:rsidRPr="00F92DEF" w14:paraId="3A43D479" w14:textId="77777777" w:rsidTr="00F15367">
        <w:trPr>
          <w:trHeight w:val="300"/>
        </w:trPr>
        <w:tc>
          <w:tcPr>
            <w:tcW w:w="0" w:type="auto"/>
            <w:vAlign w:val="bottom"/>
          </w:tcPr>
          <w:p w14:paraId="7D0C72CF"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619D61FD"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C</w:t>
            </w:r>
          </w:p>
        </w:tc>
        <w:tc>
          <w:tcPr>
            <w:tcW w:w="0" w:type="auto"/>
          </w:tcPr>
          <w:p w14:paraId="6DC516C7"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3D07B167"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057</w:t>
            </w:r>
          </w:p>
        </w:tc>
        <w:tc>
          <w:tcPr>
            <w:tcW w:w="0" w:type="auto"/>
            <w:gridSpan w:val="2"/>
            <w:shd w:val="clear" w:color="auto" w:fill="auto"/>
            <w:noWrap/>
            <w:vAlign w:val="bottom"/>
          </w:tcPr>
          <w:p w14:paraId="6B2D7F7A"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872</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4B805AF7"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068</w:t>
            </w:r>
          </w:p>
        </w:tc>
        <w:tc>
          <w:tcPr>
            <w:tcW w:w="0" w:type="auto"/>
          </w:tcPr>
          <w:p w14:paraId="162E8216"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11413CFE"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003</w:t>
            </w:r>
          </w:p>
        </w:tc>
        <w:tc>
          <w:tcPr>
            <w:tcW w:w="0" w:type="auto"/>
            <w:shd w:val="clear" w:color="auto" w:fill="auto"/>
            <w:noWrap/>
            <w:vAlign w:val="bottom"/>
          </w:tcPr>
          <w:p w14:paraId="0ECD9C31"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263</w:t>
            </w:r>
          </w:p>
        </w:tc>
        <w:tc>
          <w:tcPr>
            <w:tcW w:w="0" w:type="auto"/>
            <w:gridSpan w:val="2"/>
            <w:shd w:val="clear" w:color="auto" w:fill="auto"/>
            <w:noWrap/>
            <w:vAlign w:val="bottom"/>
          </w:tcPr>
          <w:p w14:paraId="00EDB4F5"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305</w:t>
            </w:r>
          </w:p>
        </w:tc>
      </w:tr>
      <w:tr w:rsidR="00A32706" w:rsidRPr="00F92DEF" w14:paraId="3DD3BA3F" w14:textId="77777777" w:rsidTr="00F15367">
        <w:trPr>
          <w:trHeight w:val="300"/>
        </w:trPr>
        <w:tc>
          <w:tcPr>
            <w:tcW w:w="0" w:type="auto"/>
            <w:vAlign w:val="bottom"/>
          </w:tcPr>
          <w:p w14:paraId="573B0C02"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0F489D2B"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D</w:t>
            </w:r>
          </w:p>
        </w:tc>
        <w:tc>
          <w:tcPr>
            <w:tcW w:w="0" w:type="auto"/>
          </w:tcPr>
          <w:p w14:paraId="6FC2386F"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08FBF4E9"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004</w:t>
            </w:r>
          </w:p>
        </w:tc>
        <w:tc>
          <w:tcPr>
            <w:tcW w:w="0" w:type="auto"/>
            <w:gridSpan w:val="2"/>
            <w:shd w:val="clear" w:color="auto" w:fill="auto"/>
            <w:noWrap/>
            <w:vAlign w:val="bottom"/>
          </w:tcPr>
          <w:p w14:paraId="44EF486A"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354</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2AB9E612"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222</w:t>
            </w:r>
          </w:p>
        </w:tc>
        <w:tc>
          <w:tcPr>
            <w:tcW w:w="0" w:type="auto"/>
          </w:tcPr>
          <w:p w14:paraId="38BC1908"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23190F3D"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001</w:t>
            </w:r>
          </w:p>
        </w:tc>
        <w:tc>
          <w:tcPr>
            <w:tcW w:w="0" w:type="auto"/>
            <w:shd w:val="clear" w:color="auto" w:fill="auto"/>
            <w:noWrap/>
            <w:vAlign w:val="bottom"/>
          </w:tcPr>
          <w:p w14:paraId="136A6E01"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474</w:t>
            </w:r>
          </w:p>
        </w:tc>
        <w:tc>
          <w:tcPr>
            <w:tcW w:w="0" w:type="auto"/>
            <w:gridSpan w:val="2"/>
            <w:shd w:val="clear" w:color="auto" w:fill="auto"/>
            <w:noWrap/>
            <w:vAlign w:val="bottom"/>
          </w:tcPr>
          <w:p w14:paraId="750AE3D8"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078</w:t>
            </w:r>
          </w:p>
        </w:tc>
      </w:tr>
      <w:tr w:rsidR="00A32706" w:rsidRPr="00F92DEF" w14:paraId="5CC8D067" w14:textId="77777777" w:rsidTr="00F15367">
        <w:trPr>
          <w:trHeight w:val="300"/>
        </w:trPr>
        <w:tc>
          <w:tcPr>
            <w:tcW w:w="0" w:type="auto"/>
            <w:vAlign w:val="bottom"/>
          </w:tcPr>
          <w:p w14:paraId="7E9CE890"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6492C8CF"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E</w:t>
            </w:r>
          </w:p>
        </w:tc>
        <w:tc>
          <w:tcPr>
            <w:tcW w:w="0" w:type="auto"/>
          </w:tcPr>
          <w:p w14:paraId="6E2E87A3"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0A165B46"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205</w:t>
            </w:r>
          </w:p>
        </w:tc>
        <w:tc>
          <w:tcPr>
            <w:tcW w:w="0" w:type="auto"/>
            <w:gridSpan w:val="2"/>
            <w:shd w:val="clear" w:color="auto" w:fill="auto"/>
            <w:noWrap/>
            <w:vAlign w:val="bottom"/>
          </w:tcPr>
          <w:p w14:paraId="16B84501"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656</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363BF029"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125</w:t>
            </w:r>
          </w:p>
        </w:tc>
        <w:tc>
          <w:tcPr>
            <w:tcW w:w="0" w:type="auto"/>
          </w:tcPr>
          <w:p w14:paraId="34792299"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263108EC"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271</w:t>
            </w:r>
          </w:p>
        </w:tc>
        <w:tc>
          <w:tcPr>
            <w:tcW w:w="0" w:type="auto"/>
            <w:shd w:val="clear" w:color="auto" w:fill="auto"/>
            <w:noWrap/>
            <w:vAlign w:val="bottom"/>
          </w:tcPr>
          <w:p w14:paraId="42300832"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1</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076</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14:paraId="47B7446C"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157</w:t>
            </w:r>
          </w:p>
        </w:tc>
      </w:tr>
      <w:tr w:rsidR="00A32706" w:rsidRPr="00F92DEF" w14:paraId="7FF80550" w14:textId="77777777" w:rsidTr="00F15367">
        <w:trPr>
          <w:trHeight w:val="300"/>
        </w:trPr>
        <w:tc>
          <w:tcPr>
            <w:tcW w:w="0" w:type="auto"/>
            <w:vAlign w:val="bottom"/>
          </w:tcPr>
          <w:p w14:paraId="1EEFF236"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762BBF94"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F</w:t>
            </w:r>
          </w:p>
        </w:tc>
        <w:tc>
          <w:tcPr>
            <w:tcW w:w="0" w:type="auto"/>
          </w:tcPr>
          <w:p w14:paraId="0761994A"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46425D8F"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235</w:t>
            </w:r>
          </w:p>
        </w:tc>
        <w:tc>
          <w:tcPr>
            <w:tcW w:w="0" w:type="auto"/>
            <w:gridSpan w:val="2"/>
            <w:shd w:val="clear" w:color="auto" w:fill="auto"/>
            <w:noWrap/>
            <w:vAlign w:val="bottom"/>
          </w:tcPr>
          <w:p w14:paraId="7B0C2132"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541</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1B626ABC"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040</w:t>
            </w:r>
          </w:p>
        </w:tc>
        <w:tc>
          <w:tcPr>
            <w:tcW w:w="0" w:type="auto"/>
          </w:tcPr>
          <w:p w14:paraId="29A5739B"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4B50DBD2"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287</w:t>
            </w:r>
          </w:p>
        </w:tc>
        <w:tc>
          <w:tcPr>
            <w:tcW w:w="0" w:type="auto"/>
            <w:shd w:val="clear" w:color="auto" w:fill="auto"/>
            <w:noWrap/>
            <w:vAlign w:val="bottom"/>
          </w:tcPr>
          <w:p w14:paraId="780DF14F"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525</w:t>
            </w:r>
          </w:p>
        </w:tc>
        <w:tc>
          <w:tcPr>
            <w:tcW w:w="0" w:type="auto"/>
            <w:gridSpan w:val="2"/>
            <w:shd w:val="clear" w:color="auto" w:fill="auto"/>
            <w:noWrap/>
            <w:vAlign w:val="bottom"/>
          </w:tcPr>
          <w:p w14:paraId="49EF64BA"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001</w:t>
            </w:r>
          </w:p>
        </w:tc>
      </w:tr>
      <w:tr w:rsidR="00A32706" w:rsidRPr="00F92DEF" w14:paraId="3FDCA322" w14:textId="77777777" w:rsidTr="00F15367">
        <w:trPr>
          <w:trHeight w:val="300"/>
        </w:trPr>
        <w:tc>
          <w:tcPr>
            <w:tcW w:w="0" w:type="auto"/>
            <w:vAlign w:val="bottom"/>
          </w:tcPr>
          <w:p w14:paraId="68F0D4C8"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7A1FED45"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G</w:t>
            </w:r>
          </w:p>
        </w:tc>
        <w:tc>
          <w:tcPr>
            <w:tcW w:w="0" w:type="auto"/>
          </w:tcPr>
          <w:p w14:paraId="35DE707F"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318E7880"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355</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14:paraId="41B1A177"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436</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568C1956"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011</w:t>
            </w:r>
          </w:p>
        </w:tc>
        <w:tc>
          <w:tcPr>
            <w:tcW w:w="0" w:type="auto"/>
          </w:tcPr>
          <w:p w14:paraId="57B4E08B"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51170857"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215</w:t>
            </w:r>
          </w:p>
        </w:tc>
        <w:tc>
          <w:tcPr>
            <w:tcW w:w="0" w:type="auto"/>
            <w:shd w:val="clear" w:color="auto" w:fill="auto"/>
            <w:noWrap/>
            <w:vAlign w:val="bottom"/>
          </w:tcPr>
          <w:p w14:paraId="7BA7D542"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222</w:t>
            </w:r>
          </w:p>
        </w:tc>
        <w:tc>
          <w:tcPr>
            <w:tcW w:w="0" w:type="auto"/>
            <w:gridSpan w:val="2"/>
            <w:shd w:val="clear" w:color="auto" w:fill="auto"/>
            <w:noWrap/>
            <w:vAlign w:val="bottom"/>
          </w:tcPr>
          <w:p w14:paraId="70AD3524"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467</w:t>
            </w:r>
            <w:r w:rsidR="00F15367" w:rsidRPr="00F15367">
              <w:rPr>
                <w:rFonts w:ascii="Times New Roman" w:hAnsi="Times New Roman" w:cs="Times New Roman"/>
                <w:sz w:val="24"/>
                <w:szCs w:val="24"/>
                <w:lang w:val="en-US"/>
              </w:rPr>
              <w:t>*</w:t>
            </w:r>
          </w:p>
        </w:tc>
      </w:tr>
      <w:tr w:rsidR="00A32706" w:rsidRPr="00F92DEF" w14:paraId="093B3571" w14:textId="77777777" w:rsidTr="00F15367">
        <w:trPr>
          <w:trHeight w:val="300"/>
        </w:trPr>
        <w:tc>
          <w:tcPr>
            <w:tcW w:w="0" w:type="auto"/>
            <w:vAlign w:val="bottom"/>
          </w:tcPr>
          <w:p w14:paraId="0E6B2F57"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4103C3DE"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H</w:t>
            </w:r>
          </w:p>
        </w:tc>
        <w:tc>
          <w:tcPr>
            <w:tcW w:w="0" w:type="auto"/>
          </w:tcPr>
          <w:p w14:paraId="487DFC61"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24480230"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192</w:t>
            </w:r>
          </w:p>
        </w:tc>
        <w:tc>
          <w:tcPr>
            <w:tcW w:w="0" w:type="auto"/>
            <w:gridSpan w:val="2"/>
            <w:shd w:val="clear" w:color="auto" w:fill="auto"/>
            <w:noWrap/>
            <w:vAlign w:val="bottom"/>
          </w:tcPr>
          <w:p w14:paraId="7988A2F5"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479</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09E081B3"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119</w:t>
            </w:r>
          </w:p>
        </w:tc>
        <w:tc>
          <w:tcPr>
            <w:tcW w:w="0" w:type="auto"/>
          </w:tcPr>
          <w:p w14:paraId="04DC6AB3"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16F6111F"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154</w:t>
            </w:r>
          </w:p>
        </w:tc>
        <w:tc>
          <w:tcPr>
            <w:tcW w:w="0" w:type="auto"/>
            <w:shd w:val="clear" w:color="auto" w:fill="auto"/>
            <w:noWrap/>
            <w:vAlign w:val="bottom"/>
          </w:tcPr>
          <w:p w14:paraId="78FB9FA9"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668</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14:paraId="68290895"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095</w:t>
            </w:r>
          </w:p>
        </w:tc>
      </w:tr>
      <w:tr w:rsidR="00A32706" w:rsidRPr="00F92DEF" w14:paraId="7EDA28D0" w14:textId="77777777" w:rsidTr="00F15367">
        <w:trPr>
          <w:trHeight w:val="300"/>
        </w:trPr>
        <w:tc>
          <w:tcPr>
            <w:tcW w:w="0" w:type="auto"/>
            <w:vAlign w:val="bottom"/>
          </w:tcPr>
          <w:p w14:paraId="3F7DE673"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5BFE9EAB"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I</w:t>
            </w:r>
          </w:p>
        </w:tc>
        <w:tc>
          <w:tcPr>
            <w:tcW w:w="0" w:type="auto"/>
          </w:tcPr>
          <w:p w14:paraId="5219FE9B"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4A495D25"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469</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14:paraId="7B87304D"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095</w:t>
            </w:r>
          </w:p>
        </w:tc>
        <w:tc>
          <w:tcPr>
            <w:tcW w:w="988" w:type="dxa"/>
            <w:shd w:val="clear" w:color="auto" w:fill="auto"/>
            <w:noWrap/>
            <w:vAlign w:val="bottom"/>
          </w:tcPr>
          <w:p w14:paraId="0C54EE57"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250</w:t>
            </w:r>
          </w:p>
        </w:tc>
        <w:tc>
          <w:tcPr>
            <w:tcW w:w="0" w:type="auto"/>
          </w:tcPr>
          <w:p w14:paraId="31483687"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3A60B85A"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473</w:t>
            </w:r>
            <w:r w:rsidR="00F15367" w:rsidRPr="00F15367">
              <w:rPr>
                <w:rFonts w:ascii="Times New Roman" w:hAnsi="Times New Roman" w:cs="Times New Roman"/>
                <w:sz w:val="24"/>
                <w:szCs w:val="24"/>
                <w:lang w:val="en-US"/>
              </w:rPr>
              <w:t>*</w:t>
            </w:r>
          </w:p>
        </w:tc>
        <w:tc>
          <w:tcPr>
            <w:tcW w:w="0" w:type="auto"/>
            <w:shd w:val="clear" w:color="auto" w:fill="auto"/>
            <w:noWrap/>
            <w:vAlign w:val="bottom"/>
          </w:tcPr>
          <w:p w14:paraId="2B8D3056"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000</w:t>
            </w:r>
          </w:p>
        </w:tc>
        <w:tc>
          <w:tcPr>
            <w:tcW w:w="0" w:type="auto"/>
            <w:gridSpan w:val="2"/>
            <w:shd w:val="clear" w:color="auto" w:fill="auto"/>
            <w:noWrap/>
            <w:vAlign w:val="bottom"/>
          </w:tcPr>
          <w:p w14:paraId="62840C56"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418</w:t>
            </w:r>
          </w:p>
        </w:tc>
      </w:tr>
      <w:tr w:rsidR="00A32706" w:rsidRPr="00F92DEF" w14:paraId="66454728" w14:textId="77777777" w:rsidTr="00F15367">
        <w:trPr>
          <w:trHeight w:val="300"/>
        </w:trPr>
        <w:tc>
          <w:tcPr>
            <w:tcW w:w="0" w:type="auto"/>
            <w:vAlign w:val="bottom"/>
          </w:tcPr>
          <w:p w14:paraId="125CB125"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09049C68"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J</w:t>
            </w:r>
          </w:p>
        </w:tc>
        <w:tc>
          <w:tcPr>
            <w:tcW w:w="0" w:type="auto"/>
          </w:tcPr>
          <w:p w14:paraId="10F0EB98"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058AE756"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131</w:t>
            </w:r>
          </w:p>
        </w:tc>
        <w:tc>
          <w:tcPr>
            <w:tcW w:w="0" w:type="auto"/>
            <w:gridSpan w:val="2"/>
            <w:shd w:val="clear" w:color="auto" w:fill="auto"/>
            <w:noWrap/>
            <w:vAlign w:val="bottom"/>
          </w:tcPr>
          <w:p w14:paraId="3CD97BCD"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163</w:t>
            </w:r>
          </w:p>
        </w:tc>
        <w:tc>
          <w:tcPr>
            <w:tcW w:w="988" w:type="dxa"/>
            <w:shd w:val="clear" w:color="auto" w:fill="auto"/>
            <w:noWrap/>
            <w:vAlign w:val="bottom"/>
          </w:tcPr>
          <w:p w14:paraId="7E6F2BBB"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Pr="003A06C2">
              <w:rPr>
                <w:rFonts w:ascii="Times New Roman" w:hAnsi="Times New Roman" w:cs="Times New Roman"/>
                <w:sz w:val="24"/>
                <w:szCs w:val="24"/>
                <w:lang w:val="en-US"/>
              </w:rPr>
              <w:t>360</w:t>
            </w:r>
            <w:r w:rsidR="003A06C2" w:rsidRPr="003A06C2">
              <w:rPr>
                <w:rFonts w:ascii="Times New Roman" w:hAnsi="Times New Roman" w:cs="Times New Roman"/>
                <w:sz w:val="24"/>
                <w:szCs w:val="24"/>
                <w:lang w:val="en-US"/>
              </w:rPr>
              <w:t>*</w:t>
            </w:r>
          </w:p>
        </w:tc>
        <w:tc>
          <w:tcPr>
            <w:tcW w:w="0" w:type="auto"/>
          </w:tcPr>
          <w:p w14:paraId="09ED90FC"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79DFC452"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073</w:t>
            </w:r>
          </w:p>
        </w:tc>
        <w:tc>
          <w:tcPr>
            <w:tcW w:w="0" w:type="auto"/>
            <w:shd w:val="clear" w:color="auto" w:fill="auto"/>
            <w:noWrap/>
            <w:vAlign w:val="bottom"/>
          </w:tcPr>
          <w:p w14:paraId="187B8783"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137</w:t>
            </w:r>
          </w:p>
        </w:tc>
        <w:tc>
          <w:tcPr>
            <w:tcW w:w="0" w:type="auto"/>
            <w:gridSpan w:val="2"/>
            <w:shd w:val="clear" w:color="auto" w:fill="auto"/>
            <w:noWrap/>
            <w:vAlign w:val="bottom"/>
          </w:tcPr>
          <w:p w14:paraId="560A5AAB"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114</w:t>
            </w:r>
          </w:p>
        </w:tc>
      </w:tr>
      <w:tr w:rsidR="00A32706" w:rsidRPr="00F92DEF" w14:paraId="5A371E13" w14:textId="77777777" w:rsidTr="00F15367">
        <w:trPr>
          <w:trHeight w:val="300"/>
        </w:trPr>
        <w:tc>
          <w:tcPr>
            <w:tcW w:w="0" w:type="auto"/>
            <w:tcBorders>
              <w:bottom w:val="single" w:sz="2" w:space="0" w:color="auto"/>
            </w:tcBorders>
            <w:vAlign w:val="bottom"/>
          </w:tcPr>
          <w:p w14:paraId="0AC7BF19" w14:textId="77777777" w:rsidR="00A32706" w:rsidRPr="00F92DEF" w:rsidRDefault="00A32706"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tcBorders>
              <w:bottom w:val="single" w:sz="2" w:space="0" w:color="auto"/>
            </w:tcBorders>
            <w:vAlign w:val="bottom"/>
          </w:tcPr>
          <w:p w14:paraId="2BFAD556" w14:textId="77777777" w:rsidR="00A32706" w:rsidRPr="00F92DEF" w:rsidRDefault="00A32706"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K</w:t>
            </w:r>
          </w:p>
        </w:tc>
        <w:tc>
          <w:tcPr>
            <w:tcW w:w="0" w:type="auto"/>
            <w:tcBorders>
              <w:bottom w:val="single" w:sz="2" w:space="0" w:color="auto"/>
            </w:tcBorders>
          </w:tcPr>
          <w:p w14:paraId="50D70102"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4" w:space="0" w:color="auto"/>
            </w:tcBorders>
            <w:shd w:val="clear" w:color="auto" w:fill="auto"/>
            <w:noWrap/>
            <w:vAlign w:val="bottom"/>
          </w:tcPr>
          <w:p w14:paraId="634E8F7A" w14:textId="77777777" w:rsidR="00A32706" w:rsidRPr="003A06C2" w:rsidRDefault="003A06C2" w:rsidP="003A06C2">
            <w:pPr>
              <w:tabs>
                <w:tab w:val="decimal" w:pos="586"/>
              </w:tabs>
              <w:spacing w:after="0" w:line="240" w:lineRule="auto"/>
              <w:rPr>
                <w:rFonts w:ascii="Times New Roman" w:hAnsi="Times New Roman" w:cs="Times New Roman"/>
                <w:sz w:val="24"/>
                <w:szCs w:val="24"/>
                <w:lang w:val="en-US"/>
              </w:rPr>
            </w:pPr>
            <w:commentRangeStart w:id="8"/>
            <w:r>
              <w:rPr>
                <w:rFonts w:ascii="Times New Roman" w:hAnsi="Times New Roman" w:cs="Times New Roman"/>
                <w:sz w:val="24"/>
                <w:szCs w:val="24"/>
                <w:lang w:val="en-US"/>
              </w:rPr>
              <w:t>-0.</w:t>
            </w:r>
            <w:r w:rsidR="002F6B72" w:rsidRPr="003A06C2">
              <w:rPr>
                <w:rFonts w:ascii="Times New Roman" w:hAnsi="Times New Roman" w:cs="Times New Roman"/>
                <w:sz w:val="24"/>
                <w:szCs w:val="24"/>
                <w:lang w:val="en-US"/>
              </w:rPr>
              <w:t>034</w:t>
            </w:r>
          </w:p>
        </w:tc>
        <w:tc>
          <w:tcPr>
            <w:tcW w:w="0" w:type="auto"/>
            <w:gridSpan w:val="2"/>
            <w:tcBorders>
              <w:left w:val="nil"/>
              <w:bottom w:val="single" w:sz="4" w:space="0" w:color="auto"/>
            </w:tcBorders>
            <w:shd w:val="clear" w:color="auto" w:fill="auto"/>
            <w:noWrap/>
            <w:vAlign w:val="bottom"/>
          </w:tcPr>
          <w:p w14:paraId="57E32EC9"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002F6B72" w:rsidRPr="003A06C2">
              <w:rPr>
                <w:rFonts w:ascii="Times New Roman" w:hAnsi="Times New Roman" w:cs="Times New Roman"/>
                <w:sz w:val="24"/>
                <w:szCs w:val="24"/>
                <w:lang w:val="en-US"/>
              </w:rPr>
              <w:t>651</w:t>
            </w:r>
            <w:r w:rsidR="003A06C2" w:rsidRPr="003A06C2">
              <w:rPr>
                <w:rFonts w:ascii="Times New Roman" w:hAnsi="Times New Roman" w:cs="Times New Roman"/>
                <w:sz w:val="24"/>
                <w:szCs w:val="24"/>
                <w:lang w:val="en-US"/>
              </w:rPr>
              <w:t>***</w:t>
            </w:r>
          </w:p>
        </w:tc>
        <w:tc>
          <w:tcPr>
            <w:tcW w:w="988" w:type="dxa"/>
            <w:tcBorders>
              <w:left w:val="nil"/>
              <w:bottom w:val="single" w:sz="4" w:space="0" w:color="auto"/>
            </w:tcBorders>
            <w:shd w:val="clear" w:color="auto" w:fill="auto"/>
            <w:noWrap/>
            <w:vAlign w:val="bottom"/>
          </w:tcPr>
          <w:p w14:paraId="4186AB56"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w:t>
            </w:r>
            <w:r w:rsidR="00325E82" w:rsidRPr="003A06C2">
              <w:rPr>
                <w:rFonts w:ascii="Times New Roman" w:hAnsi="Times New Roman" w:cs="Times New Roman"/>
                <w:sz w:val="24"/>
                <w:szCs w:val="24"/>
                <w:lang w:val="en-US"/>
              </w:rPr>
              <w:t>.</w:t>
            </w:r>
            <w:r w:rsidR="002F6B72" w:rsidRPr="003A06C2">
              <w:rPr>
                <w:rFonts w:ascii="Times New Roman" w:hAnsi="Times New Roman" w:cs="Times New Roman"/>
                <w:sz w:val="24"/>
                <w:szCs w:val="24"/>
                <w:lang w:val="en-US"/>
              </w:rPr>
              <w:t>005</w:t>
            </w:r>
          </w:p>
        </w:tc>
        <w:tc>
          <w:tcPr>
            <w:tcW w:w="0" w:type="auto"/>
            <w:tcBorders>
              <w:left w:val="nil"/>
              <w:bottom w:val="single" w:sz="4" w:space="0" w:color="auto"/>
            </w:tcBorders>
          </w:tcPr>
          <w:p w14:paraId="6667E5AC"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4" w:space="0" w:color="auto"/>
            </w:tcBorders>
            <w:shd w:val="clear" w:color="auto" w:fill="auto"/>
            <w:noWrap/>
            <w:vAlign w:val="bottom"/>
          </w:tcPr>
          <w:p w14:paraId="3AE2D2BF"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077</w:t>
            </w:r>
            <w:commentRangeEnd w:id="8"/>
            <w:r w:rsidR="00EF47B6">
              <w:rPr>
                <w:rStyle w:val="CommentReference"/>
              </w:rPr>
              <w:commentReference w:id="8"/>
            </w:r>
          </w:p>
        </w:tc>
        <w:tc>
          <w:tcPr>
            <w:tcW w:w="0" w:type="auto"/>
            <w:tcBorders>
              <w:left w:val="nil"/>
              <w:bottom w:val="single" w:sz="4" w:space="0" w:color="auto"/>
            </w:tcBorders>
            <w:shd w:val="clear" w:color="auto" w:fill="auto"/>
            <w:noWrap/>
            <w:vAlign w:val="bottom"/>
          </w:tcPr>
          <w:p w14:paraId="2ABBCC5E"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1</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380</w:t>
            </w:r>
            <w:r w:rsidR="00F15367" w:rsidRPr="00F15367">
              <w:rPr>
                <w:rFonts w:ascii="Times New Roman" w:hAnsi="Times New Roman" w:cs="Times New Roman"/>
                <w:sz w:val="24"/>
                <w:szCs w:val="24"/>
                <w:lang w:val="en-US"/>
              </w:rPr>
              <w:t>***</w:t>
            </w:r>
          </w:p>
        </w:tc>
        <w:tc>
          <w:tcPr>
            <w:tcW w:w="0" w:type="auto"/>
            <w:gridSpan w:val="2"/>
            <w:tcBorders>
              <w:left w:val="nil"/>
              <w:bottom w:val="single" w:sz="4" w:space="0" w:color="auto"/>
            </w:tcBorders>
            <w:shd w:val="clear" w:color="auto" w:fill="auto"/>
            <w:noWrap/>
            <w:vAlign w:val="bottom"/>
          </w:tcPr>
          <w:p w14:paraId="019C09F8"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w:t>
            </w:r>
            <w:r w:rsidR="00325E82" w:rsidRPr="00F15367">
              <w:rPr>
                <w:rFonts w:ascii="Times New Roman" w:hAnsi="Times New Roman" w:cs="Times New Roman"/>
                <w:sz w:val="24"/>
                <w:szCs w:val="24"/>
                <w:lang w:val="en-US"/>
              </w:rPr>
              <w:t>.</w:t>
            </w:r>
            <w:r w:rsidRPr="00F15367">
              <w:rPr>
                <w:rFonts w:ascii="Times New Roman" w:hAnsi="Times New Roman" w:cs="Times New Roman"/>
                <w:sz w:val="24"/>
                <w:szCs w:val="24"/>
                <w:lang w:val="en-US"/>
              </w:rPr>
              <w:t>374</w:t>
            </w:r>
          </w:p>
        </w:tc>
      </w:tr>
      <w:tr w:rsidR="00A32706" w:rsidRPr="00F92DEF" w14:paraId="7DD629D2" w14:textId="77777777" w:rsidTr="00F15367">
        <w:trPr>
          <w:trHeight w:val="300"/>
        </w:trPr>
        <w:tc>
          <w:tcPr>
            <w:tcW w:w="1914" w:type="dxa"/>
            <w:gridSpan w:val="2"/>
            <w:tcBorders>
              <w:top w:val="single" w:sz="2" w:space="0" w:color="auto"/>
            </w:tcBorders>
          </w:tcPr>
          <w:p w14:paraId="0F89947A" w14:textId="77777777" w:rsidR="00A32706" w:rsidRPr="00F92DEF" w:rsidRDefault="00A32706" w:rsidP="003E35B9">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W</w:t>
            </w:r>
            <w:r w:rsidRPr="00F92DEF">
              <w:rPr>
                <w:rFonts w:ascii="Times New Roman" w:eastAsia="Times New Roman" w:hAnsi="Times New Roman" w:cs="Times New Roman"/>
                <w:color w:val="000000"/>
                <w:sz w:val="24"/>
                <w:szCs w:val="24"/>
                <w:lang w:eastAsia="es-ES"/>
              </w:rPr>
              <w:t>ithout</w:t>
            </w:r>
            <w:proofErr w:type="spellEnd"/>
            <w:r w:rsidRPr="00F92DEF">
              <w:rPr>
                <w:rFonts w:ascii="Times New Roman" w:eastAsia="Times New Roman" w:hAnsi="Times New Roman" w:cs="Times New Roman"/>
                <w:color w:val="000000"/>
                <w:sz w:val="24"/>
                <w:szCs w:val="24"/>
                <w:lang w:eastAsia="es-ES"/>
              </w:rPr>
              <w:t xml:space="preserve"> </w:t>
            </w:r>
            <w:r w:rsidR="003E35B9">
              <w:rPr>
                <w:rFonts w:ascii="Times New Roman" w:eastAsia="Times New Roman" w:hAnsi="Times New Roman" w:cs="Times New Roman"/>
                <w:i/>
                <w:color w:val="000000"/>
                <w:sz w:val="24"/>
                <w:szCs w:val="24"/>
                <w:lang w:eastAsia="es-ES"/>
              </w:rPr>
              <w:t>P</w:t>
            </w:r>
            <w:r w:rsidRPr="00F92DEF">
              <w:rPr>
                <w:rFonts w:ascii="Times New Roman" w:eastAsia="Times New Roman" w:hAnsi="Times New Roman" w:cs="Times New Roman"/>
                <w:i/>
                <w:color w:val="000000"/>
                <w:sz w:val="24"/>
                <w:szCs w:val="24"/>
                <w:lang w:eastAsia="es-ES"/>
              </w:rPr>
              <w:t xml:space="preserve">. </w:t>
            </w:r>
            <w:proofErr w:type="spellStart"/>
            <w:r w:rsidRPr="00F92DEF">
              <w:rPr>
                <w:rFonts w:ascii="Times New Roman" w:eastAsia="Times New Roman" w:hAnsi="Times New Roman" w:cs="Times New Roman"/>
                <w:i/>
                <w:color w:val="000000"/>
                <w:sz w:val="24"/>
                <w:szCs w:val="24"/>
                <w:lang w:eastAsia="es-ES"/>
              </w:rPr>
              <w:t>alcon</w:t>
            </w:r>
            <w:proofErr w:type="spellEnd"/>
          </w:p>
        </w:tc>
        <w:tc>
          <w:tcPr>
            <w:tcW w:w="0" w:type="auto"/>
            <w:tcBorders>
              <w:top w:val="single" w:sz="2" w:space="0" w:color="auto"/>
            </w:tcBorders>
          </w:tcPr>
          <w:p w14:paraId="2C11B588" w14:textId="77777777" w:rsidR="00A32706" w:rsidRPr="00F92DEF"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4" w:space="0" w:color="auto"/>
              <w:left w:val="nil"/>
            </w:tcBorders>
            <w:shd w:val="clear" w:color="auto" w:fill="auto"/>
            <w:noWrap/>
            <w:vAlign w:val="bottom"/>
            <w:hideMark/>
          </w:tcPr>
          <w:p w14:paraId="3E6DF880"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p>
        </w:tc>
        <w:tc>
          <w:tcPr>
            <w:tcW w:w="0" w:type="auto"/>
            <w:gridSpan w:val="2"/>
            <w:tcBorders>
              <w:top w:val="single" w:sz="4" w:space="0" w:color="auto"/>
              <w:left w:val="nil"/>
            </w:tcBorders>
            <w:shd w:val="clear" w:color="auto" w:fill="auto"/>
            <w:noWrap/>
            <w:vAlign w:val="bottom"/>
            <w:hideMark/>
          </w:tcPr>
          <w:p w14:paraId="1BE31507"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p>
        </w:tc>
        <w:tc>
          <w:tcPr>
            <w:tcW w:w="988" w:type="dxa"/>
            <w:tcBorders>
              <w:top w:val="single" w:sz="4" w:space="0" w:color="auto"/>
              <w:left w:val="nil"/>
            </w:tcBorders>
            <w:shd w:val="clear" w:color="auto" w:fill="auto"/>
            <w:noWrap/>
            <w:vAlign w:val="bottom"/>
            <w:hideMark/>
          </w:tcPr>
          <w:p w14:paraId="71AA6ECE" w14:textId="77777777" w:rsidR="00A32706" w:rsidRPr="003A06C2" w:rsidRDefault="00A32706" w:rsidP="003A06C2">
            <w:pPr>
              <w:tabs>
                <w:tab w:val="decimal" w:pos="586"/>
              </w:tabs>
              <w:spacing w:after="0" w:line="240" w:lineRule="auto"/>
              <w:rPr>
                <w:rFonts w:ascii="Times New Roman" w:hAnsi="Times New Roman" w:cs="Times New Roman"/>
                <w:sz w:val="24"/>
                <w:szCs w:val="24"/>
                <w:lang w:val="en-US"/>
              </w:rPr>
            </w:pPr>
          </w:p>
        </w:tc>
        <w:tc>
          <w:tcPr>
            <w:tcW w:w="0" w:type="auto"/>
            <w:tcBorders>
              <w:top w:val="single" w:sz="4" w:space="0" w:color="auto"/>
              <w:left w:val="nil"/>
            </w:tcBorders>
          </w:tcPr>
          <w:p w14:paraId="3269B6B2" w14:textId="77777777" w:rsidR="00A32706" w:rsidRPr="00205640" w:rsidRDefault="00A32706"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top w:val="single" w:sz="4" w:space="0" w:color="auto"/>
              <w:left w:val="nil"/>
            </w:tcBorders>
            <w:shd w:val="clear" w:color="auto" w:fill="auto"/>
            <w:noWrap/>
            <w:vAlign w:val="bottom"/>
            <w:hideMark/>
          </w:tcPr>
          <w:p w14:paraId="1C9286D5"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p>
        </w:tc>
        <w:tc>
          <w:tcPr>
            <w:tcW w:w="0" w:type="auto"/>
            <w:tcBorders>
              <w:top w:val="single" w:sz="4" w:space="0" w:color="auto"/>
              <w:left w:val="nil"/>
            </w:tcBorders>
            <w:shd w:val="clear" w:color="auto" w:fill="auto"/>
            <w:noWrap/>
            <w:vAlign w:val="bottom"/>
            <w:hideMark/>
          </w:tcPr>
          <w:p w14:paraId="3C4B6DC0"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p>
        </w:tc>
        <w:tc>
          <w:tcPr>
            <w:tcW w:w="0" w:type="auto"/>
            <w:gridSpan w:val="2"/>
            <w:tcBorders>
              <w:top w:val="single" w:sz="4" w:space="0" w:color="auto"/>
              <w:left w:val="nil"/>
            </w:tcBorders>
            <w:shd w:val="clear" w:color="auto" w:fill="auto"/>
            <w:noWrap/>
            <w:vAlign w:val="bottom"/>
          </w:tcPr>
          <w:p w14:paraId="34BE2675" w14:textId="77777777" w:rsidR="00A32706" w:rsidRPr="00F15367" w:rsidRDefault="00A32706" w:rsidP="00F15367">
            <w:pPr>
              <w:tabs>
                <w:tab w:val="decimal" w:pos="586"/>
              </w:tabs>
              <w:spacing w:after="0" w:line="240" w:lineRule="auto"/>
              <w:rPr>
                <w:rFonts w:ascii="Times New Roman" w:hAnsi="Times New Roman" w:cs="Times New Roman"/>
                <w:sz w:val="24"/>
                <w:szCs w:val="24"/>
                <w:lang w:val="en-US"/>
              </w:rPr>
            </w:pPr>
          </w:p>
        </w:tc>
      </w:tr>
      <w:tr w:rsidR="00325E82" w:rsidRPr="00F92DEF" w14:paraId="7227120A" w14:textId="77777777" w:rsidTr="00F15367">
        <w:trPr>
          <w:trHeight w:val="300"/>
        </w:trPr>
        <w:tc>
          <w:tcPr>
            <w:tcW w:w="0" w:type="auto"/>
            <w:vAlign w:val="bottom"/>
          </w:tcPr>
          <w:p w14:paraId="1C0F5CE5"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146B7D8F"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L</w:t>
            </w:r>
          </w:p>
        </w:tc>
        <w:tc>
          <w:tcPr>
            <w:tcW w:w="0" w:type="auto"/>
          </w:tcPr>
          <w:p w14:paraId="7ABC8B8C"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2E426755"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0.115</w:t>
            </w:r>
          </w:p>
        </w:tc>
        <w:tc>
          <w:tcPr>
            <w:tcW w:w="0" w:type="auto"/>
            <w:gridSpan w:val="2"/>
            <w:shd w:val="clear" w:color="auto" w:fill="auto"/>
            <w:noWrap/>
            <w:vAlign w:val="bottom"/>
          </w:tcPr>
          <w:p w14:paraId="4482E9E4"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0.096</w:t>
            </w:r>
          </w:p>
        </w:tc>
        <w:tc>
          <w:tcPr>
            <w:tcW w:w="988" w:type="dxa"/>
            <w:shd w:val="clear" w:color="auto" w:fill="auto"/>
            <w:noWrap/>
            <w:vAlign w:val="bottom"/>
          </w:tcPr>
          <w:p w14:paraId="6D53AAA4"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0.357</w:t>
            </w:r>
            <w:r w:rsidR="003A06C2" w:rsidRPr="003A06C2">
              <w:rPr>
                <w:rFonts w:ascii="Times New Roman" w:hAnsi="Times New Roman" w:cs="Times New Roman"/>
                <w:sz w:val="24"/>
                <w:szCs w:val="24"/>
                <w:lang w:val="en-US"/>
              </w:rPr>
              <w:t>*</w:t>
            </w:r>
          </w:p>
        </w:tc>
        <w:tc>
          <w:tcPr>
            <w:tcW w:w="0" w:type="auto"/>
          </w:tcPr>
          <w:p w14:paraId="3DC6351D"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77F063C9"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0.368</w:t>
            </w:r>
            <w:r w:rsidR="00F15367" w:rsidRPr="00F15367">
              <w:rPr>
                <w:rFonts w:ascii="Times New Roman" w:hAnsi="Times New Roman" w:cs="Times New Roman"/>
                <w:sz w:val="24"/>
                <w:szCs w:val="24"/>
                <w:lang w:val="en-US"/>
              </w:rPr>
              <w:t>**</w:t>
            </w:r>
          </w:p>
        </w:tc>
        <w:tc>
          <w:tcPr>
            <w:tcW w:w="0" w:type="auto"/>
            <w:shd w:val="clear" w:color="auto" w:fill="auto"/>
            <w:noWrap/>
            <w:vAlign w:val="bottom"/>
          </w:tcPr>
          <w:p w14:paraId="5C311672"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0.247</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14:paraId="6236FA24"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0.156</w:t>
            </w:r>
          </w:p>
        </w:tc>
      </w:tr>
      <w:tr w:rsidR="00325E82" w:rsidRPr="00F92DEF" w14:paraId="7F5CDC5C" w14:textId="77777777" w:rsidTr="00F15367">
        <w:trPr>
          <w:trHeight w:val="300"/>
        </w:trPr>
        <w:tc>
          <w:tcPr>
            <w:tcW w:w="0" w:type="auto"/>
            <w:vAlign w:val="bottom"/>
          </w:tcPr>
          <w:p w14:paraId="5FEBF71A"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7A7388D1"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M</w:t>
            </w:r>
          </w:p>
        </w:tc>
        <w:tc>
          <w:tcPr>
            <w:tcW w:w="0" w:type="auto"/>
          </w:tcPr>
          <w:p w14:paraId="3D54BB1A"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769AB3FA"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0.197</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14:paraId="27F76E5D"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-0.005</w:t>
            </w:r>
          </w:p>
        </w:tc>
        <w:tc>
          <w:tcPr>
            <w:tcW w:w="988" w:type="dxa"/>
            <w:shd w:val="clear" w:color="auto" w:fill="auto"/>
            <w:noWrap/>
            <w:vAlign w:val="bottom"/>
          </w:tcPr>
          <w:p w14:paraId="5A51B907"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0.258</w:t>
            </w:r>
            <w:r w:rsidR="003A06C2" w:rsidRPr="003A06C2">
              <w:rPr>
                <w:rFonts w:ascii="Times New Roman" w:hAnsi="Times New Roman" w:cs="Times New Roman"/>
                <w:sz w:val="24"/>
                <w:szCs w:val="24"/>
                <w:lang w:val="en-US"/>
              </w:rPr>
              <w:t>**</w:t>
            </w:r>
          </w:p>
        </w:tc>
        <w:tc>
          <w:tcPr>
            <w:tcW w:w="0" w:type="auto"/>
          </w:tcPr>
          <w:p w14:paraId="0C343A2E"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4AA8BB1F"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0.234</w:t>
            </w:r>
            <w:r w:rsidR="00F15367" w:rsidRPr="00F15367">
              <w:rPr>
                <w:rFonts w:ascii="Times New Roman" w:hAnsi="Times New Roman" w:cs="Times New Roman"/>
                <w:sz w:val="24"/>
                <w:szCs w:val="24"/>
                <w:lang w:val="en-US"/>
              </w:rPr>
              <w:t>**</w:t>
            </w:r>
          </w:p>
        </w:tc>
        <w:tc>
          <w:tcPr>
            <w:tcW w:w="0" w:type="auto"/>
            <w:shd w:val="clear" w:color="auto" w:fill="auto"/>
            <w:noWrap/>
            <w:vAlign w:val="bottom"/>
          </w:tcPr>
          <w:p w14:paraId="461F67E2"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0.247</w:t>
            </w:r>
            <w:r w:rsidR="00F15367" w:rsidRPr="00F15367">
              <w:rPr>
                <w:rFonts w:ascii="Times New Roman" w:hAnsi="Times New Roman" w:cs="Times New Roman"/>
                <w:sz w:val="24"/>
                <w:szCs w:val="24"/>
                <w:lang w:val="en-US"/>
              </w:rPr>
              <w:t>**</w:t>
            </w:r>
          </w:p>
        </w:tc>
        <w:tc>
          <w:tcPr>
            <w:tcW w:w="0" w:type="auto"/>
            <w:gridSpan w:val="2"/>
            <w:shd w:val="clear" w:color="auto" w:fill="auto"/>
            <w:noWrap/>
            <w:vAlign w:val="bottom"/>
          </w:tcPr>
          <w:p w14:paraId="3DE117DA"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0.121</w:t>
            </w:r>
          </w:p>
        </w:tc>
      </w:tr>
      <w:tr w:rsidR="00325E82" w:rsidRPr="00F92DEF" w14:paraId="30DDD26E" w14:textId="77777777" w:rsidTr="00F15367">
        <w:trPr>
          <w:trHeight w:val="300"/>
        </w:trPr>
        <w:tc>
          <w:tcPr>
            <w:tcW w:w="0" w:type="auto"/>
            <w:vAlign w:val="bottom"/>
          </w:tcPr>
          <w:p w14:paraId="287EB148"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1F63D460"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N</w:t>
            </w:r>
          </w:p>
        </w:tc>
        <w:tc>
          <w:tcPr>
            <w:tcW w:w="0" w:type="auto"/>
          </w:tcPr>
          <w:p w14:paraId="53D729B6"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006805DC"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0.520</w:t>
            </w:r>
            <w:r w:rsidR="003A06C2" w:rsidRPr="003A06C2">
              <w:rPr>
                <w:rFonts w:ascii="Times New Roman" w:hAnsi="Times New Roman" w:cs="Times New Roman"/>
                <w:sz w:val="24"/>
                <w:szCs w:val="24"/>
                <w:lang w:val="en-US"/>
              </w:rPr>
              <w:t>***</w:t>
            </w:r>
          </w:p>
        </w:tc>
        <w:tc>
          <w:tcPr>
            <w:tcW w:w="0" w:type="auto"/>
            <w:gridSpan w:val="2"/>
            <w:shd w:val="clear" w:color="auto" w:fill="auto"/>
            <w:noWrap/>
            <w:vAlign w:val="bottom"/>
          </w:tcPr>
          <w:p w14:paraId="31B57B20"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0.830</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1A4148EE"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0.203</w:t>
            </w:r>
          </w:p>
        </w:tc>
        <w:tc>
          <w:tcPr>
            <w:tcW w:w="0" w:type="auto"/>
          </w:tcPr>
          <w:p w14:paraId="55978D34"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14:paraId="3210ED51"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14:paraId="4E6D05B5"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14:paraId="4780BCF5"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14:paraId="236AA261" w14:textId="77777777" w:rsidTr="00F15367">
        <w:trPr>
          <w:trHeight w:val="300"/>
        </w:trPr>
        <w:tc>
          <w:tcPr>
            <w:tcW w:w="0" w:type="auto"/>
            <w:vAlign w:val="bottom"/>
          </w:tcPr>
          <w:p w14:paraId="48DE8E1E"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1CFEEBAB"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O</w:t>
            </w:r>
          </w:p>
        </w:tc>
        <w:tc>
          <w:tcPr>
            <w:tcW w:w="0" w:type="auto"/>
          </w:tcPr>
          <w:p w14:paraId="7AA3BFA2"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76FB92C0"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0.059</w:t>
            </w:r>
          </w:p>
        </w:tc>
        <w:tc>
          <w:tcPr>
            <w:tcW w:w="0" w:type="auto"/>
            <w:gridSpan w:val="2"/>
            <w:shd w:val="clear" w:color="auto" w:fill="auto"/>
            <w:noWrap/>
            <w:vAlign w:val="bottom"/>
          </w:tcPr>
          <w:p w14:paraId="2C39B4FB"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0.573</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3CE0C3F2"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0.041</w:t>
            </w:r>
          </w:p>
        </w:tc>
        <w:tc>
          <w:tcPr>
            <w:tcW w:w="0" w:type="auto"/>
          </w:tcPr>
          <w:p w14:paraId="15C9EEB0"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14:paraId="7ED68C42"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14:paraId="07CFB445"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14:paraId="46436AF2"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14:paraId="0DAE1A45" w14:textId="77777777" w:rsidTr="00F15367">
        <w:trPr>
          <w:trHeight w:val="300"/>
        </w:trPr>
        <w:tc>
          <w:tcPr>
            <w:tcW w:w="0" w:type="auto"/>
            <w:vAlign w:val="bottom"/>
          </w:tcPr>
          <w:p w14:paraId="4CE41C42"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661CF295"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P</w:t>
            </w:r>
          </w:p>
        </w:tc>
        <w:tc>
          <w:tcPr>
            <w:tcW w:w="0" w:type="auto"/>
          </w:tcPr>
          <w:p w14:paraId="7F931977"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4944D42E"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0.197</w:t>
            </w:r>
          </w:p>
        </w:tc>
        <w:tc>
          <w:tcPr>
            <w:tcW w:w="0" w:type="auto"/>
            <w:gridSpan w:val="2"/>
            <w:shd w:val="clear" w:color="auto" w:fill="auto"/>
            <w:noWrap/>
            <w:vAlign w:val="bottom"/>
          </w:tcPr>
          <w:p w14:paraId="708CBC8E"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0.482</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622A773D"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-0.278</w:t>
            </w:r>
          </w:p>
        </w:tc>
        <w:tc>
          <w:tcPr>
            <w:tcW w:w="0" w:type="auto"/>
          </w:tcPr>
          <w:p w14:paraId="122D4F7B"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14:paraId="6F4EDFDF"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14:paraId="3FEF6513"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14:paraId="5E055581"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14:paraId="7DBD09B2" w14:textId="77777777" w:rsidTr="00F15367">
        <w:trPr>
          <w:trHeight w:val="300"/>
        </w:trPr>
        <w:tc>
          <w:tcPr>
            <w:tcW w:w="0" w:type="auto"/>
            <w:vAlign w:val="bottom"/>
          </w:tcPr>
          <w:p w14:paraId="6B328BD3"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0D2B17CA"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Q</w:t>
            </w:r>
          </w:p>
        </w:tc>
        <w:tc>
          <w:tcPr>
            <w:tcW w:w="0" w:type="auto"/>
          </w:tcPr>
          <w:p w14:paraId="493C56DB"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2ADCEB6C"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0.079</w:t>
            </w:r>
          </w:p>
        </w:tc>
        <w:tc>
          <w:tcPr>
            <w:tcW w:w="0" w:type="auto"/>
            <w:gridSpan w:val="2"/>
            <w:shd w:val="clear" w:color="auto" w:fill="auto"/>
            <w:noWrap/>
            <w:vAlign w:val="bottom"/>
          </w:tcPr>
          <w:p w14:paraId="78405C3B"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0.558</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581F4702"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0.058</w:t>
            </w:r>
          </w:p>
        </w:tc>
        <w:tc>
          <w:tcPr>
            <w:tcW w:w="0" w:type="auto"/>
          </w:tcPr>
          <w:p w14:paraId="42F3F011"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center"/>
            <w:hideMark/>
          </w:tcPr>
          <w:p w14:paraId="234D9BF0"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shd w:val="clear" w:color="auto" w:fill="auto"/>
            <w:noWrap/>
            <w:vAlign w:val="center"/>
            <w:hideMark/>
          </w:tcPr>
          <w:p w14:paraId="7363FEE8"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c>
          <w:tcPr>
            <w:tcW w:w="0" w:type="auto"/>
            <w:gridSpan w:val="2"/>
            <w:shd w:val="clear" w:color="auto" w:fill="auto"/>
            <w:noWrap/>
            <w:vAlign w:val="center"/>
          </w:tcPr>
          <w:p w14:paraId="5E36F760"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w:t>
            </w:r>
          </w:p>
        </w:tc>
      </w:tr>
      <w:tr w:rsidR="00325E82" w:rsidRPr="00F92DEF" w14:paraId="67F83B4C" w14:textId="77777777" w:rsidTr="00F15367">
        <w:trPr>
          <w:trHeight w:val="300"/>
        </w:trPr>
        <w:tc>
          <w:tcPr>
            <w:tcW w:w="0" w:type="auto"/>
            <w:vAlign w:val="bottom"/>
          </w:tcPr>
          <w:p w14:paraId="5829DA1D"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58A16C77"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R</w:t>
            </w:r>
          </w:p>
        </w:tc>
        <w:tc>
          <w:tcPr>
            <w:tcW w:w="0" w:type="auto"/>
          </w:tcPr>
          <w:p w14:paraId="43CAFA94"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5CFBE870"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0.581</w:t>
            </w:r>
          </w:p>
        </w:tc>
        <w:tc>
          <w:tcPr>
            <w:tcW w:w="0" w:type="auto"/>
            <w:gridSpan w:val="2"/>
            <w:shd w:val="clear" w:color="auto" w:fill="auto"/>
            <w:noWrap/>
            <w:vAlign w:val="bottom"/>
          </w:tcPr>
          <w:p w14:paraId="47110760"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0.344</w:t>
            </w:r>
          </w:p>
        </w:tc>
        <w:tc>
          <w:tcPr>
            <w:tcW w:w="988" w:type="dxa"/>
            <w:shd w:val="clear" w:color="auto" w:fill="auto"/>
            <w:noWrap/>
            <w:vAlign w:val="bottom"/>
          </w:tcPr>
          <w:p w14:paraId="7354BCEC"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0.120</w:t>
            </w:r>
          </w:p>
        </w:tc>
        <w:tc>
          <w:tcPr>
            <w:tcW w:w="0" w:type="auto"/>
          </w:tcPr>
          <w:p w14:paraId="14E09BC7"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07C4E675"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0.440</w:t>
            </w:r>
          </w:p>
        </w:tc>
        <w:tc>
          <w:tcPr>
            <w:tcW w:w="0" w:type="auto"/>
            <w:shd w:val="clear" w:color="auto" w:fill="auto"/>
            <w:noWrap/>
            <w:vAlign w:val="bottom"/>
          </w:tcPr>
          <w:p w14:paraId="27C9BCB8"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-0.019</w:t>
            </w:r>
          </w:p>
        </w:tc>
        <w:tc>
          <w:tcPr>
            <w:tcW w:w="0" w:type="auto"/>
            <w:gridSpan w:val="2"/>
            <w:shd w:val="clear" w:color="auto" w:fill="auto"/>
            <w:noWrap/>
            <w:vAlign w:val="bottom"/>
          </w:tcPr>
          <w:p w14:paraId="0159AAC0"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-0.244</w:t>
            </w:r>
          </w:p>
        </w:tc>
      </w:tr>
      <w:tr w:rsidR="00325E82" w:rsidRPr="00F92DEF" w14:paraId="09019A87" w14:textId="77777777" w:rsidTr="00F15367">
        <w:trPr>
          <w:trHeight w:val="300"/>
        </w:trPr>
        <w:tc>
          <w:tcPr>
            <w:tcW w:w="0" w:type="auto"/>
            <w:vAlign w:val="bottom"/>
          </w:tcPr>
          <w:p w14:paraId="3907D19D"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vAlign w:val="bottom"/>
          </w:tcPr>
          <w:p w14:paraId="7C0154C4"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S</w:t>
            </w:r>
          </w:p>
        </w:tc>
        <w:tc>
          <w:tcPr>
            <w:tcW w:w="0" w:type="auto"/>
          </w:tcPr>
          <w:p w14:paraId="5A1DD026"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44C71FD7"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0.155</w:t>
            </w:r>
          </w:p>
        </w:tc>
        <w:tc>
          <w:tcPr>
            <w:tcW w:w="0" w:type="auto"/>
            <w:gridSpan w:val="2"/>
            <w:shd w:val="clear" w:color="auto" w:fill="auto"/>
            <w:noWrap/>
            <w:vAlign w:val="bottom"/>
          </w:tcPr>
          <w:p w14:paraId="261D535F"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0.952</w:t>
            </w:r>
            <w:r w:rsidR="003A06C2" w:rsidRPr="003A06C2">
              <w:rPr>
                <w:rFonts w:ascii="Times New Roman" w:hAnsi="Times New Roman" w:cs="Times New Roman"/>
                <w:sz w:val="24"/>
                <w:szCs w:val="24"/>
                <w:lang w:val="en-US"/>
              </w:rPr>
              <w:t>***</w:t>
            </w:r>
          </w:p>
        </w:tc>
        <w:tc>
          <w:tcPr>
            <w:tcW w:w="988" w:type="dxa"/>
            <w:shd w:val="clear" w:color="auto" w:fill="auto"/>
            <w:noWrap/>
            <w:vAlign w:val="bottom"/>
          </w:tcPr>
          <w:p w14:paraId="4E143C4D"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0.104</w:t>
            </w:r>
          </w:p>
        </w:tc>
        <w:tc>
          <w:tcPr>
            <w:tcW w:w="0" w:type="auto"/>
          </w:tcPr>
          <w:p w14:paraId="795A392D"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shd w:val="clear" w:color="auto" w:fill="auto"/>
            <w:noWrap/>
            <w:vAlign w:val="bottom"/>
          </w:tcPr>
          <w:p w14:paraId="15506012"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0.315</w:t>
            </w:r>
          </w:p>
        </w:tc>
        <w:tc>
          <w:tcPr>
            <w:tcW w:w="0" w:type="auto"/>
            <w:shd w:val="clear" w:color="auto" w:fill="auto"/>
            <w:noWrap/>
            <w:vAlign w:val="bottom"/>
          </w:tcPr>
          <w:p w14:paraId="47825B98"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0.053</w:t>
            </w:r>
          </w:p>
        </w:tc>
        <w:tc>
          <w:tcPr>
            <w:tcW w:w="0" w:type="auto"/>
            <w:gridSpan w:val="2"/>
            <w:shd w:val="clear" w:color="auto" w:fill="auto"/>
            <w:noWrap/>
            <w:vAlign w:val="bottom"/>
          </w:tcPr>
          <w:p w14:paraId="6F00B3E0"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0.723</w:t>
            </w:r>
            <w:r w:rsidR="00F15367" w:rsidRPr="00F15367">
              <w:rPr>
                <w:rFonts w:ascii="Times New Roman" w:hAnsi="Times New Roman" w:cs="Times New Roman"/>
                <w:sz w:val="24"/>
                <w:szCs w:val="24"/>
                <w:lang w:val="en-US"/>
              </w:rPr>
              <w:t>*</w:t>
            </w:r>
          </w:p>
        </w:tc>
      </w:tr>
      <w:tr w:rsidR="00325E82" w:rsidRPr="00F92DEF" w14:paraId="7E44914D" w14:textId="77777777" w:rsidTr="00F15367">
        <w:trPr>
          <w:trHeight w:val="300"/>
        </w:trPr>
        <w:tc>
          <w:tcPr>
            <w:tcW w:w="0" w:type="auto"/>
            <w:tcBorders>
              <w:bottom w:val="single" w:sz="18" w:space="0" w:color="auto"/>
            </w:tcBorders>
            <w:vAlign w:val="bottom"/>
          </w:tcPr>
          <w:p w14:paraId="1D91F427" w14:textId="77777777" w:rsidR="00325E82" w:rsidRPr="00F92DEF" w:rsidRDefault="00325E82" w:rsidP="00516E4B">
            <w:pPr>
              <w:spacing w:after="0" w:line="240" w:lineRule="auto"/>
              <w:jc w:val="right"/>
              <w:rPr>
                <w:rFonts w:ascii="Times New Roman" w:eastAsia="Times New Roman" w:hAnsi="Times New Roman" w:cs="Times New Roman"/>
                <w:color w:val="000000"/>
                <w:sz w:val="24"/>
                <w:szCs w:val="24"/>
                <w:lang w:eastAsia="es-ES"/>
              </w:rPr>
            </w:pPr>
          </w:p>
        </w:tc>
        <w:tc>
          <w:tcPr>
            <w:tcW w:w="1768" w:type="dxa"/>
            <w:tcBorders>
              <w:bottom w:val="single" w:sz="18" w:space="0" w:color="auto"/>
            </w:tcBorders>
            <w:vAlign w:val="bottom"/>
          </w:tcPr>
          <w:p w14:paraId="03503E1C" w14:textId="77777777" w:rsidR="00325E82" w:rsidRPr="00F92DEF" w:rsidRDefault="00325E82" w:rsidP="00A776A5">
            <w:pPr>
              <w:spacing w:after="0" w:line="240" w:lineRule="auto"/>
              <w:rPr>
                <w:rFonts w:ascii="Times New Roman" w:eastAsia="Times New Roman" w:hAnsi="Times New Roman" w:cs="Times New Roman"/>
                <w:color w:val="000000"/>
                <w:sz w:val="24"/>
                <w:szCs w:val="24"/>
                <w:lang w:eastAsia="es-ES"/>
              </w:rPr>
            </w:pPr>
            <w:r w:rsidRPr="00F92DEF">
              <w:rPr>
                <w:rFonts w:ascii="Times New Roman" w:eastAsia="Times New Roman" w:hAnsi="Times New Roman" w:cs="Times New Roman"/>
                <w:color w:val="000000"/>
                <w:sz w:val="24"/>
                <w:szCs w:val="24"/>
                <w:lang w:eastAsia="es-ES"/>
              </w:rPr>
              <w:t>T</w:t>
            </w:r>
          </w:p>
        </w:tc>
        <w:tc>
          <w:tcPr>
            <w:tcW w:w="0" w:type="auto"/>
            <w:tcBorders>
              <w:bottom w:val="single" w:sz="18" w:space="0" w:color="auto"/>
            </w:tcBorders>
          </w:tcPr>
          <w:p w14:paraId="386B65A7" w14:textId="77777777" w:rsidR="00325E82" w:rsidRPr="00F92DEF"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18" w:space="0" w:color="auto"/>
            </w:tcBorders>
            <w:shd w:val="clear" w:color="auto" w:fill="auto"/>
            <w:noWrap/>
            <w:vAlign w:val="bottom"/>
          </w:tcPr>
          <w:p w14:paraId="0B279B54"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0.038</w:t>
            </w:r>
          </w:p>
        </w:tc>
        <w:tc>
          <w:tcPr>
            <w:tcW w:w="0" w:type="auto"/>
            <w:gridSpan w:val="2"/>
            <w:tcBorders>
              <w:left w:val="nil"/>
              <w:bottom w:val="single" w:sz="18" w:space="0" w:color="auto"/>
            </w:tcBorders>
            <w:shd w:val="clear" w:color="auto" w:fill="auto"/>
            <w:noWrap/>
            <w:vAlign w:val="bottom"/>
          </w:tcPr>
          <w:p w14:paraId="097E9FF7"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0.827</w:t>
            </w:r>
            <w:r w:rsidR="003A06C2" w:rsidRPr="003A06C2">
              <w:rPr>
                <w:rFonts w:ascii="Times New Roman" w:hAnsi="Times New Roman" w:cs="Times New Roman"/>
                <w:sz w:val="24"/>
                <w:szCs w:val="24"/>
                <w:lang w:val="en-US"/>
              </w:rPr>
              <w:t>***</w:t>
            </w:r>
          </w:p>
        </w:tc>
        <w:tc>
          <w:tcPr>
            <w:tcW w:w="988" w:type="dxa"/>
            <w:tcBorders>
              <w:left w:val="nil"/>
              <w:bottom w:val="single" w:sz="18" w:space="0" w:color="auto"/>
            </w:tcBorders>
            <w:shd w:val="clear" w:color="auto" w:fill="auto"/>
            <w:noWrap/>
            <w:vAlign w:val="bottom"/>
          </w:tcPr>
          <w:p w14:paraId="59CB6DEB" w14:textId="77777777" w:rsidR="00325E82" w:rsidRPr="003A06C2" w:rsidRDefault="00325E82" w:rsidP="003A06C2">
            <w:pPr>
              <w:tabs>
                <w:tab w:val="decimal" w:pos="586"/>
              </w:tabs>
              <w:spacing w:after="0" w:line="240" w:lineRule="auto"/>
              <w:rPr>
                <w:rFonts w:ascii="Times New Roman" w:hAnsi="Times New Roman" w:cs="Times New Roman"/>
                <w:sz w:val="24"/>
                <w:szCs w:val="24"/>
                <w:lang w:val="en-US"/>
              </w:rPr>
            </w:pPr>
            <w:r w:rsidRPr="003A06C2">
              <w:rPr>
                <w:rFonts w:ascii="Times New Roman" w:hAnsi="Times New Roman" w:cs="Times New Roman"/>
                <w:sz w:val="24"/>
                <w:szCs w:val="24"/>
                <w:lang w:val="en-US"/>
              </w:rPr>
              <w:t>-0.150</w:t>
            </w:r>
            <w:r w:rsidR="003A06C2" w:rsidRPr="003A06C2">
              <w:rPr>
                <w:rFonts w:ascii="Times New Roman" w:hAnsi="Times New Roman" w:cs="Times New Roman"/>
                <w:sz w:val="24"/>
                <w:szCs w:val="24"/>
                <w:lang w:val="en-US"/>
              </w:rPr>
              <w:t>*</w:t>
            </w:r>
          </w:p>
        </w:tc>
        <w:tc>
          <w:tcPr>
            <w:tcW w:w="0" w:type="auto"/>
            <w:tcBorders>
              <w:left w:val="nil"/>
              <w:bottom w:val="single" w:sz="18" w:space="0" w:color="auto"/>
            </w:tcBorders>
          </w:tcPr>
          <w:p w14:paraId="6C44AA22" w14:textId="77777777" w:rsidR="00325E82" w:rsidRPr="008E6902" w:rsidRDefault="00325E82" w:rsidP="00325E82">
            <w:pPr>
              <w:spacing w:after="0" w:line="240" w:lineRule="auto"/>
              <w:jc w:val="center"/>
              <w:rPr>
                <w:rFonts w:ascii="Times New Roman" w:eastAsia="Times New Roman" w:hAnsi="Times New Roman" w:cs="Times New Roman"/>
                <w:color w:val="000000"/>
                <w:sz w:val="24"/>
                <w:szCs w:val="24"/>
                <w:lang w:eastAsia="es-ES"/>
              </w:rPr>
            </w:pPr>
          </w:p>
        </w:tc>
        <w:tc>
          <w:tcPr>
            <w:tcW w:w="0" w:type="auto"/>
            <w:tcBorders>
              <w:left w:val="nil"/>
              <w:bottom w:val="single" w:sz="18" w:space="0" w:color="auto"/>
            </w:tcBorders>
            <w:shd w:val="clear" w:color="auto" w:fill="auto"/>
            <w:noWrap/>
            <w:vAlign w:val="bottom"/>
          </w:tcPr>
          <w:p w14:paraId="213FCB6C"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0.133</w:t>
            </w:r>
          </w:p>
        </w:tc>
        <w:tc>
          <w:tcPr>
            <w:tcW w:w="0" w:type="auto"/>
            <w:tcBorders>
              <w:left w:val="nil"/>
              <w:bottom w:val="single" w:sz="18" w:space="0" w:color="auto"/>
            </w:tcBorders>
            <w:shd w:val="clear" w:color="auto" w:fill="auto"/>
            <w:noWrap/>
            <w:vAlign w:val="bottom"/>
          </w:tcPr>
          <w:p w14:paraId="276BA575"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0.482</w:t>
            </w:r>
            <w:r w:rsidR="00F15367" w:rsidRPr="00F15367">
              <w:rPr>
                <w:rFonts w:ascii="Times New Roman" w:hAnsi="Times New Roman" w:cs="Times New Roman"/>
                <w:sz w:val="24"/>
                <w:szCs w:val="24"/>
                <w:lang w:val="en-US"/>
              </w:rPr>
              <w:t>***</w:t>
            </w:r>
          </w:p>
        </w:tc>
        <w:tc>
          <w:tcPr>
            <w:tcW w:w="0" w:type="auto"/>
            <w:gridSpan w:val="2"/>
            <w:tcBorders>
              <w:left w:val="nil"/>
              <w:bottom w:val="single" w:sz="18" w:space="0" w:color="auto"/>
            </w:tcBorders>
            <w:shd w:val="clear" w:color="auto" w:fill="auto"/>
            <w:noWrap/>
            <w:vAlign w:val="bottom"/>
          </w:tcPr>
          <w:p w14:paraId="67B74E52" w14:textId="77777777" w:rsidR="00325E82" w:rsidRPr="00F15367" w:rsidRDefault="00325E82" w:rsidP="00F15367">
            <w:pPr>
              <w:tabs>
                <w:tab w:val="decimal" w:pos="586"/>
              </w:tabs>
              <w:spacing w:after="0" w:line="240" w:lineRule="auto"/>
              <w:rPr>
                <w:rFonts w:ascii="Times New Roman" w:hAnsi="Times New Roman" w:cs="Times New Roman"/>
                <w:sz w:val="24"/>
                <w:szCs w:val="24"/>
                <w:lang w:val="en-US"/>
              </w:rPr>
            </w:pPr>
            <w:r w:rsidRPr="00F15367">
              <w:rPr>
                <w:rFonts w:ascii="Times New Roman" w:hAnsi="Times New Roman" w:cs="Times New Roman"/>
                <w:sz w:val="24"/>
                <w:szCs w:val="24"/>
                <w:lang w:val="en-US"/>
              </w:rPr>
              <w:t>0.200</w:t>
            </w:r>
            <w:r w:rsidR="00F15367" w:rsidRPr="00F15367">
              <w:rPr>
                <w:rFonts w:ascii="Times New Roman" w:hAnsi="Times New Roman" w:cs="Times New Roman"/>
                <w:sz w:val="24"/>
                <w:szCs w:val="24"/>
                <w:lang w:val="en-US"/>
              </w:rPr>
              <w:t>*</w:t>
            </w:r>
          </w:p>
        </w:tc>
      </w:tr>
    </w:tbl>
    <w:p w14:paraId="27873E4C" w14:textId="77777777" w:rsidR="00205640" w:rsidRDefault="00F15367">
      <w:pPr>
        <w:rPr>
          <w:rFonts w:ascii="Times New Roman" w:hAnsi="Times New Roman" w:cs="Times New Roman"/>
          <w:sz w:val="24"/>
          <w:szCs w:val="24"/>
          <w:lang w:val="en-US"/>
        </w:rPr>
      </w:pPr>
      <w:r w:rsidRPr="00D10D26">
        <w:rPr>
          <w:rFonts w:ascii="Times New Roman" w:hAnsi="Times New Roman" w:cs="Times New Roman"/>
          <w:sz w:val="20"/>
          <w:szCs w:val="24"/>
          <w:lang w:val="en-US"/>
        </w:rPr>
        <w:t xml:space="preserve">* </w:t>
      </w:r>
      <w:proofErr w:type="gramStart"/>
      <w:r w:rsidRPr="00D10D26">
        <w:rPr>
          <w:rFonts w:ascii="Times New Roman" w:hAnsi="Times New Roman" w:cs="Times New Roman"/>
          <w:sz w:val="20"/>
          <w:szCs w:val="24"/>
          <w:lang w:val="en-US"/>
        </w:rPr>
        <w:t>p</w:t>
      </w:r>
      <w:proofErr w:type="gramEnd"/>
      <w:r w:rsidRPr="00D10D26">
        <w:rPr>
          <w:rFonts w:ascii="Times New Roman" w:hAnsi="Times New Roman" w:cs="Times New Roman"/>
          <w:sz w:val="20"/>
          <w:szCs w:val="24"/>
          <w:lang w:val="en-US"/>
        </w:rPr>
        <w:t xml:space="preserve"> &lt; 0.05; ** p &lt; 0.01</w:t>
      </w:r>
      <w:r w:rsidRPr="007546B8">
        <w:rPr>
          <w:rFonts w:ascii="Times New Roman" w:hAnsi="Times New Roman" w:cs="Times New Roman"/>
          <w:sz w:val="20"/>
          <w:szCs w:val="24"/>
          <w:lang w:val="en-US"/>
        </w:rPr>
        <w:t>; *** p &lt; 0.001</w:t>
      </w:r>
    </w:p>
    <w:p w14:paraId="0A6D9EE3" w14:textId="77777777" w:rsidR="00EF6A3A" w:rsidRDefault="00EF6A3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A752390" w14:textId="77777777" w:rsidR="00A1589E" w:rsidRDefault="00732AAA" w:rsidP="009371C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00A1589E">
        <w:rPr>
          <w:rFonts w:ascii="Times New Roman" w:hAnsi="Times New Roman" w:cs="Times New Roman"/>
          <w:sz w:val="24"/>
          <w:szCs w:val="24"/>
          <w:lang w:val="en-US"/>
        </w:rPr>
        <w:t xml:space="preserve">Among-population variation </w:t>
      </w:r>
      <w:r w:rsidR="00A1589E" w:rsidRPr="00DA6203">
        <w:rPr>
          <w:rFonts w:ascii="Times New Roman" w:hAnsi="Times New Roman" w:cs="Times New Roman"/>
          <w:sz w:val="24"/>
          <w:szCs w:val="24"/>
          <w:lang w:val="en-US"/>
        </w:rPr>
        <w:t>o</w:t>
      </w:r>
      <w:r w:rsidR="00A1589E">
        <w:rPr>
          <w:rFonts w:ascii="Times New Roman" w:hAnsi="Times New Roman" w:cs="Times New Roman"/>
          <w:sz w:val="24"/>
          <w:szCs w:val="24"/>
          <w:lang w:val="en-US"/>
        </w:rPr>
        <w:t xml:space="preserve">n the effect of </w:t>
      </w:r>
      <w:r w:rsidR="00A1589E" w:rsidRPr="00DA6203">
        <w:rPr>
          <w:rFonts w:ascii="Times New Roman" w:hAnsi="Times New Roman" w:cs="Times New Roman"/>
          <w:i/>
          <w:sz w:val="24"/>
          <w:szCs w:val="24"/>
          <w:lang w:val="en-US"/>
        </w:rPr>
        <w:t xml:space="preserve">G. </w:t>
      </w:r>
      <w:proofErr w:type="spellStart"/>
      <w:r w:rsidR="00A1589E" w:rsidRPr="00DA6203">
        <w:rPr>
          <w:rFonts w:ascii="Times New Roman" w:hAnsi="Times New Roman" w:cs="Times New Roman"/>
          <w:i/>
          <w:sz w:val="24"/>
          <w:szCs w:val="24"/>
          <w:lang w:val="en-US"/>
        </w:rPr>
        <w:t>pneumonanthe</w:t>
      </w:r>
      <w:proofErr w:type="spellEnd"/>
      <w:r w:rsidR="00A1589E" w:rsidRPr="00DA6203">
        <w:rPr>
          <w:rFonts w:ascii="Times New Roman" w:hAnsi="Times New Roman" w:cs="Times New Roman"/>
          <w:sz w:val="24"/>
          <w:szCs w:val="24"/>
          <w:lang w:val="en-US"/>
        </w:rPr>
        <w:t xml:space="preserve"> </w:t>
      </w:r>
      <w:r w:rsidR="00A1589E">
        <w:rPr>
          <w:rFonts w:ascii="Times New Roman" w:hAnsi="Times New Roman" w:cs="Times New Roman"/>
          <w:sz w:val="24"/>
          <w:szCs w:val="24"/>
          <w:lang w:val="en-US"/>
        </w:rPr>
        <w:t xml:space="preserve">traits on predation by </w:t>
      </w:r>
      <w:r w:rsidR="003E35B9">
        <w:rPr>
          <w:rFonts w:ascii="Times New Roman" w:hAnsi="Times New Roman" w:cs="Times New Roman"/>
          <w:i/>
          <w:sz w:val="24"/>
          <w:szCs w:val="24"/>
          <w:lang w:val="en-US"/>
        </w:rPr>
        <w:t>P</w:t>
      </w:r>
      <w:r w:rsidR="00A1589E" w:rsidRPr="00A1589E">
        <w:rPr>
          <w:rFonts w:ascii="Times New Roman" w:hAnsi="Times New Roman" w:cs="Times New Roman"/>
          <w:i/>
          <w:sz w:val="24"/>
          <w:szCs w:val="24"/>
          <w:lang w:val="en-US"/>
        </w:rPr>
        <w:t xml:space="preserve">. </w:t>
      </w:r>
      <w:proofErr w:type="spellStart"/>
      <w:r w:rsidR="00A1589E" w:rsidRPr="00A1589E">
        <w:rPr>
          <w:rFonts w:ascii="Times New Roman" w:hAnsi="Times New Roman" w:cs="Times New Roman"/>
          <w:i/>
          <w:sz w:val="24"/>
          <w:szCs w:val="24"/>
          <w:lang w:val="en-US"/>
        </w:rPr>
        <w:t>alcon</w:t>
      </w:r>
      <w:proofErr w:type="spellEnd"/>
      <w:r w:rsidR="00A1589E">
        <w:rPr>
          <w:rFonts w:ascii="Times New Roman" w:hAnsi="Times New Roman" w:cs="Times New Roman"/>
          <w:sz w:val="24"/>
          <w:szCs w:val="24"/>
          <w:lang w:val="en-US"/>
        </w:rPr>
        <w:t>.</w:t>
      </w:r>
    </w:p>
    <w:p w14:paraId="6AE20E85" w14:textId="77777777" w:rsidR="00732AAA" w:rsidRDefault="00A1589E" w:rsidP="009371C6">
      <w:pPr>
        <w:rPr>
          <w:rFonts w:ascii="Times New Roman" w:hAnsi="Times New Roman" w:cs="Times New Roman"/>
          <w:sz w:val="24"/>
          <w:szCs w:val="24"/>
          <w:lang w:val="en-US"/>
        </w:rPr>
      </w:pPr>
      <w:r>
        <w:rPr>
          <w:rFonts w:ascii="Times New Roman" w:hAnsi="Times New Roman" w:cs="Times New Roman"/>
          <w:sz w:val="24"/>
          <w:szCs w:val="24"/>
          <w:lang w:val="en-US"/>
        </w:rPr>
        <w:t>Figure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.1: </w:t>
      </w:r>
      <w:r w:rsidR="00732AAA" w:rsidRPr="00DA6203">
        <w:rPr>
          <w:rFonts w:ascii="Times New Roman" w:hAnsi="Times New Roman" w:cs="Times New Roman"/>
          <w:sz w:val="24"/>
          <w:szCs w:val="24"/>
          <w:lang w:val="en-US"/>
        </w:rPr>
        <w:t xml:space="preserve">Partial regression plots showing </w:t>
      </w:r>
      <w:r w:rsidR="00732AAA">
        <w:rPr>
          <w:rFonts w:ascii="Times New Roman" w:hAnsi="Times New Roman" w:cs="Times New Roman"/>
          <w:sz w:val="24"/>
          <w:szCs w:val="24"/>
          <w:lang w:val="en-US"/>
        </w:rPr>
        <w:t>a</w:t>
      </w:r>
      <w:r w:rsidR="00732AAA" w:rsidRPr="00DA6203">
        <w:rPr>
          <w:rFonts w:ascii="Times New Roman" w:hAnsi="Times New Roman" w:cs="Times New Roman"/>
          <w:sz w:val="24"/>
          <w:szCs w:val="24"/>
          <w:lang w:val="en-US"/>
        </w:rPr>
        <w:t>mong-population variation o</w:t>
      </w:r>
      <w:r w:rsidR="00732AAA">
        <w:rPr>
          <w:rFonts w:ascii="Times New Roman" w:hAnsi="Times New Roman" w:cs="Times New Roman"/>
          <w:sz w:val="24"/>
          <w:szCs w:val="24"/>
          <w:lang w:val="en-US"/>
        </w:rPr>
        <w:t xml:space="preserve">n the effect of </w:t>
      </w:r>
      <w:r w:rsidR="00732AAA" w:rsidRPr="00DA6203">
        <w:rPr>
          <w:rFonts w:ascii="Times New Roman" w:hAnsi="Times New Roman" w:cs="Times New Roman"/>
          <w:i/>
          <w:sz w:val="24"/>
          <w:szCs w:val="24"/>
          <w:lang w:val="en-US"/>
        </w:rPr>
        <w:t xml:space="preserve">G. </w:t>
      </w:r>
      <w:proofErr w:type="spellStart"/>
      <w:r w:rsidR="00732AAA" w:rsidRPr="00DA6203">
        <w:rPr>
          <w:rFonts w:ascii="Times New Roman" w:hAnsi="Times New Roman" w:cs="Times New Roman"/>
          <w:i/>
          <w:sz w:val="24"/>
          <w:szCs w:val="24"/>
          <w:lang w:val="en-US"/>
        </w:rPr>
        <w:t>pneumonanthe</w:t>
      </w:r>
      <w:proofErr w:type="spellEnd"/>
      <w:r w:rsidR="00732AAA" w:rsidRPr="00DA6203">
        <w:rPr>
          <w:rFonts w:ascii="Times New Roman" w:hAnsi="Times New Roman" w:cs="Times New Roman"/>
          <w:sz w:val="24"/>
          <w:szCs w:val="24"/>
          <w:lang w:val="en-US"/>
        </w:rPr>
        <w:t xml:space="preserve"> </w:t>
      </w:r>
      <w:r w:rsidR="00732AAA">
        <w:rPr>
          <w:rFonts w:ascii="Times New Roman" w:hAnsi="Times New Roman" w:cs="Times New Roman"/>
          <w:sz w:val="24"/>
          <w:szCs w:val="24"/>
          <w:lang w:val="en-US"/>
        </w:rPr>
        <w:t>flowering phenology on</w:t>
      </w:r>
      <w:r w:rsidR="00732AAA" w:rsidRPr="00DA6203">
        <w:rPr>
          <w:rFonts w:ascii="Times New Roman" w:hAnsi="Times New Roman" w:cs="Times New Roman"/>
          <w:sz w:val="24"/>
          <w:szCs w:val="24"/>
          <w:lang w:val="en-US"/>
        </w:rPr>
        <w:t xml:space="preserve"> </w:t>
      </w:r>
      <w:commentRangeStart w:id="9"/>
      <w:r w:rsidR="00732AAA">
        <w:rPr>
          <w:rFonts w:ascii="Times New Roman" w:hAnsi="Times New Roman" w:cs="Times New Roman"/>
          <w:sz w:val="24"/>
          <w:szCs w:val="24"/>
          <w:lang w:val="en-US"/>
        </w:rPr>
        <w:t>A)</w:t>
      </w:r>
      <w:r w:rsidR="00732AAA" w:rsidRPr="00DA6203">
        <w:rPr>
          <w:rFonts w:ascii="Times New Roman" w:hAnsi="Times New Roman" w:cs="Times New Roman"/>
          <w:sz w:val="24"/>
          <w:szCs w:val="24"/>
          <w:lang w:val="en-US"/>
        </w:rPr>
        <w:t xml:space="preserve"> the</w:t>
      </w:r>
      <w:r w:rsidR="00732AAA">
        <w:rPr>
          <w:rFonts w:ascii="Times New Roman" w:hAnsi="Times New Roman" w:cs="Times New Roman"/>
          <w:sz w:val="24"/>
          <w:szCs w:val="24"/>
          <w:lang w:val="en-US"/>
        </w:rPr>
        <w:t xml:space="preserve"> probability of attack (logistic regressions, </w:t>
      </w:r>
      <w:r w:rsidR="00732AAA" w:rsidRPr="003D6C1F">
        <w:rPr>
          <w:rFonts w:ascii="Times New Roman" w:hAnsi="Times New Roman" w:cs="Times New Roman"/>
          <w:sz w:val="24"/>
          <w:szCs w:val="24"/>
          <w:lang w:val="en-US"/>
        </w:rPr>
        <w:t>Population x Phenology</w:t>
      </w:r>
      <w:r w:rsidR="00732AAA">
        <w:rPr>
          <w:rFonts w:ascii="Times New Roman" w:hAnsi="Times New Roman" w:cs="Times New Roman"/>
          <w:sz w:val="24"/>
          <w:szCs w:val="24"/>
          <w:lang w:val="en-US"/>
        </w:rPr>
        <w:t xml:space="preserve"> interaction was not significant) </w:t>
      </w:r>
      <w:commentRangeEnd w:id="9"/>
      <w:r w:rsidR="00EF47B6">
        <w:rPr>
          <w:rStyle w:val="CommentReference"/>
        </w:rPr>
        <w:commentReference w:id="9"/>
      </w:r>
      <w:r w:rsidR="00732AAA">
        <w:rPr>
          <w:rFonts w:ascii="Times New Roman" w:hAnsi="Times New Roman" w:cs="Times New Roman"/>
          <w:sz w:val="24"/>
          <w:szCs w:val="24"/>
          <w:lang w:val="en-US"/>
        </w:rPr>
        <w:t>and B)</w:t>
      </w:r>
      <w:r w:rsidR="00732AAA" w:rsidRPr="00DA6203">
        <w:rPr>
          <w:rFonts w:ascii="Times New Roman" w:hAnsi="Times New Roman" w:cs="Times New Roman"/>
          <w:sz w:val="24"/>
          <w:szCs w:val="24"/>
          <w:lang w:val="en-US"/>
        </w:rPr>
        <w:t xml:space="preserve"> </w:t>
      </w:r>
      <w:r w:rsidR="00732AAA">
        <w:rPr>
          <w:rFonts w:ascii="Times New Roman" w:hAnsi="Times New Roman" w:cs="Times New Roman"/>
          <w:sz w:val="24"/>
          <w:szCs w:val="24"/>
          <w:lang w:val="en-US"/>
        </w:rPr>
        <w:t xml:space="preserve">the </w:t>
      </w:r>
      <w:r w:rsidR="00732AAA" w:rsidRPr="00DA6203">
        <w:rPr>
          <w:rFonts w:ascii="Times New Roman" w:hAnsi="Times New Roman" w:cs="Times New Roman"/>
          <w:sz w:val="24"/>
          <w:szCs w:val="24"/>
          <w:lang w:val="en-US"/>
        </w:rPr>
        <w:t xml:space="preserve">number of eggs of </w:t>
      </w:r>
      <w:r w:rsidR="003E35B9">
        <w:rPr>
          <w:rFonts w:ascii="Times New Roman" w:hAnsi="Times New Roman" w:cs="Times New Roman"/>
          <w:i/>
          <w:sz w:val="24"/>
          <w:szCs w:val="24"/>
          <w:lang w:val="en-US"/>
        </w:rPr>
        <w:t>P</w:t>
      </w:r>
      <w:r w:rsidR="00732AAA" w:rsidRPr="00DA6203">
        <w:rPr>
          <w:rFonts w:ascii="Times New Roman" w:hAnsi="Times New Roman" w:cs="Times New Roman"/>
          <w:i/>
          <w:sz w:val="24"/>
          <w:szCs w:val="24"/>
          <w:lang w:val="en-US"/>
        </w:rPr>
        <w:t xml:space="preserve">. </w:t>
      </w:r>
      <w:proofErr w:type="spellStart"/>
      <w:r w:rsidR="00732AAA" w:rsidRPr="00DA6203">
        <w:rPr>
          <w:rFonts w:ascii="Times New Roman" w:hAnsi="Times New Roman" w:cs="Times New Roman"/>
          <w:i/>
          <w:sz w:val="24"/>
          <w:szCs w:val="24"/>
          <w:lang w:val="en-US"/>
        </w:rPr>
        <w:t>alcon</w:t>
      </w:r>
      <w:proofErr w:type="spellEnd"/>
      <w:r w:rsidR="00732AAA">
        <w:rPr>
          <w:rFonts w:ascii="Times New Roman" w:hAnsi="Times New Roman" w:cs="Times New Roman"/>
          <w:i/>
          <w:sz w:val="24"/>
          <w:szCs w:val="24"/>
          <w:lang w:val="en-US"/>
        </w:rPr>
        <w:t xml:space="preserve"> </w:t>
      </w:r>
      <w:r w:rsidR="00732AAA">
        <w:rPr>
          <w:rFonts w:ascii="Times New Roman" w:hAnsi="Times New Roman" w:cs="Times New Roman"/>
          <w:sz w:val="24"/>
          <w:szCs w:val="24"/>
          <w:lang w:val="en-US"/>
        </w:rPr>
        <w:t xml:space="preserve">(linear regressions, </w:t>
      </w:r>
      <w:r w:rsidR="00732AAA" w:rsidRPr="003D6C1F">
        <w:rPr>
          <w:rFonts w:ascii="Times New Roman" w:hAnsi="Times New Roman" w:cs="Times New Roman"/>
          <w:sz w:val="24"/>
          <w:szCs w:val="24"/>
          <w:lang w:val="en-US"/>
        </w:rPr>
        <w:t>Population x Phenology</w:t>
      </w:r>
      <w:r w:rsidR="00732AAA">
        <w:rPr>
          <w:rFonts w:ascii="Times New Roman" w:hAnsi="Times New Roman" w:cs="Times New Roman"/>
          <w:sz w:val="24"/>
          <w:szCs w:val="24"/>
          <w:lang w:val="en-US"/>
        </w:rPr>
        <w:t xml:space="preserve"> interaction was significant</w:t>
      </w:r>
      <w:r w:rsidR="00732AAA" w:rsidRPr="00DA6203">
        <w:rPr>
          <w:rFonts w:ascii="Times New Roman" w:hAnsi="Times New Roman" w:cs="Times New Roman"/>
          <w:sz w:val="24"/>
          <w:szCs w:val="24"/>
          <w:lang w:val="en-US"/>
        </w:rPr>
        <w:t xml:space="preserve">) in 2010 and 2011. </w:t>
      </w:r>
      <w:commentRangeStart w:id="10"/>
      <w:r w:rsidR="00732AAA" w:rsidRPr="00DA6203">
        <w:rPr>
          <w:rFonts w:ascii="Times New Roman" w:hAnsi="Times New Roman" w:cs="Times New Roman"/>
          <w:sz w:val="24"/>
          <w:szCs w:val="24"/>
          <w:lang w:val="en-US"/>
        </w:rPr>
        <w:t>Each regression line is labelled with the code of the corresponding population</w:t>
      </w:r>
      <w:commentRangeEnd w:id="10"/>
      <w:r w:rsidR="00EF47B6">
        <w:rPr>
          <w:rStyle w:val="CommentReference"/>
        </w:rPr>
        <w:commentReference w:id="10"/>
      </w:r>
      <w:r w:rsidR="00732AAA" w:rsidRPr="00DA6203">
        <w:rPr>
          <w:rFonts w:ascii="Times New Roman" w:hAnsi="Times New Roman" w:cs="Times New Roman"/>
          <w:sz w:val="24"/>
          <w:szCs w:val="24"/>
          <w:lang w:val="en-US"/>
        </w:rPr>
        <w:t xml:space="preserve"> (N = </w:t>
      </w:r>
      <w:r w:rsidR="00732AAA">
        <w:rPr>
          <w:rFonts w:ascii="Times New Roman" w:hAnsi="Times New Roman" w:cs="Times New Roman"/>
          <w:sz w:val="24"/>
          <w:szCs w:val="24"/>
          <w:lang w:val="en-US"/>
        </w:rPr>
        <w:t xml:space="preserve">10 in 2010 and N = </w:t>
      </w:r>
      <w:r w:rsidR="00732AAA" w:rsidRPr="00DA6203">
        <w:rPr>
          <w:rFonts w:ascii="Times New Roman" w:hAnsi="Times New Roman" w:cs="Times New Roman"/>
          <w:sz w:val="24"/>
          <w:szCs w:val="24"/>
          <w:lang w:val="en-US"/>
        </w:rPr>
        <w:t>11</w:t>
      </w:r>
      <w:r w:rsidR="00732AAA">
        <w:rPr>
          <w:rFonts w:ascii="Times New Roman" w:hAnsi="Times New Roman" w:cs="Times New Roman"/>
          <w:sz w:val="24"/>
          <w:szCs w:val="24"/>
          <w:lang w:val="en-US"/>
        </w:rPr>
        <w:t xml:space="preserve"> in 2011</w:t>
      </w:r>
      <w:r w:rsidR="00732AAA" w:rsidRPr="00DA6203">
        <w:rPr>
          <w:rFonts w:ascii="Times New Roman" w:hAnsi="Times New Roman" w:cs="Times New Roman"/>
          <w:sz w:val="24"/>
          <w:szCs w:val="24"/>
          <w:lang w:val="en-US"/>
        </w:rPr>
        <w:t>).</w:t>
      </w:r>
      <w:r w:rsidR="00732AAA">
        <w:rPr>
          <w:rFonts w:ascii="Times New Roman" w:hAnsi="Times New Roman" w:cs="Times New Roman"/>
          <w:sz w:val="24"/>
          <w:szCs w:val="24"/>
          <w:lang w:val="en-US"/>
        </w:rPr>
        <w:t xml:space="preserve"> </w:t>
      </w:r>
    </w:p>
    <w:p w14:paraId="7D5401E5" w14:textId="77777777" w:rsidR="00732AAA" w:rsidRDefault="00A1589E">
      <w:pP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63A8784" wp14:editId="7E6DB302">
            <wp:extent cx="5158800" cy="52164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8800" cy="5216400"/>
                    </a:xfrm>
                    <a:prstGeom prst="rect">
                      <a:avLst/>
                    </a:prstGeom>
                    <a:noFill/>
                  </pic:spPr>
                </pic:pic>
              </a:graphicData>
            </a:graphic>
          </wp:inline>
        </w:drawing>
      </w:r>
    </w:p>
    <w:p w14:paraId="1AD99884" w14:textId="77777777" w:rsidR="006506BF" w:rsidRDefault="006506B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BCD034" w14:textId="77777777" w:rsidR="00A1589E" w:rsidRDefault="00A1589E" w:rsidP="00A1589E">
      <w:pPr>
        <w:rPr>
          <w:rFonts w:ascii="Times New Roman" w:hAnsi="Times New Roman" w:cs="Times New Roman"/>
          <w:sz w:val="24"/>
          <w:szCs w:val="24"/>
          <w:lang w:val="en-US"/>
        </w:rPr>
      </w:pPr>
      <w:commentRangeStart w:id="11"/>
      <w:r>
        <w:rPr>
          <w:rFonts w:ascii="Times New Roman" w:hAnsi="Times New Roman" w:cs="Times New Roman"/>
          <w:sz w:val="24"/>
          <w:szCs w:val="24"/>
          <w:lang w:val="en-US"/>
        </w:rPr>
        <w:lastRenderedPageBreak/>
        <w:t>Figure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.2: </w:t>
      </w:r>
      <w:r w:rsidRPr="00DA6203">
        <w:rPr>
          <w:rFonts w:ascii="Times New Roman" w:hAnsi="Times New Roman" w:cs="Times New Roman"/>
          <w:sz w:val="24"/>
          <w:szCs w:val="24"/>
          <w:lang w:val="en-US"/>
        </w:rPr>
        <w:t xml:space="preserve">Partial regression plots showing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mong-population variation o</w:t>
      </w:r>
      <w:r>
        <w:rPr>
          <w:rFonts w:ascii="Times New Roman" w:hAnsi="Times New Roman" w:cs="Times New Roman"/>
          <w:sz w:val="24"/>
          <w:szCs w:val="24"/>
          <w:lang w:val="en-US"/>
        </w:rPr>
        <w:t xml:space="preserve">n the effect of </w:t>
      </w:r>
      <w:r w:rsidRPr="00DA6203">
        <w:rPr>
          <w:rFonts w:ascii="Times New Roman" w:hAnsi="Times New Roman" w:cs="Times New Roman"/>
          <w:i/>
          <w:sz w:val="24"/>
          <w:szCs w:val="24"/>
          <w:lang w:val="en-US"/>
        </w:rPr>
        <w:t xml:space="preserve">G. </w:t>
      </w:r>
      <w:proofErr w:type="spellStart"/>
      <w:r w:rsidRPr="00DA6203">
        <w:rPr>
          <w:rFonts w:ascii="Times New Roman" w:hAnsi="Times New Roman" w:cs="Times New Roman"/>
          <w:i/>
          <w:sz w:val="24"/>
          <w:szCs w:val="24"/>
          <w:lang w:val="en-US"/>
        </w:rPr>
        <w:t>pneumonanthe</w:t>
      </w:r>
      <w:proofErr w:type="spellEnd"/>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flower number on</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probability of attack (logistic regressions, </w:t>
      </w:r>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Flower number interaction was significant in 2010 and not significant in 2011) and B)</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DA6203">
        <w:rPr>
          <w:rFonts w:ascii="Times New Roman" w:hAnsi="Times New Roman" w:cs="Times New Roman"/>
          <w:sz w:val="24"/>
          <w:szCs w:val="24"/>
          <w:lang w:val="en-US"/>
        </w:rPr>
        <w:t xml:space="preserve">number of eggs of </w:t>
      </w:r>
      <w:r w:rsidR="003E35B9">
        <w:rPr>
          <w:rFonts w:ascii="Times New Roman" w:hAnsi="Times New Roman" w:cs="Times New Roman"/>
          <w:i/>
          <w:sz w:val="24"/>
          <w:szCs w:val="24"/>
          <w:lang w:val="en-US"/>
        </w:rPr>
        <w:t>P</w:t>
      </w:r>
      <w:r w:rsidRPr="00DA6203">
        <w:rPr>
          <w:rFonts w:ascii="Times New Roman" w:hAnsi="Times New Roman" w:cs="Times New Roman"/>
          <w:i/>
          <w:sz w:val="24"/>
          <w:szCs w:val="24"/>
          <w:lang w:val="en-US"/>
        </w:rPr>
        <w:t xml:space="preserve">. </w:t>
      </w:r>
      <w:proofErr w:type="spellStart"/>
      <w:r w:rsidRPr="00DA6203">
        <w:rPr>
          <w:rFonts w:ascii="Times New Roman" w:hAnsi="Times New Roman" w:cs="Times New Roman"/>
          <w:i/>
          <w:sz w:val="24"/>
          <w:szCs w:val="24"/>
          <w:lang w:val="en-US"/>
        </w:rPr>
        <w:t>alcon</w:t>
      </w:r>
      <w:proofErr w:type="spell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(linear regressions, </w:t>
      </w:r>
      <w:r w:rsidRPr="003D6C1F">
        <w:rPr>
          <w:rFonts w:ascii="Times New Roman" w:hAnsi="Times New Roman" w:cs="Times New Roman"/>
          <w:sz w:val="24"/>
          <w:szCs w:val="24"/>
          <w:lang w:val="en-US"/>
        </w:rPr>
        <w:t xml:space="preserve">Population x </w:t>
      </w:r>
      <w:r w:rsidRPr="00A1589E">
        <w:rPr>
          <w:rFonts w:ascii="Times New Roman" w:hAnsi="Times New Roman" w:cs="Times New Roman"/>
          <w:sz w:val="24"/>
          <w:szCs w:val="24"/>
          <w:lang w:val="en-US"/>
        </w:rPr>
        <w:t xml:space="preserve">Flower number </w:t>
      </w:r>
      <w:r>
        <w:rPr>
          <w:rFonts w:ascii="Times New Roman" w:hAnsi="Times New Roman" w:cs="Times New Roman"/>
          <w:sz w:val="24"/>
          <w:szCs w:val="24"/>
          <w:lang w:val="en-US"/>
        </w:rPr>
        <w:t>interaction was significant</w:t>
      </w:r>
      <w:r w:rsidRPr="00DA6203">
        <w:rPr>
          <w:rFonts w:ascii="Times New Roman" w:hAnsi="Times New Roman" w:cs="Times New Roman"/>
          <w:sz w:val="24"/>
          <w:szCs w:val="24"/>
          <w:lang w:val="en-US"/>
        </w:rPr>
        <w:t xml:space="preserve">) in 2010 and 2011. Each regression line is labelled with the code of the corresponding population (N = </w:t>
      </w:r>
      <w:r>
        <w:rPr>
          <w:rFonts w:ascii="Times New Roman" w:hAnsi="Times New Roman" w:cs="Times New Roman"/>
          <w:sz w:val="24"/>
          <w:szCs w:val="24"/>
          <w:lang w:val="en-US"/>
        </w:rPr>
        <w:t xml:space="preserve">10 in 2010 and N = </w:t>
      </w:r>
      <w:r w:rsidRPr="00DA6203">
        <w:rPr>
          <w:rFonts w:ascii="Times New Roman" w:hAnsi="Times New Roman" w:cs="Times New Roman"/>
          <w:sz w:val="24"/>
          <w:szCs w:val="24"/>
          <w:lang w:val="en-US"/>
        </w:rPr>
        <w:t>11</w:t>
      </w:r>
      <w:r>
        <w:rPr>
          <w:rFonts w:ascii="Times New Roman" w:hAnsi="Times New Roman" w:cs="Times New Roman"/>
          <w:sz w:val="24"/>
          <w:szCs w:val="24"/>
          <w:lang w:val="en-US"/>
        </w:rPr>
        <w:t xml:space="preserve"> in 2011</w:t>
      </w:r>
      <w:r w:rsidRPr="00DA620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commentRangeEnd w:id="11"/>
      <w:r w:rsidR="00EF47B6">
        <w:rPr>
          <w:rStyle w:val="CommentReference"/>
        </w:rPr>
        <w:commentReference w:id="11"/>
      </w:r>
    </w:p>
    <w:p w14:paraId="6E8C22F8" w14:textId="77777777" w:rsidR="00A1589E" w:rsidRDefault="00A1589E" w:rsidP="00A1589E">
      <w:pP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51794EAF" wp14:editId="35CC6C43">
            <wp:extent cx="5166000" cy="5281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6000" cy="5281200"/>
                    </a:xfrm>
                    <a:prstGeom prst="rect">
                      <a:avLst/>
                    </a:prstGeom>
                    <a:noFill/>
                  </pic:spPr>
                </pic:pic>
              </a:graphicData>
            </a:graphic>
          </wp:inline>
        </w:drawing>
      </w:r>
    </w:p>
    <w:p w14:paraId="11267A42" w14:textId="77777777" w:rsidR="006506BF" w:rsidRDefault="006506B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C2CFAB0" w14:textId="77777777" w:rsidR="00A1589E" w:rsidRDefault="00A1589E" w:rsidP="00A1589E">
      <w:pPr>
        <w:rPr>
          <w:rFonts w:ascii="Times New Roman" w:hAnsi="Times New Roman" w:cs="Times New Roman"/>
          <w:sz w:val="24"/>
          <w:szCs w:val="24"/>
          <w:lang w:val="en-US"/>
        </w:rPr>
      </w:pPr>
      <w:commentRangeStart w:id="12"/>
      <w:r>
        <w:rPr>
          <w:rFonts w:ascii="Times New Roman" w:hAnsi="Times New Roman" w:cs="Times New Roman"/>
          <w:sz w:val="24"/>
          <w:szCs w:val="24"/>
          <w:lang w:val="en-US"/>
        </w:rPr>
        <w:lastRenderedPageBreak/>
        <w:t>Figure S</w:t>
      </w:r>
      <w:r w:rsidR="00A70D2E">
        <w:rPr>
          <w:rFonts w:ascii="Times New Roman" w:hAnsi="Times New Roman" w:cs="Times New Roman"/>
          <w:sz w:val="24"/>
          <w:szCs w:val="24"/>
          <w:lang w:val="en-US"/>
        </w:rPr>
        <w:t>4</w:t>
      </w:r>
      <w:r>
        <w:rPr>
          <w:rFonts w:ascii="Times New Roman" w:hAnsi="Times New Roman" w:cs="Times New Roman"/>
          <w:sz w:val="24"/>
          <w:szCs w:val="24"/>
          <w:lang w:val="en-US"/>
        </w:rPr>
        <w:t xml:space="preserve">.3: </w:t>
      </w:r>
      <w:r w:rsidRPr="00DA6203">
        <w:rPr>
          <w:rFonts w:ascii="Times New Roman" w:hAnsi="Times New Roman" w:cs="Times New Roman"/>
          <w:sz w:val="24"/>
          <w:szCs w:val="24"/>
          <w:lang w:val="en-US"/>
        </w:rPr>
        <w:t xml:space="preserve">Partial regression plots showing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mong-population variation o</w:t>
      </w:r>
      <w:r>
        <w:rPr>
          <w:rFonts w:ascii="Times New Roman" w:hAnsi="Times New Roman" w:cs="Times New Roman"/>
          <w:sz w:val="24"/>
          <w:szCs w:val="24"/>
          <w:lang w:val="en-US"/>
        </w:rPr>
        <w:t xml:space="preserve">n the effect of </w:t>
      </w:r>
      <w:r w:rsidRPr="00DA6203">
        <w:rPr>
          <w:rFonts w:ascii="Times New Roman" w:hAnsi="Times New Roman" w:cs="Times New Roman"/>
          <w:i/>
          <w:sz w:val="24"/>
          <w:szCs w:val="24"/>
          <w:lang w:val="en-US"/>
        </w:rPr>
        <w:t xml:space="preserve">G. </w:t>
      </w:r>
      <w:proofErr w:type="spellStart"/>
      <w:r w:rsidRPr="00DA6203">
        <w:rPr>
          <w:rFonts w:ascii="Times New Roman" w:hAnsi="Times New Roman" w:cs="Times New Roman"/>
          <w:i/>
          <w:sz w:val="24"/>
          <w:szCs w:val="24"/>
          <w:lang w:val="en-US"/>
        </w:rPr>
        <w:t>pneumonanthe</w:t>
      </w:r>
      <w:proofErr w:type="spellEnd"/>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shoot height on</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A6203">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probability of attack (logistic regressions, </w:t>
      </w:r>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Shoot height interaction was not significant in 2010 and significant in 2011) and B)</w:t>
      </w:r>
      <w:r w:rsidRPr="00DA620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DA6203">
        <w:rPr>
          <w:rFonts w:ascii="Times New Roman" w:hAnsi="Times New Roman" w:cs="Times New Roman"/>
          <w:sz w:val="24"/>
          <w:szCs w:val="24"/>
          <w:lang w:val="en-US"/>
        </w:rPr>
        <w:t xml:space="preserve">number of eggs of </w:t>
      </w:r>
      <w:r w:rsidR="003E35B9">
        <w:rPr>
          <w:rFonts w:ascii="Times New Roman" w:hAnsi="Times New Roman" w:cs="Times New Roman"/>
          <w:i/>
          <w:sz w:val="24"/>
          <w:szCs w:val="24"/>
          <w:lang w:val="en-US"/>
        </w:rPr>
        <w:t>P</w:t>
      </w:r>
      <w:r w:rsidRPr="00DA6203">
        <w:rPr>
          <w:rFonts w:ascii="Times New Roman" w:hAnsi="Times New Roman" w:cs="Times New Roman"/>
          <w:i/>
          <w:sz w:val="24"/>
          <w:szCs w:val="24"/>
          <w:lang w:val="en-US"/>
        </w:rPr>
        <w:t xml:space="preserve">. </w:t>
      </w:r>
      <w:proofErr w:type="spellStart"/>
      <w:r w:rsidRPr="00DA6203">
        <w:rPr>
          <w:rFonts w:ascii="Times New Roman" w:hAnsi="Times New Roman" w:cs="Times New Roman"/>
          <w:i/>
          <w:sz w:val="24"/>
          <w:szCs w:val="24"/>
          <w:lang w:val="en-US"/>
        </w:rPr>
        <w:t>alcon</w:t>
      </w:r>
      <w:proofErr w:type="spellEnd"/>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(linear regressions, </w:t>
      </w:r>
      <w:r w:rsidRPr="003D6C1F">
        <w:rPr>
          <w:rFonts w:ascii="Times New Roman" w:hAnsi="Times New Roman" w:cs="Times New Roman"/>
          <w:sz w:val="24"/>
          <w:szCs w:val="24"/>
          <w:lang w:val="en-US"/>
        </w:rPr>
        <w:t xml:space="preserve">Population x </w:t>
      </w:r>
      <w:r>
        <w:rPr>
          <w:rFonts w:ascii="Times New Roman" w:hAnsi="Times New Roman" w:cs="Times New Roman"/>
          <w:sz w:val="24"/>
          <w:szCs w:val="24"/>
          <w:lang w:val="en-US"/>
        </w:rPr>
        <w:t>Shoot height</w:t>
      </w:r>
      <w:r w:rsidRPr="00A1589E">
        <w:rPr>
          <w:rFonts w:ascii="Times New Roman" w:hAnsi="Times New Roman" w:cs="Times New Roman"/>
          <w:sz w:val="24"/>
          <w:szCs w:val="24"/>
          <w:lang w:val="en-US"/>
        </w:rPr>
        <w:t xml:space="preserve"> </w:t>
      </w:r>
      <w:r>
        <w:rPr>
          <w:rFonts w:ascii="Times New Roman" w:hAnsi="Times New Roman" w:cs="Times New Roman"/>
          <w:sz w:val="24"/>
          <w:szCs w:val="24"/>
          <w:lang w:val="en-US"/>
        </w:rPr>
        <w:t>interaction was not significant</w:t>
      </w:r>
      <w:r w:rsidRPr="00DA6203">
        <w:rPr>
          <w:rFonts w:ascii="Times New Roman" w:hAnsi="Times New Roman" w:cs="Times New Roman"/>
          <w:sz w:val="24"/>
          <w:szCs w:val="24"/>
          <w:lang w:val="en-US"/>
        </w:rPr>
        <w:t xml:space="preserve">) in 2010 and 2011. Each regression line is labelled with the code of the corresponding population (N = </w:t>
      </w:r>
      <w:r>
        <w:rPr>
          <w:rFonts w:ascii="Times New Roman" w:hAnsi="Times New Roman" w:cs="Times New Roman"/>
          <w:sz w:val="24"/>
          <w:szCs w:val="24"/>
          <w:lang w:val="en-US"/>
        </w:rPr>
        <w:t xml:space="preserve">10 in 2010 and N = </w:t>
      </w:r>
      <w:r w:rsidRPr="00DA6203">
        <w:rPr>
          <w:rFonts w:ascii="Times New Roman" w:hAnsi="Times New Roman" w:cs="Times New Roman"/>
          <w:sz w:val="24"/>
          <w:szCs w:val="24"/>
          <w:lang w:val="en-US"/>
        </w:rPr>
        <w:t>11</w:t>
      </w:r>
      <w:r>
        <w:rPr>
          <w:rFonts w:ascii="Times New Roman" w:hAnsi="Times New Roman" w:cs="Times New Roman"/>
          <w:sz w:val="24"/>
          <w:szCs w:val="24"/>
          <w:lang w:val="en-US"/>
        </w:rPr>
        <w:t xml:space="preserve"> in 2011</w:t>
      </w:r>
      <w:r w:rsidRPr="00DA620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commentRangeEnd w:id="12"/>
      <w:r w:rsidR="00EF47B6">
        <w:rPr>
          <w:rStyle w:val="CommentReference"/>
        </w:rPr>
        <w:commentReference w:id="12"/>
      </w:r>
    </w:p>
    <w:p w14:paraId="3499FB12" w14:textId="77777777" w:rsidR="00A1589E" w:rsidRDefault="002644A5" w:rsidP="00A1589E">
      <w:pP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7E621443" wp14:editId="13B04AF3">
            <wp:extent cx="5162400" cy="528120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400" cy="5281200"/>
                    </a:xfrm>
                    <a:prstGeom prst="rect">
                      <a:avLst/>
                    </a:prstGeom>
                    <a:noFill/>
                  </pic:spPr>
                </pic:pic>
              </a:graphicData>
            </a:graphic>
          </wp:inline>
        </w:drawing>
      </w:r>
    </w:p>
    <w:p w14:paraId="12419FCF" w14:textId="77777777" w:rsidR="00B670D9" w:rsidRDefault="00B670D9">
      <w:pPr>
        <w:rPr>
          <w:rFonts w:ascii="Times New Roman" w:hAnsi="Times New Roman" w:cs="Times New Roman"/>
          <w:sz w:val="24"/>
          <w:szCs w:val="24"/>
        </w:rPr>
      </w:pPr>
      <w:r>
        <w:rPr>
          <w:rFonts w:ascii="Times New Roman" w:hAnsi="Times New Roman" w:cs="Times New Roman"/>
          <w:sz w:val="24"/>
          <w:szCs w:val="24"/>
        </w:rPr>
        <w:br w:type="page"/>
      </w:r>
    </w:p>
    <w:p w14:paraId="7A9C7980" w14:textId="77777777" w:rsidR="00B670D9" w:rsidRDefault="00B670D9" w:rsidP="00B670D9">
      <w:pPr>
        <w:rPr>
          <w:rFonts w:ascii="Times New Roman" w:hAnsi="Times New Roman" w:cs="Times New Roman"/>
          <w:sz w:val="24"/>
          <w:szCs w:val="24"/>
          <w:lang w:val="en-US"/>
        </w:rPr>
      </w:pPr>
      <w:r w:rsidRPr="00817912">
        <w:rPr>
          <w:rFonts w:ascii="Times New Roman" w:hAnsi="Times New Roman" w:cs="Times New Roman"/>
          <w:sz w:val="24"/>
          <w:szCs w:val="24"/>
          <w:lang w:val="en-US"/>
        </w:rPr>
        <w:lastRenderedPageBreak/>
        <w:t xml:space="preserve">Appendix </w:t>
      </w:r>
      <w:r>
        <w:rPr>
          <w:rFonts w:ascii="Times New Roman" w:hAnsi="Times New Roman" w:cs="Times New Roman"/>
          <w:sz w:val="24"/>
          <w:szCs w:val="24"/>
          <w:lang w:val="en-US"/>
        </w:rPr>
        <w:t>S</w:t>
      </w:r>
      <w:r w:rsidR="00A70D2E">
        <w:rPr>
          <w:rFonts w:ascii="Times New Roman" w:hAnsi="Times New Roman" w:cs="Times New Roman"/>
          <w:sz w:val="24"/>
          <w:szCs w:val="24"/>
          <w:lang w:val="en-US"/>
        </w:rPr>
        <w:t>5</w:t>
      </w:r>
      <w:r w:rsidRPr="008179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Path analyses performed to assess </w:t>
      </w:r>
      <w:r w:rsidRPr="00EC3F95">
        <w:rPr>
          <w:rFonts w:ascii="Times New Roman" w:hAnsi="Times New Roman" w:cs="Times New Roman"/>
          <w:sz w:val="24"/>
          <w:szCs w:val="24"/>
          <w:lang w:val="en-US"/>
        </w:rPr>
        <w:t>the causal effects of phenology and other reproductive traits on fitness</w:t>
      </w:r>
    </w:p>
    <w:p w14:paraId="5FEE1145" w14:textId="77777777"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t>W</w:t>
      </w:r>
      <w:r w:rsidRPr="00EC3F95">
        <w:rPr>
          <w:rFonts w:ascii="Times New Roman" w:hAnsi="Times New Roman" w:cs="Times New Roman"/>
          <w:sz w:val="24"/>
          <w:szCs w:val="24"/>
          <w:lang w:val="en-US"/>
        </w:rPr>
        <w:t>e</w:t>
      </w:r>
      <w:r>
        <w:rPr>
          <w:rFonts w:ascii="Times New Roman" w:hAnsi="Times New Roman" w:cs="Times New Roman"/>
          <w:sz w:val="24"/>
          <w:szCs w:val="24"/>
          <w:lang w:val="en-US"/>
        </w:rPr>
        <w:t xml:space="preserve"> used</w:t>
      </w:r>
      <w:r w:rsidRPr="00EC3F95">
        <w:rPr>
          <w:rFonts w:ascii="Times New Roman" w:hAnsi="Times New Roman" w:cs="Times New Roman"/>
          <w:sz w:val="24"/>
          <w:szCs w:val="24"/>
          <w:lang w:val="en-US"/>
        </w:rPr>
        <w:t xml:space="preserve"> path analysis </w:t>
      </w:r>
      <w:r w:rsidRPr="00D42A63">
        <w:rPr>
          <w:rFonts w:ascii="Times New Roman" w:hAnsi="Times New Roman" w:cs="Times New Roman"/>
          <w:sz w:val="24"/>
          <w:szCs w:val="24"/>
          <w:lang w:val="en-US"/>
        </w:rPr>
        <w:t>(Grace, 2006)</w:t>
      </w:r>
      <w:r>
        <w:rPr>
          <w:rFonts w:ascii="Times New Roman" w:hAnsi="Times New Roman" w:cs="Times New Roman"/>
          <w:sz w:val="24"/>
          <w:szCs w:val="24"/>
          <w:lang w:val="en-US"/>
        </w:rPr>
        <w:t xml:space="preserve"> to</w:t>
      </w:r>
      <w:r w:rsidRPr="00EC3F95">
        <w:rPr>
          <w:rFonts w:ascii="Times New Roman" w:hAnsi="Times New Roman" w:cs="Times New Roman"/>
          <w:sz w:val="24"/>
          <w:szCs w:val="24"/>
          <w:lang w:val="en-US"/>
        </w:rPr>
        <w:t xml:space="preserve"> examine the direct and indirect (predator-mediated) causal effects of phenology and other reproductive traits on fitness </w:t>
      </w:r>
      <w:r>
        <w:rPr>
          <w:rFonts w:ascii="Times New Roman" w:hAnsi="Times New Roman" w:cs="Times New Roman"/>
          <w:sz w:val="24"/>
          <w:szCs w:val="24"/>
          <w:lang w:val="en-US"/>
        </w:rPr>
        <w:t xml:space="preserve">in the subset of populations with the predator (excluding </w:t>
      </w:r>
      <w:r w:rsidRPr="00792845">
        <w:rPr>
          <w:rFonts w:ascii="Times New Roman" w:hAnsi="Times New Roman" w:cs="Times New Roman"/>
          <w:sz w:val="24"/>
          <w:szCs w:val="24"/>
          <w:lang w:val="en-US"/>
        </w:rPr>
        <w:t>population D in 2010</w:t>
      </w:r>
      <w:r>
        <w:rPr>
          <w:rFonts w:ascii="Times New Roman" w:hAnsi="Times New Roman" w:cs="Times New Roman"/>
          <w:sz w:val="24"/>
          <w:szCs w:val="24"/>
          <w:lang w:val="en-US"/>
        </w:rPr>
        <w:t>). We built two saturated models. The first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included </w:t>
      </w:r>
      <w:r w:rsidRPr="00EC3F95">
        <w:rPr>
          <w:rFonts w:ascii="Times New Roman" w:hAnsi="Times New Roman" w:cs="Times New Roman"/>
          <w:sz w:val="24"/>
          <w:szCs w:val="24"/>
          <w:lang w:val="en-US"/>
        </w:rPr>
        <w:t xml:space="preserve">direct effects of phenology, flower number and shoot height on number of intact fruits, effects of these traits on the probability of attack, and the effect of </w:t>
      </w:r>
      <w:r w:rsidR="006E73E7">
        <w:rPr>
          <w:rFonts w:ascii="Times New Roman" w:hAnsi="Times New Roman" w:cs="Times New Roman"/>
          <w:i/>
          <w:sz w:val="24"/>
          <w:szCs w:val="24"/>
          <w:lang w:val="en-US"/>
        </w:rPr>
        <w:t>P</w:t>
      </w:r>
      <w:r w:rsidRPr="00D42A63">
        <w:rPr>
          <w:rFonts w:ascii="Times New Roman" w:hAnsi="Times New Roman" w:cs="Times New Roman"/>
          <w:i/>
          <w:sz w:val="24"/>
          <w:szCs w:val="24"/>
          <w:lang w:val="en-US"/>
        </w:rPr>
        <w:t xml:space="preserve">. </w:t>
      </w:r>
      <w:proofErr w:type="spellStart"/>
      <w:r w:rsidRPr="00D42A63">
        <w:rPr>
          <w:rFonts w:ascii="Times New Roman" w:hAnsi="Times New Roman" w:cs="Times New Roman"/>
          <w:i/>
          <w:sz w:val="24"/>
          <w:szCs w:val="24"/>
          <w:lang w:val="en-US"/>
        </w:rPr>
        <w:t>alcon</w:t>
      </w:r>
      <w:proofErr w:type="spellEnd"/>
      <w:r w:rsidRPr="00EC3F95">
        <w:rPr>
          <w:rFonts w:ascii="Times New Roman" w:hAnsi="Times New Roman" w:cs="Times New Roman"/>
          <w:sz w:val="24"/>
          <w:szCs w:val="24"/>
          <w:lang w:val="en-US"/>
        </w:rPr>
        <w:t xml:space="preserve"> attack on number of intact fruits. </w:t>
      </w:r>
      <w:r>
        <w:rPr>
          <w:rFonts w:ascii="Times New Roman" w:hAnsi="Times New Roman" w:cs="Times New Roman"/>
          <w:sz w:val="24"/>
          <w:szCs w:val="24"/>
          <w:lang w:val="en-US"/>
        </w:rPr>
        <w:t>The second model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had the same structure, but interaction intensity (number of eggs) was used instead of probability of attack. C</w:t>
      </w:r>
      <w:r w:rsidRPr="000D70B9">
        <w:rPr>
          <w:rFonts w:ascii="Times New Roman" w:hAnsi="Times New Roman" w:cs="Times New Roman"/>
          <w:sz w:val="24"/>
          <w:szCs w:val="24"/>
          <w:lang w:val="en-US"/>
        </w:rPr>
        <w:t>orrelations between the reproductive traits</w:t>
      </w:r>
      <w:r>
        <w:rPr>
          <w:rFonts w:ascii="Times New Roman" w:hAnsi="Times New Roman" w:cs="Times New Roman"/>
          <w:sz w:val="24"/>
          <w:szCs w:val="24"/>
          <w:lang w:val="en-US"/>
        </w:rPr>
        <w:t xml:space="preserve"> were included</w:t>
      </w:r>
      <w:r w:rsidRPr="000D70B9">
        <w:rPr>
          <w:rFonts w:ascii="Times New Roman" w:hAnsi="Times New Roman" w:cs="Times New Roman"/>
          <w:sz w:val="24"/>
          <w:szCs w:val="24"/>
          <w:lang w:val="en-US"/>
        </w:rPr>
        <w:t xml:space="preserve"> in </w:t>
      </w:r>
      <w:r>
        <w:rPr>
          <w:rFonts w:ascii="Times New Roman" w:hAnsi="Times New Roman" w:cs="Times New Roman"/>
          <w:sz w:val="24"/>
          <w:szCs w:val="24"/>
          <w:lang w:val="en-US"/>
        </w:rPr>
        <w:t>both</w:t>
      </w:r>
      <w:r w:rsidRPr="00EC3F95">
        <w:rPr>
          <w:rFonts w:ascii="Times New Roman" w:hAnsi="Times New Roman" w:cs="Times New Roman"/>
          <w:sz w:val="24"/>
          <w:szCs w:val="24"/>
          <w:lang w:val="en-US"/>
        </w:rPr>
        <w:t xml:space="preserve"> model</w:t>
      </w:r>
      <w:r>
        <w:rPr>
          <w:rFonts w:ascii="Times New Roman" w:hAnsi="Times New Roman" w:cs="Times New Roman"/>
          <w:sz w:val="24"/>
          <w:szCs w:val="24"/>
          <w:lang w:val="en-US"/>
        </w:rPr>
        <w:t>s</w:t>
      </w:r>
      <w:r w:rsidRPr="00EC3F9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adequacy of the hypotheses of our causal models to our data (given by a </w:t>
      </w:r>
      <w:r w:rsidRPr="0044191E">
        <w:rPr>
          <w:rFonts w:ascii="Times New Roman" w:hAnsi="Times New Roman" w:cs="Times New Roman"/>
          <w:sz w:val="24"/>
          <w:szCs w:val="24"/>
          <w:lang w:val="en-US"/>
        </w:rPr>
        <w:t xml:space="preserve">non-significant </w:t>
      </w:r>
      <w:r w:rsidRPr="00D42A63">
        <w:rPr>
          <w:rFonts w:ascii="Symbol" w:hAnsi="Symbol" w:cs="Times New Roman"/>
          <w:sz w:val="24"/>
          <w:szCs w:val="24"/>
          <w:lang w:val="en-US"/>
        </w:rPr>
        <w:t></w:t>
      </w:r>
      <w:r w:rsidRPr="00D42A63">
        <w:rPr>
          <w:rFonts w:ascii="Times New Roman" w:hAnsi="Times New Roman" w:cs="Times New Roman"/>
          <w:sz w:val="24"/>
          <w:szCs w:val="24"/>
          <w:vertAlign w:val="superscript"/>
          <w:lang w:val="en-US"/>
        </w:rPr>
        <w:t>2</w:t>
      </w:r>
      <w:r w:rsidRPr="0044191E">
        <w:rPr>
          <w:rFonts w:ascii="Times New Roman" w:hAnsi="Times New Roman" w:cs="Times New Roman"/>
          <w:sz w:val="24"/>
          <w:szCs w:val="24"/>
          <w:lang w:val="en-US"/>
        </w:rPr>
        <w:t xml:space="preserve"> value</w:t>
      </w:r>
      <w:r>
        <w:rPr>
          <w:rFonts w:ascii="Times New Roman" w:hAnsi="Times New Roman" w:cs="Times New Roman"/>
          <w:sz w:val="24"/>
          <w:szCs w:val="24"/>
          <w:lang w:val="en-US"/>
        </w:rPr>
        <w:t xml:space="preserve">) was not a major issue, as our aim was to compare the relationships depicted in these models among populations (cf. </w:t>
      </w:r>
      <w:r w:rsidRPr="00EC3F95">
        <w:rPr>
          <w:rFonts w:ascii="Times New Roman" w:hAnsi="Times New Roman" w:cs="Times New Roman"/>
          <w:sz w:val="24"/>
          <w:szCs w:val="24"/>
          <w:lang w:val="en-US"/>
        </w:rPr>
        <w:t xml:space="preserve">Rey </w:t>
      </w:r>
      <w:r w:rsidRPr="00D42A63">
        <w:rPr>
          <w:rFonts w:ascii="Times New Roman" w:hAnsi="Times New Roman" w:cs="Times New Roman"/>
          <w:i/>
          <w:iCs/>
          <w:sz w:val="24"/>
          <w:szCs w:val="24"/>
          <w:lang w:val="en-US"/>
        </w:rPr>
        <w:t>et al.</w:t>
      </w:r>
      <w:r w:rsidRPr="00EC3F95">
        <w:rPr>
          <w:rFonts w:ascii="Times New Roman" w:hAnsi="Times New Roman" w:cs="Times New Roman"/>
          <w:sz w:val="24"/>
          <w:szCs w:val="24"/>
          <w:lang w:val="en-US"/>
        </w:rPr>
        <w:t>, 2006</w:t>
      </w:r>
      <w:r>
        <w:rPr>
          <w:rFonts w:ascii="Times New Roman" w:hAnsi="Times New Roman" w:cs="Times New Roman"/>
          <w:sz w:val="24"/>
          <w:szCs w:val="24"/>
          <w:lang w:val="en-US"/>
        </w:rPr>
        <w:t xml:space="preserve">). To test for among-population variation in selection on flowering phenology, we used multigroup analysis </w:t>
      </w:r>
      <w:r w:rsidRPr="00D42A63">
        <w:rPr>
          <w:rFonts w:ascii="Times New Roman" w:hAnsi="Times New Roman" w:cs="Times New Roman"/>
          <w:sz w:val="24"/>
          <w:szCs w:val="24"/>
          <w:lang w:val="en-US"/>
        </w:rPr>
        <w:t>(Grace, 2006)</w:t>
      </w:r>
      <w:r>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(Tables S2.1 and S2.2). Those constraints for which the imposition of the equality assumption causes a significant decrease in the chi-square value indicate path coefficients that are significantly different between groups. We then fitted the path models in each population separately (Tables S2.3 and S2.4) because t</w:t>
      </w:r>
      <w:r w:rsidRPr="00C51849">
        <w:rPr>
          <w:rFonts w:ascii="Times New Roman" w:hAnsi="Times New Roman" w:cs="Times New Roman"/>
          <w:sz w:val="24"/>
          <w:szCs w:val="24"/>
          <w:lang w:val="en-US"/>
        </w:rPr>
        <w:t>he multigroup</w:t>
      </w:r>
      <w:r>
        <w:rPr>
          <w:rFonts w:ascii="Times New Roman" w:hAnsi="Times New Roman" w:cs="Times New Roman"/>
          <w:sz w:val="24"/>
          <w:szCs w:val="24"/>
          <w:lang w:val="en-US"/>
        </w:rPr>
        <w:t xml:space="preserve"> analysis showed that they differed statistically. As data departed</w:t>
      </w:r>
      <w:r w:rsidRPr="0044191E">
        <w:rPr>
          <w:rFonts w:ascii="Times New Roman" w:hAnsi="Times New Roman" w:cs="Times New Roman"/>
          <w:sz w:val="24"/>
          <w:szCs w:val="24"/>
          <w:lang w:val="en-US"/>
        </w:rPr>
        <w:t xml:space="preserve"> from multivariate normality</w:t>
      </w:r>
      <w:r>
        <w:rPr>
          <w:rFonts w:ascii="Times New Roman" w:hAnsi="Times New Roman" w:cs="Times New Roman"/>
          <w:sz w:val="24"/>
          <w:szCs w:val="24"/>
          <w:lang w:val="en-US"/>
        </w:rPr>
        <w:t xml:space="preserve"> (results not shown)</w:t>
      </w:r>
      <w:r w:rsidRPr="0044191E">
        <w:rPr>
          <w:rFonts w:ascii="Times New Roman" w:hAnsi="Times New Roman" w:cs="Times New Roman"/>
          <w:sz w:val="24"/>
          <w:szCs w:val="24"/>
          <w:lang w:val="en-US"/>
        </w:rPr>
        <w:t xml:space="preserve">, </w:t>
      </w:r>
      <w:r>
        <w:rPr>
          <w:rFonts w:ascii="Times New Roman" w:hAnsi="Times New Roman" w:cs="Times New Roman"/>
          <w:sz w:val="24"/>
          <w:szCs w:val="24"/>
          <w:lang w:val="en-US"/>
        </w:rPr>
        <w:t>we calculated b</w:t>
      </w:r>
      <w:r w:rsidRPr="00AF56D1">
        <w:rPr>
          <w:rFonts w:ascii="Times New Roman" w:hAnsi="Times New Roman" w:cs="Times New Roman"/>
          <w:sz w:val="24"/>
          <w:szCs w:val="24"/>
          <w:lang w:val="en-US"/>
        </w:rPr>
        <w:t>ootstrap</w:t>
      </w:r>
      <w:r>
        <w:rPr>
          <w:rFonts w:ascii="Times New Roman" w:hAnsi="Times New Roman" w:cs="Times New Roman"/>
          <w:sz w:val="24"/>
          <w:szCs w:val="24"/>
          <w:lang w:val="en-US"/>
        </w:rPr>
        <w:t xml:space="preserve"> parameter estimates and test statistics for patch coefficients, based on 5000 </w:t>
      </w:r>
      <w:r w:rsidRPr="00AF56D1">
        <w:rPr>
          <w:rFonts w:ascii="Times New Roman" w:hAnsi="Times New Roman" w:cs="Times New Roman"/>
          <w:sz w:val="24"/>
          <w:szCs w:val="24"/>
          <w:lang w:val="en-US"/>
        </w:rPr>
        <w:t>bootstrap samples</w:t>
      </w:r>
      <w:r>
        <w:rPr>
          <w:rFonts w:ascii="Times New Roman" w:hAnsi="Times New Roman" w:cs="Times New Roman"/>
          <w:sz w:val="24"/>
          <w:szCs w:val="24"/>
          <w:lang w:val="en-US"/>
        </w:rPr>
        <w:t xml:space="preserve">. As we were specifically interested in spatial variation in selective scenarios for flowering phenology, path coefficients for direct and indirect effects of </w:t>
      </w:r>
      <w:r w:rsidRPr="009E6B20">
        <w:rPr>
          <w:rFonts w:ascii="Times New Roman" w:hAnsi="Times New Roman" w:cs="Times New Roman"/>
          <w:sz w:val="24"/>
          <w:szCs w:val="24"/>
          <w:lang w:val="en-US"/>
        </w:rPr>
        <w:t>phenology on fitness</w:t>
      </w:r>
      <w:r>
        <w:rPr>
          <w:rFonts w:ascii="Times New Roman" w:hAnsi="Times New Roman" w:cs="Times New Roman"/>
          <w:sz w:val="24"/>
          <w:szCs w:val="24"/>
          <w:lang w:val="en-US"/>
        </w:rPr>
        <w:t xml:space="preserve"> are shown in Table S2.5.</w:t>
      </w:r>
    </w:p>
    <w:p w14:paraId="4B1961F4" w14:textId="77777777"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7CF97F9" w14:textId="77777777" w:rsidR="00B670D9" w:rsidRPr="00854B55" w:rsidRDefault="00B670D9" w:rsidP="00B670D9">
      <w:pPr>
        <w:rPr>
          <w:rFonts w:ascii="Times New Roman" w:eastAsia="Times New Roman" w:hAnsi="Times New Roman" w:cs="Times New Roman"/>
          <w:sz w:val="24"/>
          <w:szCs w:val="24"/>
          <w:lang w:val="en-US" w:eastAsia="es-ES"/>
        </w:rPr>
      </w:pPr>
      <w:commentRangeStart w:id="13"/>
      <w:r>
        <w:rPr>
          <w:rFonts w:ascii="Times New Roman" w:hAnsi="Times New Roman" w:cs="Times New Roman"/>
          <w:sz w:val="24"/>
          <w:szCs w:val="24"/>
          <w:lang w:val="en-US"/>
        </w:rPr>
        <w:lastRenderedPageBreak/>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.1: Multigroup analysis for the model with probability of attack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in both years. </w:t>
      </w:r>
      <w:r>
        <w:rPr>
          <w:rFonts w:ascii="Symbol" w:eastAsia="Times New Roman" w:hAnsi="Symbol" w:cs="Times New Roman"/>
          <w:sz w:val="24"/>
          <w:szCs w:val="24"/>
          <w:lang w:eastAsia="es-ES"/>
        </w:rPr>
        <w:t></w:t>
      </w:r>
      <w:r w:rsidRPr="00854B55">
        <w:rPr>
          <w:rFonts w:ascii="Times New Roman" w:eastAsia="Times New Roman" w:hAnsi="Times New Roman" w:cs="Times New Roman"/>
          <w:sz w:val="24"/>
          <w:szCs w:val="24"/>
          <w:vertAlign w:val="superscript"/>
          <w:lang w:val="en-US" w:eastAsia="es-ES"/>
        </w:rPr>
        <w:t>2</w:t>
      </w:r>
      <w:r w:rsidRPr="00854B55">
        <w:rPr>
          <w:rFonts w:ascii="Times New Roman" w:eastAsia="Times New Roman" w:hAnsi="Times New Roman" w:cs="Times New Roman"/>
          <w:sz w:val="24"/>
          <w:szCs w:val="24"/>
          <w:lang w:val="en-US" w:eastAsia="es-ES"/>
        </w:rPr>
        <w:t xml:space="preserve"> and P for the model</w:t>
      </w:r>
      <w:r>
        <w:rPr>
          <w:rFonts w:ascii="Times New Roman" w:eastAsia="Times New Roman" w:hAnsi="Times New Roman" w:cs="Times New Roman"/>
          <w:sz w:val="24"/>
          <w:szCs w:val="24"/>
          <w:lang w:val="en-US" w:eastAsia="es-ES"/>
        </w:rPr>
        <w:t>s</w:t>
      </w:r>
      <w:r w:rsidRPr="00854B55">
        <w:rPr>
          <w:rFonts w:ascii="Times New Roman" w:eastAsia="Times New Roman" w:hAnsi="Times New Roman" w:cs="Times New Roman"/>
          <w:sz w:val="24"/>
          <w:szCs w:val="24"/>
          <w:lang w:val="en-US" w:eastAsia="es-ES"/>
        </w:rPr>
        <w:t xml:space="preserve"> with different paths constrained to be equal</w:t>
      </w:r>
      <w:r>
        <w:rPr>
          <w:rFonts w:ascii="Times New Roman" w:eastAsia="Times New Roman" w:hAnsi="Times New Roman" w:cs="Times New Roman"/>
          <w:sz w:val="24"/>
          <w:szCs w:val="24"/>
          <w:lang w:val="en-US" w:eastAsia="es-ES"/>
        </w:rPr>
        <w:t xml:space="preserve"> are shown. A significant </w:t>
      </w:r>
      <w:r>
        <w:rPr>
          <w:rFonts w:ascii="Symbol" w:eastAsia="Times New Roman" w:hAnsi="Symbol" w:cs="Times New Roman"/>
          <w:sz w:val="24"/>
          <w:szCs w:val="24"/>
          <w:lang w:eastAsia="es-ES"/>
        </w:rPr>
        <w:t></w:t>
      </w:r>
      <w:r w:rsidRPr="008E3ACA">
        <w:rPr>
          <w:rFonts w:ascii="Times New Roman" w:eastAsia="Times New Roman" w:hAnsi="Times New Roman" w:cs="Times New Roman"/>
          <w:sz w:val="24"/>
          <w:szCs w:val="24"/>
          <w:vertAlign w:val="superscript"/>
          <w:lang w:val="en-US" w:eastAsia="es-ES"/>
        </w:rPr>
        <w:t>2</w:t>
      </w:r>
      <w:r w:rsidRPr="008E3ACA">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w:t>
      </w:r>
      <w:r w:rsidRPr="008E3ACA">
        <w:rPr>
          <w:rFonts w:ascii="Times New Roman" w:eastAsia="Times New Roman" w:hAnsi="Times New Roman" w:cs="Times New Roman"/>
          <w:sz w:val="24"/>
          <w:szCs w:val="24"/>
          <w:lang w:val="en-US" w:eastAsia="es-ES"/>
        </w:rPr>
        <w:t>P</w:t>
      </w:r>
      <w:r>
        <w:rPr>
          <w:rFonts w:ascii="Times New Roman" w:eastAsia="Times New Roman" w:hAnsi="Times New Roman" w:cs="Times New Roman"/>
          <w:sz w:val="24"/>
          <w:szCs w:val="24"/>
          <w:lang w:val="en-US" w:eastAsia="es-ES"/>
        </w:rPr>
        <w:t xml:space="preserve">&lt;0.05) indicates that the path coefficient differs significantly among populations.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20"/>
        <w:gridCol w:w="940"/>
        <w:gridCol w:w="956"/>
        <w:gridCol w:w="156"/>
        <w:gridCol w:w="810"/>
        <w:gridCol w:w="706"/>
      </w:tblGrid>
      <w:tr w:rsidR="00B670D9" w:rsidRPr="005D25E1" w14:paraId="3D823C3E" w14:textId="77777777" w:rsidTr="000F0C89">
        <w:trPr>
          <w:tblHeader/>
        </w:trPr>
        <w:tc>
          <w:tcPr>
            <w:tcW w:w="0" w:type="auto"/>
            <w:vMerge w:val="restart"/>
            <w:tcBorders>
              <w:top w:val="single" w:sz="12" w:space="0" w:color="auto"/>
              <w:left w:val="nil"/>
              <w:right w:val="nil"/>
            </w:tcBorders>
            <w:tcMar>
              <w:top w:w="15" w:type="dxa"/>
              <w:left w:w="140" w:type="dxa"/>
              <w:bottom w:w="15" w:type="dxa"/>
              <w:right w:w="140" w:type="dxa"/>
            </w:tcMar>
            <w:vAlign w:val="center"/>
          </w:tcPr>
          <w:p w14:paraId="6205E620" w14:textId="77777777" w:rsidR="00B670D9" w:rsidRPr="00EE3514"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Path</w:t>
            </w:r>
            <w:r>
              <w:rPr>
                <w:rFonts w:ascii="Times New Roman" w:eastAsia="Times New Roman" w:hAnsi="Times New Roman" w:cs="Times New Roman"/>
                <w:sz w:val="24"/>
                <w:szCs w:val="24"/>
                <w:lang w:val="en-US" w:eastAsia="es-ES"/>
              </w:rPr>
              <w:t>s</w:t>
            </w:r>
            <w:r w:rsidRPr="00EE3514">
              <w:rPr>
                <w:rFonts w:ascii="Times New Roman" w:eastAsia="Times New Roman" w:hAnsi="Times New Roman" w:cs="Times New Roman"/>
                <w:sz w:val="24"/>
                <w:szCs w:val="24"/>
                <w:lang w:val="en-US" w:eastAsia="es-ES"/>
              </w:rPr>
              <w:t xml:space="preserve"> constrained to be equal</w:t>
            </w:r>
          </w:p>
        </w:tc>
        <w:tc>
          <w:tcPr>
            <w:tcW w:w="1896" w:type="dxa"/>
            <w:gridSpan w:val="2"/>
            <w:tcBorders>
              <w:top w:val="single" w:sz="12" w:space="0" w:color="auto"/>
              <w:left w:val="nil"/>
              <w:bottom w:val="single" w:sz="6" w:space="0" w:color="auto"/>
            </w:tcBorders>
            <w:tcMar>
              <w:top w:w="15" w:type="dxa"/>
              <w:left w:w="140" w:type="dxa"/>
              <w:bottom w:w="15" w:type="dxa"/>
              <w:right w:w="140" w:type="dxa"/>
            </w:tcMar>
            <w:vAlign w:val="center"/>
          </w:tcPr>
          <w:p w14:paraId="175A3C15" w14:textId="77777777"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2010</w:t>
            </w:r>
          </w:p>
        </w:tc>
        <w:tc>
          <w:tcPr>
            <w:tcW w:w="156" w:type="dxa"/>
            <w:tcBorders>
              <w:top w:val="single" w:sz="12" w:space="0" w:color="auto"/>
              <w:bottom w:val="nil"/>
            </w:tcBorders>
          </w:tcPr>
          <w:p w14:paraId="7BBFBF07" w14:textId="77777777" w:rsidR="00B670D9" w:rsidRPr="005D25E1" w:rsidRDefault="00B670D9" w:rsidP="000F0C89">
            <w:pPr>
              <w:spacing w:after="0" w:line="240" w:lineRule="auto"/>
              <w:jc w:val="center"/>
              <w:rPr>
                <w:rFonts w:ascii="Symbol" w:eastAsia="Times New Roman" w:hAnsi="Symbol" w:cs="Times New Roman"/>
                <w:sz w:val="24"/>
                <w:szCs w:val="24"/>
                <w:lang w:val="en-US" w:eastAsia="es-ES"/>
              </w:rPr>
            </w:pPr>
          </w:p>
        </w:tc>
        <w:tc>
          <w:tcPr>
            <w:tcW w:w="1516" w:type="dxa"/>
            <w:gridSpan w:val="2"/>
            <w:tcBorders>
              <w:top w:val="single" w:sz="12" w:space="0" w:color="auto"/>
              <w:bottom w:val="single" w:sz="6" w:space="0" w:color="auto"/>
              <w:right w:val="nil"/>
            </w:tcBorders>
            <w:vAlign w:val="center"/>
          </w:tcPr>
          <w:p w14:paraId="061061BD" w14:textId="77777777"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2011</w:t>
            </w:r>
          </w:p>
        </w:tc>
      </w:tr>
      <w:tr w:rsidR="00B670D9" w:rsidRPr="00EB71C2" w14:paraId="4B35576D" w14:textId="77777777" w:rsidTr="000F0C89">
        <w:trPr>
          <w:tblHeader/>
        </w:trPr>
        <w:tc>
          <w:tcPr>
            <w:tcW w:w="0" w:type="auto"/>
            <w:vMerge/>
            <w:tcBorders>
              <w:left w:val="nil"/>
              <w:bottom w:val="single" w:sz="12" w:space="0" w:color="auto"/>
              <w:right w:val="nil"/>
            </w:tcBorders>
            <w:tcMar>
              <w:top w:w="15" w:type="dxa"/>
              <w:left w:w="140" w:type="dxa"/>
              <w:bottom w:w="15" w:type="dxa"/>
              <w:right w:w="140" w:type="dxa"/>
            </w:tcMar>
            <w:vAlign w:val="center"/>
            <w:hideMark/>
          </w:tcPr>
          <w:p w14:paraId="484DF349"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p>
        </w:tc>
        <w:tc>
          <w:tcPr>
            <w:tcW w:w="940" w:type="dxa"/>
            <w:tcBorders>
              <w:left w:val="nil"/>
              <w:bottom w:val="single" w:sz="12" w:space="0" w:color="auto"/>
            </w:tcBorders>
            <w:tcMar>
              <w:top w:w="15" w:type="dxa"/>
              <w:left w:w="140" w:type="dxa"/>
              <w:bottom w:w="15" w:type="dxa"/>
              <w:right w:w="140" w:type="dxa"/>
            </w:tcMar>
            <w:vAlign w:val="center"/>
            <w:hideMark/>
          </w:tcPr>
          <w:p w14:paraId="717B0C69"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956" w:type="dxa"/>
            <w:tcBorders>
              <w:bottom w:val="single" w:sz="12" w:space="0" w:color="auto"/>
            </w:tcBorders>
            <w:tcMar>
              <w:top w:w="15" w:type="dxa"/>
              <w:left w:w="140" w:type="dxa"/>
              <w:bottom w:w="15" w:type="dxa"/>
              <w:right w:w="140" w:type="dxa"/>
            </w:tcMar>
            <w:vAlign w:val="center"/>
            <w:hideMark/>
          </w:tcPr>
          <w:p w14:paraId="189810A2"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c>
          <w:tcPr>
            <w:tcW w:w="156" w:type="dxa"/>
            <w:tcBorders>
              <w:top w:val="nil"/>
              <w:bottom w:val="single" w:sz="12" w:space="0" w:color="auto"/>
            </w:tcBorders>
          </w:tcPr>
          <w:p w14:paraId="1CC2CD54" w14:textId="77777777" w:rsidR="00B670D9" w:rsidRDefault="00B670D9" w:rsidP="000F0C89">
            <w:pPr>
              <w:spacing w:after="0" w:line="240" w:lineRule="auto"/>
              <w:jc w:val="center"/>
              <w:rPr>
                <w:rFonts w:ascii="Symbol" w:eastAsia="Times New Roman" w:hAnsi="Symbol" w:cs="Times New Roman"/>
                <w:sz w:val="24"/>
                <w:szCs w:val="24"/>
                <w:lang w:eastAsia="es-ES"/>
              </w:rPr>
            </w:pPr>
          </w:p>
        </w:tc>
        <w:tc>
          <w:tcPr>
            <w:tcW w:w="810" w:type="dxa"/>
            <w:tcBorders>
              <w:bottom w:val="single" w:sz="12" w:space="0" w:color="auto"/>
            </w:tcBorders>
            <w:vAlign w:val="center"/>
          </w:tcPr>
          <w:p w14:paraId="784BC503"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706" w:type="dxa"/>
            <w:tcBorders>
              <w:bottom w:val="single" w:sz="12" w:space="0" w:color="auto"/>
              <w:right w:val="nil"/>
            </w:tcBorders>
            <w:vAlign w:val="center"/>
          </w:tcPr>
          <w:p w14:paraId="0DD1F875"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r>
      <w:tr w:rsidR="00B670D9" w:rsidRPr="00EB71C2" w14:paraId="278B9889" w14:textId="77777777" w:rsidTr="000F0C89">
        <w:tc>
          <w:tcPr>
            <w:tcW w:w="0" w:type="auto"/>
            <w:tcBorders>
              <w:left w:val="nil"/>
              <w:right w:val="nil"/>
            </w:tcBorders>
            <w:tcMar>
              <w:top w:w="15" w:type="dxa"/>
              <w:left w:w="140" w:type="dxa"/>
              <w:bottom w:w="15" w:type="dxa"/>
              <w:right w:w="140" w:type="dxa"/>
            </w:tcMar>
            <w:vAlign w:val="center"/>
          </w:tcPr>
          <w:p w14:paraId="5867CFE8" w14:textId="77777777" w:rsidR="00B670D9" w:rsidRPr="00EE3514"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All</w:t>
            </w:r>
          </w:p>
        </w:tc>
        <w:tc>
          <w:tcPr>
            <w:tcW w:w="940" w:type="dxa"/>
            <w:tcBorders>
              <w:left w:val="nil"/>
            </w:tcBorders>
            <w:tcMar>
              <w:top w:w="15" w:type="dxa"/>
              <w:left w:w="140" w:type="dxa"/>
              <w:bottom w:w="15" w:type="dxa"/>
              <w:right w:w="140" w:type="dxa"/>
            </w:tcMar>
            <w:vAlign w:val="center"/>
          </w:tcPr>
          <w:p w14:paraId="219FD2EC"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r w:rsidRPr="00F8078C">
              <w:rPr>
                <w:rFonts w:ascii="Times New Roman" w:eastAsia="Times New Roman" w:hAnsi="Times New Roman" w:cs="Times New Roman"/>
                <w:sz w:val="24"/>
                <w:szCs w:val="24"/>
                <w:lang w:val="en-US" w:eastAsia="es-ES"/>
              </w:rPr>
              <w:t>348.82</w:t>
            </w:r>
          </w:p>
        </w:tc>
        <w:tc>
          <w:tcPr>
            <w:tcW w:w="956" w:type="dxa"/>
            <w:tcMar>
              <w:top w:w="15" w:type="dxa"/>
              <w:left w:w="140" w:type="dxa"/>
              <w:bottom w:w="15" w:type="dxa"/>
              <w:right w:w="140" w:type="dxa"/>
            </w:tcMar>
            <w:vAlign w:val="center"/>
          </w:tcPr>
          <w:p w14:paraId="0B6B60D5"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316E8E97"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79610E12"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F8078C">
              <w:rPr>
                <w:rFonts w:ascii="Times New Roman" w:eastAsia="Times New Roman" w:hAnsi="Times New Roman" w:cs="Times New Roman"/>
                <w:sz w:val="24"/>
                <w:szCs w:val="24"/>
                <w:lang w:val="en-US" w:eastAsia="es-ES"/>
              </w:rPr>
              <w:t>335.92</w:t>
            </w:r>
          </w:p>
        </w:tc>
        <w:tc>
          <w:tcPr>
            <w:tcW w:w="706" w:type="dxa"/>
            <w:tcBorders>
              <w:right w:val="nil"/>
            </w:tcBorders>
            <w:vAlign w:val="center"/>
          </w:tcPr>
          <w:p w14:paraId="1B65B2DD"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5795E3DF" w14:textId="77777777" w:rsidTr="000F0C89">
        <w:tc>
          <w:tcPr>
            <w:tcW w:w="0" w:type="auto"/>
            <w:tcBorders>
              <w:left w:val="nil"/>
              <w:right w:val="nil"/>
            </w:tcBorders>
            <w:tcMar>
              <w:top w:w="15" w:type="dxa"/>
              <w:left w:w="140" w:type="dxa"/>
              <w:bottom w:w="15" w:type="dxa"/>
              <w:right w:w="140" w:type="dxa"/>
            </w:tcMar>
            <w:vAlign w:val="center"/>
            <w:hideMark/>
          </w:tcPr>
          <w:p w14:paraId="316787DA"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 xml:space="preserve">Attack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940" w:type="dxa"/>
            <w:tcBorders>
              <w:left w:val="nil"/>
            </w:tcBorders>
            <w:tcMar>
              <w:top w:w="15" w:type="dxa"/>
              <w:left w:w="140" w:type="dxa"/>
              <w:bottom w:w="15" w:type="dxa"/>
              <w:right w:w="140" w:type="dxa"/>
            </w:tcMar>
            <w:vAlign w:val="center"/>
            <w:hideMark/>
          </w:tcPr>
          <w:p w14:paraId="6BD385FE"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18.10</w:t>
            </w:r>
          </w:p>
        </w:tc>
        <w:tc>
          <w:tcPr>
            <w:tcW w:w="956" w:type="dxa"/>
            <w:tcMar>
              <w:top w:w="15" w:type="dxa"/>
              <w:left w:w="140" w:type="dxa"/>
              <w:bottom w:w="15" w:type="dxa"/>
              <w:right w:w="140" w:type="dxa"/>
            </w:tcMar>
            <w:vAlign w:val="center"/>
            <w:hideMark/>
          </w:tcPr>
          <w:p w14:paraId="2CC84C46"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034</w:t>
            </w:r>
          </w:p>
        </w:tc>
        <w:tc>
          <w:tcPr>
            <w:tcW w:w="156" w:type="dxa"/>
          </w:tcPr>
          <w:p w14:paraId="1B22DB98"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234F189B"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62</w:t>
            </w:r>
            <w:r>
              <w:rPr>
                <w:rFonts w:ascii="Times New Roman" w:eastAsia="Times New Roman" w:hAnsi="Times New Roman" w:cs="Times New Roman"/>
                <w:sz w:val="24"/>
                <w:szCs w:val="24"/>
                <w:lang w:eastAsia="es-ES"/>
              </w:rPr>
              <w:t>.39</w:t>
            </w:r>
          </w:p>
        </w:tc>
        <w:tc>
          <w:tcPr>
            <w:tcW w:w="706" w:type="dxa"/>
            <w:tcBorders>
              <w:right w:val="nil"/>
            </w:tcBorders>
            <w:vAlign w:val="center"/>
          </w:tcPr>
          <w:p w14:paraId="2C6FC99A"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0B79B333" w14:textId="77777777" w:rsidTr="000F0C89">
        <w:tc>
          <w:tcPr>
            <w:tcW w:w="0" w:type="auto"/>
            <w:tcBorders>
              <w:left w:val="nil"/>
              <w:right w:val="nil"/>
            </w:tcBorders>
            <w:tcMar>
              <w:top w:w="15" w:type="dxa"/>
              <w:left w:w="140" w:type="dxa"/>
              <w:bottom w:w="15" w:type="dxa"/>
              <w:right w:w="140" w:type="dxa"/>
            </w:tcMar>
            <w:vAlign w:val="center"/>
            <w:hideMark/>
          </w:tcPr>
          <w:p w14:paraId="2C53D46E"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940" w:type="dxa"/>
            <w:tcBorders>
              <w:left w:val="nil"/>
            </w:tcBorders>
            <w:tcMar>
              <w:top w:w="15" w:type="dxa"/>
              <w:left w:w="140" w:type="dxa"/>
              <w:bottom w:w="15" w:type="dxa"/>
              <w:right w:w="140" w:type="dxa"/>
            </w:tcMar>
            <w:vAlign w:val="center"/>
            <w:hideMark/>
          </w:tcPr>
          <w:p w14:paraId="27094173"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10.93</w:t>
            </w:r>
          </w:p>
        </w:tc>
        <w:tc>
          <w:tcPr>
            <w:tcW w:w="956" w:type="dxa"/>
            <w:tcMar>
              <w:top w:w="15" w:type="dxa"/>
              <w:left w:w="140" w:type="dxa"/>
              <w:bottom w:w="15" w:type="dxa"/>
              <w:right w:w="140" w:type="dxa"/>
            </w:tcMar>
            <w:vAlign w:val="center"/>
            <w:hideMark/>
          </w:tcPr>
          <w:p w14:paraId="2920A92D"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280</w:t>
            </w:r>
          </w:p>
        </w:tc>
        <w:tc>
          <w:tcPr>
            <w:tcW w:w="156" w:type="dxa"/>
          </w:tcPr>
          <w:p w14:paraId="6506F95D"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579952B4"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5</w:t>
            </w:r>
            <w:r>
              <w:rPr>
                <w:rFonts w:ascii="Times New Roman" w:eastAsia="Times New Roman" w:hAnsi="Times New Roman" w:cs="Times New Roman"/>
                <w:sz w:val="24"/>
                <w:szCs w:val="24"/>
                <w:lang w:eastAsia="es-ES"/>
              </w:rPr>
              <w:t>.23</w:t>
            </w:r>
          </w:p>
        </w:tc>
        <w:tc>
          <w:tcPr>
            <w:tcW w:w="706" w:type="dxa"/>
            <w:tcBorders>
              <w:right w:val="nil"/>
            </w:tcBorders>
            <w:vAlign w:val="center"/>
          </w:tcPr>
          <w:p w14:paraId="3006AF24"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875</w:t>
            </w:r>
          </w:p>
        </w:tc>
      </w:tr>
      <w:tr w:rsidR="00B670D9" w:rsidRPr="00EB71C2" w14:paraId="3261621A" w14:textId="77777777" w:rsidTr="000F0C89">
        <w:tc>
          <w:tcPr>
            <w:tcW w:w="0" w:type="auto"/>
            <w:tcBorders>
              <w:left w:val="nil"/>
              <w:right w:val="nil"/>
            </w:tcBorders>
            <w:tcMar>
              <w:top w:w="15" w:type="dxa"/>
              <w:left w:w="140" w:type="dxa"/>
              <w:bottom w:w="15" w:type="dxa"/>
              <w:right w:w="140" w:type="dxa"/>
            </w:tcMar>
            <w:vAlign w:val="center"/>
            <w:hideMark/>
          </w:tcPr>
          <w:p w14:paraId="56DC6B11"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Attack</w:t>
            </w:r>
          </w:p>
        </w:tc>
        <w:tc>
          <w:tcPr>
            <w:tcW w:w="940" w:type="dxa"/>
            <w:tcBorders>
              <w:left w:val="nil"/>
            </w:tcBorders>
            <w:tcMar>
              <w:top w:w="15" w:type="dxa"/>
              <w:left w:w="140" w:type="dxa"/>
              <w:bottom w:w="15" w:type="dxa"/>
              <w:right w:w="140" w:type="dxa"/>
            </w:tcMar>
            <w:vAlign w:val="center"/>
            <w:hideMark/>
          </w:tcPr>
          <w:p w14:paraId="61044636"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14.10</w:t>
            </w:r>
          </w:p>
        </w:tc>
        <w:tc>
          <w:tcPr>
            <w:tcW w:w="956" w:type="dxa"/>
            <w:tcMar>
              <w:top w:w="15" w:type="dxa"/>
              <w:left w:w="140" w:type="dxa"/>
              <w:bottom w:w="15" w:type="dxa"/>
              <w:right w:w="140" w:type="dxa"/>
            </w:tcMar>
            <w:vAlign w:val="center"/>
            <w:hideMark/>
          </w:tcPr>
          <w:p w14:paraId="7C067A0D"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119</w:t>
            </w:r>
          </w:p>
        </w:tc>
        <w:tc>
          <w:tcPr>
            <w:tcW w:w="156" w:type="dxa"/>
          </w:tcPr>
          <w:p w14:paraId="1F854F44"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583EB7FF"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.45</w:t>
            </w:r>
          </w:p>
        </w:tc>
        <w:tc>
          <w:tcPr>
            <w:tcW w:w="706" w:type="dxa"/>
            <w:tcBorders>
              <w:right w:val="nil"/>
            </w:tcBorders>
            <w:vAlign w:val="center"/>
          </w:tcPr>
          <w:p w14:paraId="792598BC"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025</w:t>
            </w:r>
          </w:p>
        </w:tc>
      </w:tr>
      <w:tr w:rsidR="00B670D9" w:rsidRPr="00EB71C2" w14:paraId="665C5EB9" w14:textId="77777777" w:rsidTr="000F0C89">
        <w:tc>
          <w:tcPr>
            <w:tcW w:w="0" w:type="auto"/>
            <w:tcBorders>
              <w:left w:val="nil"/>
              <w:right w:val="nil"/>
            </w:tcBorders>
            <w:tcMar>
              <w:top w:w="15" w:type="dxa"/>
              <w:left w:w="140" w:type="dxa"/>
              <w:bottom w:w="15" w:type="dxa"/>
              <w:right w:w="140" w:type="dxa"/>
            </w:tcMar>
            <w:vAlign w:val="center"/>
            <w:hideMark/>
          </w:tcPr>
          <w:p w14:paraId="5CFD5862"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r>
              <w:rPr>
                <w:rFonts w:ascii="Times New Roman" w:eastAsia="Times New Roman" w:hAnsi="Times New Roman" w:cs="Times New Roman"/>
                <w:sz w:val="24"/>
                <w:szCs w:val="24"/>
                <w:lang w:eastAsia="es-ES"/>
              </w:rPr>
              <w:t xml:space="preserve"> </w:t>
            </w:r>
            <w:r w:rsidRPr="00852C19">
              <w:rPr>
                <w:rFonts w:ascii="Times New Roman" w:eastAsia="Times New Roman" w:hAnsi="Times New Roman" w:cs="Times New Roman"/>
                <w:sz w:val="24"/>
                <w:szCs w:val="24"/>
                <w:lang w:val="en-US" w:eastAsia="es-ES"/>
              </w:rPr>
              <w:t>→</w:t>
            </w:r>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Attack</w:t>
            </w:r>
            <w:proofErr w:type="spellEnd"/>
          </w:p>
        </w:tc>
        <w:tc>
          <w:tcPr>
            <w:tcW w:w="940" w:type="dxa"/>
            <w:tcBorders>
              <w:left w:val="nil"/>
            </w:tcBorders>
            <w:tcMar>
              <w:top w:w="15" w:type="dxa"/>
              <w:left w:w="140" w:type="dxa"/>
              <w:bottom w:w="15" w:type="dxa"/>
              <w:right w:w="140" w:type="dxa"/>
            </w:tcMar>
            <w:vAlign w:val="center"/>
            <w:hideMark/>
          </w:tcPr>
          <w:p w14:paraId="7E3498BD"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7.94</w:t>
            </w:r>
          </w:p>
        </w:tc>
        <w:tc>
          <w:tcPr>
            <w:tcW w:w="956" w:type="dxa"/>
            <w:tcMar>
              <w:top w:w="15" w:type="dxa"/>
              <w:left w:w="140" w:type="dxa"/>
              <w:bottom w:w="15" w:type="dxa"/>
              <w:right w:w="140" w:type="dxa"/>
            </w:tcMar>
            <w:vAlign w:val="center"/>
            <w:hideMark/>
          </w:tcPr>
          <w:p w14:paraId="42D49581"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540</w:t>
            </w:r>
          </w:p>
        </w:tc>
        <w:tc>
          <w:tcPr>
            <w:tcW w:w="156" w:type="dxa"/>
          </w:tcPr>
          <w:p w14:paraId="70783FAA"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502F59BD"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23</w:t>
            </w:r>
            <w:r>
              <w:rPr>
                <w:rFonts w:ascii="Times New Roman" w:eastAsia="Times New Roman" w:hAnsi="Times New Roman" w:cs="Times New Roman"/>
                <w:sz w:val="24"/>
                <w:szCs w:val="24"/>
                <w:lang w:eastAsia="es-ES"/>
              </w:rPr>
              <w:t>.90</w:t>
            </w:r>
          </w:p>
        </w:tc>
        <w:tc>
          <w:tcPr>
            <w:tcW w:w="706" w:type="dxa"/>
            <w:tcBorders>
              <w:right w:val="nil"/>
            </w:tcBorders>
            <w:vAlign w:val="center"/>
          </w:tcPr>
          <w:p w14:paraId="4392809A"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008</w:t>
            </w:r>
          </w:p>
        </w:tc>
      </w:tr>
      <w:tr w:rsidR="00B670D9" w:rsidRPr="00EB71C2" w14:paraId="6EB65287" w14:textId="77777777" w:rsidTr="000F0C89">
        <w:tc>
          <w:tcPr>
            <w:tcW w:w="0" w:type="auto"/>
            <w:tcBorders>
              <w:left w:val="nil"/>
              <w:right w:val="nil"/>
            </w:tcBorders>
            <w:tcMar>
              <w:top w:w="15" w:type="dxa"/>
              <w:left w:w="140" w:type="dxa"/>
              <w:bottom w:w="15" w:type="dxa"/>
              <w:right w:w="140" w:type="dxa"/>
            </w:tcMar>
            <w:vAlign w:val="center"/>
            <w:hideMark/>
          </w:tcPr>
          <w:p w14:paraId="00AAC3B1"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 xml:space="preserve">Shoot height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Number of intact fruits</w:t>
            </w:r>
          </w:p>
        </w:tc>
        <w:tc>
          <w:tcPr>
            <w:tcW w:w="940" w:type="dxa"/>
            <w:tcBorders>
              <w:left w:val="nil"/>
            </w:tcBorders>
            <w:tcMar>
              <w:top w:w="15" w:type="dxa"/>
              <w:left w:w="140" w:type="dxa"/>
              <w:bottom w:w="15" w:type="dxa"/>
              <w:right w:w="140" w:type="dxa"/>
            </w:tcMar>
            <w:vAlign w:val="center"/>
            <w:hideMark/>
          </w:tcPr>
          <w:p w14:paraId="322200AB"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8.39</w:t>
            </w:r>
          </w:p>
        </w:tc>
        <w:tc>
          <w:tcPr>
            <w:tcW w:w="956" w:type="dxa"/>
            <w:tcMar>
              <w:top w:w="15" w:type="dxa"/>
              <w:left w:w="140" w:type="dxa"/>
              <w:bottom w:w="15" w:type="dxa"/>
              <w:right w:w="140" w:type="dxa"/>
            </w:tcMar>
            <w:vAlign w:val="center"/>
            <w:hideMark/>
          </w:tcPr>
          <w:p w14:paraId="5D806FC5"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495</w:t>
            </w:r>
          </w:p>
        </w:tc>
        <w:tc>
          <w:tcPr>
            <w:tcW w:w="156" w:type="dxa"/>
          </w:tcPr>
          <w:p w14:paraId="234CC122"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5299E801"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.88</w:t>
            </w:r>
          </w:p>
        </w:tc>
        <w:tc>
          <w:tcPr>
            <w:tcW w:w="706" w:type="dxa"/>
            <w:tcBorders>
              <w:right w:val="nil"/>
            </w:tcBorders>
            <w:vAlign w:val="center"/>
          </w:tcPr>
          <w:p w14:paraId="7566401B"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022</w:t>
            </w:r>
          </w:p>
        </w:tc>
      </w:tr>
      <w:tr w:rsidR="00B670D9" w:rsidRPr="00EB71C2" w14:paraId="6DBCDE2D" w14:textId="77777777" w:rsidTr="000F0C89">
        <w:tc>
          <w:tcPr>
            <w:tcW w:w="0" w:type="auto"/>
            <w:tcBorders>
              <w:left w:val="nil"/>
              <w:right w:val="nil"/>
            </w:tcBorders>
            <w:tcMar>
              <w:top w:w="15" w:type="dxa"/>
              <w:left w:w="140" w:type="dxa"/>
              <w:bottom w:w="15" w:type="dxa"/>
              <w:right w:w="140" w:type="dxa"/>
            </w:tcMar>
            <w:vAlign w:val="center"/>
            <w:hideMark/>
          </w:tcPr>
          <w:p w14:paraId="6388F5A9"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r>
              <w:rPr>
                <w:rFonts w:ascii="Times New Roman" w:eastAsia="Times New Roman" w:hAnsi="Times New Roman" w:cs="Times New Roman"/>
                <w:sz w:val="24"/>
                <w:szCs w:val="24"/>
                <w:lang w:eastAsia="es-ES"/>
              </w:rPr>
              <w:t xml:space="preserve"> </w:t>
            </w:r>
            <w:r w:rsidRPr="00852C19">
              <w:rPr>
                <w:rFonts w:ascii="Times New Roman" w:eastAsia="Times New Roman" w:hAnsi="Times New Roman" w:cs="Times New Roman"/>
                <w:sz w:val="24"/>
                <w:szCs w:val="24"/>
                <w:lang w:val="en-US" w:eastAsia="es-ES"/>
              </w:rPr>
              <w:t>→</w:t>
            </w:r>
            <w:r>
              <w:rPr>
                <w:rFonts w:ascii="Times New Roman" w:eastAsia="Times New Roman" w:hAnsi="Times New Roman" w:cs="Times New Roman"/>
                <w:sz w:val="24"/>
                <w:szCs w:val="24"/>
                <w:lang w:val="en-US" w:eastAsia="es-ES"/>
              </w:rPr>
              <w:t xml:space="preserve"> </w:t>
            </w:r>
            <w:proofErr w:type="spellStart"/>
            <w:r>
              <w:rPr>
                <w:rFonts w:ascii="Times New Roman" w:eastAsia="Times New Roman" w:hAnsi="Times New Roman" w:cs="Times New Roman"/>
                <w:sz w:val="24"/>
                <w:szCs w:val="24"/>
                <w:lang w:eastAsia="es-ES"/>
              </w:rPr>
              <w:t>Attack</w:t>
            </w:r>
            <w:proofErr w:type="spellEnd"/>
          </w:p>
        </w:tc>
        <w:tc>
          <w:tcPr>
            <w:tcW w:w="940" w:type="dxa"/>
            <w:tcBorders>
              <w:left w:val="nil"/>
            </w:tcBorders>
            <w:tcMar>
              <w:top w:w="15" w:type="dxa"/>
              <w:left w:w="140" w:type="dxa"/>
              <w:bottom w:w="15" w:type="dxa"/>
              <w:right w:w="140" w:type="dxa"/>
            </w:tcMar>
            <w:vAlign w:val="center"/>
            <w:hideMark/>
          </w:tcPr>
          <w:p w14:paraId="18452E89"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43.83</w:t>
            </w:r>
          </w:p>
        </w:tc>
        <w:tc>
          <w:tcPr>
            <w:tcW w:w="956" w:type="dxa"/>
            <w:tcMar>
              <w:top w:w="15" w:type="dxa"/>
              <w:left w:w="140" w:type="dxa"/>
              <w:bottom w:w="15" w:type="dxa"/>
              <w:right w:w="140" w:type="dxa"/>
            </w:tcMar>
            <w:vAlign w:val="center"/>
            <w:hideMark/>
          </w:tcPr>
          <w:p w14:paraId="311704F4"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5B25CD8B"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544B4395"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.01</w:t>
            </w:r>
          </w:p>
        </w:tc>
        <w:tc>
          <w:tcPr>
            <w:tcW w:w="706" w:type="dxa"/>
            <w:tcBorders>
              <w:right w:val="nil"/>
            </w:tcBorders>
            <w:vAlign w:val="center"/>
          </w:tcPr>
          <w:p w14:paraId="666C8F28"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029</w:t>
            </w:r>
          </w:p>
        </w:tc>
      </w:tr>
      <w:tr w:rsidR="00B670D9" w:rsidRPr="00EB71C2" w14:paraId="55D947F3" w14:textId="77777777" w:rsidTr="000F0C89">
        <w:tc>
          <w:tcPr>
            <w:tcW w:w="0" w:type="auto"/>
            <w:tcBorders>
              <w:left w:val="nil"/>
              <w:right w:val="nil"/>
            </w:tcBorders>
            <w:tcMar>
              <w:top w:w="15" w:type="dxa"/>
              <w:left w:w="140" w:type="dxa"/>
              <w:bottom w:w="15" w:type="dxa"/>
              <w:right w:w="140" w:type="dxa"/>
            </w:tcMar>
            <w:vAlign w:val="center"/>
            <w:hideMark/>
          </w:tcPr>
          <w:p w14:paraId="01A44CBA"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852C19">
              <w:rPr>
                <w:rFonts w:ascii="Times New Roman" w:eastAsia="Times New Roman" w:hAnsi="Times New Roman" w:cs="Times New Roman"/>
                <w:sz w:val="24"/>
                <w:szCs w:val="24"/>
                <w:lang w:val="en-US" w:eastAsia="es-ES"/>
              </w:rPr>
              <w:t>Flower number → Number of intact fruits</w:t>
            </w:r>
          </w:p>
        </w:tc>
        <w:tc>
          <w:tcPr>
            <w:tcW w:w="940" w:type="dxa"/>
            <w:tcBorders>
              <w:left w:val="nil"/>
            </w:tcBorders>
            <w:tcMar>
              <w:top w:w="15" w:type="dxa"/>
              <w:left w:w="140" w:type="dxa"/>
              <w:bottom w:w="15" w:type="dxa"/>
              <w:right w:w="140" w:type="dxa"/>
            </w:tcMar>
            <w:vAlign w:val="center"/>
            <w:hideMark/>
          </w:tcPr>
          <w:p w14:paraId="17203019"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110.35</w:t>
            </w:r>
          </w:p>
        </w:tc>
        <w:tc>
          <w:tcPr>
            <w:tcW w:w="956" w:type="dxa"/>
            <w:tcMar>
              <w:top w:w="15" w:type="dxa"/>
              <w:left w:w="140" w:type="dxa"/>
              <w:bottom w:w="15" w:type="dxa"/>
              <w:right w:w="140" w:type="dxa"/>
            </w:tcMar>
            <w:vAlign w:val="center"/>
            <w:hideMark/>
          </w:tcPr>
          <w:p w14:paraId="48E1EF39"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1EA32F45"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755925DB"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86</w:t>
            </w:r>
            <w:r>
              <w:rPr>
                <w:rFonts w:ascii="Times New Roman" w:eastAsia="Times New Roman" w:hAnsi="Times New Roman" w:cs="Times New Roman"/>
                <w:sz w:val="24"/>
                <w:szCs w:val="24"/>
                <w:lang w:eastAsia="es-ES"/>
              </w:rPr>
              <w:t>.85</w:t>
            </w:r>
          </w:p>
        </w:tc>
        <w:tc>
          <w:tcPr>
            <w:tcW w:w="706" w:type="dxa"/>
            <w:tcBorders>
              <w:right w:val="nil"/>
            </w:tcBorders>
            <w:vAlign w:val="center"/>
          </w:tcPr>
          <w:p w14:paraId="780E40CF"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16D75F66" w14:textId="77777777" w:rsidTr="000F0C89">
        <w:tc>
          <w:tcPr>
            <w:tcW w:w="0" w:type="auto"/>
            <w:tcBorders>
              <w:left w:val="nil"/>
              <w:right w:val="nil"/>
            </w:tcBorders>
            <w:tcMar>
              <w:top w:w="15" w:type="dxa"/>
              <w:left w:w="140" w:type="dxa"/>
              <w:bottom w:w="15" w:type="dxa"/>
              <w:right w:w="140" w:type="dxa"/>
            </w:tcMar>
            <w:vAlign w:val="center"/>
            <w:hideMark/>
          </w:tcPr>
          <w:p w14:paraId="0BAA0DC5"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940" w:type="dxa"/>
            <w:tcBorders>
              <w:left w:val="nil"/>
            </w:tcBorders>
            <w:tcMar>
              <w:top w:w="15" w:type="dxa"/>
              <w:left w:w="140" w:type="dxa"/>
              <w:bottom w:w="15" w:type="dxa"/>
              <w:right w:w="140" w:type="dxa"/>
            </w:tcMar>
            <w:vAlign w:val="center"/>
            <w:hideMark/>
          </w:tcPr>
          <w:p w14:paraId="15DF05E7"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36.60</w:t>
            </w:r>
          </w:p>
        </w:tc>
        <w:tc>
          <w:tcPr>
            <w:tcW w:w="956" w:type="dxa"/>
            <w:tcMar>
              <w:top w:w="15" w:type="dxa"/>
              <w:left w:w="140" w:type="dxa"/>
              <w:bottom w:w="15" w:type="dxa"/>
              <w:right w:w="140" w:type="dxa"/>
            </w:tcMar>
            <w:vAlign w:val="center"/>
            <w:hideMark/>
          </w:tcPr>
          <w:p w14:paraId="27F21F66"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0EAB538A"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5DB0938C"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35</w:t>
            </w:r>
            <w:r>
              <w:rPr>
                <w:rFonts w:ascii="Times New Roman" w:eastAsia="Times New Roman" w:hAnsi="Times New Roman" w:cs="Times New Roman"/>
                <w:sz w:val="24"/>
                <w:szCs w:val="24"/>
                <w:lang w:eastAsia="es-ES"/>
              </w:rPr>
              <w:t>.85</w:t>
            </w:r>
          </w:p>
        </w:tc>
        <w:tc>
          <w:tcPr>
            <w:tcW w:w="706" w:type="dxa"/>
            <w:tcBorders>
              <w:right w:val="nil"/>
            </w:tcBorders>
            <w:vAlign w:val="center"/>
          </w:tcPr>
          <w:p w14:paraId="5A194776"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2FC2B026" w14:textId="77777777" w:rsidTr="000F0C89">
        <w:tc>
          <w:tcPr>
            <w:tcW w:w="0" w:type="auto"/>
            <w:tcBorders>
              <w:left w:val="nil"/>
              <w:right w:val="nil"/>
            </w:tcBorders>
            <w:tcMar>
              <w:top w:w="15" w:type="dxa"/>
              <w:left w:w="140" w:type="dxa"/>
              <w:bottom w:w="15" w:type="dxa"/>
              <w:right w:w="140" w:type="dxa"/>
            </w:tcMar>
            <w:vAlign w:val="center"/>
            <w:hideMark/>
          </w:tcPr>
          <w:p w14:paraId="5F738440"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p>
        </w:tc>
        <w:tc>
          <w:tcPr>
            <w:tcW w:w="940" w:type="dxa"/>
            <w:tcBorders>
              <w:left w:val="nil"/>
            </w:tcBorders>
            <w:tcMar>
              <w:top w:w="15" w:type="dxa"/>
              <w:left w:w="140" w:type="dxa"/>
              <w:bottom w:w="15" w:type="dxa"/>
              <w:right w:w="140" w:type="dxa"/>
            </w:tcMar>
            <w:vAlign w:val="center"/>
            <w:hideMark/>
          </w:tcPr>
          <w:p w14:paraId="6DA56DEE"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16.24</w:t>
            </w:r>
          </w:p>
        </w:tc>
        <w:tc>
          <w:tcPr>
            <w:tcW w:w="956" w:type="dxa"/>
            <w:tcMar>
              <w:top w:w="15" w:type="dxa"/>
              <w:left w:w="140" w:type="dxa"/>
              <w:bottom w:w="15" w:type="dxa"/>
              <w:right w:w="140" w:type="dxa"/>
            </w:tcMar>
            <w:vAlign w:val="center"/>
            <w:hideMark/>
          </w:tcPr>
          <w:p w14:paraId="7E7725C3"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EB71C2">
              <w:rPr>
                <w:rFonts w:ascii="Times New Roman" w:eastAsia="Times New Roman" w:hAnsi="Times New Roman" w:cs="Times New Roman"/>
                <w:sz w:val="24"/>
                <w:szCs w:val="24"/>
                <w:lang w:eastAsia="es-ES"/>
              </w:rPr>
              <w:t>062</w:t>
            </w:r>
          </w:p>
        </w:tc>
        <w:tc>
          <w:tcPr>
            <w:tcW w:w="156" w:type="dxa"/>
          </w:tcPr>
          <w:p w14:paraId="3BF0B608"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1C84250E"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33</w:t>
            </w:r>
            <w:r>
              <w:rPr>
                <w:rFonts w:ascii="Times New Roman" w:eastAsia="Times New Roman" w:hAnsi="Times New Roman" w:cs="Times New Roman"/>
                <w:sz w:val="24"/>
                <w:szCs w:val="24"/>
                <w:lang w:eastAsia="es-ES"/>
              </w:rPr>
              <w:t>.44</w:t>
            </w:r>
          </w:p>
        </w:tc>
        <w:tc>
          <w:tcPr>
            <w:tcW w:w="706" w:type="dxa"/>
            <w:tcBorders>
              <w:right w:val="nil"/>
            </w:tcBorders>
            <w:vAlign w:val="center"/>
          </w:tcPr>
          <w:p w14:paraId="148E3CE4"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5B3CE7CE" w14:textId="77777777" w:rsidTr="000F0C89">
        <w:tc>
          <w:tcPr>
            <w:tcW w:w="0" w:type="auto"/>
            <w:tcBorders>
              <w:left w:val="nil"/>
              <w:bottom w:val="single" w:sz="12" w:space="0" w:color="auto"/>
              <w:right w:val="nil"/>
            </w:tcBorders>
            <w:tcMar>
              <w:top w:w="15" w:type="dxa"/>
              <w:left w:w="140" w:type="dxa"/>
              <w:bottom w:w="15" w:type="dxa"/>
              <w:right w:w="140" w:type="dxa"/>
            </w:tcMar>
            <w:vAlign w:val="center"/>
            <w:hideMark/>
          </w:tcPr>
          <w:p w14:paraId="5AEC79EB"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940" w:type="dxa"/>
            <w:tcBorders>
              <w:left w:val="nil"/>
              <w:bottom w:val="single" w:sz="12" w:space="0" w:color="auto"/>
            </w:tcBorders>
            <w:tcMar>
              <w:top w:w="15" w:type="dxa"/>
              <w:left w:w="140" w:type="dxa"/>
              <w:bottom w:w="15" w:type="dxa"/>
              <w:right w:w="140" w:type="dxa"/>
            </w:tcMar>
            <w:vAlign w:val="center"/>
            <w:hideMark/>
          </w:tcPr>
          <w:p w14:paraId="3D0E1D97"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34.58</w:t>
            </w:r>
          </w:p>
        </w:tc>
        <w:tc>
          <w:tcPr>
            <w:tcW w:w="956" w:type="dxa"/>
            <w:tcBorders>
              <w:bottom w:val="single" w:sz="12" w:space="0" w:color="auto"/>
            </w:tcBorders>
            <w:tcMar>
              <w:top w:w="15" w:type="dxa"/>
              <w:left w:w="140" w:type="dxa"/>
              <w:bottom w:w="15" w:type="dxa"/>
              <w:right w:w="140" w:type="dxa"/>
            </w:tcMar>
            <w:vAlign w:val="center"/>
            <w:hideMark/>
          </w:tcPr>
          <w:p w14:paraId="6191EEF0"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Borders>
              <w:bottom w:val="single" w:sz="12" w:space="0" w:color="auto"/>
            </w:tcBorders>
          </w:tcPr>
          <w:p w14:paraId="36885929"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tcBorders>
              <w:bottom w:val="single" w:sz="12" w:space="0" w:color="auto"/>
            </w:tcBorders>
            <w:vAlign w:val="center"/>
          </w:tcPr>
          <w:p w14:paraId="27D149EB"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sidRPr="00751447">
              <w:rPr>
                <w:rFonts w:ascii="Times New Roman" w:eastAsia="Times New Roman" w:hAnsi="Times New Roman" w:cs="Times New Roman"/>
                <w:sz w:val="24"/>
                <w:szCs w:val="24"/>
                <w:lang w:eastAsia="es-ES"/>
              </w:rPr>
              <w:t>31</w:t>
            </w:r>
            <w:r>
              <w:rPr>
                <w:rFonts w:ascii="Times New Roman" w:eastAsia="Times New Roman" w:hAnsi="Times New Roman" w:cs="Times New Roman"/>
                <w:sz w:val="24"/>
                <w:szCs w:val="24"/>
                <w:lang w:eastAsia="es-ES"/>
              </w:rPr>
              <w:t>.05</w:t>
            </w:r>
          </w:p>
        </w:tc>
        <w:tc>
          <w:tcPr>
            <w:tcW w:w="706" w:type="dxa"/>
            <w:tcBorders>
              <w:bottom w:val="single" w:sz="12" w:space="0" w:color="auto"/>
              <w:right w:val="nil"/>
            </w:tcBorders>
            <w:vAlign w:val="center"/>
          </w:tcPr>
          <w:p w14:paraId="230D95EA" w14:textId="77777777" w:rsidR="00B670D9" w:rsidRPr="00751447"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751447">
              <w:rPr>
                <w:rFonts w:ascii="Times New Roman" w:eastAsia="Times New Roman" w:hAnsi="Times New Roman" w:cs="Times New Roman"/>
                <w:sz w:val="24"/>
                <w:szCs w:val="24"/>
                <w:lang w:eastAsia="es-ES"/>
              </w:rPr>
              <w:t>001</w:t>
            </w:r>
          </w:p>
        </w:tc>
      </w:tr>
    </w:tbl>
    <w:p w14:paraId="4A95B3B6" w14:textId="77777777" w:rsidR="00B670D9" w:rsidRDefault="00B670D9" w:rsidP="00B670D9"/>
    <w:p w14:paraId="6C1C19D7" w14:textId="77777777" w:rsidR="00B670D9" w:rsidRPr="006D4A14" w:rsidRDefault="00B670D9" w:rsidP="00B670D9">
      <w:pPr>
        <w:rPr>
          <w:rFonts w:ascii="Times New Roman" w:eastAsia="Times New Roman" w:hAnsi="Times New Roman" w:cs="Times New Roman"/>
          <w:sz w:val="24"/>
          <w:szCs w:val="24"/>
          <w:lang w:val="en-US" w:eastAsia="es-ES"/>
        </w:rPr>
      </w:pPr>
      <w:r>
        <w:rPr>
          <w:rFonts w:ascii="Times New Roman" w:hAnsi="Times New Roman" w:cs="Times New Roman"/>
          <w:sz w:val="24"/>
          <w:szCs w:val="24"/>
          <w:lang w:val="en-US"/>
        </w:rPr>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.2: Multigroup analysis for the model with number of eggs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in both years. </w:t>
      </w:r>
      <w:r>
        <w:rPr>
          <w:rFonts w:ascii="Symbol" w:eastAsia="Times New Roman" w:hAnsi="Symbol" w:cs="Times New Roman"/>
          <w:sz w:val="24"/>
          <w:szCs w:val="24"/>
          <w:lang w:eastAsia="es-ES"/>
        </w:rPr>
        <w:t></w:t>
      </w:r>
      <w:r w:rsidRPr="006D4A14">
        <w:rPr>
          <w:rFonts w:ascii="Times New Roman" w:eastAsia="Times New Roman" w:hAnsi="Times New Roman" w:cs="Times New Roman"/>
          <w:sz w:val="24"/>
          <w:szCs w:val="24"/>
          <w:vertAlign w:val="superscript"/>
          <w:lang w:val="en-US" w:eastAsia="es-ES"/>
        </w:rPr>
        <w:t>2</w:t>
      </w:r>
      <w:r w:rsidRPr="006D4A14">
        <w:rPr>
          <w:rFonts w:ascii="Times New Roman" w:eastAsia="Times New Roman" w:hAnsi="Times New Roman" w:cs="Times New Roman"/>
          <w:sz w:val="24"/>
          <w:szCs w:val="24"/>
          <w:lang w:val="en-US" w:eastAsia="es-ES"/>
        </w:rPr>
        <w:t xml:space="preserve"> and P for the model</w:t>
      </w:r>
      <w:r>
        <w:rPr>
          <w:rFonts w:ascii="Times New Roman" w:eastAsia="Times New Roman" w:hAnsi="Times New Roman" w:cs="Times New Roman"/>
          <w:sz w:val="24"/>
          <w:szCs w:val="24"/>
          <w:lang w:val="en-US" w:eastAsia="es-ES"/>
        </w:rPr>
        <w:t>s</w:t>
      </w:r>
      <w:r w:rsidRPr="006D4A14">
        <w:rPr>
          <w:rFonts w:ascii="Times New Roman" w:eastAsia="Times New Roman" w:hAnsi="Times New Roman" w:cs="Times New Roman"/>
          <w:sz w:val="24"/>
          <w:szCs w:val="24"/>
          <w:lang w:val="en-US" w:eastAsia="es-ES"/>
        </w:rPr>
        <w:t xml:space="preserve"> with different paths constrained to be equal</w:t>
      </w:r>
      <w:r>
        <w:rPr>
          <w:rFonts w:ascii="Times New Roman" w:eastAsia="Times New Roman" w:hAnsi="Times New Roman" w:cs="Times New Roman"/>
          <w:sz w:val="24"/>
          <w:szCs w:val="24"/>
          <w:lang w:val="en-US" w:eastAsia="es-ES"/>
        </w:rPr>
        <w:t xml:space="preserve"> are shown. A significant </w:t>
      </w:r>
      <w:r>
        <w:rPr>
          <w:rFonts w:ascii="Symbol" w:eastAsia="Times New Roman" w:hAnsi="Symbol" w:cs="Times New Roman"/>
          <w:sz w:val="24"/>
          <w:szCs w:val="24"/>
          <w:lang w:eastAsia="es-ES"/>
        </w:rPr>
        <w:t></w:t>
      </w:r>
      <w:r w:rsidRPr="008E3ACA">
        <w:rPr>
          <w:rFonts w:ascii="Times New Roman" w:eastAsia="Times New Roman" w:hAnsi="Times New Roman" w:cs="Times New Roman"/>
          <w:sz w:val="24"/>
          <w:szCs w:val="24"/>
          <w:vertAlign w:val="superscript"/>
          <w:lang w:val="en-US" w:eastAsia="es-ES"/>
        </w:rPr>
        <w:t>2</w:t>
      </w:r>
      <w:r w:rsidRPr="008E3ACA">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w:t>
      </w:r>
      <w:r w:rsidRPr="008E3ACA">
        <w:rPr>
          <w:rFonts w:ascii="Times New Roman" w:eastAsia="Times New Roman" w:hAnsi="Times New Roman" w:cs="Times New Roman"/>
          <w:sz w:val="24"/>
          <w:szCs w:val="24"/>
          <w:lang w:val="en-US" w:eastAsia="es-ES"/>
        </w:rPr>
        <w:t>P</w:t>
      </w:r>
      <w:r>
        <w:rPr>
          <w:rFonts w:ascii="Times New Roman" w:eastAsia="Times New Roman" w:hAnsi="Times New Roman" w:cs="Times New Roman"/>
          <w:sz w:val="24"/>
          <w:szCs w:val="24"/>
          <w:lang w:val="en-US" w:eastAsia="es-ES"/>
        </w:rPr>
        <w:t xml:space="preserve">&lt;0.05) indicates that the path coefficient differs significantly among populations. </w:t>
      </w:r>
      <w:commentRangeEnd w:id="13"/>
      <w:r w:rsidR="00EF47B6">
        <w:rPr>
          <w:rStyle w:val="CommentReference"/>
        </w:rPr>
        <w:commentReference w:id="13"/>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93"/>
        <w:gridCol w:w="940"/>
        <w:gridCol w:w="956"/>
        <w:gridCol w:w="156"/>
        <w:gridCol w:w="810"/>
        <w:gridCol w:w="706"/>
      </w:tblGrid>
      <w:tr w:rsidR="00B670D9" w:rsidRPr="005D25E1" w14:paraId="54F84523" w14:textId="77777777" w:rsidTr="000F0C89">
        <w:trPr>
          <w:tblHeader/>
        </w:trPr>
        <w:tc>
          <w:tcPr>
            <w:tcW w:w="0" w:type="auto"/>
            <w:vMerge w:val="restart"/>
            <w:tcBorders>
              <w:top w:val="single" w:sz="12" w:space="0" w:color="auto"/>
              <w:left w:val="nil"/>
              <w:right w:val="nil"/>
            </w:tcBorders>
            <w:tcMar>
              <w:top w:w="15" w:type="dxa"/>
              <w:left w:w="140" w:type="dxa"/>
              <w:bottom w:w="15" w:type="dxa"/>
              <w:right w:w="140" w:type="dxa"/>
            </w:tcMar>
            <w:vAlign w:val="center"/>
          </w:tcPr>
          <w:p w14:paraId="0D184D50" w14:textId="77777777" w:rsidR="00B670D9" w:rsidRPr="00EE3514"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Path</w:t>
            </w:r>
            <w:r>
              <w:rPr>
                <w:rFonts w:ascii="Times New Roman" w:eastAsia="Times New Roman" w:hAnsi="Times New Roman" w:cs="Times New Roman"/>
                <w:sz w:val="24"/>
                <w:szCs w:val="24"/>
                <w:lang w:val="en-US" w:eastAsia="es-ES"/>
              </w:rPr>
              <w:t>s</w:t>
            </w:r>
            <w:r w:rsidRPr="00EE3514">
              <w:rPr>
                <w:rFonts w:ascii="Times New Roman" w:eastAsia="Times New Roman" w:hAnsi="Times New Roman" w:cs="Times New Roman"/>
                <w:sz w:val="24"/>
                <w:szCs w:val="24"/>
                <w:lang w:val="en-US" w:eastAsia="es-ES"/>
              </w:rPr>
              <w:t xml:space="preserve"> constrained to be equal</w:t>
            </w:r>
          </w:p>
        </w:tc>
        <w:tc>
          <w:tcPr>
            <w:tcW w:w="0" w:type="auto"/>
            <w:gridSpan w:val="2"/>
            <w:tcBorders>
              <w:top w:val="single" w:sz="12" w:space="0" w:color="auto"/>
              <w:left w:val="nil"/>
              <w:bottom w:val="single" w:sz="6" w:space="0" w:color="auto"/>
            </w:tcBorders>
            <w:tcMar>
              <w:top w:w="15" w:type="dxa"/>
              <w:left w:w="140" w:type="dxa"/>
              <w:bottom w:w="15" w:type="dxa"/>
              <w:right w:w="140" w:type="dxa"/>
            </w:tcMar>
            <w:vAlign w:val="center"/>
          </w:tcPr>
          <w:p w14:paraId="785AA171" w14:textId="77777777"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2010</w:t>
            </w:r>
          </w:p>
        </w:tc>
        <w:tc>
          <w:tcPr>
            <w:tcW w:w="156" w:type="dxa"/>
            <w:tcBorders>
              <w:top w:val="single" w:sz="12" w:space="0" w:color="auto"/>
              <w:bottom w:val="nil"/>
            </w:tcBorders>
          </w:tcPr>
          <w:p w14:paraId="47F072C6" w14:textId="77777777" w:rsidR="00B670D9" w:rsidRPr="005D25E1" w:rsidRDefault="00B670D9" w:rsidP="000F0C89">
            <w:pPr>
              <w:spacing w:after="0" w:line="240" w:lineRule="auto"/>
              <w:jc w:val="center"/>
              <w:rPr>
                <w:rFonts w:ascii="Symbol" w:eastAsia="Times New Roman" w:hAnsi="Symbol" w:cs="Times New Roman"/>
                <w:sz w:val="24"/>
                <w:szCs w:val="24"/>
                <w:lang w:val="en-US" w:eastAsia="es-ES"/>
              </w:rPr>
            </w:pPr>
          </w:p>
        </w:tc>
        <w:tc>
          <w:tcPr>
            <w:tcW w:w="1516" w:type="dxa"/>
            <w:gridSpan w:val="2"/>
            <w:tcBorders>
              <w:top w:val="single" w:sz="12" w:space="0" w:color="auto"/>
              <w:bottom w:val="single" w:sz="6" w:space="0" w:color="auto"/>
              <w:right w:val="nil"/>
            </w:tcBorders>
            <w:vAlign w:val="center"/>
          </w:tcPr>
          <w:p w14:paraId="6E6FE02E" w14:textId="77777777" w:rsidR="00B670D9" w:rsidRPr="005D25E1" w:rsidRDefault="00B670D9" w:rsidP="000F0C89">
            <w:pPr>
              <w:spacing w:after="0" w:line="240" w:lineRule="auto"/>
              <w:jc w:val="center"/>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2011</w:t>
            </w:r>
          </w:p>
        </w:tc>
      </w:tr>
      <w:tr w:rsidR="00B670D9" w:rsidRPr="00EB71C2" w14:paraId="35ED718D" w14:textId="77777777" w:rsidTr="000F0C89">
        <w:trPr>
          <w:tblHeader/>
        </w:trPr>
        <w:tc>
          <w:tcPr>
            <w:tcW w:w="0" w:type="auto"/>
            <w:vMerge/>
            <w:tcBorders>
              <w:left w:val="nil"/>
              <w:bottom w:val="single" w:sz="12" w:space="0" w:color="auto"/>
              <w:right w:val="nil"/>
            </w:tcBorders>
            <w:tcMar>
              <w:top w:w="15" w:type="dxa"/>
              <w:left w:w="140" w:type="dxa"/>
              <w:bottom w:w="15" w:type="dxa"/>
              <w:right w:w="140" w:type="dxa"/>
            </w:tcMar>
            <w:vAlign w:val="center"/>
            <w:hideMark/>
          </w:tcPr>
          <w:p w14:paraId="53813671"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p>
        </w:tc>
        <w:tc>
          <w:tcPr>
            <w:tcW w:w="0" w:type="auto"/>
            <w:tcBorders>
              <w:left w:val="nil"/>
              <w:bottom w:val="single" w:sz="12" w:space="0" w:color="auto"/>
            </w:tcBorders>
            <w:tcMar>
              <w:top w:w="15" w:type="dxa"/>
              <w:left w:w="140" w:type="dxa"/>
              <w:bottom w:w="15" w:type="dxa"/>
              <w:right w:w="140" w:type="dxa"/>
            </w:tcMar>
            <w:vAlign w:val="center"/>
            <w:hideMark/>
          </w:tcPr>
          <w:p w14:paraId="1F126804"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0" w:type="auto"/>
            <w:tcBorders>
              <w:bottom w:val="single" w:sz="12" w:space="0" w:color="auto"/>
            </w:tcBorders>
            <w:tcMar>
              <w:top w:w="15" w:type="dxa"/>
              <w:left w:w="140" w:type="dxa"/>
              <w:bottom w:w="15" w:type="dxa"/>
              <w:right w:w="140" w:type="dxa"/>
            </w:tcMar>
            <w:vAlign w:val="center"/>
            <w:hideMark/>
          </w:tcPr>
          <w:p w14:paraId="202D2890"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c>
          <w:tcPr>
            <w:tcW w:w="156" w:type="dxa"/>
            <w:tcBorders>
              <w:top w:val="nil"/>
              <w:bottom w:val="single" w:sz="12" w:space="0" w:color="auto"/>
            </w:tcBorders>
          </w:tcPr>
          <w:p w14:paraId="7F79DE3F" w14:textId="77777777" w:rsidR="00B670D9" w:rsidRDefault="00B670D9" w:rsidP="000F0C89">
            <w:pPr>
              <w:spacing w:after="0" w:line="240" w:lineRule="auto"/>
              <w:jc w:val="center"/>
              <w:rPr>
                <w:rFonts w:ascii="Symbol" w:eastAsia="Times New Roman" w:hAnsi="Symbol" w:cs="Times New Roman"/>
                <w:sz w:val="24"/>
                <w:szCs w:val="24"/>
                <w:lang w:eastAsia="es-ES"/>
              </w:rPr>
            </w:pPr>
          </w:p>
        </w:tc>
        <w:tc>
          <w:tcPr>
            <w:tcW w:w="810" w:type="dxa"/>
            <w:tcBorders>
              <w:bottom w:val="single" w:sz="12" w:space="0" w:color="auto"/>
            </w:tcBorders>
            <w:vAlign w:val="center"/>
          </w:tcPr>
          <w:p w14:paraId="01501119"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Pr>
                <w:rFonts w:ascii="Symbol" w:eastAsia="Times New Roman" w:hAnsi="Symbol" w:cs="Times New Roman"/>
                <w:sz w:val="24"/>
                <w:szCs w:val="24"/>
                <w:lang w:eastAsia="es-ES"/>
              </w:rPr>
              <w:t></w:t>
            </w:r>
            <w:r w:rsidRPr="00EE3514">
              <w:rPr>
                <w:rFonts w:ascii="Times New Roman" w:eastAsia="Times New Roman" w:hAnsi="Times New Roman" w:cs="Times New Roman"/>
                <w:sz w:val="24"/>
                <w:szCs w:val="24"/>
                <w:vertAlign w:val="superscript"/>
                <w:lang w:eastAsia="es-ES"/>
              </w:rPr>
              <w:t>2</w:t>
            </w:r>
          </w:p>
        </w:tc>
        <w:tc>
          <w:tcPr>
            <w:tcW w:w="706" w:type="dxa"/>
            <w:tcBorders>
              <w:bottom w:val="single" w:sz="12" w:space="0" w:color="auto"/>
              <w:right w:val="nil"/>
            </w:tcBorders>
            <w:vAlign w:val="center"/>
          </w:tcPr>
          <w:p w14:paraId="77ACA972" w14:textId="77777777" w:rsidR="00B670D9" w:rsidRPr="00EB71C2" w:rsidRDefault="00B670D9" w:rsidP="000F0C89">
            <w:pPr>
              <w:spacing w:after="0" w:line="240" w:lineRule="auto"/>
              <w:jc w:val="center"/>
              <w:rPr>
                <w:rFonts w:ascii="Times New Roman" w:eastAsia="Times New Roman" w:hAnsi="Times New Roman" w:cs="Times New Roman"/>
                <w:sz w:val="24"/>
                <w:szCs w:val="24"/>
                <w:lang w:eastAsia="es-ES"/>
              </w:rPr>
            </w:pPr>
            <w:r w:rsidRPr="00EB71C2">
              <w:rPr>
                <w:rFonts w:ascii="Times New Roman" w:eastAsia="Times New Roman" w:hAnsi="Times New Roman" w:cs="Times New Roman"/>
                <w:sz w:val="24"/>
                <w:szCs w:val="24"/>
                <w:lang w:eastAsia="es-ES"/>
              </w:rPr>
              <w:t>P</w:t>
            </w:r>
          </w:p>
        </w:tc>
      </w:tr>
      <w:tr w:rsidR="00B670D9" w:rsidRPr="00EB71C2" w14:paraId="4CE2E7C9" w14:textId="77777777" w:rsidTr="000F0C89">
        <w:tc>
          <w:tcPr>
            <w:tcW w:w="0" w:type="auto"/>
            <w:tcBorders>
              <w:left w:val="nil"/>
              <w:right w:val="nil"/>
            </w:tcBorders>
            <w:tcMar>
              <w:top w:w="15" w:type="dxa"/>
              <w:left w:w="140" w:type="dxa"/>
              <w:bottom w:w="15" w:type="dxa"/>
              <w:right w:w="140" w:type="dxa"/>
            </w:tcMar>
            <w:vAlign w:val="center"/>
          </w:tcPr>
          <w:p w14:paraId="712A0C41" w14:textId="77777777" w:rsidR="00B670D9"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All</w:t>
            </w:r>
          </w:p>
        </w:tc>
        <w:tc>
          <w:tcPr>
            <w:tcW w:w="0" w:type="auto"/>
            <w:tcBorders>
              <w:left w:val="nil"/>
            </w:tcBorders>
            <w:tcMar>
              <w:top w:w="15" w:type="dxa"/>
              <w:left w:w="140" w:type="dxa"/>
              <w:bottom w:w="15" w:type="dxa"/>
              <w:right w:w="140" w:type="dxa"/>
            </w:tcMar>
            <w:vAlign w:val="center"/>
          </w:tcPr>
          <w:p w14:paraId="7525183D"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8078C">
              <w:rPr>
                <w:rFonts w:ascii="Times New Roman" w:eastAsia="Times New Roman" w:hAnsi="Times New Roman" w:cs="Times New Roman"/>
                <w:sz w:val="24"/>
                <w:szCs w:val="24"/>
                <w:lang w:val="en-US" w:eastAsia="es-ES"/>
              </w:rPr>
              <w:t>480.19</w:t>
            </w:r>
          </w:p>
        </w:tc>
        <w:tc>
          <w:tcPr>
            <w:tcW w:w="0" w:type="auto"/>
            <w:tcMar>
              <w:top w:w="15" w:type="dxa"/>
              <w:left w:w="140" w:type="dxa"/>
              <w:bottom w:w="15" w:type="dxa"/>
              <w:right w:w="140" w:type="dxa"/>
            </w:tcMar>
            <w:vAlign w:val="center"/>
          </w:tcPr>
          <w:p w14:paraId="2B1FDB77"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00332F17"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46A22413"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EC3F95">
              <w:rPr>
                <w:rFonts w:ascii="Times New Roman" w:eastAsia="Times New Roman" w:hAnsi="Times New Roman" w:cs="Times New Roman"/>
                <w:sz w:val="24"/>
                <w:szCs w:val="24"/>
                <w:lang w:val="en-US" w:eastAsia="es-ES"/>
              </w:rPr>
              <w:t>558.46</w:t>
            </w:r>
          </w:p>
        </w:tc>
        <w:tc>
          <w:tcPr>
            <w:tcW w:w="706" w:type="dxa"/>
            <w:tcBorders>
              <w:right w:val="nil"/>
            </w:tcBorders>
            <w:vAlign w:val="center"/>
          </w:tcPr>
          <w:p w14:paraId="554ED8E0"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79E9DE18" w14:textId="77777777" w:rsidTr="000F0C89">
        <w:tc>
          <w:tcPr>
            <w:tcW w:w="0" w:type="auto"/>
            <w:tcBorders>
              <w:left w:val="nil"/>
              <w:right w:val="nil"/>
            </w:tcBorders>
            <w:tcMar>
              <w:top w:w="15" w:type="dxa"/>
              <w:left w:w="140" w:type="dxa"/>
              <w:bottom w:w="15" w:type="dxa"/>
              <w:right w:w="140" w:type="dxa"/>
            </w:tcMar>
            <w:vAlign w:val="center"/>
            <w:hideMark/>
          </w:tcPr>
          <w:p w14:paraId="37E2DEC4"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Number of eggs</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0" w:type="auto"/>
            <w:tcBorders>
              <w:left w:val="nil"/>
            </w:tcBorders>
            <w:tcMar>
              <w:top w:w="15" w:type="dxa"/>
              <w:left w:w="140" w:type="dxa"/>
              <w:bottom w:w="15" w:type="dxa"/>
              <w:right w:w="140" w:type="dxa"/>
            </w:tcMar>
            <w:vAlign w:val="center"/>
          </w:tcPr>
          <w:p w14:paraId="1588C964"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51</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54</w:t>
            </w:r>
          </w:p>
        </w:tc>
        <w:tc>
          <w:tcPr>
            <w:tcW w:w="0" w:type="auto"/>
            <w:tcMar>
              <w:top w:w="15" w:type="dxa"/>
              <w:left w:w="140" w:type="dxa"/>
              <w:bottom w:w="15" w:type="dxa"/>
              <w:right w:w="140" w:type="dxa"/>
            </w:tcMar>
            <w:vAlign w:val="center"/>
          </w:tcPr>
          <w:p w14:paraId="3BA2C00B"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6DAE411B"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5104A437"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105</w:t>
            </w:r>
            <w:r>
              <w:rPr>
                <w:rFonts w:ascii="Times New Roman" w:eastAsia="Times New Roman" w:hAnsi="Times New Roman" w:cs="Times New Roman"/>
                <w:sz w:val="24"/>
                <w:szCs w:val="24"/>
                <w:lang w:eastAsia="es-ES"/>
              </w:rPr>
              <w:t>.35</w:t>
            </w:r>
          </w:p>
        </w:tc>
        <w:tc>
          <w:tcPr>
            <w:tcW w:w="706" w:type="dxa"/>
            <w:tcBorders>
              <w:right w:val="nil"/>
            </w:tcBorders>
            <w:vAlign w:val="center"/>
          </w:tcPr>
          <w:p w14:paraId="3A1CB21D"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1BEFC46D" w14:textId="77777777" w:rsidTr="000F0C89">
        <w:tc>
          <w:tcPr>
            <w:tcW w:w="0" w:type="auto"/>
            <w:tcBorders>
              <w:left w:val="nil"/>
              <w:right w:val="nil"/>
            </w:tcBorders>
            <w:tcMar>
              <w:top w:w="15" w:type="dxa"/>
              <w:left w:w="140" w:type="dxa"/>
              <w:bottom w:w="15" w:type="dxa"/>
              <w:right w:w="140" w:type="dxa"/>
            </w:tcMar>
            <w:vAlign w:val="center"/>
            <w:hideMark/>
          </w:tcPr>
          <w:p w14:paraId="1BFA3D93"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w:t>
            </w:r>
            <w:r w:rsidRPr="00EE3514">
              <w:rPr>
                <w:rFonts w:ascii="Times New Roman" w:eastAsia="Times New Roman" w:hAnsi="Times New Roman" w:cs="Times New Roman"/>
                <w:sz w:val="24"/>
                <w:szCs w:val="24"/>
                <w:lang w:val="en-US" w:eastAsia="es-ES"/>
              </w:rPr>
              <w:t>umber of intact fruits</w:t>
            </w:r>
          </w:p>
        </w:tc>
        <w:tc>
          <w:tcPr>
            <w:tcW w:w="0" w:type="auto"/>
            <w:tcBorders>
              <w:left w:val="nil"/>
            </w:tcBorders>
            <w:tcMar>
              <w:top w:w="15" w:type="dxa"/>
              <w:left w:w="140" w:type="dxa"/>
              <w:bottom w:w="15" w:type="dxa"/>
              <w:right w:w="140" w:type="dxa"/>
            </w:tcMar>
            <w:vAlign w:val="center"/>
          </w:tcPr>
          <w:p w14:paraId="6A18F7CF"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10</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03</w:t>
            </w:r>
          </w:p>
        </w:tc>
        <w:tc>
          <w:tcPr>
            <w:tcW w:w="0" w:type="auto"/>
            <w:tcMar>
              <w:top w:w="15" w:type="dxa"/>
              <w:left w:w="140" w:type="dxa"/>
              <w:bottom w:w="15" w:type="dxa"/>
              <w:right w:w="140" w:type="dxa"/>
            </w:tcMar>
            <w:vAlign w:val="center"/>
          </w:tcPr>
          <w:p w14:paraId="5AE79E02"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348</w:t>
            </w:r>
          </w:p>
        </w:tc>
        <w:tc>
          <w:tcPr>
            <w:tcW w:w="156" w:type="dxa"/>
          </w:tcPr>
          <w:p w14:paraId="02A59C74"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266FCCEF"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8</w:t>
            </w:r>
            <w:r>
              <w:rPr>
                <w:rFonts w:ascii="Times New Roman" w:eastAsia="Times New Roman" w:hAnsi="Times New Roman" w:cs="Times New Roman"/>
                <w:sz w:val="24"/>
                <w:szCs w:val="24"/>
                <w:lang w:eastAsia="es-ES"/>
              </w:rPr>
              <w:t>.38</w:t>
            </w:r>
          </w:p>
        </w:tc>
        <w:tc>
          <w:tcPr>
            <w:tcW w:w="706" w:type="dxa"/>
            <w:tcBorders>
              <w:right w:val="nil"/>
            </w:tcBorders>
            <w:vAlign w:val="center"/>
          </w:tcPr>
          <w:p w14:paraId="2A15A88C"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592</w:t>
            </w:r>
          </w:p>
        </w:tc>
      </w:tr>
      <w:tr w:rsidR="00B670D9" w:rsidRPr="00EB71C2" w14:paraId="2E61AA01" w14:textId="77777777" w:rsidTr="000F0C89">
        <w:tc>
          <w:tcPr>
            <w:tcW w:w="0" w:type="auto"/>
            <w:tcBorders>
              <w:left w:val="nil"/>
              <w:right w:val="nil"/>
            </w:tcBorders>
            <w:tcMar>
              <w:top w:w="15" w:type="dxa"/>
              <w:left w:w="140" w:type="dxa"/>
              <w:bottom w:w="15" w:type="dxa"/>
              <w:right w:w="140" w:type="dxa"/>
            </w:tcMar>
            <w:vAlign w:val="center"/>
            <w:hideMark/>
          </w:tcPr>
          <w:p w14:paraId="584F3A99"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t>Phenology</w:t>
            </w:r>
            <w:r w:rsidRPr="00EE3514">
              <w:rPr>
                <w:rFonts w:ascii="Times New Roman" w:eastAsia="Times New Roman" w:hAnsi="Times New Roman" w:cs="Times New Roman"/>
                <w:sz w:val="24"/>
                <w:szCs w:val="24"/>
                <w:lang w:val="en-US" w:eastAsia="es-ES"/>
              </w:rPr>
              <w:t xml:space="preserve">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Number of eggs</w:t>
            </w:r>
          </w:p>
        </w:tc>
        <w:tc>
          <w:tcPr>
            <w:tcW w:w="0" w:type="auto"/>
            <w:tcBorders>
              <w:left w:val="nil"/>
            </w:tcBorders>
            <w:tcMar>
              <w:top w:w="15" w:type="dxa"/>
              <w:left w:w="140" w:type="dxa"/>
              <w:bottom w:w="15" w:type="dxa"/>
              <w:right w:w="140" w:type="dxa"/>
            </w:tcMar>
            <w:vAlign w:val="center"/>
          </w:tcPr>
          <w:p w14:paraId="7287F7D7"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53</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40</w:t>
            </w:r>
          </w:p>
        </w:tc>
        <w:tc>
          <w:tcPr>
            <w:tcW w:w="0" w:type="auto"/>
            <w:tcMar>
              <w:top w:w="15" w:type="dxa"/>
              <w:left w:w="140" w:type="dxa"/>
              <w:bottom w:w="15" w:type="dxa"/>
              <w:right w:w="140" w:type="dxa"/>
            </w:tcMar>
            <w:vAlign w:val="center"/>
          </w:tcPr>
          <w:p w14:paraId="653BE166"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4542EE48"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33BC0D09"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28</w:t>
            </w:r>
            <w:r>
              <w:rPr>
                <w:rFonts w:ascii="Times New Roman" w:eastAsia="Times New Roman" w:hAnsi="Times New Roman" w:cs="Times New Roman"/>
                <w:sz w:val="24"/>
                <w:szCs w:val="24"/>
                <w:lang w:eastAsia="es-ES"/>
              </w:rPr>
              <w:t>.68</w:t>
            </w:r>
          </w:p>
        </w:tc>
        <w:tc>
          <w:tcPr>
            <w:tcW w:w="706" w:type="dxa"/>
            <w:tcBorders>
              <w:right w:val="nil"/>
            </w:tcBorders>
            <w:vAlign w:val="center"/>
          </w:tcPr>
          <w:p w14:paraId="504CD3AE"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001</w:t>
            </w:r>
          </w:p>
        </w:tc>
      </w:tr>
      <w:tr w:rsidR="00B670D9" w:rsidRPr="00EB71C2" w14:paraId="5653EEAE" w14:textId="77777777" w:rsidTr="000F0C89">
        <w:tc>
          <w:tcPr>
            <w:tcW w:w="0" w:type="auto"/>
            <w:tcBorders>
              <w:left w:val="nil"/>
              <w:right w:val="nil"/>
            </w:tcBorders>
            <w:tcMar>
              <w:top w:w="15" w:type="dxa"/>
              <w:left w:w="140" w:type="dxa"/>
              <w:bottom w:w="15" w:type="dxa"/>
              <w:right w:w="140" w:type="dxa"/>
            </w:tcMar>
            <w:vAlign w:val="center"/>
            <w:hideMark/>
          </w:tcPr>
          <w:p w14:paraId="73C3C280"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AB2BFB">
              <w:rPr>
                <w:rFonts w:ascii="Times New Roman" w:eastAsia="Times New Roman" w:hAnsi="Times New Roman" w:cs="Times New Roman"/>
                <w:sz w:val="24"/>
                <w:szCs w:val="24"/>
                <w:lang w:val="en-US" w:eastAsia="es-ES"/>
              </w:rPr>
              <w:t xml:space="preserve">Shoot height </w:t>
            </w:r>
            <w:r w:rsidRPr="00852C19">
              <w:rPr>
                <w:rFonts w:ascii="Times New Roman" w:eastAsia="Times New Roman" w:hAnsi="Times New Roman" w:cs="Times New Roman"/>
                <w:sz w:val="24"/>
                <w:szCs w:val="24"/>
                <w:lang w:val="en-US" w:eastAsia="es-ES"/>
              </w:rPr>
              <w:t>→</w:t>
            </w:r>
            <w:r w:rsidRPr="00AB2BFB">
              <w:rPr>
                <w:rFonts w:ascii="Times New Roman" w:eastAsia="Times New Roman" w:hAnsi="Times New Roman" w:cs="Times New Roman"/>
                <w:sz w:val="24"/>
                <w:szCs w:val="24"/>
                <w:lang w:val="en-US" w:eastAsia="es-ES"/>
              </w:rPr>
              <w:t xml:space="preserve"> </w:t>
            </w:r>
            <w:r>
              <w:rPr>
                <w:rFonts w:ascii="Times New Roman" w:eastAsia="Times New Roman" w:hAnsi="Times New Roman" w:cs="Times New Roman"/>
                <w:sz w:val="24"/>
                <w:szCs w:val="24"/>
                <w:lang w:val="en-US" w:eastAsia="es-ES"/>
              </w:rPr>
              <w:t>Number of eggs</w:t>
            </w:r>
          </w:p>
        </w:tc>
        <w:tc>
          <w:tcPr>
            <w:tcW w:w="0" w:type="auto"/>
            <w:tcBorders>
              <w:left w:val="nil"/>
            </w:tcBorders>
            <w:tcMar>
              <w:top w:w="15" w:type="dxa"/>
              <w:left w:w="140" w:type="dxa"/>
              <w:bottom w:w="15" w:type="dxa"/>
              <w:right w:w="140" w:type="dxa"/>
            </w:tcMar>
            <w:vAlign w:val="center"/>
          </w:tcPr>
          <w:p w14:paraId="3809960C"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9</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56</w:t>
            </w:r>
          </w:p>
        </w:tc>
        <w:tc>
          <w:tcPr>
            <w:tcW w:w="0" w:type="auto"/>
            <w:tcMar>
              <w:top w:w="15" w:type="dxa"/>
              <w:left w:w="140" w:type="dxa"/>
              <w:bottom w:w="15" w:type="dxa"/>
              <w:right w:w="140" w:type="dxa"/>
            </w:tcMar>
            <w:vAlign w:val="center"/>
          </w:tcPr>
          <w:p w14:paraId="62CE136A"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388</w:t>
            </w:r>
          </w:p>
        </w:tc>
        <w:tc>
          <w:tcPr>
            <w:tcW w:w="156" w:type="dxa"/>
          </w:tcPr>
          <w:p w14:paraId="16CBA72C"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1DD8F869"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9</w:t>
            </w:r>
            <w:r>
              <w:rPr>
                <w:rFonts w:ascii="Times New Roman" w:eastAsia="Times New Roman" w:hAnsi="Times New Roman" w:cs="Times New Roman"/>
                <w:sz w:val="24"/>
                <w:szCs w:val="24"/>
                <w:lang w:eastAsia="es-ES"/>
              </w:rPr>
              <w:t>.37</w:t>
            </w:r>
          </w:p>
        </w:tc>
        <w:tc>
          <w:tcPr>
            <w:tcW w:w="706" w:type="dxa"/>
            <w:tcBorders>
              <w:right w:val="nil"/>
            </w:tcBorders>
            <w:vAlign w:val="center"/>
          </w:tcPr>
          <w:p w14:paraId="27BE9B2E"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497</w:t>
            </w:r>
          </w:p>
        </w:tc>
      </w:tr>
      <w:tr w:rsidR="00B670D9" w:rsidRPr="00EB71C2" w14:paraId="73ED37F7" w14:textId="77777777" w:rsidTr="000F0C89">
        <w:tc>
          <w:tcPr>
            <w:tcW w:w="0" w:type="auto"/>
            <w:tcBorders>
              <w:left w:val="nil"/>
              <w:right w:val="nil"/>
            </w:tcBorders>
            <w:tcMar>
              <w:top w:w="15" w:type="dxa"/>
              <w:left w:w="140" w:type="dxa"/>
              <w:bottom w:w="15" w:type="dxa"/>
              <w:right w:w="140" w:type="dxa"/>
            </w:tcMar>
            <w:vAlign w:val="center"/>
            <w:hideMark/>
          </w:tcPr>
          <w:p w14:paraId="6CF8612D"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EE3514">
              <w:rPr>
                <w:rFonts w:ascii="Times New Roman" w:eastAsia="Times New Roman" w:hAnsi="Times New Roman" w:cs="Times New Roman"/>
                <w:sz w:val="24"/>
                <w:szCs w:val="24"/>
                <w:lang w:val="en-US" w:eastAsia="es-ES"/>
              </w:rPr>
              <w:t xml:space="preserve">Shoot height </w:t>
            </w:r>
            <w:r w:rsidRPr="00852C19">
              <w:rPr>
                <w:rFonts w:ascii="Times New Roman" w:eastAsia="Times New Roman" w:hAnsi="Times New Roman" w:cs="Times New Roman"/>
                <w:sz w:val="24"/>
                <w:szCs w:val="24"/>
                <w:lang w:val="en-US" w:eastAsia="es-ES"/>
              </w:rPr>
              <w:t>→</w:t>
            </w:r>
            <w:r w:rsidRPr="00EE3514">
              <w:rPr>
                <w:rFonts w:ascii="Times New Roman" w:eastAsia="Times New Roman" w:hAnsi="Times New Roman" w:cs="Times New Roman"/>
                <w:sz w:val="24"/>
                <w:szCs w:val="24"/>
                <w:lang w:val="en-US" w:eastAsia="es-ES"/>
              </w:rPr>
              <w:t xml:space="preserve"> Number of intact fruits</w:t>
            </w:r>
          </w:p>
        </w:tc>
        <w:tc>
          <w:tcPr>
            <w:tcW w:w="0" w:type="auto"/>
            <w:tcBorders>
              <w:left w:val="nil"/>
            </w:tcBorders>
            <w:tcMar>
              <w:top w:w="15" w:type="dxa"/>
              <w:left w:w="140" w:type="dxa"/>
              <w:bottom w:w="15" w:type="dxa"/>
              <w:right w:w="140" w:type="dxa"/>
            </w:tcMar>
            <w:vAlign w:val="center"/>
          </w:tcPr>
          <w:p w14:paraId="0FB4DEA2"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9</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66</w:t>
            </w:r>
          </w:p>
        </w:tc>
        <w:tc>
          <w:tcPr>
            <w:tcW w:w="0" w:type="auto"/>
            <w:tcMar>
              <w:top w:w="15" w:type="dxa"/>
              <w:left w:w="140" w:type="dxa"/>
              <w:bottom w:w="15" w:type="dxa"/>
              <w:right w:w="140" w:type="dxa"/>
            </w:tcMar>
            <w:vAlign w:val="center"/>
          </w:tcPr>
          <w:p w14:paraId="28CD93E4"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378</w:t>
            </w:r>
          </w:p>
        </w:tc>
        <w:tc>
          <w:tcPr>
            <w:tcW w:w="156" w:type="dxa"/>
          </w:tcPr>
          <w:p w14:paraId="71AF5DA7"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6FA8C8F9"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17</w:t>
            </w:r>
            <w:r>
              <w:rPr>
                <w:rFonts w:ascii="Times New Roman" w:eastAsia="Times New Roman" w:hAnsi="Times New Roman" w:cs="Times New Roman"/>
                <w:sz w:val="24"/>
                <w:szCs w:val="24"/>
                <w:lang w:eastAsia="es-ES"/>
              </w:rPr>
              <w:t>.37</w:t>
            </w:r>
          </w:p>
        </w:tc>
        <w:tc>
          <w:tcPr>
            <w:tcW w:w="706" w:type="dxa"/>
            <w:tcBorders>
              <w:right w:val="nil"/>
            </w:tcBorders>
            <w:vAlign w:val="center"/>
          </w:tcPr>
          <w:p w14:paraId="3932FBA8"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067</w:t>
            </w:r>
          </w:p>
        </w:tc>
      </w:tr>
      <w:tr w:rsidR="00B670D9" w:rsidRPr="00EB71C2" w14:paraId="03A9B0BC" w14:textId="77777777" w:rsidTr="000F0C89">
        <w:tc>
          <w:tcPr>
            <w:tcW w:w="0" w:type="auto"/>
            <w:tcBorders>
              <w:left w:val="nil"/>
              <w:right w:val="nil"/>
            </w:tcBorders>
            <w:tcMar>
              <w:top w:w="15" w:type="dxa"/>
              <w:left w:w="140" w:type="dxa"/>
              <w:bottom w:w="15" w:type="dxa"/>
              <w:right w:w="140" w:type="dxa"/>
            </w:tcMar>
            <w:vAlign w:val="center"/>
            <w:hideMark/>
          </w:tcPr>
          <w:p w14:paraId="6E88FA0F"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AB2BFB">
              <w:rPr>
                <w:rFonts w:ascii="Times New Roman" w:eastAsia="Times New Roman" w:hAnsi="Times New Roman" w:cs="Times New Roman"/>
                <w:sz w:val="24"/>
                <w:szCs w:val="24"/>
                <w:lang w:val="en-US" w:eastAsia="es-ES"/>
              </w:rPr>
              <w:t xml:space="preserve">Flower number </w:t>
            </w:r>
            <w:r w:rsidRPr="00852C19">
              <w:rPr>
                <w:rFonts w:ascii="Times New Roman" w:eastAsia="Times New Roman" w:hAnsi="Times New Roman" w:cs="Times New Roman"/>
                <w:sz w:val="24"/>
                <w:szCs w:val="24"/>
                <w:lang w:val="en-US" w:eastAsia="es-ES"/>
              </w:rPr>
              <w:t>→</w:t>
            </w:r>
            <w:r>
              <w:rPr>
                <w:rFonts w:ascii="Times New Roman" w:eastAsia="Times New Roman" w:hAnsi="Times New Roman" w:cs="Times New Roman"/>
                <w:sz w:val="24"/>
                <w:szCs w:val="24"/>
                <w:lang w:val="en-US" w:eastAsia="es-ES"/>
              </w:rPr>
              <w:t xml:space="preserve"> Number of eggs</w:t>
            </w:r>
          </w:p>
        </w:tc>
        <w:tc>
          <w:tcPr>
            <w:tcW w:w="0" w:type="auto"/>
            <w:tcBorders>
              <w:left w:val="nil"/>
            </w:tcBorders>
            <w:tcMar>
              <w:top w:w="15" w:type="dxa"/>
              <w:left w:w="140" w:type="dxa"/>
              <w:bottom w:w="15" w:type="dxa"/>
              <w:right w:w="140" w:type="dxa"/>
            </w:tcMar>
            <w:vAlign w:val="center"/>
          </w:tcPr>
          <w:p w14:paraId="17EE110E"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85</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05</w:t>
            </w:r>
          </w:p>
        </w:tc>
        <w:tc>
          <w:tcPr>
            <w:tcW w:w="0" w:type="auto"/>
            <w:tcMar>
              <w:top w:w="15" w:type="dxa"/>
              <w:left w:w="140" w:type="dxa"/>
              <w:bottom w:w="15" w:type="dxa"/>
              <w:right w:w="140" w:type="dxa"/>
            </w:tcMar>
            <w:vAlign w:val="center"/>
          </w:tcPr>
          <w:p w14:paraId="23110674"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5F3144BD"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0026F422"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134</w:t>
            </w:r>
            <w:r>
              <w:rPr>
                <w:rFonts w:ascii="Times New Roman" w:eastAsia="Times New Roman" w:hAnsi="Times New Roman" w:cs="Times New Roman"/>
                <w:sz w:val="24"/>
                <w:szCs w:val="24"/>
                <w:lang w:eastAsia="es-ES"/>
              </w:rPr>
              <w:t>.70</w:t>
            </w:r>
          </w:p>
        </w:tc>
        <w:tc>
          <w:tcPr>
            <w:tcW w:w="706" w:type="dxa"/>
            <w:tcBorders>
              <w:right w:val="nil"/>
            </w:tcBorders>
            <w:vAlign w:val="center"/>
          </w:tcPr>
          <w:p w14:paraId="71707E49"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5CCA65D2" w14:textId="77777777" w:rsidTr="000F0C89">
        <w:tc>
          <w:tcPr>
            <w:tcW w:w="0" w:type="auto"/>
            <w:tcBorders>
              <w:left w:val="nil"/>
              <w:right w:val="nil"/>
            </w:tcBorders>
            <w:tcMar>
              <w:top w:w="15" w:type="dxa"/>
              <w:left w:w="140" w:type="dxa"/>
              <w:bottom w:w="15" w:type="dxa"/>
              <w:right w:w="140" w:type="dxa"/>
            </w:tcMar>
            <w:vAlign w:val="center"/>
            <w:hideMark/>
          </w:tcPr>
          <w:p w14:paraId="1FEDC1B0" w14:textId="77777777" w:rsidR="00B670D9" w:rsidRPr="00EB71C2" w:rsidRDefault="00B670D9" w:rsidP="000F0C89">
            <w:pPr>
              <w:spacing w:after="0" w:line="240" w:lineRule="auto"/>
              <w:rPr>
                <w:rFonts w:ascii="Times New Roman" w:eastAsia="Times New Roman" w:hAnsi="Times New Roman" w:cs="Times New Roman"/>
                <w:sz w:val="24"/>
                <w:szCs w:val="24"/>
                <w:lang w:val="en-US" w:eastAsia="es-ES"/>
              </w:rPr>
            </w:pPr>
            <w:r w:rsidRPr="00852C19">
              <w:rPr>
                <w:rFonts w:ascii="Times New Roman" w:eastAsia="Times New Roman" w:hAnsi="Times New Roman" w:cs="Times New Roman"/>
                <w:sz w:val="24"/>
                <w:szCs w:val="24"/>
                <w:lang w:val="en-US" w:eastAsia="es-ES"/>
              </w:rPr>
              <w:t>Flower number → Number of intact fruits</w:t>
            </w:r>
          </w:p>
        </w:tc>
        <w:tc>
          <w:tcPr>
            <w:tcW w:w="0" w:type="auto"/>
            <w:tcBorders>
              <w:left w:val="nil"/>
            </w:tcBorders>
            <w:tcMar>
              <w:top w:w="15" w:type="dxa"/>
              <w:left w:w="140" w:type="dxa"/>
              <w:bottom w:w="15" w:type="dxa"/>
              <w:right w:w="140" w:type="dxa"/>
            </w:tcMar>
            <w:vAlign w:val="center"/>
          </w:tcPr>
          <w:p w14:paraId="7F2C48E9"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110</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19</w:t>
            </w:r>
          </w:p>
        </w:tc>
        <w:tc>
          <w:tcPr>
            <w:tcW w:w="0" w:type="auto"/>
            <w:tcMar>
              <w:top w:w="15" w:type="dxa"/>
              <w:left w:w="140" w:type="dxa"/>
              <w:bottom w:w="15" w:type="dxa"/>
              <w:right w:w="140" w:type="dxa"/>
            </w:tcMar>
            <w:vAlign w:val="center"/>
          </w:tcPr>
          <w:p w14:paraId="60F619E3"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5C4C146C"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6DB84FD8"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80</w:t>
            </w:r>
            <w:r>
              <w:rPr>
                <w:rFonts w:ascii="Times New Roman" w:eastAsia="Times New Roman" w:hAnsi="Times New Roman" w:cs="Times New Roman"/>
                <w:sz w:val="24"/>
                <w:szCs w:val="24"/>
                <w:lang w:eastAsia="es-ES"/>
              </w:rPr>
              <w:t>.19</w:t>
            </w:r>
          </w:p>
        </w:tc>
        <w:tc>
          <w:tcPr>
            <w:tcW w:w="706" w:type="dxa"/>
            <w:tcBorders>
              <w:right w:val="nil"/>
            </w:tcBorders>
            <w:vAlign w:val="center"/>
          </w:tcPr>
          <w:p w14:paraId="52DBFECA"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700AE381" w14:textId="77777777" w:rsidTr="000F0C89">
        <w:tc>
          <w:tcPr>
            <w:tcW w:w="0" w:type="auto"/>
            <w:tcBorders>
              <w:left w:val="nil"/>
              <w:right w:val="nil"/>
            </w:tcBorders>
            <w:tcMar>
              <w:top w:w="15" w:type="dxa"/>
              <w:left w:w="140" w:type="dxa"/>
              <w:bottom w:w="15" w:type="dxa"/>
              <w:right w:w="140" w:type="dxa"/>
            </w:tcMar>
            <w:vAlign w:val="center"/>
            <w:hideMark/>
          </w:tcPr>
          <w:p w14:paraId="5BB10C58"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0" w:type="auto"/>
            <w:tcBorders>
              <w:left w:val="nil"/>
            </w:tcBorders>
            <w:tcMar>
              <w:top w:w="15" w:type="dxa"/>
              <w:left w:w="140" w:type="dxa"/>
              <w:bottom w:w="15" w:type="dxa"/>
              <w:right w:w="140" w:type="dxa"/>
            </w:tcMar>
            <w:vAlign w:val="center"/>
          </w:tcPr>
          <w:p w14:paraId="32336AC1"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36</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60</w:t>
            </w:r>
          </w:p>
        </w:tc>
        <w:tc>
          <w:tcPr>
            <w:tcW w:w="0" w:type="auto"/>
            <w:tcMar>
              <w:top w:w="15" w:type="dxa"/>
              <w:left w:w="140" w:type="dxa"/>
              <w:bottom w:w="15" w:type="dxa"/>
              <w:right w:w="140" w:type="dxa"/>
            </w:tcMar>
            <w:vAlign w:val="center"/>
          </w:tcPr>
          <w:p w14:paraId="79933F55"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Pr>
          <w:p w14:paraId="20F19C30"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70019E19"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35</w:t>
            </w:r>
            <w:r>
              <w:rPr>
                <w:rFonts w:ascii="Times New Roman" w:eastAsia="Times New Roman" w:hAnsi="Times New Roman" w:cs="Times New Roman"/>
                <w:sz w:val="24"/>
                <w:szCs w:val="24"/>
                <w:lang w:eastAsia="es-ES"/>
              </w:rPr>
              <w:t>.85</w:t>
            </w:r>
          </w:p>
        </w:tc>
        <w:tc>
          <w:tcPr>
            <w:tcW w:w="706" w:type="dxa"/>
            <w:tcBorders>
              <w:right w:val="nil"/>
            </w:tcBorders>
            <w:vAlign w:val="center"/>
          </w:tcPr>
          <w:p w14:paraId="091B1BEC"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01B1256B" w14:textId="77777777" w:rsidTr="000F0C89">
        <w:tc>
          <w:tcPr>
            <w:tcW w:w="0" w:type="auto"/>
            <w:tcBorders>
              <w:left w:val="nil"/>
              <w:right w:val="nil"/>
            </w:tcBorders>
            <w:tcMar>
              <w:top w:w="15" w:type="dxa"/>
              <w:left w:w="140" w:type="dxa"/>
              <w:bottom w:w="15" w:type="dxa"/>
              <w:right w:w="140" w:type="dxa"/>
            </w:tcMar>
            <w:vAlign w:val="center"/>
            <w:hideMark/>
          </w:tcPr>
          <w:p w14:paraId="6CC6C399"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Phenology</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p>
        </w:tc>
        <w:tc>
          <w:tcPr>
            <w:tcW w:w="0" w:type="auto"/>
            <w:tcBorders>
              <w:left w:val="nil"/>
            </w:tcBorders>
            <w:tcMar>
              <w:top w:w="15" w:type="dxa"/>
              <w:left w:w="140" w:type="dxa"/>
              <w:bottom w:w="15" w:type="dxa"/>
              <w:right w:w="140" w:type="dxa"/>
            </w:tcMar>
            <w:vAlign w:val="center"/>
          </w:tcPr>
          <w:p w14:paraId="204AA89D"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16</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24</w:t>
            </w:r>
          </w:p>
        </w:tc>
        <w:tc>
          <w:tcPr>
            <w:tcW w:w="0" w:type="auto"/>
            <w:tcMar>
              <w:top w:w="15" w:type="dxa"/>
              <w:left w:w="140" w:type="dxa"/>
              <w:bottom w:w="15" w:type="dxa"/>
              <w:right w:w="140" w:type="dxa"/>
            </w:tcMar>
            <w:vAlign w:val="center"/>
          </w:tcPr>
          <w:p w14:paraId="6B335564"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F27A16">
              <w:rPr>
                <w:rFonts w:ascii="Times New Roman" w:eastAsia="Times New Roman" w:hAnsi="Times New Roman" w:cs="Times New Roman"/>
                <w:sz w:val="24"/>
                <w:szCs w:val="24"/>
                <w:lang w:eastAsia="es-ES"/>
              </w:rPr>
              <w:t>062</w:t>
            </w:r>
          </w:p>
        </w:tc>
        <w:tc>
          <w:tcPr>
            <w:tcW w:w="156" w:type="dxa"/>
          </w:tcPr>
          <w:p w14:paraId="2B5FCCAC"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vAlign w:val="center"/>
          </w:tcPr>
          <w:p w14:paraId="153BB954"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33</w:t>
            </w:r>
            <w:r>
              <w:rPr>
                <w:rFonts w:ascii="Times New Roman" w:eastAsia="Times New Roman" w:hAnsi="Times New Roman" w:cs="Times New Roman"/>
                <w:sz w:val="24"/>
                <w:szCs w:val="24"/>
                <w:lang w:eastAsia="es-ES"/>
              </w:rPr>
              <w:t>.44</w:t>
            </w:r>
          </w:p>
        </w:tc>
        <w:tc>
          <w:tcPr>
            <w:tcW w:w="706" w:type="dxa"/>
            <w:tcBorders>
              <w:right w:val="nil"/>
            </w:tcBorders>
            <w:vAlign w:val="center"/>
          </w:tcPr>
          <w:p w14:paraId="2F419300"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r>
      <w:tr w:rsidR="00B670D9" w:rsidRPr="00EB71C2" w14:paraId="5EB17BBF" w14:textId="77777777" w:rsidTr="000F0C89">
        <w:tc>
          <w:tcPr>
            <w:tcW w:w="0" w:type="auto"/>
            <w:tcBorders>
              <w:left w:val="nil"/>
              <w:bottom w:val="single" w:sz="12" w:space="0" w:color="auto"/>
              <w:right w:val="nil"/>
            </w:tcBorders>
            <w:tcMar>
              <w:top w:w="15" w:type="dxa"/>
              <w:left w:w="140" w:type="dxa"/>
              <w:bottom w:w="15" w:type="dxa"/>
              <w:right w:w="140" w:type="dxa"/>
            </w:tcMar>
            <w:vAlign w:val="center"/>
            <w:hideMark/>
          </w:tcPr>
          <w:p w14:paraId="03F5391D" w14:textId="77777777" w:rsidR="00B670D9" w:rsidRPr="00EB71C2" w:rsidRDefault="00B670D9" w:rsidP="000F0C89">
            <w:p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Shoot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height</w:t>
            </w:r>
            <w:proofErr w:type="spellEnd"/>
            <w:r>
              <w:rPr>
                <w:rFonts w:ascii="Times New Roman" w:eastAsia="Times New Roman" w:hAnsi="Times New Roman" w:cs="Times New Roman"/>
                <w:sz w:val="24"/>
                <w:szCs w:val="24"/>
                <w:lang w:eastAsia="es-ES"/>
              </w:rPr>
              <w:t xml:space="preserve"> ↔ </w:t>
            </w:r>
            <w:proofErr w:type="spellStart"/>
            <w:r>
              <w:rPr>
                <w:rFonts w:ascii="Times New Roman" w:eastAsia="Times New Roman" w:hAnsi="Times New Roman" w:cs="Times New Roman"/>
                <w:sz w:val="24"/>
                <w:szCs w:val="24"/>
                <w:lang w:eastAsia="es-ES"/>
              </w:rPr>
              <w:t>Flower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number</w:t>
            </w:r>
            <w:proofErr w:type="spellEnd"/>
          </w:p>
        </w:tc>
        <w:tc>
          <w:tcPr>
            <w:tcW w:w="0" w:type="auto"/>
            <w:tcBorders>
              <w:left w:val="nil"/>
              <w:bottom w:val="single" w:sz="12" w:space="0" w:color="auto"/>
            </w:tcBorders>
            <w:tcMar>
              <w:top w:w="15" w:type="dxa"/>
              <w:left w:w="140" w:type="dxa"/>
              <w:bottom w:w="15" w:type="dxa"/>
              <w:right w:w="140" w:type="dxa"/>
            </w:tcMar>
            <w:vAlign w:val="center"/>
          </w:tcPr>
          <w:p w14:paraId="719CCCB3"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sidRPr="00F27A16">
              <w:rPr>
                <w:rFonts w:ascii="Times New Roman" w:eastAsia="Times New Roman" w:hAnsi="Times New Roman" w:cs="Times New Roman"/>
                <w:sz w:val="24"/>
                <w:szCs w:val="24"/>
                <w:lang w:eastAsia="es-ES"/>
              </w:rPr>
              <w:t>34</w:t>
            </w:r>
            <w:r>
              <w:rPr>
                <w:rFonts w:ascii="Times New Roman" w:eastAsia="Times New Roman" w:hAnsi="Times New Roman" w:cs="Times New Roman"/>
                <w:sz w:val="24"/>
                <w:szCs w:val="24"/>
                <w:lang w:eastAsia="es-ES"/>
              </w:rPr>
              <w:t>.</w:t>
            </w:r>
            <w:r w:rsidRPr="00F27A16">
              <w:rPr>
                <w:rFonts w:ascii="Times New Roman" w:eastAsia="Times New Roman" w:hAnsi="Times New Roman" w:cs="Times New Roman"/>
                <w:sz w:val="24"/>
                <w:szCs w:val="24"/>
                <w:lang w:eastAsia="es-ES"/>
              </w:rPr>
              <w:t>58</w:t>
            </w:r>
          </w:p>
        </w:tc>
        <w:tc>
          <w:tcPr>
            <w:tcW w:w="0" w:type="auto"/>
            <w:tcBorders>
              <w:bottom w:val="single" w:sz="12" w:space="0" w:color="auto"/>
            </w:tcBorders>
            <w:tcMar>
              <w:top w:w="15" w:type="dxa"/>
              <w:left w:w="140" w:type="dxa"/>
              <w:bottom w:w="15" w:type="dxa"/>
              <w:right w:w="140" w:type="dxa"/>
            </w:tcMar>
            <w:vAlign w:val="center"/>
          </w:tcPr>
          <w:p w14:paraId="2765E495" w14:textId="77777777" w:rsidR="00B670D9" w:rsidRPr="00F27A16"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&lt;0.001</w:t>
            </w:r>
          </w:p>
        </w:tc>
        <w:tc>
          <w:tcPr>
            <w:tcW w:w="156" w:type="dxa"/>
            <w:tcBorders>
              <w:bottom w:val="single" w:sz="12" w:space="0" w:color="auto"/>
            </w:tcBorders>
          </w:tcPr>
          <w:p w14:paraId="0AFEF289" w14:textId="77777777" w:rsidR="00B670D9" w:rsidRDefault="00B670D9" w:rsidP="000F0C89">
            <w:pPr>
              <w:spacing w:after="0" w:line="240" w:lineRule="auto"/>
              <w:jc w:val="center"/>
              <w:rPr>
                <w:rFonts w:ascii="Times New Roman" w:eastAsia="Times New Roman" w:hAnsi="Times New Roman" w:cs="Times New Roman"/>
                <w:sz w:val="24"/>
                <w:szCs w:val="24"/>
                <w:lang w:eastAsia="es-ES"/>
              </w:rPr>
            </w:pPr>
          </w:p>
        </w:tc>
        <w:tc>
          <w:tcPr>
            <w:tcW w:w="810" w:type="dxa"/>
            <w:tcBorders>
              <w:bottom w:val="single" w:sz="12" w:space="0" w:color="auto"/>
            </w:tcBorders>
            <w:vAlign w:val="center"/>
          </w:tcPr>
          <w:p w14:paraId="71AB3367"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sidRPr="00CB3042">
              <w:rPr>
                <w:rFonts w:ascii="Times New Roman" w:eastAsia="Times New Roman" w:hAnsi="Times New Roman" w:cs="Times New Roman"/>
                <w:sz w:val="24"/>
                <w:szCs w:val="24"/>
                <w:lang w:eastAsia="es-ES"/>
              </w:rPr>
              <w:t>31</w:t>
            </w:r>
            <w:r>
              <w:rPr>
                <w:rFonts w:ascii="Times New Roman" w:eastAsia="Times New Roman" w:hAnsi="Times New Roman" w:cs="Times New Roman"/>
                <w:sz w:val="24"/>
                <w:szCs w:val="24"/>
                <w:lang w:eastAsia="es-ES"/>
              </w:rPr>
              <w:t>.05</w:t>
            </w:r>
          </w:p>
        </w:tc>
        <w:tc>
          <w:tcPr>
            <w:tcW w:w="706" w:type="dxa"/>
            <w:tcBorders>
              <w:bottom w:val="single" w:sz="12" w:space="0" w:color="auto"/>
              <w:right w:val="nil"/>
            </w:tcBorders>
            <w:vAlign w:val="center"/>
          </w:tcPr>
          <w:p w14:paraId="4FDFFB1E" w14:textId="77777777" w:rsidR="00B670D9" w:rsidRPr="00CB3042" w:rsidRDefault="00B670D9" w:rsidP="000F0C8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0.</w:t>
            </w:r>
            <w:r w:rsidRPr="00CB3042">
              <w:rPr>
                <w:rFonts w:ascii="Times New Roman" w:eastAsia="Times New Roman" w:hAnsi="Times New Roman" w:cs="Times New Roman"/>
                <w:sz w:val="24"/>
                <w:szCs w:val="24"/>
                <w:lang w:eastAsia="es-ES"/>
              </w:rPr>
              <w:t>001</w:t>
            </w:r>
          </w:p>
        </w:tc>
      </w:tr>
    </w:tbl>
    <w:p w14:paraId="59E54406" w14:textId="77777777" w:rsidR="00B670D9" w:rsidRDefault="00B670D9" w:rsidP="00B670D9"/>
    <w:p w14:paraId="4B6F7AC3" w14:textId="77777777" w:rsidR="00B670D9" w:rsidRDefault="00B670D9" w:rsidP="00B670D9">
      <w:pPr>
        <w:rPr>
          <w:rFonts w:ascii="Times New Roman" w:hAnsi="Times New Roman" w:cs="Times New Roman"/>
          <w:sz w:val="24"/>
          <w:szCs w:val="24"/>
          <w:lang w:val="en-US"/>
        </w:rPr>
        <w:sectPr w:rsidR="00B670D9" w:rsidSect="004B229B">
          <w:pgSz w:w="11906" w:h="16838"/>
          <w:pgMar w:top="1417" w:right="1701" w:bottom="1417" w:left="1701" w:header="708" w:footer="708" w:gutter="0"/>
          <w:cols w:space="708"/>
          <w:docGrid w:linePitch="360"/>
        </w:sectPr>
      </w:pPr>
    </w:p>
    <w:p w14:paraId="0EC569DA" w14:textId="77777777" w:rsidR="00B670D9" w:rsidRDefault="00B670D9" w:rsidP="00B670D9">
      <w:pPr>
        <w:rPr>
          <w:rFonts w:ascii="Times New Roman" w:hAnsi="Times New Roman" w:cs="Times New Roman"/>
          <w:sz w:val="24"/>
          <w:szCs w:val="24"/>
          <w:lang w:val="en-US"/>
        </w:rPr>
      </w:pPr>
      <w:commentRangeStart w:id="14"/>
      <w:r>
        <w:rPr>
          <w:rFonts w:ascii="Times New Roman" w:hAnsi="Times New Roman" w:cs="Times New Roman"/>
          <w:sz w:val="24"/>
          <w:szCs w:val="24"/>
          <w:lang w:val="en-US"/>
        </w:rPr>
        <w:lastRenderedPageBreak/>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.3</w:t>
      </w:r>
      <w:commentRangeEnd w:id="14"/>
      <w:r w:rsidR="00EF47B6">
        <w:rPr>
          <w:rStyle w:val="CommentReference"/>
        </w:rPr>
        <w:commentReference w:id="14"/>
      </w:r>
      <w:r>
        <w:rPr>
          <w:rFonts w:ascii="Times New Roman" w:hAnsi="Times New Roman" w:cs="Times New Roman"/>
          <w:sz w:val="24"/>
          <w:szCs w:val="24"/>
          <w:lang w:val="en-US"/>
        </w:rPr>
        <w:t xml:space="preserve">: Path models for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w:t>
      </w:r>
      <w:r w:rsidRPr="00AF56D1">
        <w:rPr>
          <w:rFonts w:ascii="Times New Roman" w:hAnsi="Times New Roman" w:cs="Times New Roman"/>
          <w:sz w:val="24"/>
          <w:szCs w:val="24"/>
          <w:lang w:val="en-US"/>
        </w:rPr>
        <w:t>bootstrap samples</w:t>
      </w:r>
      <w:r>
        <w:rPr>
          <w:rFonts w:ascii="Times New Roman" w:hAnsi="Times New Roman" w:cs="Times New Roman"/>
          <w:sz w:val="24"/>
          <w:szCs w:val="24"/>
          <w:lang w:val="en-US"/>
        </w:rPr>
        <w:t>. Dashed lines indicate non-significant paths. Standardized coefficients are shown.</w:t>
      </w:r>
    </w:p>
    <w:tbl>
      <w:tblPr>
        <w:tblStyle w:val="TableGrid"/>
        <w:tblW w:w="14484" w:type="dxa"/>
        <w:tblLook w:val="04A0" w:firstRow="1" w:lastRow="0" w:firstColumn="1" w:lastColumn="0" w:noHBand="0" w:noVBand="1"/>
      </w:tblPr>
      <w:tblGrid>
        <w:gridCol w:w="650"/>
        <w:gridCol w:w="6917"/>
        <w:gridCol w:w="6917"/>
      </w:tblGrid>
      <w:tr w:rsidR="00B670D9" w14:paraId="21178F37" w14:textId="77777777" w:rsidTr="000F0C89">
        <w:tc>
          <w:tcPr>
            <w:tcW w:w="650" w:type="dxa"/>
            <w:vAlign w:val="center"/>
          </w:tcPr>
          <w:p w14:paraId="467A8FF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17" w:type="dxa"/>
            <w:vAlign w:val="center"/>
          </w:tcPr>
          <w:p w14:paraId="66F199F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17" w:type="dxa"/>
            <w:vAlign w:val="center"/>
          </w:tcPr>
          <w:p w14:paraId="5DABC0FD"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B670D9" w14:paraId="68A9D5E7" w14:textId="77777777" w:rsidTr="000F0C89">
        <w:tc>
          <w:tcPr>
            <w:tcW w:w="650" w:type="dxa"/>
            <w:vAlign w:val="center"/>
          </w:tcPr>
          <w:p w14:paraId="1FDDFAA3"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17" w:type="dxa"/>
            <w:vAlign w:val="center"/>
          </w:tcPr>
          <w:p w14:paraId="21E507E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6D380273" wp14:editId="18C2DC22">
                  <wp:extent cx="4255135" cy="20847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6A6CBD5F"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683BCA0" wp14:editId="06E8096A">
                  <wp:extent cx="4255135" cy="20847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3243F73E" w14:textId="77777777" w:rsidTr="000F0C89">
        <w:tc>
          <w:tcPr>
            <w:tcW w:w="650" w:type="dxa"/>
            <w:vAlign w:val="center"/>
          </w:tcPr>
          <w:p w14:paraId="567FEA70"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17" w:type="dxa"/>
            <w:vAlign w:val="center"/>
          </w:tcPr>
          <w:p w14:paraId="0451BDA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EBDDF55" wp14:editId="252D7FB8">
                  <wp:extent cx="4255135" cy="20847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4EE4956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5D898664" wp14:editId="7FF58E47">
                  <wp:extent cx="4255135" cy="2084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0BC9FCEB" w14:textId="77777777" w:rsidTr="000F0C89">
        <w:tc>
          <w:tcPr>
            <w:tcW w:w="650" w:type="dxa"/>
            <w:vAlign w:val="center"/>
          </w:tcPr>
          <w:p w14:paraId="7470DE29"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17" w:type="dxa"/>
            <w:vAlign w:val="center"/>
          </w:tcPr>
          <w:p w14:paraId="2907C687"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A6045D6" wp14:editId="2A63E8F4">
                  <wp:extent cx="4255135" cy="20847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2A57F7CB"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55EC93AF" wp14:editId="6FEA7F81">
                  <wp:extent cx="4255135" cy="20847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2F71EA27" w14:textId="77777777" w:rsidTr="000F0C89">
        <w:tc>
          <w:tcPr>
            <w:tcW w:w="650" w:type="dxa"/>
            <w:vAlign w:val="center"/>
          </w:tcPr>
          <w:p w14:paraId="5EF87280"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17" w:type="dxa"/>
            <w:vAlign w:val="center"/>
          </w:tcPr>
          <w:p w14:paraId="7C4D7C00" w14:textId="77777777" w:rsidR="00B670D9" w:rsidRDefault="00B670D9" w:rsidP="000F0C89">
            <w:pPr>
              <w:jc w:val="center"/>
              <w:rPr>
                <w:rFonts w:ascii="Times New Roman" w:hAnsi="Times New Roman" w:cs="Times New Roman"/>
                <w:sz w:val="24"/>
                <w:szCs w:val="24"/>
                <w:lang w:val="en-US"/>
              </w:rPr>
            </w:pPr>
          </w:p>
        </w:tc>
        <w:tc>
          <w:tcPr>
            <w:tcW w:w="6917" w:type="dxa"/>
            <w:vAlign w:val="center"/>
          </w:tcPr>
          <w:p w14:paraId="439B149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122A7D63" wp14:editId="03190CD2">
                  <wp:extent cx="4255135" cy="20847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03928E0A" w14:textId="77777777" w:rsidTr="000F0C89">
        <w:tc>
          <w:tcPr>
            <w:tcW w:w="650" w:type="dxa"/>
            <w:vAlign w:val="center"/>
          </w:tcPr>
          <w:p w14:paraId="4030B95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17" w:type="dxa"/>
            <w:vAlign w:val="center"/>
          </w:tcPr>
          <w:p w14:paraId="2842993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730D7D32" wp14:editId="6788EE1C">
                  <wp:extent cx="4255135" cy="20847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1DFCBAAF"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B239E30" wp14:editId="70784E22">
                  <wp:extent cx="4255135" cy="20847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49D4851C" w14:textId="77777777" w:rsidTr="000F0C89">
        <w:tc>
          <w:tcPr>
            <w:tcW w:w="650" w:type="dxa"/>
            <w:vAlign w:val="center"/>
          </w:tcPr>
          <w:p w14:paraId="285FCD8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17" w:type="dxa"/>
            <w:vAlign w:val="center"/>
          </w:tcPr>
          <w:p w14:paraId="7E5CA13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525A5F1E" wp14:editId="6FFFE9F9">
                  <wp:extent cx="4255135" cy="20847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42A1876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7BFDAC3" wp14:editId="2638347F">
                  <wp:extent cx="4255135" cy="20847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0F7B0B0A" w14:textId="77777777" w:rsidTr="000F0C89">
        <w:tc>
          <w:tcPr>
            <w:tcW w:w="650" w:type="dxa"/>
            <w:vAlign w:val="center"/>
          </w:tcPr>
          <w:p w14:paraId="79036553"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17" w:type="dxa"/>
            <w:vAlign w:val="center"/>
          </w:tcPr>
          <w:p w14:paraId="12531F69"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5542B4D1" wp14:editId="7B1F971B">
                  <wp:extent cx="4255135" cy="208470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19E8B52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5F4D734" wp14:editId="1CF0AB0D">
                  <wp:extent cx="4255135" cy="20847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21A2B8C4" w14:textId="77777777" w:rsidTr="000F0C89">
        <w:tc>
          <w:tcPr>
            <w:tcW w:w="650" w:type="dxa"/>
            <w:vAlign w:val="center"/>
          </w:tcPr>
          <w:p w14:paraId="7E633EFE"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17" w:type="dxa"/>
            <w:vAlign w:val="center"/>
          </w:tcPr>
          <w:p w14:paraId="4074979A"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57DEDE4C" wp14:editId="1C02FBE1">
                  <wp:extent cx="4255135" cy="208470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53E8B63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9859A4A" wp14:editId="557CE186">
                  <wp:extent cx="4255135" cy="20847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5DDEA24A" w14:textId="77777777" w:rsidTr="000F0C89">
        <w:tc>
          <w:tcPr>
            <w:tcW w:w="650" w:type="dxa"/>
            <w:vAlign w:val="center"/>
          </w:tcPr>
          <w:p w14:paraId="7A9702CD"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17" w:type="dxa"/>
            <w:vAlign w:val="center"/>
          </w:tcPr>
          <w:p w14:paraId="0E537D3E"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2E4A6F3" wp14:editId="08E586E1">
                  <wp:extent cx="4255135" cy="208470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33F87649"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68742DF8" wp14:editId="4C1460D4">
                  <wp:extent cx="4255135" cy="208470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1974A0FF" w14:textId="77777777" w:rsidTr="000F0C89">
        <w:tc>
          <w:tcPr>
            <w:tcW w:w="650" w:type="dxa"/>
            <w:vAlign w:val="center"/>
          </w:tcPr>
          <w:p w14:paraId="4104CD9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17" w:type="dxa"/>
            <w:vAlign w:val="center"/>
          </w:tcPr>
          <w:p w14:paraId="704F27F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4D387C5" wp14:editId="020C79D8">
                  <wp:extent cx="4255135" cy="20847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27BD04FA"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3AB0ED0" wp14:editId="44641602">
                  <wp:extent cx="4255135" cy="20847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52586807" w14:textId="77777777" w:rsidTr="000F0C89">
        <w:tc>
          <w:tcPr>
            <w:tcW w:w="650" w:type="dxa"/>
            <w:vAlign w:val="center"/>
          </w:tcPr>
          <w:p w14:paraId="2A5116A1"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17" w:type="dxa"/>
            <w:vAlign w:val="center"/>
          </w:tcPr>
          <w:p w14:paraId="03DDD69D"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EAD3067" wp14:editId="6526CBEA">
                  <wp:extent cx="4255135" cy="208470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707EFA6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1C69AA73" wp14:editId="1CBCBA79">
                  <wp:extent cx="4255135" cy="208470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bl>
    <w:p w14:paraId="249BBA13" w14:textId="77777777" w:rsidR="00B670D9" w:rsidRDefault="00B670D9" w:rsidP="00B670D9">
      <w:pPr>
        <w:rPr>
          <w:rFonts w:ascii="Times New Roman" w:hAnsi="Times New Roman" w:cs="Times New Roman"/>
          <w:sz w:val="24"/>
          <w:szCs w:val="24"/>
          <w:lang w:val="en-US"/>
        </w:rPr>
      </w:pPr>
    </w:p>
    <w:p w14:paraId="053E231A" w14:textId="77777777" w:rsidR="00B670D9" w:rsidRDefault="00B670D9" w:rsidP="00B670D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BD558C3" w14:textId="77777777" w:rsidR="00B670D9" w:rsidRDefault="00B670D9" w:rsidP="00B670D9">
      <w:pPr>
        <w:rPr>
          <w:rFonts w:ascii="Times New Roman" w:hAnsi="Times New Roman" w:cs="Times New Roman"/>
          <w:sz w:val="24"/>
          <w:szCs w:val="24"/>
          <w:lang w:val="en-US"/>
        </w:rPr>
      </w:pPr>
      <w:commentRangeStart w:id="15"/>
      <w:r>
        <w:rPr>
          <w:rFonts w:ascii="Times New Roman" w:hAnsi="Times New Roman" w:cs="Times New Roman"/>
          <w:sz w:val="24"/>
          <w:szCs w:val="24"/>
          <w:lang w:val="en-US"/>
        </w:rPr>
        <w:lastRenderedPageBreak/>
        <w:t xml:space="preserve">Table </w:t>
      </w:r>
      <w:commentRangeEnd w:id="15"/>
      <w:r w:rsidR="00E11A06">
        <w:rPr>
          <w:rStyle w:val="CommentReference"/>
        </w:rPr>
        <w:commentReference w:id="15"/>
      </w:r>
      <w:r>
        <w:rPr>
          <w:rFonts w:ascii="Times New Roman" w:hAnsi="Times New Roman" w:cs="Times New Roman"/>
          <w:sz w:val="24"/>
          <w:szCs w:val="24"/>
          <w:lang w:val="en-US"/>
        </w:rPr>
        <w:t>S</w:t>
      </w:r>
      <w:r w:rsidR="00A70D2E">
        <w:rPr>
          <w:rFonts w:ascii="Times New Roman" w:hAnsi="Times New Roman" w:cs="Times New Roman"/>
          <w:sz w:val="24"/>
          <w:szCs w:val="24"/>
          <w:lang w:val="en-US"/>
        </w:rPr>
        <w:t>5</w:t>
      </w:r>
      <w:r>
        <w:rPr>
          <w:rFonts w:ascii="Times New Roman" w:hAnsi="Times New Roman" w:cs="Times New Roman"/>
          <w:sz w:val="24"/>
          <w:szCs w:val="24"/>
          <w:lang w:val="en-US"/>
        </w:rPr>
        <w:t xml:space="preserve">.4: Path models for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w:t>
      </w:r>
      <w:r w:rsidRPr="00AF56D1">
        <w:rPr>
          <w:rFonts w:ascii="Times New Roman" w:hAnsi="Times New Roman" w:cs="Times New Roman"/>
          <w:sz w:val="24"/>
          <w:szCs w:val="24"/>
          <w:lang w:val="en-US"/>
        </w:rPr>
        <w:t>bootstrap samples</w:t>
      </w:r>
      <w:r>
        <w:rPr>
          <w:rFonts w:ascii="Times New Roman" w:hAnsi="Times New Roman" w:cs="Times New Roman"/>
          <w:sz w:val="24"/>
          <w:szCs w:val="24"/>
          <w:lang w:val="en-US"/>
        </w:rPr>
        <w:t>. Dashed lines indicate non-significant paths. Standardized coefficients are shown.</w:t>
      </w:r>
    </w:p>
    <w:tbl>
      <w:tblPr>
        <w:tblStyle w:val="TableGrid"/>
        <w:tblW w:w="14484" w:type="dxa"/>
        <w:tblLook w:val="04A0" w:firstRow="1" w:lastRow="0" w:firstColumn="1" w:lastColumn="0" w:noHBand="0" w:noVBand="1"/>
      </w:tblPr>
      <w:tblGrid>
        <w:gridCol w:w="650"/>
        <w:gridCol w:w="6917"/>
        <w:gridCol w:w="6917"/>
      </w:tblGrid>
      <w:tr w:rsidR="00B670D9" w14:paraId="6E45DEE9" w14:textId="77777777" w:rsidTr="000F0C89">
        <w:tc>
          <w:tcPr>
            <w:tcW w:w="650" w:type="dxa"/>
            <w:vAlign w:val="center"/>
          </w:tcPr>
          <w:p w14:paraId="02BB132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17" w:type="dxa"/>
            <w:vAlign w:val="center"/>
          </w:tcPr>
          <w:p w14:paraId="5DDA584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17" w:type="dxa"/>
            <w:vAlign w:val="center"/>
          </w:tcPr>
          <w:p w14:paraId="1C79232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B670D9" w14:paraId="03A7C42B" w14:textId="77777777" w:rsidTr="000F0C89">
        <w:tc>
          <w:tcPr>
            <w:tcW w:w="650" w:type="dxa"/>
            <w:vAlign w:val="center"/>
          </w:tcPr>
          <w:p w14:paraId="098591C0"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17" w:type="dxa"/>
            <w:vAlign w:val="center"/>
          </w:tcPr>
          <w:p w14:paraId="6435250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F4A6C62" wp14:editId="352C9676">
                  <wp:extent cx="4255135" cy="20847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65DA52CF"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A9502D0" wp14:editId="1199A627">
                  <wp:extent cx="4255135" cy="208470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06E8E171" w14:textId="77777777" w:rsidTr="000F0C89">
        <w:tc>
          <w:tcPr>
            <w:tcW w:w="650" w:type="dxa"/>
            <w:vAlign w:val="center"/>
          </w:tcPr>
          <w:p w14:paraId="561D477D"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17" w:type="dxa"/>
            <w:vAlign w:val="center"/>
          </w:tcPr>
          <w:p w14:paraId="3C4C6425"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E87EFAC" wp14:editId="50027A97">
                  <wp:extent cx="4255135" cy="20847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59AAC23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A25DC48" wp14:editId="69807F6F">
                  <wp:extent cx="4255135" cy="208470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1EF37688" w14:textId="77777777" w:rsidTr="000F0C89">
        <w:tc>
          <w:tcPr>
            <w:tcW w:w="650" w:type="dxa"/>
            <w:vAlign w:val="center"/>
          </w:tcPr>
          <w:p w14:paraId="2F1D6765"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17" w:type="dxa"/>
            <w:vAlign w:val="center"/>
          </w:tcPr>
          <w:p w14:paraId="16146223"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1A5B7E5" wp14:editId="4D8C7540">
                  <wp:extent cx="4255135" cy="208470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2705A76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207B06C6" wp14:editId="2ABF95CD">
                  <wp:extent cx="4255135" cy="208470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73C47959" w14:textId="77777777" w:rsidTr="000F0C89">
        <w:tc>
          <w:tcPr>
            <w:tcW w:w="650" w:type="dxa"/>
            <w:vAlign w:val="center"/>
          </w:tcPr>
          <w:p w14:paraId="7D16F2A7"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17" w:type="dxa"/>
            <w:vAlign w:val="center"/>
          </w:tcPr>
          <w:p w14:paraId="7467FA29" w14:textId="77777777" w:rsidR="00B670D9" w:rsidRDefault="00B670D9" w:rsidP="000F0C89">
            <w:pPr>
              <w:jc w:val="center"/>
              <w:rPr>
                <w:rFonts w:ascii="Times New Roman" w:hAnsi="Times New Roman" w:cs="Times New Roman"/>
                <w:sz w:val="24"/>
                <w:szCs w:val="24"/>
                <w:lang w:val="en-US"/>
              </w:rPr>
            </w:pPr>
          </w:p>
        </w:tc>
        <w:tc>
          <w:tcPr>
            <w:tcW w:w="6917" w:type="dxa"/>
            <w:vAlign w:val="center"/>
          </w:tcPr>
          <w:p w14:paraId="53F4DCB9"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12E291F9" wp14:editId="1906AF49">
                  <wp:extent cx="4255135" cy="208470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1F2ABF3C" w14:textId="77777777" w:rsidTr="000F0C89">
        <w:tc>
          <w:tcPr>
            <w:tcW w:w="650" w:type="dxa"/>
            <w:vAlign w:val="center"/>
          </w:tcPr>
          <w:p w14:paraId="53704AD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17" w:type="dxa"/>
            <w:vAlign w:val="center"/>
          </w:tcPr>
          <w:p w14:paraId="15F4B9C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07F5558" wp14:editId="1FF9D1EF">
                  <wp:extent cx="4255135" cy="20847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6887072A"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DF783CF" wp14:editId="2B8868B4">
                  <wp:extent cx="4255135" cy="208470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619212A5" w14:textId="77777777" w:rsidTr="000F0C89">
        <w:tc>
          <w:tcPr>
            <w:tcW w:w="650" w:type="dxa"/>
            <w:vAlign w:val="center"/>
          </w:tcPr>
          <w:p w14:paraId="45F726A1"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17" w:type="dxa"/>
            <w:vAlign w:val="center"/>
          </w:tcPr>
          <w:p w14:paraId="3591D36B"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2B258654" wp14:editId="599EFC30">
                  <wp:extent cx="4255135" cy="20847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36687D0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33D95B4" wp14:editId="2CA4F32F">
                  <wp:extent cx="4255135" cy="20847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0576EF76" w14:textId="77777777" w:rsidTr="000F0C89">
        <w:tc>
          <w:tcPr>
            <w:tcW w:w="650" w:type="dxa"/>
            <w:vAlign w:val="center"/>
          </w:tcPr>
          <w:p w14:paraId="3BE22340"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17" w:type="dxa"/>
            <w:vAlign w:val="center"/>
          </w:tcPr>
          <w:p w14:paraId="6D6F29E3"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F120EEA" wp14:editId="02D313BC">
                  <wp:extent cx="4255135" cy="208470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5CA6C8E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76A8B5E9" wp14:editId="4157A8B4">
                  <wp:extent cx="4255135" cy="20847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6B6754EF" w14:textId="77777777" w:rsidTr="000F0C89">
        <w:tc>
          <w:tcPr>
            <w:tcW w:w="650" w:type="dxa"/>
            <w:vAlign w:val="center"/>
          </w:tcPr>
          <w:p w14:paraId="3ECD40A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17" w:type="dxa"/>
            <w:vAlign w:val="center"/>
          </w:tcPr>
          <w:p w14:paraId="63364F1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5AEFD1F0" wp14:editId="3D55C824">
                  <wp:extent cx="4255135" cy="208470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3585DC75"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1EEBF2C2" wp14:editId="5CCCC29C">
                  <wp:extent cx="3926205" cy="208470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6205" cy="2084705"/>
                          </a:xfrm>
                          <a:prstGeom prst="rect">
                            <a:avLst/>
                          </a:prstGeom>
                          <a:noFill/>
                        </pic:spPr>
                      </pic:pic>
                    </a:graphicData>
                  </a:graphic>
                </wp:inline>
              </w:drawing>
            </w:r>
          </w:p>
        </w:tc>
      </w:tr>
      <w:tr w:rsidR="00B670D9" w14:paraId="3B0A68AB" w14:textId="77777777" w:rsidTr="000F0C89">
        <w:tc>
          <w:tcPr>
            <w:tcW w:w="650" w:type="dxa"/>
            <w:vAlign w:val="center"/>
          </w:tcPr>
          <w:p w14:paraId="76324C4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17" w:type="dxa"/>
            <w:vAlign w:val="center"/>
          </w:tcPr>
          <w:p w14:paraId="02A46E80"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652B51C" wp14:editId="1DFAD63B">
                  <wp:extent cx="4255135" cy="208470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792FD4FA"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AF94DDB" wp14:editId="092C9BC9">
                  <wp:extent cx="4255135" cy="208470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1F0489A6" w14:textId="77777777" w:rsidTr="000F0C89">
        <w:tc>
          <w:tcPr>
            <w:tcW w:w="650" w:type="dxa"/>
            <w:vAlign w:val="center"/>
          </w:tcPr>
          <w:p w14:paraId="195E3D9E"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17" w:type="dxa"/>
            <w:vAlign w:val="center"/>
          </w:tcPr>
          <w:p w14:paraId="4F6E938A"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0F611D9A" wp14:editId="1BB95D89">
                  <wp:extent cx="4255135" cy="208470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601EF75D"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1461A47" wp14:editId="696AD089">
                  <wp:extent cx="4255135" cy="20847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r w:rsidR="00B670D9" w14:paraId="6479531E" w14:textId="77777777" w:rsidTr="000F0C89">
        <w:tc>
          <w:tcPr>
            <w:tcW w:w="650" w:type="dxa"/>
            <w:vAlign w:val="center"/>
          </w:tcPr>
          <w:p w14:paraId="0C215723"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17" w:type="dxa"/>
            <w:vAlign w:val="center"/>
          </w:tcPr>
          <w:p w14:paraId="7618852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41CF0132" wp14:editId="3D6DA472">
                  <wp:extent cx="4255135" cy="20847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c>
          <w:tcPr>
            <w:tcW w:w="6917" w:type="dxa"/>
            <w:vAlign w:val="center"/>
          </w:tcPr>
          <w:p w14:paraId="25B9D050"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24A759E" wp14:editId="6D8EFDD2">
                  <wp:extent cx="4255135" cy="20847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5135" cy="2084705"/>
                          </a:xfrm>
                          <a:prstGeom prst="rect">
                            <a:avLst/>
                          </a:prstGeom>
                          <a:noFill/>
                        </pic:spPr>
                      </pic:pic>
                    </a:graphicData>
                  </a:graphic>
                </wp:inline>
              </w:drawing>
            </w:r>
          </w:p>
        </w:tc>
      </w:tr>
    </w:tbl>
    <w:p w14:paraId="1D769FBC" w14:textId="77777777" w:rsidR="00B670D9" w:rsidRDefault="00B670D9" w:rsidP="00B670D9">
      <w:pPr>
        <w:rPr>
          <w:rFonts w:ascii="Times New Roman" w:hAnsi="Times New Roman" w:cs="Times New Roman"/>
          <w:sz w:val="24"/>
          <w:szCs w:val="24"/>
          <w:lang w:val="en-US"/>
        </w:rPr>
        <w:sectPr w:rsidR="00B670D9" w:rsidSect="004B229B">
          <w:pgSz w:w="16838" w:h="11906" w:orient="landscape"/>
          <w:pgMar w:top="1701" w:right="1417" w:bottom="1701" w:left="1417" w:header="708" w:footer="708" w:gutter="0"/>
          <w:cols w:space="708"/>
          <w:docGrid w:linePitch="360"/>
        </w:sectPr>
      </w:pPr>
    </w:p>
    <w:p w14:paraId="6ADAB01C" w14:textId="77777777" w:rsidR="00B670D9" w:rsidRDefault="00B670D9" w:rsidP="00B670D9">
      <w:pPr>
        <w:spacing w:line="480" w:lineRule="auto"/>
        <w:rPr>
          <w:rFonts w:ascii="Times New Roman" w:hAnsi="Times New Roman" w:cs="Times New Roman"/>
          <w:sz w:val="24"/>
          <w:szCs w:val="24"/>
          <w:lang w:val="en-US"/>
        </w:rPr>
      </w:pPr>
      <w:commentRangeStart w:id="17"/>
      <w:r>
        <w:rPr>
          <w:rFonts w:ascii="Times New Roman" w:hAnsi="Times New Roman" w:cs="Times New Roman"/>
          <w:sz w:val="24"/>
          <w:szCs w:val="24"/>
          <w:lang w:val="en-US"/>
        </w:rPr>
        <w:lastRenderedPageBreak/>
        <w:t>Table S</w:t>
      </w:r>
      <w:r w:rsidR="00A70D2E">
        <w:rPr>
          <w:rFonts w:ascii="Times New Roman" w:hAnsi="Times New Roman" w:cs="Times New Roman"/>
          <w:sz w:val="24"/>
          <w:szCs w:val="24"/>
          <w:lang w:val="en-US"/>
        </w:rPr>
        <w:t>5</w:t>
      </w:r>
      <w:r>
        <w:rPr>
          <w:rFonts w:ascii="Times New Roman" w:hAnsi="Times New Roman" w:cs="Times New Roman"/>
          <w:sz w:val="24"/>
          <w:szCs w:val="24"/>
          <w:lang w:val="en-US"/>
        </w:rPr>
        <w:t>.5: Standardized path coefficients for direct and indirect effects</w:t>
      </w:r>
      <w:r w:rsidRPr="006B02A2">
        <w:rPr>
          <w:rFonts w:ascii="Times New Roman" w:hAnsi="Times New Roman" w:cs="Times New Roman"/>
          <w:sz w:val="24"/>
          <w:szCs w:val="24"/>
          <w:lang w:val="en-US"/>
        </w:rPr>
        <w:t xml:space="preserve"> </w:t>
      </w:r>
      <w:r>
        <w:rPr>
          <w:rFonts w:ascii="Times New Roman" w:hAnsi="Times New Roman" w:cs="Times New Roman"/>
          <w:sz w:val="24"/>
          <w:szCs w:val="24"/>
          <w:lang w:val="en-US"/>
        </w:rPr>
        <w:t>of phenology on fitness, obtained from fitting the saturated models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to each population.</w:t>
      </w:r>
      <w:r w:rsidRPr="006B02A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Phen</w:t>
      </w:r>
      <w:proofErr w:type="spellEnd"/>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phenology on number of intact fruits, </w:t>
      </w: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Attack:  effect of phenology on probability of attack, Attack</w:t>
      </w:r>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probability of attack on number of intact fruits, </w:t>
      </w:r>
      <w:proofErr w:type="spellStart"/>
      <w:r>
        <w:rPr>
          <w:rFonts w:ascii="Times New Roman" w:hAnsi="Times New Roman" w:cs="Times New Roman"/>
          <w:sz w:val="24"/>
          <w:szCs w:val="24"/>
          <w:lang w:val="en-US"/>
        </w:rPr>
        <w:t>Phen</w:t>
      </w:r>
      <w:proofErr w:type="spellEnd"/>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Eggs: effect of phenology on number of eggs, Eggs</w:t>
      </w:r>
      <w:r w:rsidRPr="006B02A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number of eggs on number of intact fruits. </w:t>
      </w:r>
      <w:commentRangeEnd w:id="17"/>
      <w:r w:rsidR="00E11A06">
        <w:rPr>
          <w:rStyle w:val="CommentReference"/>
        </w:rPr>
        <w:commentReference w:id="17"/>
      </w:r>
    </w:p>
    <w:tbl>
      <w:tblPr>
        <w:tblStyle w:val="TableGrid"/>
        <w:tblW w:w="0" w:type="auto"/>
        <w:tblLook w:val="04A0" w:firstRow="1" w:lastRow="0" w:firstColumn="1" w:lastColumn="0" w:noHBand="0" w:noVBand="1"/>
      </w:tblPr>
      <w:tblGrid>
        <w:gridCol w:w="563"/>
        <w:gridCol w:w="924"/>
        <w:gridCol w:w="924"/>
        <w:gridCol w:w="221"/>
        <w:gridCol w:w="1212"/>
        <w:gridCol w:w="1212"/>
        <w:gridCol w:w="221"/>
        <w:gridCol w:w="924"/>
        <w:gridCol w:w="1020"/>
        <w:gridCol w:w="221"/>
        <w:gridCol w:w="924"/>
        <w:gridCol w:w="924"/>
        <w:gridCol w:w="221"/>
        <w:gridCol w:w="1212"/>
        <w:gridCol w:w="1212"/>
        <w:gridCol w:w="221"/>
        <w:gridCol w:w="924"/>
        <w:gridCol w:w="924"/>
      </w:tblGrid>
      <w:tr w:rsidR="00B670D9" w14:paraId="18FC93BC" w14:textId="77777777" w:rsidTr="000F0C89">
        <w:tc>
          <w:tcPr>
            <w:tcW w:w="0" w:type="auto"/>
            <w:vMerge w:val="restart"/>
            <w:tcBorders>
              <w:top w:val="single" w:sz="18" w:space="0" w:color="auto"/>
              <w:left w:val="nil"/>
              <w:right w:val="nil"/>
            </w:tcBorders>
            <w:vAlign w:val="center"/>
          </w:tcPr>
          <w:p w14:paraId="62A3009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0" w:type="auto"/>
            <w:gridSpan w:val="8"/>
            <w:tcBorders>
              <w:top w:val="single" w:sz="18" w:space="0" w:color="auto"/>
              <w:left w:val="nil"/>
              <w:right w:val="nil"/>
            </w:tcBorders>
          </w:tcPr>
          <w:p w14:paraId="225A28E0" w14:textId="77777777"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model_attack</w:t>
            </w:r>
            <w:proofErr w:type="spellEnd"/>
          </w:p>
        </w:tc>
        <w:tc>
          <w:tcPr>
            <w:tcW w:w="236" w:type="dxa"/>
            <w:tcBorders>
              <w:top w:val="single" w:sz="18" w:space="0" w:color="auto"/>
              <w:left w:val="nil"/>
              <w:bottom w:val="nil"/>
              <w:right w:val="nil"/>
            </w:tcBorders>
          </w:tcPr>
          <w:p w14:paraId="77DEDD8F" w14:textId="77777777" w:rsidR="00B670D9" w:rsidRDefault="00B670D9" w:rsidP="000F0C89">
            <w:pPr>
              <w:jc w:val="center"/>
              <w:rPr>
                <w:rFonts w:ascii="Times New Roman" w:hAnsi="Times New Roman" w:cs="Times New Roman"/>
                <w:sz w:val="24"/>
                <w:szCs w:val="24"/>
                <w:lang w:val="en-US"/>
              </w:rPr>
            </w:pPr>
          </w:p>
        </w:tc>
        <w:tc>
          <w:tcPr>
            <w:tcW w:w="6448" w:type="dxa"/>
            <w:gridSpan w:val="8"/>
            <w:tcBorders>
              <w:top w:val="single" w:sz="18" w:space="0" w:color="auto"/>
              <w:left w:val="nil"/>
              <w:right w:val="nil"/>
            </w:tcBorders>
          </w:tcPr>
          <w:p w14:paraId="3BE69C07" w14:textId="77777777"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model_eggs</w:t>
            </w:r>
            <w:proofErr w:type="spellEnd"/>
          </w:p>
        </w:tc>
      </w:tr>
      <w:tr w:rsidR="00B670D9" w14:paraId="239FFE9C" w14:textId="77777777" w:rsidTr="000F0C89">
        <w:tc>
          <w:tcPr>
            <w:tcW w:w="0" w:type="auto"/>
            <w:vMerge/>
            <w:tcBorders>
              <w:left w:val="nil"/>
              <w:right w:val="nil"/>
            </w:tcBorders>
            <w:vAlign w:val="center"/>
          </w:tcPr>
          <w:p w14:paraId="2CBC48F2" w14:textId="77777777"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14:paraId="4E4747DA" w14:textId="77777777"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c>
          <w:tcPr>
            <w:tcW w:w="0" w:type="auto"/>
            <w:tcBorders>
              <w:left w:val="nil"/>
              <w:bottom w:val="nil"/>
              <w:right w:val="nil"/>
            </w:tcBorders>
          </w:tcPr>
          <w:p w14:paraId="1F9C4B2B" w14:textId="77777777"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14:paraId="49FC6359" w14:textId="77777777"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Attack</w:t>
            </w:r>
          </w:p>
        </w:tc>
        <w:tc>
          <w:tcPr>
            <w:tcW w:w="0" w:type="auto"/>
            <w:tcBorders>
              <w:left w:val="nil"/>
              <w:bottom w:val="nil"/>
              <w:right w:val="nil"/>
            </w:tcBorders>
          </w:tcPr>
          <w:p w14:paraId="727C260B" w14:textId="77777777"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14:paraId="1FCC7699"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Attack</w:t>
            </w:r>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c>
          <w:tcPr>
            <w:tcW w:w="236" w:type="dxa"/>
            <w:tcBorders>
              <w:top w:val="nil"/>
              <w:left w:val="nil"/>
              <w:bottom w:val="nil"/>
              <w:right w:val="nil"/>
            </w:tcBorders>
          </w:tcPr>
          <w:p w14:paraId="01EE9624" w14:textId="77777777" w:rsidR="00B670D9" w:rsidRDefault="00B670D9" w:rsidP="000F0C89">
            <w:pPr>
              <w:jc w:val="center"/>
              <w:rPr>
                <w:rFonts w:ascii="Times New Roman" w:hAnsi="Times New Roman" w:cs="Times New Roman"/>
                <w:sz w:val="24"/>
                <w:szCs w:val="24"/>
                <w:lang w:val="en-US"/>
              </w:rPr>
            </w:pPr>
          </w:p>
        </w:tc>
        <w:tc>
          <w:tcPr>
            <w:tcW w:w="1832" w:type="dxa"/>
            <w:gridSpan w:val="2"/>
            <w:tcBorders>
              <w:left w:val="nil"/>
              <w:right w:val="nil"/>
            </w:tcBorders>
            <w:vAlign w:val="center"/>
          </w:tcPr>
          <w:p w14:paraId="39028C4A" w14:textId="77777777"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c>
          <w:tcPr>
            <w:tcW w:w="0" w:type="auto"/>
            <w:tcBorders>
              <w:left w:val="nil"/>
              <w:bottom w:val="nil"/>
              <w:right w:val="nil"/>
            </w:tcBorders>
          </w:tcPr>
          <w:p w14:paraId="31CCC8FB" w14:textId="77777777"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14:paraId="1847045A" w14:textId="77777777" w:rsidR="00B670D9" w:rsidRDefault="00B670D9" w:rsidP="000F0C8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Phen</w:t>
            </w:r>
            <w:proofErr w:type="spellEnd"/>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Eggs</w:t>
            </w:r>
          </w:p>
        </w:tc>
        <w:tc>
          <w:tcPr>
            <w:tcW w:w="0" w:type="auto"/>
            <w:tcBorders>
              <w:left w:val="nil"/>
              <w:bottom w:val="nil"/>
              <w:right w:val="nil"/>
            </w:tcBorders>
          </w:tcPr>
          <w:p w14:paraId="777EA8E3" w14:textId="77777777" w:rsidR="00B670D9" w:rsidRDefault="00B670D9" w:rsidP="000F0C89">
            <w:pPr>
              <w:jc w:val="center"/>
              <w:rPr>
                <w:rFonts w:ascii="Times New Roman" w:hAnsi="Times New Roman" w:cs="Times New Roman"/>
                <w:sz w:val="24"/>
                <w:szCs w:val="24"/>
                <w:lang w:val="en-US"/>
              </w:rPr>
            </w:pPr>
          </w:p>
        </w:tc>
        <w:tc>
          <w:tcPr>
            <w:tcW w:w="0" w:type="auto"/>
            <w:gridSpan w:val="2"/>
            <w:tcBorders>
              <w:left w:val="nil"/>
              <w:right w:val="nil"/>
            </w:tcBorders>
            <w:vAlign w:val="center"/>
          </w:tcPr>
          <w:p w14:paraId="5122158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Eggs</w:t>
            </w:r>
            <w:r w:rsidRPr="000E7A41">
              <w:rPr>
                <w:rFonts w:ascii="Times New Roman" w:hAnsi="Times New Roman" w:cs="Times New Roman"/>
                <w:sz w:val="24"/>
                <w:szCs w:val="24"/>
                <w:lang w:val="en-US"/>
              </w:rPr>
              <w:sym w:font="Wingdings" w:char="F0E0"/>
            </w:r>
            <w:r>
              <w:rPr>
                <w:rFonts w:ascii="Times New Roman" w:hAnsi="Times New Roman" w:cs="Times New Roman"/>
                <w:sz w:val="24"/>
                <w:szCs w:val="24"/>
                <w:lang w:val="en-US"/>
              </w:rPr>
              <w:t>Fruits</w:t>
            </w:r>
          </w:p>
        </w:tc>
      </w:tr>
      <w:tr w:rsidR="00B670D9" w14:paraId="7D699BAF" w14:textId="77777777" w:rsidTr="000F0C89">
        <w:tc>
          <w:tcPr>
            <w:tcW w:w="0" w:type="auto"/>
            <w:vMerge/>
            <w:tcBorders>
              <w:left w:val="nil"/>
              <w:bottom w:val="single" w:sz="18" w:space="0" w:color="auto"/>
              <w:right w:val="nil"/>
            </w:tcBorders>
            <w:vAlign w:val="center"/>
          </w:tcPr>
          <w:p w14:paraId="4BF76D1B" w14:textId="77777777"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14:paraId="6E2174C1"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14:paraId="1489090D"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14:paraId="682CF1CA" w14:textId="77777777"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14:paraId="1F44C9D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14:paraId="2CFF454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14:paraId="58123D70" w14:textId="77777777"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14:paraId="4ECBE0CE"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14:paraId="7E7C26F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36" w:type="dxa"/>
            <w:tcBorders>
              <w:top w:val="nil"/>
              <w:left w:val="nil"/>
              <w:bottom w:val="single" w:sz="18" w:space="0" w:color="auto"/>
              <w:right w:val="nil"/>
            </w:tcBorders>
          </w:tcPr>
          <w:p w14:paraId="7BF07DD1" w14:textId="77777777" w:rsidR="00B670D9" w:rsidRDefault="00B670D9" w:rsidP="000F0C89">
            <w:pPr>
              <w:jc w:val="center"/>
              <w:rPr>
                <w:rFonts w:ascii="Times New Roman" w:hAnsi="Times New Roman" w:cs="Times New Roman"/>
                <w:sz w:val="24"/>
                <w:szCs w:val="24"/>
                <w:lang w:val="en-US"/>
              </w:rPr>
            </w:pPr>
          </w:p>
        </w:tc>
        <w:tc>
          <w:tcPr>
            <w:tcW w:w="1029" w:type="dxa"/>
            <w:tcBorders>
              <w:left w:val="nil"/>
              <w:bottom w:val="single" w:sz="18" w:space="0" w:color="auto"/>
              <w:right w:val="nil"/>
            </w:tcBorders>
            <w:vAlign w:val="center"/>
          </w:tcPr>
          <w:p w14:paraId="5417A6E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14:paraId="2A6A95A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14:paraId="55FC082D" w14:textId="77777777"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14:paraId="40D27E6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14:paraId="66478636"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0" w:type="auto"/>
            <w:tcBorders>
              <w:top w:val="nil"/>
              <w:left w:val="nil"/>
              <w:bottom w:val="single" w:sz="18" w:space="0" w:color="auto"/>
              <w:right w:val="nil"/>
            </w:tcBorders>
          </w:tcPr>
          <w:p w14:paraId="60F4B52F" w14:textId="77777777" w:rsidR="00B670D9" w:rsidRDefault="00B670D9" w:rsidP="000F0C89">
            <w:pPr>
              <w:jc w:val="center"/>
              <w:rPr>
                <w:rFonts w:ascii="Times New Roman" w:hAnsi="Times New Roman" w:cs="Times New Roman"/>
                <w:sz w:val="24"/>
                <w:szCs w:val="24"/>
                <w:lang w:val="en-US"/>
              </w:rPr>
            </w:pPr>
          </w:p>
        </w:tc>
        <w:tc>
          <w:tcPr>
            <w:tcW w:w="0" w:type="auto"/>
            <w:tcBorders>
              <w:left w:val="nil"/>
              <w:bottom w:val="single" w:sz="18" w:space="0" w:color="auto"/>
              <w:right w:val="nil"/>
            </w:tcBorders>
            <w:vAlign w:val="center"/>
          </w:tcPr>
          <w:p w14:paraId="26D7B7A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0" w:type="auto"/>
            <w:tcBorders>
              <w:left w:val="nil"/>
              <w:bottom w:val="single" w:sz="18" w:space="0" w:color="auto"/>
              <w:right w:val="nil"/>
            </w:tcBorders>
            <w:vAlign w:val="center"/>
          </w:tcPr>
          <w:p w14:paraId="3CAE150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B670D9" w14:paraId="09DB2DC4" w14:textId="77777777" w:rsidTr="000F0C89">
        <w:tc>
          <w:tcPr>
            <w:tcW w:w="0" w:type="auto"/>
            <w:tcBorders>
              <w:top w:val="single" w:sz="18" w:space="0" w:color="auto"/>
              <w:left w:val="nil"/>
              <w:bottom w:val="nil"/>
              <w:right w:val="nil"/>
            </w:tcBorders>
            <w:vAlign w:val="center"/>
          </w:tcPr>
          <w:p w14:paraId="5786893A"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0" w:type="auto"/>
            <w:tcBorders>
              <w:top w:val="single" w:sz="18" w:space="0" w:color="auto"/>
              <w:left w:val="nil"/>
              <w:bottom w:val="nil"/>
              <w:right w:val="nil"/>
            </w:tcBorders>
            <w:vAlign w:val="center"/>
          </w:tcPr>
          <w:p w14:paraId="5F4B4B4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c>
          <w:tcPr>
            <w:tcW w:w="0" w:type="auto"/>
            <w:tcBorders>
              <w:top w:val="single" w:sz="18" w:space="0" w:color="auto"/>
              <w:left w:val="nil"/>
              <w:bottom w:val="nil"/>
              <w:right w:val="nil"/>
            </w:tcBorders>
            <w:vAlign w:val="center"/>
          </w:tcPr>
          <w:p w14:paraId="6693375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single" w:sz="18" w:space="0" w:color="auto"/>
              <w:left w:val="nil"/>
              <w:bottom w:val="nil"/>
              <w:right w:val="nil"/>
            </w:tcBorders>
          </w:tcPr>
          <w:p w14:paraId="38BEAA98"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14:paraId="05A3669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single" w:sz="18" w:space="0" w:color="auto"/>
              <w:left w:val="nil"/>
              <w:bottom w:val="nil"/>
              <w:right w:val="nil"/>
            </w:tcBorders>
            <w:vAlign w:val="center"/>
          </w:tcPr>
          <w:p w14:paraId="68A3220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0.39***</w:t>
            </w:r>
          </w:p>
        </w:tc>
        <w:tc>
          <w:tcPr>
            <w:tcW w:w="0" w:type="auto"/>
            <w:tcBorders>
              <w:top w:val="single" w:sz="18" w:space="0" w:color="auto"/>
              <w:left w:val="nil"/>
              <w:bottom w:val="nil"/>
              <w:right w:val="nil"/>
            </w:tcBorders>
          </w:tcPr>
          <w:p w14:paraId="555DD783"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14:paraId="0C219C6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single" w:sz="18" w:space="0" w:color="auto"/>
              <w:left w:val="nil"/>
              <w:bottom w:val="nil"/>
              <w:right w:val="nil"/>
            </w:tcBorders>
            <w:vAlign w:val="center"/>
          </w:tcPr>
          <w:p w14:paraId="007AC14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-0.20 </w:t>
            </w:r>
            <w:r w:rsidRPr="00D10D26">
              <w:rPr>
                <w:rFonts w:ascii="Times New Roman" w:hAnsi="Times New Roman" w:cs="Times New Roman"/>
                <w:sz w:val="18"/>
                <w:szCs w:val="24"/>
                <w:lang w:val="en-US"/>
              </w:rPr>
              <w:t>•</w:t>
            </w:r>
          </w:p>
        </w:tc>
        <w:tc>
          <w:tcPr>
            <w:tcW w:w="236" w:type="dxa"/>
            <w:tcBorders>
              <w:top w:val="single" w:sz="18" w:space="0" w:color="auto"/>
              <w:left w:val="nil"/>
              <w:bottom w:val="nil"/>
              <w:right w:val="nil"/>
            </w:tcBorders>
          </w:tcPr>
          <w:p w14:paraId="0055F680"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single" w:sz="18" w:space="0" w:color="auto"/>
              <w:left w:val="nil"/>
              <w:bottom w:val="nil"/>
              <w:right w:val="nil"/>
            </w:tcBorders>
            <w:vAlign w:val="center"/>
          </w:tcPr>
          <w:p w14:paraId="7CDE2BF8"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single" w:sz="18" w:space="0" w:color="auto"/>
              <w:left w:val="nil"/>
              <w:bottom w:val="nil"/>
              <w:right w:val="nil"/>
            </w:tcBorders>
            <w:vAlign w:val="center"/>
          </w:tcPr>
          <w:p w14:paraId="7249B98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-0.05</w:t>
            </w:r>
          </w:p>
        </w:tc>
        <w:tc>
          <w:tcPr>
            <w:tcW w:w="0" w:type="auto"/>
            <w:tcBorders>
              <w:top w:val="single" w:sz="18" w:space="0" w:color="auto"/>
              <w:left w:val="nil"/>
              <w:bottom w:val="nil"/>
              <w:right w:val="nil"/>
            </w:tcBorders>
          </w:tcPr>
          <w:p w14:paraId="115F1164"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14:paraId="072AD65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single" w:sz="18" w:space="0" w:color="auto"/>
              <w:left w:val="nil"/>
              <w:bottom w:val="nil"/>
              <w:right w:val="nil"/>
            </w:tcBorders>
            <w:vAlign w:val="center"/>
          </w:tcPr>
          <w:p w14:paraId="116E67A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0.31**</w:t>
            </w:r>
          </w:p>
        </w:tc>
        <w:tc>
          <w:tcPr>
            <w:tcW w:w="0" w:type="auto"/>
            <w:tcBorders>
              <w:top w:val="single" w:sz="18" w:space="0" w:color="auto"/>
              <w:left w:val="nil"/>
              <w:bottom w:val="nil"/>
              <w:right w:val="nil"/>
            </w:tcBorders>
          </w:tcPr>
          <w:p w14:paraId="538A6E05"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single" w:sz="18" w:space="0" w:color="auto"/>
              <w:left w:val="nil"/>
              <w:bottom w:val="nil"/>
              <w:right w:val="nil"/>
            </w:tcBorders>
            <w:vAlign w:val="center"/>
          </w:tcPr>
          <w:p w14:paraId="00AB8A3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-0.21*</w:t>
            </w:r>
          </w:p>
        </w:tc>
        <w:tc>
          <w:tcPr>
            <w:tcW w:w="0" w:type="auto"/>
            <w:tcBorders>
              <w:top w:val="single" w:sz="18" w:space="0" w:color="auto"/>
              <w:left w:val="nil"/>
              <w:bottom w:val="nil"/>
              <w:right w:val="nil"/>
            </w:tcBorders>
            <w:vAlign w:val="center"/>
          </w:tcPr>
          <w:p w14:paraId="4FE11B2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B670D9" w14:paraId="0449EBFD" w14:textId="77777777" w:rsidTr="000F0C89">
        <w:tc>
          <w:tcPr>
            <w:tcW w:w="0" w:type="auto"/>
            <w:tcBorders>
              <w:top w:val="nil"/>
              <w:left w:val="nil"/>
              <w:bottom w:val="nil"/>
              <w:right w:val="nil"/>
            </w:tcBorders>
            <w:vAlign w:val="center"/>
          </w:tcPr>
          <w:p w14:paraId="3877768B"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0" w:type="auto"/>
            <w:tcBorders>
              <w:top w:val="nil"/>
              <w:left w:val="nil"/>
              <w:bottom w:val="nil"/>
              <w:right w:val="nil"/>
            </w:tcBorders>
            <w:vAlign w:val="center"/>
          </w:tcPr>
          <w:p w14:paraId="5A0B912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-0.24*</w:t>
            </w:r>
          </w:p>
        </w:tc>
        <w:tc>
          <w:tcPr>
            <w:tcW w:w="0" w:type="auto"/>
            <w:tcBorders>
              <w:top w:val="nil"/>
              <w:left w:val="nil"/>
              <w:bottom w:val="nil"/>
              <w:right w:val="nil"/>
            </w:tcBorders>
            <w:vAlign w:val="center"/>
          </w:tcPr>
          <w:p w14:paraId="08CB88A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tcPr>
          <w:p w14:paraId="0345B367"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2400364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nil"/>
              <w:right w:val="nil"/>
            </w:tcBorders>
            <w:vAlign w:val="center"/>
          </w:tcPr>
          <w:p w14:paraId="372E5287"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0" w:type="auto"/>
            <w:tcBorders>
              <w:top w:val="nil"/>
              <w:left w:val="nil"/>
              <w:bottom w:val="nil"/>
              <w:right w:val="nil"/>
            </w:tcBorders>
          </w:tcPr>
          <w:p w14:paraId="0720D9A4"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124A1ED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-0.29**</w:t>
            </w:r>
          </w:p>
        </w:tc>
        <w:tc>
          <w:tcPr>
            <w:tcW w:w="0" w:type="auto"/>
            <w:tcBorders>
              <w:top w:val="nil"/>
              <w:left w:val="nil"/>
              <w:bottom w:val="nil"/>
              <w:right w:val="nil"/>
            </w:tcBorders>
            <w:vAlign w:val="center"/>
          </w:tcPr>
          <w:p w14:paraId="408D71F9"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-0.52***</w:t>
            </w:r>
          </w:p>
        </w:tc>
        <w:tc>
          <w:tcPr>
            <w:tcW w:w="236" w:type="dxa"/>
            <w:tcBorders>
              <w:top w:val="nil"/>
              <w:left w:val="nil"/>
              <w:bottom w:val="nil"/>
              <w:right w:val="nil"/>
            </w:tcBorders>
          </w:tcPr>
          <w:p w14:paraId="0D5A37D3"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591C4F6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vAlign w:val="center"/>
          </w:tcPr>
          <w:p w14:paraId="2E1DF8C8"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14:paraId="4EDDE181"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3120EB5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nil"/>
              <w:right w:val="nil"/>
            </w:tcBorders>
            <w:vAlign w:val="center"/>
          </w:tcPr>
          <w:p w14:paraId="56F0CAB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0" w:type="auto"/>
            <w:tcBorders>
              <w:top w:val="nil"/>
              <w:left w:val="nil"/>
              <w:bottom w:val="nil"/>
              <w:right w:val="nil"/>
            </w:tcBorders>
          </w:tcPr>
          <w:p w14:paraId="6E9D6FBF"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28D4E51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-0.27**</w:t>
            </w:r>
          </w:p>
        </w:tc>
        <w:tc>
          <w:tcPr>
            <w:tcW w:w="0" w:type="auto"/>
            <w:tcBorders>
              <w:top w:val="nil"/>
              <w:left w:val="nil"/>
              <w:bottom w:val="nil"/>
              <w:right w:val="nil"/>
            </w:tcBorders>
            <w:vAlign w:val="center"/>
          </w:tcPr>
          <w:p w14:paraId="0A65F3E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-0.40***</w:t>
            </w:r>
          </w:p>
        </w:tc>
      </w:tr>
      <w:tr w:rsidR="00B670D9" w14:paraId="19E1FF7F" w14:textId="77777777" w:rsidTr="000F0C89">
        <w:tc>
          <w:tcPr>
            <w:tcW w:w="0" w:type="auto"/>
            <w:tcBorders>
              <w:top w:val="nil"/>
              <w:left w:val="nil"/>
              <w:bottom w:val="nil"/>
              <w:right w:val="nil"/>
            </w:tcBorders>
            <w:vAlign w:val="center"/>
          </w:tcPr>
          <w:p w14:paraId="22EEF5F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0" w:type="auto"/>
            <w:tcBorders>
              <w:top w:val="nil"/>
              <w:left w:val="nil"/>
              <w:bottom w:val="nil"/>
              <w:right w:val="nil"/>
            </w:tcBorders>
            <w:vAlign w:val="center"/>
          </w:tcPr>
          <w:p w14:paraId="445DFEC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vAlign w:val="center"/>
          </w:tcPr>
          <w:p w14:paraId="65033B0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tcPr>
          <w:p w14:paraId="47FB9018"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18D3D6C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0" w:type="auto"/>
            <w:tcBorders>
              <w:top w:val="nil"/>
              <w:left w:val="nil"/>
              <w:bottom w:val="nil"/>
              <w:right w:val="nil"/>
            </w:tcBorders>
            <w:vAlign w:val="center"/>
          </w:tcPr>
          <w:p w14:paraId="11E3D6B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tcPr>
          <w:p w14:paraId="6CB090A1"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4CA9572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vAlign w:val="center"/>
          </w:tcPr>
          <w:p w14:paraId="1780D43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236" w:type="dxa"/>
            <w:tcBorders>
              <w:top w:val="nil"/>
              <w:left w:val="nil"/>
              <w:bottom w:val="nil"/>
              <w:right w:val="nil"/>
            </w:tcBorders>
          </w:tcPr>
          <w:p w14:paraId="445A67DF"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5B4FB5B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nil"/>
              <w:left w:val="nil"/>
              <w:bottom w:val="nil"/>
              <w:right w:val="nil"/>
            </w:tcBorders>
            <w:vAlign w:val="center"/>
          </w:tcPr>
          <w:p w14:paraId="1BFA45C8"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tcPr>
          <w:p w14:paraId="6B53D482"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0A0C6AA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0" w:type="auto"/>
            <w:tcBorders>
              <w:top w:val="nil"/>
              <w:left w:val="nil"/>
              <w:bottom w:val="nil"/>
              <w:right w:val="nil"/>
            </w:tcBorders>
            <w:vAlign w:val="center"/>
          </w:tcPr>
          <w:p w14:paraId="1965349C"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nil"/>
              <w:left w:val="nil"/>
              <w:bottom w:val="nil"/>
              <w:right w:val="nil"/>
            </w:tcBorders>
          </w:tcPr>
          <w:p w14:paraId="5A9FFC44"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469DB45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vAlign w:val="center"/>
          </w:tcPr>
          <w:p w14:paraId="2B1D30B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r>
      <w:tr w:rsidR="00B670D9" w14:paraId="3A830A25" w14:textId="77777777" w:rsidTr="000F0C89">
        <w:tc>
          <w:tcPr>
            <w:tcW w:w="0" w:type="auto"/>
            <w:tcBorders>
              <w:top w:val="nil"/>
              <w:left w:val="nil"/>
              <w:bottom w:val="nil"/>
              <w:right w:val="nil"/>
            </w:tcBorders>
            <w:vAlign w:val="center"/>
          </w:tcPr>
          <w:p w14:paraId="0E137505"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0" w:type="auto"/>
            <w:tcBorders>
              <w:top w:val="nil"/>
              <w:left w:val="nil"/>
              <w:bottom w:val="nil"/>
              <w:right w:val="nil"/>
            </w:tcBorders>
            <w:vAlign w:val="center"/>
          </w:tcPr>
          <w:p w14:paraId="1B7CF80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14:paraId="24446C7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nil"/>
              <w:right w:val="nil"/>
            </w:tcBorders>
          </w:tcPr>
          <w:p w14:paraId="7001694B"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0131433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14:paraId="59EBFD87"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0.22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14:paraId="4D6A0381"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7153A89"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14:paraId="04738F56"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236" w:type="dxa"/>
            <w:tcBorders>
              <w:top w:val="nil"/>
              <w:left w:val="nil"/>
              <w:bottom w:val="nil"/>
              <w:right w:val="nil"/>
            </w:tcBorders>
          </w:tcPr>
          <w:p w14:paraId="604E8991"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400069C6"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14:paraId="6AE6B28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nil"/>
              <w:right w:val="nil"/>
            </w:tcBorders>
          </w:tcPr>
          <w:p w14:paraId="2F5D0BCA"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1F9A175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14:paraId="757DCE46"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nil"/>
              <w:left w:val="nil"/>
              <w:bottom w:val="nil"/>
              <w:right w:val="nil"/>
            </w:tcBorders>
          </w:tcPr>
          <w:p w14:paraId="765F4EAF"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415A882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tcBorders>
              <w:top w:val="nil"/>
              <w:left w:val="nil"/>
              <w:bottom w:val="nil"/>
              <w:right w:val="nil"/>
            </w:tcBorders>
            <w:vAlign w:val="center"/>
          </w:tcPr>
          <w:p w14:paraId="4925643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r>
      <w:tr w:rsidR="00B670D9" w14:paraId="6FDBC485" w14:textId="77777777" w:rsidTr="000F0C89">
        <w:tc>
          <w:tcPr>
            <w:tcW w:w="0" w:type="auto"/>
            <w:tcBorders>
              <w:top w:val="nil"/>
              <w:left w:val="nil"/>
              <w:bottom w:val="nil"/>
              <w:right w:val="nil"/>
            </w:tcBorders>
            <w:vAlign w:val="center"/>
          </w:tcPr>
          <w:p w14:paraId="5028F7B2"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0" w:type="auto"/>
            <w:tcBorders>
              <w:top w:val="nil"/>
              <w:left w:val="nil"/>
              <w:bottom w:val="nil"/>
              <w:right w:val="nil"/>
            </w:tcBorders>
            <w:vAlign w:val="center"/>
          </w:tcPr>
          <w:p w14:paraId="4EB341B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nil"/>
              <w:left w:val="nil"/>
              <w:bottom w:val="nil"/>
              <w:right w:val="nil"/>
            </w:tcBorders>
            <w:vAlign w:val="center"/>
          </w:tcPr>
          <w:p w14:paraId="4DED6326"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14:paraId="270175D5"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E123BB9"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0.30*</w:t>
            </w:r>
          </w:p>
        </w:tc>
        <w:tc>
          <w:tcPr>
            <w:tcW w:w="0" w:type="auto"/>
            <w:tcBorders>
              <w:top w:val="nil"/>
              <w:left w:val="nil"/>
              <w:bottom w:val="nil"/>
              <w:right w:val="nil"/>
            </w:tcBorders>
            <w:vAlign w:val="center"/>
          </w:tcPr>
          <w:p w14:paraId="1C8A362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0.18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14:paraId="7D4B1E4C"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45D63E0C"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vAlign w:val="center"/>
          </w:tcPr>
          <w:p w14:paraId="471736B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-0.16</w:t>
            </w:r>
          </w:p>
        </w:tc>
        <w:tc>
          <w:tcPr>
            <w:tcW w:w="236" w:type="dxa"/>
            <w:tcBorders>
              <w:top w:val="nil"/>
              <w:left w:val="nil"/>
              <w:bottom w:val="nil"/>
              <w:right w:val="nil"/>
            </w:tcBorders>
          </w:tcPr>
          <w:p w14:paraId="6099E018"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0A36D09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c>
          <w:tcPr>
            <w:tcW w:w="0" w:type="auto"/>
            <w:tcBorders>
              <w:top w:val="nil"/>
              <w:left w:val="nil"/>
              <w:bottom w:val="nil"/>
              <w:right w:val="nil"/>
            </w:tcBorders>
            <w:vAlign w:val="center"/>
          </w:tcPr>
          <w:p w14:paraId="73EDCCF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-0.09</w:t>
            </w:r>
          </w:p>
        </w:tc>
        <w:tc>
          <w:tcPr>
            <w:tcW w:w="0" w:type="auto"/>
            <w:tcBorders>
              <w:top w:val="nil"/>
              <w:left w:val="nil"/>
              <w:bottom w:val="nil"/>
              <w:right w:val="nil"/>
            </w:tcBorders>
          </w:tcPr>
          <w:p w14:paraId="04DDB0FF"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47DBEB3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vAlign w:val="center"/>
          </w:tcPr>
          <w:p w14:paraId="5ADABEB8"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0.18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14:paraId="14D385B8"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11BD9467"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-0.15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14:paraId="30F2DB8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-0.22*</w:t>
            </w:r>
          </w:p>
        </w:tc>
      </w:tr>
      <w:tr w:rsidR="00B670D9" w14:paraId="3B7AD85D" w14:textId="77777777" w:rsidTr="000F0C89">
        <w:tc>
          <w:tcPr>
            <w:tcW w:w="0" w:type="auto"/>
            <w:tcBorders>
              <w:top w:val="nil"/>
              <w:left w:val="nil"/>
              <w:bottom w:val="nil"/>
              <w:right w:val="nil"/>
            </w:tcBorders>
            <w:vAlign w:val="center"/>
          </w:tcPr>
          <w:p w14:paraId="5D0F084B"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0" w:type="auto"/>
            <w:tcBorders>
              <w:top w:val="nil"/>
              <w:left w:val="nil"/>
              <w:bottom w:val="nil"/>
              <w:right w:val="nil"/>
            </w:tcBorders>
            <w:vAlign w:val="center"/>
          </w:tcPr>
          <w:p w14:paraId="24BE075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0" w:type="auto"/>
            <w:tcBorders>
              <w:top w:val="nil"/>
              <w:left w:val="nil"/>
              <w:bottom w:val="nil"/>
              <w:right w:val="nil"/>
            </w:tcBorders>
            <w:vAlign w:val="center"/>
          </w:tcPr>
          <w:p w14:paraId="292BF27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-0.09</w:t>
            </w:r>
          </w:p>
        </w:tc>
        <w:tc>
          <w:tcPr>
            <w:tcW w:w="0" w:type="auto"/>
            <w:tcBorders>
              <w:top w:val="nil"/>
              <w:left w:val="nil"/>
              <w:bottom w:val="nil"/>
              <w:right w:val="nil"/>
            </w:tcBorders>
          </w:tcPr>
          <w:p w14:paraId="16009320"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2F18DD56"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0.21*</w:t>
            </w:r>
          </w:p>
        </w:tc>
        <w:tc>
          <w:tcPr>
            <w:tcW w:w="0" w:type="auto"/>
            <w:tcBorders>
              <w:top w:val="nil"/>
              <w:left w:val="nil"/>
              <w:bottom w:val="nil"/>
              <w:right w:val="nil"/>
            </w:tcBorders>
            <w:vAlign w:val="center"/>
          </w:tcPr>
          <w:p w14:paraId="67EFF43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0.19</w:t>
            </w:r>
          </w:p>
        </w:tc>
        <w:tc>
          <w:tcPr>
            <w:tcW w:w="0" w:type="auto"/>
            <w:tcBorders>
              <w:top w:val="nil"/>
              <w:left w:val="nil"/>
              <w:bottom w:val="nil"/>
              <w:right w:val="nil"/>
            </w:tcBorders>
          </w:tcPr>
          <w:p w14:paraId="7B7A0414"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12FB6263" w14:textId="77777777" w:rsidR="00B670D9" w:rsidRPr="00724F8D" w:rsidRDefault="00B670D9" w:rsidP="000F0C89">
            <w:pPr>
              <w:tabs>
                <w:tab w:val="decimal" w:pos="586"/>
              </w:tabs>
              <w:rPr>
                <w:rFonts w:ascii="Times New Roman" w:hAnsi="Times New Roman" w:cs="Times New Roman"/>
                <w:sz w:val="24"/>
                <w:szCs w:val="24"/>
                <w:vertAlign w:val="superscript"/>
                <w:lang w:val="en-US"/>
              </w:rPr>
            </w:pPr>
            <w:r>
              <w:rPr>
                <w:rFonts w:ascii="Times New Roman" w:hAnsi="Times New Roman" w:cs="Times New Roman"/>
                <w:sz w:val="24"/>
                <w:szCs w:val="24"/>
                <w:lang w:val="en-US"/>
              </w:rPr>
              <w:t xml:space="preserve">-0.21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14:paraId="50FA31D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236" w:type="dxa"/>
            <w:tcBorders>
              <w:top w:val="nil"/>
              <w:left w:val="nil"/>
              <w:bottom w:val="nil"/>
              <w:right w:val="nil"/>
            </w:tcBorders>
          </w:tcPr>
          <w:p w14:paraId="29565EE5"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7183389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-0.05</w:t>
            </w:r>
          </w:p>
        </w:tc>
        <w:tc>
          <w:tcPr>
            <w:tcW w:w="0" w:type="auto"/>
            <w:tcBorders>
              <w:top w:val="nil"/>
              <w:left w:val="nil"/>
              <w:bottom w:val="nil"/>
              <w:right w:val="nil"/>
            </w:tcBorders>
            <w:vAlign w:val="center"/>
          </w:tcPr>
          <w:p w14:paraId="521F5BB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14:paraId="180F3BCD"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1B75EEA8"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vAlign w:val="center"/>
          </w:tcPr>
          <w:p w14:paraId="16516BF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0.17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14:paraId="4CA6A5E9"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3037BFA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-0.49***</w:t>
            </w:r>
          </w:p>
        </w:tc>
        <w:tc>
          <w:tcPr>
            <w:tcW w:w="0" w:type="auto"/>
            <w:tcBorders>
              <w:top w:val="nil"/>
              <w:left w:val="nil"/>
              <w:bottom w:val="nil"/>
              <w:right w:val="nil"/>
            </w:tcBorders>
            <w:vAlign w:val="center"/>
          </w:tcPr>
          <w:p w14:paraId="65C1162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-0.23 </w:t>
            </w:r>
            <w:r w:rsidRPr="00D10D26">
              <w:rPr>
                <w:rFonts w:ascii="Times New Roman" w:hAnsi="Times New Roman" w:cs="Times New Roman"/>
                <w:sz w:val="18"/>
                <w:szCs w:val="24"/>
                <w:lang w:val="en-US"/>
              </w:rPr>
              <w:t>•</w:t>
            </w:r>
          </w:p>
        </w:tc>
      </w:tr>
      <w:tr w:rsidR="00B670D9" w14:paraId="006B91B5" w14:textId="77777777" w:rsidTr="000F0C89">
        <w:tc>
          <w:tcPr>
            <w:tcW w:w="0" w:type="auto"/>
            <w:tcBorders>
              <w:top w:val="nil"/>
              <w:left w:val="nil"/>
              <w:bottom w:val="nil"/>
              <w:right w:val="nil"/>
            </w:tcBorders>
            <w:vAlign w:val="center"/>
          </w:tcPr>
          <w:p w14:paraId="72CB4298"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G</w:t>
            </w:r>
          </w:p>
        </w:tc>
        <w:tc>
          <w:tcPr>
            <w:tcW w:w="0" w:type="auto"/>
            <w:tcBorders>
              <w:top w:val="nil"/>
              <w:left w:val="nil"/>
              <w:bottom w:val="nil"/>
              <w:right w:val="nil"/>
            </w:tcBorders>
            <w:vAlign w:val="center"/>
          </w:tcPr>
          <w:p w14:paraId="7AC6C71D"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-0.33**</w:t>
            </w:r>
          </w:p>
        </w:tc>
        <w:tc>
          <w:tcPr>
            <w:tcW w:w="0" w:type="auto"/>
            <w:tcBorders>
              <w:top w:val="nil"/>
              <w:left w:val="nil"/>
              <w:bottom w:val="nil"/>
              <w:right w:val="nil"/>
            </w:tcBorders>
            <w:vAlign w:val="center"/>
          </w:tcPr>
          <w:p w14:paraId="36D19427"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0" w:type="auto"/>
            <w:tcBorders>
              <w:top w:val="nil"/>
              <w:left w:val="nil"/>
              <w:bottom w:val="nil"/>
              <w:right w:val="nil"/>
            </w:tcBorders>
          </w:tcPr>
          <w:p w14:paraId="212D764F"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68207BE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nil"/>
              <w:left w:val="nil"/>
              <w:bottom w:val="nil"/>
              <w:right w:val="nil"/>
            </w:tcBorders>
            <w:vAlign w:val="center"/>
          </w:tcPr>
          <w:p w14:paraId="413D560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0" w:type="auto"/>
            <w:tcBorders>
              <w:top w:val="nil"/>
              <w:left w:val="nil"/>
              <w:bottom w:val="nil"/>
              <w:right w:val="nil"/>
            </w:tcBorders>
          </w:tcPr>
          <w:p w14:paraId="69195A73"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0CAFD1C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nil"/>
              <w:right w:val="nil"/>
            </w:tcBorders>
            <w:vAlign w:val="center"/>
          </w:tcPr>
          <w:p w14:paraId="5010B87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236" w:type="dxa"/>
            <w:tcBorders>
              <w:top w:val="nil"/>
              <w:left w:val="nil"/>
              <w:bottom w:val="nil"/>
              <w:right w:val="nil"/>
            </w:tcBorders>
          </w:tcPr>
          <w:p w14:paraId="2C822F0F"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19542D4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-0.31**</w:t>
            </w:r>
          </w:p>
        </w:tc>
        <w:tc>
          <w:tcPr>
            <w:tcW w:w="0" w:type="auto"/>
            <w:tcBorders>
              <w:top w:val="nil"/>
              <w:left w:val="nil"/>
              <w:bottom w:val="nil"/>
              <w:right w:val="nil"/>
            </w:tcBorders>
            <w:vAlign w:val="center"/>
          </w:tcPr>
          <w:p w14:paraId="4D5942D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nil"/>
              <w:left w:val="nil"/>
              <w:bottom w:val="nil"/>
              <w:right w:val="nil"/>
            </w:tcBorders>
          </w:tcPr>
          <w:p w14:paraId="7467558D"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3B49FBA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vAlign w:val="center"/>
          </w:tcPr>
          <w:p w14:paraId="20492CFC"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tcPr>
          <w:p w14:paraId="324F932B"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31CDA75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0" w:type="auto"/>
            <w:tcBorders>
              <w:top w:val="nil"/>
              <w:left w:val="nil"/>
              <w:bottom w:val="nil"/>
              <w:right w:val="nil"/>
            </w:tcBorders>
            <w:vAlign w:val="center"/>
          </w:tcPr>
          <w:p w14:paraId="399ABDAE"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-0.22 </w:t>
            </w:r>
            <w:r w:rsidRPr="00D10D26">
              <w:rPr>
                <w:rFonts w:ascii="Times New Roman" w:hAnsi="Times New Roman" w:cs="Times New Roman"/>
                <w:sz w:val="18"/>
                <w:szCs w:val="24"/>
                <w:lang w:val="en-US"/>
              </w:rPr>
              <w:t>•</w:t>
            </w:r>
          </w:p>
        </w:tc>
      </w:tr>
      <w:tr w:rsidR="00B670D9" w14:paraId="090BA534" w14:textId="77777777" w:rsidTr="000F0C89">
        <w:tc>
          <w:tcPr>
            <w:tcW w:w="0" w:type="auto"/>
            <w:tcBorders>
              <w:top w:val="nil"/>
              <w:left w:val="nil"/>
              <w:bottom w:val="nil"/>
              <w:right w:val="nil"/>
            </w:tcBorders>
            <w:vAlign w:val="center"/>
          </w:tcPr>
          <w:p w14:paraId="39C189E5"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0" w:type="auto"/>
            <w:tcBorders>
              <w:top w:val="nil"/>
              <w:left w:val="nil"/>
              <w:bottom w:val="nil"/>
              <w:right w:val="nil"/>
            </w:tcBorders>
            <w:vAlign w:val="center"/>
          </w:tcPr>
          <w:p w14:paraId="50D3F86C"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-0.09</w:t>
            </w:r>
          </w:p>
        </w:tc>
        <w:tc>
          <w:tcPr>
            <w:tcW w:w="0" w:type="auto"/>
            <w:tcBorders>
              <w:top w:val="nil"/>
              <w:left w:val="nil"/>
              <w:bottom w:val="nil"/>
              <w:right w:val="nil"/>
            </w:tcBorders>
            <w:vAlign w:val="center"/>
          </w:tcPr>
          <w:p w14:paraId="6EEE318E"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0" w:type="auto"/>
            <w:tcBorders>
              <w:top w:val="nil"/>
              <w:left w:val="nil"/>
              <w:bottom w:val="nil"/>
              <w:right w:val="nil"/>
            </w:tcBorders>
          </w:tcPr>
          <w:p w14:paraId="42F00B1F"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0DE78BE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c>
          <w:tcPr>
            <w:tcW w:w="0" w:type="auto"/>
            <w:tcBorders>
              <w:top w:val="nil"/>
              <w:left w:val="nil"/>
              <w:bottom w:val="nil"/>
              <w:right w:val="nil"/>
            </w:tcBorders>
            <w:vAlign w:val="center"/>
          </w:tcPr>
          <w:p w14:paraId="06EE655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0.24*</w:t>
            </w:r>
          </w:p>
        </w:tc>
        <w:tc>
          <w:tcPr>
            <w:tcW w:w="0" w:type="auto"/>
            <w:tcBorders>
              <w:top w:val="nil"/>
              <w:left w:val="nil"/>
              <w:bottom w:val="nil"/>
              <w:right w:val="nil"/>
            </w:tcBorders>
          </w:tcPr>
          <w:p w14:paraId="02B1DD2D"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C7EA76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0" w:type="auto"/>
            <w:tcBorders>
              <w:top w:val="nil"/>
              <w:left w:val="nil"/>
              <w:bottom w:val="nil"/>
              <w:right w:val="nil"/>
            </w:tcBorders>
            <w:vAlign w:val="center"/>
          </w:tcPr>
          <w:p w14:paraId="21E983D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-0.55***</w:t>
            </w:r>
          </w:p>
        </w:tc>
        <w:tc>
          <w:tcPr>
            <w:tcW w:w="236" w:type="dxa"/>
            <w:tcBorders>
              <w:top w:val="nil"/>
              <w:left w:val="nil"/>
              <w:bottom w:val="nil"/>
              <w:right w:val="nil"/>
            </w:tcBorders>
          </w:tcPr>
          <w:p w14:paraId="1672F8DE"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53C20D8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-0.08</w:t>
            </w:r>
          </w:p>
        </w:tc>
        <w:tc>
          <w:tcPr>
            <w:tcW w:w="0" w:type="auto"/>
            <w:tcBorders>
              <w:top w:val="nil"/>
              <w:left w:val="nil"/>
              <w:bottom w:val="nil"/>
              <w:right w:val="nil"/>
            </w:tcBorders>
            <w:vAlign w:val="center"/>
          </w:tcPr>
          <w:p w14:paraId="568CD1D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0" w:type="auto"/>
            <w:tcBorders>
              <w:top w:val="nil"/>
              <w:left w:val="nil"/>
              <w:bottom w:val="nil"/>
              <w:right w:val="nil"/>
            </w:tcBorders>
          </w:tcPr>
          <w:p w14:paraId="735A5BD3"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6C81952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vAlign w:val="center"/>
          </w:tcPr>
          <w:p w14:paraId="4242E6FC"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0.38***</w:t>
            </w:r>
          </w:p>
        </w:tc>
        <w:tc>
          <w:tcPr>
            <w:tcW w:w="0" w:type="auto"/>
            <w:tcBorders>
              <w:top w:val="nil"/>
              <w:left w:val="nil"/>
              <w:bottom w:val="nil"/>
              <w:right w:val="nil"/>
            </w:tcBorders>
          </w:tcPr>
          <w:p w14:paraId="1BA41CDA"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01F39FB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-0.20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14:paraId="7A4375D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-0.58***</w:t>
            </w:r>
          </w:p>
        </w:tc>
      </w:tr>
      <w:tr w:rsidR="00B670D9" w14:paraId="7AF321A8" w14:textId="77777777" w:rsidTr="000F0C89">
        <w:tc>
          <w:tcPr>
            <w:tcW w:w="0" w:type="auto"/>
            <w:tcBorders>
              <w:top w:val="nil"/>
              <w:left w:val="nil"/>
              <w:bottom w:val="nil"/>
              <w:right w:val="nil"/>
            </w:tcBorders>
            <w:vAlign w:val="center"/>
          </w:tcPr>
          <w:p w14:paraId="1ECD7104"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0" w:type="auto"/>
            <w:tcBorders>
              <w:top w:val="nil"/>
              <w:left w:val="nil"/>
              <w:bottom w:val="nil"/>
              <w:right w:val="nil"/>
            </w:tcBorders>
            <w:vAlign w:val="center"/>
          </w:tcPr>
          <w:p w14:paraId="4A7577F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0" w:type="auto"/>
            <w:tcBorders>
              <w:top w:val="nil"/>
              <w:left w:val="nil"/>
              <w:bottom w:val="nil"/>
              <w:right w:val="nil"/>
            </w:tcBorders>
            <w:vAlign w:val="center"/>
          </w:tcPr>
          <w:p w14:paraId="17887D47"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nil"/>
              <w:right w:val="nil"/>
            </w:tcBorders>
          </w:tcPr>
          <w:p w14:paraId="6A3ABCE5"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6A6D8E8E"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0.34***</w:t>
            </w:r>
          </w:p>
        </w:tc>
        <w:tc>
          <w:tcPr>
            <w:tcW w:w="0" w:type="auto"/>
            <w:tcBorders>
              <w:top w:val="nil"/>
              <w:left w:val="nil"/>
              <w:bottom w:val="nil"/>
              <w:right w:val="nil"/>
            </w:tcBorders>
            <w:vAlign w:val="center"/>
          </w:tcPr>
          <w:p w14:paraId="0802D6F9"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0.49***</w:t>
            </w:r>
          </w:p>
        </w:tc>
        <w:tc>
          <w:tcPr>
            <w:tcW w:w="0" w:type="auto"/>
            <w:tcBorders>
              <w:top w:val="nil"/>
              <w:left w:val="nil"/>
              <w:bottom w:val="nil"/>
              <w:right w:val="nil"/>
            </w:tcBorders>
          </w:tcPr>
          <w:p w14:paraId="6FFDCBD2"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6812E6C"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-0.18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14:paraId="54DEDE3E"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-0.62***</w:t>
            </w:r>
          </w:p>
        </w:tc>
        <w:tc>
          <w:tcPr>
            <w:tcW w:w="236" w:type="dxa"/>
            <w:tcBorders>
              <w:top w:val="nil"/>
              <w:left w:val="nil"/>
              <w:bottom w:val="nil"/>
              <w:right w:val="nil"/>
            </w:tcBorders>
          </w:tcPr>
          <w:p w14:paraId="0500D7DA"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0C658C2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0" w:type="auto"/>
            <w:tcBorders>
              <w:top w:val="nil"/>
              <w:left w:val="nil"/>
              <w:bottom w:val="nil"/>
              <w:right w:val="nil"/>
            </w:tcBorders>
            <w:vAlign w:val="center"/>
          </w:tcPr>
          <w:p w14:paraId="2EBF8D37"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0" w:type="auto"/>
            <w:tcBorders>
              <w:top w:val="nil"/>
              <w:left w:val="nil"/>
              <w:bottom w:val="nil"/>
              <w:right w:val="nil"/>
            </w:tcBorders>
          </w:tcPr>
          <w:p w14:paraId="05993BEB"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629C5E0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0.46***</w:t>
            </w:r>
          </w:p>
        </w:tc>
        <w:tc>
          <w:tcPr>
            <w:tcW w:w="0" w:type="auto"/>
            <w:tcBorders>
              <w:top w:val="nil"/>
              <w:left w:val="nil"/>
              <w:bottom w:val="nil"/>
              <w:right w:val="nil"/>
            </w:tcBorders>
            <w:vAlign w:val="center"/>
          </w:tcPr>
          <w:p w14:paraId="23D0A44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0.25***</w:t>
            </w:r>
          </w:p>
        </w:tc>
        <w:tc>
          <w:tcPr>
            <w:tcW w:w="0" w:type="auto"/>
            <w:tcBorders>
              <w:top w:val="nil"/>
              <w:left w:val="nil"/>
              <w:bottom w:val="nil"/>
              <w:right w:val="nil"/>
            </w:tcBorders>
          </w:tcPr>
          <w:p w14:paraId="163A7722"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5BF9103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-0.12</w:t>
            </w:r>
          </w:p>
        </w:tc>
        <w:tc>
          <w:tcPr>
            <w:tcW w:w="0" w:type="auto"/>
            <w:tcBorders>
              <w:top w:val="nil"/>
              <w:left w:val="nil"/>
              <w:bottom w:val="nil"/>
              <w:right w:val="nil"/>
            </w:tcBorders>
            <w:vAlign w:val="center"/>
          </w:tcPr>
          <w:p w14:paraId="7CEF148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B670D9" w14:paraId="20B6B60C" w14:textId="77777777" w:rsidTr="000F0C89">
        <w:tc>
          <w:tcPr>
            <w:tcW w:w="0" w:type="auto"/>
            <w:tcBorders>
              <w:top w:val="nil"/>
              <w:left w:val="nil"/>
              <w:bottom w:val="nil"/>
              <w:right w:val="nil"/>
            </w:tcBorders>
            <w:vAlign w:val="center"/>
          </w:tcPr>
          <w:p w14:paraId="5C5F273C"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J</w:t>
            </w:r>
          </w:p>
        </w:tc>
        <w:tc>
          <w:tcPr>
            <w:tcW w:w="0" w:type="auto"/>
            <w:tcBorders>
              <w:top w:val="nil"/>
              <w:left w:val="nil"/>
              <w:bottom w:val="nil"/>
              <w:right w:val="nil"/>
            </w:tcBorders>
            <w:vAlign w:val="center"/>
          </w:tcPr>
          <w:p w14:paraId="497116B7"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vAlign w:val="center"/>
          </w:tcPr>
          <w:p w14:paraId="1281563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0.05</w:t>
            </w:r>
          </w:p>
        </w:tc>
        <w:tc>
          <w:tcPr>
            <w:tcW w:w="0" w:type="auto"/>
            <w:tcBorders>
              <w:top w:val="nil"/>
              <w:left w:val="nil"/>
              <w:bottom w:val="nil"/>
              <w:right w:val="nil"/>
            </w:tcBorders>
          </w:tcPr>
          <w:p w14:paraId="06D5D08E"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53AE972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0.29**</w:t>
            </w:r>
          </w:p>
        </w:tc>
        <w:tc>
          <w:tcPr>
            <w:tcW w:w="0" w:type="auto"/>
            <w:tcBorders>
              <w:top w:val="nil"/>
              <w:left w:val="nil"/>
              <w:bottom w:val="nil"/>
              <w:right w:val="nil"/>
            </w:tcBorders>
            <w:vAlign w:val="center"/>
          </w:tcPr>
          <w:p w14:paraId="6BE881A9"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0.23*</w:t>
            </w:r>
          </w:p>
        </w:tc>
        <w:tc>
          <w:tcPr>
            <w:tcW w:w="0" w:type="auto"/>
            <w:tcBorders>
              <w:top w:val="nil"/>
              <w:left w:val="nil"/>
              <w:bottom w:val="nil"/>
              <w:right w:val="nil"/>
            </w:tcBorders>
          </w:tcPr>
          <w:p w14:paraId="51C324D5"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4668E3B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0.13</w:t>
            </w:r>
          </w:p>
        </w:tc>
        <w:tc>
          <w:tcPr>
            <w:tcW w:w="0" w:type="auto"/>
            <w:tcBorders>
              <w:top w:val="nil"/>
              <w:left w:val="nil"/>
              <w:bottom w:val="nil"/>
              <w:right w:val="nil"/>
            </w:tcBorders>
            <w:vAlign w:val="center"/>
          </w:tcPr>
          <w:p w14:paraId="40F478E9"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236" w:type="dxa"/>
            <w:tcBorders>
              <w:top w:val="nil"/>
              <w:left w:val="nil"/>
              <w:bottom w:val="nil"/>
              <w:right w:val="nil"/>
            </w:tcBorders>
          </w:tcPr>
          <w:p w14:paraId="7DCF5A88"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nil"/>
              <w:right w:val="nil"/>
            </w:tcBorders>
            <w:vAlign w:val="center"/>
          </w:tcPr>
          <w:p w14:paraId="16D11616"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0.03</w:t>
            </w:r>
          </w:p>
        </w:tc>
        <w:tc>
          <w:tcPr>
            <w:tcW w:w="0" w:type="auto"/>
            <w:tcBorders>
              <w:top w:val="nil"/>
              <w:left w:val="nil"/>
              <w:bottom w:val="nil"/>
              <w:right w:val="nil"/>
            </w:tcBorders>
            <w:vAlign w:val="center"/>
          </w:tcPr>
          <w:p w14:paraId="6E48F51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0.07</w:t>
            </w:r>
          </w:p>
        </w:tc>
        <w:tc>
          <w:tcPr>
            <w:tcW w:w="0" w:type="auto"/>
            <w:tcBorders>
              <w:top w:val="nil"/>
              <w:left w:val="nil"/>
              <w:bottom w:val="nil"/>
              <w:right w:val="nil"/>
            </w:tcBorders>
          </w:tcPr>
          <w:p w14:paraId="7FEEC4BF"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05FED47E"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0.40***</w:t>
            </w:r>
          </w:p>
        </w:tc>
        <w:tc>
          <w:tcPr>
            <w:tcW w:w="0" w:type="auto"/>
            <w:tcBorders>
              <w:top w:val="nil"/>
              <w:left w:val="nil"/>
              <w:bottom w:val="nil"/>
              <w:right w:val="nil"/>
            </w:tcBorders>
            <w:vAlign w:val="center"/>
          </w:tcPr>
          <w:p w14:paraId="1C2A980E"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0.13 </w:t>
            </w:r>
            <w:r w:rsidRPr="00D10D26">
              <w:rPr>
                <w:rFonts w:ascii="Times New Roman" w:hAnsi="Times New Roman" w:cs="Times New Roman"/>
                <w:sz w:val="18"/>
                <w:szCs w:val="24"/>
                <w:lang w:val="en-US"/>
              </w:rPr>
              <w:t>•</w:t>
            </w:r>
          </w:p>
        </w:tc>
        <w:tc>
          <w:tcPr>
            <w:tcW w:w="0" w:type="auto"/>
            <w:tcBorders>
              <w:top w:val="nil"/>
              <w:left w:val="nil"/>
              <w:bottom w:val="nil"/>
              <w:right w:val="nil"/>
            </w:tcBorders>
          </w:tcPr>
          <w:p w14:paraId="2917FFFE"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nil"/>
              <w:right w:val="nil"/>
            </w:tcBorders>
            <w:vAlign w:val="center"/>
          </w:tcPr>
          <w:p w14:paraId="18C481E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 xml:space="preserve">0.19 </w:t>
            </w:r>
            <w:r w:rsidRPr="00D10D26">
              <w:rPr>
                <w:rFonts w:ascii="Times New Roman" w:hAnsi="Times New Roman" w:cs="Times New Roman"/>
                <w:sz w:val="18"/>
                <w:szCs w:val="24"/>
                <w:lang w:val="en-US"/>
              </w:rPr>
              <w:t>•</w:t>
            </w:r>
          </w:p>
        </w:tc>
        <w:tc>
          <w:tcPr>
            <w:tcW w:w="0" w:type="auto"/>
            <w:tcBorders>
              <w:top w:val="nil"/>
              <w:left w:val="nil"/>
              <w:bottom w:val="nil"/>
              <w:right w:val="nil"/>
            </w:tcBorders>
            <w:vAlign w:val="center"/>
          </w:tcPr>
          <w:p w14:paraId="45B7369B"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-0.15</w:t>
            </w:r>
          </w:p>
        </w:tc>
      </w:tr>
      <w:tr w:rsidR="00B670D9" w14:paraId="4643C20C" w14:textId="77777777" w:rsidTr="000F0C89">
        <w:tc>
          <w:tcPr>
            <w:tcW w:w="0" w:type="auto"/>
            <w:tcBorders>
              <w:top w:val="nil"/>
              <w:left w:val="nil"/>
              <w:bottom w:val="single" w:sz="18" w:space="0" w:color="auto"/>
              <w:right w:val="nil"/>
            </w:tcBorders>
            <w:vAlign w:val="center"/>
          </w:tcPr>
          <w:p w14:paraId="1C72A6C1" w14:textId="77777777" w:rsidR="00B670D9" w:rsidRDefault="00B670D9" w:rsidP="000F0C89">
            <w:pPr>
              <w:jc w:val="center"/>
              <w:rPr>
                <w:rFonts w:ascii="Times New Roman" w:hAnsi="Times New Roman" w:cs="Times New Roman"/>
                <w:sz w:val="24"/>
                <w:szCs w:val="24"/>
                <w:lang w:val="en-US"/>
              </w:rPr>
            </w:pPr>
            <w:r>
              <w:rPr>
                <w:rFonts w:ascii="Times New Roman" w:hAnsi="Times New Roman" w:cs="Times New Roman"/>
                <w:sz w:val="24"/>
                <w:szCs w:val="24"/>
                <w:lang w:val="en-US"/>
              </w:rPr>
              <w:t>K</w:t>
            </w:r>
          </w:p>
        </w:tc>
        <w:tc>
          <w:tcPr>
            <w:tcW w:w="0" w:type="auto"/>
            <w:tcBorders>
              <w:top w:val="nil"/>
              <w:left w:val="nil"/>
              <w:bottom w:val="single" w:sz="18" w:space="0" w:color="auto"/>
              <w:right w:val="nil"/>
            </w:tcBorders>
            <w:vAlign w:val="center"/>
          </w:tcPr>
          <w:p w14:paraId="7573FD0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single" w:sz="18" w:space="0" w:color="auto"/>
              <w:right w:val="nil"/>
            </w:tcBorders>
            <w:vAlign w:val="center"/>
          </w:tcPr>
          <w:p w14:paraId="7DBEB0E2"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single" w:sz="18" w:space="0" w:color="auto"/>
              <w:right w:val="nil"/>
            </w:tcBorders>
          </w:tcPr>
          <w:p w14:paraId="1794C8E9"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14:paraId="41EC616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0.39**</w:t>
            </w:r>
          </w:p>
        </w:tc>
        <w:tc>
          <w:tcPr>
            <w:tcW w:w="0" w:type="auto"/>
            <w:tcBorders>
              <w:top w:val="nil"/>
              <w:left w:val="nil"/>
              <w:bottom w:val="single" w:sz="18" w:space="0" w:color="auto"/>
              <w:right w:val="nil"/>
            </w:tcBorders>
            <w:vAlign w:val="center"/>
          </w:tcPr>
          <w:p w14:paraId="246135DC"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0.27*</w:t>
            </w:r>
          </w:p>
        </w:tc>
        <w:tc>
          <w:tcPr>
            <w:tcW w:w="0" w:type="auto"/>
            <w:tcBorders>
              <w:top w:val="nil"/>
              <w:left w:val="nil"/>
              <w:bottom w:val="single" w:sz="18" w:space="0" w:color="auto"/>
              <w:right w:val="nil"/>
            </w:tcBorders>
          </w:tcPr>
          <w:p w14:paraId="405C0E6A"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14:paraId="26A1DC04"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-0.18**</w:t>
            </w:r>
          </w:p>
        </w:tc>
        <w:tc>
          <w:tcPr>
            <w:tcW w:w="0" w:type="auto"/>
            <w:tcBorders>
              <w:top w:val="nil"/>
              <w:left w:val="nil"/>
              <w:bottom w:val="single" w:sz="18" w:space="0" w:color="auto"/>
              <w:right w:val="nil"/>
            </w:tcBorders>
            <w:vAlign w:val="center"/>
          </w:tcPr>
          <w:p w14:paraId="2A824153"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-0.37***</w:t>
            </w:r>
          </w:p>
        </w:tc>
        <w:tc>
          <w:tcPr>
            <w:tcW w:w="236" w:type="dxa"/>
            <w:tcBorders>
              <w:top w:val="nil"/>
              <w:left w:val="nil"/>
              <w:bottom w:val="single" w:sz="18" w:space="0" w:color="auto"/>
              <w:right w:val="nil"/>
            </w:tcBorders>
          </w:tcPr>
          <w:p w14:paraId="6210C5A6" w14:textId="77777777" w:rsidR="00B670D9" w:rsidRDefault="00B670D9" w:rsidP="000F0C89">
            <w:pPr>
              <w:tabs>
                <w:tab w:val="decimal" w:pos="586"/>
              </w:tabs>
              <w:rPr>
                <w:rFonts w:ascii="Times New Roman" w:hAnsi="Times New Roman" w:cs="Times New Roman"/>
                <w:sz w:val="24"/>
                <w:szCs w:val="24"/>
                <w:lang w:val="en-US"/>
              </w:rPr>
            </w:pPr>
          </w:p>
        </w:tc>
        <w:tc>
          <w:tcPr>
            <w:tcW w:w="1029" w:type="dxa"/>
            <w:tcBorders>
              <w:top w:val="nil"/>
              <w:left w:val="nil"/>
              <w:bottom w:val="single" w:sz="18" w:space="0" w:color="auto"/>
              <w:right w:val="nil"/>
            </w:tcBorders>
            <w:vAlign w:val="center"/>
          </w:tcPr>
          <w:p w14:paraId="387B497F"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0" w:type="auto"/>
            <w:tcBorders>
              <w:top w:val="nil"/>
              <w:left w:val="nil"/>
              <w:bottom w:val="single" w:sz="18" w:space="0" w:color="auto"/>
              <w:right w:val="nil"/>
            </w:tcBorders>
            <w:vAlign w:val="center"/>
          </w:tcPr>
          <w:p w14:paraId="6CBF5EF5"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0.06</w:t>
            </w:r>
          </w:p>
        </w:tc>
        <w:tc>
          <w:tcPr>
            <w:tcW w:w="0" w:type="auto"/>
            <w:tcBorders>
              <w:top w:val="nil"/>
              <w:left w:val="nil"/>
              <w:bottom w:val="single" w:sz="18" w:space="0" w:color="auto"/>
              <w:right w:val="nil"/>
            </w:tcBorders>
          </w:tcPr>
          <w:p w14:paraId="04AAC455"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14:paraId="263AB6F0"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0.26*</w:t>
            </w:r>
          </w:p>
        </w:tc>
        <w:tc>
          <w:tcPr>
            <w:tcW w:w="0" w:type="auto"/>
            <w:tcBorders>
              <w:top w:val="nil"/>
              <w:left w:val="nil"/>
              <w:bottom w:val="single" w:sz="18" w:space="0" w:color="auto"/>
              <w:right w:val="nil"/>
            </w:tcBorders>
            <w:vAlign w:val="center"/>
          </w:tcPr>
          <w:p w14:paraId="3588E8A9"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0" w:type="auto"/>
            <w:tcBorders>
              <w:top w:val="nil"/>
              <w:left w:val="nil"/>
              <w:bottom w:val="single" w:sz="18" w:space="0" w:color="auto"/>
              <w:right w:val="nil"/>
            </w:tcBorders>
          </w:tcPr>
          <w:p w14:paraId="60525C35" w14:textId="77777777" w:rsidR="00B670D9" w:rsidRDefault="00B670D9" w:rsidP="000F0C89">
            <w:pPr>
              <w:tabs>
                <w:tab w:val="decimal" w:pos="586"/>
              </w:tabs>
              <w:rPr>
                <w:rFonts w:ascii="Times New Roman" w:hAnsi="Times New Roman" w:cs="Times New Roman"/>
                <w:sz w:val="24"/>
                <w:szCs w:val="24"/>
                <w:lang w:val="en-US"/>
              </w:rPr>
            </w:pPr>
          </w:p>
        </w:tc>
        <w:tc>
          <w:tcPr>
            <w:tcW w:w="0" w:type="auto"/>
            <w:tcBorders>
              <w:top w:val="nil"/>
              <w:left w:val="nil"/>
              <w:bottom w:val="single" w:sz="18" w:space="0" w:color="auto"/>
              <w:right w:val="nil"/>
            </w:tcBorders>
            <w:vAlign w:val="center"/>
          </w:tcPr>
          <w:p w14:paraId="52A83BAA"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-0.28***</w:t>
            </w:r>
          </w:p>
        </w:tc>
        <w:tc>
          <w:tcPr>
            <w:tcW w:w="0" w:type="auto"/>
            <w:tcBorders>
              <w:top w:val="nil"/>
              <w:left w:val="nil"/>
              <w:bottom w:val="single" w:sz="18" w:space="0" w:color="auto"/>
              <w:right w:val="nil"/>
            </w:tcBorders>
            <w:vAlign w:val="center"/>
          </w:tcPr>
          <w:p w14:paraId="1B05BD81" w14:textId="77777777" w:rsidR="00B670D9" w:rsidRDefault="00B670D9" w:rsidP="000F0C89">
            <w:pPr>
              <w:tabs>
                <w:tab w:val="decimal" w:pos="586"/>
              </w:tabs>
              <w:rPr>
                <w:rFonts w:ascii="Times New Roman" w:hAnsi="Times New Roman" w:cs="Times New Roman"/>
                <w:sz w:val="24"/>
                <w:szCs w:val="24"/>
                <w:lang w:val="en-US"/>
              </w:rPr>
            </w:pPr>
            <w:r>
              <w:rPr>
                <w:rFonts w:ascii="Times New Roman" w:hAnsi="Times New Roman" w:cs="Times New Roman"/>
                <w:sz w:val="24"/>
                <w:szCs w:val="24"/>
                <w:lang w:val="en-US"/>
              </w:rPr>
              <w:t>-0.73***</w:t>
            </w:r>
          </w:p>
        </w:tc>
      </w:tr>
    </w:tbl>
    <w:p w14:paraId="30782B70" w14:textId="77777777" w:rsidR="00B670D9" w:rsidRPr="00D10D26" w:rsidRDefault="00B670D9" w:rsidP="00B670D9">
      <w:pPr>
        <w:spacing w:line="480" w:lineRule="auto"/>
        <w:rPr>
          <w:rFonts w:ascii="Times New Roman" w:hAnsi="Times New Roman" w:cs="Times New Roman"/>
          <w:sz w:val="20"/>
          <w:szCs w:val="24"/>
          <w:lang w:val="en-US"/>
        </w:rPr>
      </w:pPr>
      <w:r w:rsidRPr="00D10D26">
        <w:rPr>
          <w:rFonts w:ascii="Times New Roman" w:hAnsi="Times New Roman" w:cs="Times New Roman"/>
          <w:sz w:val="20"/>
          <w:szCs w:val="24"/>
          <w:lang w:val="en-US"/>
        </w:rPr>
        <w:t>•</w:t>
      </w:r>
      <w:r>
        <w:rPr>
          <w:rFonts w:ascii="Times New Roman" w:hAnsi="Times New Roman" w:cs="Times New Roman"/>
          <w:sz w:val="20"/>
          <w:szCs w:val="24"/>
          <w:lang w:val="en-US"/>
        </w:rPr>
        <w:t xml:space="preserve"> </w:t>
      </w:r>
      <w:r w:rsidRPr="00D10D26">
        <w:rPr>
          <w:rFonts w:ascii="Times New Roman" w:hAnsi="Times New Roman" w:cs="Times New Roman"/>
          <w:sz w:val="20"/>
          <w:szCs w:val="24"/>
          <w:lang w:val="en-US"/>
        </w:rPr>
        <w:t>p&lt;0.1;* p &lt; 0.05; ** p &lt; 0.01</w:t>
      </w:r>
      <w:r w:rsidRPr="007546B8">
        <w:rPr>
          <w:rFonts w:ascii="Times New Roman" w:hAnsi="Times New Roman" w:cs="Times New Roman"/>
          <w:sz w:val="20"/>
          <w:szCs w:val="24"/>
          <w:lang w:val="en-US"/>
        </w:rPr>
        <w:t>; *** p &lt; 0.001</w:t>
      </w:r>
    </w:p>
    <w:p w14:paraId="0D2742CE" w14:textId="77777777" w:rsidR="00C81381" w:rsidRPr="00F92DEF" w:rsidRDefault="00C81381" w:rsidP="004B229B">
      <w:pPr>
        <w:rPr>
          <w:rFonts w:ascii="Times New Roman" w:hAnsi="Times New Roman" w:cs="Times New Roman"/>
          <w:sz w:val="24"/>
          <w:szCs w:val="24"/>
        </w:rPr>
      </w:pPr>
    </w:p>
    <w:sectPr w:rsidR="00C81381" w:rsidRPr="00F92DEF" w:rsidSect="00B670D9">
      <w:pgSz w:w="16838" w:h="11906" w:orient="landscape"/>
      <w:pgMar w:top="1701" w:right="1417" w:bottom="1701"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an Ehrlén" w:date="2016-01-18T09:32:00Z" w:initials="JE">
    <w:p w14:paraId="4652C5E3" w14:textId="77777777" w:rsidR="00EF47B6" w:rsidRDefault="00EF47B6">
      <w:pPr>
        <w:pStyle w:val="CommentText"/>
      </w:pPr>
      <w:r>
        <w:rPr>
          <w:rStyle w:val="CommentReference"/>
        </w:rPr>
        <w:annotationRef/>
      </w:r>
      <w:r>
        <w:t xml:space="preserve">I </w:t>
      </w:r>
      <w:proofErr w:type="spellStart"/>
      <w:r>
        <w:t>think</w:t>
      </w:r>
      <w:proofErr w:type="spellEnd"/>
      <w:r>
        <w:t xml:space="preserve"> </w:t>
      </w:r>
      <w:proofErr w:type="spellStart"/>
      <w:r>
        <w:t>that</w:t>
      </w:r>
      <w:proofErr w:type="spellEnd"/>
      <w:r>
        <w:t xml:space="preserve"> </w:t>
      </w:r>
      <w:proofErr w:type="spellStart"/>
      <w:r>
        <w:t>it</w:t>
      </w:r>
      <w:proofErr w:type="spellEnd"/>
      <w:r>
        <w:t xml:space="preserve"> </w:t>
      </w:r>
      <w:proofErr w:type="spellStart"/>
      <w:r>
        <w:t>would</w:t>
      </w:r>
      <w:proofErr w:type="spellEnd"/>
      <w:r>
        <w:t xml:space="preserve"> be </w:t>
      </w:r>
      <w:proofErr w:type="spellStart"/>
      <w:r>
        <w:t>better</w:t>
      </w:r>
      <w:proofErr w:type="spellEnd"/>
      <w:r>
        <w:t xml:space="preserve"> to </w:t>
      </w:r>
      <w:proofErr w:type="spellStart"/>
      <w:r>
        <w:t>give</w:t>
      </w:r>
      <w:proofErr w:type="spellEnd"/>
      <w:r>
        <w:t xml:space="preserve"> </w:t>
      </w:r>
      <w:proofErr w:type="spellStart"/>
      <w:r>
        <w:t>them</w:t>
      </w:r>
      <w:proofErr w:type="spellEnd"/>
      <w:r>
        <w:t xml:space="preserve"> </w:t>
      </w:r>
      <w:proofErr w:type="spellStart"/>
      <w:r>
        <w:t>approximate</w:t>
      </w:r>
      <w:proofErr w:type="spellEnd"/>
      <w:r>
        <w:t xml:space="preserve"> </w:t>
      </w:r>
      <w:proofErr w:type="spellStart"/>
      <w:r>
        <w:t>coordinates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map</w:t>
      </w:r>
      <w:proofErr w:type="spellEnd"/>
      <w:r>
        <w:t xml:space="preserve">, and </w:t>
      </w:r>
      <w:proofErr w:type="spellStart"/>
      <w:r>
        <w:t>that</w:t>
      </w:r>
      <w:proofErr w:type="spellEnd"/>
      <w:r>
        <w:t xml:space="preserve"> </w:t>
      </w:r>
      <w:proofErr w:type="spellStart"/>
      <w:r>
        <w:t>they</w:t>
      </w:r>
      <w:proofErr w:type="spellEnd"/>
      <w:r>
        <w:t xml:space="preserve"> </w:t>
      </w:r>
      <w:proofErr w:type="spellStart"/>
      <w:r>
        <w:t>have</w:t>
      </w:r>
      <w:proofErr w:type="spellEnd"/>
      <w:r>
        <w:t xml:space="preserve"> </w:t>
      </w:r>
      <w:proofErr w:type="spellStart"/>
      <w:r>
        <w:t>names</w:t>
      </w:r>
      <w:proofErr w:type="spellEnd"/>
      <w:r>
        <w:t xml:space="preserve"> </w:t>
      </w:r>
      <w:proofErr w:type="spellStart"/>
      <w:r>
        <w:t>that</w:t>
      </w:r>
      <w:proofErr w:type="spellEnd"/>
      <w:r>
        <w:t xml:space="preserve"> </w:t>
      </w:r>
      <w:proofErr w:type="spellStart"/>
      <w:r>
        <w:t>distinguish</w:t>
      </w:r>
      <w:proofErr w:type="spellEnd"/>
      <w:r>
        <w:t xml:space="preserve"> </w:t>
      </w:r>
      <w:proofErr w:type="spellStart"/>
      <w:r>
        <w:t>them</w:t>
      </w:r>
      <w:proofErr w:type="spellEnd"/>
      <w:r>
        <w:t xml:space="preserve"> as </w:t>
      </w:r>
      <w:proofErr w:type="spellStart"/>
      <w:r>
        <w:t>two</w:t>
      </w:r>
      <w:proofErr w:type="spellEnd"/>
      <w:r>
        <w:t xml:space="preserve"> </w:t>
      </w:r>
      <w:proofErr w:type="spellStart"/>
      <w:r>
        <w:t>populations</w:t>
      </w:r>
      <w:proofErr w:type="spellEnd"/>
      <w:r>
        <w:t>.</w:t>
      </w:r>
    </w:p>
  </w:comment>
  <w:comment w:id="8" w:author="Johan Ehrlén" w:date="2016-01-18T09:35:00Z" w:initials="JE">
    <w:p w14:paraId="707E6DF4" w14:textId="77777777" w:rsidR="00EF47B6" w:rsidRDefault="00EF47B6">
      <w:pPr>
        <w:pStyle w:val="CommentText"/>
      </w:pPr>
      <w:r>
        <w:rPr>
          <w:rStyle w:val="CommentReference"/>
        </w:rPr>
        <w:annotationRef/>
      </w:r>
      <w:r>
        <w:t xml:space="preserve">I realice </w:t>
      </w:r>
      <w:proofErr w:type="spellStart"/>
      <w:r>
        <w:t>that</w:t>
      </w:r>
      <w:proofErr w:type="spellEnd"/>
      <w:r>
        <w:t xml:space="preserve"> </w:t>
      </w:r>
      <w:proofErr w:type="spellStart"/>
      <w:r>
        <w:t>gradients</w:t>
      </w:r>
      <w:proofErr w:type="spellEnd"/>
      <w:r>
        <w:t xml:space="preserve"> are </w:t>
      </w:r>
      <w:proofErr w:type="spellStart"/>
      <w:r>
        <w:t>not</w:t>
      </w:r>
      <w:proofErr w:type="spellEnd"/>
      <w:r>
        <w:t xml:space="preserve"> </w:t>
      </w:r>
      <w:proofErr w:type="spellStart"/>
      <w:r>
        <w:t>always</w:t>
      </w:r>
      <w:proofErr w:type="spellEnd"/>
      <w:r>
        <w:t xml:space="preserve"> </w:t>
      </w:r>
      <w:proofErr w:type="spellStart"/>
      <w:r>
        <w:t>negative</w:t>
      </w:r>
      <w:proofErr w:type="spellEnd"/>
      <w:r>
        <w:t xml:space="preserve"> </w:t>
      </w:r>
      <w:proofErr w:type="spellStart"/>
      <w:r>
        <w:t>when</w:t>
      </w:r>
      <w:proofErr w:type="spellEnd"/>
      <w:r>
        <w:t xml:space="preserve"> </w:t>
      </w:r>
      <w:proofErr w:type="spellStart"/>
      <w:r>
        <w:t>the</w:t>
      </w:r>
      <w:proofErr w:type="spellEnd"/>
      <w:r>
        <w:t xml:space="preserve"> </w:t>
      </w:r>
      <w:proofErr w:type="spellStart"/>
      <w:r>
        <w:t>predator</w:t>
      </w:r>
      <w:proofErr w:type="spellEnd"/>
      <w:r>
        <w:t xml:space="preserve"> </w:t>
      </w:r>
      <w:proofErr w:type="spellStart"/>
      <w:r>
        <w:t>is</w:t>
      </w:r>
      <w:proofErr w:type="spellEnd"/>
      <w:r>
        <w:t xml:space="preserve"> </w:t>
      </w:r>
      <w:proofErr w:type="spellStart"/>
      <w:r>
        <w:t>present</w:t>
      </w:r>
      <w:proofErr w:type="spellEnd"/>
      <w:r>
        <w:t xml:space="preserve">. </w:t>
      </w:r>
      <w:proofErr w:type="spellStart"/>
      <w:r>
        <w:t>We</w:t>
      </w:r>
      <w:proofErr w:type="spellEnd"/>
      <w:r>
        <w:t xml:space="preserve"> </w:t>
      </w:r>
      <w:proofErr w:type="spellStart"/>
      <w:r>
        <w:t>need</w:t>
      </w:r>
      <w:proofErr w:type="spellEnd"/>
      <w:r>
        <w:t xml:space="preserve"> to </w:t>
      </w:r>
      <w:proofErr w:type="spellStart"/>
      <w:r>
        <w:t>change</w:t>
      </w:r>
      <w:proofErr w:type="spellEnd"/>
      <w:r>
        <w:t xml:space="preserve"> </w:t>
      </w:r>
      <w:proofErr w:type="spellStart"/>
      <w:r>
        <w:t>what</w:t>
      </w:r>
      <w:proofErr w:type="spellEnd"/>
      <w:r>
        <w:t xml:space="preserve"> I </w:t>
      </w:r>
      <w:proofErr w:type="spellStart"/>
      <w:r>
        <w:t>wrote</w:t>
      </w:r>
      <w:proofErr w:type="spellEnd"/>
      <w:r>
        <w:t xml:space="preserve"> in </w:t>
      </w:r>
      <w:proofErr w:type="spellStart"/>
      <w:r>
        <w:t>some</w:t>
      </w:r>
      <w:proofErr w:type="spellEnd"/>
      <w:r>
        <w:t xml:space="preserve"> places in </w:t>
      </w:r>
      <w:proofErr w:type="spellStart"/>
      <w:r>
        <w:t>the</w:t>
      </w:r>
      <w:proofErr w:type="spellEnd"/>
      <w:r>
        <w:t xml:space="preserve"> </w:t>
      </w:r>
      <w:proofErr w:type="spellStart"/>
      <w:r>
        <w:t>letter</w:t>
      </w:r>
      <w:proofErr w:type="spellEnd"/>
      <w:r>
        <w:t xml:space="preserve"> and </w:t>
      </w:r>
      <w:proofErr w:type="spellStart"/>
      <w:r>
        <w:t>the</w:t>
      </w:r>
      <w:proofErr w:type="spellEnd"/>
      <w:r>
        <w:t xml:space="preserve"> </w:t>
      </w:r>
      <w:proofErr w:type="spellStart"/>
      <w:r>
        <w:t>manuscript</w:t>
      </w:r>
      <w:proofErr w:type="spellEnd"/>
      <w:r>
        <w:t xml:space="preserve"> to </w:t>
      </w:r>
      <w:proofErr w:type="spellStart"/>
      <w:r>
        <w:t>make</w:t>
      </w:r>
      <w:proofErr w:type="spellEnd"/>
      <w:r>
        <w:t xml:space="preserve"> </w:t>
      </w:r>
      <w:proofErr w:type="spellStart"/>
      <w:r>
        <w:t>it</w:t>
      </w:r>
      <w:proofErr w:type="spellEnd"/>
      <w:r>
        <w:t xml:space="preserve"> </w:t>
      </w:r>
      <w:proofErr w:type="spellStart"/>
      <w:r>
        <w:t>correct</w:t>
      </w:r>
      <w:proofErr w:type="spellEnd"/>
      <w:r>
        <w:t>.</w:t>
      </w:r>
    </w:p>
  </w:comment>
  <w:comment w:id="9" w:author="Johan Ehrlén" w:date="2016-01-18T09:38:00Z" w:initials="JE">
    <w:p w14:paraId="3D4D1756" w14:textId="77777777" w:rsidR="00EF47B6" w:rsidRDefault="00EF47B6">
      <w:pPr>
        <w:pStyle w:val="CommentText"/>
      </w:pPr>
      <w:r>
        <w:rPr>
          <w:rStyle w:val="CommentReference"/>
        </w:rPr>
        <w:annotationRef/>
      </w:r>
      <w:proofErr w:type="spellStart"/>
      <w:r>
        <w:t>Perhaps</w:t>
      </w:r>
      <w:proofErr w:type="spellEnd"/>
      <w:r>
        <w:t xml:space="preserve"> </w:t>
      </w:r>
      <w:proofErr w:type="spellStart"/>
      <w:r>
        <w:t>we</w:t>
      </w:r>
      <w:proofErr w:type="spellEnd"/>
      <w:r>
        <w:t xml:space="preserve"> can </w:t>
      </w:r>
      <w:proofErr w:type="spellStart"/>
      <w:r>
        <w:t>omit</w:t>
      </w:r>
      <w:proofErr w:type="spellEnd"/>
      <w:r>
        <w:t xml:space="preserve"> </w:t>
      </w:r>
      <w:proofErr w:type="spellStart"/>
      <w:r>
        <w:t>these</w:t>
      </w:r>
      <w:proofErr w:type="spellEnd"/>
      <w:r>
        <w:t xml:space="preserve"> as </w:t>
      </w:r>
      <w:proofErr w:type="spellStart"/>
      <w:r>
        <w:t>they</w:t>
      </w:r>
      <w:proofErr w:type="spellEnd"/>
      <w:r>
        <w:t xml:space="preserve"> </w:t>
      </w:r>
      <w:proofErr w:type="spellStart"/>
      <w:r>
        <w:t>did</w:t>
      </w:r>
      <w:proofErr w:type="spellEnd"/>
      <w:r>
        <w:t xml:space="preserve"> </w:t>
      </w:r>
      <w:proofErr w:type="spellStart"/>
      <w:r>
        <w:t>not</w:t>
      </w:r>
      <w:proofErr w:type="spellEnd"/>
      <w:r>
        <w:t xml:space="preserve"> </w:t>
      </w:r>
      <w:proofErr w:type="spellStart"/>
      <w:r>
        <w:t>differ</w:t>
      </w:r>
      <w:proofErr w:type="spellEnd"/>
      <w:r>
        <w:t>.</w:t>
      </w:r>
    </w:p>
  </w:comment>
  <w:comment w:id="10" w:author="Johan Ehrlén" w:date="2016-01-18T09:39:00Z" w:initials="JE">
    <w:p w14:paraId="51851515" w14:textId="77777777" w:rsidR="00EF47B6" w:rsidRDefault="00EF47B6">
      <w:pPr>
        <w:pStyle w:val="CommentText"/>
      </w:pPr>
      <w:r>
        <w:rPr>
          <w:rStyle w:val="CommentReference"/>
        </w:rPr>
        <w:annotationRef/>
      </w:r>
      <w:proofErr w:type="spellStart"/>
      <w:r>
        <w:t>Either</w:t>
      </w:r>
      <w:proofErr w:type="spellEnd"/>
      <w:r>
        <w:t xml:space="preserve"> omito r </w:t>
      </w:r>
      <w:proofErr w:type="spellStart"/>
      <w:r>
        <w:t>say</w:t>
      </w:r>
      <w:proofErr w:type="spellEnd"/>
      <w:r>
        <w:t xml:space="preserve"> </w:t>
      </w:r>
      <w:proofErr w:type="spellStart"/>
      <w:r>
        <w:t>that</w:t>
      </w:r>
      <w:proofErr w:type="spellEnd"/>
      <w:r>
        <w:t xml:space="preserve"> </w:t>
      </w:r>
      <w:proofErr w:type="spellStart"/>
      <w:r>
        <w:t>populations</w:t>
      </w:r>
      <w:proofErr w:type="spellEnd"/>
      <w:r>
        <w:t xml:space="preserve"> are </w:t>
      </w:r>
      <w:proofErr w:type="spellStart"/>
      <w:r>
        <w:t>shown</w:t>
      </w:r>
      <w:proofErr w:type="spellEnd"/>
      <w:r>
        <w:t xml:space="preserve"> in </w:t>
      </w:r>
      <w:proofErr w:type="spellStart"/>
      <w:r>
        <w:t>diffwerent</w:t>
      </w:r>
      <w:proofErr w:type="spellEnd"/>
      <w:r>
        <w:t xml:space="preserve"> </w:t>
      </w:r>
      <w:proofErr w:type="spellStart"/>
      <w:r>
        <w:t>colors</w:t>
      </w:r>
      <w:proofErr w:type="spellEnd"/>
      <w:r>
        <w:t>.</w:t>
      </w:r>
    </w:p>
  </w:comment>
  <w:comment w:id="11" w:author="Johan Ehrlén" w:date="2016-01-18T09:40:00Z" w:initials="JE">
    <w:p w14:paraId="7986B478" w14:textId="77777777" w:rsidR="00EF47B6" w:rsidRDefault="00EF47B6">
      <w:pPr>
        <w:pStyle w:val="CommentText"/>
      </w:pPr>
      <w:r>
        <w:rPr>
          <w:rStyle w:val="CommentReference"/>
        </w:rPr>
        <w:annotationRef/>
      </w:r>
      <w:r>
        <w:t xml:space="preserve">I </w:t>
      </w:r>
      <w:proofErr w:type="spellStart"/>
      <w:r>
        <w:t>would</w:t>
      </w:r>
      <w:proofErr w:type="spellEnd"/>
      <w:r>
        <w:t xml:space="preserve"> </w:t>
      </w:r>
      <w:proofErr w:type="spellStart"/>
      <w:r>
        <w:t>remove</w:t>
      </w:r>
      <w:proofErr w:type="spellEnd"/>
      <w:r>
        <w:t xml:space="preserve"> </w:t>
      </w:r>
      <w:proofErr w:type="spellStart"/>
      <w:r>
        <w:t>this</w:t>
      </w:r>
      <w:proofErr w:type="spellEnd"/>
      <w:r>
        <w:t xml:space="preserve"> figure.</w:t>
      </w:r>
    </w:p>
  </w:comment>
  <w:comment w:id="12" w:author="Johan Ehrlén" w:date="2016-01-18T09:40:00Z" w:initials="JE">
    <w:p w14:paraId="3FC66ABC" w14:textId="77777777" w:rsidR="00EF47B6" w:rsidRDefault="00EF47B6">
      <w:pPr>
        <w:pStyle w:val="CommentText"/>
      </w:pPr>
      <w:r>
        <w:rPr>
          <w:rStyle w:val="CommentReference"/>
        </w:rPr>
        <w:annotationRef/>
      </w:r>
      <w:r>
        <w:t xml:space="preserve">I </w:t>
      </w:r>
      <w:proofErr w:type="spellStart"/>
      <w:r>
        <w:t>would</w:t>
      </w:r>
      <w:proofErr w:type="spellEnd"/>
      <w:r>
        <w:t xml:space="preserve"> </w:t>
      </w:r>
      <w:proofErr w:type="spellStart"/>
      <w:r>
        <w:t>remove</w:t>
      </w:r>
      <w:proofErr w:type="spellEnd"/>
      <w:r>
        <w:t xml:space="preserve"> </w:t>
      </w:r>
      <w:proofErr w:type="spellStart"/>
      <w:r>
        <w:t>also</w:t>
      </w:r>
      <w:proofErr w:type="spellEnd"/>
      <w:r>
        <w:t xml:space="preserve"> </w:t>
      </w:r>
      <w:proofErr w:type="spellStart"/>
      <w:r>
        <w:t>this</w:t>
      </w:r>
      <w:proofErr w:type="spellEnd"/>
      <w:r>
        <w:t xml:space="preserve"> figure.</w:t>
      </w:r>
    </w:p>
  </w:comment>
  <w:comment w:id="13" w:author="Johan Ehrlén" w:date="2016-01-18T09:41:00Z" w:initials="JE">
    <w:p w14:paraId="39F993FA" w14:textId="77777777" w:rsidR="00EF47B6" w:rsidRDefault="00EF47B6">
      <w:pPr>
        <w:pStyle w:val="CommentText"/>
      </w:pPr>
      <w:r>
        <w:rPr>
          <w:rStyle w:val="CommentReference"/>
        </w:rPr>
        <w:annotationRef/>
      </w:r>
      <w:proofErr w:type="spellStart"/>
      <w:r>
        <w:t>Would</w:t>
      </w:r>
      <w:proofErr w:type="spellEnd"/>
      <w:r>
        <w:t xml:space="preserve"> </w:t>
      </w:r>
      <w:proofErr w:type="spellStart"/>
      <w:r>
        <w:t>merge</w:t>
      </w:r>
      <w:proofErr w:type="spellEnd"/>
      <w:r>
        <w:t xml:space="preserve"> </w:t>
      </w:r>
      <w:proofErr w:type="spellStart"/>
      <w:r>
        <w:t>these</w:t>
      </w:r>
      <w:proofErr w:type="spellEnd"/>
      <w:r>
        <w:t xml:space="preserve"> </w:t>
      </w:r>
      <w:proofErr w:type="spellStart"/>
      <w:r>
        <w:t>two</w:t>
      </w:r>
      <w:proofErr w:type="spellEnd"/>
      <w:r>
        <w:t xml:space="preserve"> </w:t>
      </w:r>
      <w:proofErr w:type="spellStart"/>
      <w:r>
        <w:t>into</w:t>
      </w:r>
      <w:proofErr w:type="spellEnd"/>
      <w:r>
        <w:t xml:space="preserve"> </w:t>
      </w:r>
      <w:proofErr w:type="spellStart"/>
      <w:r>
        <w:t>one</w:t>
      </w:r>
      <w:proofErr w:type="spellEnd"/>
      <w:r>
        <w:t xml:space="preserve"> </w:t>
      </w:r>
      <w:proofErr w:type="spellStart"/>
      <w:r>
        <w:t>table</w:t>
      </w:r>
      <w:proofErr w:type="spellEnd"/>
      <w:r>
        <w:t xml:space="preserve"> </w:t>
      </w:r>
      <w:proofErr w:type="spellStart"/>
      <w:r>
        <w:t>with</w:t>
      </w:r>
      <w:proofErr w:type="spellEnd"/>
      <w:r>
        <w:t xml:space="preserve"> A and B </w:t>
      </w:r>
      <w:proofErr w:type="spellStart"/>
      <w:r>
        <w:t>parts</w:t>
      </w:r>
      <w:proofErr w:type="spellEnd"/>
      <w:r>
        <w:t>.</w:t>
      </w:r>
    </w:p>
  </w:comment>
  <w:comment w:id="14" w:author="Johan Ehrlén" w:date="2016-01-18T09:42:00Z" w:initials="JE">
    <w:p w14:paraId="36AEA3F4" w14:textId="77777777" w:rsidR="00EF47B6" w:rsidRDefault="00EF47B6">
      <w:pPr>
        <w:pStyle w:val="CommentText"/>
      </w:pPr>
      <w:r>
        <w:rPr>
          <w:rStyle w:val="CommentReference"/>
        </w:rPr>
        <w:annotationRef/>
      </w:r>
      <w:r>
        <w:t xml:space="preserve">I </w:t>
      </w:r>
      <w:proofErr w:type="spellStart"/>
      <w:r>
        <w:t>would</w:t>
      </w:r>
      <w:proofErr w:type="spellEnd"/>
      <w:r>
        <w:t xml:space="preserve"> </w:t>
      </w:r>
      <w:proofErr w:type="spellStart"/>
      <w:r>
        <w:t>say</w:t>
      </w:r>
      <w:proofErr w:type="spellEnd"/>
      <w:r>
        <w:t xml:space="preserve"> </w:t>
      </w:r>
      <w:proofErr w:type="spellStart"/>
      <w:r>
        <w:t>this</w:t>
      </w:r>
      <w:proofErr w:type="spellEnd"/>
      <w:r>
        <w:t xml:space="preserve"> </w:t>
      </w:r>
      <w:proofErr w:type="spellStart"/>
      <w:r>
        <w:t>is</w:t>
      </w:r>
      <w:proofErr w:type="spellEnd"/>
      <w:r>
        <w:t xml:space="preserve"> a figure.</w:t>
      </w:r>
    </w:p>
  </w:comment>
  <w:comment w:id="15" w:author="Johan Ehrlén" w:date="2016-01-18T09:43:00Z" w:initials="JE">
    <w:p w14:paraId="64D4A214" w14:textId="77777777" w:rsidR="00E11A06" w:rsidRDefault="00E11A06">
      <w:pPr>
        <w:pStyle w:val="CommentText"/>
      </w:pPr>
      <w:r>
        <w:rPr>
          <w:rStyle w:val="CommentReference"/>
        </w:rPr>
        <w:annotationRef/>
      </w:r>
      <w:r>
        <w:t>Figure</w:t>
      </w:r>
      <w:bookmarkStart w:id="16" w:name="_GoBack"/>
      <w:bookmarkEnd w:id="16"/>
    </w:p>
  </w:comment>
  <w:comment w:id="17" w:author="Johan Ehrlén" w:date="2016-01-18T09:42:00Z" w:initials="JE">
    <w:p w14:paraId="4C5ABC52" w14:textId="77777777" w:rsidR="00E11A06" w:rsidRDefault="00E11A06">
      <w:pPr>
        <w:pStyle w:val="CommentText"/>
      </w:pPr>
      <w:r>
        <w:rPr>
          <w:rStyle w:val="CommentReference"/>
        </w:rPr>
        <w:annotationRef/>
      </w:r>
      <w:proofErr w:type="spellStart"/>
      <w:r>
        <w:t>Is</w:t>
      </w:r>
      <w:proofErr w:type="spellEnd"/>
      <w:r>
        <w:t xml:space="preserve"> nota ll </w:t>
      </w:r>
      <w:proofErr w:type="spellStart"/>
      <w:r>
        <w:t>this</w:t>
      </w:r>
      <w:proofErr w:type="spellEnd"/>
      <w:r>
        <w:t xml:space="preserve"> </w:t>
      </w:r>
      <w:proofErr w:type="spellStart"/>
      <w:r>
        <w:t>info</w:t>
      </w:r>
      <w:proofErr w:type="spellEnd"/>
      <w:r>
        <w:t xml:space="preserve"> </w:t>
      </w:r>
      <w:proofErr w:type="spellStart"/>
      <w:r>
        <w:t>available</w:t>
      </w:r>
      <w:proofErr w:type="spellEnd"/>
      <w:r>
        <w:t xml:space="preserve"> in </w:t>
      </w:r>
      <w:proofErr w:type="spellStart"/>
      <w:r>
        <w:t>the</w:t>
      </w:r>
      <w:proofErr w:type="spellEnd"/>
      <w:r>
        <w:t xml:space="preserve"> </w:t>
      </w:r>
      <w:proofErr w:type="spellStart"/>
      <w:r>
        <w:t>graphs</w:t>
      </w:r>
      <w:proofErr w:type="spellEnd"/>
      <w:r>
        <w:t xml:space="preserve"> </w:t>
      </w:r>
      <w:proofErr w:type="spellStart"/>
      <w:r>
        <w:t>above</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52C5E3" w15:done="0"/>
  <w15:commentEx w15:paraId="707E6DF4" w15:done="0"/>
  <w15:commentEx w15:paraId="3D4D1756" w15:done="0"/>
  <w15:commentEx w15:paraId="51851515" w15:done="0"/>
  <w15:commentEx w15:paraId="7986B478" w15:done="0"/>
  <w15:commentEx w15:paraId="3FC66ABC" w15:done="0"/>
  <w15:commentEx w15:paraId="39F993FA" w15:done="0"/>
  <w15:commentEx w15:paraId="36AEA3F4" w15:done="0"/>
  <w15:commentEx w15:paraId="64D4A214" w15:done="0"/>
  <w15:commentEx w15:paraId="4C5ABC5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919"/>
    <w:rsid w:val="000001EA"/>
    <w:rsid w:val="00000482"/>
    <w:rsid w:val="00000CC2"/>
    <w:rsid w:val="00003B8D"/>
    <w:rsid w:val="000041EE"/>
    <w:rsid w:val="00004DB8"/>
    <w:rsid w:val="00007086"/>
    <w:rsid w:val="00007C4A"/>
    <w:rsid w:val="00011E75"/>
    <w:rsid w:val="000122B1"/>
    <w:rsid w:val="00014AB6"/>
    <w:rsid w:val="00014B51"/>
    <w:rsid w:val="00014BB2"/>
    <w:rsid w:val="0001677F"/>
    <w:rsid w:val="00016932"/>
    <w:rsid w:val="0001755D"/>
    <w:rsid w:val="00020537"/>
    <w:rsid w:val="00020EB1"/>
    <w:rsid w:val="000214D3"/>
    <w:rsid w:val="00021508"/>
    <w:rsid w:val="00021A81"/>
    <w:rsid w:val="00021E51"/>
    <w:rsid w:val="000236DA"/>
    <w:rsid w:val="000236E0"/>
    <w:rsid w:val="00025017"/>
    <w:rsid w:val="000256A2"/>
    <w:rsid w:val="00025D1F"/>
    <w:rsid w:val="00025F9F"/>
    <w:rsid w:val="000264C0"/>
    <w:rsid w:val="00026AFD"/>
    <w:rsid w:val="00027237"/>
    <w:rsid w:val="00030DB6"/>
    <w:rsid w:val="00032321"/>
    <w:rsid w:val="000337AC"/>
    <w:rsid w:val="000337EA"/>
    <w:rsid w:val="00033BD1"/>
    <w:rsid w:val="00034313"/>
    <w:rsid w:val="00034B5F"/>
    <w:rsid w:val="000350B8"/>
    <w:rsid w:val="00036BB1"/>
    <w:rsid w:val="000406A7"/>
    <w:rsid w:val="0004313B"/>
    <w:rsid w:val="0004498B"/>
    <w:rsid w:val="000452FD"/>
    <w:rsid w:val="000458E1"/>
    <w:rsid w:val="000508B9"/>
    <w:rsid w:val="00053406"/>
    <w:rsid w:val="0005422C"/>
    <w:rsid w:val="000558CA"/>
    <w:rsid w:val="00057175"/>
    <w:rsid w:val="00060224"/>
    <w:rsid w:val="00060F45"/>
    <w:rsid w:val="00060F7A"/>
    <w:rsid w:val="00061A61"/>
    <w:rsid w:val="00061E15"/>
    <w:rsid w:val="000623BF"/>
    <w:rsid w:val="00063877"/>
    <w:rsid w:val="00064995"/>
    <w:rsid w:val="00067CD0"/>
    <w:rsid w:val="000703D4"/>
    <w:rsid w:val="00070635"/>
    <w:rsid w:val="000709D3"/>
    <w:rsid w:val="000718A1"/>
    <w:rsid w:val="00072E36"/>
    <w:rsid w:val="00074B40"/>
    <w:rsid w:val="00075634"/>
    <w:rsid w:val="00082030"/>
    <w:rsid w:val="00082946"/>
    <w:rsid w:val="00083D3B"/>
    <w:rsid w:val="0008572E"/>
    <w:rsid w:val="00085873"/>
    <w:rsid w:val="00085CF3"/>
    <w:rsid w:val="000862F6"/>
    <w:rsid w:val="00087501"/>
    <w:rsid w:val="00090E89"/>
    <w:rsid w:val="0009215C"/>
    <w:rsid w:val="0009245F"/>
    <w:rsid w:val="000932CC"/>
    <w:rsid w:val="0009493D"/>
    <w:rsid w:val="0009550E"/>
    <w:rsid w:val="00095C63"/>
    <w:rsid w:val="00096F30"/>
    <w:rsid w:val="000A0FE8"/>
    <w:rsid w:val="000A46A8"/>
    <w:rsid w:val="000A53C8"/>
    <w:rsid w:val="000A5ACC"/>
    <w:rsid w:val="000A6063"/>
    <w:rsid w:val="000A6247"/>
    <w:rsid w:val="000A6486"/>
    <w:rsid w:val="000A6D7B"/>
    <w:rsid w:val="000A7382"/>
    <w:rsid w:val="000B0C93"/>
    <w:rsid w:val="000B1C90"/>
    <w:rsid w:val="000B2307"/>
    <w:rsid w:val="000B2B26"/>
    <w:rsid w:val="000B4F2E"/>
    <w:rsid w:val="000B4FBA"/>
    <w:rsid w:val="000B569D"/>
    <w:rsid w:val="000B7718"/>
    <w:rsid w:val="000C08E2"/>
    <w:rsid w:val="000C134F"/>
    <w:rsid w:val="000C29F6"/>
    <w:rsid w:val="000C4656"/>
    <w:rsid w:val="000C57DF"/>
    <w:rsid w:val="000C5A26"/>
    <w:rsid w:val="000D23CD"/>
    <w:rsid w:val="000D3B7A"/>
    <w:rsid w:val="000D51C8"/>
    <w:rsid w:val="000D5AAD"/>
    <w:rsid w:val="000D7EA6"/>
    <w:rsid w:val="000E15BF"/>
    <w:rsid w:val="000E2ED7"/>
    <w:rsid w:val="000E75AB"/>
    <w:rsid w:val="000E7CAA"/>
    <w:rsid w:val="000F0C89"/>
    <w:rsid w:val="000F11C8"/>
    <w:rsid w:val="000F2492"/>
    <w:rsid w:val="000F26B3"/>
    <w:rsid w:val="000F291D"/>
    <w:rsid w:val="000F2A84"/>
    <w:rsid w:val="000F4B2C"/>
    <w:rsid w:val="000F4F90"/>
    <w:rsid w:val="000F4FC5"/>
    <w:rsid w:val="000F6EBE"/>
    <w:rsid w:val="000F741A"/>
    <w:rsid w:val="000F7663"/>
    <w:rsid w:val="00100883"/>
    <w:rsid w:val="001014E9"/>
    <w:rsid w:val="00105648"/>
    <w:rsid w:val="00105A54"/>
    <w:rsid w:val="0010686C"/>
    <w:rsid w:val="001073B4"/>
    <w:rsid w:val="0010786E"/>
    <w:rsid w:val="0011324B"/>
    <w:rsid w:val="00114365"/>
    <w:rsid w:val="001143FA"/>
    <w:rsid w:val="00114945"/>
    <w:rsid w:val="00115E3D"/>
    <w:rsid w:val="00117686"/>
    <w:rsid w:val="00117698"/>
    <w:rsid w:val="00117860"/>
    <w:rsid w:val="00120720"/>
    <w:rsid w:val="00121408"/>
    <w:rsid w:val="00121EFA"/>
    <w:rsid w:val="001226E5"/>
    <w:rsid w:val="00127670"/>
    <w:rsid w:val="00127830"/>
    <w:rsid w:val="00127DB7"/>
    <w:rsid w:val="00130637"/>
    <w:rsid w:val="00131222"/>
    <w:rsid w:val="00132B8B"/>
    <w:rsid w:val="0013415B"/>
    <w:rsid w:val="00134E9E"/>
    <w:rsid w:val="001355BA"/>
    <w:rsid w:val="00140372"/>
    <w:rsid w:val="00141E11"/>
    <w:rsid w:val="00141F4C"/>
    <w:rsid w:val="00142657"/>
    <w:rsid w:val="00142BE8"/>
    <w:rsid w:val="00144594"/>
    <w:rsid w:val="001459EE"/>
    <w:rsid w:val="00145DB5"/>
    <w:rsid w:val="00146B65"/>
    <w:rsid w:val="00146DBE"/>
    <w:rsid w:val="00147777"/>
    <w:rsid w:val="00150575"/>
    <w:rsid w:val="00150E60"/>
    <w:rsid w:val="00152008"/>
    <w:rsid w:val="00152546"/>
    <w:rsid w:val="001525F4"/>
    <w:rsid w:val="00154BBE"/>
    <w:rsid w:val="001550C7"/>
    <w:rsid w:val="00155620"/>
    <w:rsid w:val="00155760"/>
    <w:rsid w:val="00155E36"/>
    <w:rsid w:val="001563DE"/>
    <w:rsid w:val="001568BC"/>
    <w:rsid w:val="00160FCE"/>
    <w:rsid w:val="00161650"/>
    <w:rsid w:val="001624BF"/>
    <w:rsid w:val="00163C41"/>
    <w:rsid w:val="001644D1"/>
    <w:rsid w:val="001656AF"/>
    <w:rsid w:val="00167591"/>
    <w:rsid w:val="00167EA5"/>
    <w:rsid w:val="00171DD0"/>
    <w:rsid w:val="00172230"/>
    <w:rsid w:val="001728D8"/>
    <w:rsid w:val="00173947"/>
    <w:rsid w:val="00173AF9"/>
    <w:rsid w:val="00174BB0"/>
    <w:rsid w:val="00174F48"/>
    <w:rsid w:val="00175DBE"/>
    <w:rsid w:val="00181BFA"/>
    <w:rsid w:val="00183748"/>
    <w:rsid w:val="00184EB1"/>
    <w:rsid w:val="00185DDE"/>
    <w:rsid w:val="00186C4D"/>
    <w:rsid w:val="001872F0"/>
    <w:rsid w:val="00190426"/>
    <w:rsid w:val="0019130F"/>
    <w:rsid w:val="001914AF"/>
    <w:rsid w:val="00191884"/>
    <w:rsid w:val="001918FA"/>
    <w:rsid w:val="00191A5E"/>
    <w:rsid w:val="00191A75"/>
    <w:rsid w:val="001924B8"/>
    <w:rsid w:val="00192646"/>
    <w:rsid w:val="00193BB0"/>
    <w:rsid w:val="00194C4E"/>
    <w:rsid w:val="00196FF6"/>
    <w:rsid w:val="00197A6C"/>
    <w:rsid w:val="001A19A3"/>
    <w:rsid w:val="001A218F"/>
    <w:rsid w:val="001A22D6"/>
    <w:rsid w:val="001A2878"/>
    <w:rsid w:val="001A344E"/>
    <w:rsid w:val="001A591A"/>
    <w:rsid w:val="001A60AA"/>
    <w:rsid w:val="001A63D7"/>
    <w:rsid w:val="001A71C8"/>
    <w:rsid w:val="001A74BD"/>
    <w:rsid w:val="001B003D"/>
    <w:rsid w:val="001B3B03"/>
    <w:rsid w:val="001B6F82"/>
    <w:rsid w:val="001B72DD"/>
    <w:rsid w:val="001C3738"/>
    <w:rsid w:val="001C3BB7"/>
    <w:rsid w:val="001C42ED"/>
    <w:rsid w:val="001C49F9"/>
    <w:rsid w:val="001C4BCA"/>
    <w:rsid w:val="001C4C89"/>
    <w:rsid w:val="001C754B"/>
    <w:rsid w:val="001D0D06"/>
    <w:rsid w:val="001D5045"/>
    <w:rsid w:val="001D55A6"/>
    <w:rsid w:val="001D573B"/>
    <w:rsid w:val="001D5EC9"/>
    <w:rsid w:val="001D6CA0"/>
    <w:rsid w:val="001D6DCD"/>
    <w:rsid w:val="001D7099"/>
    <w:rsid w:val="001D728E"/>
    <w:rsid w:val="001D73E6"/>
    <w:rsid w:val="001E278C"/>
    <w:rsid w:val="001E2BF5"/>
    <w:rsid w:val="001E3499"/>
    <w:rsid w:val="001E544A"/>
    <w:rsid w:val="001E55A8"/>
    <w:rsid w:val="001E7BDD"/>
    <w:rsid w:val="001F2DDC"/>
    <w:rsid w:val="001F571A"/>
    <w:rsid w:val="001F5FB7"/>
    <w:rsid w:val="0020016E"/>
    <w:rsid w:val="00200281"/>
    <w:rsid w:val="00200513"/>
    <w:rsid w:val="002006E1"/>
    <w:rsid w:val="002019DC"/>
    <w:rsid w:val="00201A89"/>
    <w:rsid w:val="0020201B"/>
    <w:rsid w:val="00203174"/>
    <w:rsid w:val="00205640"/>
    <w:rsid w:val="0020605A"/>
    <w:rsid w:val="00211763"/>
    <w:rsid w:val="00211E37"/>
    <w:rsid w:val="00216A8B"/>
    <w:rsid w:val="00216F25"/>
    <w:rsid w:val="00220153"/>
    <w:rsid w:val="00220F8B"/>
    <w:rsid w:val="0022197F"/>
    <w:rsid w:val="00222502"/>
    <w:rsid w:val="00222E47"/>
    <w:rsid w:val="00223F4A"/>
    <w:rsid w:val="002264B0"/>
    <w:rsid w:val="002309AA"/>
    <w:rsid w:val="00230E7F"/>
    <w:rsid w:val="00231008"/>
    <w:rsid w:val="0023185C"/>
    <w:rsid w:val="00232D38"/>
    <w:rsid w:val="00232E24"/>
    <w:rsid w:val="00232FA6"/>
    <w:rsid w:val="00233C38"/>
    <w:rsid w:val="00235AB6"/>
    <w:rsid w:val="00235D63"/>
    <w:rsid w:val="00235E68"/>
    <w:rsid w:val="00236329"/>
    <w:rsid w:val="0023646C"/>
    <w:rsid w:val="002377D1"/>
    <w:rsid w:val="0024331E"/>
    <w:rsid w:val="00243DEC"/>
    <w:rsid w:val="002446CC"/>
    <w:rsid w:val="002449A3"/>
    <w:rsid w:val="00244B59"/>
    <w:rsid w:val="00251094"/>
    <w:rsid w:val="002510F6"/>
    <w:rsid w:val="002557A3"/>
    <w:rsid w:val="0025618B"/>
    <w:rsid w:val="0025623A"/>
    <w:rsid w:val="00260D6B"/>
    <w:rsid w:val="0026193B"/>
    <w:rsid w:val="0026222B"/>
    <w:rsid w:val="00263B5B"/>
    <w:rsid w:val="00264116"/>
    <w:rsid w:val="002644A5"/>
    <w:rsid w:val="00264BDF"/>
    <w:rsid w:val="00265746"/>
    <w:rsid w:val="002667FE"/>
    <w:rsid w:val="00267235"/>
    <w:rsid w:val="00267FFD"/>
    <w:rsid w:val="00270C91"/>
    <w:rsid w:val="0027108A"/>
    <w:rsid w:val="0027210D"/>
    <w:rsid w:val="00272BF4"/>
    <w:rsid w:val="00274119"/>
    <w:rsid w:val="002757BB"/>
    <w:rsid w:val="002765C5"/>
    <w:rsid w:val="002766BA"/>
    <w:rsid w:val="00277751"/>
    <w:rsid w:val="00284B15"/>
    <w:rsid w:val="00285C0E"/>
    <w:rsid w:val="002865F0"/>
    <w:rsid w:val="002872F2"/>
    <w:rsid w:val="00287482"/>
    <w:rsid w:val="00291470"/>
    <w:rsid w:val="002935DA"/>
    <w:rsid w:val="00293962"/>
    <w:rsid w:val="0029416E"/>
    <w:rsid w:val="00294D2B"/>
    <w:rsid w:val="00295E2A"/>
    <w:rsid w:val="00296105"/>
    <w:rsid w:val="0029762B"/>
    <w:rsid w:val="0029787A"/>
    <w:rsid w:val="002A13B1"/>
    <w:rsid w:val="002A1708"/>
    <w:rsid w:val="002A2707"/>
    <w:rsid w:val="002A3DB0"/>
    <w:rsid w:val="002A64E1"/>
    <w:rsid w:val="002A767E"/>
    <w:rsid w:val="002A7D90"/>
    <w:rsid w:val="002B08F9"/>
    <w:rsid w:val="002B52DE"/>
    <w:rsid w:val="002B6186"/>
    <w:rsid w:val="002B727A"/>
    <w:rsid w:val="002B7365"/>
    <w:rsid w:val="002B77F5"/>
    <w:rsid w:val="002C3D2E"/>
    <w:rsid w:val="002C4AD0"/>
    <w:rsid w:val="002C507A"/>
    <w:rsid w:val="002D038C"/>
    <w:rsid w:val="002D108B"/>
    <w:rsid w:val="002D16F2"/>
    <w:rsid w:val="002D2220"/>
    <w:rsid w:val="002D24AF"/>
    <w:rsid w:val="002D26EF"/>
    <w:rsid w:val="002D2C21"/>
    <w:rsid w:val="002D3B93"/>
    <w:rsid w:val="002D4B54"/>
    <w:rsid w:val="002D4D67"/>
    <w:rsid w:val="002D69F0"/>
    <w:rsid w:val="002E0E8D"/>
    <w:rsid w:val="002E0FE6"/>
    <w:rsid w:val="002E15C9"/>
    <w:rsid w:val="002E260B"/>
    <w:rsid w:val="002E4C58"/>
    <w:rsid w:val="002E55B3"/>
    <w:rsid w:val="002E6F1B"/>
    <w:rsid w:val="002E7318"/>
    <w:rsid w:val="002E7CCD"/>
    <w:rsid w:val="002E7FCA"/>
    <w:rsid w:val="002F0002"/>
    <w:rsid w:val="002F053D"/>
    <w:rsid w:val="002F0AEE"/>
    <w:rsid w:val="002F10FE"/>
    <w:rsid w:val="002F35F5"/>
    <w:rsid w:val="002F47B5"/>
    <w:rsid w:val="002F4F1A"/>
    <w:rsid w:val="002F50C5"/>
    <w:rsid w:val="002F532D"/>
    <w:rsid w:val="002F5A26"/>
    <w:rsid w:val="002F6B72"/>
    <w:rsid w:val="002F7231"/>
    <w:rsid w:val="00301D19"/>
    <w:rsid w:val="003024A2"/>
    <w:rsid w:val="0030326A"/>
    <w:rsid w:val="00303356"/>
    <w:rsid w:val="0030510A"/>
    <w:rsid w:val="0030547D"/>
    <w:rsid w:val="00305628"/>
    <w:rsid w:val="003075E0"/>
    <w:rsid w:val="003079E8"/>
    <w:rsid w:val="00310AD1"/>
    <w:rsid w:val="00310D99"/>
    <w:rsid w:val="00310F86"/>
    <w:rsid w:val="003131CC"/>
    <w:rsid w:val="00313926"/>
    <w:rsid w:val="00315B2E"/>
    <w:rsid w:val="00316C8F"/>
    <w:rsid w:val="00317968"/>
    <w:rsid w:val="00317B2D"/>
    <w:rsid w:val="00317BE7"/>
    <w:rsid w:val="00317EA0"/>
    <w:rsid w:val="00320F7F"/>
    <w:rsid w:val="0032118C"/>
    <w:rsid w:val="003213F0"/>
    <w:rsid w:val="003220A3"/>
    <w:rsid w:val="003249E0"/>
    <w:rsid w:val="00325052"/>
    <w:rsid w:val="0032514D"/>
    <w:rsid w:val="00325183"/>
    <w:rsid w:val="00325351"/>
    <w:rsid w:val="00325E82"/>
    <w:rsid w:val="003260EF"/>
    <w:rsid w:val="003313AD"/>
    <w:rsid w:val="003321AB"/>
    <w:rsid w:val="003324F0"/>
    <w:rsid w:val="00332615"/>
    <w:rsid w:val="003334D3"/>
    <w:rsid w:val="00334C17"/>
    <w:rsid w:val="00336815"/>
    <w:rsid w:val="00336BE7"/>
    <w:rsid w:val="003409C0"/>
    <w:rsid w:val="00341C38"/>
    <w:rsid w:val="00341D8C"/>
    <w:rsid w:val="003423CE"/>
    <w:rsid w:val="00342647"/>
    <w:rsid w:val="003426CA"/>
    <w:rsid w:val="00344E3E"/>
    <w:rsid w:val="00346880"/>
    <w:rsid w:val="00347DD3"/>
    <w:rsid w:val="00350CB2"/>
    <w:rsid w:val="00353D82"/>
    <w:rsid w:val="00354D42"/>
    <w:rsid w:val="00354EDF"/>
    <w:rsid w:val="0035501F"/>
    <w:rsid w:val="0035519F"/>
    <w:rsid w:val="003555B8"/>
    <w:rsid w:val="003563E7"/>
    <w:rsid w:val="003610DF"/>
    <w:rsid w:val="0036206C"/>
    <w:rsid w:val="00363748"/>
    <w:rsid w:val="00366DD1"/>
    <w:rsid w:val="00370450"/>
    <w:rsid w:val="003705B9"/>
    <w:rsid w:val="00371B33"/>
    <w:rsid w:val="003721ED"/>
    <w:rsid w:val="003722B4"/>
    <w:rsid w:val="003724CD"/>
    <w:rsid w:val="00372682"/>
    <w:rsid w:val="00374087"/>
    <w:rsid w:val="00376256"/>
    <w:rsid w:val="0037660F"/>
    <w:rsid w:val="00376675"/>
    <w:rsid w:val="0037761F"/>
    <w:rsid w:val="00377D53"/>
    <w:rsid w:val="003811A9"/>
    <w:rsid w:val="003830EE"/>
    <w:rsid w:val="0038332B"/>
    <w:rsid w:val="0038610E"/>
    <w:rsid w:val="003867EA"/>
    <w:rsid w:val="00387DB5"/>
    <w:rsid w:val="00387DC8"/>
    <w:rsid w:val="003911A7"/>
    <w:rsid w:val="00393980"/>
    <w:rsid w:val="00393BEA"/>
    <w:rsid w:val="00393ED4"/>
    <w:rsid w:val="0039546D"/>
    <w:rsid w:val="00397693"/>
    <w:rsid w:val="00397B25"/>
    <w:rsid w:val="00397FAC"/>
    <w:rsid w:val="003A06C2"/>
    <w:rsid w:val="003A0E7D"/>
    <w:rsid w:val="003A15B8"/>
    <w:rsid w:val="003A3134"/>
    <w:rsid w:val="003A3C8A"/>
    <w:rsid w:val="003A3DC7"/>
    <w:rsid w:val="003A40CC"/>
    <w:rsid w:val="003A514B"/>
    <w:rsid w:val="003A5608"/>
    <w:rsid w:val="003A589F"/>
    <w:rsid w:val="003A624E"/>
    <w:rsid w:val="003A6707"/>
    <w:rsid w:val="003B1765"/>
    <w:rsid w:val="003B1C24"/>
    <w:rsid w:val="003B4384"/>
    <w:rsid w:val="003B49E6"/>
    <w:rsid w:val="003B5B81"/>
    <w:rsid w:val="003C0A92"/>
    <w:rsid w:val="003C1202"/>
    <w:rsid w:val="003C23F4"/>
    <w:rsid w:val="003C2BE9"/>
    <w:rsid w:val="003C2C54"/>
    <w:rsid w:val="003C332B"/>
    <w:rsid w:val="003C5999"/>
    <w:rsid w:val="003C66EC"/>
    <w:rsid w:val="003C6D9E"/>
    <w:rsid w:val="003D0CD7"/>
    <w:rsid w:val="003D4378"/>
    <w:rsid w:val="003D4944"/>
    <w:rsid w:val="003D55EE"/>
    <w:rsid w:val="003D5EA7"/>
    <w:rsid w:val="003D7609"/>
    <w:rsid w:val="003D7E07"/>
    <w:rsid w:val="003E03E1"/>
    <w:rsid w:val="003E05E3"/>
    <w:rsid w:val="003E06CC"/>
    <w:rsid w:val="003E1019"/>
    <w:rsid w:val="003E1FB3"/>
    <w:rsid w:val="003E2CB1"/>
    <w:rsid w:val="003E32F4"/>
    <w:rsid w:val="003E35B9"/>
    <w:rsid w:val="003E3999"/>
    <w:rsid w:val="003E4DF6"/>
    <w:rsid w:val="003E57AE"/>
    <w:rsid w:val="003E5E0C"/>
    <w:rsid w:val="003E5F6B"/>
    <w:rsid w:val="003E6704"/>
    <w:rsid w:val="003E6A72"/>
    <w:rsid w:val="003E6F1D"/>
    <w:rsid w:val="003E72B2"/>
    <w:rsid w:val="003F09DB"/>
    <w:rsid w:val="003F0D86"/>
    <w:rsid w:val="003F14A8"/>
    <w:rsid w:val="003F1569"/>
    <w:rsid w:val="003F3EE7"/>
    <w:rsid w:val="003F41E6"/>
    <w:rsid w:val="003F4540"/>
    <w:rsid w:val="003F4BD4"/>
    <w:rsid w:val="003F5735"/>
    <w:rsid w:val="003F7B8C"/>
    <w:rsid w:val="004021EB"/>
    <w:rsid w:val="00402BFD"/>
    <w:rsid w:val="00404199"/>
    <w:rsid w:val="004045A6"/>
    <w:rsid w:val="004114E2"/>
    <w:rsid w:val="00411AD9"/>
    <w:rsid w:val="004125D2"/>
    <w:rsid w:val="00413054"/>
    <w:rsid w:val="00414750"/>
    <w:rsid w:val="004148D3"/>
    <w:rsid w:val="0041590E"/>
    <w:rsid w:val="00416061"/>
    <w:rsid w:val="00417B5F"/>
    <w:rsid w:val="00420950"/>
    <w:rsid w:val="00424A30"/>
    <w:rsid w:val="00425205"/>
    <w:rsid w:val="00425466"/>
    <w:rsid w:val="004266AA"/>
    <w:rsid w:val="00426DA6"/>
    <w:rsid w:val="00427A95"/>
    <w:rsid w:val="00430985"/>
    <w:rsid w:val="0043127B"/>
    <w:rsid w:val="004313C8"/>
    <w:rsid w:val="00431E11"/>
    <w:rsid w:val="00433121"/>
    <w:rsid w:val="004331DE"/>
    <w:rsid w:val="00434672"/>
    <w:rsid w:val="00434DC8"/>
    <w:rsid w:val="00435508"/>
    <w:rsid w:val="0043613A"/>
    <w:rsid w:val="00436232"/>
    <w:rsid w:val="004377FE"/>
    <w:rsid w:val="00437975"/>
    <w:rsid w:val="00437A21"/>
    <w:rsid w:val="00440945"/>
    <w:rsid w:val="00442D07"/>
    <w:rsid w:val="00443E31"/>
    <w:rsid w:val="00443F9D"/>
    <w:rsid w:val="00444704"/>
    <w:rsid w:val="004454D1"/>
    <w:rsid w:val="004469F4"/>
    <w:rsid w:val="00446EDF"/>
    <w:rsid w:val="0045032C"/>
    <w:rsid w:val="00450FC2"/>
    <w:rsid w:val="00452C9D"/>
    <w:rsid w:val="00452FF8"/>
    <w:rsid w:val="00453AAE"/>
    <w:rsid w:val="00453CD1"/>
    <w:rsid w:val="004552A9"/>
    <w:rsid w:val="0045594A"/>
    <w:rsid w:val="00455D25"/>
    <w:rsid w:val="00455FB3"/>
    <w:rsid w:val="004571BB"/>
    <w:rsid w:val="004575E4"/>
    <w:rsid w:val="00457905"/>
    <w:rsid w:val="00460156"/>
    <w:rsid w:val="004605A8"/>
    <w:rsid w:val="004606F4"/>
    <w:rsid w:val="004617F2"/>
    <w:rsid w:val="00461EDB"/>
    <w:rsid w:val="00462742"/>
    <w:rsid w:val="004628EB"/>
    <w:rsid w:val="00463330"/>
    <w:rsid w:val="00463C6C"/>
    <w:rsid w:val="00463C6E"/>
    <w:rsid w:val="00464324"/>
    <w:rsid w:val="004651CB"/>
    <w:rsid w:val="004665DA"/>
    <w:rsid w:val="00467F57"/>
    <w:rsid w:val="0047061C"/>
    <w:rsid w:val="00471B82"/>
    <w:rsid w:val="004727AA"/>
    <w:rsid w:val="00472C82"/>
    <w:rsid w:val="0047405E"/>
    <w:rsid w:val="004753AE"/>
    <w:rsid w:val="0047546A"/>
    <w:rsid w:val="004757EA"/>
    <w:rsid w:val="00475D06"/>
    <w:rsid w:val="00476193"/>
    <w:rsid w:val="00477C30"/>
    <w:rsid w:val="00480C10"/>
    <w:rsid w:val="00480C1E"/>
    <w:rsid w:val="00480F18"/>
    <w:rsid w:val="0048106E"/>
    <w:rsid w:val="00481EF8"/>
    <w:rsid w:val="0048307D"/>
    <w:rsid w:val="004859CA"/>
    <w:rsid w:val="004873A4"/>
    <w:rsid w:val="00487F50"/>
    <w:rsid w:val="004913B1"/>
    <w:rsid w:val="0049259F"/>
    <w:rsid w:val="00493636"/>
    <w:rsid w:val="00495185"/>
    <w:rsid w:val="00495BE1"/>
    <w:rsid w:val="004967FB"/>
    <w:rsid w:val="004A041D"/>
    <w:rsid w:val="004A08BD"/>
    <w:rsid w:val="004A3A24"/>
    <w:rsid w:val="004A3F0D"/>
    <w:rsid w:val="004A4251"/>
    <w:rsid w:val="004A5494"/>
    <w:rsid w:val="004A6CDF"/>
    <w:rsid w:val="004A706E"/>
    <w:rsid w:val="004B18A4"/>
    <w:rsid w:val="004B229B"/>
    <w:rsid w:val="004B4C40"/>
    <w:rsid w:val="004B595C"/>
    <w:rsid w:val="004B776A"/>
    <w:rsid w:val="004B79EE"/>
    <w:rsid w:val="004C01E3"/>
    <w:rsid w:val="004C08C5"/>
    <w:rsid w:val="004C2CCB"/>
    <w:rsid w:val="004C2D58"/>
    <w:rsid w:val="004C37D6"/>
    <w:rsid w:val="004C4754"/>
    <w:rsid w:val="004C5045"/>
    <w:rsid w:val="004D258D"/>
    <w:rsid w:val="004D29AE"/>
    <w:rsid w:val="004D5A10"/>
    <w:rsid w:val="004D5F74"/>
    <w:rsid w:val="004D67D3"/>
    <w:rsid w:val="004D68E4"/>
    <w:rsid w:val="004E01CF"/>
    <w:rsid w:val="004E145A"/>
    <w:rsid w:val="004E16A0"/>
    <w:rsid w:val="004E2166"/>
    <w:rsid w:val="004E247F"/>
    <w:rsid w:val="004E2D45"/>
    <w:rsid w:val="004E384D"/>
    <w:rsid w:val="004E4270"/>
    <w:rsid w:val="004E4E0F"/>
    <w:rsid w:val="004E592E"/>
    <w:rsid w:val="004E6176"/>
    <w:rsid w:val="004E622C"/>
    <w:rsid w:val="004E623F"/>
    <w:rsid w:val="004E6C9D"/>
    <w:rsid w:val="004E7202"/>
    <w:rsid w:val="004E73E3"/>
    <w:rsid w:val="004E7E2C"/>
    <w:rsid w:val="004F0CC8"/>
    <w:rsid w:val="004F1F8B"/>
    <w:rsid w:val="004F201F"/>
    <w:rsid w:val="004F2D2F"/>
    <w:rsid w:val="004F4DF1"/>
    <w:rsid w:val="00500C46"/>
    <w:rsid w:val="00505781"/>
    <w:rsid w:val="005058A8"/>
    <w:rsid w:val="00506D47"/>
    <w:rsid w:val="0050739A"/>
    <w:rsid w:val="00507C94"/>
    <w:rsid w:val="00511891"/>
    <w:rsid w:val="00512734"/>
    <w:rsid w:val="00512882"/>
    <w:rsid w:val="00512948"/>
    <w:rsid w:val="0051372B"/>
    <w:rsid w:val="00513B24"/>
    <w:rsid w:val="00514D47"/>
    <w:rsid w:val="00514F21"/>
    <w:rsid w:val="005160A7"/>
    <w:rsid w:val="00516E4B"/>
    <w:rsid w:val="0051703A"/>
    <w:rsid w:val="0051746F"/>
    <w:rsid w:val="00517503"/>
    <w:rsid w:val="005179AF"/>
    <w:rsid w:val="00520F1E"/>
    <w:rsid w:val="00521C27"/>
    <w:rsid w:val="005227F3"/>
    <w:rsid w:val="00524743"/>
    <w:rsid w:val="00525769"/>
    <w:rsid w:val="00525A27"/>
    <w:rsid w:val="00527364"/>
    <w:rsid w:val="00527F5E"/>
    <w:rsid w:val="00530036"/>
    <w:rsid w:val="005303C6"/>
    <w:rsid w:val="0053357A"/>
    <w:rsid w:val="00533871"/>
    <w:rsid w:val="00534D26"/>
    <w:rsid w:val="00535B4C"/>
    <w:rsid w:val="00537154"/>
    <w:rsid w:val="00537A28"/>
    <w:rsid w:val="00540A85"/>
    <w:rsid w:val="00540F35"/>
    <w:rsid w:val="005411C9"/>
    <w:rsid w:val="00542D2D"/>
    <w:rsid w:val="00543AC0"/>
    <w:rsid w:val="00543E74"/>
    <w:rsid w:val="0054408A"/>
    <w:rsid w:val="00544D1F"/>
    <w:rsid w:val="00545C2A"/>
    <w:rsid w:val="0054631B"/>
    <w:rsid w:val="005466EC"/>
    <w:rsid w:val="0054788F"/>
    <w:rsid w:val="00547B11"/>
    <w:rsid w:val="00550EAC"/>
    <w:rsid w:val="00551554"/>
    <w:rsid w:val="005528AF"/>
    <w:rsid w:val="00552E9F"/>
    <w:rsid w:val="00555781"/>
    <w:rsid w:val="0055650F"/>
    <w:rsid w:val="00557466"/>
    <w:rsid w:val="00560482"/>
    <w:rsid w:val="00561A1F"/>
    <w:rsid w:val="00562C66"/>
    <w:rsid w:val="00562D8C"/>
    <w:rsid w:val="0056446B"/>
    <w:rsid w:val="00564BED"/>
    <w:rsid w:val="00564E9D"/>
    <w:rsid w:val="005656FD"/>
    <w:rsid w:val="005666EB"/>
    <w:rsid w:val="0056679A"/>
    <w:rsid w:val="0056769D"/>
    <w:rsid w:val="005705A8"/>
    <w:rsid w:val="00570A6D"/>
    <w:rsid w:val="00572466"/>
    <w:rsid w:val="00572FDF"/>
    <w:rsid w:val="005747A7"/>
    <w:rsid w:val="00575777"/>
    <w:rsid w:val="00577BDD"/>
    <w:rsid w:val="0058063F"/>
    <w:rsid w:val="00582C31"/>
    <w:rsid w:val="00587276"/>
    <w:rsid w:val="00590667"/>
    <w:rsid w:val="0059081F"/>
    <w:rsid w:val="00590F18"/>
    <w:rsid w:val="005916A6"/>
    <w:rsid w:val="0059519A"/>
    <w:rsid w:val="0059519E"/>
    <w:rsid w:val="00595203"/>
    <w:rsid w:val="00595BCA"/>
    <w:rsid w:val="00595DCC"/>
    <w:rsid w:val="00595F8D"/>
    <w:rsid w:val="00597B85"/>
    <w:rsid w:val="005A0E64"/>
    <w:rsid w:val="005A15EC"/>
    <w:rsid w:val="005A2D24"/>
    <w:rsid w:val="005A35D8"/>
    <w:rsid w:val="005A48C3"/>
    <w:rsid w:val="005A7766"/>
    <w:rsid w:val="005A7C5F"/>
    <w:rsid w:val="005B00EE"/>
    <w:rsid w:val="005B0948"/>
    <w:rsid w:val="005B1A7D"/>
    <w:rsid w:val="005B23BF"/>
    <w:rsid w:val="005B41DC"/>
    <w:rsid w:val="005B5550"/>
    <w:rsid w:val="005B79F0"/>
    <w:rsid w:val="005C03A8"/>
    <w:rsid w:val="005C13BC"/>
    <w:rsid w:val="005C1E30"/>
    <w:rsid w:val="005C1EE5"/>
    <w:rsid w:val="005C2C30"/>
    <w:rsid w:val="005C2F0D"/>
    <w:rsid w:val="005C3098"/>
    <w:rsid w:val="005C476B"/>
    <w:rsid w:val="005C5FAE"/>
    <w:rsid w:val="005C7060"/>
    <w:rsid w:val="005C745E"/>
    <w:rsid w:val="005C7D46"/>
    <w:rsid w:val="005D0B0F"/>
    <w:rsid w:val="005D0F14"/>
    <w:rsid w:val="005D208A"/>
    <w:rsid w:val="005D28D4"/>
    <w:rsid w:val="005D372A"/>
    <w:rsid w:val="005D422D"/>
    <w:rsid w:val="005D736E"/>
    <w:rsid w:val="005D7D22"/>
    <w:rsid w:val="005E07C1"/>
    <w:rsid w:val="005E1E5D"/>
    <w:rsid w:val="005E5611"/>
    <w:rsid w:val="005E6C22"/>
    <w:rsid w:val="005E76FC"/>
    <w:rsid w:val="005E79FE"/>
    <w:rsid w:val="005F069A"/>
    <w:rsid w:val="005F1DAE"/>
    <w:rsid w:val="005F1E0F"/>
    <w:rsid w:val="005F1FFC"/>
    <w:rsid w:val="005F3139"/>
    <w:rsid w:val="005F3D7D"/>
    <w:rsid w:val="005F429F"/>
    <w:rsid w:val="005F4D91"/>
    <w:rsid w:val="005F52A9"/>
    <w:rsid w:val="005F57F9"/>
    <w:rsid w:val="005F7738"/>
    <w:rsid w:val="006023C8"/>
    <w:rsid w:val="0060240F"/>
    <w:rsid w:val="00604468"/>
    <w:rsid w:val="00605A69"/>
    <w:rsid w:val="00605BD4"/>
    <w:rsid w:val="00606608"/>
    <w:rsid w:val="00606765"/>
    <w:rsid w:val="00607DC0"/>
    <w:rsid w:val="00610F60"/>
    <w:rsid w:val="006117C5"/>
    <w:rsid w:val="006117CB"/>
    <w:rsid w:val="006129A4"/>
    <w:rsid w:val="006137F1"/>
    <w:rsid w:val="00614777"/>
    <w:rsid w:val="00615350"/>
    <w:rsid w:val="00615841"/>
    <w:rsid w:val="00616FCD"/>
    <w:rsid w:val="00620DAC"/>
    <w:rsid w:val="00623E3E"/>
    <w:rsid w:val="00623E98"/>
    <w:rsid w:val="00623F2A"/>
    <w:rsid w:val="00624A49"/>
    <w:rsid w:val="0062501C"/>
    <w:rsid w:val="00625730"/>
    <w:rsid w:val="006262DA"/>
    <w:rsid w:val="006265AA"/>
    <w:rsid w:val="0062695D"/>
    <w:rsid w:val="00627171"/>
    <w:rsid w:val="0062727F"/>
    <w:rsid w:val="00627FBF"/>
    <w:rsid w:val="00630662"/>
    <w:rsid w:val="0063097F"/>
    <w:rsid w:val="00630CF1"/>
    <w:rsid w:val="00630DBA"/>
    <w:rsid w:val="00632468"/>
    <w:rsid w:val="00632B56"/>
    <w:rsid w:val="006339CF"/>
    <w:rsid w:val="0063532C"/>
    <w:rsid w:val="0063584D"/>
    <w:rsid w:val="006358BA"/>
    <w:rsid w:val="006361EE"/>
    <w:rsid w:val="006375E3"/>
    <w:rsid w:val="006377C0"/>
    <w:rsid w:val="0064171F"/>
    <w:rsid w:val="006432D6"/>
    <w:rsid w:val="0064484D"/>
    <w:rsid w:val="006459DA"/>
    <w:rsid w:val="00646343"/>
    <w:rsid w:val="00647FD8"/>
    <w:rsid w:val="006506BF"/>
    <w:rsid w:val="006508AE"/>
    <w:rsid w:val="00651743"/>
    <w:rsid w:val="0065180F"/>
    <w:rsid w:val="00653831"/>
    <w:rsid w:val="00661701"/>
    <w:rsid w:val="00662239"/>
    <w:rsid w:val="006625B7"/>
    <w:rsid w:val="00662D78"/>
    <w:rsid w:val="006632B5"/>
    <w:rsid w:val="0066349F"/>
    <w:rsid w:val="00663E04"/>
    <w:rsid w:val="006645A6"/>
    <w:rsid w:val="00664828"/>
    <w:rsid w:val="00664C37"/>
    <w:rsid w:val="00667E80"/>
    <w:rsid w:val="00671145"/>
    <w:rsid w:val="006712CE"/>
    <w:rsid w:val="006713A9"/>
    <w:rsid w:val="00671BF3"/>
    <w:rsid w:val="00674411"/>
    <w:rsid w:val="006752DD"/>
    <w:rsid w:val="00677749"/>
    <w:rsid w:val="00677D33"/>
    <w:rsid w:val="0068147F"/>
    <w:rsid w:val="006836E5"/>
    <w:rsid w:val="00683EBF"/>
    <w:rsid w:val="0068539C"/>
    <w:rsid w:val="006860F2"/>
    <w:rsid w:val="006901DE"/>
    <w:rsid w:val="006906F2"/>
    <w:rsid w:val="00691619"/>
    <w:rsid w:val="0069281A"/>
    <w:rsid w:val="00693058"/>
    <w:rsid w:val="0069409D"/>
    <w:rsid w:val="0069410B"/>
    <w:rsid w:val="00694383"/>
    <w:rsid w:val="00696061"/>
    <w:rsid w:val="00696EF8"/>
    <w:rsid w:val="006A0165"/>
    <w:rsid w:val="006A12B6"/>
    <w:rsid w:val="006A1768"/>
    <w:rsid w:val="006A3A9C"/>
    <w:rsid w:val="006A4615"/>
    <w:rsid w:val="006A4890"/>
    <w:rsid w:val="006A56C2"/>
    <w:rsid w:val="006A6608"/>
    <w:rsid w:val="006A6E74"/>
    <w:rsid w:val="006B02CA"/>
    <w:rsid w:val="006B2155"/>
    <w:rsid w:val="006B274B"/>
    <w:rsid w:val="006B40D1"/>
    <w:rsid w:val="006B4E5A"/>
    <w:rsid w:val="006B550D"/>
    <w:rsid w:val="006B7AFE"/>
    <w:rsid w:val="006B7EAA"/>
    <w:rsid w:val="006C0680"/>
    <w:rsid w:val="006C1F3A"/>
    <w:rsid w:val="006C2343"/>
    <w:rsid w:val="006C2C16"/>
    <w:rsid w:val="006C325E"/>
    <w:rsid w:val="006C4D1A"/>
    <w:rsid w:val="006C63FD"/>
    <w:rsid w:val="006D0C57"/>
    <w:rsid w:val="006D0DE5"/>
    <w:rsid w:val="006D177D"/>
    <w:rsid w:val="006D2534"/>
    <w:rsid w:val="006D30BD"/>
    <w:rsid w:val="006D4203"/>
    <w:rsid w:val="006D42E7"/>
    <w:rsid w:val="006D5396"/>
    <w:rsid w:val="006D68F0"/>
    <w:rsid w:val="006D721D"/>
    <w:rsid w:val="006E003D"/>
    <w:rsid w:val="006E02E0"/>
    <w:rsid w:val="006E2639"/>
    <w:rsid w:val="006E5087"/>
    <w:rsid w:val="006E5299"/>
    <w:rsid w:val="006E5343"/>
    <w:rsid w:val="006E68D9"/>
    <w:rsid w:val="006E73E7"/>
    <w:rsid w:val="006F0B2E"/>
    <w:rsid w:val="006F0C12"/>
    <w:rsid w:val="006F1244"/>
    <w:rsid w:val="006F41EF"/>
    <w:rsid w:val="006F59A9"/>
    <w:rsid w:val="006F5BA3"/>
    <w:rsid w:val="006F6152"/>
    <w:rsid w:val="006F6D0D"/>
    <w:rsid w:val="006F7298"/>
    <w:rsid w:val="00700776"/>
    <w:rsid w:val="00701242"/>
    <w:rsid w:val="00701BB7"/>
    <w:rsid w:val="00702C5E"/>
    <w:rsid w:val="007030F3"/>
    <w:rsid w:val="00703B3C"/>
    <w:rsid w:val="00703EBE"/>
    <w:rsid w:val="0070439A"/>
    <w:rsid w:val="00705099"/>
    <w:rsid w:val="00707FAE"/>
    <w:rsid w:val="00710119"/>
    <w:rsid w:val="007109EC"/>
    <w:rsid w:val="00710E61"/>
    <w:rsid w:val="00713574"/>
    <w:rsid w:val="0071385A"/>
    <w:rsid w:val="00717A1E"/>
    <w:rsid w:val="007205B6"/>
    <w:rsid w:val="0072084F"/>
    <w:rsid w:val="007241A2"/>
    <w:rsid w:val="007256F0"/>
    <w:rsid w:val="00725C68"/>
    <w:rsid w:val="0072621F"/>
    <w:rsid w:val="00726B4F"/>
    <w:rsid w:val="007273B0"/>
    <w:rsid w:val="0072753A"/>
    <w:rsid w:val="00727628"/>
    <w:rsid w:val="007306EA"/>
    <w:rsid w:val="00731544"/>
    <w:rsid w:val="00731AB0"/>
    <w:rsid w:val="00732AAA"/>
    <w:rsid w:val="00732AE3"/>
    <w:rsid w:val="00733BCC"/>
    <w:rsid w:val="00734185"/>
    <w:rsid w:val="007342EE"/>
    <w:rsid w:val="00736533"/>
    <w:rsid w:val="007365A1"/>
    <w:rsid w:val="007365DD"/>
    <w:rsid w:val="00736DCA"/>
    <w:rsid w:val="00737E25"/>
    <w:rsid w:val="0074138C"/>
    <w:rsid w:val="00744018"/>
    <w:rsid w:val="00744EDF"/>
    <w:rsid w:val="007463A5"/>
    <w:rsid w:val="00747AD9"/>
    <w:rsid w:val="0075374A"/>
    <w:rsid w:val="00756548"/>
    <w:rsid w:val="007570E1"/>
    <w:rsid w:val="00757C4A"/>
    <w:rsid w:val="00762518"/>
    <w:rsid w:val="007626C1"/>
    <w:rsid w:val="007636F9"/>
    <w:rsid w:val="00770619"/>
    <w:rsid w:val="00770686"/>
    <w:rsid w:val="00770882"/>
    <w:rsid w:val="00771F9D"/>
    <w:rsid w:val="0077363C"/>
    <w:rsid w:val="0077580F"/>
    <w:rsid w:val="00781992"/>
    <w:rsid w:val="007819E8"/>
    <w:rsid w:val="00781DDC"/>
    <w:rsid w:val="0078210F"/>
    <w:rsid w:val="00783194"/>
    <w:rsid w:val="007834C8"/>
    <w:rsid w:val="00783C18"/>
    <w:rsid w:val="00783C62"/>
    <w:rsid w:val="00784DBF"/>
    <w:rsid w:val="00784F57"/>
    <w:rsid w:val="00785767"/>
    <w:rsid w:val="00787C96"/>
    <w:rsid w:val="00790B1C"/>
    <w:rsid w:val="00790EC6"/>
    <w:rsid w:val="00792891"/>
    <w:rsid w:val="00793727"/>
    <w:rsid w:val="00794DEA"/>
    <w:rsid w:val="0079584C"/>
    <w:rsid w:val="00796C47"/>
    <w:rsid w:val="00797249"/>
    <w:rsid w:val="007A0861"/>
    <w:rsid w:val="007A42D8"/>
    <w:rsid w:val="007A62F3"/>
    <w:rsid w:val="007A68F3"/>
    <w:rsid w:val="007A6B15"/>
    <w:rsid w:val="007A6C56"/>
    <w:rsid w:val="007A7349"/>
    <w:rsid w:val="007A7D8C"/>
    <w:rsid w:val="007B13B6"/>
    <w:rsid w:val="007B1920"/>
    <w:rsid w:val="007B1C30"/>
    <w:rsid w:val="007B3152"/>
    <w:rsid w:val="007B3CD4"/>
    <w:rsid w:val="007B431A"/>
    <w:rsid w:val="007B4C56"/>
    <w:rsid w:val="007B553E"/>
    <w:rsid w:val="007B7C06"/>
    <w:rsid w:val="007C1105"/>
    <w:rsid w:val="007C4895"/>
    <w:rsid w:val="007C49B2"/>
    <w:rsid w:val="007C5982"/>
    <w:rsid w:val="007C6417"/>
    <w:rsid w:val="007C663D"/>
    <w:rsid w:val="007C7A72"/>
    <w:rsid w:val="007D12BF"/>
    <w:rsid w:val="007D1965"/>
    <w:rsid w:val="007D2B8F"/>
    <w:rsid w:val="007D4740"/>
    <w:rsid w:val="007D55D0"/>
    <w:rsid w:val="007D61F9"/>
    <w:rsid w:val="007D643B"/>
    <w:rsid w:val="007D76A2"/>
    <w:rsid w:val="007E260C"/>
    <w:rsid w:val="007E26E9"/>
    <w:rsid w:val="007E2B3B"/>
    <w:rsid w:val="007E3135"/>
    <w:rsid w:val="007E3AB9"/>
    <w:rsid w:val="007E3E25"/>
    <w:rsid w:val="007E429C"/>
    <w:rsid w:val="007E4C99"/>
    <w:rsid w:val="007E5E31"/>
    <w:rsid w:val="007E7C56"/>
    <w:rsid w:val="007E7F80"/>
    <w:rsid w:val="007F0422"/>
    <w:rsid w:val="007F0696"/>
    <w:rsid w:val="007F0E68"/>
    <w:rsid w:val="007F250F"/>
    <w:rsid w:val="007F28A0"/>
    <w:rsid w:val="007F2F35"/>
    <w:rsid w:val="007F3438"/>
    <w:rsid w:val="007F3861"/>
    <w:rsid w:val="007F4905"/>
    <w:rsid w:val="007F5E69"/>
    <w:rsid w:val="007F7563"/>
    <w:rsid w:val="008016FE"/>
    <w:rsid w:val="00802016"/>
    <w:rsid w:val="008029C0"/>
    <w:rsid w:val="00802EC1"/>
    <w:rsid w:val="008032A4"/>
    <w:rsid w:val="00804BF0"/>
    <w:rsid w:val="00805D95"/>
    <w:rsid w:val="008062B2"/>
    <w:rsid w:val="0080684A"/>
    <w:rsid w:val="00806E01"/>
    <w:rsid w:val="00810B7A"/>
    <w:rsid w:val="008122A3"/>
    <w:rsid w:val="0081281D"/>
    <w:rsid w:val="0081352A"/>
    <w:rsid w:val="008135F2"/>
    <w:rsid w:val="0081363B"/>
    <w:rsid w:val="008148C6"/>
    <w:rsid w:val="00815A4D"/>
    <w:rsid w:val="00817912"/>
    <w:rsid w:val="008214A5"/>
    <w:rsid w:val="008223EA"/>
    <w:rsid w:val="00822553"/>
    <w:rsid w:val="00824FD7"/>
    <w:rsid w:val="00826ADB"/>
    <w:rsid w:val="00827ACA"/>
    <w:rsid w:val="00830A65"/>
    <w:rsid w:val="00831ADA"/>
    <w:rsid w:val="00831DD6"/>
    <w:rsid w:val="00831ED1"/>
    <w:rsid w:val="00832DBC"/>
    <w:rsid w:val="00834FFC"/>
    <w:rsid w:val="00836CCF"/>
    <w:rsid w:val="00837640"/>
    <w:rsid w:val="00837F56"/>
    <w:rsid w:val="008407BD"/>
    <w:rsid w:val="008419DC"/>
    <w:rsid w:val="00841AB5"/>
    <w:rsid w:val="00841DBE"/>
    <w:rsid w:val="008434E2"/>
    <w:rsid w:val="00843B94"/>
    <w:rsid w:val="008453C6"/>
    <w:rsid w:val="008459DB"/>
    <w:rsid w:val="00846192"/>
    <w:rsid w:val="00846EDE"/>
    <w:rsid w:val="00850BED"/>
    <w:rsid w:val="00851001"/>
    <w:rsid w:val="008511B2"/>
    <w:rsid w:val="008513AD"/>
    <w:rsid w:val="0085411F"/>
    <w:rsid w:val="0085701A"/>
    <w:rsid w:val="00857CD0"/>
    <w:rsid w:val="00861D09"/>
    <w:rsid w:val="00863A6D"/>
    <w:rsid w:val="00863B09"/>
    <w:rsid w:val="00864CFC"/>
    <w:rsid w:val="008656A0"/>
    <w:rsid w:val="00865AC3"/>
    <w:rsid w:val="00867BE6"/>
    <w:rsid w:val="00870EA4"/>
    <w:rsid w:val="00872C45"/>
    <w:rsid w:val="0087302B"/>
    <w:rsid w:val="00877C7F"/>
    <w:rsid w:val="008800EE"/>
    <w:rsid w:val="00880107"/>
    <w:rsid w:val="008807DD"/>
    <w:rsid w:val="00880F66"/>
    <w:rsid w:val="0088105A"/>
    <w:rsid w:val="0088281F"/>
    <w:rsid w:val="00883047"/>
    <w:rsid w:val="00883AE3"/>
    <w:rsid w:val="00884511"/>
    <w:rsid w:val="00884AC6"/>
    <w:rsid w:val="008867DB"/>
    <w:rsid w:val="008910B4"/>
    <w:rsid w:val="00891448"/>
    <w:rsid w:val="00893190"/>
    <w:rsid w:val="00893D68"/>
    <w:rsid w:val="00894B45"/>
    <w:rsid w:val="0089522D"/>
    <w:rsid w:val="00895383"/>
    <w:rsid w:val="00895474"/>
    <w:rsid w:val="0089585D"/>
    <w:rsid w:val="00895F3A"/>
    <w:rsid w:val="00895FFC"/>
    <w:rsid w:val="008A12B1"/>
    <w:rsid w:val="008A4B69"/>
    <w:rsid w:val="008A5B7B"/>
    <w:rsid w:val="008A6080"/>
    <w:rsid w:val="008A648E"/>
    <w:rsid w:val="008A790B"/>
    <w:rsid w:val="008B0574"/>
    <w:rsid w:val="008B07C0"/>
    <w:rsid w:val="008B1588"/>
    <w:rsid w:val="008B3308"/>
    <w:rsid w:val="008B3CDC"/>
    <w:rsid w:val="008B64F3"/>
    <w:rsid w:val="008B6B3B"/>
    <w:rsid w:val="008B6E4D"/>
    <w:rsid w:val="008B77E6"/>
    <w:rsid w:val="008B7A61"/>
    <w:rsid w:val="008B7EB2"/>
    <w:rsid w:val="008C2837"/>
    <w:rsid w:val="008C3CC6"/>
    <w:rsid w:val="008C423B"/>
    <w:rsid w:val="008C4D5C"/>
    <w:rsid w:val="008C74A5"/>
    <w:rsid w:val="008D0F2D"/>
    <w:rsid w:val="008D3E4D"/>
    <w:rsid w:val="008D42B9"/>
    <w:rsid w:val="008D5D71"/>
    <w:rsid w:val="008D6888"/>
    <w:rsid w:val="008E03A0"/>
    <w:rsid w:val="008E2421"/>
    <w:rsid w:val="008E28E5"/>
    <w:rsid w:val="008E2AEA"/>
    <w:rsid w:val="008E2BF1"/>
    <w:rsid w:val="008E52E0"/>
    <w:rsid w:val="008E54A8"/>
    <w:rsid w:val="008E5782"/>
    <w:rsid w:val="008E621A"/>
    <w:rsid w:val="008E6902"/>
    <w:rsid w:val="008F0FD5"/>
    <w:rsid w:val="008F14E8"/>
    <w:rsid w:val="008F15BC"/>
    <w:rsid w:val="008F1C0A"/>
    <w:rsid w:val="008F1D5E"/>
    <w:rsid w:val="008F3833"/>
    <w:rsid w:val="008F44FA"/>
    <w:rsid w:val="008F61E5"/>
    <w:rsid w:val="00900799"/>
    <w:rsid w:val="00901186"/>
    <w:rsid w:val="00901806"/>
    <w:rsid w:val="00901A48"/>
    <w:rsid w:val="00903939"/>
    <w:rsid w:val="00906959"/>
    <w:rsid w:val="00906D7F"/>
    <w:rsid w:val="009115E5"/>
    <w:rsid w:val="0091231B"/>
    <w:rsid w:val="0091355C"/>
    <w:rsid w:val="00913CFC"/>
    <w:rsid w:val="0091419F"/>
    <w:rsid w:val="00916382"/>
    <w:rsid w:val="00921151"/>
    <w:rsid w:val="0092249D"/>
    <w:rsid w:val="00923789"/>
    <w:rsid w:val="00923A81"/>
    <w:rsid w:val="00925126"/>
    <w:rsid w:val="00925C80"/>
    <w:rsid w:val="00925D5A"/>
    <w:rsid w:val="0093079F"/>
    <w:rsid w:val="00930A7A"/>
    <w:rsid w:val="00930BA9"/>
    <w:rsid w:val="00931800"/>
    <w:rsid w:val="00931845"/>
    <w:rsid w:val="00932308"/>
    <w:rsid w:val="00932FC6"/>
    <w:rsid w:val="0093396A"/>
    <w:rsid w:val="009352D6"/>
    <w:rsid w:val="00935B21"/>
    <w:rsid w:val="009371C6"/>
    <w:rsid w:val="009375B8"/>
    <w:rsid w:val="0093778D"/>
    <w:rsid w:val="009411BA"/>
    <w:rsid w:val="0094220C"/>
    <w:rsid w:val="0094230C"/>
    <w:rsid w:val="00942AA8"/>
    <w:rsid w:val="0094363E"/>
    <w:rsid w:val="00943CB4"/>
    <w:rsid w:val="00944397"/>
    <w:rsid w:val="00945A86"/>
    <w:rsid w:val="00945F10"/>
    <w:rsid w:val="009478C7"/>
    <w:rsid w:val="00947A98"/>
    <w:rsid w:val="009501E6"/>
    <w:rsid w:val="00950625"/>
    <w:rsid w:val="00951372"/>
    <w:rsid w:val="0095364C"/>
    <w:rsid w:val="00953A87"/>
    <w:rsid w:val="00953A8D"/>
    <w:rsid w:val="00953E76"/>
    <w:rsid w:val="009544F2"/>
    <w:rsid w:val="009566A3"/>
    <w:rsid w:val="009576AC"/>
    <w:rsid w:val="00960101"/>
    <w:rsid w:val="00961B1B"/>
    <w:rsid w:val="00963115"/>
    <w:rsid w:val="00963AC4"/>
    <w:rsid w:val="00964205"/>
    <w:rsid w:val="009650F0"/>
    <w:rsid w:val="00967E30"/>
    <w:rsid w:val="00970E72"/>
    <w:rsid w:val="0097210D"/>
    <w:rsid w:val="0097237D"/>
    <w:rsid w:val="00973E9C"/>
    <w:rsid w:val="00974E97"/>
    <w:rsid w:val="0097622A"/>
    <w:rsid w:val="00976DBD"/>
    <w:rsid w:val="009817FE"/>
    <w:rsid w:val="00985148"/>
    <w:rsid w:val="009854D7"/>
    <w:rsid w:val="00985F47"/>
    <w:rsid w:val="00987DD6"/>
    <w:rsid w:val="009908FE"/>
    <w:rsid w:val="009910EA"/>
    <w:rsid w:val="009910FF"/>
    <w:rsid w:val="00994575"/>
    <w:rsid w:val="00994B38"/>
    <w:rsid w:val="00994D33"/>
    <w:rsid w:val="00995357"/>
    <w:rsid w:val="00996304"/>
    <w:rsid w:val="00997AC1"/>
    <w:rsid w:val="009A093C"/>
    <w:rsid w:val="009A1C5B"/>
    <w:rsid w:val="009A2479"/>
    <w:rsid w:val="009A3764"/>
    <w:rsid w:val="009A3B35"/>
    <w:rsid w:val="009A5AF6"/>
    <w:rsid w:val="009A5D7C"/>
    <w:rsid w:val="009B026E"/>
    <w:rsid w:val="009B0FFF"/>
    <w:rsid w:val="009B1EFC"/>
    <w:rsid w:val="009B2F1C"/>
    <w:rsid w:val="009B3157"/>
    <w:rsid w:val="009B655E"/>
    <w:rsid w:val="009B6A72"/>
    <w:rsid w:val="009B73C9"/>
    <w:rsid w:val="009C00A2"/>
    <w:rsid w:val="009C05B4"/>
    <w:rsid w:val="009C2F86"/>
    <w:rsid w:val="009C35B8"/>
    <w:rsid w:val="009C433B"/>
    <w:rsid w:val="009C53CC"/>
    <w:rsid w:val="009C579C"/>
    <w:rsid w:val="009C687A"/>
    <w:rsid w:val="009C71FC"/>
    <w:rsid w:val="009C76BD"/>
    <w:rsid w:val="009C7831"/>
    <w:rsid w:val="009D04CF"/>
    <w:rsid w:val="009D173E"/>
    <w:rsid w:val="009D3BEE"/>
    <w:rsid w:val="009D4712"/>
    <w:rsid w:val="009D51D2"/>
    <w:rsid w:val="009D5A58"/>
    <w:rsid w:val="009D5B36"/>
    <w:rsid w:val="009D6525"/>
    <w:rsid w:val="009D69F7"/>
    <w:rsid w:val="009D6A54"/>
    <w:rsid w:val="009D7451"/>
    <w:rsid w:val="009D7505"/>
    <w:rsid w:val="009E221B"/>
    <w:rsid w:val="009E299B"/>
    <w:rsid w:val="009E3962"/>
    <w:rsid w:val="009E5674"/>
    <w:rsid w:val="009E5BFD"/>
    <w:rsid w:val="009E60B6"/>
    <w:rsid w:val="009E6718"/>
    <w:rsid w:val="009E6B20"/>
    <w:rsid w:val="009E6E45"/>
    <w:rsid w:val="009F0786"/>
    <w:rsid w:val="009F0C16"/>
    <w:rsid w:val="009F1146"/>
    <w:rsid w:val="009F51C6"/>
    <w:rsid w:val="009F5D84"/>
    <w:rsid w:val="009F7E6D"/>
    <w:rsid w:val="00A01C15"/>
    <w:rsid w:val="00A01D53"/>
    <w:rsid w:val="00A03321"/>
    <w:rsid w:val="00A0556F"/>
    <w:rsid w:val="00A07FBA"/>
    <w:rsid w:val="00A10443"/>
    <w:rsid w:val="00A105E5"/>
    <w:rsid w:val="00A10834"/>
    <w:rsid w:val="00A14319"/>
    <w:rsid w:val="00A14CC9"/>
    <w:rsid w:val="00A1589E"/>
    <w:rsid w:val="00A16407"/>
    <w:rsid w:val="00A23880"/>
    <w:rsid w:val="00A238F1"/>
    <w:rsid w:val="00A25204"/>
    <w:rsid w:val="00A25F9D"/>
    <w:rsid w:val="00A262B4"/>
    <w:rsid w:val="00A315F9"/>
    <w:rsid w:val="00A318AB"/>
    <w:rsid w:val="00A32706"/>
    <w:rsid w:val="00A33BBC"/>
    <w:rsid w:val="00A3464E"/>
    <w:rsid w:val="00A3707A"/>
    <w:rsid w:val="00A37AE4"/>
    <w:rsid w:val="00A37E92"/>
    <w:rsid w:val="00A37F42"/>
    <w:rsid w:val="00A4024B"/>
    <w:rsid w:val="00A40564"/>
    <w:rsid w:val="00A40662"/>
    <w:rsid w:val="00A41135"/>
    <w:rsid w:val="00A4123A"/>
    <w:rsid w:val="00A4398C"/>
    <w:rsid w:val="00A43BB9"/>
    <w:rsid w:val="00A44669"/>
    <w:rsid w:val="00A45CF2"/>
    <w:rsid w:val="00A461CE"/>
    <w:rsid w:val="00A4634D"/>
    <w:rsid w:val="00A468C8"/>
    <w:rsid w:val="00A46CC1"/>
    <w:rsid w:val="00A4713A"/>
    <w:rsid w:val="00A5112B"/>
    <w:rsid w:val="00A52332"/>
    <w:rsid w:val="00A52E09"/>
    <w:rsid w:val="00A53187"/>
    <w:rsid w:val="00A5438A"/>
    <w:rsid w:val="00A545B0"/>
    <w:rsid w:val="00A57E26"/>
    <w:rsid w:val="00A60447"/>
    <w:rsid w:val="00A61BEF"/>
    <w:rsid w:val="00A62CB9"/>
    <w:rsid w:val="00A6317E"/>
    <w:rsid w:val="00A64A25"/>
    <w:rsid w:val="00A6545B"/>
    <w:rsid w:val="00A65C7A"/>
    <w:rsid w:val="00A663E9"/>
    <w:rsid w:val="00A66878"/>
    <w:rsid w:val="00A66CE4"/>
    <w:rsid w:val="00A67AD2"/>
    <w:rsid w:val="00A702EB"/>
    <w:rsid w:val="00A70872"/>
    <w:rsid w:val="00A70C90"/>
    <w:rsid w:val="00A70D2E"/>
    <w:rsid w:val="00A712DF"/>
    <w:rsid w:val="00A72801"/>
    <w:rsid w:val="00A776A5"/>
    <w:rsid w:val="00A82E9D"/>
    <w:rsid w:val="00A844A9"/>
    <w:rsid w:val="00A84B9E"/>
    <w:rsid w:val="00A9043A"/>
    <w:rsid w:val="00A90815"/>
    <w:rsid w:val="00A91A88"/>
    <w:rsid w:val="00A94562"/>
    <w:rsid w:val="00A9527F"/>
    <w:rsid w:val="00A95C65"/>
    <w:rsid w:val="00A970B2"/>
    <w:rsid w:val="00A973B0"/>
    <w:rsid w:val="00A97C6A"/>
    <w:rsid w:val="00AA187B"/>
    <w:rsid w:val="00AA3B29"/>
    <w:rsid w:val="00AA4220"/>
    <w:rsid w:val="00AA73E1"/>
    <w:rsid w:val="00AA7F4F"/>
    <w:rsid w:val="00AB1275"/>
    <w:rsid w:val="00AB1B15"/>
    <w:rsid w:val="00AB1DCD"/>
    <w:rsid w:val="00AB259A"/>
    <w:rsid w:val="00AB31FF"/>
    <w:rsid w:val="00AB3AB3"/>
    <w:rsid w:val="00AB3D61"/>
    <w:rsid w:val="00AB5B57"/>
    <w:rsid w:val="00AB6AFF"/>
    <w:rsid w:val="00AB7AE0"/>
    <w:rsid w:val="00AC0796"/>
    <w:rsid w:val="00AC3762"/>
    <w:rsid w:val="00AC37BA"/>
    <w:rsid w:val="00AC39B2"/>
    <w:rsid w:val="00AC45BB"/>
    <w:rsid w:val="00AC6672"/>
    <w:rsid w:val="00AD17FB"/>
    <w:rsid w:val="00AD2E25"/>
    <w:rsid w:val="00AD62C0"/>
    <w:rsid w:val="00AD728F"/>
    <w:rsid w:val="00AD7669"/>
    <w:rsid w:val="00AD7C7F"/>
    <w:rsid w:val="00AD7F9F"/>
    <w:rsid w:val="00AE05E4"/>
    <w:rsid w:val="00AE1ADF"/>
    <w:rsid w:val="00AE7B9C"/>
    <w:rsid w:val="00AF06CE"/>
    <w:rsid w:val="00AF44DA"/>
    <w:rsid w:val="00AF6079"/>
    <w:rsid w:val="00AF7B93"/>
    <w:rsid w:val="00AF7BDF"/>
    <w:rsid w:val="00B005C0"/>
    <w:rsid w:val="00B01000"/>
    <w:rsid w:val="00B042DC"/>
    <w:rsid w:val="00B05BAF"/>
    <w:rsid w:val="00B05DA1"/>
    <w:rsid w:val="00B061D3"/>
    <w:rsid w:val="00B074EA"/>
    <w:rsid w:val="00B076A1"/>
    <w:rsid w:val="00B10865"/>
    <w:rsid w:val="00B11017"/>
    <w:rsid w:val="00B11808"/>
    <w:rsid w:val="00B12449"/>
    <w:rsid w:val="00B129D8"/>
    <w:rsid w:val="00B131A9"/>
    <w:rsid w:val="00B1329C"/>
    <w:rsid w:val="00B14103"/>
    <w:rsid w:val="00B15A49"/>
    <w:rsid w:val="00B15E02"/>
    <w:rsid w:val="00B15EFF"/>
    <w:rsid w:val="00B17737"/>
    <w:rsid w:val="00B17C04"/>
    <w:rsid w:val="00B2044D"/>
    <w:rsid w:val="00B232A3"/>
    <w:rsid w:val="00B2571E"/>
    <w:rsid w:val="00B26836"/>
    <w:rsid w:val="00B26A65"/>
    <w:rsid w:val="00B27BF6"/>
    <w:rsid w:val="00B30326"/>
    <w:rsid w:val="00B30A59"/>
    <w:rsid w:val="00B30E91"/>
    <w:rsid w:val="00B3367B"/>
    <w:rsid w:val="00B35589"/>
    <w:rsid w:val="00B35E35"/>
    <w:rsid w:val="00B36841"/>
    <w:rsid w:val="00B37A88"/>
    <w:rsid w:val="00B40C76"/>
    <w:rsid w:val="00B41C1D"/>
    <w:rsid w:val="00B42697"/>
    <w:rsid w:val="00B43F2E"/>
    <w:rsid w:val="00B44485"/>
    <w:rsid w:val="00B451C9"/>
    <w:rsid w:val="00B4554B"/>
    <w:rsid w:val="00B45EE3"/>
    <w:rsid w:val="00B463C3"/>
    <w:rsid w:val="00B4681B"/>
    <w:rsid w:val="00B470B2"/>
    <w:rsid w:val="00B47E11"/>
    <w:rsid w:val="00B507B2"/>
    <w:rsid w:val="00B50AFD"/>
    <w:rsid w:val="00B51885"/>
    <w:rsid w:val="00B526A4"/>
    <w:rsid w:val="00B52C91"/>
    <w:rsid w:val="00B52F7E"/>
    <w:rsid w:val="00B53264"/>
    <w:rsid w:val="00B53CFB"/>
    <w:rsid w:val="00B54D81"/>
    <w:rsid w:val="00B554EB"/>
    <w:rsid w:val="00B5645E"/>
    <w:rsid w:val="00B56699"/>
    <w:rsid w:val="00B574B0"/>
    <w:rsid w:val="00B61D64"/>
    <w:rsid w:val="00B61FCC"/>
    <w:rsid w:val="00B62E0A"/>
    <w:rsid w:val="00B62F37"/>
    <w:rsid w:val="00B652DC"/>
    <w:rsid w:val="00B65371"/>
    <w:rsid w:val="00B661A8"/>
    <w:rsid w:val="00B66812"/>
    <w:rsid w:val="00B670D9"/>
    <w:rsid w:val="00B7039C"/>
    <w:rsid w:val="00B73DC9"/>
    <w:rsid w:val="00B74390"/>
    <w:rsid w:val="00B75004"/>
    <w:rsid w:val="00B7636E"/>
    <w:rsid w:val="00B7693F"/>
    <w:rsid w:val="00B76D3E"/>
    <w:rsid w:val="00B76E06"/>
    <w:rsid w:val="00B7795A"/>
    <w:rsid w:val="00B77E4A"/>
    <w:rsid w:val="00B77EE5"/>
    <w:rsid w:val="00B8046D"/>
    <w:rsid w:val="00B81BE4"/>
    <w:rsid w:val="00B82323"/>
    <w:rsid w:val="00B837D3"/>
    <w:rsid w:val="00B85169"/>
    <w:rsid w:val="00B8683A"/>
    <w:rsid w:val="00B871C1"/>
    <w:rsid w:val="00B91212"/>
    <w:rsid w:val="00B91F97"/>
    <w:rsid w:val="00B91FF3"/>
    <w:rsid w:val="00B924C1"/>
    <w:rsid w:val="00B926F5"/>
    <w:rsid w:val="00B93762"/>
    <w:rsid w:val="00B93855"/>
    <w:rsid w:val="00B93EDA"/>
    <w:rsid w:val="00B94AF4"/>
    <w:rsid w:val="00B97009"/>
    <w:rsid w:val="00B971A7"/>
    <w:rsid w:val="00BA1CA4"/>
    <w:rsid w:val="00BA22B5"/>
    <w:rsid w:val="00BA2B73"/>
    <w:rsid w:val="00BA37A6"/>
    <w:rsid w:val="00BA3CC9"/>
    <w:rsid w:val="00BA4013"/>
    <w:rsid w:val="00BA4A98"/>
    <w:rsid w:val="00BA57D2"/>
    <w:rsid w:val="00BA63BE"/>
    <w:rsid w:val="00BA73AB"/>
    <w:rsid w:val="00BA74F9"/>
    <w:rsid w:val="00BB01A4"/>
    <w:rsid w:val="00BB06DE"/>
    <w:rsid w:val="00BB154F"/>
    <w:rsid w:val="00BB18CE"/>
    <w:rsid w:val="00BB20D3"/>
    <w:rsid w:val="00BB362D"/>
    <w:rsid w:val="00BB3A56"/>
    <w:rsid w:val="00BB3ABD"/>
    <w:rsid w:val="00BB3BFD"/>
    <w:rsid w:val="00BB3E18"/>
    <w:rsid w:val="00BB57A3"/>
    <w:rsid w:val="00BB5F60"/>
    <w:rsid w:val="00BB7F76"/>
    <w:rsid w:val="00BB7FD0"/>
    <w:rsid w:val="00BC04BD"/>
    <w:rsid w:val="00BC2075"/>
    <w:rsid w:val="00BC216D"/>
    <w:rsid w:val="00BC26DA"/>
    <w:rsid w:val="00BC2CD8"/>
    <w:rsid w:val="00BC4DB2"/>
    <w:rsid w:val="00BC5672"/>
    <w:rsid w:val="00BC584F"/>
    <w:rsid w:val="00BC5D84"/>
    <w:rsid w:val="00BC6033"/>
    <w:rsid w:val="00BC6898"/>
    <w:rsid w:val="00BD0584"/>
    <w:rsid w:val="00BD29FF"/>
    <w:rsid w:val="00BD2A27"/>
    <w:rsid w:val="00BD5408"/>
    <w:rsid w:val="00BD54A6"/>
    <w:rsid w:val="00BD6A8B"/>
    <w:rsid w:val="00BD6CBE"/>
    <w:rsid w:val="00BE1332"/>
    <w:rsid w:val="00BE137D"/>
    <w:rsid w:val="00BE21CD"/>
    <w:rsid w:val="00BE2780"/>
    <w:rsid w:val="00BE4763"/>
    <w:rsid w:val="00BE4F8A"/>
    <w:rsid w:val="00BE5367"/>
    <w:rsid w:val="00BE5EE0"/>
    <w:rsid w:val="00BE6B10"/>
    <w:rsid w:val="00BF15C1"/>
    <w:rsid w:val="00BF2D58"/>
    <w:rsid w:val="00BF2F63"/>
    <w:rsid w:val="00BF47ED"/>
    <w:rsid w:val="00BF5EEF"/>
    <w:rsid w:val="00C005B8"/>
    <w:rsid w:val="00C01463"/>
    <w:rsid w:val="00C01A18"/>
    <w:rsid w:val="00C01B88"/>
    <w:rsid w:val="00C02516"/>
    <w:rsid w:val="00C0379A"/>
    <w:rsid w:val="00C0490A"/>
    <w:rsid w:val="00C04B02"/>
    <w:rsid w:val="00C05012"/>
    <w:rsid w:val="00C0526B"/>
    <w:rsid w:val="00C066EA"/>
    <w:rsid w:val="00C06AD2"/>
    <w:rsid w:val="00C06CB4"/>
    <w:rsid w:val="00C11654"/>
    <w:rsid w:val="00C11C91"/>
    <w:rsid w:val="00C121E9"/>
    <w:rsid w:val="00C137FE"/>
    <w:rsid w:val="00C13949"/>
    <w:rsid w:val="00C1414E"/>
    <w:rsid w:val="00C144F3"/>
    <w:rsid w:val="00C14ECD"/>
    <w:rsid w:val="00C15771"/>
    <w:rsid w:val="00C218D1"/>
    <w:rsid w:val="00C223E8"/>
    <w:rsid w:val="00C22418"/>
    <w:rsid w:val="00C232EE"/>
    <w:rsid w:val="00C26555"/>
    <w:rsid w:val="00C26FB6"/>
    <w:rsid w:val="00C3069A"/>
    <w:rsid w:val="00C30BCC"/>
    <w:rsid w:val="00C3176C"/>
    <w:rsid w:val="00C338F3"/>
    <w:rsid w:val="00C339CB"/>
    <w:rsid w:val="00C33D27"/>
    <w:rsid w:val="00C34237"/>
    <w:rsid w:val="00C34719"/>
    <w:rsid w:val="00C36FD6"/>
    <w:rsid w:val="00C37D73"/>
    <w:rsid w:val="00C40CC9"/>
    <w:rsid w:val="00C413AD"/>
    <w:rsid w:val="00C425CE"/>
    <w:rsid w:val="00C4458F"/>
    <w:rsid w:val="00C4523E"/>
    <w:rsid w:val="00C45D6B"/>
    <w:rsid w:val="00C466C0"/>
    <w:rsid w:val="00C46CCB"/>
    <w:rsid w:val="00C50131"/>
    <w:rsid w:val="00C528AD"/>
    <w:rsid w:val="00C52FB9"/>
    <w:rsid w:val="00C579FA"/>
    <w:rsid w:val="00C57FC8"/>
    <w:rsid w:val="00C61D1A"/>
    <w:rsid w:val="00C61E38"/>
    <w:rsid w:val="00C630A6"/>
    <w:rsid w:val="00C633A5"/>
    <w:rsid w:val="00C67695"/>
    <w:rsid w:val="00C70C72"/>
    <w:rsid w:val="00C71A63"/>
    <w:rsid w:val="00C72615"/>
    <w:rsid w:val="00C73463"/>
    <w:rsid w:val="00C74B79"/>
    <w:rsid w:val="00C74D06"/>
    <w:rsid w:val="00C759C3"/>
    <w:rsid w:val="00C77069"/>
    <w:rsid w:val="00C7757E"/>
    <w:rsid w:val="00C8107F"/>
    <w:rsid w:val="00C81381"/>
    <w:rsid w:val="00C8255A"/>
    <w:rsid w:val="00C82C38"/>
    <w:rsid w:val="00C83E43"/>
    <w:rsid w:val="00C84152"/>
    <w:rsid w:val="00C8445E"/>
    <w:rsid w:val="00C84FFD"/>
    <w:rsid w:val="00C851B0"/>
    <w:rsid w:val="00C851CA"/>
    <w:rsid w:val="00C858E3"/>
    <w:rsid w:val="00C86083"/>
    <w:rsid w:val="00C8690C"/>
    <w:rsid w:val="00C875AA"/>
    <w:rsid w:val="00C87A6C"/>
    <w:rsid w:val="00C90343"/>
    <w:rsid w:val="00C9050F"/>
    <w:rsid w:val="00C90EB5"/>
    <w:rsid w:val="00C918CA"/>
    <w:rsid w:val="00C91934"/>
    <w:rsid w:val="00C92919"/>
    <w:rsid w:val="00C94B12"/>
    <w:rsid w:val="00C950E0"/>
    <w:rsid w:val="00C95478"/>
    <w:rsid w:val="00C955B7"/>
    <w:rsid w:val="00C965DC"/>
    <w:rsid w:val="00CA0FA7"/>
    <w:rsid w:val="00CA0FE6"/>
    <w:rsid w:val="00CA19B3"/>
    <w:rsid w:val="00CA2FFD"/>
    <w:rsid w:val="00CA4AAB"/>
    <w:rsid w:val="00CA611F"/>
    <w:rsid w:val="00CA6A78"/>
    <w:rsid w:val="00CA7E54"/>
    <w:rsid w:val="00CB00F3"/>
    <w:rsid w:val="00CB16C7"/>
    <w:rsid w:val="00CB1B77"/>
    <w:rsid w:val="00CB3E8C"/>
    <w:rsid w:val="00CB3F60"/>
    <w:rsid w:val="00CB5521"/>
    <w:rsid w:val="00CB5554"/>
    <w:rsid w:val="00CB5F5B"/>
    <w:rsid w:val="00CC064E"/>
    <w:rsid w:val="00CC15AD"/>
    <w:rsid w:val="00CC2B2E"/>
    <w:rsid w:val="00CC3A73"/>
    <w:rsid w:val="00CC4101"/>
    <w:rsid w:val="00CC5234"/>
    <w:rsid w:val="00CC6767"/>
    <w:rsid w:val="00CC69A6"/>
    <w:rsid w:val="00CC785E"/>
    <w:rsid w:val="00CD02A6"/>
    <w:rsid w:val="00CD0845"/>
    <w:rsid w:val="00CD24A7"/>
    <w:rsid w:val="00CD497C"/>
    <w:rsid w:val="00CD766C"/>
    <w:rsid w:val="00CE1021"/>
    <w:rsid w:val="00CE2390"/>
    <w:rsid w:val="00CE55EB"/>
    <w:rsid w:val="00CE5D00"/>
    <w:rsid w:val="00CE65C4"/>
    <w:rsid w:val="00CE7090"/>
    <w:rsid w:val="00CF019F"/>
    <w:rsid w:val="00CF085D"/>
    <w:rsid w:val="00CF1AC2"/>
    <w:rsid w:val="00CF3A58"/>
    <w:rsid w:val="00CF558B"/>
    <w:rsid w:val="00CF5B2D"/>
    <w:rsid w:val="00CF5EE6"/>
    <w:rsid w:val="00CF66E2"/>
    <w:rsid w:val="00CF70E0"/>
    <w:rsid w:val="00CF735D"/>
    <w:rsid w:val="00CF75B0"/>
    <w:rsid w:val="00CF7AC7"/>
    <w:rsid w:val="00D00EE3"/>
    <w:rsid w:val="00D0195B"/>
    <w:rsid w:val="00D022E8"/>
    <w:rsid w:val="00D043A0"/>
    <w:rsid w:val="00D0529D"/>
    <w:rsid w:val="00D05F1D"/>
    <w:rsid w:val="00D0698A"/>
    <w:rsid w:val="00D073AF"/>
    <w:rsid w:val="00D07E18"/>
    <w:rsid w:val="00D1073D"/>
    <w:rsid w:val="00D116FC"/>
    <w:rsid w:val="00D12E47"/>
    <w:rsid w:val="00D1493F"/>
    <w:rsid w:val="00D14F30"/>
    <w:rsid w:val="00D21330"/>
    <w:rsid w:val="00D21B50"/>
    <w:rsid w:val="00D22308"/>
    <w:rsid w:val="00D2239F"/>
    <w:rsid w:val="00D2355E"/>
    <w:rsid w:val="00D24559"/>
    <w:rsid w:val="00D25D02"/>
    <w:rsid w:val="00D25E33"/>
    <w:rsid w:val="00D25F96"/>
    <w:rsid w:val="00D26457"/>
    <w:rsid w:val="00D26CE3"/>
    <w:rsid w:val="00D271F2"/>
    <w:rsid w:val="00D31FF0"/>
    <w:rsid w:val="00D3216B"/>
    <w:rsid w:val="00D335A5"/>
    <w:rsid w:val="00D33ABE"/>
    <w:rsid w:val="00D351B9"/>
    <w:rsid w:val="00D36C2D"/>
    <w:rsid w:val="00D40107"/>
    <w:rsid w:val="00D40B5D"/>
    <w:rsid w:val="00D41FBB"/>
    <w:rsid w:val="00D420C0"/>
    <w:rsid w:val="00D4274D"/>
    <w:rsid w:val="00D42A63"/>
    <w:rsid w:val="00D43126"/>
    <w:rsid w:val="00D4345E"/>
    <w:rsid w:val="00D437B5"/>
    <w:rsid w:val="00D4416C"/>
    <w:rsid w:val="00D461EC"/>
    <w:rsid w:val="00D463CC"/>
    <w:rsid w:val="00D47201"/>
    <w:rsid w:val="00D476F4"/>
    <w:rsid w:val="00D479F4"/>
    <w:rsid w:val="00D5013F"/>
    <w:rsid w:val="00D53267"/>
    <w:rsid w:val="00D548AB"/>
    <w:rsid w:val="00D54FA5"/>
    <w:rsid w:val="00D56717"/>
    <w:rsid w:val="00D5696B"/>
    <w:rsid w:val="00D605DF"/>
    <w:rsid w:val="00D6271C"/>
    <w:rsid w:val="00D65839"/>
    <w:rsid w:val="00D65C2E"/>
    <w:rsid w:val="00D65ED4"/>
    <w:rsid w:val="00D66139"/>
    <w:rsid w:val="00D70E23"/>
    <w:rsid w:val="00D726AD"/>
    <w:rsid w:val="00D732E6"/>
    <w:rsid w:val="00D74C5B"/>
    <w:rsid w:val="00D75259"/>
    <w:rsid w:val="00D807E5"/>
    <w:rsid w:val="00D80C99"/>
    <w:rsid w:val="00D81425"/>
    <w:rsid w:val="00D83233"/>
    <w:rsid w:val="00D833C4"/>
    <w:rsid w:val="00D84967"/>
    <w:rsid w:val="00D84EB0"/>
    <w:rsid w:val="00D855C5"/>
    <w:rsid w:val="00D8718E"/>
    <w:rsid w:val="00D878E2"/>
    <w:rsid w:val="00D91427"/>
    <w:rsid w:val="00D91D58"/>
    <w:rsid w:val="00D9255D"/>
    <w:rsid w:val="00D93596"/>
    <w:rsid w:val="00D94BEF"/>
    <w:rsid w:val="00D954D0"/>
    <w:rsid w:val="00D96208"/>
    <w:rsid w:val="00DA2647"/>
    <w:rsid w:val="00DA5AF6"/>
    <w:rsid w:val="00DA5BF3"/>
    <w:rsid w:val="00DA5DD0"/>
    <w:rsid w:val="00DA7EEE"/>
    <w:rsid w:val="00DB1BBF"/>
    <w:rsid w:val="00DB4CBA"/>
    <w:rsid w:val="00DB4E92"/>
    <w:rsid w:val="00DB5A71"/>
    <w:rsid w:val="00DB5F76"/>
    <w:rsid w:val="00DB65FF"/>
    <w:rsid w:val="00DB7BAF"/>
    <w:rsid w:val="00DB7C28"/>
    <w:rsid w:val="00DC13D4"/>
    <w:rsid w:val="00DC13EE"/>
    <w:rsid w:val="00DC270C"/>
    <w:rsid w:val="00DC564B"/>
    <w:rsid w:val="00DC634E"/>
    <w:rsid w:val="00DD15FA"/>
    <w:rsid w:val="00DD6485"/>
    <w:rsid w:val="00DD66B0"/>
    <w:rsid w:val="00DD69CA"/>
    <w:rsid w:val="00DD6D28"/>
    <w:rsid w:val="00DE2130"/>
    <w:rsid w:val="00DE2278"/>
    <w:rsid w:val="00DE269A"/>
    <w:rsid w:val="00DE370B"/>
    <w:rsid w:val="00DE3FFA"/>
    <w:rsid w:val="00DE5408"/>
    <w:rsid w:val="00DE5484"/>
    <w:rsid w:val="00DE5972"/>
    <w:rsid w:val="00DE5B55"/>
    <w:rsid w:val="00DE5C14"/>
    <w:rsid w:val="00DE7BA9"/>
    <w:rsid w:val="00DF0AA2"/>
    <w:rsid w:val="00DF0B97"/>
    <w:rsid w:val="00DF0DAA"/>
    <w:rsid w:val="00DF320C"/>
    <w:rsid w:val="00DF3459"/>
    <w:rsid w:val="00DF5165"/>
    <w:rsid w:val="00DF5FC7"/>
    <w:rsid w:val="00E00440"/>
    <w:rsid w:val="00E0399F"/>
    <w:rsid w:val="00E05D7E"/>
    <w:rsid w:val="00E06737"/>
    <w:rsid w:val="00E06B1B"/>
    <w:rsid w:val="00E06FBD"/>
    <w:rsid w:val="00E07749"/>
    <w:rsid w:val="00E07917"/>
    <w:rsid w:val="00E1014A"/>
    <w:rsid w:val="00E10A07"/>
    <w:rsid w:val="00E10D34"/>
    <w:rsid w:val="00E11A06"/>
    <w:rsid w:val="00E11EBE"/>
    <w:rsid w:val="00E1218C"/>
    <w:rsid w:val="00E123DA"/>
    <w:rsid w:val="00E12711"/>
    <w:rsid w:val="00E12C1F"/>
    <w:rsid w:val="00E13D90"/>
    <w:rsid w:val="00E14E44"/>
    <w:rsid w:val="00E1507F"/>
    <w:rsid w:val="00E160F2"/>
    <w:rsid w:val="00E167F5"/>
    <w:rsid w:val="00E16D15"/>
    <w:rsid w:val="00E16E98"/>
    <w:rsid w:val="00E207FD"/>
    <w:rsid w:val="00E20A59"/>
    <w:rsid w:val="00E21AEC"/>
    <w:rsid w:val="00E227A9"/>
    <w:rsid w:val="00E23516"/>
    <w:rsid w:val="00E235A5"/>
    <w:rsid w:val="00E23D01"/>
    <w:rsid w:val="00E24F6D"/>
    <w:rsid w:val="00E2502A"/>
    <w:rsid w:val="00E25C4F"/>
    <w:rsid w:val="00E26FED"/>
    <w:rsid w:val="00E3122B"/>
    <w:rsid w:val="00E32753"/>
    <w:rsid w:val="00E32973"/>
    <w:rsid w:val="00E357FC"/>
    <w:rsid w:val="00E35ACD"/>
    <w:rsid w:val="00E367A2"/>
    <w:rsid w:val="00E37C35"/>
    <w:rsid w:val="00E41050"/>
    <w:rsid w:val="00E41985"/>
    <w:rsid w:val="00E41DBF"/>
    <w:rsid w:val="00E43E97"/>
    <w:rsid w:val="00E4636A"/>
    <w:rsid w:val="00E467AA"/>
    <w:rsid w:val="00E50CC3"/>
    <w:rsid w:val="00E514A6"/>
    <w:rsid w:val="00E53A66"/>
    <w:rsid w:val="00E53DC6"/>
    <w:rsid w:val="00E53F91"/>
    <w:rsid w:val="00E557DD"/>
    <w:rsid w:val="00E55B36"/>
    <w:rsid w:val="00E55F78"/>
    <w:rsid w:val="00E60F23"/>
    <w:rsid w:val="00E610ED"/>
    <w:rsid w:val="00E61BBA"/>
    <w:rsid w:val="00E61D48"/>
    <w:rsid w:val="00E62460"/>
    <w:rsid w:val="00E63B13"/>
    <w:rsid w:val="00E64600"/>
    <w:rsid w:val="00E64647"/>
    <w:rsid w:val="00E64F1D"/>
    <w:rsid w:val="00E70E3B"/>
    <w:rsid w:val="00E7268C"/>
    <w:rsid w:val="00E74125"/>
    <w:rsid w:val="00E74FFA"/>
    <w:rsid w:val="00E75E6B"/>
    <w:rsid w:val="00E765F9"/>
    <w:rsid w:val="00E81C2B"/>
    <w:rsid w:val="00E8203A"/>
    <w:rsid w:val="00E82E54"/>
    <w:rsid w:val="00E8408C"/>
    <w:rsid w:val="00E8598E"/>
    <w:rsid w:val="00E8735F"/>
    <w:rsid w:val="00E87589"/>
    <w:rsid w:val="00E91F64"/>
    <w:rsid w:val="00E91F95"/>
    <w:rsid w:val="00E92EC3"/>
    <w:rsid w:val="00E9393D"/>
    <w:rsid w:val="00E95593"/>
    <w:rsid w:val="00EA1349"/>
    <w:rsid w:val="00EA44F7"/>
    <w:rsid w:val="00EA45B1"/>
    <w:rsid w:val="00EA629B"/>
    <w:rsid w:val="00EA7879"/>
    <w:rsid w:val="00EB043F"/>
    <w:rsid w:val="00EB2421"/>
    <w:rsid w:val="00EB27F3"/>
    <w:rsid w:val="00EB6A7D"/>
    <w:rsid w:val="00EC0352"/>
    <w:rsid w:val="00EC1BFC"/>
    <w:rsid w:val="00EC1D14"/>
    <w:rsid w:val="00EC3D5B"/>
    <w:rsid w:val="00EC69C6"/>
    <w:rsid w:val="00ED0861"/>
    <w:rsid w:val="00ED30AC"/>
    <w:rsid w:val="00ED3504"/>
    <w:rsid w:val="00ED479C"/>
    <w:rsid w:val="00ED511F"/>
    <w:rsid w:val="00ED5924"/>
    <w:rsid w:val="00ED5B06"/>
    <w:rsid w:val="00ED67D0"/>
    <w:rsid w:val="00ED6888"/>
    <w:rsid w:val="00ED6B03"/>
    <w:rsid w:val="00ED79F9"/>
    <w:rsid w:val="00EE34A8"/>
    <w:rsid w:val="00EE5BF3"/>
    <w:rsid w:val="00EE6327"/>
    <w:rsid w:val="00EE7558"/>
    <w:rsid w:val="00EF19AC"/>
    <w:rsid w:val="00EF1F7F"/>
    <w:rsid w:val="00EF38B2"/>
    <w:rsid w:val="00EF47B6"/>
    <w:rsid w:val="00EF5B54"/>
    <w:rsid w:val="00EF6A3A"/>
    <w:rsid w:val="00F00135"/>
    <w:rsid w:val="00F01264"/>
    <w:rsid w:val="00F01BC1"/>
    <w:rsid w:val="00F01F14"/>
    <w:rsid w:val="00F0231B"/>
    <w:rsid w:val="00F0250C"/>
    <w:rsid w:val="00F02D69"/>
    <w:rsid w:val="00F043FD"/>
    <w:rsid w:val="00F07502"/>
    <w:rsid w:val="00F1301F"/>
    <w:rsid w:val="00F15367"/>
    <w:rsid w:val="00F174EF"/>
    <w:rsid w:val="00F1753E"/>
    <w:rsid w:val="00F203BD"/>
    <w:rsid w:val="00F20D2E"/>
    <w:rsid w:val="00F226AD"/>
    <w:rsid w:val="00F23050"/>
    <w:rsid w:val="00F24576"/>
    <w:rsid w:val="00F24591"/>
    <w:rsid w:val="00F26538"/>
    <w:rsid w:val="00F276C6"/>
    <w:rsid w:val="00F278D5"/>
    <w:rsid w:val="00F27BDD"/>
    <w:rsid w:val="00F30581"/>
    <w:rsid w:val="00F309B1"/>
    <w:rsid w:val="00F31F86"/>
    <w:rsid w:val="00F32474"/>
    <w:rsid w:val="00F3269E"/>
    <w:rsid w:val="00F34FCE"/>
    <w:rsid w:val="00F369C8"/>
    <w:rsid w:val="00F4003F"/>
    <w:rsid w:val="00F417AB"/>
    <w:rsid w:val="00F42969"/>
    <w:rsid w:val="00F43BCD"/>
    <w:rsid w:val="00F448D7"/>
    <w:rsid w:val="00F47029"/>
    <w:rsid w:val="00F47207"/>
    <w:rsid w:val="00F47DE2"/>
    <w:rsid w:val="00F51815"/>
    <w:rsid w:val="00F5660B"/>
    <w:rsid w:val="00F56AF8"/>
    <w:rsid w:val="00F5711C"/>
    <w:rsid w:val="00F574CF"/>
    <w:rsid w:val="00F605E0"/>
    <w:rsid w:val="00F60742"/>
    <w:rsid w:val="00F608FA"/>
    <w:rsid w:val="00F62B64"/>
    <w:rsid w:val="00F65A4A"/>
    <w:rsid w:val="00F70BD4"/>
    <w:rsid w:val="00F711FE"/>
    <w:rsid w:val="00F723DD"/>
    <w:rsid w:val="00F7243B"/>
    <w:rsid w:val="00F72B11"/>
    <w:rsid w:val="00F73E3B"/>
    <w:rsid w:val="00F74AA7"/>
    <w:rsid w:val="00F757C3"/>
    <w:rsid w:val="00F770B6"/>
    <w:rsid w:val="00F80722"/>
    <w:rsid w:val="00F8072E"/>
    <w:rsid w:val="00F80C87"/>
    <w:rsid w:val="00F818A0"/>
    <w:rsid w:val="00F81D69"/>
    <w:rsid w:val="00F81DA1"/>
    <w:rsid w:val="00F8213D"/>
    <w:rsid w:val="00F835EA"/>
    <w:rsid w:val="00F84ECB"/>
    <w:rsid w:val="00F85242"/>
    <w:rsid w:val="00F8663C"/>
    <w:rsid w:val="00F86F49"/>
    <w:rsid w:val="00F90E45"/>
    <w:rsid w:val="00F916A9"/>
    <w:rsid w:val="00F92DEF"/>
    <w:rsid w:val="00F9636E"/>
    <w:rsid w:val="00F97BE6"/>
    <w:rsid w:val="00FA0162"/>
    <w:rsid w:val="00FA09D2"/>
    <w:rsid w:val="00FA2F71"/>
    <w:rsid w:val="00FA4130"/>
    <w:rsid w:val="00FA5430"/>
    <w:rsid w:val="00FA5AD7"/>
    <w:rsid w:val="00FA66F2"/>
    <w:rsid w:val="00FB3ECF"/>
    <w:rsid w:val="00FB4886"/>
    <w:rsid w:val="00FB6422"/>
    <w:rsid w:val="00FB65D1"/>
    <w:rsid w:val="00FB6A5E"/>
    <w:rsid w:val="00FC04D1"/>
    <w:rsid w:val="00FC051E"/>
    <w:rsid w:val="00FC209F"/>
    <w:rsid w:val="00FC32B2"/>
    <w:rsid w:val="00FC375E"/>
    <w:rsid w:val="00FC39FD"/>
    <w:rsid w:val="00FC3D4E"/>
    <w:rsid w:val="00FC4FAC"/>
    <w:rsid w:val="00FC58E4"/>
    <w:rsid w:val="00FC62B2"/>
    <w:rsid w:val="00FC6364"/>
    <w:rsid w:val="00FD1419"/>
    <w:rsid w:val="00FD23E8"/>
    <w:rsid w:val="00FD3751"/>
    <w:rsid w:val="00FD68BE"/>
    <w:rsid w:val="00FD6B8B"/>
    <w:rsid w:val="00FE1C14"/>
    <w:rsid w:val="00FE266B"/>
    <w:rsid w:val="00FE300F"/>
    <w:rsid w:val="00FE4001"/>
    <w:rsid w:val="00FE4A9E"/>
    <w:rsid w:val="00FE559A"/>
    <w:rsid w:val="00FE645F"/>
    <w:rsid w:val="00FE6580"/>
    <w:rsid w:val="00FE7555"/>
    <w:rsid w:val="00FE7769"/>
    <w:rsid w:val="00FF0232"/>
    <w:rsid w:val="00FF0A26"/>
    <w:rsid w:val="00FF1068"/>
    <w:rsid w:val="00FF1662"/>
    <w:rsid w:val="00FF212D"/>
    <w:rsid w:val="00FF270F"/>
    <w:rsid w:val="00FF3BEE"/>
    <w:rsid w:val="00FF52F5"/>
    <w:rsid w:val="00FF79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B5C12"/>
  <w15:docId w15:val="{A176C8A1-0F2B-45F9-A863-C17F5FA4B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4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4FD7"/>
    <w:rPr>
      <w:sz w:val="16"/>
      <w:szCs w:val="16"/>
    </w:rPr>
  </w:style>
  <w:style w:type="paragraph" w:styleId="CommentText">
    <w:name w:val="annotation text"/>
    <w:basedOn w:val="Normal"/>
    <w:link w:val="CommentTextChar"/>
    <w:uiPriority w:val="99"/>
    <w:semiHidden/>
    <w:unhideWhenUsed/>
    <w:rsid w:val="00824FD7"/>
    <w:pPr>
      <w:spacing w:line="240" w:lineRule="auto"/>
    </w:pPr>
    <w:rPr>
      <w:sz w:val="20"/>
      <w:szCs w:val="20"/>
    </w:rPr>
  </w:style>
  <w:style w:type="character" w:customStyle="1" w:styleId="CommentTextChar">
    <w:name w:val="Comment Text Char"/>
    <w:basedOn w:val="DefaultParagraphFont"/>
    <w:link w:val="CommentText"/>
    <w:uiPriority w:val="99"/>
    <w:semiHidden/>
    <w:rsid w:val="00824FD7"/>
    <w:rPr>
      <w:sz w:val="20"/>
      <w:szCs w:val="20"/>
    </w:rPr>
  </w:style>
  <w:style w:type="paragraph" w:styleId="CommentSubject">
    <w:name w:val="annotation subject"/>
    <w:basedOn w:val="CommentText"/>
    <w:next w:val="CommentText"/>
    <w:link w:val="CommentSubjectChar"/>
    <w:uiPriority w:val="99"/>
    <w:semiHidden/>
    <w:unhideWhenUsed/>
    <w:rsid w:val="00824FD7"/>
    <w:rPr>
      <w:b/>
      <w:bCs/>
    </w:rPr>
  </w:style>
  <w:style w:type="character" w:customStyle="1" w:styleId="CommentSubjectChar">
    <w:name w:val="Comment Subject Char"/>
    <w:basedOn w:val="CommentTextChar"/>
    <w:link w:val="CommentSubject"/>
    <w:uiPriority w:val="99"/>
    <w:semiHidden/>
    <w:rsid w:val="00824FD7"/>
    <w:rPr>
      <w:b/>
      <w:bCs/>
      <w:sz w:val="20"/>
      <w:szCs w:val="20"/>
    </w:rPr>
  </w:style>
  <w:style w:type="paragraph" w:styleId="BalloonText">
    <w:name w:val="Balloon Text"/>
    <w:basedOn w:val="Normal"/>
    <w:link w:val="BalloonTextChar"/>
    <w:uiPriority w:val="99"/>
    <w:semiHidden/>
    <w:unhideWhenUsed/>
    <w:rsid w:val="00824F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FD7"/>
    <w:rPr>
      <w:rFonts w:ascii="Tahoma" w:hAnsi="Tahoma" w:cs="Tahoma"/>
      <w:sz w:val="16"/>
      <w:szCs w:val="16"/>
    </w:rPr>
  </w:style>
  <w:style w:type="table" w:styleId="TableGrid">
    <w:name w:val="Table Grid"/>
    <w:basedOn w:val="TableNormal"/>
    <w:uiPriority w:val="59"/>
    <w:rsid w:val="00275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5802">
      <w:bodyDiv w:val="1"/>
      <w:marLeft w:val="0"/>
      <w:marRight w:val="0"/>
      <w:marTop w:val="0"/>
      <w:marBottom w:val="0"/>
      <w:divBdr>
        <w:top w:val="none" w:sz="0" w:space="0" w:color="auto"/>
        <w:left w:val="none" w:sz="0" w:space="0" w:color="auto"/>
        <w:bottom w:val="none" w:sz="0" w:space="0" w:color="auto"/>
        <w:right w:val="none" w:sz="0" w:space="0" w:color="auto"/>
      </w:divBdr>
    </w:div>
    <w:div w:id="234318634">
      <w:bodyDiv w:val="1"/>
      <w:marLeft w:val="0"/>
      <w:marRight w:val="0"/>
      <w:marTop w:val="0"/>
      <w:marBottom w:val="0"/>
      <w:divBdr>
        <w:top w:val="none" w:sz="0" w:space="0" w:color="auto"/>
        <w:left w:val="none" w:sz="0" w:space="0" w:color="auto"/>
        <w:bottom w:val="none" w:sz="0" w:space="0" w:color="auto"/>
        <w:right w:val="none" w:sz="0" w:space="0" w:color="auto"/>
      </w:divBdr>
    </w:div>
    <w:div w:id="711468238">
      <w:bodyDiv w:val="1"/>
      <w:marLeft w:val="0"/>
      <w:marRight w:val="0"/>
      <w:marTop w:val="0"/>
      <w:marBottom w:val="0"/>
      <w:divBdr>
        <w:top w:val="none" w:sz="0" w:space="0" w:color="auto"/>
        <w:left w:val="none" w:sz="0" w:space="0" w:color="auto"/>
        <w:bottom w:val="none" w:sz="0" w:space="0" w:color="auto"/>
        <w:right w:val="none" w:sz="0" w:space="0" w:color="auto"/>
      </w:divBdr>
    </w:div>
    <w:div w:id="1066102605">
      <w:bodyDiv w:val="1"/>
      <w:marLeft w:val="0"/>
      <w:marRight w:val="0"/>
      <w:marTop w:val="0"/>
      <w:marBottom w:val="0"/>
      <w:divBdr>
        <w:top w:val="none" w:sz="0" w:space="0" w:color="auto"/>
        <w:left w:val="none" w:sz="0" w:space="0" w:color="auto"/>
        <w:bottom w:val="none" w:sz="0" w:space="0" w:color="auto"/>
        <w:right w:val="none" w:sz="0" w:space="0" w:color="auto"/>
      </w:divBdr>
    </w:div>
    <w:div w:id="1119371518">
      <w:bodyDiv w:val="1"/>
      <w:marLeft w:val="0"/>
      <w:marRight w:val="0"/>
      <w:marTop w:val="0"/>
      <w:marBottom w:val="0"/>
      <w:divBdr>
        <w:top w:val="none" w:sz="0" w:space="0" w:color="auto"/>
        <w:left w:val="none" w:sz="0" w:space="0" w:color="auto"/>
        <w:bottom w:val="none" w:sz="0" w:space="0" w:color="auto"/>
        <w:right w:val="none" w:sz="0" w:space="0" w:color="auto"/>
      </w:divBdr>
    </w:div>
    <w:div w:id="1273512695">
      <w:bodyDiv w:val="1"/>
      <w:marLeft w:val="0"/>
      <w:marRight w:val="0"/>
      <w:marTop w:val="0"/>
      <w:marBottom w:val="0"/>
      <w:divBdr>
        <w:top w:val="none" w:sz="0" w:space="0" w:color="auto"/>
        <w:left w:val="none" w:sz="0" w:space="0" w:color="auto"/>
        <w:bottom w:val="none" w:sz="0" w:space="0" w:color="auto"/>
        <w:right w:val="none" w:sz="0" w:space="0" w:color="auto"/>
      </w:divBdr>
    </w:div>
    <w:div w:id="1414468006">
      <w:bodyDiv w:val="1"/>
      <w:marLeft w:val="0"/>
      <w:marRight w:val="0"/>
      <w:marTop w:val="0"/>
      <w:marBottom w:val="0"/>
      <w:divBdr>
        <w:top w:val="none" w:sz="0" w:space="0" w:color="auto"/>
        <w:left w:val="none" w:sz="0" w:space="0" w:color="auto"/>
        <w:bottom w:val="none" w:sz="0" w:space="0" w:color="auto"/>
        <w:right w:val="none" w:sz="0" w:space="0" w:color="auto"/>
      </w:divBdr>
    </w:div>
    <w:div w:id="1776897050">
      <w:bodyDiv w:val="1"/>
      <w:marLeft w:val="0"/>
      <w:marRight w:val="0"/>
      <w:marTop w:val="0"/>
      <w:marBottom w:val="0"/>
      <w:divBdr>
        <w:top w:val="none" w:sz="0" w:space="0" w:color="auto"/>
        <w:left w:val="none" w:sz="0" w:space="0" w:color="auto"/>
        <w:bottom w:val="none" w:sz="0" w:space="0" w:color="auto"/>
        <w:right w:val="none" w:sz="0" w:space="0" w:color="auto"/>
      </w:divBdr>
    </w:div>
    <w:div w:id="1821577988">
      <w:bodyDiv w:val="1"/>
      <w:marLeft w:val="0"/>
      <w:marRight w:val="0"/>
      <w:marTop w:val="0"/>
      <w:marBottom w:val="0"/>
      <w:divBdr>
        <w:top w:val="none" w:sz="0" w:space="0" w:color="auto"/>
        <w:left w:val="none" w:sz="0" w:space="0" w:color="auto"/>
        <w:bottom w:val="none" w:sz="0" w:space="0" w:color="auto"/>
        <w:right w:val="none" w:sz="0" w:space="0" w:color="auto"/>
      </w:divBdr>
    </w:div>
    <w:div w:id="1875534120">
      <w:bodyDiv w:val="1"/>
      <w:marLeft w:val="0"/>
      <w:marRight w:val="0"/>
      <w:marTop w:val="0"/>
      <w:marBottom w:val="0"/>
      <w:divBdr>
        <w:top w:val="none" w:sz="0" w:space="0" w:color="auto"/>
        <w:left w:val="none" w:sz="0" w:space="0" w:color="auto"/>
        <w:bottom w:val="none" w:sz="0" w:space="0" w:color="auto"/>
        <w:right w:val="none" w:sz="0" w:space="0" w:color="auto"/>
      </w:divBdr>
    </w:div>
    <w:div w:id="210799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6AEDCC-4F46-4CF2-A0CE-D0D9A7912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23</Pages>
  <Words>2200</Words>
  <Characters>11661</Characters>
  <Application>Microsoft Office Word</Application>
  <DocSecurity>0</DocSecurity>
  <Lines>97</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dc:creator>
  <cp:lastModifiedBy>Johan Ehrlén</cp:lastModifiedBy>
  <cp:revision>3</cp:revision>
  <dcterms:created xsi:type="dcterms:W3CDTF">2016-01-18T08:32:00Z</dcterms:created>
  <dcterms:modified xsi:type="dcterms:W3CDTF">2016-01-18T08:43:00Z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id="IUH5a1eX"/&gt;&lt;style id="http://www.zotero.org/styles/global-ecology-and-biogeography" hasBibliography="1" bibliographyStyleHasBeenSet="0"/&gt;&lt;prefs&gt;&lt;pref name="fieldType" value="Field"/&gt;&lt;pref name=</vt:lpwstr>
  </property>
  <property fmtid="{D5CDD505-2E9C-101B-9397-08002B2CF9AE}" pid="3" name="ZOTERO_PREF_2">
    <vt:lpwstr>"storeReferences" value="true"/&gt;&lt;pref name="automaticJournalAbbreviations" value="true"/&gt;&lt;pref name="noteType" value=""/&gt;&lt;/prefs&gt;&lt;/data&gt;</vt:lpwstr>
  </property>
</Properties>
</file>